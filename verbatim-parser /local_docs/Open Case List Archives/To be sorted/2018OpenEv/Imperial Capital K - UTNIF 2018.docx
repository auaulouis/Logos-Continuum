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7A16" w:rsidRDefault="006B7A16" w:rsidP="006B7A16">
      <w:pPr>
        <w:pStyle w:val="Heading1"/>
      </w:pPr>
      <w:r>
        <w:t>***Imperial Capital Kritik***</w:t>
      </w:r>
    </w:p>
    <w:p w:rsidR="006B7A16" w:rsidRDefault="006B7A16" w:rsidP="006B7A16"/>
    <w:p w:rsidR="006B7A16" w:rsidRDefault="006B7A16" w:rsidP="006B7A16">
      <w:r>
        <w:t xml:space="preserve">UTNIF 2018 </w:t>
      </w:r>
    </w:p>
    <w:p w:rsidR="00784E88" w:rsidRDefault="00784E88" w:rsidP="006B7A16">
      <w:r>
        <w:t>A wonderful GRIPE led by Beau, Sohail, Kristiana, and Russell.</w:t>
      </w:r>
    </w:p>
    <w:p w:rsidR="00A26D99" w:rsidRDefault="00A26D99" w:rsidP="006B7A16">
      <w:r>
        <w:t xml:space="preserve">This file is comprised of an Imperial Capitalism Kritik, Hegemony Bad Impact Turns, a BRICS DA and a small African Brain Drain DA. Many of the links and impacts can be arranged for a critique of your choosing. We have pulled out several links for Starter Pack 1, 2 and 3, but many other links below can and do apply. </w:t>
      </w:r>
    </w:p>
    <w:p w:rsidR="006B7A16" w:rsidRDefault="006B7A16" w:rsidP="006B7A16">
      <w:pPr>
        <w:pStyle w:val="Heading3"/>
      </w:pPr>
    </w:p>
    <w:p w:rsidR="006B7A16" w:rsidRDefault="006B7A16" w:rsidP="006B7A16">
      <w:pPr>
        <w:pStyle w:val="Heading2"/>
      </w:pPr>
      <w:r>
        <w:t>***</w:t>
      </w:r>
      <w:r w:rsidR="00737563">
        <w:t xml:space="preserve">Imperial </w:t>
      </w:r>
      <w:r>
        <w:t>Capital Links***</w:t>
      </w:r>
    </w:p>
    <w:p w:rsidR="006B7A16" w:rsidRDefault="006B7A16" w:rsidP="006B7A16"/>
    <w:p w:rsidR="006B7A16" w:rsidRDefault="006B7A16" w:rsidP="006B7A16">
      <w:pPr>
        <w:pStyle w:val="Heading3"/>
      </w:pPr>
      <w:r>
        <w:t>Link—SP1: High Skilled Visas/H1B Visas</w:t>
      </w:r>
    </w:p>
    <w:p w:rsidR="006B7A16" w:rsidRDefault="006B7A16" w:rsidP="006B7A16">
      <w:pPr>
        <w:pStyle w:val="Heading4"/>
      </w:pPr>
      <w:r>
        <w:t xml:space="preserve">The affirmative’s move to increase visas for high-skilled workers through the H1B visa system is part and parcel of a nation-building project to extend capitalism and global domination. Such politic reproduces violence on the “low-skill” underclass which disproportionately effect racialized populations.  </w:t>
      </w:r>
    </w:p>
    <w:p w:rsidR="006B7A16" w:rsidRDefault="006B7A16" w:rsidP="006B7A16">
      <w:r w:rsidRPr="00760EE3">
        <w:rPr>
          <w:rStyle w:val="Style13ptBold"/>
        </w:rPr>
        <w:t>Pottie-Sherman, 12</w:t>
      </w:r>
      <w:r>
        <w:t xml:space="preserve"> – Professor of Geography, University of British Columbia (Yolande, “Talent for Citizenship and the American Dream: the USA as Outlier in the Global Race for Talent,” Journal of International Migration and Integration, August 2013, Volume 14, Issue 3, pp 557–575)//BL</w:t>
      </w:r>
    </w:p>
    <w:p w:rsidR="006B7A16" w:rsidRDefault="006B7A16" w:rsidP="006B7A16">
      <w:r>
        <w:t>Race, Immigration Policy, and the American Dream</w:t>
      </w:r>
    </w:p>
    <w:p w:rsidR="006B7A16" w:rsidRPr="00760EE3" w:rsidRDefault="006B7A16" w:rsidP="006B7A16">
      <w:pPr>
        <w:rPr>
          <w:sz w:val="16"/>
        </w:rPr>
      </w:pPr>
      <w:r w:rsidRPr="00760EE3">
        <w:rPr>
          <w:sz w:val="16"/>
        </w:rPr>
        <w:t xml:space="preserve">Second, </w:t>
      </w:r>
      <w:r w:rsidRPr="00C75F7F">
        <w:rPr>
          <w:rStyle w:val="StyleUnderline"/>
        </w:rPr>
        <w:t xml:space="preserve">the 2007 CIRA debate over </w:t>
      </w:r>
      <w:r w:rsidRPr="00D81639">
        <w:rPr>
          <w:rStyle w:val="StyleUnderline"/>
          <w:highlight w:val="green"/>
        </w:rPr>
        <w:t>merit-based immigration cannot be removed from the ways in which race has been socially constructed in the USA through overlapping social, cultural, political, and economic projects</w:t>
      </w:r>
      <w:r w:rsidRPr="00760EE3">
        <w:rPr>
          <w:sz w:val="16"/>
        </w:rPr>
        <w:t xml:space="preserve"> (see Omi and Winant 1994). </w:t>
      </w:r>
      <w:r w:rsidRPr="00C75F7F">
        <w:rPr>
          <w:rStyle w:val="StyleUnderline"/>
        </w:rPr>
        <w:t xml:space="preserve">Since the late nineteenth century, </w:t>
      </w:r>
      <w:r w:rsidRPr="00D81639">
        <w:rPr>
          <w:rStyle w:val="StyleUnderline"/>
          <w:highlight w:val="green"/>
        </w:rPr>
        <w:t>Mexicans</w:t>
      </w:r>
      <w:r w:rsidRPr="00C75F7F">
        <w:rPr>
          <w:rStyle w:val="StyleUnderline"/>
        </w:rPr>
        <w:t xml:space="preserve">, in particular, </w:t>
      </w:r>
      <w:r w:rsidRPr="00D81639">
        <w:rPr>
          <w:rStyle w:val="StyleUnderline"/>
          <w:highlight w:val="green"/>
        </w:rPr>
        <w:t>have been portrayed as threatening “invaders</w:t>
      </w:r>
      <w:r w:rsidRPr="00C75F7F">
        <w:rPr>
          <w:rStyle w:val="StyleUnderline"/>
        </w:rPr>
        <w:t xml:space="preserve">” bent on “reconquering” the USA, destroying America </w:t>
      </w:r>
      <w:r w:rsidRPr="00760EE3">
        <w:rPr>
          <w:rStyle w:val="StyleUnderline"/>
        </w:rPr>
        <w:t>through</w:t>
      </w:r>
      <w:r w:rsidRPr="00C75F7F">
        <w:rPr>
          <w:rStyle w:val="StyleUnderline"/>
        </w:rPr>
        <w:t xml:space="preserve"> “hispanicization,” and the exertion of download pressure on US wages</w:t>
      </w:r>
      <w:r w:rsidRPr="00760EE3">
        <w:rPr>
          <w:sz w:val="16"/>
        </w:rPr>
        <w:t xml:space="preserve">. </w:t>
      </w:r>
      <w:r w:rsidRPr="00D81639">
        <w:rPr>
          <w:rStyle w:val="StyleUnderline"/>
          <w:highlight w:val="green"/>
        </w:rPr>
        <w:t>Mexicans have been overwhelmingly represented as “illegal,” “poor, racially and culturally different</w:t>
      </w:r>
      <w:r w:rsidRPr="00C75F7F">
        <w:rPr>
          <w:rStyle w:val="StyleUnderline"/>
        </w:rPr>
        <w:t>”</w:t>
      </w:r>
      <w:r w:rsidRPr="00760EE3">
        <w:rPr>
          <w:sz w:val="16"/>
        </w:rPr>
        <w:t xml:space="preserve"> (Johnson 2009, p. 24; Massey et al. 2002) </w:t>
      </w:r>
      <w:r w:rsidRPr="00C75F7F">
        <w:rPr>
          <w:rStyle w:val="StyleUnderline"/>
        </w:rPr>
        <w:t>and are seen as transgressing the very “Anglo-Protestant values that built the American dream”</w:t>
      </w:r>
      <w:r w:rsidRPr="00760EE3">
        <w:rPr>
          <w:sz w:val="16"/>
        </w:rPr>
        <w:t xml:space="preserve"> (Huntington 2004, cited by Chavez 2008, p. 21). </w:t>
      </w:r>
      <w:r w:rsidRPr="00D81639">
        <w:rPr>
          <w:rStyle w:val="StyleUnderline"/>
          <w:highlight w:val="green"/>
        </w:rPr>
        <w:t>Yet, the American “dream of abundance” and “materialism”</w:t>
      </w:r>
      <w:r w:rsidRPr="00760EE3">
        <w:rPr>
          <w:sz w:val="16"/>
        </w:rPr>
        <w:t xml:space="preserve"> (Ownby 1999) </w:t>
      </w:r>
      <w:r w:rsidRPr="00D81639">
        <w:rPr>
          <w:rStyle w:val="StyleUnderline"/>
          <w:highlight w:val="green"/>
        </w:rPr>
        <w:t>relies on a racialized underclass of undocumented and mainly Latino workers living in the USA whose exclusion has long been part of the US nation-building project</w:t>
      </w:r>
      <w:r w:rsidRPr="00D81639">
        <w:rPr>
          <w:sz w:val="16"/>
          <w:highlight w:val="green"/>
        </w:rPr>
        <w:t>.</w:t>
      </w:r>
      <w:r w:rsidRPr="00760EE3">
        <w:rPr>
          <w:sz w:val="16"/>
        </w:rPr>
        <w:t xml:space="preserve"> </w:t>
      </w:r>
      <w:r w:rsidRPr="00C75F7F">
        <w:rPr>
          <w:rStyle w:val="StyleUnderline"/>
        </w:rPr>
        <w:t>Though outright exclusion based on race has been erased from the books, there are enduring and new laws and regulations which make it more difficult for nonwhites from the global south to immigrate to the USA</w:t>
      </w:r>
      <w:r w:rsidRPr="00760EE3">
        <w:rPr>
          <w:sz w:val="16"/>
        </w:rPr>
        <w:t xml:space="preserve">. Immigration laws, albeit shrouded by the liberal language of objectivity, differentially affect racial groups (Johnson 2009, p. 3). For one, source country ceilings are set equally across countries despite huge differences in demand. In practical terms, this policy means that wait times for applicants from Mexico or the Philippines (where there is high demand), for example, are 10 years longer than applicants from Sweden (where demand is low) (Johnson 2009). The H1-B employment visa allocation system targets the highly skilled and is thus also biased toward the global north (Johnson 2009, p. 12). Although Latin Americans are over-represented in the increasingly expansive H-2 visa temporary migration stream, this stream offers no pathway to formal citizenship (Hwang and Parrenas 2010; Sharma 2006; Johnson-Webb 2003). Family sponsorship is therefore often the only possible avenue to the USA for immigrants from the global south. But for those without skills or family, there is simply no formal pathway to permanent immigration (Johnson 2009; Ngai 2004). The CIRA PBS proposal is part and parcel of this long history of carefully coded racialized exclusion, embedded in discourse and policy making. </w:t>
      </w:r>
      <w:r w:rsidRPr="00760EE3">
        <w:rPr>
          <w:rStyle w:val="StyleUnderline"/>
        </w:rPr>
        <w:t xml:space="preserve">The proposed PBS exemplifies the ways in which </w:t>
      </w:r>
      <w:r w:rsidRPr="00D81639">
        <w:rPr>
          <w:rStyle w:val="Emphasis"/>
          <w:highlight w:val="green"/>
        </w:rPr>
        <w:t>racism is veiled under the “auspices of meritocracy”</w:t>
      </w:r>
      <w:r w:rsidRPr="00760EE3">
        <w:rPr>
          <w:sz w:val="16"/>
        </w:rPr>
        <w:t xml:space="preserve"> (Davis 2007, p. 350). </w:t>
      </w:r>
      <w:r w:rsidRPr="00760EE3">
        <w:rPr>
          <w:rStyle w:val="StyleUnderline"/>
        </w:rPr>
        <w:t xml:space="preserve">It had the potential to introduce a shift in the source country composition of legal permanent residents in the USA </w:t>
      </w:r>
      <w:r w:rsidRPr="00D81639">
        <w:rPr>
          <w:rStyle w:val="StyleUnderline"/>
          <w:highlight w:val="green"/>
        </w:rPr>
        <w:t>by disadvantaging applicants with lower levels of education and English proficiency</w:t>
      </w:r>
      <w:r w:rsidRPr="00760EE3">
        <w:rPr>
          <w:sz w:val="16"/>
        </w:rPr>
        <w:t xml:space="preserve">. Latin American immigrants, on average, have lower language levels and educational qualifications than other major source countries and would have been disproportionately affected by the policy shift. The New York Times illustrated this issue through the story of a Honduran “cleaning woman” trying to bring her son to the USA: But Herminia Licona Sandoval would have no hope of bringing her 30-year-old son to the United States. He works as a driver at an oil refinery, lacks a high school diploma, speaks little English, and would fare poorly under the Senate bill, earning fewer than 15 of a possible 100 points. (Pear, 5 June 2007) According to the Migration Policy Institute, 73.8 % of Mexican and 67.7 % of Central American immigrants in 2008 reported limited English proficiency. These figures are considerably less than the foreign-born average (52.1 %) and of certain major U.S. source countries. Less than a third of immigrants from India, for example, report limited English proficiency. Furthermore, 61.5 % of Mexican immigrants and 48 % of Central American immigrants had not completed high school nor obtained a GED, compared with a foreign-born average of 32.5 %. More significantly, only 5.2 % of Mexican immigrants in 2008 over the age of 25 held a bachelor's degree, while the foreign-born average was 27.1 % (Terrazas 2009, 2010, 2011; Terrazas and Batalova 2010; Terrazas and Batog 2010). For comparison, 73.6 % of immigrants from India hold a bachelor's degree. Furthermore, the vast </w:t>
      </w:r>
      <w:proofErr w:type="gramStart"/>
      <w:r w:rsidRPr="00760EE3">
        <w:rPr>
          <w:sz w:val="16"/>
        </w:rPr>
        <w:t>majority of immigrants from Mexico (93.9 % in 2008) enter</w:t>
      </w:r>
      <w:proofErr w:type="gramEnd"/>
      <w:r w:rsidRPr="00760EE3">
        <w:rPr>
          <w:sz w:val="16"/>
        </w:rPr>
        <w:t xml:space="preserve"> through the family class and would thus be the most affected by a contraction of family-class immigration at the expense of a points system. On the floor of the Senate, the PBS issue ultimately became a foil for debate about the relationship between Latino (im</w:t>
      </w:r>
      <w:proofErr w:type="gramStart"/>
      <w:r w:rsidRPr="00760EE3">
        <w:rPr>
          <w:sz w:val="16"/>
        </w:rPr>
        <w:t>)migration</w:t>
      </w:r>
      <w:proofErr w:type="gramEnd"/>
      <w:r w:rsidRPr="00760EE3">
        <w:rPr>
          <w:sz w:val="16"/>
        </w:rPr>
        <w:t xml:space="preserve"> and US national identity. The subtext of this debate was that a PBS subtly discriminates by excluding those who do not fit the mold of market logic, effectively those of lower class backgrounds, less education, darker skin, and different ethnicity. CIRA thus brought into stark relief the extent to which the US economy's need for labor conflicts with the state's nation-building project. The former requirement would welcome the admission of millions of Latino migrants, regardless of their level of education or skill, while the latter would question whether such a group is “worthy” of national membership. The PBS proposal exposes the conflict between a nation-building project that excludes Latinos altogether, one that relies on unskilled (undocumented, or temporary) Latino labor, and the more plural vision supporting the rhetoric of the American Dream. Conclusion In May 2011, President Obama finally reopened the US debate over comprehensive immigration reform, but under impossible conditions. In the 2010 midterm elections, the Democrats had lost the House of Representatives and barely hung on to control of the Senate. Even before these changes came into effect, the Development Relief and Education for Alien Minors (DREAM) Act, which had been included in the 2007 CIRA, introduced in the House of Representatives in 2009, failed to reach the Senate. If reelected in 2012, Obama will again try to build bipartisan support and fulfill his campaign promise of comprehensive immigration reform. The issue of a points system is likely to again be a Republican amendment to a bipartisan bill. </w:t>
      </w:r>
      <w:r w:rsidRPr="00760EE3">
        <w:rPr>
          <w:rStyle w:val="StyleUnderline"/>
        </w:rPr>
        <w:t>Immigration reform debates and policy can be seen as symbolic of a nation's conception of itself. The struggle to write and rewrite the American national story is an ongoing project and evident in the 2007 CIRA points system debate</w:t>
      </w:r>
      <w:r w:rsidRPr="00760EE3">
        <w:rPr>
          <w:sz w:val="16"/>
        </w:rPr>
        <w:t xml:space="preserve">. As I have shown, there are two sets of tensions evident in the CIRA debate over a PBS. Competing ideologies gave rise to two interpretations of the American Dream, the boundaries between which became solidified in an intensely polemic environment. The first position, taken up by Republicans, views the American Dream as an equal playing field—immigrants should be selected based on their individual skills and accomplishments, not on their family connections. The second position, that of the Democrats, views the American Dream as the principle that anyone can go from “rags to riches”—the American tradition is to provide a land of opportunity to the “huddled masses” and their families. </w:t>
      </w:r>
      <w:r w:rsidRPr="00760EE3">
        <w:rPr>
          <w:rStyle w:val="StyleUnderline"/>
        </w:rPr>
        <w:t>The second tension stems from the complexity of the relationship among immigration policy, class, and race in the USA. The points system, because of its certain uneven racial bias against Latinos and other immigrants from the global south, became a veiled way of talking about race (as well as class) and immigration policy</w:t>
      </w:r>
      <w:r w:rsidRPr="00760EE3">
        <w:rPr>
          <w:sz w:val="16"/>
        </w:rPr>
        <w:t xml:space="preserve">. </w:t>
      </w:r>
      <w:r w:rsidRPr="00D81639">
        <w:rPr>
          <w:rStyle w:val="StyleUnderline"/>
          <w:highlight w:val="green"/>
        </w:rPr>
        <w:t>The de jure commitment to uphold the family-reunification</w:t>
      </w:r>
      <w:r w:rsidRPr="00760EE3">
        <w:rPr>
          <w:rStyle w:val="StyleUnderline"/>
        </w:rPr>
        <w:t xml:space="preserve">-based immigration policy </w:t>
      </w:r>
      <w:r w:rsidRPr="00D81639">
        <w:rPr>
          <w:rStyle w:val="StyleUnderline"/>
          <w:highlight w:val="green"/>
        </w:rPr>
        <w:t>in</w:t>
      </w:r>
      <w:r w:rsidRPr="00760EE3">
        <w:rPr>
          <w:rStyle w:val="StyleUnderline"/>
        </w:rPr>
        <w:t xml:space="preserve"> the USA is gradually, however, </w:t>
      </w:r>
      <w:r w:rsidRPr="00D81639">
        <w:rPr>
          <w:rStyle w:val="StyleUnderline"/>
          <w:highlight w:val="green"/>
        </w:rPr>
        <w:t>being circumvented by a de facto transition to skilled migration through the H1B visa system</w:t>
      </w:r>
      <w:r w:rsidRPr="00760EE3">
        <w:rPr>
          <w:rStyle w:val="StyleUnderline"/>
        </w:rPr>
        <w:t xml:space="preserve">, temporary migration through the H2B visa system, </w:t>
      </w:r>
      <w:r w:rsidRPr="00D81639">
        <w:rPr>
          <w:rStyle w:val="StyleUnderline"/>
          <w:highlight w:val="green"/>
        </w:rPr>
        <w:t>as well as a consistent reliance on undocumented labor</w:t>
      </w:r>
      <w:r w:rsidRPr="00760EE3">
        <w:rPr>
          <w:sz w:val="16"/>
        </w:rPr>
        <w:t xml:space="preserve">. </w:t>
      </w:r>
      <w:r w:rsidRPr="00760EE3">
        <w:rPr>
          <w:rStyle w:val="StyleUnderline"/>
        </w:rPr>
        <w:t xml:space="preserve">Ultimately, </w:t>
      </w:r>
      <w:r w:rsidRPr="00D81639">
        <w:rPr>
          <w:rStyle w:val="StyleUnderline"/>
          <w:highlight w:val="green"/>
        </w:rPr>
        <w:t>the</w:t>
      </w:r>
      <w:r w:rsidRPr="00760EE3">
        <w:rPr>
          <w:rStyle w:val="StyleUnderline"/>
        </w:rPr>
        <w:t xml:space="preserve"> CIRA </w:t>
      </w:r>
      <w:r w:rsidRPr="00D81639">
        <w:rPr>
          <w:rStyle w:val="StyleUnderline"/>
          <w:highlight w:val="green"/>
        </w:rPr>
        <w:t xml:space="preserve">debate demonstrates the conflict in the USA between a </w:t>
      </w:r>
      <w:r w:rsidRPr="00D81639">
        <w:rPr>
          <w:rStyle w:val="Emphasis"/>
          <w:highlight w:val="green"/>
        </w:rPr>
        <w:t>need for (unskilled Latino) labor</w:t>
      </w:r>
      <w:r w:rsidRPr="00D81639">
        <w:rPr>
          <w:rStyle w:val="StyleUnderline"/>
          <w:highlight w:val="green"/>
        </w:rPr>
        <w:t xml:space="preserve"> and a </w:t>
      </w:r>
      <w:r w:rsidRPr="00D81639">
        <w:rPr>
          <w:rStyle w:val="Emphasis"/>
          <w:highlight w:val="green"/>
        </w:rPr>
        <w:t>nation-building project that excludes Latino migrants</w:t>
      </w:r>
      <w:r w:rsidRPr="00760EE3">
        <w:rPr>
          <w:sz w:val="16"/>
        </w:rPr>
        <w:t>. These competing rationalities will undoubtedly fuel the coming debate over immigration reform.</w:t>
      </w:r>
    </w:p>
    <w:p w:rsidR="006B7A16" w:rsidRDefault="006B7A16" w:rsidP="006B7A16"/>
    <w:p w:rsidR="006B7A16" w:rsidRDefault="006B7A16" w:rsidP="006B7A16">
      <w:pPr>
        <w:pStyle w:val="Heading3"/>
      </w:pPr>
      <w:r>
        <w:t>Link—SP1: Green Capitalism DA</w:t>
      </w:r>
    </w:p>
    <w:p w:rsidR="006B7A16" w:rsidRPr="00BB50C0" w:rsidRDefault="006B7A16" w:rsidP="006B7A16">
      <w:pPr>
        <w:pStyle w:val="Heading4"/>
      </w:pPr>
      <w:r>
        <w:t>The affirmative’s reliance on migrant labor is one that replicates the issue of green capitalism</w:t>
      </w:r>
      <w:proofErr w:type="gramStart"/>
      <w:r>
        <w:t>--  ecological</w:t>
      </w:r>
      <w:proofErr w:type="gramEnd"/>
      <w:r>
        <w:t xml:space="preserve"> breakdown is inevitable under capitalism due to growth, resource exploitation, and displacement.</w:t>
      </w:r>
    </w:p>
    <w:p w:rsidR="006B7A16" w:rsidRPr="00305191" w:rsidRDefault="006B7A16" w:rsidP="006B7A16">
      <w:pPr>
        <w:rPr>
          <w:rStyle w:val="Style13ptBold"/>
          <w:sz w:val="20"/>
        </w:rPr>
      </w:pPr>
      <w:r>
        <w:rPr>
          <w:rStyle w:val="Style13ptBold"/>
        </w:rPr>
        <w:t xml:space="preserve">Wallis ’10 </w:t>
      </w:r>
      <w:r w:rsidRPr="00305191">
        <w:rPr>
          <w:rStyle w:val="Style13ptBold"/>
          <w:sz w:val="20"/>
        </w:rPr>
        <w:t xml:space="preserve">[Victor – Professor of Liberal Arts at Berklee College of Music, 02/01/2010, “Beyond ‘Green Capitalism’”, </w:t>
      </w:r>
      <w:hyperlink r:id="rId9" w:history="1">
        <w:r w:rsidRPr="00305191">
          <w:rPr>
            <w:rStyle w:val="Hyperlink"/>
            <w:sz w:val="20"/>
          </w:rPr>
          <w:t>https://monthlyreview.org/2010/02/01/beyond-green-capitalism/</w:t>
        </w:r>
      </w:hyperlink>
      <w:r w:rsidRPr="00305191">
        <w:rPr>
          <w:rStyle w:val="Style13ptBold"/>
          <w:sz w:val="20"/>
        </w:rPr>
        <w:t xml:space="preserve"> //RH]</w:t>
      </w:r>
    </w:p>
    <w:p w:rsidR="006B7A16" w:rsidRPr="00BB50C0" w:rsidRDefault="006B7A16" w:rsidP="006B7A16">
      <w:pPr>
        <w:rPr>
          <w:sz w:val="12"/>
        </w:rPr>
      </w:pPr>
      <w:r w:rsidRPr="00D81639">
        <w:rPr>
          <w:rStyle w:val="StyleUnderline"/>
          <w:highlight w:val="green"/>
        </w:rPr>
        <w:t>A disdain for the natural environment has characterized capitalism from the beginning</w:t>
      </w:r>
      <w:r w:rsidRPr="00BB50C0">
        <w:rPr>
          <w:rStyle w:val="StyleUnderline"/>
        </w:rPr>
        <w:t xml:space="preserve">. As Marx noted, </w:t>
      </w:r>
      <w:r w:rsidRPr="00D81639">
        <w:rPr>
          <w:rStyle w:val="StyleUnderline"/>
          <w:highlight w:val="green"/>
        </w:rPr>
        <w:t>capital abuses the soil as much as it exploits the worker</w:t>
      </w:r>
      <w:r w:rsidRPr="00BB50C0">
        <w:rPr>
          <w:rStyle w:val="StyleUnderline"/>
        </w:rPr>
        <w:t xml:space="preserve">.1 </w:t>
      </w:r>
      <w:proofErr w:type="gramStart"/>
      <w:r w:rsidRPr="00D81639">
        <w:rPr>
          <w:rStyle w:val="StyleUnderline"/>
          <w:highlight w:val="green"/>
        </w:rPr>
        <w:t>The</w:t>
      </w:r>
      <w:proofErr w:type="gramEnd"/>
      <w:r w:rsidRPr="00D81639">
        <w:rPr>
          <w:rStyle w:val="StyleUnderline"/>
          <w:highlight w:val="green"/>
        </w:rPr>
        <w:t xml:space="preserve"> makings of ecological breakdown are thus inherent in capitalism</w:t>
      </w:r>
      <w:r w:rsidRPr="00BB50C0">
        <w:rPr>
          <w:sz w:val="12"/>
        </w:rPr>
        <w:t xml:space="preserve">. No serious observer now denies the severity of the environmental crisis, but it is still not widely recognized as a capitalist crisis, that is, as a crisis arising from and perpetuated by the rule of capital, and hence incapable of resolution within the capitalist framework. It is useful to remind ourselves that, although Marx situated capitalism’s crisis tendencies initially in the business cycle (specifically, in its downward phase), he recognized at the same time that those tendencies could manifest themselves under other forms—the first of these being the drive to global expansion.2 Such manifestations are not inherently cyclical; they are permanent trends. They can be sporadically offset, but for as long as capitalism prevails, they cannot be reversed. </w:t>
      </w:r>
      <w:r w:rsidRPr="00D81639">
        <w:rPr>
          <w:rStyle w:val="StyleUnderline"/>
          <w:highlight w:val="green"/>
        </w:rPr>
        <w:t>They encompass</w:t>
      </w:r>
      <w:r w:rsidRPr="00BB50C0">
        <w:rPr>
          <w:rStyle w:val="StyleUnderline"/>
        </w:rPr>
        <w:t xml:space="preserve">: (1) </w:t>
      </w:r>
      <w:r w:rsidRPr="00D81639">
        <w:rPr>
          <w:rStyle w:val="StyleUnderline"/>
          <w:highlight w:val="green"/>
        </w:rPr>
        <w:t>increased concentration of economic power</w:t>
      </w:r>
      <w:r w:rsidRPr="00BB50C0">
        <w:rPr>
          <w:rStyle w:val="StyleUnderline"/>
        </w:rPr>
        <w:t xml:space="preserve">; (2) </w:t>
      </w:r>
      <w:r w:rsidRPr="00D81639">
        <w:rPr>
          <w:rStyle w:val="StyleUnderline"/>
          <w:highlight w:val="green"/>
        </w:rPr>
        <w:t>increased polarization</w:t>
      </w:r>
      <w:r w:rsidRPr="00BB50C0">
        <w:rPr>
          <w:rStyle w:val="StyleUnderline"/>
        </w:rPr>
        <w:t xml:space="preserve"> between rich and poor, both </w:t>
      </w:r>
      <w:r w:rsidRPr="00D81639">
        <w:rPr>
          <w:rStyle w:val="StyleUnderline"/>
          <w:highlight w:val="green"/>
        </w:rPr>
        <w:t>within and across national boundaries</w:t>
      </w:r>
      <w:r w:rsidRPr="00BB50C0">
        <w:rPr>
          <w:rStyle w:val="StyleUnderline"/>
        </w:rPr>
        <w:t xml:space="preserve">; (3) </w:t>
      </w:r>
      <w:r w:rsidRPr="00D81639">
        <w:rPr>
          <w:rStyle w:val="StyleUnderline"/>
          <w:highlight w:val="green"/>
        </w:rPr>
        <w:t>a permanent readiness for military engagement in support of these drives; and</w:t>
      </w:r>
      <w:r w:rsidRPr="00BB50C0">
        <w:rPr>
          <w:rStyle w:val="StyleUnderline"/>
        </w:rPr>
        <w:t xml:space="preserve"> (4) of </w:t>
      </w:r>
      <w:r w:rsidRPr="00D81639">
        <w:rPr>
          <w:rStyle w:val="StyleUnderline"/>
          <w:highlight w:val="green"/>
        </w:rPr>
        <w:t>special concern to us here, the uninterrupted debasement or depletion of vital natural resources</w:t>
      </w:r>
      <w:r w:rsidRPr="00BB50C0">
        <w:rPr>
          <w:sz w:val="12"/>
        </w:rPr>
        <w:t xml:space="preserve">. The economic recession of 2008, widely recognized as the most severe since the post-1929 Depression, has been variously interpreted on the left in terms of whether or not capital can overcome it by, in effect, restoring the restraints—some of them socially progressive—that it had accepted (in the United States) in the 1930s. To the extent that such remediation is viewed as possible, the crisis is seen as undermining only the neoliberal agenda and not capitalism, as such.3 </w:t>
      </w:r>
      <w:r w:rsidRPr="00BB50C0">
        <w:rPr>
          <w:rStyle w:val="StyleUnderline"/>
        </w:rPr>
        <w:t xml:space="preserve">In that case, we would witness a perhaps cyclical return to a period of greater governmental regulation (including greater responsiveness to limited working-class demands). But what is not at all cyclical—and what most sharply distinguishes the present crisis from that of the 1930s—is the backdrop of aggravated environmental devastation. </w:t>
      </w:r>
      <w:r w:rsidRPr="00D81639">
        <w:rPr>
          <w:rStyle w:val="StyleUnderline"/>
          <w:highlight w:val="green"/>
        </w:rPr>
        <w:t>The reign of capital has now been thrown into disarray not only by financial chaos, but also by the shrinkage and disruption of the natural infrastructure</w:t>
      </w:r>
      <w:r w:rsidRPr="00BB50C0">
        <w:rPr>
          <w:rStyle w:val="StyleUnderline"/>
        </w:rPr>
        <w:t xml:space="preserve"> which serves not only the survival needs of the human species but also the particular requirements of the capitalist ruling class. The immediate grounds for ruling-class concern arise along several major axes: (a) rising raw material and energy costs; (b) losses from catastrophic climate events; and (c) mass dislocation, popular disaffection, and eventual social upheaval.</w:t>
      </w:r>
      <w:r w:rsidRPr="00BB50C0">
        <w:rPr>
          <w:sz w:val="12"/>
        </w:rPr>
        <w:t xml:space="preserve"> It is this set of preoccupations that drives the political agenda of “green capitalism.” While there are obvious points of convergence between different green agendas, it eventually becomes clear that any full merger between an agenda that is insistently capitalist and one that accentuates the green dimension is impossible. Nonetheless, immediate pro-ecology steps are urgently needed, irrespective of their sponsorship. The resulting dilemma is one that the left must face without delay, as an integral step in developing whatever more radical strategy might be possible for the longer term. At a conceptual level, it is clear that “green capitalism” seeks to bind together two antagonistic notions. To be green means to prioritize the health of the ecosphere, with all that this entails in terms of curbing greenhouse gases and preserving biodiversity. To promote capitalism, by contrast, is to foster growth and accumulation, treating both the workforce and the natural environment as mere inputs. Capital is no stranger to contradiction, however. Just as it seeks to balance market-expansion with wage-restraint, so it must seek to balance perpetual growth with preservation of the basic conditions for survival. Despite the ultimate incompatibility of these two goals, therefore, capital must to some extent pursue both at once. Although green capitalism is an oxymoron, it is therefore nonetheless a policy-objective. Its proponents thus find themselves in an ongoing two-front struggle against, on the one hand, capital’s more short-sighted advocates and, on the other, the demand for a far-reaching ecologically grounded conversion of production and consumption. </w:t>
      </w:r>
      <w:r w:rsidRPr="00BB50C0">
        <w:rPr>
          <w:rStyle w:val="StyleUnderline"/>
        </w:rPr>
        <w:t xml:space="preserve">The green capitalist vision is sometimes associated with </w:t>
      </w:r>
      <w:r w:rsidRPr="00D81639">
        <w:rPr>
          <w:rStyle w:val="StyleUnderline"/>
          <w:highlight w:val="green"/>
        </w:rPr>
        <w:t>small enterprises</w:t>
      </w:r>
      <w:r w:rsidRPr="00BB50C0">
        <w:rPr>
          <w:rStyle w:val="StyleUnderline"/>
        </w:rPr>
        <w:t xml:space="preserve"> that can </w:t>
      </w:r>
      <w:r w:rsidRPr="00D81639">
        <w:rPr>
          <w:rStyle w:val="StyleUnderline"/>
          <w:highlight w:val="green"/>
        </w:rPr>
        <w:t>directly implement green criteria</w:t>
      </w:r>
      <w:r w:rsidRPr="00BB50C0">
        <w:rPr>
          <w:rStyle w:val="StyleUnderline"/>
        </w:rPr>
        <w:t xml:space="preserve"> by, for example, using renewable energy sources, avoiding toxic chemicals, repairing or recycling used products, and minimizing reliance on long-distance shipment for either supplies or sales. But the scope of such practices is </w:t>
      </w:r>
      <w:r w:rsidRPr="00D81639">
        <w:rPr>
          <w:rStyle w:val="StyleUnderline"/>
          <w:highlight w:val="green"/>
        </w:rPr>
        <w:t>likely to be severely limited by market pressures</w:t>
      </w:r>
      <w:r w:rsidRPr="00BB50C0">
        <w:rPr>
          <w:rStyle w:val="StyleUnderline"/>
        </w:rPr>
        <w:t>.</w:t>
      </w:r>
      <w:r w:rsidRPr="00BB50C0">
        <w:rPr>
          <w:sz w:val="12"/>
        </w:rPr>
        <w:t xml:space="preserve"> The aspect of local self-sufficiency is most widely seen in the food-services sector, especially in farmers’ markets, which have experienced a notable resurgence in recent years in industrialized countries. This corresponds more to what Marx called “simple commodity production,” however, than to capitalist enterprise. </w:t>
      </w:r>
      <w:r w:rsidRPr="00D81639">
        <w:rPr>
          <w:rStyle w:val="StyleUnderline"/>
          <w:highlight w:val="green"/>
        </w:rPr>
        <w:t>Agribusiness</w:t>
      </w:r>
      <w:r w:rsidRPr="00BB50C0">
        <w:rPr>
          <w:rStyle w:val="StyleUnderline"/>
        </w:rPr>
        <w:t xml:space="preserve"> allows residual space for it, but at the same time </w:t>
      </w:r>
      <w:r w:rsidRPr="00D81639">
        <w:rPr>
          <w:rStyle w:val="StyleUnderline"/>
          <w:highlight w:val="green"/>
        </w:rPr>
        <w:t>undercuts it through economies of scale facilitated by technologies of food processing and storage; political clout, resulting in subsidies; and reliance on a typically migrant workforce that receives less than a living wage.</w:t>
      </w:r>
      <w:r w:rsidRPr="00BB50C0">
        <w:rPr>
          <w:rStyle w:val="StyleUnderline"/>
        </w:rPr>
        <w:t xml:space="preserve"> Because of the resulting cost differences (as well as inconveniences of access), </w:t>
      </w:r>
      <w:r w:rsidRPr="00D81639">
        <w:rPr>
          <w:rStyle w:val="StyleUnderline"/>
          <w:highlight w:val="green"/>
        </w:rPr>
        <w:t>patronage of farmers’ markets is likely to remain primarily a political choice</w:t>
      </w:r>
      <w:r w:rsidRPr="00BB50C0">
        <w:rPr>
          <w:rStyle w:val="StyleUnderline"/>
        </w:rPr>
        <w:t xml:space="preserve"> until much more is done to offset the artificial competitive edge </w:t>
      </w:r>
      <w:r w:rsidRPr="00D81639">
        <w:rPr>
          <w:rStyle w:val="StyleUnderline"/>
          <w:highlight w:val="green"/>
        </w:rPr>
        <w:t>enjoyed by the food-industrial complex</w:t>
      </w:r>
      <w:r w:rsidRPr="00BB50C0">
        <w:rPr>
          <w:rStyle w:val="StyleUnderline"/>
        </w:rPr>
        <w:t>.</w:t>
      </w:r>
      <w:r w:rsidRPr="00BB50C0">
        <w:rPr>
          <w:sz w:val="12"/>
        </w:rPr>
        <w:t xml:space="preserve"> Focusing now on the dominant corporate sector, we find the green capitalist agenda expressed partly by the enterprises themselves, partly by industry associations, and partly by government.5 </w:t>
      </w:r>
      <w:r w:rsidRPr="00BB50C0">
        <w:rPr>
          <w:rStyle w:val="StyleUnderline"/>
        </w:rPr>
        <w:t>For the corporations themselves, “green” practice takes essentially three forms: (1) energy-saving and other cost-cutting measures, which are advantageous to them in any case; (2) compliance with whatever regulations may be enforced by a government in which they normally have a large voice; and (3) most importantly, public relations</w:t>
      </w:r>
      <w:r w:rsidRPr="00BB50C0">
        <w:rPr>
          <w:sz w:val="12"/>
        </w:rPr>
        <w:t xml:space="preserve"> (PR). The industry associations further amplify the PR aspect, playing an especially vital role on the global stage, where they strive to establish the common assumptions underlying international agreements. They have worked extensively to influence the United Nations Development Program, and they also carry out large-scale lobbying campaigns to set negotiating parameters for the periodic Earth Summits (Rio de Janeiro 1992, Kyoto 1997, Johannesburg 2002, Copenhagen 2009). The Business Council for Sustainable Development thus came into being in the run-up to the Rio conference, declaring in its charter </w:t>
      </w:r>
      <w:r w:rsidRPr="00BB50C0">
        <w:rPr>
          <w:rStyle w:val="StyleUnderline"/>
        </w:rPr>
        <w:t>that “economic growth provides the conditions in which protection of the environment can best be achieved.” Under its influence, the monitoring of global environmental measures was entrusted to the World Bank, which in the ensuing decade paradoxically invested more than fifteen times as much in fossil-fuel projects as in renewable energy</w:t>
      </w:r>
      <w:r w:rsidRPr="00BB50C0">
        <w:rPr>
          <w:sz w:val="12"/>
        </w:rPr>
        <w:t>.</w:t>
      </w:r>
      <w:r w:rsidRPr="00BB50C0">
        <w:rPr>
          <w:rStyle w:val="StyleUnderline"/>
        </w:rPr>
        <w:t xml:space="preserve">6 The Kyoto conference advanced similar criteria five years later by enshrining emissions trading as the primary strategy for battling global warming. </w:t>
      </w:r>
      <w:r w:rsidRPr="00BB50C0">
        <w:rPr>
          <w:sz w:val="12"/>
        </w:rPr>
        <w:t xml:space="preserve">This practice, under the rubric of “cap and trade,” has become the centerpiece of governmental proposals in the United States. It posits an incentive-based approach to corporate policy, under which enterprises participate in a market in pollution credits. Because of the political clout of the corporations, however, the initial cost of these credits may be reduced to zero. At the same time, the most severe industrial offenders are allowed to “offset” their damages elsewhere (e.g., by funding reforestation programs) rather than directly curtailing them. Cutting across all corporate insertions into the environmental debate is the assumption that the basic instruments for responding to ecological crisis are technology and the market. The technological fixation has been a constant of capitalist development. Initially focused on maximizing labor productivity, it is continuously replenished by ever more miraculous applications, especially in the spheres of communication and of genetic engineering. The unending proliferation of innovations—a hallmark of late capitalism7—lends credence, in public perception, to the idea that there is no challenge that technology cannot </w:t>
      </w:r>
      <w:r w:rsidRPr="00D81639">
        <w:rPr>
          <w:sz w:val="12"/>
          <w:highlight w:val="green"/>
        </w:rPr>
        <w:t xml:space="preserve">overcome. </w:t>
      </w:r>
      <w:r w:rsidRPr="00D81639">
        <w:rPr>
          <w:rStyle w:val="StyleUnderline"/>
          <w:highlight w:val="green"/>
        </w:rPr>
        <w:t>The unstated premise behind such claims is that the selection of any technology will continue to reflect corporate interests,</w:t>
      </w:r>
      <w:r w:rsidRPr="00BB50C0">
        <w:rPr>
          <w:rStyle w:val="StyleUnderline"/>
        </w:rPr>
        <w:t xml:space="preserve"> which in turn reflect the goals implicit in market competition, i.e., </w:t>
      </w:r>
      <w:r w:rsidRPr="00D81639">
        <w:rPr>
          <w:rStyle w:val="StyleUnderline"/>
          <w:highlight w:val="green"/>
        </w:rPr>
        <w:t>profit-maximization, growth, and accumulation</w:t>
      </w:r>
      <w:r w:rsidRPr="00BB50C0">
        <w:rPr>
          <w:sz w:val="12"/>
        </w:rPr>
        <w:t>. While green technologies—e.g., renewable energy sources—may attract a degree of corporate attention (thanks mainly to social/political pressure), nothing short of a change in the basic locus of economic decision-making will stop certain corporations from continuing to pursue established (non-green) lines of production. Insofar as they must nonetheless try to present themselves in green clothing, they will not hesitate to misrepresent the questions at stake and to invoke technological “solutions” that have little chance of being successfully implemented. A revealing and economically important illustration of this dynamic is the advocacy of so-called “clean coal.” To begin with, much of the coal industry’s PR emphasis is placed on the removal of specific impurities (such as sulfur and particulates) from coal-burning emissions, overlooking the biggest problem: the combustion process itself, and the resultant rise in atmospheric concentration of carbon dioxide. When this unavoidable “bottom line” can no longer be ignored, the industry, not wishing to be restrained even by such modest disincentives as a carbon tax, will assert, as did CEO Steven Leer of Arch Coal Inc</w:t>
      </w:r>
      <w:proofErr w:type="gramStart"/>
      <w:r w:rsidRPr="00BB50C0">
        <w:rPr>
          <w:sz w:val="12"/>
        </w:rPr>
        <w:t>., that</w:t>
      </w:r>
      <w:proofErr w:type="gramEnd"/>
      <w:r w:rsidRPr="00BB50C0">
        <w:rPr>
          <w:sz w:val="12"/>
        </w:rPr>
        <w:t xml:space="preserve"> “the enabling technology for stabilizing carbon dioxide levels in the atmosphere is carbon capture and sequestration. There is not another option.”8 Carbon capture and sequestration, however, is an unproven technology, with problems not unlike those associated with any toxic byproduct that has to be disposed of in very large quantities. While it is possible to isolate carbon dioxide emissions and to pump them into out-of-the-way sites (whether underground or perhaps even under the ocean), the potential blowback from such undertakings, once they exceed a certain threshold, is uncertain, incalculable, and possibly catastrophic.9 </w:t>
      </w:r>
      <w:proofErr w:type="gramStart"/>
      <w:r w:rsidRPr="00BB50C0">
        <w:rPr>
          <w:sz w:val="12"/>
        </w:rPr>
        <w:t>The</w:t>
      </w:r>
      <w:proofErr w:type="gramEnd"/>
      <w:r w:rsidRPr="00BB50C0">
        <w:rPr>
          <w:sz w:val="12"/>
        </w:rPr>
        <w:t xml:space="preserve"> desirability of shifting to certain inexhaustible or renewable energy sources is obvious. What is not so widely recognized, however, is that these sources too have their costs—in terms of installation, collection, maintenance, and transmission—and that therefore none of them, despite whatever abundance may characterize their occurrence in nature, can offer unlimited accessibility for energy supply.10 Some of the alternative sources, such as hydrogen and biomass, themselves require significant if not prohibitive energy inputs. Biomass (burning biological materials as fuel) also threatens to reduce the land-area available for growing food. Hydrogen, for its part, carries the danger of leakage and of rising to the stratosphere, where it could destroy the ozone layer. Tapping geothermal energy can, in certain regions, risk provoking seismic disturbances; in addition, there may be high costs associated with the depth of requisite drilling, and the emerging heat may be dissipated in various ways. Wind energy, despite its clear positive potential, is limited by materials and space requirements, as well as by the irregularity of its source in many locations. Tidal power is more continuous than wind energy, but in addition to the high installation cost of its requisite barrages or underwater turbines, it poses—as do wind turbines—certain dangers for resident or migrant wildlife. Solar energy, finally, is extraordinarily promising in direct localized applications, but for power generation on a large scale, it would risk impinging on space required for other purposes. As for solar collectors situated in otherwise unused desert regions, their dust-free maintenance in such sites would require the long-distance trans-shipment of vast quantities of water. All these technologies, with the partial exception of biomass, avoid adding to the net concentration of carbon dioxide in the atmosphere. The same might perhaps be said of nuclear power, provided that, as the more up-to-date versions promise, it does not entail further large-scale mining and refinement of fissionable material. Nuclear power has other problematic implications, however, beyond its daunting startup costs in both time and money. Even if we were to suppose—as is further claimed—that the problem of waste has been minimized via repeated re-use (until there is hardly any radioactive material left) and that the dangers of a Chernobyl-type disaster or of vulnerability to military attack have been addressed by engineering improvements</w:t>
      </w:r>
      <w:proofErr w:type="gramStart"/>
      <w:r w:rsidRPr="00BB50C0">
        <w:rPr>
          <w:sz w:val="12"/>
        </w:rPr>
        <w:t>,11</w:t>
      </w:r>
      <w:proofErr w:type="gramEnd"/>
      <w:r w:rsidRPr="00BB50C0">
        <w:rPr>
          <w:sz w:val="12"/>
        </w:rPr>
        <w:t xml:space="preserve"> there still remains the fact that nuclear power is linked to the potential for making bombs, and no disarmament process is underway. The imperialist governments will therefore not allow nuclear power to be distributed on a scale sufficient to match the potential global demand for it. The longer-term ecological and political desideratum would not be to undo such restrictions, but rather to impose them on the imperialist powers themselves, as part of a full-scale conversion process</w:t>
      </w:r>
      <w:r w:rsidRPr="00BB50C0">
        <w:rPr>
          <w:rStyle w:val="StyleUnderline"/>
        </w:rPr>
        <w:t>. The upshot of all these considerations is that the question of how to supply the world’s currently growing energy demand without continuing recourse to carbon dioxide-producing fossil fuels—coal, oil, and natural gas—has not yet been solved. In view of the problems associated with all the alternative energy sources, a radical and comprehensive reconsideration of the demand side of this equation would seem to be called for.</w:t>
      </w:r>
      <w:r w:rsidRPr="00BB50C0">
        <w:rPr>
          <w:sz w:val="12"/>
        </w:rPr>
        <w:t xml:space="preserve"> This is the essence of the socialist response: while encouraging the use of various safe-energy alternatives, it can accept the fact that these alternatives are ultimately limited in their total power-generating capacity, and therefore that the world’s aggregate energy consumption will actually have to be reduced. </w:t>
      </w:r>
      <w:r w:rsidRPr="00BB50C0">
        <w:rPr>
          <w:rStyle w:val="StyleUnderline"/>
        </w:rPr>
        <w:t>Once this is understood, one can then focus on the interrelated issues of how to identify and prioritize real needs, and how to correspondingly reorganize society in such a way as to assure everyone’s well-being. This is beyond the purview of capitalist thought, whatever its level of awareness of the environmental danger.</w:t>
      </w:r>
    </w:p>
    <w:p w:rsidR="006B7A16" w:rsidRPr="006B7A16" w:rsidRDefault="006B7A16" w:rsidP="006B7A16"/>
    <w:p w:rsidR="00025C44" w:rsidRDefault="00025C44" w:rsidP="006B7A16">
      <w:pPr>
        <w:pStyle w:val="Heading3"/>
      </w:pPr>
      <w:r>
        <w:t>Link—SP1: Housing Market</w:t>
      </w:r>
    </w:p>
    <w:p w:rsidR="00E97826" w:rsidRDefault="00E97826" w:rsidP="00E97826">
      <w:pPr>
        <w:pStyle w:val="Heading4"/>
      </w:pPr>
      <w:r>
        <w:t>The affirmatives desire to resolve overaccumulation in the Chinese market opens the door for capitalism to stabilize, reassert itself, and expand in “weaker” capitalist nations</w:t>
      </w:r>
    </w:p>
    <w:p w:rsidR="00E97826" w:rsidRPr="00B70735" w:rsidRDefault="00E97826" w:rsidP="00E97826">
      <w:pPr>
        <w:rPr>
          <w:bCs/>
          <w:sz w:val="20"/>
        </w:rPr>
      </w:pPr>
      <w:proofErr w:type="gramStart"/>
      <w:r>
        <w:rPr>
          <w:rStyle w:val="Style13ptBold"/>
        </w:rPr>
        <w:t xml:space="preserve">Harvey 03 </w:t>
      </w:r>
      <w:r>
        <w:rPr>
          <w:rStyle w:val="Style13ptBold"/>
          <w:b w:val="0"/>
          <w:sz w:val="20"/>
        </w:rPr>
        <w:t>(David, Distinguished professor of anthropology and geography at the Graduate Center of the City University of New York, PhD in geography from University of Cambridge.</w:t>
      </w:r>
      <w:proofErr w:type="gramEnd"/>
      <w:r>
        <w:rPr>
          <w:rStyle w:val="Style13ptBold"/>
          <w:b w:val="0"/>
          <w:sz w:val="20"/>
        </w:rPr>
        <w:t xml:space="preserve"> “The New Imperialism” page 138-140, published 2003, </w:t>
      </w:r>
      <w:hyperlink r:id="rId10" w:history="1">
        <w:r w:rsidRPr="002D0756">
          <w:rPr>
            <w:rStyle w:val="Hyperlink"/>
            <w:sz w:val="20"/>
          </w:rPr>
          <w:t>https://aaaaarg.fail/upload/david-harvey-the-new-imperialism-1.pdf</w:t>
        </w:r>
      </w:hyperlink>
      <w:r>
        <w:rPr>
          <w:rStyle w:val="Style13ptBold"/>
          <w:b w:val="0"/>
          <w:sz w:val="20"/>
        </w:rPr>
        <w:t xml:space="preserve">) // Postman </w:t>
      </w:r>
    </w:p>
    <w:p w:rsidR="00E97826" w:rsidRDefault="00E97826" w:rsidP="00E97826">
      <w:pPr>
        <w:rPr>
          <w:sz w:val="16"/>
        </w:rPr>
      </w:pPr>
      <w:r w:rsidRPr="00B70735">
        <w:rPr>
          <w:sz w:val="16"/>
        </w:rPr>
        <w:t xml:space="preserve">Few would now accept Luxemburg’s theory of underconsumption as the explanation of crises. By contrast, the theory of overaccumulation identifies the lack of opportunities for profitable investment as the fundamental problem. On occasion, lack of sufficient effective consumer demand may be part of the problem—hence the heavy reliance in our own day on something called ‘consumer confidence’ (otherwise known as the inability of compulsive shoppers to keep their credit cards in their wallets) as an indicator of strength and stability in the economy. The gap that Luxemburg thought she saw can easily be covered by reinvestment which generates its own demand for capital goods and other inputs. And, as we have seen in the case of the spatio-temporal fixes, </w:t>
      </w:r>
      <w:r w:rsidRPr="00D81639">
        <w:rPr>
          <w:rStyle w:val="StyleUnderline"/>
          <w:highlight w:val="green"/>
        </w:rPr>
        <w:t>the geographical expansion of capitalism which underlies a lot of imperialist activity is very helpful to the stabilization of the system precisely because it opens up demand for both investment goods and consumer goods elsewhere</w:t>
      </w:r>
      <w:r w:rsidRPr="00B70735">
        <w:rPr>
          <w:rStyle w:val="StyleUnderline"/>
        </w:rPr>
        <w:t>.</w:t>
      </w:r>
      <w:r w:rsidRPr="00B70735">
        <w:rPr>
          <w:sz w:val="16"/>
        </w:rPr>
        <w:t xml:space="preserve"> Imbalances can arise, of course, between sectors and regions, and business cycles and localized recessions can result. But it is also possible to accumulate in the face of stagnant effective demand if the costs of inputs (land, raw materials, intermediate inputs, labour power) decline significantly. Access to cheaper inputs is, therefore, just as important as access to widening markets in keeping profitable opportunities open. The implication is that non-capitalist territories should be forced open not only to trade (which could be helpful) but also to permit capital to invest in profitable ventures using cheaper labour power, raw materials, low-cost land, and the like. The general thrust of any capitalistic logic of power is not that territories should be held back from capitalist development, but that they should be continuously opened up. From this standpoint colonial repressions of the sort that undoubtedly occurred in the late nineteenth century have to be interpreted as self-defeating, a case of a territorial logic inhibiting the capitalistic logic. Fear of emulation led Britain, for example, to prevent India from developing a vigorous capitalist dynamic and thereby frustrated the possibilities of spatio-temporal fixes in that region. The open dynamic of the Atlantic economy did far more for Britain than did the repressed colonial empire in India, from which Britain certainly managed to extract surpluses but which never functioned as a major field for deployment of British surplus capital. But, by the same token, it was the open dynamic of the Atlantic trade that opened up the possibility of Britain’s displacement by the United States as the global hegemonic power. If Arendt is right and endless accumulation requires the endless accumulation of political power, then such shifts are impossible to avoid and any attempt to do so will result in disaster. </w:t>
      </w:r>
      <w:r w:rsidRPr="00B70735">
        <w:rPr>
          <w:rStyle w:val="StyleUnderline"/>
        </w:rPr>
        <w:t xml:space="preserve">The formation of </w:t>
      </w:r>
      <w:r w:rsidRPr="00D81639">
        <w:rPr>
          <w:rStyle w:val="StyleUnderline"/>
          <w:highlight w:val="green"/>
        </w:rPr>
        <w:t>closed empires after the First World War</w:t>
      </w:r>
      <w:r w:rsidRPr="00B70735">
        <w:rPr>
          <w:rStyle w:val="StyleUnderline"/>
        </w:rPr>
        <w:t xml:space="preserve"> almost certainly </w:t>
      </w:r>
      <w:r w:rsidRPr="00D81639">
        <w:rPr>
          <w:rStyle w:val="StyleUnderline"/>
          <w:highlight w:val="green"/>
        </w:rPr>
        <w:t>played a role in the inability to solve the overaccumulation problem</w:t>
      </w:r>
      <w:r w:rsidRPr="00B70735">
        <w:rPr>
          <w:rStyle w:val="StyleUnderline"/>
        </w:rPr>
        <w:t xml:space="preserve"> of the 1930s </w:t>
      </w:r>
      <w:r w:rsidRPr="00D81639">
        <w:rPr>
          <w:rStyle w:val="StyleUnderline"/>
          <w:highlight w:val="green"/>
        </w:rPr>
        <w:t xml:space="preserve">and laid the economic groundwork for </w:t>
      </w:r>
      <w:r w:rsidRPr="00524713">
        <w:rPr>
          <w:rStyle w:val="StyleUnderline"/>
        </w:rPr>
        <w:t>the</w:t>
      </w:r>
      <w:r w:rsidRPr="00B70735">
        <w:rPr>
          <w:rStyle w:val="StyleUnderline"/>
        </w:rPr>
        <w:t xml:space="preserve"> territorial conflicts of </w:t>
      </w:r>
      <w:r w:rsidRPr="00D81639">
        <w:rPr>
          <w:rStyle w:val="StyleUnderline"/>
          <w:highlight w:val="green"/>
        </w:rPr>
        <w:t>the Second World War</w:t>
      </w:r>
      <w:r w:rsidRPr="00524713">
        <w:rPr>
          <w:rStyle w:val="StyleUnderline"/>
        </w:rPr>
        <w:t>. The territorial logic dominated and frustrated the capitalist logic, thus forcing the latter into an almost terminal crisis through territorial conflict.  The weight of historical-geographical evidence from the twentieth century broadly accords with the overaccumulation argument</w:t>
      </w:r>
      <w:r w:rsidRPr="00B70735">
        <w:rPr>
          <w:sz w:val="16"/>
        </w:rPr>
        <w:t xml:space="preserve">. However, there is much that is interesting about Luxemburg’s formulation. To begin with, the idea that </w:t>
      </w:r>
      <w:r w:rsidRPr="00D81639">
        <w:rPr>
          <w:rStyle w:val="StyleUnderline"/>
          <w:highlight w:val="green"/>
        </w:rPr>
        <w:t>capitalism must perpetually have something ‘outside of itself ’ in order to stabilize itself</w:t>
      </w:r>
      <w:r w:rsidRPr="00B70735">
        <w:rPr>
          <w:sz w:val="16"/>
        </w:rPr>
        <w:t xml:space="preserve"> is worthy of scrutiny, particularly as it echoes Hegel’s conception, which we encountered in Chapter 3, of an inner dialectic of capitalism forcing it to seek solutions external to itself. Consider, for example, Marx’s argument concerning the creation of an industrial reserve army. </w:t>
      </w:r>
      <w:r w:rsidRPr="00B70735">
        <w:rPr>
          <w:rStyle w:val="StyleUnderline"/>
        </w:rPr>
        <w:t>Capital accumulation</w:t>
      </w:r>
      <w:r w:rsidRPr="00B70735">
        <w:rPr>
          <w:sz w:val="16"/>
        </w:rPr>
        <w:t xml:space="preserve">, in the absence of strong currents of labour-saving technological change, </w:t>
      </w:r>
      <w:r w:rsidRPr="00B70735">
        <w:rPr>
          <w:rStyle w:val="StyleUnderline"/>
        </w:rPr>
        <w:t>requires an increase in the labour force</w:t>
      </w:r>
      <w:r w:rsidRPr="00B70735">
        <w:rPr>
          <w:sz w:val="16"/>
        </w:rPr>
        <w:t xml:space="preserve">. This can come about in a number of ways. Increase of population is important (and most analysts conveniently forget Marx’s own strictures on this point). Capital can also raid ‘latent reserves’ from a peasantry or, by extension, mobilize cheap labour from colonies and other external settings. Failing this, </w:t>
      </w:r>
      <w:r w:rsidRPr="00B70735">
        <w:rPr>
          <w:rStyle w:val="StyleUnderline"/>
        </w:rPr>
        <w:t>capitalism can utilize its powers of technological change and investment to induce unemployment (lay-offs) thus creating an industrial reserve army of unemployed workers directly. This unemployment</w:t>
      </w:r>
      <w:r w:rsidRPr="00B70735">
        <w:rPr>
          <w:sz w:val="16"/>
        </w:rPr>
        <w:t xml:space="preserve"> tends to exert a downward pressure on wage rates and thereby </w:t>
      </w:r>
      <w:r w:rsidRPr="00B70735">
        <w:rPr>
          <w:rStyle w:val="StyleUnderline"/>
        </w:rPr>
        <w:t>opens up new opportunities for profitable deployment of capital</w:t>
      </w:r>
      <w:r w:rsidRPr="00524713">
        <w:rPr>
          <w:rStyle w:val="StyleUnderline"/>
        </w:rPr>
        <w:t xml:space="preserve">. Now in all of these instances capitalism does indeed require something ‘outside of itself ’ in order to accumulate, but in the last case it actually throws workers out of the system at one point in time in order to have them to hand for purposes of accumulation at a later point in time. Put in the language of contemporary postmodern political theory, we might say that </w:t>
      </w:r>
      <w:r w:rsidRPr="00D81639">
        <w:rPr>
          <w:rStyle w:val="StyleUnderline"/>
          <w:highlight w:val="green"/>
        </w:rPr>
        <w:t>capitalism necessarily and always creates its own ‘other’. The idea that some sort of ‘outside’ is necessary for the stabilization of capitalism</w:t>
      </w:r>
      <w:r w:rsidRPr="00B70735">
        <w:rPr>
          <w:sz w:val="16"/>
        </w:rPr>
        <w:t xml:space="preserve"> therefore has relevance. But </w:t>
      </w:r>
      <w:r w:rsidRPr="00524713">
        <w:rPr>
          <w:rStyle w:val="StyleUnderline"/>
        </w:rPr>
        <w:t>capitalism can either make use of some pre-existing outside (non-capitalist social formations or some sector within capitalism—such as education—that has not yet been proletarianized) or it can actively manufacture it</w:t>
      </w:r>
      <w:r w:rsidRPr="00B70735">
        <w:rPr>
          <w:sz w:val="16"/>
        </w:rPr>
        <w:t xml:space="preserve">. I propose to take this ‘inside–outside’ dialectic seriously in what follows. I shall examine how the ‘organic relation’ between expanded </w:t>
      </w:r>
      <w:proofErr w:type="gramStart"/>
      <w:r w:rsidRPr="00B70735">
        <w:rPr>
          <w:sz w:val="16"/>
        </w:rPr>
        <w:t>reproduction</w:t>
      </w:r>
      <w:proofErr w:type="gramEnd"/>
      <w:r w:rsidRPr="00B70735">
        <w:rPr>
          <w:sz w:val="16"/>
        </w:rPr>
        <w:t xml:space="preserve"> on the one hand and the often violent processes of dispossession on the other have shaped the historical geography of capitalism. This helps us better understand what the capitalistic form of imperialism is about.</w:t>
      </w:r>
    </w:p>
    <w:p w:rsidR="00E97826" w:rsidRPr="00E97826" w:rsidRDefault="00E97826" w:rsidP="00E97826"/>
    <w:p w:rsidR="00E97826" w:rsidRDefault="00E97826" w:rsidP="00E97826">
      <w:pPr>
        <w:pStyle w:val="Heading4"/>
      </w:pPr>
      <w:r>
        <w:t xml:space="preserve">Crises are created to maintain and stabilize capitalism – the affirmatives engagement in the capitalist system means that the debt crises will never be resolved, housing market collapse is inevitable under the aff – turning the aff </w:t>
      </w:r>
    </w:p>
    <w:p w:rsidR="00E97826" w:rsidRPr="002F1160" w:rsidRDefault="00E97826" w:rsidP="00E97826">
      <w:pPr>
        <w:rPr>
          <w:sz w:val="18"/>
        </w:rPr>
      </w:pPr>
      <w:r w:rsidRPr="002F1160">
        <w:rPr>
          <w:rStyle w:val="Style13ptBold"/>
        </w:rPr>
        <w:t>Marazzi 11</w:t>
      </w:r>
      <w:r>
        <w:t xml:space="preserve"> </w:t>
      </w:r>
      <w:r w:rsidRPr="002F1160">
        <w:rPr>
          <w:sz w:val="18"/>
        </w:rPr>
        <w:t xml:space="preserve">(Christian, director of socio-economic research at the Scuola Universitaria </w:t>
      </w:r>
      <w:proofErr w:type="gramStart"/>
      <w:r w:rsidRPr="002F1160">
        <w:rPr>
          <w:sz w:val="18"/>
        </w:rPr>
        <w:t>della</w:t>
      </w:r>
      <w:proofErr w:type="gramEnd"/>
      <w:r w:rsidRPr="002F1160">
        <w:rPr>
          <w:sz w:val="18"/>
        </w:rPr>
        <w:t xml:space="preserve"> Svizzera Italiana, “The Violence of Financial Capitalism”, pages 107-109, </w:t>
      </w:r>
      <w:hyperlink r:id="rId11" w:history="1">
        <w:r w:rsidRPr="002F1160">
          <w:rPr>
            <w:rStyle w:val="Hyperlink"/>
            <w:sz w:val="18"/>
          </w:rPr>
          <w:t>https://selforganizedseminar.files.wordpress.com/2011/08/marazzi_violence_financial.pdf</w:t>
        </w:r>
      </w:hyperlink>
      <w:r w:rsidRPr="002F1160">
        <w:rPr>
          <w:sz w:val="18"/>
        </w:rPr>
        <w:t xml:space="preserve"> ) // Postman</w:t>
      </w:r>
    </w:p>
    <w:p w:rsidR="00E97826" w:rsidRDefault="00E97826" w:rsidP="00E97826">
      <w:pPr>
        <w:rPr>
          <w:rStyle w:val="StyleUnderline"/>
        </w:rPr>
      </w:pPr>
      <w:r w:rsidRPr="000739D2">
        <w:rPr>
          <w:sz w:val="16"/>
        </w:rPr>
        <w:t xml:space="preserve">By now, </w:t>
      </w:r>
      <w:r w:rsidRPr="00D81639">
        <w:rPr>
          <w:rStyle w:val="StyleUnderline"/>
          <w:highlight w:val="green"/>
        </w:rPr>
        <w:t>finance permeates from the beginning to the end the circulation of capital. Every productive act and every act of consumption is directly or indirectly tied to finance.</w:t>
      </w:r>
      <w:r w:rsidRPr="000739D2">
        <w:rPr>
          <w:rStyle w:val="StyleUnderline"/>
        </w:rPr>
        <w:t xml:space="preserve"> Debt-credit relationships define the production and exchange of goods according to a speculative logic, transforming, that is, the use value of goods (theoretically all produced or to-be-produced goods) in veritable potential financial assets that generate surplus value. </w:t>
      </w:r>
      <w:r w:rsidRPr="00D81639">
        <w:rPr>
          <w:rStyle w:val="StyleUnderline"/>
          <w:highlight w:val="green"/>
        </w:rPr>
        <w:t>The demand</w:t>
      </w:r>
      <w:r w:rsidRPr="000739D2">
        <w:rPr>
          <w:rStyle w:val="StyleUnderline"/>
        </w:rPr>
        <w:t xml:space="preserve">, and the indebtedness it implies, </w:t>
      </w:r>
      <w:r w:rsidRPr="00D81639">
        <w:rPr>
          <w:rStyle w:val="StyleUnderline"/>
          <w:highlight w:val="green"/>
        </w:rPr>
        <w:t>for a financialized use value</w:t>
      </w:r>
      <w:r w:rsidRPr="000739D2">
        <w:rPr>
          <w:rStyle w:val="StyleUnderline"/>
        </w:rPr>
        <w:t xml:space="preserve">, as happened with housing during the subprime bubble, </w:t>
      </w:r>
      <w:r w:rsidRPr="00D81639">
        <w:rPr>
          <w:rStyle w:val="StyleUnderline"/>
          <w:highlight w:val="green"/>
        </w:rPr>
        <w:t>induces further increases in demand</w:t>
      </w:r>
      <w:r w:rsidRPr="000739D2">
        <w:rPr>
          <w:rStyle w:val="StyleUnderline"/>
        </w:rPr>
        <w:t xml:space="preserve"> precisely in virtue of the increase of the price of that good. This fully contradicts the law of supply and demand typical of neoclassical theory where an increase in price reduces demand</w:t>
      </w:r>
      <w:r w:rsidRPr="000739D2">
        <w:rPr>
          <w:sz w:val="16"/>
        </w:rPr>
        <w:t xml:space="preserve">. After the ascendant phase of the economic cycle, when the inflated prices of financialized goods begin to diminish for lack of new buyers, the contradiction between debt levels (fixed in nominal terms) and prices of financial assets (which can both increase and decrease) violently explode. This triggers a selloff of financial assets in order to be able to cover the debt contracted, a selloff that in turn causes a further reduction in prices and therefore more selling (this spiral is called a debt deflation trap). </w:t>
      </w:r>
      <w:r w:rsidRPr="00D81639">
        <w:rPr>
          <w:rStyle w:val="StyleUnderline"/>
          <w:highlight w:val="green"/>
        </w:rPr>
        <w:t>The debt crises that have characterized businesses, consumers and states for nearly 30 years are based on carry trade, i.e., borrowing at a low cost to invest in higher rendering bonds. As such, the debt crisis is</w:t>
      </w:r>
      <w:r w:rsidRPr="000739D2">
        <w:rPr>
          <w:rStyle w:val="StyleUnderline"/>
        </w:rPr>
        <w:t xml:space="preserve">, as was theorized years ago by the American economist Hyman Minsky, </w:t>
      </w:r>
      <w:r w:rsidRPr="00D81639">
        <w:rPr>
          <w:rStyle w:val="StyleUnderline"/>
          <w:highlight w:val="green"/>
        </w:rPr>
        <w:t>inherent and cyclical to financial capitalism. In the ascending phase of the cycle, in times of prosperity, businesses, consumers and states are encouraged to assume more and more risks</w:t>
      </w:r>
      <w:r w:rsidRPr="000739D2">
        <w:rPr>
          <w:rStyle w:val="StyleUnderline"/>
        </w:rPr>
        <w:t>, i.e. go into debt</w:t>
      </w:r>
      <w:r w:rsidRPr="000739D2">
        <w:rPr>
          <w:sz w:val="16"/>
        </w:rPr>
        <w:t xml:space="preserve">. Initially, such speculation is profitable and encourages more and more new subjects to go into debt in virtue of the increase in the price of financial assets. </w:t>
      </w:r>
      <w:r w:rsidRPr="00D81639">
        <w:rPr>
          <w:rStyle w:val="StyleUnderline"/>
          <w:highlight w:val="green"/>
        </w:rPr>
        <w:t>This inclusive process works as long as the capacity to repay the debt is guaranteed by new entries, but ends in flipping over into its opposite, into crisis, when the difficulty of repaying debt first begins to show, triggering a selloff of assets and an increase in interest rates</w:t>
      </w:r>
      <w:r w:rsidRPr="000739D2">
        <w:rPr>
          <w:sz w:val="16"/>
        </w:rPr>
        <w:t xml:space="preserve">. In global financial capitalism, the margin of flexibility in interest rates used by monetary authorities is very limited. This is due to investment fluxes in state bonds, in particular in American T-bills, which lengthen the expansive phase of the debt spiral despite the increases in interest rates decided on by central banks in order to contain speculative bubbles. Today, more than interest rates, which are in fact, close to zero, it is the interbank market (the bulk market that banks use for their account activities) that is responsible for rationing credit to the real economy. </w:t>
      </w:r>
      <w:r w:rsidRPr="0035222D">
        <w:rPr>
          <w:rStyle w:val="StyleUnderline"/>
        </w:rPr>
        <w:t>In order to save the banking-financial system from collapse with</w:t>
      </w:r>
      <w:r w:rsidRPr="000739D2">
        <w:rPr>
          <w:rStyle w:val="StyleUnderline"/>
        </w:rPr>
        <w:t xml:space="preserve"> injections of liquidity, </w:t>
      </w:r>
      <w:r w:rsidRPr="0035222D">
        <w:rPr>
          <w:rStyle w:val="StyleUnderline"/>
        </w:rPr>
        <w:t>public intervention</w:t>
      </w:r>
      <w:r w:rsidRPr="000739D2">
        <w:rPr>
          <w:rStyle w:val="StyleUnderline"/>
        </w:rPr>
        <w:t>, be it national or supranational, reveals two things: on one hand, the necessity to plug up with added demand (to prevent a crisis of overproduction) the surplus value produced in the expansive phase of the cycle through debt, on the other, to determine a process of exclusion from access to goods produced in the ascending phase through layoffs and the worsening of living conditions. It is during this phase that we see a selloff of excess produced goods coupled with industrial and bank capital concentrations.</w:t>
      </w:r>
    </w:p>
    <w:p w:rsidR="00025C44" w:rsidRPr="00025C44" w:rsidRDefault="00025C44" w:rsidP="00025C44"/>
    <w:p w:rsidR="00810271" w:rsidRDefault="00810271" w:rsidP="006B7A16">
      <w:pPr>
        <w:pStyle w:val="Heading3"/>
      </w:pPr>
      <w:r>
        <w:t>Link—SP2: Asylum</w:t>
      </w:r>
    </w:p>
    <w:p w:rsidR="00810271" w:rsidRDefault="00810271" w:rsidP="00810271">
      <w:pPr>
        <w:pStyle w:val="Heading4"/>
      </w:pPr>
      <w:r>
        <w:t>Asylum is a political tool of the state that obfuscates imperial legacies and allows the state to wield biopolitical power to include or exclude people based on racialized anxieties- it is a biopolitical tool the reinforces ideals for citizenship</w:t>
      </w:r>
    </w:p>
    <w:p w:rsidR="00810271" w:rsidRDefault="00810271" w:rsidP="00810271">
      <w:proofErr w:type="gramStart"/>
      <w:r w:rsidRPr="003253AF">
        <w:rPr>
          <w:rStyle w:val="Style13ptBold"/>
        </w:rPr>
        <w:t>Stone 2014</w:t>
      </w:r>
      <w:r>
        <w:t xml:space="preserve"> (Stone, Julia Florence.</w:t>
      </w:r>
      <w:proofErr w:type="gramEnd"/>
      <w:r>
        <w:t xml:space="preserve"> </w:t>
      </w:r>
      <w:proofErr w:type="gramStart"/>
      <w:r>
        <w:t>“Interrogating ‘Refugeeness’: the Imperial Legacies in U.S. Asylum Policy and International Humanitarian Frameworks.”</w:t>
      </w:r>
      <w:proofErr w:type="gramEnd"/>
      <w:r>
        <w:t xml:space="preserve"> Whitman College, 14 May 2014, arminda.whitman.edu/cgi/viewcontent.cgi?article=1213&amp;context=</w:t>
      </w:r>
      <w:proofErr w:type="gramStart"/>
      <w:r>
        <w:t>theses .</w:t>
      </w:r>
      <w:proofErr w:type="gramEnd"/>
      <w:r>
        <w:t xml:space="preserve"> pp.6</w:t>
      </w:r>
      <w:proofErr w:type="gramStart"/>
      <w:r>
        <w:t>- )</w:t>
      </w:r>
      <w:proofErr w:type="gramEnd"/>
      <w:r>
        <w:t xml:space="preserve"> //LFP</w:t>
      </w:r>
    </w:p>
    <w:p w:rsidR="00810271" w:rsidRPr="00CE746B" w:rsidRDefault="00810271" w:rsidP="00810271">
      <w:pPr>
        <w:rPr>
          <w:sz w:val="16"/>
        </w:rPr>
      </w:pPr>
      <w:r w:rsidRPr="00CE746B">
        <w:rPr>
          <w:sz w:val="16"/>
        </w:rPr>
        <w:t xml:space="preserve">In this section, I argue that </w:t>
      </w:r>
      <w:r w:rsidRPr="00D81639">
        <w:rPr>
          <w:rStyle w:val="StyleUnderline"/>
          <w:highlight w:val="green"/>
        </w:rPr>
        <w:t>US</w:t>
      </w:r>
      <w:r w:rsidRPr="00CE746B">
        <w:rPr>
          <w:sz w:val="16"/>
        </w:rPr>
        <w:t xml:space="preserve"> domestic </w:t>
      </w:r>
      <w:r w:rsidRPr="00D81639">
        <w:rPr>
          <w:rStyle w:val="StyleUnderline"/>
          <w:highlight w:val="green"/>
        </w:rPr>
        <w:t>asylum policy has consistently been used by the state to regulate the socio-political and ethno-racial construction of American national identity</w:t>
      </w:r>
      <w:r w:rsidRPr="00CE746B">
        <w:rPr>
          <w:sz w:val="16"/>
        </w:rPr>
        <w:t xml:space="preserve">. Furthermore, </w:t>
      </w:r>
      <w:r w:rsidRPr="00D81639">
        <w:rPr>
          <w:rStyle w:val="StyleUnderline"/>
          <w:highlight w:val="green"/>
        </w:rPr>
        <w:t>asylum policy has developed under</w:t>
      </w:r>
      <w:r w:rsidRPr="003253AF">
        <w:rPr>
          <w:rStyle w:val="StyleUnderline"/>
        </w:rPr>
        <w:t xml:space="preserve"> </w:t>
      </w:r>
      <w:r w:rsidRPr="00CE746B">
        <w:rPr>
          <w:sz w:val="16"/>
        </w:rPr>
        <w:t xml:space="preserve">geopolitical and </w:t>
      </w:r>
      <w:r w:rsidRPr="00D81639">
        <w:rPr>
          <w:rStyle w:val="StyleUnderline"/>
          <w:highlight w:val="green"/>
        </w:rPr>
        <w:t>biopolitical frameworks</w:t>
      </w:r>
      <w:r w:rsidRPr="00CE746B">
        <w:rPr>
          <w:sz w:val="16"/>
        </w:rPr>
        <w:t xml:space="preserve"> </w:t>
      </w:r>
      <w:r w:rsidRPr="00D81639">
        <w:rPr>
          <w:rStyle w:val="StyleUnderline"/>
          <w:highlight w:val="green"/>
        </w:rPr>
        <w:t>in ways that</w:t>
      </w:r>
      <w:r w:rsidRPr="00CE746B">
        <w:rPr>
          <w:sz w:val="16"/>
        </w:rPr>
        <w:t xml:space="preserve"> not only </w:t>
      </w:r>
      <w:r w:rsidRPr="00D81639">
        <w:rPr>
          <w:rStyle w:val="StyleUnderline"/>
          <w:highlight w:val="green"/>
        </w:rPr>
        <w:t>obfuscate imperial legacies</w:t>
      </w:r>
      <w:r w:rsidRPr="00CE746B">
        <w:rPr>
          <w:sz w:val="16"/>
        </w:rPr>
        <w:t xml:space="preserve"> but also </w:t>
      </w:r>
      <w:r w:rsidRPr="00D81639">
        <w:rPr>
          <w:rStyle w:val="StyleUnderline"/>
          <w:highlight w:val="green"/>
        </w:rPr>
        <w:t>reproduce global hierarchies that privilege the</w:t>
      </w:r>
      <w:r w:rsidRPr="00CE746B">
        <w:rPr>
          <w:sz w:val="16"/>
        </w:rPr>
        <w:t xml:space="preserve"> </w:t>
      </w:r>
      <w:r w:rsidRPr="00D81639">
        <w:rPr>
          <w:rStyle w:val="StyleUnderline"/>
          <w:highlight w:val="green"/>
        </w:rPr>
        <w:t>exclusive</w:t>
      </w:r>
      <w:r w:rsidRPr="00CE746B">
        <w:rPr>
          <w:sz w:val="16"/>
        </w:rPr>
        <w:t xml:space="preserve"> and problematic </w:t>
      </w:r>
      <w:r w:rsidRPr="00D81639">
        <w:rPr>
          <w:rStyle w:val="StyleUnderline"/>
          <w:highlight w:val="green"/>
        </w:rPr>
        <w:t>notions of US nationhood and citizenship</w:t>
      </w:r>
      <w:r w:rsidRPr="00CE746B">
        <w:rPr>
          <w:sz w:val="16"/>
        </w:rPr>
        <w:t xml:space="preserve">. The first policy framework to dictate the regulation of refugee movement in the US has been widely described as geopolitical; refugee status was granted only to those persons fleeing from communist dominated areas or from any area in the Middle East.12 As the geopolitical fervor of the Cold War waned, certain discourses about national security increasingly solidified criminalized notions of migrants, which further blurred the lines between refugees and the greater immigrant population. Widespread </w:t>
      </w:r>
      <w:r w:rsidRPr="00D81639">
        <w:rPr>
          <w:rStyle w:val="StyleUnderline"/>
          <w:highlight w:val="green"/>
        </w:rPr>
        <w:t>fears about socio-ethnic change</w:t>
      </w:r>
      <w:r w:rsidRPr="00CE746B">
        <w:rPr>
          <w:sz w:val="16"/>
        </w:rPr>
        <w:t xml:space="preserve"> to the American population </w:t>
      </w:r>
      <w:r w:rsidRPr="00D81639">
        <w:rPr>
          <w:rStyle w:val="StyleUnderline"/>
          <w:highlight w:val="green"/>
        </w:rPr>
        <w:t>merged with</w:t>
      </w:r>
      <w:r w:rsidRPr="00CE746B">
        <w:rPr>
          <w:sz w:val="16"/>
        </w:rPr>
        <w:t xml:space="preserve"> </w:t>
      </w:r>
      <w:r w:rsidRPr="00D81639">
        <w:rPr>
          <w:rStyle w:val="StyleUnderline"/>
          <w:highlight w:val="green"/>
        </w:rPr>
        <w:t>these</w:t>
      </w:r>
      <w:r w:rsidRPr="00CE746B">
        <w:rPr>
          <w:sz w:val="16"/>
        </w:rPr>
        <w:t xml:space="preserve"> already confused policy </w:t>
      </w:r>
      <w:r w:rsidRPr="00D81639">
        <w:rPr>
          <w:rStyle w:val="StyleUnderline"/>
          <w:highlight w:val="green"/>
        </w:rPr>
        <w:t>frameworks</w:t>
      </w:r>
      <w:r w:rsidRPr="00CE746B">
        <w:rPr>
          <w:sz w:val="16"/>
        </w:rPr>
        <w:t>, and ushered in a new policy trend of exclusion and deterrence. Therefore, I argue that not only has refugee</w:t>
      </w:r>
      <w:r w:rsidRPr="00323B62">
        <w:rPr>
          <w:rStyle w:val="StyleUnderline"/>
        </w:rPr>
        <w:t xml:space="preserve"> </w:t>
      </w:r>
      <w:r w:rsidRPr="00D81639">
        <w:rPr>
          <w:rStyle w:val="StyleUnderline"/>
          <w:highlight w:val="green"/>
        </w:rPr>
        <w:t>policy always been political</w:t>
      </w:r>
      <w:r w:rsidRPr="00CE746B">
        <w:rPr>
          <w:sz w:val="16"/>
        </w:rPr>
        <w:t>—characterized in the current moment by the politics of deterrence and social control—</w:t>
      </w:r>
      <w:r w:rsidRPr="00D81639">
        <w:rPr>
          <w:rStyle w:val="StyleUnderline"/>
          <w:highlight w:val="green"/>
        </w:rPr>
        <w:t>it</w:t>
      </w:r>
      <w:r w:rsidRPr="00CE746B">
        <w:rPr>
          <w:sz w:val="16"/>
        </w:rPr>
        <w:t xml:space="preserve"> also </w:t>
      </w:r>
      <w:r w:rsidRPr="00D81639">
        <w:rPr>
          <w:rStyle w:val="StyleUnderline"/>
          <w:highlight w:val="green"/>
        </w:rPr>
        <w:t>operates in ways that obfuscate the root causes of migration and “refugeeness,”</w:t>
      </w:r>
      <w:r w:rsidRPr="00CE746B">
        <w:rPr>
          <w:sz w:val="16"/>
        </w:rPr>
        <w:t xml:space="preserve"> in particular </w:t>
      </w:r>
      <w:r w:rsidRPr="00D81639">
        <w:rPr>
          <w:rStyle w:val="StyleUnderline"/>
          <w:highlight w:val="green"/>
        </w:rPr>
        <w:t>the imperial legacies of US liberalism</w:t>
      </w:r>
      <w:r w:rsidRPr="00CE746B">
        <w:rPr>
          <w:sz w:val="16"/>
        </w:rPr>
        <w:t xml:space="preserve">. In order to consider asylum as a modality of biopower, it is first necessary to understand how </w:t>
      </w:r>
      <w:r w:rsidRPr="00D81639">
        <w:rPr>
          <w:rStyle w:val="StyleUnderline"/>
          <w:highlight w:val="green"/>
        </w:rPr>
        <w:t>asylum has been</w:t>
      </w:r>
      <w:r w:rsidRPr="00CE746B">
        <w:rPr>
          <w:sz w:val="16"/>
        </w:rPr>
        <w:t xml:space="preserve"> from the beginning </w:t>
      </w:r>
      <w:r w:rsidRPr="00D81639">
        <w:rPr>
          <w:rStyle w:val="StyleUnderline"/>
          <w:highlight w:val="green"/>
        </w:rPr>
        <w:t>a political tool for the state</w:t>
      </w:r>
      <w:r w:rsidRPr="00CE746B">
        <w:rPr>
          <w:sz w:val="16"/>
        </w:rPr>
        <w:t xml:space="preserve">. Following the devastation of WWII, the US began accepting refugees and affording legal protective status and services to a select group of asylum-seekers. Throughout the 1950s, many hundreds of thousands of refugees were granted legal permission to enter into the United States via presidential parole; however not until </w:t>
      </w:r>
      <w:r w:rsidRPr="00D81639">
        <w:rPr>
          <w:rStyle w:val="StyleUnderline"/>
          <w:highlight w:val="green"/>
        </w:rPr>
        <w:t>the I</w:t>
      </w:r>
      <w:r w:rsidRPr="00CE746B">
        <w:rPr>
          <w:sz w:val="16"/>
        </w:rPr>
        <w:t xml:space="preserve">mmigration and </w:t>
      </w:r>
      <w:r w:rsidRPr="00D81639">
        <w:rPr>
          <w:rStyle w:val="StyleUnderline"/>
          <w:highlight w:val="green"/>
        </w:rPr>
        <w:t>N</w:t>
      </w:r>
      <w:r w:rsidRPr="00CE746B">
        <w:rPr>
          <w:sz w:val="16"/>
        </w:rPr>
        <w:t xml:space="preserve">ationality </w:t>
      </w:r>
      <w:r w:rsidRPr="00D81639">
        <w:rPr>
          <w:rStyle w:val="StyleUnderline"/>
          <w:highlight w:val="green"/>
        </w:rPr>
        <w:t>A</w:t>
      </w:r>
      <w:r w:rsidRPr="00CE746B">
        <w:rPr>
          <w:sz w:val="16"/>
        </w:rPr>
        <w:t xml:space="preserve">ct </w:t>
      </w:r>
      <w:r w:rsidRPr="00D81639">
        <w:rPr>
          <w:rStyle w:val="StyleUnderline"/>
          <w:highlight w:val="green"/>
        </w:rPr>
        <w:t>of 1965</w:t>
      </w:r>
      <w:r w:rsidRPr="00CE746B">
        <w:rPr>
          <w:sz w:val="16"/>
        </w:rPr>
        <w:t xml:space="preserve"> were the administrative and institutional procedures for administering asylum as a legal status articulated into law.13 While the impetus for the 1965 Act may have been rooted in humanitarian concerns that sought to distinguish refugees from other immigrants, Ngai argues that it instead </w:t>
      </w:r>
      <w:r w:rsidRPr="00D81639">
        <w:rPr>
          <w:rStyle w:val="StyleUnderline"/>
          <w:highlight w:val="green"/>
        </w:rPr>
        <w:t>solidified the precedent for using asylum as a kind of political tool for the state</w:t>
      </w:r>
      <w:r w:rsidRPr="00CE746B">
        <w:rPr>
          <w:sz w:val="16"/>
        </w:rPr>
        <w:t xml:space="preserve">.14 Indeed, by establishing refugee legal status as a separate visa category within the immigration preference system, the 1965 Act significantly conceived of forced undocumented migration as a new policy problem.15 In other words, not only did this act </w:t>
      </w:r>
      <w:r w:rsidRPr="00D81639">
        <w:rPr>
          <w:rStyle w:val="StyleUnderline"/>
          <w:highlight w:val="green"/>
        </w:rPr>
        <w:t>assume government authority over the regulation of asylum</w:t>
      </w:r>
      <w:r w:rsidRPr="00323B62">
        <w:rPr>
          <w:rStyle w:val="StyleUnderline"/>
        </w:rPr>
        <w:t xml:space="preserve"> </w:t>
      </w:r>
      <w:r w:rsidRPr="00CE746B">
        <w:rPr>
          <w:sz w:val="16"/>
        </w:rPr>
        <w:t xml:space="preserve">and refugee </w:t>
      </w:r>
      <w:r w:rsidRPr="00D81639">
        <w:rPr>
          <w:rStyle w:val="StyleUnderline"/>
          <w:highlight w:val="green"/>
        </w:rPr>
        <w:t>status</w:t>
      </w:r>
      <w:r w:rsidRPr="00CE746B">
        <w:rPr>
          <w:sz w:val="16"/>
        </w:rPr>
        <w:t xml:space="preserve"> as a subcategory of greater immigration policy; it also </w:t>
      </w:r>
      <w:r w:rsidRPr="00D81639">
        <w:rPr>
          <w:rStyle w:val="StyleUnderline"/>
          <w:highlight w:val="green"/>
        </w:rPr>
        <w:t>had the effect of regularizing the term “illegal aliens” as a pseudonym for all migrants not yet given an official legal title under US law</w:t>
      </w:r>
      <w:r w:rsidRPr="00CE746B">
        <w:rPr>
          <w:sz w:val="16"/>
        </w:rPr>
        <w:t>—</w:t>
      </w:r>
      <w:r w:rsidRPr="00D81639">
        <w:rPr>
          <w:rStyle w:val="StyleUnderline"/>
          <w:highlight w:val="green"/>
        </w:rPr>
        <w:t>including asylum seekers</w:t>
      </w:r>
      <w:r w:rsidRPr="00CE746B">
        <w:rPr>
          <w:sz w:val="16"/>
        </w:rPr>
        <w:t xml:space="preserve"> and refugees.16 Ngai notes that the though Immigration Act has been canonized with greater Civil Rights legislative movements, the Act rather “continued and, indeed, extended the reach of numerical restriction, a policy that would reproduce the problem of illegal immigration.”17 This </w:t>
      </w:r>
      <w:r w:rsidRPr="00D81639">
        <w:rPr>
          <w:rStyle w:val="StyleUnderline"/>
          <w:highlight w:val="green"/>
        </w:rPr>
        <w:t>convergence of asylum within greater immigration frameworks is significant; the built-in flexibility of refugee definitions</w:t>
      </w:r>
      <w:r w:rsidRPr="00CE746B">
        <w:rPr>
          <w:sz w:val="16"/>
        </w:rPr>
        <w:t xml:space="preserve">/categories </w:t>
      </w:r>
      <w:r w:rsidRPr="00D81639">
        <w:rPr>
          <w:rStyle w:val="StyleUnderline"/>
          <w:highlight w:val="green"/>
        </w:rPr>
        <w:t>allowed the state to wield asylum policy as a geo- and bio-political tool</w:t>
      </w:r>
      <w:r w:rsidRPr="00CE746B">
        <w:rPr>
          <w:sz w:val="16"/>
        </w:rPr>
        <w:t xml:space="preserve">. </w:t>
      </w:r>
    </w:p>
    <w:p w:rsidR="00810271" w:rsidRDefault="00810271" w:rsidP="00810271">
      <w:pPr>
        <w:pStyle w:val="Heading4"/>
      </w:pPr>
      <w:r>
        <w:t>The state positions itself as the righteous regulator of who is worthy of being within the “shining city on a hill” and who must stay outside, this reproduces forms of capitalist imperial violence and allows for the targeting of those outside the norms the state has created</w:t>
      </w:r>
    </w:p>
    <w:p w:rsidR="00810271" w:rsidRDefault="00810271" w:rsidP="00810271">
      <w:proofErr w:type="gramStart"/>
      <w:r w:rsidRPr="003253AF">
        <w:rPr>
          <w:rStyle w:val="Style13ptBold"/>
        </w:rPr>
        <w:t>Stone 2014</w:t>
      </w:r>
      <w:r>
        <w:t xml:space="preserve"> (Stone, Julia Florence.</w:t>
      </w:r>
      <w:proofErr w:type="gramEnd"/>
      <w:r>
        <w:t xml:space="preserve"> </w:t>
      </w:r>
      <w:proofErr w:type="gramStart"/>
      <w:r>
        <w:t>“Interrogating ‘Refugeeness’: the Imperial Legacies in U.S. Asylum Policy and International Humanitarian Frameworks.”</w:t>
      </w:r>
      <w:proofErr w:type="gramEnd"/>
      <w:r>
        <w:t xml:space="preserve"> Whitman College, 14 May 2014, arminda.whitman.edu/cgi/viewcontent.cgi?article=1213&amp;context=</w:t>
      </w:r>
      <w:proofErr w:type="gramStart"/>
      <w:r>
        <w:t>theses .</w:t>
      </w:r>
      <w:proofErr w:type="gramEnd"/>
      <w:r>
        <w:t xml:space="preserve"> pp.24-</w:t>
      </w:r>
      <w:proofErr w:type="gramStart"/>
      <w:r>
        <w:t>29 )</w:t>
      </w:r>
      <w:proofErr w:type="gramEnd"/>
      <w:r>
        <w:t xml:space="preserve"> //LFP</w:t>
      </w:r>
    </w:p>
    <w:p w:rsidR="00810271" w:rsidRPr="00CE746B" w:rsidRDefault="00810271" w:rsidP="00810271">
      <w:pPr>
        <w:rPr>
          <w:sz w:val="16"/>
        </w:rPr>
      </w:pPr>
      <w:r w:rsidRPr="00CE746B">
        <w:rPr>
          <w:sz w:val="16"/>
        </w:rPr>
        <w:t xml:space="preserve">In the context of immigration policy, </w:t>
      </w:r>
      <w:r w:rsidRPr="00D81639">
        <w:rPr>
          <w:rStyle w:val="StyleUnderline"/>
          <w:highlight w:val="green"/>
        </w:rPr>
        <w:t>the state positions itself as the</w:t>
      </w:r>
      <w:r w:rsidRPr="00CE746B">
        <w:rPr>
          <w:sz w:val="16"/>
        </w:rPr>
        <w:t xml:space="preserve"> </w:t>
      </w:r>
      <w:r w:rsidRPr="00D81639">
        <w:rPr>
          <w:rStyle w:val="StyleUnderline"/>
          <w:highlight w:val="green"/>
        </w:rPr>
        <w:t>natural</w:t>
      </w:r>
      <w:r w:rsidRPr="00CE746B">
        <w:rPr>
          <w:sz w:val="16"/>
        </w:rPr>
        <w:t xml:space="preserve">, sovereign and legitimate </w:t>
      </w:r>
      <w:r w:rsidRPr="00D81639">
        <w:rPr>
          <w:rStyle w:val="StyleUnderline"/>
          <w:highlight w:val="green"/>
        </w:rPr>
        <w:t>arbiter of the power to regulate who is worthy of</w:t>
      </w:r>
      <w:r w:rsidRPr="003253AF">
        <w:rPr>
          <w:rStyle w:val="StyleUnderline"/>
        </w:rPr>
        <w:t xml:space="preserve"> </w:t>
      </w:r>
      <w:r w:rsidRPr="00CE746B">
        <w:rPr>
          <w:sz w:val="16"/>
        </w:rPr>
        <w:t xml:space="preserve">the appropriate </w:t>
      </w:r>
      <w:r w:rsidRPr="00D81639">
        <w:rPr>
          <w:rStyle w:val="StyleUnderline"/>
          <w:highlight w:val="green"/>
        </w:rPr>
        <w:t>legal status</w:t>
      </w:r>
      <w:r w:rsidRPr="00CE746B">
        <w:rPr>
          <w:sz w:val="16"/>
        </w:rPr>
        <w:t xml:space="preserve"> and who is not. I argue that current immigration and </w:t>
      </w:r>
      <w:r w:rsidRPr="00D81639">
        <w:rPr>
          <w:rStyle w:val="StyleUnderline"/>
          <w:highlight w:val="green"/>
        </w:rPr>
        <w:t>asylum policies privilege the state through</w:t>
      </w:r>
      <w:r w:rsidRPr="00CE746B">
        <w:rPr>
          <w:sz w:val="16"/>
        </w:rPr>
        <w:t xml:space="preserve"> certain </w:t>
      </w:r>
      <w:r w:rsidRPr="00D81639">
        <w:rPr>
          <w:rStyle w:val="StyleUnderline"/>
          <w:highlight w:val="green"/>
        </w:rPr>
        <w:t>discourses about American nationhood and citizenship that reproduce</w:t>
      </w:r>
      <w:r w:rsidRPr="00CE746B">
        <w:rPr>
          <w:sz w:val="16"/>
        </w:rPr>
        <w:t xml:space="preserve">d </w:t>
      </w:r>
      <w:r w:rsidRPr="00D81639">
        <w:rPr>
          <w:rStyle w:val="StyleUnderline"/>
          <w:highlight w:val="green"/>
        </w:rPr>
        <w:t>logics of colonialism, imperialism and racism</w:t>
      </w:r>
      <w:r w:rsidRPr="00CE746B">
        <w:rPr>
          <w:sz w:val="16"/>
        </w:rPr>
        <w:t xml:space="preserve">. Additionally, these </w:t>
      </w:r>
      <w:r w:rsidRPr="00D81639">
        <w:rPr>
          <w:rStyle w:val="StyleUnderline"/>
          <w:highlight w:val="green"/>
        </w:rPr>
        <w:t>discourses</w:t>
      </w:r>
      <w:r w:rsidRPr="00CE746B">
        <w:rPr>
          <w:sz w:val="16"/>
        </w:rPr>
        <w:t xml:space="preserve"> ultimately </w:t>
      </w:r>
      <w:r w:rsidRPr="00D81639">
        <w:rPr>
          <w:rStyle w:val="StyleUnderline"/>
          <w:highlight w:val="green"/>
        </w:rPr>
        <w:t>position the state as exceptional, and</w:t>
      </w:r>
      <w:r w:rsidRPr="00CE746B">
        <w:rPr>
          <w:sz w:val="16"/>
        </w:rPr>
        <w:t xml:space="preserve"> therefore </w:t>
      </w:r>
      <w:r w:rsidRPr="00D81639">
        <w:rPr>
          <w:rStyle w:val="StyleUnderline"/>
          <w:highlight w:val="green"/>
        </w:rPr>
        <w:t>render the US’s blatant violation of humanitarian principles</w:t>
      </w:r>
      <w:r w:rsidRPr="00CE746B">
        <w:rPr>
          <w:sz w:val="16"/>
        </w:rPr>
        <w:t xml:space="preserve"> (like neutrality and impartiality) </w:t>
      </w:r>
      <w:r w:rsidRPr="00D81639">
        <w:rPr>
          <w:rStyle w:val="StyleUnderline"/>
          <w:highlight w:val="green"/>
        </w:rPr>
        <w:t>irrelevant</w:t>
      </w:r>
      <w:r w:rsidRPr="00CE746B">
        <w:rPr>
          <w:sz w:val="16"/>
        </w:rPr>
        <w:t xml:space="preserve">. After all, colonial logic relies on “the production of boundaries and hierarchies, zones and enclaves,” including “the classification of people according to different categories,” and “the manufacturing of a large reservoir of cultural imaginaries.”70 Immigrant activist and scholar, Harsha Walia contests this colonial logic and theorizes “border imperialism” as a better way to describe contemporary immigration policy and its complex power dynamics. Rather than conceiving of immigration as a normative domestic policy issue, the lens of </w:t>
      </w:r>
      <w:r w:rsidRPr="00D81639">
        <w:rPr>
          <w:rStyle w:val="StyleUnderline"/>
          <w:highlight w:val="green"/>
        </w:rPr>
        <w:t>border imperialism “focuses the conversation on the systemic structuring of global displacement and migration through and in collusion with capitalism</w:t>
      </w:r>
      <w:r w:rsidRPr="00CE746B">
        <w:rPr>
          <w:sz w:val="16"/>
        </w:rPr>
        <w:t xml:space="preserve">, colonial </w:t>
      </w:r>
      <w:r w:rsidRPr="00D81639">
        <w:rPr>
          <w:rStyle w:val="StyleUnderline"/>
          <w:highlight w:val="green"/>
        </w:rPr>
        <w:t>empire</w:t>
      </w:r>
      <w:r w:rsidRPr="00CE746B">
        <w:rPr>
          <w:sz w:val="16"/>
        </w:rPr>
        <w:t xml:space="preserve">, </w:t>
      </w:r>
      <w:r w:rsidRPr="00D81639">
        <w:rPr>
          <w:rStyle w:val="StyleUnderline"/>
          <w:highlight w:val="green"/>
        </w:rPr>
        <w:t>state building, and hierarchies of oppression</w:t>
      </w:r>
      <w:r w:rsidRPr="00CE746B">
        <w:rPr>
          <w:sz w:val="16"/>
        </w:rPr>
        <w:t xml:space="preserve">.”71 In this context, the </w:t>
      </w:r>
      <w:r w:rsidRPr="00D81639">
        <w:rPr>
          <w:rStyle w:val="StyleUnderline"/>
          <w:highlight w:val="green"/>
        </w:rPr>
        <w:t>violence</w:t>
      </w:r>
      <w:r w:rsidRPr="00CE746B">
        <w:rPr>
          <w:sz w:val="16"/>
        </w:rPr>
        <w:t xml:space="preserve"> associated with border and immigration policies (including asylum and refugee policy) “</w:t>
      </w:r>
      <w:r w:rsidRPr="00D81639">
        <w:rPr>
          <w:rStyle w:val="StyleUnderline"/>
          <w:highlight w:val="green"/>
        </w:rPr>
        <w:t xml:space="preserve">is a direct result of the violence of colonial displacements, capital circulations, </w:t>
      </w:r>
      <w:proofErr w:type="gramStart"/>
      <w:r w:rsidRPr="00D81639">
        <w:rPr>
          <w:rStyle w:val="StyleUnderline"/>
          <w:highlight w:val="green"/>
        </w:rPr>
        <w:t>labor</w:t>
      </w:r>
      <w:proofErr w:type="gramEnd"/>
      <w:r w:rsidRPr="00D81639">
        <w:rPr>
          <w:rStyle w:val="StyleUnderline"/>
          <w:highlight w:val="green"/>
        </w:rPr>
        <w:t xml:space="preserve"> stratifications</w:t>
      </w:r>
      <w:r w:rsidRPr="00CE746B">
        <w:rPr>
          <w:sz w:val="16"/>
        </w:rPr>
        <w:t xml:space="preserve"> in the global economy, </w:t>
      </w:r>
      <w:r w:rsidRPr="00D81639">
        <w:rPr>
          <w:rStyle w:val="StyleUnderline"/>
          <w:highlight w:val="green"/>
        </w:rPr>
        <w:t>and structural hierarchies</w:t>
      </w:r>
      <w:r w:rsidRPr="00CE746B">
        <w:rPr>
          <w:sz w:val="16"/>
        </w:rPr>
        <w:t xml:space="preserve"> of race, class, gender, ability, and citizenship status.”</w:t>
      </w:r>
      <w:proofErr w:type="gramStart"/>
      <w:r w:rsidRPr="00CE746B">
        <w:rPr>
          <w:sz w:val="16"/>
        </w:rPr>
        <w:t>72 Border imperialism</w:t>
      </w:r>
      <w:proofErr w:type="gramEnd"/>
      <w:r w:rsidRPr="00CE746B">
        <w:rPr>
          <w:sz w:val="16"/>
        </w:rPr>
        <w:t xml:space="preserve"> thus accounts for “the role of </w:t>
      </w:r>
      <w:r w:rsidRPr="00D81639">
        <w:rPr>
          <w:rStyle w:val="StyleUnderline"/>
          <w:highlight w:val="green"/>
        </w:rPr>
        <w:t>Western imperialism</w:t>
      </w:r>
      <w:r w:rsidRPr="00CE746B">
        <w:rPr>
          <w:sz w:val="16"/>
        </w:rPr>
        <w:t xml:space="preserve"> in </w:t>
      </w:r>
      <w:r w:rsidRPr="00D81639">
        <w:rPr>
          <w:rStyle w:val="StyleUnderline"/>
          <w:highlight w:val="green"/>
        </w:rPr>
        <w:t>dispossessing communities in order to secure land and resources for state and capitalist interests</w:t>
      </w:r>
      <w:r w:rsidRPr="00CE746B">
        <w:rPr>
          <w:sz w:val="16"/>
        </w:rPr>
        <w:t xml:space="preserve">, as well as the deliberately </w:t>
      </w:r>
      <w:r w:rsidRPr="00D81639">
        <w:rPr>
          <w:rStyle w:val="StyleUnderline"/>
          <w:highlight w:val="green"/>
        </w:rPr>
        <w:t>limited inclusion of bodies into Western states through processes of criminalization and racialization</w:t>
      </w:r>
      <w:r w:rsidRPr="00CE746B">
        <w:rPr>
          <w:sz w:val="16"/>
        </w:rPr>
        <w:t xml:space="preserve"> that </w:t>
      </w:r>
      <w:r w:rsidRPr="00D81639">
        <w:rPr>
          <w:rStyle w:val="StyleUnderline"/>
          <w:highlight w:val="green"/>
        </w:rPr>
        <w:t>justify</w:t>
      </w:r>
      <w:r w:rsidRPr="00CE746B">
        <w:rPr>
          <w:sz w:val="16"/>
        </w:rPr>
        <w:t xml:space="preserve"> the </w:t>
      </w:r>
      <w:r w:rsidRPr="00D81639">
        <w:rPr>
          <w:rStyle w:val="StyleUnderline"/>
          <w:highlight w:val="green"/>
        </w:rPr>
        <w:t>commoditization of</w:t>
      </w:r>
      <w:r w:rsidRPr="00CE746B">
        <w:rPr>
          <w:sz w:val="16"/>
        </w:rPr>
        <w:t xml:space="preserve"> their </w:t>
      </w:r>
      <w:r w:rsidRPr="00D81639">
        <w:rPr>
          <w:rStyle w:val="StyleUnderline"/>
          <w:highlight w:val="green"/>
        </w:rPr>
        <w:t>labor</w:t>
      </w:r>
      <w:r w:rsidRPr="00CE746B">
        <w:rPr>
          <w:sz w:val="16"/>
        </w:rPr>
        <w:t xml:space="preserve">.”73 In a similar way, Andrea Smith explains that immigration and asylum policy is connected to legacies of settler colonialism that “ultimately depends on an exclusivist concept of nation based on control and ownership of land and territory that is demarcated by borders.”74 Both Smith and Walia’s conception of </w:t>
      </w:r>
      <w:r w:rsidRPr="00D81639">
        <w:rPr>
          <w:rStyle w:val="StyleUnderline"/>
          <w:highlight w:val="green"/>
        </w:rPr>
        <w:t>immigration</w:t>
      </w:r>
      <w:r w:rsidRPr="00CE746B">
        <w:rPr>
          <w:sz w:val="16"/>
        </w:rPr>
        <w:t xml:space="preserve">/asylum/border </w:t>
      </w:r>
      <w:r w:rsidRPr="00D81639">
        <w:rPr>
          <w:rStyle w:val="StyleUnderline"/>
          <w:highlight w:val="green"/>
        </w:rPr>
        <w:t>politics acknowledges the responsibility of the liberal state</w:t>
      </w:r>
      <w:r w:rsidRPr="00CE746B">
        <w:rPr>
          <w:sz w:val="16"/>
        </w:rPr>
        <w:t xml:space="preserve">—and its objectives to maintain political-economic hiearchies it seeks to maintain— </w:t>
      </w:r>
      <w:r w:rsidRPr="00D81639">
        <w:rPr>
          <w:rStyle w:val="StyleUnderline"/>
          <w:highlight w:val="green"/>
        </w:rPr>
        <w:t>in the phenomenon of forced displacement</w:t>
      </w:r>
      <w:r w:rsidRPr="00CE746B">
        <w:rPr>
          <w:sz w:val="16"/>
        </w:rPr>
        <w:t xml:space="preserve"> around the world. Border imperialism is partially grounded in Andrea Smith’s critique of white supremacy as a major political framework guiding US policy. Her essay “Three Pillars of White Supremacy” accounts for the ways in which liberal </w:t>
      </w:r>
      <w:r w:rsidRPr="00D81639">
        <w:rPr>
          <w:rStyle w:val="StyleUnderline"/>
          <w:highlight w:val="green"/>
        </w:rPr>
        <w:t>notions of citizenship, nationhood, and cultural imaginaries are</w:t>
      </w:r>
      <w:r w:rsidRPr="00CE746B">
        <w:rPr>
          <w:sz w:val="16"/>
        </w:rPr>
        <w:t xml:space="preserve"> inextricably </w:t>
      </w:r>
      <w:r w:rsidRPr="00D81639">
        <w:rPr>
          <w:rStyle w:val="StyleUnderline"/>
          <w:highlight w:val="green"/>
        </w:rPr>
        <w:t>connected to legacies of imperialism, colonialism, and capitalist exploitation</w:t>
      </w:r>
      <w:r w:rsidRPr="00CE746B">
        <w:rPr>
          <w:sz w:val="16"/>
        </w:rPr>
        <w:t xml:space="preserve">. She argues that </w:t>
      </w:r>
      <w:r w:rsidRPr="00D81639">
        <w:rPr>
          <w:rStyle w:val="StyleUnderline"/>
          <w:highlight w:val="green"/>
        </w:rPr>
        <w:t>slaveability</w:t>
      </w:r>
      <w:r w:rsidRPr="00CE746B">
        <w:rPr>
          <w:sz w:val="16"/>
        </w:rPr>
        <w:t xml:space="preserve"> and anti-black racism </w:t>
      </w:r>
      <w:r w:rsidRPr="00D81639">
        <w:rPr>
          <w:rStyle w:val="StyleUnderline"/>
          <w:highlight w:val="green"/>
        </w:rPr>
        <w:t>applies a racial hierarchy to the system of capitalist commodification</w:t>
      </w:r>
      <w:r w:rsidRPr="00CE746B">
        <w:rPr>
          <w:sz w:val="16"/>
        </w:rPr>
        <w:t xml:space="preserve"> that positions Blackness as property; today that </w:t>
      </w:r>
      <w:r w:rsidRPr="00D81639">
        <w:rPr>
          <w:rStyle w:val="StyleUnderline"/>
          <w:highlight w:val="green"/>
        </w:rPr>
        <w:t>slaveability has been translated into criminalization</w:t>
      </w:r>
      <w:r w:rsidRPr="00CE746B">
        <w:rPr>
          <w:sz w:val="16"/>
        </w:rPr>
        <w:t xml:space="preserve">.75 </w:t>
      </w:r>
      <w:proofErr w:type="gramStart"/>
      <w:r w:rsidRPr="00D81639">
        <w:rPr>
          <w:rStyle w:val="StyleUnderline"/>
          <w:highlight w:val="green"/>
        </w:rPr>
        <w:t>The</w:t>
      </w:r>
      <w:proofErr w:type="gramEnd"/>
      <w:r w:rsidRPr="00D81639">
        <w:rPr>
          <w:rStyle w:val="StyleUnderline"/>
          <w:highlight w:val="green"/>
        </w:rPr>
        <w:t xml:space="preserve"> logic of genocide</w:t>
      </w:r>
      <w:r w:rsidRPr="006D03B6">
        <w:rPr>
          <w:rStyle w:val="StyleUnderline"/>
        </w:rPr>
        <w:t xml:space="preserve"> </w:t>
      </w:r>
      <w:r w:rsidRPr="00CE746B">
        <w:rPr>
          <w:sz w:val="16"/>
        </w:rPr>
        <w:t xml:space="preserve">and </w:t>
      </w:r>
      <w:r w:rsidRPr="00D81639">
        <w:rPr>
          <w:rStyle w:val="StyleUnderline"/>
          <w:highlight w:val="green"/>
        </w:rPr>
        <w:t>its assumption that indigenous peoples must</w:t>
      </w:r>
      <w:r w:rsidRPr="00CE746B">
        <w:rPr>
          <w:sz w:val="16"/>
        </w:rPr>
        <w:t xml:space="preserve"> always be </w:t>
      </w:r>
      <w:r w:rsidRPr="00D81639">
        <w:rPr>
          <w:rStyle w:val="StyleUnderline"/>
          <w:highlight w:val="green"/>
        </w:rPr>
        <w:t>disappear</w:t>
      </w:r>
      <w:r w:rsidRPr="00CE746B">
        <w:rPr>
          <w:sz w:val="16"/>
        </w:rPr>
        <w:t xml:space="preserve">ing serves as a second pillar of white supremacy, and </w:t>
      </w:r>
      <w:r w:rsidRPr="00D81639">
        <w:rPr>
          <w:rStyle w:val="StyleUnderline"/>
          <w:highlight w:val="green"/>
        </w:rPr>
        <w:t>is an anchor for colonialism</w:t>
      </w:r>
      <w:r w:rsidRPr="00CE746B">
        <w:rPr>
          <w:sz w:val="16"/>
        </w:rPr>
        <w:t xml:space="preserve">. The last pillar, the logic of Orientalism, follows that </w:t>
      </w:r>
      <w:r w:rsidRPr="00D81639">
        <w:rPr>
          <w:rStyle w:val="StyleUnderline"/>
          <w:highlight w:val="green"/>
        </w:rPr>
        <w:t>Western states mark “certain peoples or nations as inferior and as posing a constant threat to the well-being of empire</w:t>
      </w:r>
      <w:r w:rsidRPr="00CE746B">
        <w:rPr>
          <w:sz w:val="16"/>
        </w:rPr>
        <w:t xml:space="preserve">.”76 Smith posits that Orientalism indeed is evidenced in the anti-immigration movements: such logic justifies state to claim a constant state of war in order to protect against enemies.77 </w:t>
      </w:r>
      <w:proofErr w:type="gramStart"/>
      <w:r w:rsidRPr="00CE746B">
        <w:rPr>
          <w:sz w:val="16"/>
        </w:rPr>
        <w:t>The</w:t>
      </w:r>
      <w:proofErr w:type="gramEnd"/>
      <w:r w:rsidRPr="00CE746B">
        <w:rPr>
          <w:sz w:val="16"/>
        </w:rPr>
        <w:t xml:space="preserve"> </w:t>
      </w:r>
      <w:r w:rsidRPr="00D81639">
        <w:rPr>
          <w:rStyle w:val="StyleUnderline"/>
          <w:highlight w:val="green"/>
        </w:rPr>
        <w:t>production of a criminalized and outlawed “other</w:t>
      </w:r>
      <w:r w:rsidRPr="00CE746B">
        <w:rPr>
          <w:sz w:val="16"/>
        </w:rPr>
        <w:t xml:space="preserve">,” then, </w:t>
      </w:r>
      <w:r w:rsidRPr="00D81639">
        <w:rPr>
          <w:rStyle w:val="StyleUnderline"/>
          <w:highlight w:val="green"/>
        </w:rPr>
        <w:t>is fundamental to the construction of</w:t>
      </w:r>
      <w:r w:rsidRPr="00CE746B">
        <w:rPr>
          <w:sz w:val="16"/>
        </w:rPr>
        <w:t xml:space="preserve"> appropriate forms of US </w:t>
      </w:r>
      <w:r w:rsidRPr="00D81639">
        <w:rPr>
          <w:rStyle w:val="StyleUnderline"/>
          <w:highlight w:val="green"/>
        </w:rPr>
        <w:t>citizenship</w:t>
      </w:r>
      <w:r w:rsidRPr="00CE746B">
        <w:rPr>
          <w:sz w:val="16"/>
        </w:rPr>
        <w:t xml:space="preserve">. When </w:t>
      </w:r>
      <w:r w:rsidRPr="00D81639">
        <w:rPr>
          <w:rStyle w:val="StyleUnderline"/>
          <w:highlight w:val="green"/>
        </w:rPr>
        <w:t>these norms</w:t>
      </w:r>
      <w:r w:rsidRPr="00CE746B">
        <w:rPr>
          <w:sz w:val="16"/>
        </w:rPr>
        <w:t xml:space="preserve"> are invoked, they further </w:t>
      </w:r>
      <w:r w:rsidRPr="00D81639">
        <w:rPr>
          <w:rStyle w:val="StyleUnderline"/>
          <w:highlight w:val="green"/>
        </w:rPr>
        <w:t>degrade those populations excluded from the normative bounds of</w:t>
      </w:r>
      <w:r w:rsidRPr="00CE746B">
        <w:rPr>
          <w:sz w:val="16"/>
        </w:rPr>
        <w:t xml:space="preserve"> American </w:t>
      </w:r>
      <w:r w:rsidRPr="00D81639">
        <w:rPr>
          <w:rStyle w:val="StyleUnderline"/>
          <w:highlight w:val="green"/>
        </w:rPr>
        <w:t>social membership</w:t>
      </w:r>
      <w:r w:rsidRPr="00CE746B">
        <w:rPr>
          <w:sz w:val="16"/>
        </w:rPr>
        <w:t xml:space="preserve">. In this way, border imperialism helps to contextualize Morefield’s thesis about liberal imperialism within the specific context of asylum policy. This perspective is particularly helpful for conceiving of the links between contemporary economic exploitation, colonial dispossession of land, and criminalization as a form of social control. In the same vein, Juliet Stumpf argues that the </w:t>
      </w:r>
      <w:r w:rsidRPr="00D81639">
        <w:rPr>
          <w:rStyle w:val="StyleUnderline"/>
          <w:highlight w:val="green"/>
        </w:rPr>
        <w:t>state’s interest in restricting avenues for immigration and asylum are</w:t>
      </w:r>
      <w:r w:rsidRPr="00CE746B">
        <w:rPr>
          <w:sz w:val="16"/>
        </w:rPr>
        <w:t xml:space="preserve"> inevitably </w:t>
      </w:r>
      <w:r w:rsidRPr="00D81639">
        <w:rPr>
          <w:rStyle w:val="StyleUnderline"/>
          <w:highlight w:val="green"/>
        </w:rPr>
        <w:t>tied to the state’s motive to regulate social membership</w:t>
      </w:r>
      <w:r w:rsidRPr="00CE746B">
        <w:rPr>
          <w:sz w:val="16"/>
        </w:rPr>
        <w:t xml:space="preserve">.78 </w:t>
      </w:r>
      <w:r w:rsidRPr="00D81639">
        <w:rPr>
          <w:rStyle w:val="StyleUnderline"/>
          <w:highlight w:val="green"/>
        </w:rPr>
        <w:t>Using legal classifications to mark desirable national subjects</w:t>
      </w:r>
      <w:r w:rsidRPr="00CE746B">
        <w:rPr>
          <w:sz w:val="16"/>
        </w:rPr>
        <w:t xml:space="preserve"> via the application of asylum or legal immigration status, then, </w:t>
      </w:r>
      <w:r w:rsidRPr="00D81639">
        <w:rPr>
          <w:rStyle w:val="StyleUnderline"/>
          <w:highlight w:val="green"/>
        </w:rPr>
        <w:t>the state is able to enact a direct control over character and make up of the social and political body</w:t>
      </w:r>
      <w:r w:rsidRPr="00CE746B">
        <w:rPr>
          <w:sz w:val="16"/>
        </w:rPr>
        <w:t xml:space="preserve">.79 This process of exclusion is ultimately as much about the quality of membership for the national community as it is about the unworthiness of rejected migrants.80 Stumpf argues further that </w:t>
      </w:r>
      <w:r w:rsidRPr="00D81639">
        <w:rPr>
          <w:rStyle w:val="StyleUnderline"/>
          <w:highlight w:val="green"/>
        </w:rPr>
        <w:t>the notion of migrants necessarily reproduces an exclusive understanding of national identity</w:t>
      </w:r>
      <w:r w:rsidRPr="00CE746B">
        <w:rPr>
          <w:sz w:val="16"/>
        </w:rPr>
        <w:t xml:space="preserve">, even pro-immigration camps may be problematic for the ways they </w:t>
      </w:r>
      <w:r w:rsidRPr="00D81639">
        <w:rPr>
          <w:rStyle w:val="StyleUnderline"/>
          <w:highlight w:val="green"/>
        </w:rPr>
        <w:t>mobilize narratives about “good” immigrants and appeal to</w:t>
      </w:r>
      <w:r w:rsidRPr="00CE746B">
        <w:rPr>
          <w:sz w:val="16"/>
        </w:rPr>
        <w:t xml:space="preserve"> the same </w:t>
      </w:r>
      <w:r w:rsidRPr="00D81639">
        <w:rPr>
          <w:rStyle w:val="StyleUnderline"/>
          <w:highlight w:val="green"/>
        </w:rPr>
        <w:t>normative values of citizenship</w:t>
      </w:r>
      <w:r w:rsidRPr="00CE746B">
        <w:rPr>
          <w:sz w:val="16"/>
        </w:rPr>
        <w:t xml:space="preserve">, while simultaneously demonizing deviant or “bad” migrants, in order to increase their own political legitimacy in the US.81 Furthermore, </w:t>
      </w:r>
      <w:r w:rsidRPr="00D81639">
        <w:rPr>
          <w:rStyle w:val="StyleUnderline"/>
          <w:highlight w:val="green"/>
        </w:rPr>
        <w:t>discourses of US nationalism</w:t>
      </w:r>
      <w:r w:rsidRPr="00CE746B">
        <w:rPr>
          <w:sz w:val="16"/>
        </w:rPr>
        <w:t xml:space="preserve"> often </w:t>
      </w:r>
      <w:r w:rsidRPr="00D81639">
        <w:rPr>
          <w:rStyle w:val="StyleUnderline"/>
          <w:highlight w:val="green"/>
        </w:rPr>
        <w:t>follow a narrative that situates itself as the telos of modernity and civilization</w:t>
      </w:r>
      <w:r w:rsidRPr="00CE746B">
        <w:rPr>
          <w:sz w:val="16"/>
        </w:rPr>
        <w:t xml:space="preserve">, and thus </w:t>
      </w:r>
      <w:r w:rsidRPr="00D81639">
        <w:rPr>
          <w:rStyle w:val="StyleUnderline"/>
          <w:highlight w:val="green"/>
        </w:rPr>
        <w:t>immune to</w:t>
      </w:r>
      <w:r w:rsidRPr="00CE746B">
        <w:rPr>
          <w:sz w:val="16"/>
        </w:rPr>
        <w:t xml:space="preserve"> backwards </w:t>
      </w:r>
      <w:r w:rsidRPr="00D81639">
        <w:rPr>
          <w:rStyle w:val="StyleUnderline"/>
          <w:highlight w:val="green"/>
        </w:rPr>
        <w:t>ideas like colonialism or imperialism</w:t>
      </w:r>
      <w:r w:rsidRPr="00CE746B">
        <w:rPr>
          <w:sz w:val="16"/>
        </w:rPr>
        <w:t xml:space="preserve">. </w:t>
      </w:r>
      <w:r w:rsidRPr="00D81639">
        <w:rPr>
          <w:rStyle w:val="StyleUnderline"/>
          <w:highlight w:val="green"/>
        </w:rPr>
        <w:t>This self-image</w:t>
      </w:r>
      <w:r w:rsidRPr="00CE746B">
        <w:rPr>
          <w:sz w:val="16"/>
        </w:rPr>
        <w:t xml:space="preserve">, according to Butler, induces a kind of immunity to, and </w:t>
      </w:r>
      <w:r w:rsidRPr="00D81639">
        <w:rPr>
          <w:rStyle w:val="StyleUnderline"/>
          <w:highlight w:val="green"/>
        </w:rPr>
        <w:t>regulates public affect and responsiveness to</w:t>
      </w:r>
      <w:r w:rsidRPr="00CE746B">
        <w:rPr>
          <w:sz w:val="16"/>
        </w:rPr>
        <w:t xml:space="preserve"> state-sponsored and inflected </w:t>
      </w:r>
      <w:r w:rsidRPr="00D81639">
        <w:rPr>
          <w:rStyle w:val="StyleUnderline"/>
          <w:highlight w:val="green"/>
        </w:rPr>
        <w:t>violence abroad</w:t>
      </w:r>
      <w:r w:rsidRPr="00CE746B">
        <w:rPr>
          <w:sz w:val="16"/>
        </w:rPr>
        <w:t xml:space="preserve">.82 In this way, while US national subjects may feel horror or outrage to certain forms of violence, that affective response is ultimately and “implicitly divided between those for whom we feel urgent and unreasoned concern and those for whose lives and deaths simply do not touch us, or do not appear as lives at all.”83 Butler describes this phenomenon as a “schism” inherent to the identity of the US national; the schism thus allows the national subject to assume modes of defense and displacement in the name of sovereignty “to defend a border in one instance and violate it in another with impunity.”84 In other words, the schism helps to explain how on the one hand, the US can pursue highly interventionist and imperialist foreign policies, while on the other hand simultaneously reacting with policies of deterrence and exceptionalism towards increasing migration flows. This schismatic conception of US nationalism echoes Morefield’s discussion of the US as a liberal empire. Both analyses foreground a kind of exceptionalism that excludes US asylum policy from liberal standards of equality and impartiality and grant the state sweeping power to set the standards for membership and citizenship in ways that appear natural or within the bounds of sovereign rule. This </w:t>
      </w:r>
      <w:r w:rsidRPr="00D81639">
        <w:rPr>
          <w:rStyle w:val="StyleUnderline"/>
          <w:highlight w:val="green"/>
        </w:rPr>
        <w:t>schismatic conception of American nationalism</w:t>
      </w:r>
      <w:r w:rsidRPr="00CE746B">
        <w:rPr>
          <w:sz w:val="16"/>
        </w:rPr>
        <w:t xml:space="preserve">, according to Butler, </w:t>
      </w:r>
      <w:r w:rsidRPr="00D81639">
        <w:rPr>
          <w:rStyle w:val="StyleUnderline"/>
          <w:highlight w:val="green"/>
        </w:rPr>
        <w:t>functions through state mechanisms that regulate affective and moral responsiveness through</w:t>
      </w:r>
      <w:r w:rsidRPr="00CE746B">
        <w:rPr>
          <w:sz w:val="16"/>
        </w:rPr>
        <w:t xml:space="preserve"> prevailing socially-constructed norms of </w:t>
      </w:r>
      <w:r w:rsidRPr="00D81639">
        <w:rPr>
          <w:rStyle w:val="StyleUnderline"/>
          <w:highlight w:val="green"/>
        </w:rPr>
        <w:t>recognizablity</w:t>
      </w:r>
      <w:r w:rsidRPr="00CE746B">
        <w:rPr>
          <w:sz w:val="16"/>
        </w:rPr>
        <w:t xml:space="preserve">.85 </w:t>
      </w:r>
      <w:r w:rsidRPr="00D81639">
        <w:rPr>
          <w:rStyle w:val="StyleUnderline"/>
          <w:highlight w:val="green"/>
        </w:rPr>
        <w:t>When states mobilize nationalism as a framework</w:t>
      </w:r>
      <w:r w:rsidRPr="00CE746B">
        <w:rPr>
          <w:sz w:val="16"/>
        </w:rPr>
        <w:t xml:space="preserve"> through which to interpret and respond to forced migration, then, </w:t>
      </w:r>
      <w:r w:rsidRPr="00D81639">
        <w:rPr>
          <w:rStyle w:val="StyleUnderline"/>
          <w:highlight w:val="green"/>
        </w:rPr>
        <w:t>they sanction the differential distribution of grievability</w:t>
      </w:r>
      <w:r w:rsidRPr="00CE746B">
        <w:rPr>
          <w:sz w:val="16"/>
        </w:rPr>
        <w:t xml:space="preserve"> among “us” (and those who are like us) and others marked by their location outside of imagined social and national boundaries.86 To a certain extent, then, </w:t>
      </w:r>
      <w:r w:rsidRPr="00D81639">
        <w:rPr>
          <w:rStyle w:val="Emphasis"/>
          <w:highlight w:val="green"/>
        </w:rPr>
        <w:t>US foreign policy makers justify intervention through similar discourses of US exceptionalism</w:t>
      </w:r>
      <w:r w:rsidRPr="00CE746B">
        <w:rPr>
          <w:sz w:val="16"/>
        </w:rPr>
        <w:t xml:space="preserve">. Other populations deemed outside of the national community are merely either for or against us; and, </w:t>
      </w:r>
      <w:r w:rsidRPr="00D81639">
        <w:rPr>
          <w:rStyle w:val="StyleUnderline"/>
          <w:highlight w:val="green"/>
        </w:rPr>
        <w:t>those deemed too distant</w:t>
      </w:r>
      <w:r w:rsidRPr="00CE746B">
        <w:rPr>
          <w:sz w:val="16"/>
        </w:rPr>
        <w:t xml:space="preserve"> from “us” and our identity and values </w:t>
      </w:r>
      <w:r w:rsidRPr="00D81639">
        <w:rPr>
          <w:rStyle w:val="StyleUnderline"/>
          <w:highlight w:val="green"/>
        </w:rPr>
        <w:t>are</w:t>
      </w:r>
      <w:r w:rsidRPr="00CE746B">
        <w:rPr>
          <w:sz w:val="16"/>
        </w:rPr>
        <w:t xml:space="preserve"> ultimately </w:t>
      </w:r>
      <w:r w:rsidRPr="00D81639">
        <w:rPr>
          <w:rStyle w:val="StyleUnderline"/>
          <w:highlight w:val="green"/>
        </w:rPr>
        <w:t>targeted as enemies of states, not worthy of grievability</w:t>
      </w:r>
      <w:r w:rsidRPr="00CE746B">
        <w:rPr>
          <w:sz w:val="16"/>
        </w:rPr>
        <w:t xml:space="preserve">.87 Violent </w:t>
      </w:r>
      <w:r w:rsidRPr="00D81639">
        <w:rPr>
          <w:rStyle w:val="StyleUnderline"/>
          <w:highlight w:val="green"/>
        </w:rPr>
        <w:t>intervention or economic exploitation do not register among the population of insiders</w:t>
      </w:r>
      <w:r w:rsidRPr="00CE746B">
        <w:rPr>
          <w:sz w:val="16"/>
        </w:rPr>
        <w:t xml:space="preserve"> because the </w:t>
      </w:r>
      <w:r w:rsidRPr="00D81639">
        <w:rPr>
          <w:rStyle w:val="StyleUnderline"/>
          <w:highlight w:val="green"/>
        </w:rPr>
        <w:t>violence against the outsiders</w:t>
      </w:r>
      <w:r w:rsidRPr="00CE746B">
        <w:rPr>
          <w:sz w:val="16"/>
        </w:rPr>
        <w:t xml:space="preserve">, others, or enemies </w:t>
      </w:r>
      <w:r w:rsidRPr="00D81639">
        <w:rPr>
          <w:rStyle w:val="StyleUnderline"/>
          <w:highlight w:val="green"/>
        </w:rPr>
        <w:t>is</w:t>
      </w:r>
      <w:r w:rsidRPr="00CE746B">
        <w:rPr>
          <w:sz w:val="16"/>
        </w:rPr>
        <w:t xml:space="preserve"> morally </w:t>
      </w:r>
      <w:r w:rsidRPr="00D81639">
        <w:rPr>
          <w:rStyle w:val="StyleUnderline"/>
          <w:highlight w:val="green"/>
        </w:rPr>
        <w:t>justified through dominant state-centric conceptions of humanitarian ethics</w:t>
      </w:r>
      <w:r w:rsidRPr="00CE746B">
        <w:rPr>
          <w:sz w:val="16"/>
        </w:rPr>
        <w:t xml:space="preserve">.88 In other words, dominant frameworks of nationalism and exceptionalism rooted in this schism, justify the enduring historical blindness to the US’s contribution to “insecurity” abroad via imperial foreign policies. It also allows the state to continue its illiberal and restrictive asylum and immigration policies. While Butler hopes to deconstruct this binary of “us v. them” and replace it with a new conception of global responsibility rooted in a social ontology of interdependence, I am mainly interested in using her analysis to understand how </w:t>
      </w:r>
      <w:r w:rsidRPr="00D81639">
        <w:rPr>
          <w:rStyle w:val="StyleUnderline"/>
          <w:highlight w:val="green"/>
        </w:rPr>
        <w:t>nationalism can rationalize state violence and exclusion by mobilizing “us v. them” binaries</w:t>
      </w:r>
      <w:r w:rsidRPr="00CE746B">
        <w:rPr>
          <w:sz w:val="16"/>
        </w:rPr>
        <w:t xml:space="preserve">. </w:t>
      </w:r>
      <w:r w:rsidRPr="00D81639">
        <w:rPr>
          <w:rStyle w:val="StyleUnderline"/>
          <w:highlight w:val="green"/>
        </w:rPr>
        <w:t>The state’s ability to dictate immigration policy, and control the movement</w:t>
      </w:r>
      <w:r w:rsidRPr="003253AF">
        <w:rPr>
          <w:rStyle w:val="StyleUnderline"/>
        </w:rPr>
        <w:t xml:space="preserve"> </w:t>
      </w:r>
      <w:r w:rsidRPr="00CE746B">
        <w:rPr>
          <w:sz w:val="16"/>
        </w:rPr>
        <w:t xml:space="preserve">and differential treatment </w:t>
      </w:r>
      <w:r w:rsidRPr="00D81639">
        <w:rPr>
          <w:rStyle w:val="StyleUnderline"/>
          <w:highlight w:val="green"/>
        </w:rPr>
        <w:t>of</w:t>
      </w:r>
      <w:r w:rsidRPr="00CE746B">
        <w:rPr>
          <w:sz w:val="16"/>
        </w:rPr>
        <w:t xml:space="preserve"> non-national forced migrants (</w:t>
      </w:r>
      <w:r w:rsidRPr="00D81639">
        <w:rPr>
          <w:rStyle w:val="StyleUnderline"/>
          <w:highlight w:val="green"/>
        </w:rPr>
        <w:t>others</w:t>
      </w:r>
      <w:r w:rsidRPr="00CE746B">
        <w:rPr>
          <w:sz w:val="16"/>
        </w:rPr>
        <w:t xml:space="preserve">), </w:t>
      </w:r>
      <w:r w:rsidRPr="00D81639">
        <w:rPr>
          <w:rStyle w:val="StyleUnderline"/>
          <w:highlight w:val="green"/>
        </w:rPr>
        <w:t>exposes the ways the state uses biopolitical tools like systems of knowledge production via its authority over legal classifications of political/economic conditions and meanings of asylum</w:t>
      </w:r>
      <w:r w:rsidRPr="00CE746B">
        <w:rPr>
          <w:sz w:val="16"/>
        </w:rPr>
        <w:t>.89</w:t>
      </w:r>
    </w:p>
    <w:p w:rsidR="00810271" w:rsidRPr="00810271" w:rsidRDefault="00810271" w:rsidP="00810271"/>
    <w:p w:rsidR="00E97826" w:rsidRDefault="00E97826" w:rsidP="006B7A16">
      <w:pPr>
        <w:pStyle w:val="Heading3"/>
      </w:pPr>
      <w:r>
        <w:t>Link—SP2: Criminalization</w:t>
      </w:r>
    </w:p>
    <w:p w:rsidR="00E97826" w:rsidRDefault="00E97826" w:rsidP="00E97826">
      <w:pPr>
        <w:pStyle w:val="Heading4"/>
      </w:pPr>
      <w:r>
        <w:t>The affirmatives attempt to de-criminalize legal immigrants reinforces that illegal immigrants need to be criminalized. This logic continues exploitation, scapegoating, and control systems that undermines worker unity and masks the crisis of capitalism</w:t>
      </w:r>
    </w:p>
    <w:p w:rsidR="00E97826" w:rsidRPr="00992755" w:rsidRDefault="00E97826" w:rsidP="00E97826">
      <w:pPr>
        <w:rPr>
          <w:sz w:val="18"/>
        </w:rPr>
      </w:pPr>
      <w:proofErr w:type="gramStart"/>
      <w:r w:rsidRPr="00992755">
        <w:rPr>
          <w:rStyle w:val="Style13ptBold"/>
        </w:rPr>
        <w:t>Robinson and Santos 14</w:t>
      </w:r>
      <w:r>
        <w:t xml:space="preserve"> </w:t>
      </w:r>
      <w:r w:rsidRPr="00992755">
        <w:rPr>
          <w:sz w:val="18"/>
        </w:rPr>
        <w:t>(William Robinson – professor at the university of California Santa Barbara.</w:t>
      </w:r>
      <w:proofErr w:type="gramEnd"/>
      <w:r w:rsidRPr="00992755">
        <w:rPr>
          <w:sz w:val="18"/>
        </w:rPr>
        <w:t xml:space="preserve"> Xuan Santos – professor at California state university in San Marcos. “Global Capitalism, Immigrant Labor, and the Struggle for Justice”, 2014, page 3)</w:t>
      </w:r>
      <w:r>
        <w:rPr>
          <w:sz w:val="18"/>
        </w:rPr>
        <w:t xml:space="preserve"> // Postman</w:t>
      </w:r>
    </w:p>
    <w:p w:rsidR="00E97826" w:rsidRPr="00E97826" w:rsidRDefault="00E97826" w:rsidP="00E97826">
      <w:pPr>
        <w:rPr>
          <w:sz w:val="16"/>
        </w:rPr>
      </w:pPr>
      <w:r w:rsidRPr="00AF684C">
        <w:rPr>
          <w:sz w:val="16"/>
        </w:rPr>
        <w:t xml:space="preserve">As we shall discuss in this article, </w:t>
      </w:r>
      <w:r w:rsidRPr="00AF684C">
        <w:rPr>
          <w:rStyle w:val="StyleUnderline"/>
        </w:rPr>
        <w:t xml:space="preserve">the massive </w:t>
      </w:r>
      <w:r w:rsidRPr="00D81639">
        <w:rPr>
          <w:rStyle w:val="StyleUnderline"/>
          <w:highlight w:val="green"/>
        </w:rPr>
        <w:t>displacement and</w:t>
      </w:r>
      <w:r w:rsidRPr="00AF684C">
        <w:rPr>
          <w:rStyle w:val="StyleUnderline"/>
        </w:rPr>
        <w:t xml:space="preserve"> primitive </w:t>
      </w:r>
      <w:r w:rsidRPr="00D81639">
        <w:rPr>
          <w:rStyle w:val="StyleUnderline"/>
          <w:highlight w:val="green"/>
        </w:rPr>
        <w:t>accumulation</w:t>
      </w:r>
      <w:r w:rsidRPr="00AF684C">
        <w:rPr>
          <w:rStyle w:val="StyleUnderline"/>
        </w:rPr>
        <w:t xml:space="preserve"> unleashed by free trade agreements and neo-liberal policies, as well as state and “private” violence </w:t>
      </w:r>
      <w:r w:rsidRPr="00D81639">
        <w:rPr>
          <w:rStyle w:val="StyleUnderline"/>
          <w:highlight w:val="green"/>
        </w:rPr>
        <w:t>has resulted in a virtually inexhaustible immigrant labor reserve for the global economy</w:t>
      </w:r>
      <w:r w:rsidRPr="00AF684C">
        <w:rPr>
          <w:sz w:val="16"/>
        </w:rPr>
        <w:t xml:space="preserve">.  In turn, repressive state controls over immigration and migrant labor have several functions for the system.  First, </w:t>
      </w:r>
      <w:r w:rsidRPr="00D81639">
        <w:rPr>
          <w:rStyle w:val="StyleUnderline"/>
          <w:highlight w:val="green"/>
        </w:rPr>
        <w:t>state repression and criminalization of undocumented immigration make these immigrants vulnerable and deportable, and therefore subject to conditions of super-exploitation, super-control and hypersurveillance</w:t>
      </w:r>
      <w:r w:rsidRPr="00D81639">
        <w:rPr>
          <w:sz w:val="16"/>
          <w:highlight w:val="green"/>
        </w:rPr>
        <w:t>.</w:t>
      </w:r>
      <w:r w:rsidRPr="00AF684C">
        <w:rPr>
          <w:sz w:val="16"/>
        </w:rPr>
        <w:t xml:space="preserve">  Second, </w:t>
      </w:r>
      <w:r w:rsidRPr="00AF684C">
        <w:rPr>
          <w:rStyle w:val="StyleUnderline"/>
        </w:rPr>
        <w:t>anti-immigrant repressive apparatuses and social control systems are themselves ever more important sources of accumulation,</w:t>
      </w:r>
      <w:r w:rsidRPr="00AF684C">
        <w:rPr>
          <w:sz w:val="16"/>
        </w:rPr>
        <w:t xml:space="preserve"> ranging from private, forprofit immigrant detention centers, to the militarization of borders, and the purchase by states of military hardware and systems of surveillance.  Third, </w:t>
      </w:r>
      <w:r w:rsidRPr="00D81639">
        <w:rPr>
          <w:rStyle w:val="StyleUnderline"/>
          <w:highlight w:val="green"/>
        </w:rPr>
        <w:t>the anti-immigrant policies associated with repressive state apparatuses help turn attention away from the crisis of global capitalism among more privileged sectors of the working class</w:t>
      </w:r>
      <w:r w:rsidRPr="00AF684C">
        <w:rPr>
          <w:sz w:val="16"/>
        </w:rPr>
        <w:t xml:space="preserve">, such as middle layers in the global South or white workers in the North, </w:t>
      </w:r>
      <w:r w:rsidRPr="00D81639">
        <w:rPr>
          <w:rStyle w:val="StyleUnderline"/>
          <w:highlight w:val="green"/>
        </w:rPr>
        <w:t>and convert immigrant workers into scapegoats for the crisis, thus deflecting attention from the root causes of the crisis and undermining working class unity</w:t>
      </w:r>
      <w:r w:rsidRPr="00AF684C">
        <w:rPr>
          <w:rStyle w:val="StyleUnderline"/>
        </w:rPr>
        <w:t>. The story of immigrant labor in the twenty-first century is therefore absolutely central to that of the new global capitalism</w:t>
      </w:r>
      <w:r w:rsidRPr="00AF684C">
        <w:rPr>
          <w:sz w:val="16"/>
        </w:rPr>
        <w:t xml:space="preserve"> and also to that of the struggles of the global working class for justice and emancipation.  This article will reflect on a portion of this story with a particular focus on structural and historical underpinnings of the phenomenon of immigrant labor in the new global capitalist system and on the United States as an illustration of the larger worldwide situation with regard to migration and immigrant justice.</w:t>
      </w:r>
    </w:p>
    <w:p w:rsidR="00810271" w:rsidRDefault="00810271" w:rsidP="006B7A16">
      <w:pPr>
        <w:pStyle w:val="Heading3"/>
      </w:pPr>
      <w:r>
        <w:t>Link—SP2: Humanitarianism</w:t>
      </w:r>
    </w:p>
    <w:p w:rsidR="00810271" w:rsidRDefault="00810271" w:rsidP="00810271">
      <w:pPr>
        <w:pStyle w:val="Heading4"/>
      </w:pPr>
      <w:r>
        <w:t>By framing refugee and asylum seeker struggles as crises, humanitarian discourses reinforce the conception of asylum seekers as a problem that must be ordered and be made visible by marking the bodies as unstable, chaotic and risky while reducing them to bare life to manage them</w:t>
      </w:r>
    </w:p>
    <w:p w:rsidR="00810271" w:rsidRDefault="00810271" w:rsidP="00810271">
      <w:proofErr w:type="gramStart"/>
      <w:r w:rsidRPr="003253AF">
        <w:rPr>
          <w:rStyle w:val="Style13ptBold"/>
        </w:rPr>
        <w:t>Stone 2014</w:t>
      </w:r>
      <w:r>
        <w:t xml:space="preserve"> (Stone, Julia Florence.</w:t>
      </w:r>
      <w:proofErr w:type="gramEnd"/>
      <w:r>
        <w:t xml:space="preserve"> </w:t>
      </w:r>
      <w:proofErr w:type="gramStart"/>
      <w:r>
        <w:t>“Interrogating ‘Refugeeness’: the Imperial Legacies in U.S. Asylum Policy and International Humanitarian Frameworks.”</w:t>
      </w:r>
      <w:proofErr w:type="gramEnd"/>
      <w:r>
        <w:t xml:space="preserve"> Whitman College, 14 May 2014, arminda.whitman.edu/cgi/viewcontent.cgi?article=1213&amp;context=</w:t>
      </w:r>
      <w:proofErr w:type="gramStart"/>
      <w:r>
        <w:t>theses .</w:t>
      </w:r>
      <w:proofErr w:type="gramEnd"/>
      <w:r>
        <w:t xml:space="preserve"> </w:t>
      </w:r>
      <w:proofErr w:type="gramStart"/>
      <w:r>
        <w:t>pp.40-41</w:t>
      </w:r>
      <w:proofErr w:type="gramEnd"/>
      <w:r>
        <w:t>) //LFP</w:t>
      </w:r>
    </w:p>
    <w:p w:rsidR="00810271" w:rsidRPr="00A779BC" w:rsidRDefault="00810271" w:rsidP="00810271">
      <w:pPr>
        <w:rPr>
          <w:sz w:val="16"/>
        </w:rPr>
      </w:pPr>
      <w:r w:rsidRPr="00A779BC">
        <w:rPr>
          <w:sz w:val="16"/>
        </w:rPr>
        <w:t xml:space="preserve">Furthermore, </w:t>
      </w:r>
      <w:r w:rsidRPr="00D81639">
        <w:rPr>
          <w:rStyle w:val="StyleUnderline"/>
          <w:highlight w:val="green"/>
        </w:rPr>
        <w:t>humanitarian discourses frame discussions of refugees in terms of “crises” that states must ban together to solve</w:t>
      </w:r>
      <w:r w:rsidRPr="00A779BC">
        <w:rPr>
          <w:sz w:val="16"/>
        </w:rPr>
        <w:t xml:space="preserve">. Nyers identifies that humanitarian organizations reinforce this normative framework by defining refugeeness as an episodic, temporary problem that ultimately can be solved by bringing the stateless back into order.117 </w:t>
      </w:r>
      <w:r w:rsidRPr="00D81639">
        <w:rPr>
          <w:rStyle w:val="StyleUnderline"/>
          <w:highlight w:val="green"/>
        </w:rPr>
        <w:t>Order</w:t>
      </w:r>
      <w:r w:rsidRPr="00A779BC">
        <w:rPr>
          <w:sz w:val="16"/>
        </w:rPr>
        <w:t xml:space="preserve"> in this way </w:t>
      </w:r>
      <w:r w:rsidRPr="00D81639">
        <w:rPr>
          <w:rStyle w:val="StyleUnderline"/>
          <w:highlight w:val="green"/>
        </w:rPr>
        <w:t>is defined by an international system of states in which citizenship</w:t>
      </w:r>
      <w:r w:rsidRPr="00A779BC">
        <w:rPr>
          <w:sz w:val="16"/>
        </w:rPr>
        <w:t xml:space="preserve"> (with the assumption of national belonging) </w:t>
      </w:r>
      <w:r w:rsidRPr="00D81639">
        <w:rPr>
          <w:rStyle w:val="StyleUnderline"/>
          <w:highlight w:val="green"/>
        </w:rPr>
        <w:t>is the only authentic political identity</w:t>
      </w:r>
      <w:r w:rsidRPr="00A779BC">
        <w:rPr>
          <w:sz w:val="16"/>
        </w:rPr>
        <w:t xml:space="preserve">. For example, while acknowledging that migrants risk their lives “every day in desperate attempts to find safety or a better life,” the UNHCR still maintains its mission is to protect those refugees and asylum-seekers tangled within these greater migration flows.118 These </w:t>
      </w:r>
      <w:r w:rsidRPr="00D81639">
        <w:rPr>
          <w:rStyle w:val="StyleUnderline"/>
          <w:highlight w:val="green"/>
        </w:rPr>
        <w:t>crisis frameworks rely on certain systems of classification that positions the refugee as a marker of instability, chaos, and induces a sense of risk</w:t>
      </w:r>
      <w:r w:rsidRPr="00A779BC">
        <w:rPr>
          <w:sz w:val="16"/>
        </w:rPr>
        <w:t xml:space="preserve"> to the otherwise ordered system of nation-states. Indeed Nyers writes that humanitarian organizations actually </w:t>
      </w:r>
      <w:r w:rsidRPr="00D81639">
        <w:rPr>
          <w:rStyle w:val="StyleUnderline"/>
          <w:highlight w:val="green"/>
        </w:rPr>
        <w:t>privilege solutions that “focus on returning to refugees statist identities so as to restore the conditions under which they may once again enjoy a properly “human” life as citizens</w:t>
      </w:r>
      <w:r w:rsidRPr="00A779BC">
        <w:rPr>
          <w:sz w:val="16"/>
        </w:rPr>
        <w:t xml:space="preserve">.”119 In this way, humanitarianism’s </w:t>
      </w:r>
      <w:r w:rsidRPr="00D81639">
        <w:rPr>
          <w:rStyle w:val="StyleUnderline"/>
          <w:highlight w:val="green"/>
        </w:rPr>
        <w:t>claims to neutrality and impartiality</w:t>
      </w:r>
      <w:r w:rsidRPr="00A779BC">
        <w:rPr>
          <w:sz w:val="16"/>
        </w:rPr>
        <w:t xml:space="preserve"> through an invocation of a universal common global civil society “tends to </w:t>
      </w:r>
      <w:r w:rsidRPr="00D81639">
        <w:rPr>
          <w:rStyle w:val="StyleUnderline"/>
          <w:highlight w:val="green"/>
        </w:rPr>
        <w:t>undermine the way the theory of state sovereignty produces this option in the first place</w:t>
      </w:r>
      <w:r w:rsidRPr="00A779BC">
        <w:rPr>
          <w:sz w:val="16"/>
        </w:rPr>
        <w:t>.”120 The idea that humanitarianism is autonomous, that it is and has always been “separated from the vicissitudes of political life” is ultimately an impossibility.121 Instead “</w:t>
      </w:r>
      <w:r w:rsidRPr="00D81639">
        <w:rPr>
          <w:rStyle w:val="StyleUnderline"/>
          <w:highlight w:val="green"/>
        </w:rPr>
        <w:t>humanitarianism is an inherently political concept, and one that is always already implicated in a relation of violence</w:t>
      </w:r>
      <w:r w:rsidRPr="00A779BC">
        <w:rPr>
          <w:sz w:val="16"/>
        </w:rPr>
        <w:t xml:space="preserve">.”122 Refugee identities, then, play an important role in the state’s monopoly over how we think of and deal with displaced people because of the way </w:t>
      </w:r>
      <w:r w:rsidRPr="00D81639">
        <w:rPr>
          <w:rStyle w:val="StyleUnderline"/>
          <w:highlight w:val="green"/>
        </w:rPr>
        <w:t>the language of humanitarianism attempts to neutralize or depoliticize their plight</w:t>
      </w:r>
      <w:r w:rsidRPr="00A779BC">
        <w:rPr>
          <w:sz w:val="16"/>
        </w:rPr>
        <w:t xml:space="preserve">. In other words, </w:t>
      </w:r>
      <w:r w:rsidRPr="00D81639">
        <w:rPr>
          <w:rStyle w:val="StyleUnderline"/>
          <w:highlight w:val="green"/>
        </w:rPr>
        <w:t>humanitarian frameworks</w:t>
      </w:r>
      <w:r w:rsidRPr="00A779BC">
        <w:rPr>
          <w:sz w:val="16"/>
        </w:rPr>
        <w:t xml:space="preserve"> actually </w:t>
      </w:r>
      <w:r w:rsidRPr="00D81639">
        <w:rPr>
          <w:rStyle w:val="StyleUnderline"/>
          <w:highlight w:val="green"/>
        </w:rPr>
        <w:t>aid in preserving this highly asymmetrical political relationship</w:t>
      </w:r>
      <w:r w:rsidRPr="00A779BC">
        <w:rPr>
          <w:sz w:val="16"/>
        </w:rPr>
        <w:t xml:space="preserve"> between refugee/migrant receiving states and the refugee/migrant populations and the states they left. Mamdani argues that </w:t>
      </w:r>
      <w:r w:rsidRPr="00D81639">
        <w:rPr>
          <w:rStyle w:val="StyleUnderline"/>
          <w:highlight w:val="green"/>
        </w:rPr>
        <w:t>this kind of depoliticization of humanitarian responses or refugee assistance can be traced to past discourses of paternalism</w:t>
      </w:r>
      <w:r w:rsidRPr="00A779BC">
        <w:rPr>
          <w:sz w:val="16"/>
        </w:rPr>
        <w:t xml:space="preserve"> used to describe colonial-colonized relationships.123 </w:t>
      </w:r>
      <w:proofErr w:type="gramStart"/>
      <w:r w:rsidRPr="00A779BC">
        <w:rPr>
          <w:sz w:val="16"/>
        </w:rPr>
        <w:t>Consequently</w:t>
      </w:r>
      <w:proofErr w:type="gramEnd"/>
      <w:r w:rsidRPr="00A779BC">
        <w:rPr>
          <w:sz w:val="16"/>
        </w:rPr>
        <w:t>, “</w:t>
      </w:r>
      <w:r w:rsidRPr="00D81639">
        <w:rPr>
          <w:rStyle w:val="StyleUnderline"/>
          <w:highlight w:val="green"/>
        </w:rPr>
        <w:t>humanitarianism</w:t>
      </w:r>
      <w:r w:rsidRPr="00A779BC">
        <w:rPr>
          <w:sz w:val="16"/>
        </w:rPr>
        <w:t xml:space="preserve"> does not claim to reinforce agency, only to </w:t>
      </w:r>
      <w:r w:rsidRPr="00D81639">
        <w:rPr>
          <w:rStyle w:val="StyleUnderline"/>
          <w:highlight w:val="green"/>
        </w:rPr>
        <w:t>sustain bare life.</w:t>
      </w:r>
      <w:r w:rsidRPr="00A779BC">
        <w:rPr>
          <w:sz w:val="16"/>
        </w:rPr>
        <w:t xml:space="preserve"> If anything, its tendency is to promote dependence.”124</w:t>
      </w:r>
    </w:p>
    <w:p w:rsidR="00810271" w:rsidRPr="00810271" w:rsidRDefault="00810271" w:rsidP="00810271"/>
    <w:p w:rsidR="006B7A16" w:rsidRDefault="006B7A16" w:rsidP="006B7A16">
      <w:pPr>
        <w:pStyle w:val="Heading3"/>
      </w:pPr>
      <w:r>
        <w:t>Link—SP3: Ks of Sovereignty</w:t>
      </w:r>
    </w:p>
    <w:p w:rsidR="006B7A16" w:rsidRPr="00FC5BEE" w:rsidRDefault="006B7A16" w:rsidP="006B7A16"/>
    <w:p w:rsidR="006B7A16" w:rsidRPr="001A6E37" w:rsidRDefault="006B7A16" w:rsidP="006B7A16">
      <w:pPr>
        <w:pStyle w:val="Heading4"/>
      </w:pPr>
      <w:r>
        <w:t xml:space="preserve">The 1AC has fallen into the trap of empire—in their critique of sovereignty, their affirmation brings us to a sovereignless global order controlled by capitalist elites in the Global North. The impact is dispossession, impoverishment, and mass poverty. </w:t>
      </w:r>
    </w:p>
    <w:p w:rsidR="006B7A16" w:rsidRDefault="006B7A16" w:rsidP="006B7A16">
      <w:r w:rsidRPr="006B6152">
        <w:rPr>
          <w:rStyle w:val="Style13ptBold"/>
        </w:rPr>
        <w:t>SCREPANTI, 14</w:t>
      </w:r>
      <w:r>
        <w:t xml:space="preserve"> – Professor of Political Economy at the University of Siena (Ernesto, “Global Imperialism and the Great Crisis: The Uncertain Future of Capitalism,” MONTHLY REVIEW PRESS, 2014)//BL </w:t>
      </w:r>
    </w:p>
    <w:p w:rsidR="006B7A16" w:rsidRPr="001A6E37" w:rsidRDefault="006B7A16" w:rsidP="006B7A16">
      <w:pPr>
        <w:rPr>
          <w:sz w:val="16"/>
        </w:rPr>
      </w:pPr>
      <w:r w:rsidRPr="00A43D8E">
        <w:rPr>
          <w:rStyle w:val="StyleUnderline"/>
        </w:rPr>
        <w:t>At the root of this crisis lies a social contradiction that the economic policies of the advanced countries are incapable of resolving</w:t>
      </w:r>
      <w:r w:rsidRPr="001A6E37">
        <w:rPr>
          <w:sz w:val="16"/>
        </w:rPr>
        <w:t xml:space="preserve">. Globalization, through the social, fiscal, and environmental dumping enacted by emerging countries, reduces the income and consumption of workers in advanced countries in a way that no fiscal policy can counter without drawing heavily on profits. Income distribution and balances of power increasingly tend to change to the detriment of the working class. It is difficult to believe that social peace can be maintained for long under these conditions. </w:t>
      </w:r>
      <w:r w:rsidRPr="00D81639">
        <w:rPr>
          <w:rStyle w:val="StyleUnderline"/>
          <w:highlight w:val="green"/>
        </w:rPr>
        <w:t>The last two decades in the history of capitalism can be seen as a phase of transition toward the full achievement of global imperialism: a historical phase characterized by growing social conflicts and financial instability</w:t>
      </w:r>
      <w:r w:rsidRPr="001A6E37">
        <w:rPr>
          <w:sz w:val="16"/>
        </w:rPr>
        <w:t xml:space="preserve">. The 2007–13 </w:t>
      </w:r>
      <w:proofErr w:type="gramStart"/>
      <w:r w:rsidRPr="001A6E37">
        <w:rPr>
          <w:sz w:val="16"/>
        </w:rPr>
        <w:t>crisis</w:t>
      </w:r>
      <w:proofErr w:type="gramEnd"/>
      <w:r w:rsidRPr="001A6E37">
        <w:rPr>
          <w:sz w:val="16"/>
        </w:rPr>
        <w:t xml:space="preserve"> can be expected to accelerate the process of globalization. It has revealed the limits and contradictions of two models of economic policy and global governance followed since the mid-1990s, and reestablished the supremacy of the “markets” and multinational capital over nationalist policies. Moreover, </w:t>
      </w:r>
      <w:r w:rsidRPr="00D81639">
        <w:rPr>
          <w:rStyle w:val="StyleUnderline"/>
          <w:highlight w:val="green"/>
        </w:rPr>
        <w:t>the crisis has highlighted the fact that big capital does not need the political governance of old-fashioned imperial states in order to expand its empire</w:t>
      </w:r>
      <w:r w:rsidRPr="001A6E37">
        <w:rPr>
          <w:rStyle w:val="StyleUnderline"/>
        </w:rPr>
        <w:t>.</w:t>
      </w:r>
      <w:r w:rsidRPr="001A6E37">
        <w:rPr>
          <w:sz w:val="16"/>
        </w:rPr>
        <w:t xml:space="preserve"> </w:t>
      </w:r>
      <w:r w:rsidRPr="00D81639">
        <w:rPr>
          <w:rStyle w:val="StyleUnderline"/>
          <w:highlight w:val="green"/>
        </w:rPr>
        <w:t xml:space="preserve">Instead it aspires to </w:t>
      </w:r>
      <w:r w:rsidRPr="00D81639">
        <w:rPr>
          <w:rStyle w:val="Emphasis"/>
          <w:highlight w:val="green"/>
        </w:rPr>
        <w:t>sovereignless global governance</w:t>
      </w:r>
      <w:r w:rsidRPr="00D81639">
        <w:rPr>
          <w:rStyle w:val="StyleUnderline"/>
          <w:highlight w:val="green"/>
        </w:rPr>
        <w:t>, in which national political governments submit to the needs of accumulation in the global market.</w:t>
      </w:r>
      <w:r w:rsidRPr="001A6E37">
        <w:rPr>
          <w:sz w:val="16"/>
        </w:rPr>
        <w:t xml:space="preserve"> </w:t>
      </w:r>
      <w:r w:rsidRPr="00D81639">
        <w:rPr>
          <w:rStyle w:val="StyleUnderline"/>
          <w:highlight w:val="green"/>
        </w:rPr>
        <w:t>There is no doubt that globalization is working to realize the capitalist utopia of the minimal state</w:t>
      </w:r>
      <w:r w:rsidRPr="001A6E37">
        <w:rPr>
          <w:sz w:val="16"/>
        </w:rPr>
        <w:t xml:space="preserve"> (Beck, 2000, 3). This does not mean a complete absence of the state. It means that individual states are compelled to give up the role of national collective capitalist and subordinate their domestic policies to the interests of big multinational capital, especially by playing the role of local social gendarme. If and when this policy model is achieved, the fundamental contradictions of the global empire may well explode with all their destructive force. I am not talking about inter-imperial contradictions. Interstate rivalries continue to exist, but they are not disruptive as long as national policies are conditioned by multinational capital and its “markets.” This kind of conditioning is becoming ever more effective with the growth in number and size of big firms, and especially the growth of multinationals based in emerging countries. On the other hand, with the rise of such multinationals the very distinction between Center and Periphery tends to be blurred. </w:t>
      </w:r>
      <w:r w:rsidRPr="001A6E37">
        <w:rPr>
          <w:rStyle w:val="StyleUnderline"/>
        </w:rPr>
        <w:t>At least one trend seems clear: in the near future China and other big emerging countries will have joined the imperial Center.</w:t>
      </w:r>
      <w:r w:rsidRPr="001A6E37">
        <w:rPr>
          <w:sz w:val="16"/>
        </w:rPr>
        <w:t xml:space="preserve"> As a consequence, interstate rivalries might be heightened, but, at the same time, </w:t>
      </w:r>
      <w:r w:rsidRPr="00D81639">
        <w:rPr>
          <w:rStyle w:val="StyleUnderline"/>
          <w:highlight w:val="green"/>
        </w:rPr>
        <w:t>multinational capital will become more powerful and its ability to condition state policies will grow.</w:t>
      </w:r>
      <w:r w:rsidRPr="001A6E37">
        <w:rPr>
          <w:sz w:val="16"/>
        </w:rPr>
        <w:t xml:space="preserve"> </w:t>
      </w:r>
      <w:r w:rsidRPr="001A6E37">
        <w:rPr>
          <w:rStyle w:val="StyleUnderline"/>
        </w:rPr>
        <w:t>The fundamental contradictions are two, but tend to merge into one</w:t>
      </w:r>
      <w:r w:rsidRPr="001A6E37">
        <w:rPr>
          <w:sz w:val="16"/>
        </w:rPr>
        <w:t xml:space="preserve">.132 </w:t>
      </w:r>
      <w:r w:rsidRPr="001A6E37">
        <w:rPr>
          <w:rStyle w:val="StyleUnderline"/>
        </w:rPr>
        <w:t>The first is the opposition between the (enlarged) Center and the Periphery of the empire: between the countries where the dominant capitalist class lives and the South of the world, where the vast mass of human and natural resources pillaged by global capital are located</w:t>
      </w:r>
      <w:r w:rsidRPr="001A6E37">
        <w:rPr>
          <w:sz w:val="16"/>
        </w:rPr>
        <w:t xml:space="preserve">. </w:t>
      </w:r>
      <w:r w:rsidRPr="001A6E37">
        <w:rPr>
          <w:rStyle w:val="StyleUnderline"/>
        </w:rPr>
        <w:t>The disciplinary processes through which surplus value and wealth are extracted from the South and transferred to the North are well known.</w:t>
      </w:r>
      <w:r w:rsidRPr="001A6E37">
        <w:rPr>
          <w:sz w:val="16"/>
        </w:rPr>
        <w:t xml:space="preserve"> I dealt with these in chapter 3 and will not go back to them now. Here I only want to reiterate that </w:t>
      </w:r>
      <w:r w:rsidRPr="001A6E37">
        <w:rPr>
          <w:rStyle w:val="StyleUnderline"/>
        </w:rPr>
        <w:t>these processes are not based solely on the traditional mechanisms of post-colonial economic exploitation</w:t>
      </w:r>
      <w:r w:rsidRPr="001A6E37">
        <w:rPr>
          <w:sz w:val="16"/>
        </w:rPr>
        <w:t xml:space="preserve">, such as unequal exchange. Instead, </w:t>
      </w:r>
      <w:r w:rsidRPr="00D81639">
        <w:rPr>
          <w:rStyle w:val="StyleUnderline"/>
          <w:highlight w:val="green"/>
        </w:rPr>
        <w:t>they work through processes of destruction of traditional cultures and institutions</w:t>
      </w:r>
      <w:r w:rsidRPr="001A6E37">
        <w:rPr>
          <w:sz w:val="16"/>
        </w:rPr>
        <w:t xml:space="preserve">. These processes aim to create the conditions for the penetration of exploited countries by the modern capitalist system. </w:t>
      </w:r>
      <w:r w:rsidRPr="001A6E37">
        <w:rPr>
          <w:rStyle w:val="StyleUnderline"/>
        </w:rPr>
        <w:t>Global capitalism not only exports goods and money, but also tends to export firms and ideologies, and indeed to export itself as an exclusive mode of production</w:t>
      </w:r>
      <w:r w:rsidRPr="001A6E37">
        <w:rPr>
          <w:sz w:val="16"/>
        </w:rPr>
        <w:t xml:space="preserve">. </w:t>
      </w:r>
      <w:r w:rsidRPr="001A6E37">
        <w:rPr>
          <w:rStyle w:val="StyleUnderline"/>
        </w:rPr>
        <w:t>Thus the masses of the “wretched of the earth” in Asia, South America, and Africa tend to become masses of modern proletarians</w:t>
      </w:r>
      <w:r w:rsidRPr="001A6E37">
        <w:rPr>
          <w:sz w:val="16"/>
        </w:rPr>
        <w:t xml:space="preserve">. This process of economic and social transformation is already very advanced in much of Asia and Latin America, slightly less so in Africa, and will undoubtedly continue to progress. The other fundamental contradiction is the usual opposition between capital and the proletariat. Globalization exacerbates this opposition. It has a strong tendency to redistribute income from wages to profits and thus to create a growing mass of proletarians (employees, the underemployed, the unemployed, and migrants) who see their working and living conditions continually worsen. </w:t>
      </w:r>
      <w:r w:rsidRPr="001A6E37">
        <w:rPr>
          <w:rStyle w:val="StyleUnderline"/>
        </w:rPr>
        <w:t>The current crisis has accelerated this process by producing a sharp rise in unemployment.</w:t>
      </w:r>
      <w:r>
        <w:rPr>
          <w:rStyle w:val="StyleUnderline"/>
        </w:rPr>
        <w:t xml:space="preserve"> </w:t>
      </w:r>
      <w:r w:rsidRPr="001A6E37">
        <w:rPr>
          <w:sz w:val="16"/>
        </w:rPr>
        <w:t xml:space="preserve">Contemporary neoliberal capitalism seems to be reactivating the conditions of increasing relative impoverishment observed by Marx in nineteenth-century laissez-faire capitalism. </w:t>
      </w:r>
      <w:r w:rsidRPr="00D81639">
        <w:rPr>
          <w:rStyle w:val="StyleUnderline"/>
          <w:highlight w:val="green"/>
        </w:rPr>
        <w:t>On the one side is a narrow class of capitalists and speculators getting progressively richer, while on the other side is a growing mass of proletarians whose income tends to approach subsistence levels, often falling below them</w:t>
      </w:r>
      <w:r w:rsidRPr="001A6E37">
        <w:rPr>
          <w:sz w:val="16"/>
        </w:rPr>
        <w:t xml:space="preserve">. This tendency condemns the reformist practices of labor and social democratic parties to ineffectiveness and generates a process of cultural and political disintegration of traditional national workers’ movements, a sort of “clean sweep” of the old organizational and ideological defenses that aimed to support the working class by integrating it into national power systems. </w:t>
      </w:r>
      <w:r w:rsidRPr="001A6E37">
        <w:rPr>
          <w:rStyle w:val="StyleUnderline"/>
        </w:rPr>
        <w:t xml:space="preserve">Such a complex process of economic, social, and political change ultimately results in the fusion of the two fundamental contradictions of capitalism. </w:t>
      </w:r>
      <w:r w:rsidRPr="00D81639">
        <w:rPr>
          <w:rStyle w:val="StyleUnderline"/>
          <w:highlight w:val="green"/>
        </w:rPr>
        <w:t>Capital propagates beyond national borders, proposing itself as the engine of global growth</w:t>
      </w:r>
      <w:r w:rsidRPr="001A6E37">
        <w:rPr>
          <w:rStyle w:val="StyleUnderline"/>
        </w:rPr>
        <w:t>.</w:t>
      </w:r>
      <w:r w:rsidRPr="001A6E37">
        <w:rPr>
          <w:sz w:val="16"/>
        </w:rPr>
        <w:t xml:space="preserve"> In this way it creates a global proletariat that tends to be increasingly homogeneous in terms of economic poverty and political destitution: an ever more “rude pagan race” that will grow in size and exasperation. Herein </w:t>
      </w:r>
      <w:proofErr w:type="gramStart"/>
      <w:r w:rsidRPr="001A6E37">
        <w:rPr>
          <w:sz w:val="16"/>
        </w:rPr>
        <w:t>lies</w:t>
      </w:r>
      <w:proofErr w:type="gramEnd"/>
      <w:r w:rsidRPr="001A6E37">
        <w:rPr>
          <w:sz w:val="16"/>
        </w:rPr>
        <w:t xml:space="preserve"> the fundamental contradiction of global capitalism. As neither the free trade nor the mercantilist policies implemented by the current ruling classes are capable of resolving or attenuating it, this contradiction is likely to get progressively worse, until it culminates in a great international social outburst. The great crisis is bringing that moment closer. The triumph of global imperialism entails radical changes in the political prospects of class struggle. Theories of neo-imperialism and dependence in the second half of the twentieth century predicted that the exploitative relationship between the Center and the Periphery would lead the conflict between imperialist nations and dependent nations to prevail over class conflict. This is not happening. In the South, and especially in “emerging” countries, the process of accumulation has been propped up by a systematic reduction of labor costs and a marked increase in workers’ exploitation in the capitalist factory. </w:t>
      </w:r>
      <w:r w:rsidRPr="001A6E37">
        <w:rPr>
          <w:rStyle w:val="StyleUnderline"/>
        </w:rPr>
        <w:t xml:space="preserve">By causing the rapid penetration of capitalist relations throughout the whole economy, this process multiplies the numbers of the working class, while increasing relative poverty and social rage. The other side of the coin is that </w:t>
      </w:r>
      <w:r w:rsidRPr="00D81639">
        <w:rPr>
          <w:rStyle w:val="StyleUnderline"/>
          <w:highlight w:val="green"/>
        </w:rPr>
        <w:t>multinational capital’s global domination brings ever greater transfers of surplus value from the South to the capitalists of the North</w:t>
      </w:r>
      <w:r w:rsidRPr="001A6E37">
        <w:rPr>
          <w:rStyle w:val="StyleUnderline"/>
        </w:rPr>
        <w:t>.</w:t>
      </w:r>
      <w:r w:rsidRPr="001A6E37">
        <w:rPr>
          <w:sz w:val="16"/>
        </w:rPr>
        <w:t xml:space="preserve"> </w:t>
      </w:r>
      <w:r w:rsidRPr="001A6E37">
        <w:rPr>
          <w:rStyle w:val="StyleUnderline"/>
        </w:rPr>
        <w:t xml:space="preserve">Instead of implying improved well-being for workers in advanced countries, </w:t>
      </w:r>
      <w:r w:rsidRPr="00D81639">
        <w:rPr>
          <w:rStyle w:val="StyleUnderline"/>
          <w:highlight w:val="green"/>
        </w:rPr>
        <w:t>this leads to the increased concentration of income and wealth in the hands of the capitalist class and the impoverishment of the proletariat</w:t>
      </w:r>
      <w:r w:rsidRPr="001A6E37">
        <w:rPr>
          <w:sz w:val="16"/>
        </w:rPr>
        <w:t>. Labor aristocracies tend to disappear and labor exploitation grows. The main political consequences are three. First, the reformist policies of traditional workers’ movements become ineffective, due to a lack of economic resources in both the South and North of the world. The amount of surplus value that states can dedicate to social well-being progressively shrinks. Opportunities for reformism disappear, and labor and social democratic parties meet with one defeat after another if they seek to implement advanced social policies. Instead they are compelled to turn neoliberal and work at the service of big capital if they want to stay in power. Second, greater poverty and exploitation force workers to develop increasingly antagonistic attitudes toward capitalism and the political classes that serve it. While the collapse of organized workers’ movements deprives workers of their arms of political and ideological defense, it also urges them to adopt increasingly radical and potentially revolutionary stances. The third important political consequence is that the opposition between the immediate interests of the Northern and the Southern proletariat ceases to exist. This may bring to light an awareness of a fundamental interest, common to all the workers of the world: an interest in overturning capitalism.</w:t>
      </w:r>
    </w:p>
    <w:p w:rsidR="006B7A16" w:rsidRDefault="006B7A16" w:rsidP="006B7A16"/>
    <w:p w:rsidR="006B7A16" w:rsidRDefault="006B7A16" w:rsidP="006B7A16">
      <w:pPr>
        <w:pStyle w:val="Heading3"/>
      </w:pPr>
      <w:r>
        <w:t>Link—SP3: Unitary Politics</w:t>
      </w:r>
    </w:p>
    <w:p w:rsidR="006B7A16" w:rsidRPr="001948B4" w:rsidRDefault="006B7A16" w:rsidP="006B7A16">
      <w:pPr>
        <w:pStyle w:val="Heading4"/>
      </w:pPr>
      <w:r>
        <w:t>The affirmative’s reliance on being unitary is a repeat of Occupy dooming it to failure: homogenous universalism only provides safe spaces for white supremacists and anti-immigrant activists.</w:t>
      </w:r>
    </w:p>
    <w:p w:rsidR="006B7A16" w:rsidRPr="00083908" w:rsidRDefault="006B7A16" w:rsidP="006B7A16">
      <w:pPr>
        <w:rPr>
          <w:rStyle w:val="Style13ptBold"/>
        </w:rPr>
      </w:pPr>
      <w:r>
        <w:rPr>
          <w:rStyle w:val="Style13ptBold"/>
        </w:rPr>
        <w:t xml:space="preserve">Ciccariello-Maher 17 </w:t>
      </w:r>
      <w:r w:rsidRPr="00305191">
        <w:rPr>
          <w:rStyle w:val="Style13ptBold"/>
          <w:sz w:val="22"/>
        </w:rPr>
        <w:t xml:space="preserve">[George, former Professor at Drexel University, “Decolonizing Dialectics”, Duke University Press, p.4-6 //RH] </w:t>
      </w:r>
    </w:p>
    <w:p w:rsidR="006B7A16" w:rsidRPr="00596C6B" w:rsidRDefault="006B7A16" w:rsidP="006B7A16">
      <w:pPr>
        <w:rPr>
          <w:u w:val="single"/>
        </w:rPr>
      </w:pPr>
      <w:r w:rsidRPr="002756DC">
        <w:rPr>
          <w:sz w:val="14"/>
        </w:rPr>
        <w:t xml:space="preserve">Here, </w:t>
      </w:r>
      <w:r w:rsidRPr="00D81639">
        <w:rPr>
          <w:rStyle w:val="StyleUnderline"/>
          <w:highlight w:val="green"/>
        </w:rPr>
        <w:t>the Occupy Movement provides a dire warning</w:t>
      </w:r>
      <w:r w:rsidRPr="002756DC">
        <w:rPr>
          <w:rStyle w:val="StyleUnderline"/>
        </w:rPr>
        <w:t xml:space="preserve">. While Occupy gained initial traction as a clarion call for social equality by re-posing class conflict in the now-famous ratio of the wealthiest 1 percent against the remaining 99 percent, swirling immediately in and around the occupied camps was the sharp interrogation of this ratio, not from advocates of unity, but from those posing division in different </w:t>
      </w:r>
      <w:proofErr w:type="gramStart"/>
      <w:r w:rsidRPr="002756DC">
        <w:rPr>
          <w:rStyle w:val="StyleUnderline"/>
        </w:rPr>
        <w:t>terms</w:t>
      </w:r>
      <w:r w:rsidRPr="002756DC">
        <w:rPr>
          <w:sz w:val="14"/>
        </w:rPr>
        <w:t>.</w:t>
      </w:r>
      <w:proofErr w:type="gramEnd"/>
      <w:r w:rsidRPr="002756DC">
        <w:rPr>
          <w:sz w:val="14"/>
        </w:rPr>
        <w:t xml:space="preserve"> Those criticizing the slogan of the 99 percent from a class perspective rightly worried that this ratio displaced hostility from capitalist exploiters to the recently popularized category of the “super-rich,” usually associated with high finance. Inversely, others argued that there was little practical use for a category in which one could still earn over $300,000 annually and technically be a member of the “99 percent”: in this view, demonizing the super-rich simply acquitted the just plain rich of their exploitative role. Others shunned a strictly economic approach entirely, insisting that the fault lines racking U.S. society have more to do with anti-Black racism, colonization (whose relation to calls to “occupy” is tense at best), or gender. </w:t>
      </w:r>
      <w:r w:rsidRPr="00D81639">
        <w:rPr>
          <w:rStyle w:val="StyleUnderline"/>
          <w:highlight w:val="green"/>
        </w:rPr>
        <w:t>Ultimately, the most militant of occupations</w:t>
      </w:r>
      <w:r w:rsidRPr="002756DC">
        <w:rPr>
          <w:rStyle w:val="StyleUnderline"/>
        </w:rPr>
        <w:t xml:space="preserve">—in Oakland, California—divided into two wings known as “Occupy Oakland” and “Decolonize Oakland,” although </w:t>
      </w:r>
      <w:r w:rsidRPr="00D81639">
        <w:rPr>
          <w:rStyle w:val="StyleUnderline"/>
          <w:highlight w:val="green"/>
        </w:rPr>
        <w:t>the question of whether this particular division of one into two was a dialectical one, remains open</w:t>
      </w:r>
      <w:r w:rsidRPr="002756DC">
        <w:rPr>
          <w:rStyle w:val="StyleUnderline"/>
        </w:rPr>
        <w:t>.</w:t>
      </w:r>
      <w:r w:rsidRPr="002756DC">
        <w:rPr>
          <w:sz w:val="14"/>
        </w:rPr>
        <w:t>10 Those who defended the idea of the 99 percent, and especially those who enforced it in practice in the Occupy encampments, testified to both the lure of unity and its dangers. For many, t</w:t>
      </w:r>
      <w:r w:rsidRPr="002756DC">
        <w:rPr>
          <w:rStyle w:val="StyleUnderline"/>
        </w:rPr>
        <w:t xml:space="preserve">he strength of the slogan of the 99 percent was its inclusivity, the laudable aspiration to gather rather than disperse our forces. But </w:t>
      </w:r>
      <w:r w:rsidRPr="00D81639">
        <w:rPr>
          <w:rStyle w:val="StyleUnderline"/>
          <w:highlight w:val="green"/>
        </w:rPr>
        <w:t>by asymptotically approaching the inclusion of everyone, we run the risk of sliding into far more treacherous territory, moving from rupture</w:t>
      </w:r>
      <w:r w:rsidRPr="002756DC">
        <w:rPr>
          <w:rStyle w:val="StyleUnderline"/>
        </w:rPr>
        <w:t xml:space="preserve">, division, and opposition </w:t>
      </w:r>
      <w:r w:rsidRPr="00D81639">
        <w:rPr>
          <w:rStyle w:val="StyleUnderline"/>
          <w:highlight w:val="green"/>
        </w:rPr>
        <w:t>toward the aspirational recasting of a near-total unity</w:t>
      </w:r>
      <w:r w:rsidRPr="002756DC">
        <w:rPr>
          <w:rStyle w:val="StyleUnderline"/>
        </w:rPr>
        <w:t>.</w:t>
      </w:r>
      <w:r w:rsidRPr="002756DC">
        <w:rPr>
          <w:sz w:val="14"/>
        </w:rPr>
        <w:t xml:space="preserve"> If anything, this is the most ideological gesture of all, one that seeks to reconcile rupture with its opposite, taking refuge in the comforting idea that we are all in this together rather than engaging in risky solidarity against. </w:t>
      </w:r>
      <w:r w:rsidRPr="002756DC">
        <w:rPr>
          <w:rStyle w:val="StyleUnderline"/>
        </w:rPr>
        <w:t xml:space="preserve">While dangerous in its own right, </w:t>
      </w:r>
      <w:r w:rsidRPr="00D81639">
        <w:rPr>
          <w:rStyle w:val="StyleUnderline"/>
          <w:highlight w:val="green"/>
        </w:rPr>
        <w:t>this slide toward unitary logic also enacted-while- concealing concrete exclusions as well: critics were tarred as “divisive,”</w:t>
      </w:r>
      <w:r w:rsidRPr="002756DC">
        <w:rPr>
          <w:rStyle w:val="StyleUnderline"/>
        </w:rPr>
        <w:t xml:space="preserve"> as a mortal threat to the unity of the 99 percent, </w:t>
      </w:r>
      <w:r w:rsidRPr="00D81639">
        <w:rPr>
          <w:rStyle w:val="StyleUnderline"/>
          <w:highlight w:val="green"/>
        </w:rPr>
        <w:t>and this label was reserved especially for those who sought to establish people of color or women’s caucuses within the camps. In banishing difference, this homogeneous universalism jealously reproduced the unity it had once claimed to oppose, and demands for internal unity proved complicit with the even more dangerous openness</w:t>
      </w:r>
      <w:r w:rsidRPr="002756DC">
        <w:rPr>
          <w:rStyle w:val="StyleUnderline"/>
        </w:rPr>
        <w:t xml:space="preserve"> that some camps demonstrated toward the power structure itself: welcoming local mayors and police into the warm embrace of the 99 percent all the while silencing internal dissidents. In many places, </w:t>
      </w:r>
      <w:r w:rsidRPr="00D81639">
        <w:rPr>
          <w:rStyle w:val="StyleUnderline"/>
          <w:highlight w:val="green"/>
        </w:rPr>
        <w:t>Occupy thereby became a safe space for those already safe, refusing to even exclude white supremacists, anti-immigrant activists,</w:t>
      </w:r>
      <w:r w:rsidRPr="002756DC">
        <w:rPr>
          <w:rStyle w:val="StyleUnderline"/>
        </w:rPr>
        <w:t xml:space="preserve"> and Ron Paul supporters, while embattled radicals drifted away. It was only a matter of time before Occupy candidates began to make electoral bids, and large sectors of the movement were reincorporated into the same power structure it had sought to oppose.</w:t>
      </w:r>
      <w:r w:rsidRPr="002756DC">
        <w:rPr>
          <w:sz w:val="14"/>
        </w:rPr>
        <w:t xml:space="preserve"> As I write this, moreover, it is clear that such </w:t>
      </w:r>
      <w:r w:rsidRPr="00D81639">
        <w:rPr>
          <w:rStyle w:val="StyleUnderline"/>
          <w:highlight w:val="green"/>
        </w:rPr>
        <w:t>threats were not limited to Occupy: observe the ease with which political opportunists and foundation funders are currently working to recolonize the oppositional energy of the Black Lives Matter movement by exploiting the political naiveté of some of its leaders—we can only hope that the explosiveness of Ferguson and Baltimore will not be bought off so cheaply</w:t>
      </w:r>
      <w:r w:rsidRPr="002756DC">
        <w:rPr>
          <w:sz w:val="14"/>
        </w:rPr>
        <w:t xml:space="preserve">. Beyond revealing the seductions of unity, such dynamics point toward the contested nature of the identities in question and tenacious debates about the relationship between race, class, nation, and gender.11 </w:t>
      </w:r>
      <w:r w:rsidRPr="002756DC">
        <w:rPr>
          <w:rStyle w:val="StyleUnderline"/>
        </w:rPr>
        <w:t>How to negotiate these dynamics, these microdialectics that cut into and across oppositional movements themselves, while always keeping a wary eye toward that dangerous lure that Cristina Beltrán calls “the trouble with unity”?12 Whether in the theoretical chasm between Žižek’s universalism and postcolonial theory or the on-the- ground clash between “Decolonize” and “Occupy,” I argue that much is neglected in between. It is this vast and generative space—one constituted by the unavoidable judgment of where and when to draw hard lines, divide unities, and press oppositions—that I hope to probe in this book, with the following questions in mind.</w:t>
      </w:r>
    </w:p>
    <w:p w:rsidR="00D76F97" w:rsidRDefault="00D76F97" w:rsidP="00D76F97">
      <w:pPr>
        <w:pStyle w:val="Heading3"/>
      </w:pPr>
      <w:r>
        <w:t>Link—TOPR: Graffiti</w:t>
      </w:r>
    </w:p>
    <w:p w:rsidR="00D76F97" w:rsidRDefault="00D76F97" w:rsidP="00D76F97">
      <w:pPr>
        <w:pStyle w:val="Heading4"/>
      </w:pPr>
      <w:r>
        <w:t xml:space="preserve">Commodification DA-The aff is commodified and gentrified by the bourgeoisie—Capitalism structures and interpolates aesthetics. Yarn bombing is interpreted as more “aesthetically pleasing” affording its artist praise and protection from law enforcement. The alternative’s materialist analysis is key examine the material implications of the aff for artists that are criminalized by race, class, and gender. </w:t>
      </w:r>
    </w:p>
    <w:p w:rsidR="00D76F97" w:rsidRPr="00740F46" w:rsidRDefault="00D76F97" w:rsidP="00D76F97">
      <w:r w:rsidRPr="003C7858">
        <w:rPr>
          <w:rStyle w:val="Style13ptBold"/>
        </w:rPr>
        <w:t>Varda and Hahner, 14</w:t>
      </w:r>
      <w:r>
        <w:t xml:space="preserve"> (Leslie Hahner and Scott Varda, “Yarn Bombing and the Aesthetics of Exceptionalism,” </w:t>
      </w:r>
      <w:r>
        <w:rPr>
          <w:i/>
        </w:rPr>
        <w:t xml:space="preserve">Communication and Critical/Cultural Studies, </w:t>
      </w:r>
      <w:r>
        <w:t>11:4, (2014): 301-321.)//KLB</w:t>
      </w:r>
    </w:p>
    <w:p w:rsidR="00D76F97" w:rsidRDefault="00D76F97" w:rsidP="00D76F97">
      <w:r>
        <w:t>In the last decade, a new form of street art has gained popularity in numerous locales around the globe. Yarn bombing—affixing knitted and crocheted works to public objects—has become a chic enterprise among the needle-set. According to most popular histories, yarn graffiti first appeared in 2005 as a casual happening. Magda Sayeg, then owner of a yarn shop in Houston, Texas, knitted a cozy for the door handle to her store.1 Graffiti knitting has rapidly expanded since these early days, becoming an international phenomenon with thousands of practitioners and installations. Like other forms of street art including stencils, paint graffiti, posters, and the like, yarn graffiti is an attempt to reconfigure the aesthetics of public space. Yet, while many forms of street art struggle to gain legitimacy—with unsanctioned works often treated as vandalism—</w:t>
      </w:r>
      <w:r w:rsidRPr="004C28ED">
        <w:rPr>
          <w:rStyle w:val="StyleUnderline"/>
          <w:highlight w:val="green"/>
        </w:rPr>
        <w:t>yarn bombing’s incredible popularity affords it exceptional treatment</w:t>
      </w:r>
      <w:r>
        <w:t xml:space="preserve">. For instance, in the spring of 2013, Leicestershire </w:t>
      </w:r>
      <w:r w:rsidRPr="004C28ED">
        <w:rPr>
          <w:rStyle w:val="StyleUnderline"/>
          <w:highlight w:val="green"/>
        </w:rPr>
        <w:t>Police in the UK invited local community groups to adorn an underused area of Bede Park with pom-poms and other knitted handiworks to rectify misperceptions of the site as a crime hotspot.</w:t>
      </w:r>
      <w:r>
        <w:t>2 During the installation</w:t>
      </w:r>
      <w:r w:rsidRPr="004C28ED">
        <w:rPr>
          <w:rStyle w:val="Emphasis"/>
          <w:highlight w:val="green"/>
        </w:rPr>
        <w:t>, community members were asked to scrub paint graffiti from park benches to erase the blight of what the city named a “truly selfish crime.”</w:t>
      </w:r>
      <w:r>
        <w:t xml:space="preserve"> 3 Inversely, </w:t>
      </w:r>
      <w:r w:rsidRPr="004C28ED">
        <w:rPr>
          <w:rStyle w:val="Emphasis"/>
          <w:highlight w:val="green"/>
        </w:rPr>
        <w:t>officials applauded the playful ethos of yarn graffiti for its prowess in community building</w:t>
      </w:r>
      <w:r>
        <w:t xml:space="preserve">. As in Leicester, </w:t>
      </w:r>
      <w:r w:rsidRPr="00D60B69">
        <w:rPr>
          <w:rStyle w:val="Emphasis"/>
          <w:highlight w:val="green"/>
        </w:rPr>
        <w:t>the ample public praise for yarn bombing is often predicated on distinguishing yarn graffiti as an exceptional mode of art by explicitly opposing it to paint graffiti.</w:t>
      </w:r>
      <w:r>
        <w:t xml:space="preserve"> Yarn artists, civic officials, and public admirers opine that yarn bombing is </w:t>
      </w:r>
      <w:r w:rsidRPr="00D60B69">
        <w:rPr>
          <w:rStyle w:val="StyleUnderline"/>
          <w:highlight w:val="green"/>
        </w:rPr>
        <w:t xml:space="preserve">superior given that, unlike paint graffiti, it is </w:t>
      </w:r>
      <w:r>
        <w:rPr>
          <w:rStyle w:val="StyleUnderline"/>
          <w:highlight w:val="green"/>
        </w:rPr>
        <w:t>ux</w:t>
      </w:r>
      <w:r w:rsidRPr="00D60B69">
        <w:rPr>
          <w:rStyle w:val="StyleUnderline"/>
          <w:highlight w:val="green"/>
        </w:rPr>
        <w:t>more aesthetically pleasing, temporary, and beneficial</w:t>
      </w:r>
      <w:r>
        <w:t xml:space="preserve">. For example, a yarn bomber in Philadelphia portrays her work as feminizing traditional graffiti, “Street art and graffiti are usually so male dominated … Yarn bombing is more feminine. </w:t>
      </w:r>
      <w:r w:rsidRPr="00512E30">
        <w:rPr>
          <w:rStyle w:val="StyleUnderline"/>
          <w:highlight w:val="green"/>
        </w:rPr>
        <w:t>It’s like graffiti with grandma sweaters</w:t>
      </w:r>
      <w:r>
        <w:t xml:space="preserve">.” 4 Authorities similarly applaud the craft: the Manchester City Council welcomed knitting groups to “create ‘graffiti with wool’—temporary installations intended to brighten up an area and which can be removed easily.” 5 Likewise, a reporter for the Times Union seemed shocked to consider yarn bombing might be treated as “regular graffiti” given its remarkable “popularity.” 6 Such comparisons affirm the artistry of woolen graffiti through its exceptional status: it is positioned as the paramount form of graffiti. Thus, </w:t>
      </w:r>
      <w:r w:rsidRPr="00512E30">
        <w:rPr>
          <w:rStyle w:val="StyleUnderline"/>
          <w:highlight w:val="green"/>
        </w:rPr>
        <w:t>proclamations on the artistic potential of yarn graffiti are professed through an aesthetic performance of exceptionalism. The praise afforded yarn bombing illustrates the doubled status of the exceptional as peculiar to a given category and the supreme embodiment of the same.</w:t>
      </w:r>
      <w:r>
        <w:t xml:space="preserve"> Here</w:t>
      </w:r>
      <w:r w:rsidRPr="00512E30">
        <w:rPr>
          <w:rStyle w:val="Emphasis"/>
          <w:highlight w:val="green"/>
        </w:rPr>
        <w:t>, the aesthetic regime of privilege undergirding yarn bombing’s exceptionalism not only engenders its monumental acclaim but simultaneously fuels criminal sanctions on paint graffiti.</w:t>
      </w:r>
      <w:r>
        <w:t xml:space="preserve"> In this essay, we argue that aesthetic commentary on and the visual practice of yarn bombing situates the craft as an extraordinary contribution to the urban landscape while simultaneously policing alternate expressions of public art. </w:t>
      </w:r>
      <w:r w:rsidRPr="00512E30">
        <w:rPr>
          <w:rStyle w:val="StyleUnderline"/>
          <w:highlight w:val="green"/>
        </w:rPr>
        <w:t>Yarn bombing is affirmed as a public good only inasmuch as it is the exceptional expression of the revolutionary potential of graffiti safeguarded through the provincial sensibilities of Western, middle class whiteness.</w:t>
      </w:r>
      <w:r>
        <w:t xml:space="preserve"> In this way, discourses and practices surrounding yarn bombing work to reshape the rebellious qualities of graffiti by reconfiguring this subversive art’s cultural modalities. Dissecting the discourses and practices of yarn bombing illuminates the way that an assemblage of assumptions about difference fuels aesthetic declarations of exceptionalism. Importantly, this essay contributes to a better understanding of the politics of exceptionalism in relationship to style. Generally, scholarly engagements with exceptionalism refer to the hegemony of empire or the state’s use of crisis to mandate totalizing, extra-juridical rule. Examination of the global discourses and practices of yarn bombing highlights cultural aesthetics as another mode through which exceptionalism manifests. Specifically, yarn bombing’s emancipatory potential is warranted through the aesthetic sensibilities of privileged classes. </w:t>
      </w:r>
      <w:r w:rsidRPr="00512E30">
        <w:rPr>
          <w:rStyle w:val="Emphasis"/>
          <w:highlight w:val="green"/>
        </w:rPr>
        <w:t>Exceptionalism becomes an aesthetic regime cutting across the conceptual boundaries of the nation state, erupting at the ideological borders corralling the radical possibilities of artistic invention.</w:t>
      </w:r>
    </w:p>
    <w:p w:rsidR="00D76F97" w:rsidRDefault="00D76F97" w:rsidP="00D76F97">
      <w:r>
        <w:t xml:space="preserve">We continue this essay by first detailing the laudatory construction of yarn bombing as an exceptional form of public art. We then take up the policing function of these discourses and practices to illustrate the ways such praise codifies paint graffiti as a wholly criminal enterprise devoid of artistic merit. As we conduct our analysis, we use the work of Jasbir Puar to consider how </w:t>
      </w:r>
      <w:r w:rsidRPr="00512E30">
        <w:rPr>
          <w:rStyle w:val="StyleUnderline"/>
          <w:highlight w:val="green"/>
        </w:rPr>
        <w:t>the doubled modality of the exceptional becomes articulated through the connections of gender, race, class, and capital. Namely, the unquestioned merits of yarn bombing emerge as a litmus test for other forms of public art</w:t>
      </w:r>
      <w:r>
        <w:t>. We conclude by considering how the aesthetic regime articulated through the cultural machinations of yarn bombing undermines the potentiality of artistic invention.</w:t>
      </w:r>
    </w:p>
    <w:p w:rsidR="00D76F97" w:rsidRPr="003C2BB9" w:rsidRDefault="00D76F97" w:rsidP="00D76F97">
      <w:pPr>
        <w:pStyle w:val="Heading4"/>
      </w:pPr>
      <w:r w:rsidRPr="003C2BB9">
        <w:t xml:space="preserve">This racialized, gendered, and classed interpretation of the aff’s graffiti results in increased policing, which turns the aff—the alt is a pre-req </w:t>
      </w:r>
    </w:p>
    <w:p w:rsidR="00D76F97" w:rsidRPr="00740F46" w:rsidRDefault="00D76F97" w:rsidP="00D76F97">
      <w:r w:rsidRPr="003C2BB9">
        <w:rPr>
          <w:rStyle w:val="Style13ptBold"/>
        </w:rPr>
        <w:t>Varda and Hahner, 14</w:t>
      </w:r>
      <w:r>
        <w:t xml:space="preserve"> (Leslie Hahner and Scott Varda, “Yarn Bombing and the Aesthetics of Exceptionalism,” </w:t>
      </w:r>
      <w:r>
        <w:rPr>
          <w:i/>
        </w:rPr>
        <w:t xml:space="preserve">Communication and Critical/Cultural Studies, </w:t>
      </w:r>
      <w:r>
        <w:t>11:4, (2014): 301-321.)//KLB</w:t>
      </w:r>
    </w:p>
    <w:p w:rsidR="00D76F97" w:rsidRDefault="00D76F97" w:rsidP="00D76F97">
      <w:r>
        <w:t xml:space="preserve">Yarn Bombing as Exceptional </w:t>
      </w:r>
    </w:p>
    <w:p w:rsidR="00D76F97" w:rsidRDefault="00D76F97" w:rsidP="00D76F97">
      <w:r w:rsidRPr="00A55F7C">
        <w:rPr>
          <w:rStyle w:val="StyleUnderline"/>
          <w:highlight w:val="green"/>
        </w:rPr>
        <w:t>The rapid growth of yarn bombing since its inception marks the extraordinary status afforded to this craft.</w:t>
      </w:r>
      <w:r w:rsidRPr="00A55F7C">
        <w:rPr>
          <w:rStyle w:val="StyleUnderline"/>
        </w:rPr>
        <w:t xml:space="preserve"> </w:t>
      </w:r>
      <w:r>
        <w:t xml:space="preserve">Since its appearance, social media and online connectivity have enabled yarn graffiti to balloon into a remarkably esteemed global practice. While there are a few criticisms of yarn bombing concerning its environmental impact, its wastefulness, and its banality, the craft is overwhelmingly praised.7 It is noteworthy that the so-called “mother of yarn bombing,” Magda Sayeg, no longer owns a yarn shop in Houston.8 Municipalities and Fortune 500 companies now pay Sayeg handsomely to travel the world and install yarn bombs.9 Sayeg is joined by a multitude of other artists including Agata Oleksiak (aka, Olek), a New York artist with global gallery exhibitions, and sculptor Dave Cole, whose yarn graffiti-covered bridge won the prestigious Rappaport Prize in 2009.10 Yarn bombing is no longer a simply pedestrian activity, but has become revered art with a high commission. Yarn bombing’s metastasis into a craft with virtually unquestioned artistic merit denotes the exceptional treatment it garners. Much of the praise lavished upon yarn bombing suggests the craft is a remedy for the dehumanizing feeling of the impersonal city scene. Many of the claims about yarn bombing implicitly or explicitly compare the craft to paint graffiti to aggrandize the artistic potential of knitted graffiti. </w:t>
      </w:r>
      <w:proofErr w:type="gramStart"/>
      <w:r>
        <w:t>Appraisals of yarn bombing position the craft as innovative by highlighting the tender sentiment of yarn crafts while simultaneously reducing paint graffiti to malicious vandalism.</w:t>
      </w:r>
      <w:proofErr w:type="gramEnd"/>
      <w:r>
        <w:t xml:space="preserve"> </w:t>
      </w:r>
      <w:r w:rsidRPr="00407BFB">
        <w:rPr>
          <w:rStyle w:val="Emphasis"/>
          <w:highlight w:val="green"/>
        </w:rPr>
        <w:t>Despite the fact that yarn bombing is technically illegal in most jurisdictions, local communities often embrace rebel knitters</w:t>
      </w:r>
      <w:r>
        <w:t xml:space="preserve">. A writer from the Irish Times illustrates the publicity allotted this craft: Guerrilla and graffiti knitting started a few years ago as a light-hearted reaction to cheap mass production in the textile industry and in celebration of knitting’s almost forgotten skills. A softer and less damaging street art than standard graffiti, the modus operandi of guerrilla knitters is to sneak into a neighbourhood and yarn-bomb it by covering something in knitwear, contrasting the cold urban landscape with warm snugly woollens. It’s silly with a hint of seriousness. Banksy meets Kirstie Allsopp. Let’s face </w:t>
      </w:r>
      <w:proofErr w:type="gramStart"/>
      <w:r>
        <w:t>it,</w:t>
      </w:r>
      <w:proofErr w:type="gramEnd"/>
      <w:r>
        <w:t xml:space="preserve"> the world could do with some more knitters to bring us cheer and warmth.11 Similarly, a bomber in Ireland, Caroline Kuyper, affixes her work during the daytime, “to the amusement, and occasional bemusement, of passers-by.” 12 The reactions Kuyper highlights are not unusual. Made plain by the snuggly feeling noted by the Irish Times, bombing is often applauded as a superior form of public art given the affective sensibilities of the medium. For instance, public reactions to an installation in Palmerston, New Zealand, ranged from declaring it “extraordinary” and “harmless” to simply stating, “It’s awesome.” 13 Discourses such as these depict yarn bombs as pleasing, innocent, and stunning. Implicitly, such statements accentuate the warm, fuzzy feeling of knitted works as the antithesis of paint graffiti’s purported depravity. This new craft is deemed extraordinary because it is sensuously opposed to alternative forms of street art. Further, yarn bombing is marked as exceptional precisely because it is supposedly inoffensive, unlike paint graffiti. For example, one yarn bomber argues that “yarn-bombing” cannot be “put … in the realm of graffiti” given that “the work is easily removable. It’s not attached to the structure in a permanent way or in a way that damages the structure.” She continues, “</w:t>
      </w:r>
      <w:r w:rsidRPr="003F2998">
        <w:rPr>
          <w:rStyle w:val="StyleUnderline"/>
          <w:highlight w:val="green"/>
        </w:rPr>
        <w:t>People place it in the ‘cute’ category because it’s the realm of women’s crafting … Yarn-bombing is nonaggressive</w:t>
      </w:r>
      <w:r>
        <w:t xml:space="preserve">. … You subconsciously know, looking at it, that a cozy on a tree is safe for the tree.” 14 The specter of paint graffiti haunts these descriptions: </w:t>
      </w:r>
      <w:r w:rsidRPr="00A55F7C">
        <w:rPr>
          <w:rStyle w:val="Emphasis"/>
          <w:highlight w:val="green"/>
        </w:rPr>
        <w:t>paint graffiti is figured as aggressive, damaging, and permanent, while knitted tags are temporary, safe, and cute.</w:t>
      </w:r>
      <w:r>
        <w:t xml:space="preserve"> In these comparative moments, the politics of exceptionalism located in the discourses of yarn bombing are laid bare. Yarn bombing is always already beneficial given that it is not paint graffiti. Throughout these discussions, the claimed damages of paint graffiti are frequently highlighted, while the potential harms of yarn are obfuscated. While some might consider forms of paint graffiti a nuisance or injurious, it is also a valuable mode of artistic expression. Alternatively, yarn bombs can cause damage: yarn bombs attached to trees can cause rot, works dislodged from their original roost can clog storm drains, and the production of yarn often uses resources and engages labor practices that are neither cute nor safe.15 Ultimately, </w:t>
      </w:r>
      <w:r w:rsidRPr="002C0859">
        <w:rPr>
          <w:rStyle w:val="Emphasis"/>
          <w:highlight w:val="green"/>
        </w:rPr>
        <w:t>the juxtaposition between these modes of graffiti magnifies the virtues of yarn crafts, while policing paint graffiti as a wholly criminal mode of expression</w:t>
      </w:r>
      <w:r>
        <w:t xml:space="preserve">. In this way, aesthetic claims on yarn bombs and the visual display of knitted works perform the doubled movement of exceptionalism. Cultural theorist Jasbir Puar explains: “the exceptional is normalized as a regulatory ideal or frame; the exceptional is the excellence that exceeds the parameters to then normativize and render invisible (yet transparent) its own excellence or singularity.” 16 Here, yarn bombing enthusiasts proclaim this art exceptional while simultaneously delegitimizing other forms of public art. </w:t>
      </w:r>
      <w:r w:rsidRPr="003F2998">
        <w:rPr>
          <w:rStyle w:val="Emphasis"/>
          <w:highlight w:val="green"/>
        </w:rPr>
        <w:t>The cultural work of yarn bombing thus performs the duplicity of exceptionalism by concealing the privilege of its declaration.</w:t>
      </w:r>
      <w:r>
        <w:t xml:space="preserve"> </w:t>
      </w:r>
      <w:r w:rsidRPr="003F2998">
        <w:rPr>
          <w:rStyle w:val="StyleUnderline"/>
          <w:highlight w:val="green"/>
        </w:rPr>
        <w:t>Puar contends that claims of exceptionalism are often, loaded with unexamined discourses about race, sexuality, gender, and class … exceptionalisms rely on the erasure of these very modalities in order to function</w:t>
      </w:r>
      <w:r>
        <w:t xml:space="preserve">; these elisions are, in effect, the ammunition with which the exception, necessary to guard the properties of life, becomes the norm, and the exceptional, the subjects upon whom this task is bestowed, becomes the normal.17 </w:t>
      </w:r>
      <w:r w:rsidRPr="003F2998">
        <w:rPr>
          <w:rStyle w:val="Emphasis"/>
          <w:highlight w:val="green"/>
        </w:rPr>
        <w:t>With yarn bombing, the conjunctures among gender, race, class, and access to capital become the modalities animating the aesthetic virtues attached to guerrilla knitting.</w:t>
      </w:r>
      <w:r>
        <w:t xml:space="preserve"> As we analyze these interconnected axes, we explain how yarn bombing and its discursive practices demean the practice of paint graffiti as a criminal transgression, usually performed by young, urban, nonwhite bodies by deploying the aesthetic sensibilities of the middle class through a white, womanly body.</w:t>
      </w:r>
    </w:p>
    <w:p w:rsidR="006B7A16" w:rsidRPr="006B7A16" w:rsidRDefault="006B7A16" w:rsidP="006B7A16"/>
    <w:p w:rsidR="00FA0286" w:rsidRPr="00C236FA" w:rsidRDefault="00FA0286" w:rsidP="00177222">
      <w:pPr>
        <w:pStyle w:val="Heading3"/>
      </w:pPr>
      <w:r>
        <w:t>Link—TOPR: Queer Theory/Queer Kinship</w:t>
      </w:r>
    </w:p>
    <w:p w:rsidR="00FA0286" w:rsidRDefault="00FA0286" w:rsidP="00FA0286">
      <w:pPr>
        <w:pStyle w:val="Heading4"/>
      </w:pPr>
      <w:r>
        <w:t xml:space="preserve">The affirmative has perfected capitalism—their political choice to affirm queer non normative politics manufactures consent for capitalism’s interests, the impact is perpetual consumption of goods and resources </w:t>
      </w:r>
    </w:p>
    <w:p w:rsidR="00FA0286" w:rsidRDefault="00FA0286" w:rsidP="00FA0286">
      <w:r w:rsidRPr="00C236FA">
        <w:rPr>
          <w:rStyle w:val="Style13ptBold"/>
        </w:rPr>
        <w:t>Reynolds, 18</w:t>
      </w:r>
      <w:r>
        <w:t xml:space="preserve"> – Paul, Professor of Edge Hill University, UK (“Sexual Capitalism: Marxist Reflections on Sexual Politics, Culture and Economy in the 21st Century,” tripleC 16(2): 696-706, 2018, http://www.triple-c.at)//BL</w:t>
      </w:r>
    </w:p>
    <w:p w:rsidR="00FA0286" w:rsidRDefault="00FA0286" w:rsidP="00FA0286">
      <w:r>
        <w:t>Marxist Analysis of Sexual Capitalism</w:t>
      </w:r>
    </w:p>
    <w:p w:rsidR="00FA0286" w:rsidRPr="00A97162" w:rsidRDefault="00FA0286" w:rsidP="00FA0286">
      <w:pPr>
        <w:rPr>
          <w:sz w:val="16"/>
        </w:rPr>
      </w:pPr>
      <w:r w:rsidRPr="00D81639">
        <w:rPr>
          <w:rStyle w:val="StyleUnderline"/>
          <w:highlight w:val="green"/>
        </w:rPr>
        <w:t>A Marxist analysis of sexuality</w:t>
      </w:r>
      <w:r w:rsidRPr="00A97162">
        <w:rPr>
          <w:rStyle w:val="StyleUnderline"/>
        </w:rPr>
        <w:t xml:space="preserve"> in contemporary societies </w:t>
      </w:r>
      <w:r w:rsidRPr="00D81639">
        <w:rPr>
          <w:rStyle w:val="StyleUnderline"/>
          <w:highlight w:val="green"/>
        </w:rPr>
        <w:t>is based upon a political economy that recognises the crucial</w:t>
      </w:r>
      <w:r w:rsidRPr="00A97162">
        <w:rPr>
          <w:rStyle w:val="StyleUnderline"/>
        </w:rPr>
        <w:t xml:space="preserve"> – if not singular – </w:t>
      </w:r>
      <w:r w:rsidRPr="00D81639">
        <w:rPr>
          <w:rStyle w:val="StyleUnderline"/>
          <w:highlight w:val="green"/>
        </w:rPr>
        <w:t>drivers of capitalism and class in shaping social relationships</w:t>
      </w:r>
      <w:r w:rsidRPr="00A97162">
        <w:rPr>
          <w:rStyle w:val="StyleUnderline"/>
        </w:rPr>
        <w:t xml:space="preserve"> and their cultural contexts</w:t>
      </w:r>
      <w:r w:rsidRPr="00A97162">
        <w:rPr>
          <w:sz w:val="16"/>
        </w:rPr>
        <w:t xml:space="preserve">. </w:t>
      </w:r>
      <w:r w:rsidRPr="00A97162">
        <w:rPr>
          <w:rStyle w:val="StyleUnderline"/>
        </w:rPr>
        <w:t>It posits a relationship between the development of sexual identities, regimes of legal and political recognition and sexual cultures and normativities, and the development of capitalist markets and hegemonic formations of class domination</w:t>
      </w:r>
      <w:r w:rsidRPr="00A97162">
        <w:rPr>
          <w:sz w:val="16"/>
        </w:rPr>
        <w:t xml:space="preserve">. </w:t>
      </w:r>
      <w:r w:rsidRPr="00D81639">
        <w:rPr>
          <w:rStyle w:val="StyleUnderline"/>
          <w:highlight w:val="green"/>
        </w:rPr>
        <w:t>D’Emilio</w:t>
      </w:r>
      <w:r w:rsidRPr="00A97162">
        <w:rPr>
          <w:rStyle w:val="StyleUnderline"/>
        </w:rPr>
        <w:t xml:space="preserve"> (1992) </w:t>
      </w:r>
      <w:r w:rsidRPr="00D81639">
        <w:rPr>
          <w:rStyle w:val="StyleUnderline"/>
          <w:highlight w:val="green"/>
        </w:rPr>
        <w:t>directly links the emergence of homosexuality as a recognisable sexual identity</w:t>
      </w:r>
      <w:r w:rsidRPr="00A97162">
        <w:rPr>
          <w:rStyle w:val="StyleUnderline"/>
        </w:rPr>
        <w:t xml:space="preserve"> – apart from a labelling based on particular same-sex practices – </w:t>
      </w:r>
      <w:r w:rsidRPr="00D81639">
        <w:rPr>
          <w:rStyle w:val="StyleUnderline"/>
          <w:highlight w:val="green"/>
        </w:rPr>
        <w:t>with the development of wage labour, the sophistication of which challenges and diversifies the family form</w:t>
      </w:r>
      <w:r w:rsidRPr="00A97162">
        <w:rPr>
          <w:sz w:val="16"/>
        </w:rPr>
        <w:t xml:space="preserve">. This approach ties identity to the labour process. The way in which capitalism produces identities and identity diversification as the labour process becomes more complex. Mirroring the constructionist deconstruction of sexual identities and pathologies, Red Collective (1978, 8) observe the way in which: […] perceptions and feelings we have feel natural, human, even eternal, as all capitalist relations do […] The oppressing structures of monogamy and the various forms of permissiveness within which these personal feelings are felt, make it impossible to become conscious of their specificity (their particularity to this social structure). Red Collective, developing their critique post-1960s, </w:t>
      </w:r>
      <w:proofErr w:type="gramStart"/>
      <w:r w:rsidRPr="00A97162">
        <w:rPr>
          <w:sz w:val="16"/>
        </w:rPr>
        <w:t>see</w:t>
      </w:r>
      <w:proofErr w:type="gramEnd"/>
      <w:r w:rsidRPr="00A97162">
        <w:rPr>
          <w:sz w:val="16"/>
        </w:rPr>
        <w:t xml:space="preserve"> the problems with traditional structures of monogamy and permissiveness, as well as sexual identity and its diversification, and tie the constitution of both perceptions and dominant naturalising discourses to the way in which capitalism develops both in commodification and the cultural construction of everyday hegemony. Here, as always, Williams (1977, 112-113) is instructive: A lived hegemony is always a process. It is not, except analytically, a system or a structure. It is a realised complex of experiences, relationships, and activities, with specific and changing pressures and limits. In practice, that is, hegemony can never be singular. Its internal structures are highly complex, as can readily be seen in any concrete analysis. Moreover (and this is crucial, reminding us of the necessary thrust of the concept), it does not just passively exist as a form of dominance. It has continually to be renewed, recreated, defended and modified. It is also continually resisted, limited, altered, </w:t>
      </w:r>
      <w:proofErr w:type="gramStart"/>
      <w:r w:rsidRPr="00A97162">
        <w:rPr>
          <w:sz w:val="16"/>
        </w:rPr>
        <w:t>challenged</w:t>
      </w:r>
      <w:proofErr w:type="gramEnd"/>
      <w:r w:rsidRPr="00A97162">
        <w:rPr>
          <w:sz w:val="16"/>
        </w:rPr>
        <w:t xml:space="preserve"> by pressures not at all its own. </w:t>
      </w:r>
      <w:r w:rsidRPr="00D81639">
        <w:rPr>
          <w:rStyle w:val="StyleUnderline"/>
          <w:highlight w:val="green"/>
        </w:rPr>
        <w:t>A Marxist approach to understanding the operation of the structures and discourses that characterise and constrain sexuality</w:t>
      </w:r>
      <w:r w:rsidRPr="00A97162">
        <w:rPr>
          <w:rStyle w:val="StyleUnderline"/>
        </w:rPr>
        <w:t xml:space="preserve"> and sexual politics does not see disparate institutional pedagogies and the power/knowledge nexus as key drivers, but </w:t>
      </w:r>
      <w:r w:rsidRPr="00D81639">
        <w:rPr>
          <w:rStyle w:val="StyleUnderline"/>
          <w:highlight w:val="green"/>
        </w:rPr>
        <w:t xml:space="preserve">as the hegemonising strategies by which class power is retained, </w:t>
      </w:r>
      <w:r w:rsidRPr="00D81639">
        <w:rPr>
          <w:rStyle w:val="Emphasis"/>
          <w:highlight w:val="green"/>
        </w:rPr>
        <w:t>consent is manufactured and new opportunities for capitalist markets are produced</w:t>
      </w:r>
      <w:r w:rsidRPr="00A97162">
        <w:rPr>
          <w:rStyle w:val="StyleUnderline"/>
        </w:rPr>
        <w:t>.</w:t>
      </w:r>
      <w:r w:rsidRPr="00A97162">
        <w:rPr>
          <w:sz w:val="16"/>
        </w:rPr>
        <w:t xml:space="preserve"> This reflects Evans (1993), who focuses on the emergent discourses and legal and political shifts towards sexual citizenship as recognition of particularly lesbian and gay identities. In doing so, </w:t>
      </w:r>
      <w:r w:rsidRPr="00A97162">
        <w:rPr>
          <w:rStyle w:val="StyleUnderline"/>
        </w:rPr>
        <w:t xml:space="preserve">he emphasises what becomes a key theme for 21st-century analyses – the hollowness of a sexual politics characterised by the driving force of commodification, where </w:t>
      </w:r>
      <w:r w:rsidRPr="00D81639">
        <w:rPr>
          <w:rStyle w:val="Emphasis"/>
          <w:highlight w:val="green"/>
        </w:rPr>
        <w:t>sexual recognition is hand in hand</w:t>
      </w:r>
      <w:r w:rsidRPr="00D81639">
        <w:rPr>
          <w:rStyle w:val="StyleUnderline"/>
          <w:highlight w:val="green"/>
        </w:rPr>
        <w:t xml:space="preserve"> with the emergence of new market opportunities and inclusion is on the basis of consumption</w:t>
      </w:r>
      <w:r w:rsidRPr="00A97162">
        <w:rPr>
          <w:sz w:val="16"/>
        </w:rPr>
        <w:t xml:space="preserve">. Evans recognises that the commodification of sexual life is prefigurative of a depoliticised and commodified lifestyle that divides sexual identities along class and material lines, leading to an absence of economic rights and weakness and limits to legal, political and social rights within the construction of sexual citizenship. Binnie (1995) and the essays in Gluckman and Reed (1997) extend this analysis of how consumption and commodification defines and characterises the public and cultural space occupied by people of diverse sexualities, diluting the potentiality of the critical extension of a politics rejecting the privatised and personalised politics of sexuality to produce political insights. This ties in with Herbert Marcuse’s (1969; 1998) explicit connection of the personal and the political in constructing a radical politics. He rejects Freud’s (1957) arguments for the need for conformity and repression to civilisation. For Marcuse, the objectification and repressive de-sublimation of the human subject constituted their alienation, and extended to both their valorisation under capitalism as a commodity and their repression from a sense of their sensual lives through technology and the everyday process by which lives were lived as objects and through objects. This limits the sense in which sexual freedom necessarily produces a sensual exploration of self and other, and so dilutes the sense of connecting with others that could constitute a counterhegemonic politics. Marcuse, as with feminists, sees the personal and political as centrally important, but for Marcuse the material determinants of capitalism are central to how both sexual freedom and political freedom are dissipated.9 </w:t>
      </w:r>
      <w:proofErr w:type="gramStart"/>
      <w:r w:rsidRPr="00A97162">
        <w:rPr>
          <w:sz w:val="16"/>
        </w:rPr>
        <w:t>This</w:t>
      </w:r>
      <w:proofErr w:type="gramEnd"/>
      <w:r w:rsidRPr="00A97162">
        <w:rPr>
          <w:sz w:val="16"/>
        </w:rPr>
        <w:t xml:space="preserve"> broad critique of the politics of sexuality under capitalism is reflected in recent Marxist contributions. Lewis (2016) argues for an intersectional radicalism that focuses on the vagaries of capitalism as a central contextualising force. Wolf (2009) reflects a more strident Trotskyist-oriented politics that takes in a range of identity struggles under a Marxist critique of the constitution of post-modern radicalism and its dissolution of class power. Alderson (2016) argues that the constitution of queer politics and contemporary shifts in a more ‘tolerant’ capitalism mutates radicalism into a politics that sits subversively within parameters that dissipate, and draws from rather than builds opposition to capitalism. Emphasising the critical importance of materialist political economy, Drucker (2011; 2015) provides a seminal mapping of the relationship between phases of developments in capitalist economies and regimes of accumulation with the social organisation of sexualities in society. With a focus on same-sex identities and relationships, he delineates three regimes of what he describes as “same sex formations”, which reflect the cultural and social dominance of particular articulations of same-sex identities in society. He maps these phases as follows: the “invert-dominant” regime existed in the classical imperialist phase of capitalism from the 1870s to the start of the Second World War; the “gay-dominant” regime was part of the Fordist phase of capitalism up until the 1980s; and the “homonormative-dominant” regime started in the neo-liberal phase of capitalism and continues to the present day. The importance of this mapping, which to some extent reflects constructionist characterisations of the emergence of same-sex identity (and other sexual identities such as transgender), from pathology to political contestation through to recognition, is that it attributes strong relationships between how capitalism and class relations develop and how sexual identities and relations develop. There is no easy causal attribution, and there is the question of how mediating variables might delay, defer, suspend or radically change the nature of this relationship. Drucker recognises that causal attributions theoretically in such a periodisation have to be subordinated to the particular conditions of capitalist development in different regional and national contexts, thus eliding with a materialist analysis that demands that there is a critical analysis focused on the concrete level of class formation, struggle and conflict. Hence there are different forms of both regimes of accumulation and same-sex formations in Europe and North America, Russia and China, Africa, South America and Asia. As Drucker (2015, 60) observes: […] the correspondence between regimes of accumulation and same-sex formations provides evidence for a basic historical materialist assertion: the material relations of production and reproduction constitute the fundamental matrix underlying all of social reality. One of the strengths of Drucker's framework is to provide a basis for thinking about the forms of same-sex or non-heterosexual identities and relationships that have been legitimated by Fordist and neo-liberal regimes. Here, Drucker distinguishes between “Gay Normality” and “Queer Anti-Capitalism” in reflecting assimilationist positions where sexual identity formation conforms to changing patterns of markets and accumulation regimes, and resistant positions that see in conformity the dissolution of the possibilities of freedom, agency, equality and justice that are central to a sexually free political project. This reflects contemporary critiques of homonormativity and sexual politics. It elides with critical work within sexuality studies, which distinguishes between assimilationist positions (typically reflected in Sullivan 1996) and positions that link sexual recognition with radical politics (such as Conrad and Nair 2014; Gilreath 2011; Sycamore 2008; Warner 1999). </w:t>
      </w:r>
      <w:r w:rsidRPr="00A97162">
        <w:rPr>
          <w:rStyle w:val="StyleUnderline"/>
        </w:rPr>
        <w:t xml:space="preserve">This </w:t>
      </w:r>
      <w:r w:rsidRPr="00D81639">
        <w:rPr>
          <w:rStyle w:val="StyleUnderline"/>
          <w:highlight w:val="green"/>
        </w:rPr>
        <w:t>political critique</w:t>
      </w:r>
      <w:r w:rsidRPr="00A97162">
        <w:rPr>
          <w:rStyle w:val="StyleUnderline"/>
        </w:rPr>
        <w:t xml:space="preserve"> is important, because it </w:t>
      </w:r>
      <w:r w:rsidRPr="00D81639">
        <w:rPr>
          <w:rStyle w:val="StyleUnderline"/>
          <w:highlight w:val="green"/>
        </w:rPr>
        <w:t xml:space="preserve">contrasts with a queer politics that is focused on subjective freedom and oriented towards individual and subjective action </w:t>
      </w:r>
      <w:r w:rsidRPr="00A97162">
        <w:rPr>
          <w:rStyle w:val="StyleUnderline"/>
        </w:rPr>
        <w:t>through a cultural politics</w:t>
      </w:r>
      <w:r w:rsidRPr="00A97162">
        <w:rPr>
          <w:sz w:val="16"/>
        </w:rPr>
        <w:t xml:space="preserve">.10 Klein (2000) advances a cogent materialist critique of queer theory that extends this debate and argues that queer theory offers terms of change that are contingent in their possibilities for social change. </w:t>
      </w:r>
      <w:r w:rsidRPr="00D81639">
        <w:rPr>
          <w:rStyle w:val="StyleUnderline"/>
          <w:highlight w:val="green"/>
        </w:rPr>
        <w:t xml:space="preserve">The individuation of the queer subject </w:t>
      </w:r>
      <w:r w:rsidRPr="00A97162">
        <w:rPr>
          <w:rStyle w:val="StyleUnderline"/>
        </w:rPr>
        <w:t xml:space="preserve">potentially </w:t>
      </w:r>
      <w:r w:rsidRPr="00D81639">
        <w:rPr>
          <w:rStyle w:val="StyleUnderline"/>
          <w:highlight w:val="green"/>
        </w:rPr>
        <w:t>leaves queer politics open to the opportunities offered by neo-liberal capitalism on class grounds and subverts social change through a conservative agenda.</w:t>
      </w:r>
      <w:r w:rsidRPr="00A97162">
        <w:rPr>
          <w:sz w:val="16"/>
        </w:rPr>
        <w:t xml:space="preserve"> In a different vein, Floyd (2009) seeks to find synergies between Marxism and queer politics through a critique that sees their common ground in framing and characterising totality and reification within a dialectic between queer theory and Marxism. The question of how far the conceptual critiques of sexuality are conflicting or potentially in creative tension is still a matter for debate. This focus on the necessity of a politics of sexuality that has at its core radical social and cultural change has historical resonance in Marxist critiques. Dee (2010), in her analysis of the historical emergence and contemporary politics of LGBT liberation, emphasises the fertile ground of Bolshevik and past socialist engagements with sexual politics, particularly at a global level, as well as the crucial role of the left in connecting identity struggles with class politics and the vagaries of capitalist impoverishment. Field (1995, 167; 172) is particularly eloquent in characterising the weakness of identity politics against the importance of a class critique and is worth quoting at length: The factor which holds all reformist strategies back is the way that they define and ringfence supposedly ‘lesbian and gay issues’ as though lesbian and gay oppression simply effects those who have same-sex relationships. The reality is that gay oppression is a weapon of social control. We cannot hope to bring about real change for gay people whilst the system which causes gay oppression remains in place. […] All ‘lesbian and gay issues’ are rooted in the politics of class struggle. When ambitious, bourgeois ‘community leaders’ seek to divorce these issues from wider social and political concerns the lesbian and gay movement becomes atrophied. Being able to rework and reassess the reformist gay rights programme in the context of defending working class interests is a vital step in breaking away from the frustrations and divisions of identity politics. It enables us to see how the issues which are so close to gay people are of equal importance to the rest of society. Far from losing our identity in this process, we can begin to recognise actual and potential allies all around us. Do we just want the same poverty traps and institutions? Seeking assimilation into what is perceived as ‘straight privilege’ has led many gay activists to confuse equal rights with equal oppression. In this short survey, there is not adequate time to do justice to the richness of both historical and contemporary Marxist critiques</w:t>
      </w:r>
      <w:r w:rsidRPr="00A97162">
        <w:rPr>
          <w:rStyle w:val="StyleUnderline"/>
        </w:rPr>
        <w:t xml:space="preserve">. It should be </w:t>
      </w:r>
      <w:proofErr w:type="gramStart"/>
      <w:r w:rsidRPr="00A97162">
        <w:rPr>
          <w:rStyle w:val="StyleUnderline"/>
        </w:rPr>
        <w:t>apparent,</w:t>
      </w:r>
      <w:proofErr w:type="gramEnd"/>
      <w:r w:rsidRPr="00A97162">
        <w:rPr>
          <w:rStyle w:val="StyleUnderline"/>
        </w:rPr>
        <w:t xml:space="preserve"> however, that </w:t>
      </w:r>
      <w:r w:rsidRPr="00D81639">
        <w:rPr>
          <w:rStyle w:val="StyleUnderline"/>
          <w:highlight w:val="green"/>
        </w:rPr>
        <w:t>Marxism has become a central and important ground for exploring the vagaries of sexuality under capitalism in all its objectifying, commodifying, alienating and exploitative forms.</w:t>
      </w:r>
      <w:r w:rsidRPr="00A97162">
        <w:rPr>
          <w:sz w:val="16"/>
        </w:rPr>
        <w:t xml:space="preserve"> It is evident that much has changed in the last 60 years with respect to sexual lives. </w:t>
      </w:r>
      <w:r w:rsidRPr="00D81639">
        <w:rPr>
          <w:rStyle w:val="StyleUnderline"/>
          <w:highlight w:val="green"/>
        </w:rPr>
        <w:t>Weeks</w:t>
      </w:r>
      <w:r w:rsidRPr="00A97162">
        <w:rPr>
          <w:sz w:val="16"/>
        </w:rPr>
        <w:t xml:space="preserve"> (2007, 5-6), </w:t>
      </w:r>
      <w:r w:rsidRPr="00A97162">
        <w:rPr>
          <w:rStyle w:val="StyleUnderline"/>
        </w:rPr>
        <w:t xml:space="preserve">in his personal as well as political and cultural reflections on that change, </w:t>
      </w:r>
      <w:r w:rsidRPr="00D81639">
        <w:rPr>
          <w:rStyle w:val="StyleUnderline"/>
          <w:highlight w:val="green"/>
        </w:rPr>
        <w:t>warns of traps</w:t>
      </w:r>
      <w:r w:rsidRPr="00A97162">
        <w:rPr>
          <w:rStyle w:val="StyleUnderline"/>
        </w:rPr>
        <w:t xml:space="preserve"> in assessing that change11</w:t>
      </w:r>
      <w:r w:rsidRPr="00A97162">
        <w:rPr>
          <w:sz w:val="16"/>
        </w:rPr>
        <w:t xml:space="preserve">: </w:t>
      </w:r>
      <w:r w:rsidRPr="00A97162">
        <w:rPr>
          <w:rStyle w:val="StyleUnderline"/>
        </w:rPr>
        <w:t>Th</w:t>
      </w:r>
      <w:r w:rsidRPr="00D81639">
        <w:rPr>
          <w:rStyle w:val="StyleUnderline"/>
          <w:highlight w:val="green"/>
        </w:rPr>
        <w:t>e first is a mindless progressivism that assumes that all is for the best</w:t>
      </w:r>
      <w:r w:rsidRPr="00A97162">
        <w:rPr>
          <w:rStyle w:val="StyleUnderline"/>
        </w:rPr>
        <w:t xml:space="preserve"> in all possible worlds. The second is a declinist approach, which assumes that all change is for the worst and that the quality of our morality – for which we can read sexual behaviour and values – is in hopeless decline. </w:t>
      </w:r>
      <w:r w:rsidRPr="00D81639">
        <w:rPr>
          <w:rStyle w:val="StyleUnderline"/>
          <w:highlight w:val="green"/>
        </w:rPr>
        <w:t>The third approach assumes continuity: yes, superficial things have changed, but in essence power structures have remained resilient.</w:t>
      </w:r>
      <w:r w:rsidRPr="00A97162">
        <w:rPr>
          <w:sz w:val="16"/>
        </w:rPr>
        <w:t xml:space="preserve"> Weeks’ second and third traps might be attributed to Marxist positions, emphasising the limits to change and emphasising the negative features of this change. It is always important to recognise the changing experience of people under sexual capitalism who have suffered degrees of pathology they might regard as absent or less pronounced. </w:t>
      </w:r>
      <w:r w:rsidRPr="00D81639">
        <w:rPr>
          <w:rStyle w:val="StyleUnderline"/>
          <w:highlight w:val="green"/>
        </w:rPr>
        <w:t>The value of Marxist critiques</w:t>
      </w:r>
      <w:r w:rsidRPr="00A97162">
        <w:rPr>
          <w:rStyle w:val="StyleUnderline"/>
        </w:rPr>
        <w:t xml:space="preserve">, however, </w:t>
      </w:r>
      <w:r w:rsidRPr="00D81639">
        <w:rPr>
          <w:rStyle w:val="StyleUnderline"/>
          <w:highlight w:val="green"/>
        </w:rPr>
        <w:t>is their diagnostic power</w:t>
      </w:r>
      <w:r w:rsidRPr="00A97162">
        <w:rPr>
          <w:rStyle w:val="StyleUnderline"/>
        </w:rPr>
        <w:t xml:space="preserve"> as to how we got to where we are, </w:t>
      </w:r>
      <w:r w:rsidRPr="00D81639">
        <w:rPr>
          <w:rStyle w:val="StyleUnderline"/>
          <w:highlight w:val="green"/>
        </w:rPr>
        <w:t>the continuing limits and problems with where we are, and the real possibilities of emancipation moving forward, where sexual capitalism is challenged by a progressive Marxist</w:t>
      </w:r>
      <w:r w:rsidRPr="00A97162">
        <w:rPr>
          <w:rStyle w:val="StyleUnderline"/>
        </w:rPr>
        <w:t xml:space="preserve"> (but not simply Marxist) </w:t>
      </w:r>
      <w:r w:rsidRPr="00D81639">
        <w:rPr>
          <w:rStyle w:val="StyleUnderline"/>
          <w:highlight w:val="green"/>
        </w:rPr>
        <w:t>politics</w:t>
      </w:r>
      <w:r w:rsidRPr="00A97162">
        <w:rPr>
          <w:sz w:val="16"/>
        </w:rPr>
        <w:t>.</w:t>
      </w:r>
    </w:p>
    <w:p w:rsidR="00FA0286" w:rsidRPr="00F9448B" w:rsidRDefault="00FA0286" w:rsidP="00FA0286"/>
    <w:p w:rsidR="00FA0286" w:rsidRPr="002D58CB" w:rsidRDefault="00FA0286" w:rsidP="00FA0286"/>
    <w:p w:rsidR="00FA0286" w:rsidRDefault="00FA0286" w:rsidP="00FA0286">
      <w:pPr>
        <w:pStyle w:val="Heading4"/>
      </w:pPr>
      <w:r>
        <w:t xml:space="preserve">The affirmative SERVES THE WELL-BEING </w:t>
      </w:r>
      <w:proofErr w:type="gramStart"/>
      <w:r>
        <w:t>OF  CAPITALISM</w:t>
      </w:r>
      <w:proofErr w:type="gramEnd"/>
      <w:r>
        <w:t xml:space="preserve">, their investment(s) in textual deconstruction and the representation of QUEER KINSHIP proliferates the institutionalization of queerness into the systems of capitalism. </w:t>
      </w:r>
    </w:p>
    <w:p w:rsidR="00FA0286" w:rsidRDefault="00FA0286" w:rsidP="00FA0286">
      <w:r w:rsidRPr="00960E74">
        <w:rPr>
          <w:rStyle w:val="StyleUnderline"/>
        </w:rPr>
        <w:t>Milani, 18</w:t>
      </w:r>
      <w:r>
        <w:t xml:space="preserve"> – Professor in the Department of Swedish, University of Gothenburg, </w:t>
      </w:r>
      <w:proofErr w:type="gramStart"/>
      <w:r>
        <w:t>Gothenburg</w:t>
      </w:r>
      <w:proofErr w:type="gramEnd"/>
      <w:r>
        <w:t xml:space="preserve">, Sweden (“Is the Rectum a Gold Mine? Queer Theory, Consumer Masculinities, and Capital Pleasures,” Queering Masculinities in Language and Culture pp 19-42, SpringerLink)//BL </w:t>
      </w:r>
    </w:p>
    <w:p w:rsidR="00FA0286" w:rsidRDefault="00FA0286" w:rsidP="00FA0286">
      <w:pPr>
        <w:rPr>
          <w:sz w:val="16"/>
        </w:rPr>
      </w:pPr>
      <w:r w:rsidRPr="00960E74">
        <w:rPr>
          <w:sz w:val="16"/>
        </w:rPr>
        <w:t xml:space="preserve">The anti-normative mantra I espouse here is not without its critics, who accuse queer theory of violating its own anti-essentialist principles and its distrust of any form of identity consolidation (e.g. Wiegman 2012; Hall 2013; Jagose 2015; Wiegman and Wilson 2015). According to these scholars, queer theory operates by reifying an anti-identitarian, anti-foundationalist, and anti-normative enterprise. As Wiegman puts it, </w:t>
      </w:r>
      <w:r w:rsidRPr="00D81639">
        <w:rPr>
          <w:rStyle w:val="StyleUnderline"/>
          <w:highlight w:val="green"/>
        </w:rPr>
        <w:t>Through its own self-animating antinormative intentions</w:t>
      </w:r>
      <w:r w:rsidRPr="00960E74">
        <w:rPr>
          <w:rStyle w:val="StyleUnderline"/>
        </w:rPr>
        <w:t xml:space="preserve">, then, </w:t>
      </w:r>
      <w:r w:rsidRPr="00D81639">
        <w:rPr>
          <w:rStyle w:val="StyleUnderline"/>
          <w:highlight w:val="green"/>
        </w:rPr>
        <w:t>Queer Studies gets to have its cake and eat it too:</w:t>
      </w:r>
      <w:r w:rsidRPr="00960E74">
        <w:rPr>
          <w:rStyle w:val="StyleUnderline"/>
        </w:rPr>
        <w:t xml:space="preserve"> it can function as an organizing referent for queer theory while simultaneously forging an interdisciplinary critique of it; it can promise to fulfill queer theory’s anti-identitarian commitments while proliferating identity commitments of its own; </w:t>
      </w:r>
      <w:r w:rsidRPr="00D81639">
        <w:rPr>
          <w:rStyle w:val="StyleUnderline"/>
          <w:highlight w:val="green"/>
        </w:rPr>
        <w:t xml:space="preserve">it can refuse institutionality while participating in and </w:t>
      </w:r>
      <w:r w:rsidRPr="00D81639">
        <w:rPr>
          <w:rStyle w:val="Emphasis"/>
          <w:highlight w:val="green"/>
        </w:rPr>
        <w:t>generating its own institutionalized forms</w:t>
      </w:r>
      <w:r w:rsidRPr="00960E74">
        <w:rPr>
          <w:rStyle w:val="StyleUnderline"/>
        </w:rPr>
        <w:t>.</w:t>
      </w:r>
      <w:r w:rsidRPr="00960E74">
        <w:rPr>
          <w:sz w:val="16"/>
        </w:rPr>
        <w:t xml:space="preserve"> (2012: 332). To paraphrase Wiegman, </w:t>
      </w:r>
      <w:r w:rsidRPr="00D81639">
        <w:rPr>
          <w:rStyle w:val="StyleUnderline"/>
          <w:highlight w:val="green"/>
        </w:rPr>
        <w:t>the underlying anti-normative positioning of queer theory has itself become a norm, against which both scholarly and political projects are evaluated and judged</w:t>
      </w:r>
      <w:r w:rsidRPr="00960E74">
        <w:rPr>
          <w:sz w:val="16"/>
        </w:rPr>
        <w:t xml:space="preserve"> (though cf. Duggan 2015 and Halberstam 2015 for trenchant critiques of this argument). Of course, we should be wary of dispensing too easily the label of queer to, say, sexual promiscuity or sadomasochistic sex while critiquing monogamy and same-sex marriage as inherently “homonormative” institutions and practices. That being said, if queer has something that distinguishes from other approaches to the study of gender and sexuality, then its distinctiveness lies in its ability to create anxiety and discomfort, and a feeling that theorists and researchers are going where they shouldn’t go, lighting lights that ought to stay dark, examining what many would prefer be ignored, and waking up bears that should have been left sleeping. (Kulick 2012: 31; my translation). </w:t>
      </w:r>
      <w:r w:rsidRPr="00D81639">
        <w:rPr>
          <w:rStyle w:val="StyleUnderline"/>
          <w:highlight w:val="green"/>
        </w:rPr>
        <w:t>In a time when neo-liberalism has become hegemonic, perhaps the bear “that should have been left sleeping” is capitalism and its ability to rope gender and sexual anti-normativity into its logic.</w:t>
      </w:r>
      <w:r w:rsidRPr="00960E74">
        <w:rPr>
          <w:sz w:val="16"/>
        </w:rPr>
        <w:t xml:space="preserve"> In arguing for the importance of accounting for the relationship between regimes of representations and the economic conditions that underpin them, I concur with Michael Penney (2014) that it might be worth re-discovering the ideas of Mario Mieli (1980), an Italian thinker and activist who has been largely ignored by US-based queer scholarship. </w:t>
      </w:r>
      <w:r w:rsidRPr="00960E74">
        <w:rPr>
          <w:rStyle w:val="StyleUnderline"/>
        </w:rPr>
        <w:t xml:space="preserve">In Mieli’s (1980) view, </w:t>
      </w:r>
      <w:r w:rsidRPr="00D81639">
        <w:rPr>
          <w:rStyle w:val="StyleUnderline"/>
          <w:highlight w:val="green"/>
        </w:rPr>
        <w:t xml:space="preserve">radical sexual politics cannot be achieved simply through textual deconstruction of representational arrangements, but requires a critical monitoring of how capitalism incorporates non-normative </w:t>
      </w:r>
      <w:r w:rsidRPr="00960E74">
        <w:rPr>
          <w:rStyle w:val="StyleUnderline"/>
        </w:rPr>
        <w:t xml:space="preserve">identities and </w:t>
      </w:r>
      <w:r w:rsidRPr="00D81639">
        <w:rPr>
          <w:rStyle w:val="StyleUnderline"/>
          <w:highlight w:val="green"/>
        </w:rPr>
        <w:t>desires in order to reproduce itself</w:t>
      </w:r>
      <w:r w:rsidRPr="00960E74">
        <w:rPr>
          <w:rStyle w:val="StyleUnderline"/>
        </w:rPr>
        <w:t>.</w:t>
      </w:r>
      <w:r w:rsidRPr="00960E74">
        <w:rPr>
          <w:sz w:val="16"/>
        </w:rPr>
        <w:t xml:space="preserve"> According to this perspective, “humanity will not be emancipated until human labour […] ceases to be alienated in the production of falsely liberated perverse commodities” (Penney 2014: 102). </w:t>
      </w:r>
      <w:r w:rsidRPr="00960E74">
        <w:rPr>
          <w:rStyle w:val="StyleUnderline"/>
        </w:rPr>
        <w:t xml:space="preserve">So, while, </w:t>
      </w:r>
      <w:r w:rsidRPr="00D81639">
        <w:rPr>
          <w:rStyle w:val="StyleUnderline"/>
          <w:highlight w:val="green"/>
        </w:rPr>
        <w:t xml:space="preserve">in an anti-normative spirit, we might fall into the temptation of celebrating the presence of non- or anti-normative </w:t>
      </w:r>
      <w:r w:rsidRPr="00960E74">
        <w:rPr>
          <w:rStyle w:val="StyleUnderline"/>
        </w:rPr>
        <w:t xml:space="preserve">gender and sexual identities, </w:t>
      </w:r>
      <w:r w:rsidRPr="00D81639">
        <w:rPr>
          <w:rStyle w:val="StyleUnderline"/>
          <w:highlight w:val="green"/>
        </w:rPr>
        <w:t>practices</w:t>
      </w:r>
      <w:r w:rsidRPr="00960E74">
        <w:rPr>
          <w:rStyle w:val="StyleUnderline"/>
        </w:rPr>
        <w:t xml:space="preserve"> and performances in mainstream media , </w:t>
      </w:r>
      <w:r w:rsidRPr="00D81639">
        <w:rPr>
          <w:rStyle w:val="StyleUnderline"/>
          <w:highlight w:val="green"/>
        </w:rPr>
        <w:t>a neo-Marxian perspective</w:t>
      </w:r>
      <w:r w:rsidRPr="00960E74">
        <w:rPr>
          <w:rStyle w:val="StyleUnderline"/>
        </w:rPr>
        <w:t xml:space="preserve"> à la Mieli </w:t>
      </w:r>
      <w:r w:rsidRPr="00D81639">
        <w:rPr>
          <w:rStyle w:val="StyleUnderline"/>
          <w:highlight w:val="green"/>
        </w:rPr>
        <w:t xml:space="preserve">raises questions about the economic stakes that that very queer visibility </w:t>
      </w:r>
      <w:r w:rsidRPr="00D81639">
        <w:rPr>
          <w:rStyle w:val="Emphasis"/>
          <w:highlight w:val="green"/>
        </w:rPr>
        <w:t>serves for the well-functioning of global capitalism</w:t>
      </w:r>
      <w:r w:rsidRPr="00960E74">
        <w:rPr>
          <w:sz w:val="16"/>
        </w:rPr>
        <w:t xml:space="preserve"> (see also Barnhurst 2007 about paradoxes of visibility, and Kirsch 2000 for a critique of queer theory in relation to class struggle). Those who are sceptical of the possibility of the demise of capitalism would argue that we should reap the representational dividends that visibility may bring to queer constituencies rather than waste unnecessary energy critiquing a socio-economic system that will not go away so easily. </w:t>
      </w:r>
      <w:r w:rsidRPr="00960E74">
        <w:rPr>
          <w:rStyle w:val="StyleUnderline"/>
        </w:rPr>
        <w:t xml:space="preserve">But, as critical discourse analysts have pointed out ad nauseam, any form of </w:t>
      </w:r>
      <w:r w:rsidRPr="00D81639">
        <w:rPr>
          <w:rStyle w:val="StyleUnderline"/>
          <w:highlight w:val="green"/>
        </w:rPr>
        <w:t>representation—no matter how queer it seeks to be—can never be fully inclusive because of the semiotic choices made</w:t>
      </w:r>
      <w:r w:rsidRPr="00960E74">
        <w:rPr>
          <w:rStyle w:val="StyleUnderline"/>
        </w:rPr>
        <w:t xml:space="preserve">, </w:t>
      </w:r>
      <w:r w:rsidRPr="00D81639">
        <w:rPr>
          <w:rStyle w:val="StyleUnderline"/>
          <w:highlight w:val="green"/>
        </w:rPr>
        <w:t>which inherently entail the</w:t>
      </w:r>
      <w:r w:rsidRPr="00960E74">
        <w:rPr>
          <w:rStyle w:val="StyleUnderline"/>
        </w:rPr>
        <w:t xml:space="preserve"> backgrounding or </w:t>
      </w:r>
      <w:r w:rsidRPr="00D81639">
        <w:rPr>
          <w:rStyle w:val="Emphasis"/>
          <w:highlight w:val="green"/>
        </w:rPr>
        <w:t>erasure of some elements</w:t>
      </w:r>
      <w:r w:rsidRPr="00960E74">
        <w:rPr>
          <w:rStyle w:val="StyleUnderline"/>
        </w:rPr>
        <w:t xml:space="preserve"> or participants </w:t>
      </w:r>
      <w:r w:rsidRPr="00D81639">
        <w:rPr>
          <w:rStyle w:val="StyleUnderline"/>
          <w:highlight w:val="green"/>
        </w:rPr>
        <w:t>in order to foreground others</w:t>
      </w:r>
      <w:r w:rsidRPr="00960E74">
        <w:rPr>
          <w:sz w:val="16"/>
        </w:rPr>
        <w:t xml:space="preserve"> (Fairclough 1995). </w:t>
      </w:r>
      <w:r w:rsidRPr="00960E74">
        <w:rPr>
          <w:rStyle w:val="StyleUnderline"/>
        </w:rPr>
        <w:t>Furthermore, even considering that we might never be able to step outside of capitalism into a different socio-economic system, the more we recognise our “capital enjoyments”</w:t>
      </w:r>
      <w:r w:rsidRPr="00960E74">
        <w:rPr>
          <w:sz w:val="16"/>
        </w:rPr>
        <w:t xml:space="preserve"> (Penney 2014: 106), that is, the affective bondages between commodities, consumers, and their identities, the more likely it is that we gain critical distance from “the dictates of commodity relations” (Penney 2014: 110). But let us first take a look at the gender identity affordances that have been recently sold—quite literally—to male consumers through a variety of media sites.</w:t>
      </w:r>
    </w:p>
    <w:p w:rsidR="00FA0286" w:rsidRDefault="00FA0286" w:rsidP="00FA0286">
      <w:pPr>
        <w:rPr>
          <w:sz w:val="16"/>
        </w:rPr>
      </w:pPr>
    </w:p>
    <w:p w:rsidR="00FA0286" w:rsidRDefault="00FA0286" w:rsidP="00FA0286">
      <w:pPr>
        <w:pStyle w:val="Heading4"/>
      </w:pPr>
      <w:r>
        <w:t>This is PROVEN by capitalism’s desire for knowledge about queer intimate life—demonstrated by the sex toy industry and its uptaking of “family” for capital gains.</w:t>
      </w:r>
    </w:p>
    <w:p w:rsidR="00FA0286" w:rsidRDefault="00FA0286" w:rsidP="00FA0286">
      <w:r w:rsidRPr="00960E74">
        <w:rPr>
          <w:rStyle w:val="StyleUnderline"/>
        </w:rPr>
        <w:t>Milani, 18</w:t>
      </w:r>
      <w:r>
        <w:t xml:space="preserve"> – Professor in the Department of Swedish, University of Gothenburg, </w:t>
      </w:r>
      <w:proofErr w:type="gramStart"/>
      <w:r>
        <w:t>Gothenburg</w:t>
      </w:r>
      <w:proofErr w:type="gramEnd"/>
      <w:r>
        <w:t xml:space="preserve">, Sweden (“Is the Rectum a Gold Mine? Queer Theory, Consumer Masculinities, and Capital Pleasures,” Queering Masculinities in Language and Culture pp 19-42, SpringerLink)//BL </w:t>
      </w:r>
    </w:p>
    <w:p w:rsidR="00FA0286" w:rsidRDefault="00FA0286" w:rsidP="00FA0286">
      <w:r>
        <w:t>Introducing Bob: “A Gentleman’s Pleasure”</w:t>
      </w:r>
    </w:p>
    <w:p w:rsidR="00FA0286" w:rsidRPr="00FA0286" w:rsidRDefault="00FA0286" w:rsidP="00FA0286">
      <w:pPr>
        <w:rPr>
          <w:sz w:val="14"/>
        </w:rPr>
      </w:pPr>
      <w:r w:rsidRPr="001A5538">
        <w:rPr>
          <w:rStyle w:val="StyleUnderline"/>
        </w:rPr>
        <w:t>With its deep blue or red oblong shape</w:t>
      </w:r>
      <w:r w:rsidRPr="00D81639">
        <w:rPr>
          <w:rStyle w:val="StyleUnderline"/>
          <w:highlight w:val="green"/>
        </w:rPr>
        <w:t>, Bob is part of a “</w:t>
      </w:r>
      <w:r w:rsidRPr="00D81639">
        <w:rPr>
          <w:rStyle w:val="Emphasis"/>
          <w:highlight w:val="green"/>
        </w:rPr>
        <w:t>family</w:t>
      </w:r>
      <w:r w:rsidRPr="00D81639">
        <w:rPr>
          <w:rStyle w:val="StyleUnderline"/>
          <w:highlight w:val="green"/>
        </w:rPr>
        <w:t>” of no less colourful anal toys that also includes Billy, Bruno, Hugo, and Loki</w:t>
      </w:r>
      <w:r w:rsidRPr="009F2DCB">
        <w:rPr>
          <w:sz w:val="14"/>
        </w:rPr>
        <w:t xml:space="preserve">. </w:t>
      </w:r>
      <w:r w:rsidRPr="00D81639">
        <w:rPr>
          <w:rStyle w:val="StyleUnderline"/>
          <w:highlight w:val="green"/>
        </w:rPr>
        <w:t>They are all produced by the Swedish company Lelo, which presents itself</w:t>
      </w:r>
      <w:r w:rsidRPr="001A5538">
        <w:rPr>
          <w:rStyle w:val="StyleUnderline"/>
        </w:rPr>
        <w:t xml:space="preserve"> on its website a</w:t>
      </w:r>
      <w:r w:rsidRPr="00D81639">
        <w:rPr>
          <w:rStyle w:val="StyleUnderline"/>
          <w:highlight w:val="green"/>
        </w:rPr>
        <w:t>s “the world’s leading designer brand for intimate lifestyle products</w:t>
      </w:r>
      <w:r w:rsidRPr="00D81639">
        <w:rPr>
          <w:rStyle w:val="StyleUnderline"/>
          <w:sz w:val="16"/>
          <w:highlight w:val="green"/>
        </w:rPr>
        <w:t>”</w:t>
      </w:r>
      <w:r w:rsidRPr="009F2DCB">
        <w:rPr>
          <w:sz w:val="8"/>
        </w:rPr>
        <w:t xml:space="preserve"> (https://www.lelo.com/company/about-lelo). These products are sold throughout the world not only on Lelo’s own website and other specialised sites such as </w:t>
      </w:r>
      <w:proofErr w:type="gramStart"/>
      <w:r w:rsidRPr="009F2DCB">
        <w:rPr>
          <w:sz w:val="8"/>
        </w:rPr>
        <w:t>Lovehoney.co.uk ,</w:t>
      </w:r>
      <w:proofErr w:type="gramEnd"/>
      <w:r w:rsidRPr="009F2DCB">
        <w:rPr>
          <w:sz w:val="8"/>
        </w:rPr>
        <w:t xml:space="preserve"> Lovetreats.in , Stagshop.com , and others, but also on general online retailers such as Amazon.com , which invites potential buyers with the following description (Extract 1): Extract 1 BOB is a gentleman’s pleasure object elegantly sculpted, with LELO’s customary attention to detail, to provide exquisite tension and profound pleasure. As a gentleman’s plug for deep internal stimulation, including male G-spot massage, he helps the user sustain sensation and reach a new intensity of release. Hygienic, stylish and ready for play, he is smooth and designed with a ring for full control of the sensual experience. Use BOB as you wish, whether it be with a partner for added enjoyment or as a secret companion, worn discreetly. Comes presented in an elegant gift box, includes a user manual, satin pouch for stylish storage and a 1-year LELO warranty. (https://www.amazon.com/LELO-Prostate-Massager-Deep-Blue/dp/B0029ZALCQ; bold emphasis added.) Obviously inanimate objects—beers, muffins, or prostate massagers—are not inherently sexed; they do not have a penis, a vagina, or any other sexual organ. However, as scholars of gender and language have pointed out, it is interesting to tease out the processes through which objects become gendered, and are thus associated with either men or women and imbued with masculine or feminine traits (see e.g. Baker 2008 for the gendering of muffins, and Milani and Shaikjee 2013 for beer). Discursive processes of gendering are quite patent in the extract above. Through a nomination strategy—Bob—and the usage of the third-person singular pronoun “he,” the prostate massager is simultaneously gendered and personified, and hence partly loses its nature as an object. Furthermore, the usage of a hypocorism—the shortening and diminutive form of Robert—contributes to adding an affective layering typical of an intimate acquaintance or relationship. That this form of intimacy is “between men” (Sedgwick 1993) is made clear in the very first sentence of the product description saying that Bob is a pleasure object for a “gentleman,” not a “lady.” Critical discourse analysis has taught us that speakers and writers have to make specific linguistic choices when labelling reality. The English language in its many varieties offers a plethora of options through which to refer to male bodied individuals: man/men, guy/s, dude/s, lad/s, bloke/s, bro/s, bruh/s, oke/s, and so on. Whether intentional or not, these choices are ideological because of the very different connotations that similar labels for one of the same referent carry with them. In the case of gentleman, the word has an aura of formality and politeness; moreover, a quick glance at its patterns of collocations in the 100 million word British National Corpus indicates that it indexes a specific type of masculinity, one that, in the context of the British parliament, is aware, honourable, knowledgeable, and to which other MPs are generally grateful. A similar search for </w:t>
      </w:r>
      <w:proofErr w:type="gramStart"/>
      <w:r w:rsidRPr="009F2DCB">
        <w:rPr>
          <w:sz w:val="8"/>
        </w:rPr>
        <w:t>the collocates</w:t>
      </w:r>
      <w:proofErr w:type="gramEnd"/>
      <w:r w:rsidRPr="009F2DCB">
        <w:rPr>
          <w:sz w:val="8"/>
        </w:rPr>
        <w:t xml:space="preserve"> of gentleman on the Corpus of Contemporary American English illustrates how this word strongly co-occurs with the following: English, distinguished-(looking), chivalry, portly, and dignified, as well as with adjectives indicating old age (older, elderly, white-haired). I am not implying in any way that, by association with gentlemen, Bob is being advertised to British male MPs, or older, stout, distinguished, and chivalrous men. Rather, the point I want to make is that the choice of the label “gentleman” brings with it a range of generally positive associations with respectability, dignity, knowledge, and honour. I will return later on to the issue of honour in relation to shame and heterosexual erotic practices (Extracts 2 and 3). What should also be highlighted at this juncture is how Bob is presented as bringing a “new intensity of release,” which implies new levels of ejaculation for the gentlemen who buy the product. Male customers, however, are reassured that they are in charge of the situation and that the achievement of such a remarkable ejaculatory ability is always under their control. Here we can see how the trope of male sexual potency is more or less subtly reiterated and revamped at the same time as the self-determining trait of masculine subjectivity is guaranteed with the assurance of the existence of a “ring for full control” (see also below for the reproduction of hegemonic masculinity). Admittedly, it is mentioned in the following sentence that Bob can also be used with an otherwise gender-neutral “partner” for “added enjoyment.” It is ambiguous here whether (1) the usage with a partner would give added value to the experience of the product; or (2) Bob would give “added enjoyment” to other sexual activities with a partner. Alternatively, Bob can fill the void of such a partner, becoming himself a “companion” to be carried around or worn “discreetly.” While self-controlled potency typical of masculine hegemony seems to be reproduced, sexual identities remain rather vague. Ultimately, we do not know whether the gentleman in the extract above is identified as heterosexual, bisexual, gay, or none of the above. On the other hand, with regard to sexual practices, there is a gesture—albeit a discreet one—towards a re-territorialisation of the domain of the erotic. Writing about the Victorian period and its historical legacy, Foucault famously pointed out that “[s]exuality […] moved into the home. […] A single locus of sexuality was acknowledged […] at the heart of every household […]: the parents’ bedroom” (Foucault 1990 [1978]: 3). This is what ultimately made sex in public not only illegal but also a form of moral deviance which would breach public decency, whatever this may mean. Obviously, there is no incitement to public sex in the description of Bob above. However, the fact that it can be worn anywhere unsettles normative assumptions that (self-</w:t>
      </w:r>
      <w:proofErr w:type="gramStart"/>
      <w:r w:rsidRPr="009F2DCB">
        <w:rPr>
          <w:sz w:val="8"/>
        </w:rPr>
        <w:t>)erotic</w:t>
      </w:r>
      <w:proofErr w:type="gramEnd"/>
      <w:r w:rsidRPr="009F2DCB">
        <w:rPr>
          <w:sz w:val="8"/>
        </w:rPr>
        <w:t xml:space="preserve"> practices can only be conducted in the home. Though inconspicuously, Bob brings anal stimulation and pleasure into the public realm. And while the gentleman who wears it does not lose his respectability, the inconspicuousness of his enjoyment perturbs the very nature of what counts as “public indecency.” In order to unveil how more traditional hegemonic masculinity is interlinked with a more fluid treatment of sexual identities, pleasures, and practices, we need to explore other sites intertextually and interdiscursively connected to Bob and other prostate massagers. When Anti-normative Erotic Pleasures Need to Come Out While Heterosexuality Stays Put Like many other online retail companies, Lelo has embedded into its website a corporate blog called Volonté , which defines itself as a “pleasure project”; it consists of a variety of posts from condom innovation and sadomasochist sex to sexually transmitted infections. One of the most recent articles at the time of writing this chapter (July 2016) is entitled “Why Anal and Prostate Play is Worth Exploring.” There the sex and relationship therapist Dr Joe Kort “discusses the benefits of prostate play and some of the societal reasons that make straight men hesitate to try anal play.” One of these is that Extract 2 Sometimes, men themselves worry that—because they’re interested in anal play—it automatically means they’re gay … or perhaps even </w:t>
      </w:r>
      <w:proofErr w:type="gramStart"/>
      <w:r w:rsidRPr="009F2DCB">
        <w:rPr>
          <w:sz w:val="8"/>
        </w:rPr>
        <w:t>bisexual .</w:t>
      </w:r>
      <w:proofErr w:type="gramEnd"/>
      <w:r w:rsidRPr="009F2DCB">
        <w:rPr>
          <w:sz w:val="8"/>
        </w:rPr>
        <w:t xml:space="preserve"> I like to tell them: “In the state where I am a board certified sex therapist, your anus doesn’t have a sexual orientation.” That calms them down. (Bold emphasis added. The underlining indicates a hyperlink that takes the web user to a webpage on “bicuriosity.”) Against this backdrop, Dr Kort goes on to suggest that Extract 3 Before discussing anal play with a partner, men first have to come to terms with their own shame. They have to own the fact that this is something they like. If they come into a conversation with their partner with shame, it will only upset her more. He already has to feel that there’s nothing gay about this. There are some great books out there that help men come to terms with their own shame. Jack </w:t>
      </w:r>
      <w:proofErr w:type="gramStart"/>
      <w:r w:rsidRPr="009F2DCB">
        <w:rPr>
          <w:sz w:val="8"/>
        </w:rPr>
        <w:t>Morin ,</w:t>
      </w:r>
      <w:proofErr w:type="gramEnd"/>
      <w:r w:rsidRPr="009F2DCB">
        <w:rPr>
          <w:sz w:val="8"/>
        </w:rPr>
        <w:t xml:space="preserve"> Ph.D., for example, wrote Anal Pleasure and Health: A Guide for Men, Women and Couples. In it, he writes about how men can come to confront the taboo around anal pleasure, and to understand the difference between sexual orientation and erotic orientation. You can be straight and enjoy anal sex. What we like isn’t related to who we are. If you enjoy anal sex, it’s just because you experience erotic pleasure there. Once you have dealt with your own shame, you can perhaps share with your partner the prevalence of websites that </w:t>
      </w:r>
      <w:proofErr w:type="gramStart"/>
      <w:r w:rsidRPr="009F2DCB">
        <w:rPr>
          <w:sz w:val="8"/>
        </w:rPr>
        <w:t>exist</w:t>
      </w:r>
      <w:proofErr w:type="gramEnd"/>
      <w:r w:rsidRPr="009F2DCB">
        <w:rPr>
          <w:sz w:val="8"/>
        </w:rPr>
        <w:t xml:space="preserve"> showing women giving anal sex to men. Its commonality may be able to help establish its normalcy. (https://www.lelo.com/blog/why-anal-and-prostate-play-is-worth-exploring/; bold emphasis added. The underlining indicates a hyperlink that takes the web user to an Amazon webpage where they can buy the book in question.) To begin with, it is important to point out how in these examples academic expertise works in the service of consumerism. The writer’s voice on sexual matters is made authoritative through several discursive devices. First and foremost is the usage of an honorific (“Dr”), which foregrounds his academic credentials. Another discursive strategy of authority is the reliance on the arguments made by another expert, also identified by his educational achievements (“PhD”), who has written a book on the matter. A third discursive device of authority is the rather legalistic turn of phrase “In the state where I am a board certified sex therapist,” which implies that the US state apparatus stands as a warrant of the veracity of the doctor’s statement. Granted, there is nothing inherently wrong in the usage of legalistic language and academic titles. What is worth questioning though is how academic knowledge gets incorporated into consumerist discourse, and is thus employed to legitimate the sale of prostate massagers. Issues of discursive authority aside, both extracts may appear as textbook examples of what queer theorists have been preaching for the past thirty years, namely that sexual identities should be distinguished from erotic practices. In a queer fashion, Dr Kort debunks the myth according to which what you do in bed or elsewhere—the realm of practice—makes who you are sexually—the domain of identity. Indeed the human anus does not have a sexual orientation per se. It is its usage for male same-sex practices across time and contexts that have created an indexical tie between male anal sex and homosexuality. In this way, the extracts counter dominant discourses that conflate specific erotic acts with either heterosexual or homosexual identities, thus offering a counter-discourse that complicates too simple views of sexual experience. However, such an apparently queer distinction between identities and practices fails to produce the radical re-thinking of the boundaries between heterosexuality and same-sex desire that queer theorists have been aiming for. Quite the contrary: heterosexual men are reassured that their heterosexuality remains unquestioned. The rescuing of a heterosexual identity is operated discursively via the distinction between sexual and erotic orientations. So, in line with Sarah Ahmed, we might wish to ask ourselves: “What does it mean for sexuality to be lived as oriented? What difference does it make what or who we are oriented toward in the very direction of our desire?” (Ahmed 2006: 543). And what does it mean to distinguish between erotic and sexual orientation? What Dr Kort does is encourage heterosexual men to separate their sexual orientation towards specific gendered bodies—women—from their erotic orientation towards their own bodily part—their rectums. But there is a discursive, and emotional, hindrance that must be overcome for this to happen. Prostate massagers may be marketed as a “gentleman’s pleasure,” as in the case of Bob, but Western masculine values of dignity and honour encoded in the very word “gentleman” are at odds with a heterosexual man openly acknowledging his enjoyment of stimulating his own prostate. This mismatch, crucially, creates the feeling of shame about men’s interest in their arses. Interestingly, the expert’s suggestions about defeating shame are highly reminiscent of the advices given to lesbian and gay individuals in the so-called coming out literature (see e.g. Kaufman and Raphael 1996). In the “coming out” genre, the defeat of shame about one’s sexual desires typically goes hand in hand with the embracing of a previously repressed or disavowed identity category—gay/lesbian/bisexual (see also Chirrey 2015 for critical work on the “coming out” advice genre). In contrast, in the extract above, heterosexual men are not advised to come out as anyone but themselves. There is no bottled-up identity category that needs to pop out like a jack-in-the box; rather it is their desires and enjoyments that they need to speak about openly. Unlike in Extract 1 where the word partner remained genderless, here it is posited as female, and nowhere in the text is it mentioned that men’s pleasurable experiences of their rectums could be generated by another man manoeuvring the prostate massager. Moreover, the reference to “the prevalence of websites that exist showing women giving anal sex to men” normalises what at a first glance may appear as a “queer” anti-normative erotic practice. In this way, heterosexuality can stay put very solidly. </w:t>
      </w:r>
      <w:proofErr w:type="gramStart"/>
      <w:r w:rsidRPr="009F2DCB">
        <w:rPr>
          <w:sz w:val="8"/>
        </w:rPr>
        <w:t>But what about masculinity?</w:t>
      </w:r>
      <w:proofErr w:type="gramEnd"/>
      <w:r w:rsidRPr="009F2DCB">
        <w:rPr>
          <w:sz w:val="8"/>
        </w:rPr>
        <w:t xml:space="preserve"> While men who get penetrated by women may still be heterosexual, are they still “real” men? “Woman Fucks Man” Reconfigures Heterosexual Intimate Life—or Perhaps Not? In a later section of the blog post, Dr Kort addresses the issue of gender roles in the context of penetration, offering interesting views about male/female power relationships as well as mentioning the value of reversing dominant/dominated positions: Extract 4 For some men, it may never occur to them to experiment with anal and/or prostate play. Others, however, discover the possibilities for pleasure on their own. They may have used their own fingers to explore their own areas. They may have tried using a dildo or other toy or object. Eventually, they come to realize that solo play is not enough. It occurs to them that, in receiving anal or prostate pleasure, they can be vulnerable. They can feel submissive. They like that idea. They’re just afraid to approach their female partner with their desires because they don’t want to feel humiliated by it. When I can convince a female to try this with her partner, to perhaps use a strap-on, she is sometimes pleasantly surprised. Many women report back to me that they’ve never been so wet in their life. That they felt dominant. </w:t>
      </w:r>
      <w:proofErr w:type="gramStart"/>
      <w:r w:rsidRPr="009F2DCB">
        <w:rPr>
          <w:sz w:val="8"/>
        </w:rPr>
        <w:t>That they were never so turned on before.</w:t>
      </w:r>
      <w:proofErr w:type="gramEnd"/>
      <w:r w:rsidRPr="009F2DCB">
        <w:rPr>
          <w:sz w:val="8"/>
        </w:rPr>
        <w:t xml:space="preserve"> He, meanwhile, was able to be submissive and vulnerable, often for the very first time. It can be a very positive experience for both partners. In addition to this shift in the power dynamic, many men find the prostate to be a source of great pleasure. In experimenting with prostate play, they end up experiencing more intense, longer lasting orgasms. Sometimes they even find they can have multiple orgasms. (https://www.lelo.com/blog/why-anal-and-prostate-play-is-worth-exploring/; underlined sections in original; bold emphasis added.) Once again, men’s anxieties about discovering the pleasures of exploring their own rectums are the backdrop against which new intimate heterosexual experiences can be enjoyed. What is particularly notable is how heterosexual men are portrayed here. They are far from being the decisive selves so common to the many dominant discourses of masculinities. Instead, they are tentative: they might start by playing with their anus on their own, before recognising that it might be more enjoyable with a female partner (see also Extract 1 above). Besides the hesitation, what goes against the dominant grain here is that these men also enjoy being submissive and being pleasured by a more agentive woman. All this suggests a re-signification of the very meaning of “fucking.” It is no longer the case that “man fucks woman. Subject, verb, object” as Catherine MacKinnon (1982) cogently put it, a statement that was later buttressed quantitatively by Elizabeth </w:t>
      </w:r>
      <w:proofErr w:type="gramStart"/>
      <w:r w:rsidRPr="009F2DCB">
        <w:rPr>
          <w:sz w:val="8"/>
        </w:rPr>
        <w:t>Manning ’s</w:t>
      </w:r>
      <w:proofErr w:type="gramEnd"/>
      <w:r w:rsidRPr="009F2DCB">
        <w:rPr>
          <w:sz w:val="8"/>
        </w:rPr>
        <w:t xml:space="preserve"> (1997) corpus linguistic study of verbs denoting sexual or romantic acts. Rather, it is the woman that does the penetration, and we are told that this action not only produces pleasure for the recipient, but is also gratifying for the agent to the point that women have “never been so wet” before. Moreover, the reversal of the dominant/dominated role is said to be a beneficial experience for heterosexual intimate life in general. That being said, is it the case that “to be penetrated is to abdicate power,” as Bersani (1987: 212) argued? In my view, we should be careful about celebrating the reversal of the gender order in the promotion of prostate massagers. Women indeed become the penetrators, and they might enjoy doing it. But the submissive and vulnerable man who gets penetrated by a woman does not necessarily “abdicate power.” Analogous to the post-feminist masculinities in “guy lit” analysed by Gill (2014), the submissive man in the extract above is no less masculine because of the act of penetration. Rather, the prostate stimulation not only generates more pleasure, but also enhances his sexual potency. The “more intense,” “longer lasting,” and “even multiple” orgasms that prostate massagers can help achieve are based on the assumptions of a “poor man” discourse (see also Sunderland 2004 for the “poor boy” discourse) that positions men as subjects in need of attention and advice; they are not exploiting their bodies to their full potential, unlike their female counterparts, whose multiple orgasms have filled the columns of lifestyle magazines such as Cosmo for years. One could argue then that we are witnessing here a form of colonisation of gendered discourse; what has previously been discussed around the female body has now been transferred to the male one; and this is with a view to selling prostate massagers, so that the capitalist machinery is kept well lubed. That men do not really abdicate power in contexts of promotion of prostate massager can be illustrated with the help of another example taken from a website completely dedicated to the topic of the male orgasm: Extract 5 Prostate Massager: Achieve the Ultimate Orgasm The male sexual orientation is changing. For the first time in over a thousand years, it’s becoming common for men to explore the pleasures of the anus and more specifically the prostate. While gay men have obviously been keen on this for a long time, straight men often ran for the hills when the topic of anal sex came up. Now with the interest in the prostate gland, men around the world are exploring a new type of sexual pleasure. What </w:t>
      </w:r>
      <w:proofErr w:type="gramStart"/>
      <w:r w:rsidRPr="009F2DCB">
        <w:rPr>
          <w:sz w:val="8"/>
        </w:rPr>
        <w:t>has</w:t>
      </w:r>
      <w:proofErr w:type="gramEnd"/>
      <w:r w:rsidRPr="009F2DCB">
        <w:rPr>
          <w:sz w:val="8"/>
        </w:rPr>
        <w:t xml:space="preserve"> drawn men to prostate massage is the stories of intense orgasms that men have experienced with the aid of the technique. Without a doubt that is the number one selling point for prostate massager toys. With the help of these toys, men are able to have much longer and more satisfying orgasms than they could have through normal means. Whether using the toys during masturbation or while actually having sex, these super male orgasms are the perfect way to end any sexual session. (http://www.mangasm.com/; bold emphasis added.) Unlike Extracts 3 and 4, where the boundaries between same-sex desire and heterosexuality are kept watertight, the first paragraph in Extract 5 seems to suggest a diachronic progression from a time when gay and heterosexual men were divided in their very different attitudes to the erotics of the rectum, to a more recent moment of discovery where an all-encompassing category of “all men around the world” irrespective of sexual identification seem to have begun to explore a “new type of sexual pleasure.” No matter how undifferentiated these men are in terms of their sexual identities, their masculine subjectivity seems to show the traits typically associated with hegemonic masculinity. The prostate massager is a prosthetic device that allows these men to achieve what had previously been impossible. Real men not only wear mascara (Harrison 2008), they also let themselves be penetrated by their female partners, and prostate massagers turn them into sexual supermen.</w:t>
      </w:r>
      <w:r w:rsidRPr="009F2DCB">
        <w:rPr>
          <w:sz w:val="14"/>
        </w:rPr>
        <w:t xml:space="preserve"> This chapter was born out of the suggestion made by some Southern scholars (Preciado 2009; Pelúcio 2014) that a focus on the anus could allow a queering of queer theory in new ways. A rectal perspective, in turn, is in line with recent proposals about (re)discovering the body as an entry point for understanding the role played by language in social processes as well as re-thinking sociolinguistic inquiry more broadly (Peck and Stroud 2015; Bucholtz and Hall 2016; Borba 2016). </w:t>
      </w:r>
      <w:r w:rsidRPr="00D81639">
        <w:rPr>
          <w:rStyle w:val="StyleUnderline"/>
          <w:highlight w:val="green"/>
        </w:rPr>
        <w:t>Looking at the male anus and its pleasures enables us to tap into the ways in which neo-liberalism operates by re-shaping</w:t>
      </w:r>
      <w:r w:rsidRPr="002D58CB">
        <w:rPr>
          <w:rStyle w:val="StyleUnderline"/>
        </w:rPr>
        <w:t xml:space="preserve"> heterosexual </w:t>
      </w:r>
      <w:r w:rsidRPr="00D81639">
        <w:rPr>
          <w:rStyle w:val="StyleUnderline"/>
          <w:highlight w:val="green"/>
        </w:rPr>
        <w:t>intimate life</w:t>
      </w:r>
      <w:r w:rsidRPr="002D58CB">
        <w:rPr>
          <w:rStyle w:val="StyleUnderline"/>
        </w:rPr>
        <w:t>; it does so by reproducing old stereotypes of masculinity, but re-packaging them in new ways that both contest and reproduce neat divisions between sexual identity categories, sexual practices, and erotic pleasures</w:t>
      </w:r>
      <w:r w:rsidRPr="009F2DCB">
        <w:rPr>
          <w:sz w:val="14"/>
        </w:rPr>
        <w:t xml:space="preserve"> (see also the contributors to Cornwall et al. 2016 for a series of studies about masculinities under neo-liberal conditions). A complex nexus of producers’ online advertising material and experts’ advice offered a plethora of views about sexual identities and orientations, and affective concerns with the enhancement of erotic pleasure. </w:t>
      </w:r>
      <w:r w:rsidRPr="002D58CB">
        <w:rPr>
          <w:rStyle w:val="StyleUnderline"/>
        </w:rPr>
        <w:t xml:space="preserve">All </w:t>
      </w:r>
      <w:r w:rsidRPr="00D81639">
        <w:rPr>
          <w:rStyle w:val="StyleUnderline"/>
          <w:highlight w:val="green"/>
        </w:rPr>
        <w:t>these discursive ingredients</w:t>
      </w:r>
      <w:r w:rsidRPr="002D58CB">
        <w:rPr>
          <w:rStyle w:val="StyleUnderline"/>
        </w:rPr>
        <w:t xml:space="preserve"> mixed together </w:t>
      </w:r>
      <w:r w:rsidRPr="00D81639">
        <w:rPr>
          <w:rStyle w:val="StyleUnderline"/>
          <w:highlight w:val="green"/>
        </w:rPr>
        <w:t>are not only manifestations of a new “incitement to discourse</w:t>
      </w:r>
      <w:r w:rsidRPr="009F2DCB">
        <w:rPr>
          <w:sz w:val="14"/>
        </w:rPr>
        <w:t xml:space="preserve">” (Foucault 1990 [1978]) </w:t>
      </w:r>
      <w:r w:rsidRPr="00D81639">
        <w:rPr>
          <w:rStyle w:val="StyleUnderline"/>
          <w:highlight w:val="green"/>
        </w:rPr>
        <w:t xml:space="preserve">about sexuality, but also indicators of that “pharmacopornographic </w:t>
      </w:r>
      <w:proofErr w:type="gramStart"/>
      <w:r w:rsidRPr="00D81639">
        <w:rPr>
          <w:rStyle w:val="StyleUnderline"/>
          <w:highlight w:val="green"/>
        </w:rPr>
        <w:t>capitalism ,</w:t>
      </w:r>
      <w:proofErr w:type="gramEnd"/>
      <w:r w:rsidRPr="002D58CB">
        <w:rPr>
          <w:rStyle w:val="StyleUnderline"/>
        </w:rPr>
        <w:t xml:space="preserve">” </w:t>
      </w:r>
      <w:r w:rsidRPr="00D81639">
        <w:rPr>
          <w:rStyle w:val="StyleUnderline"/>
          <w:highlight w:val="green"/>
        </w:rPr>
        <w:t>which</w:t>
      </w:r>
      <w:r w:rsidRPr="002D58CB">
        <w:rPr>
          <w:rStyle w:val="StyleUnderline"/>
        </w:rPr>
        <w:t>, according to Preciado</w:t>
      </w:r>
      <w:r w:rsidRPr="009F2DCB">
        <w:rPr>
          <w:sz w:val="14"/>
        </w:rPr>
        <w:t xml:space="preserve"> (2013 [2008]), </w:t>
      </w:r>
      <w:r w:rsidRPr="00D81639">
        <w:rPr>
          <w:rStyle w:val="StyleUnderline"/>
          <w:highlight w:val="green"/>
        </w:rPr>
        <w:t>polices bodies and their desiring potential among other things via a radical hybridisation of the public/private divide</w:t>
      </w:r>
      <w:r w:rsidRPr="009F2DCB">
        <w:rPr>
          <w:sz w:val="14"/>
        </w:rPr>
        <w:t xml:space="preserve">. In the case of sex toys for men analysed above, </w:t>
      </w:r>
      <w:r w:rsidRPr="002D58CB">
        <w:rPr>
          <w:rStyle w:val="StyleUnderline"/>
        </w:rPr>
        <w:t>an individualistic male consumer is encouraged to buy prostate massagers in order to fully explore the potentials of his rectum and thus pursue a more satisfying sexual life. For this purpose, he is advised to “come out,” talk about his erotic orientation towards his anus, and actively explore the pleasures of the rectum with a female partner</w:t>
      </w:r>
      <w:r w:rsidRPr="009F2DCB">
        <w:rPr>
          <w:sz w:val="14"/>
        </w:rPr>
        <w:t xml:space="preserve">. Doing so might imply a momentary loss of sovereignty and a temporary abdication of power, but his heterosexual identity remains intact, and he does not relinquish his masculinity. Quite the reverse: the prostate massager is a prosthetic device that allows heterosexual men to finally get back to the top of the erotic pecking order, at least where orgasms are concerned. Most importantly, </w:t>
      </w:r>
      <w:r w:rsidRPr="002D58CB">
        <w:rPr>
          <w:rStyle w:val="StyleUnderline"/>
        </w:rPr>
        <w:t xml:space="preserve">such discourses of heterosexual masculinity are tied to economic imperatives. </w:t>
      </w:r>
      <w:r w:rsidRPr="00D81639">
        <w:rPr>
          <w:rStyle w:val="StyleUnderline"/>
          <w:highlight w:val="green"/>
        </w:rPr>
        <w:t xml:space="preserve">The purchase of prostate massagers and the incitement to discourse about </w:t>
      </w:r>
      <w:r w:rsidRPr="002D58CB">
        <w:rPr>
          <w:rStyle w:val="StyleUnderline"/>
        </w:rPr>
        <w:t xml:space="preserve">heterosexual </w:t>
      </w:r>
      <w:r w:rsidRPr="00D81639">
        <w:rPr>
          <w:rStyle w:val="StyleUnderline"/>
          <w:highlight w:val="green"/>
        </w:rPr>
        <w:t>men’s discovery of their rectum ultimately satisfy the pleasures of the capital</w:t>
      </w:r>
      <w:r w:rsidRPr="002D58CB">
        <w:rPr>
          <w:rStyle w:val="StyleUnderline"/>
        </w:rPr>
        <w:t xml:space="preserve">. From a queer perspective, </w:t>
      </w:r>
      <w:r w:rsidRPr="00D81639">
        <w:rPr>
          <w:rStyle w:val="StyleUnderline"/>
          <w:highlight w:val="green"/>
        </w:rPr>
        <w:t>we might be tempted to acclaim the appearance of historically anti-normative forms of male sexual enjoyment.</w:t>
      </w:r>
      <w:r w:rsidRPr="002D58CB">
        <w:rPr>
          <w:rStyle w:val="StyleUnderline"/>
        </w:rPr>
        <w:t xml:space="preserve"> </w:t>
      </w:r>
      <w:r w:rsidRPr="00D81639">
        <w:rPr>
          <w:rStyle w:val="StyleUnderline"/>
          <w:highlight w:val="green"/>
        </w:rPr>
        <w:t>But in doing so, we are actually paying lip service to the very logic of capitalism and its chameleon-like ability “to prey upon dissident desires”</w:t>
      </w:r>
      <w:r w:rsidRPr="002D58CB">
        <w:rPr>
          <w:rStyle w:val="StyleUnderline"/>
        </w:rPr>
        <w:t xml:space="preserve"> (Penney 2014: 101) </w:t>
      </w:r>
      <w:r w:rsidRPr="00D81639">
        <w:rPr>
          <w:rStyle w:val="StyleUnderline"/>
          <w:highlight w:val="green"/>
        </w:rPr>
        <w:t>and sexual practices, turning them into “the squalid fetishes of sex marketed by the system</w:t>
      </w:r>
      <w:r w:rsidRPr="002D58CB">
        <w:rPr>
          <w:rStyle w:val="StyleUnderline"/>
        </w:rPr>
        <w:t xml:space="preserve">” (Mieli 1980: 101). </w:t>
      </w:r>
      <w:r w:rsidRPr="00D81639">
        <w:rPr>
          <w:rStyle w:val="StyleUnderline"/>
          <w:highlight w:val="green"/>
        </w:rPr>
        <w:t>Heterosexual men are encouraged to explore new erotic pleasures;</w:t>
      </w:r>
      <w:r w:rsidRPr="002D58CB">
        <w:rPr>
          <w:rStyle w:val="StyleUnderline"/>
        </w:rPr>
        <w:t xml:space="preserve"> through these men’s uptake of this alluring promise, </w:t>
      </w:r>
      <w:r w:rsidRPr="002D58CB">
        <w:rPr>
          <w:rStyle w:val="Emphasis"/>
        </w:rPr>
        <w:t>capitalism enjoys it too</w:t>
      </w:r>
      <w:r w:rsidRPr="00D81639">
        <w:rPr>
          <w:rStyle w:val="StyleUnderline"/>
          <w:highlight w:val="green"/>
        </w:rPr>
        <w:t xml:space="preserve">. The rectum seems to have indeed turned into one of </w:t>
      </w:r>
      <w:r w:rsidRPr="00D81639">
        <w:rPr>
          <w:rStyle w:val="Emphasis"/>
          <w:highlight w:val="green"/>
        </w:rPr>
        <w:t>capitalism’s newly discovered gold mines</w:t>
      </w:r>
      <w:r w:rsidRPr="009F2DCB">
        <w:rPr>
          <w:sz w:val="14"/>
        </w:rPr>
        <w:t>.</w:t>
      </w:r>
    </w:p>
    <w:p w:rsidR="00BC650D" w:rsidRDefault="00BC650D" w:rsidP="006B7A16">
      <w:pPr>
        <w:pStyle w:val="Heading3"/>
      </w:pPr>
      <w:r>
        <w:t>Link—Survivors: Borderlands</w:t>
      </w:r>
    </w:p>
    <w:p w:rsidR="006128A4" w:rsidRPr="006128A4" w:rsidRDefault="006128A4" w:rsidP="006128A4">
      <w:pPr>
        <w:pStyle w:val="Heading4"/>
      </w:pPr>
      <w:r>
        <w:t xml:space="preserve">Borderlands thought is post-modernist </w:t>
      </w:r>
      <w:r w:rsidR="002271AE">
        <w:t>nonsense that mystifies social relations: it allows for the ambivalence of capitalism to suture industrialization inside of their methodology.</w:t>
      </w:r>
    </w:p>
    <w:p w:rsidR="00BC650D" w:rsidRPr="002271AE" w:rsidRDefault="00BC650D" w:rsidP="00BC650D">
      <w:pPr>
        <w:rPr>
          <w:rStyle w:val="Style13ptBold"/>
          <w:sz w:val="20"/>
        </w:rPr>
      </w:pPr>
      <w:r>
        <w:rPr>
          <w:rStyle w:val="Style13ptBold"/>
        </w:rPr>
        <w:t xml:space="preserve">Gonzalez ’04 </w:t>
      </w:r>
      <w:r w:rsidRPr="002271AE">
        <w:rPr>
          <w:rStyle w:val="Style13ptBold"/>
          <w:sz w:val="20"/>
        </w:rPr>
        <w:t>[Marcial – Associate Professor at UC Berkeley</w:t>
      </w:r>
      <w:r w:rsidR="006128A4" w:rsidRPr="002271AE">
        <w:rPr>
          <w:rStyle w:val="Style13ptBold"/>
          <w:sz w:val="20"/>
        </w:rPr>
        <w:t xml:space="preserve">, “Postmodernism, Historical Materialism and Chicana/o Cultural Studies”, Science àf Society, Vol. 68, No. 2, </w:t>
      </w:r>
      <w:proofErr w:type="gramStart"/>
      <w:r w:rsidR="006128A4" w:rsidRPr="002271AE">
        <w:rPr>
          <w:rStyle w:val="Style13ptBold"/>
          <w:sz w:val="20"/>
        </w:rPr>
        <w:t>Summer</w:t>
      </w:r>
      <w:proofErr w:type="gramEnd"/>
      <w:r w:rsidR="006128A4" w:rsidRPr="002271AE">
        <w:rPr>
          <w:rStyle w:val="Style13ptBold"/>
          <w:sz w:val="20"/>
        </w:rPr>
        <w:t xml:space="preserve"> 2004, 161-186 //RH]</w:t>
      </w:r>
    </w:p>
    <w:p w:rsidR="002271AE" w:rsidRPr="002271AE" w:rsidRDefault="002271AE" w:rsidP="00BC650D">
      <w:pPr>
        <w:rPr>
          <w:rStyle w:val="Style13ptBold"/>
          <w:sz w:val="20"/>
        </w:rPr>
      </w:pPr>
      <w:proofErr w:type="gramStart"/>
      <w:r w:rsidRPr="002271AE">
        <w:rPr>
          <w:rStyle w:val="Style13ptBold"/>
          <w:sz w:val="20"/>
        </w:rPr>
        <w:t>brackets</w:t>
      </w:r>
      <w:proofErr w:type="gramEnd"/>
      <w:r w:rsidRPr="002271AE">
        <w:rPr>
          <w:rStyle w:val="Style13ptBold"/>
          <w:sz w:val="20"/>
        </w:rPr>
        <w:t xml:space="preserve"> = gender modified</w:t>
      </w:r>
    </w:p>
    <w:p w:rsidR="00BC650D" w:rsidRPr="00795FB1" w:rsidRDefault="002271AE" w:rsidP="00BC650D">
      <w:pPr>
        <w:rPr>
          <w:sz w:val="14"/>
        </w:rPr>
      </w:pPr>
      <w:r w:rsidRPr="00795FB1">
        <w:rPr>
          <w:sz w:val="14"/>
        </w:rPr>
        <w:t xml:space="preserve">In arguing that </w:t>
      </w:r>
      <w:proofErr w:type="gramStart"/>
      <w:r w:rsidRPr="00795FB1">
        <w:rPr>
          <w:sz w:val="14"/>
        </w:rPr>
        <w:t>Chican[x]</w:t>
      </w:r>
      <w:r w:rsidR="00BC650D" w:rsidRPr="00795FB1">
        <w:rPr>
          <w:sz w:val="14"/>
        </w:rPr>
        <w:t xml:space="preserve"> studies has</w:t>
      </w:r>
      <w:proofErr w:type="gramEnd"/>
      <w:r w:rsidR="00BC650D" w:rsidRPr="00795FB1">
        <w:rPr>
          <w:sz w:val="14"/>
        </w:rPr>
        <w:t xml:space="preserve"> been influenced by post- modernist theory, I am </w:t>
      </w:r>
      <w:r w:rsidRPr="00795FB1">
        <w:rPr>
          <w:sz w:val="14"/>
        </w:rPr>
        <w:t>not declaring that all Chican[x]</w:t>
      </w:r>
      <w:r w:rsidR="00BC650D" w:rsidRPr="00795FB1">
        <w:rPr>
          <w:sz w:val="14"/>
        </w:rPr>
        <w:t xml:space="preserve"> critics are postmodernists. </w:t>
      </w:r>
      <w:r w:rsidRPr="00795FB1">
        <w:rPr>
          <w:sz w:val="14"/>
        </w:rPr>
        <w:t>Nor am I alleging that Chican[x]</w:t>
      </w:r>
      <w:r w:rsidR="00BC650D" w:rsidRPr="00795FB1">
        <w:rPr>
          <w:sz w:val="14"/>
        </w:rPr>
        <w:t xml:space="preserve"> criticism has cate- gorically rejected all approaches to the study of literature that are not postmodernist. Rather, I make two claims. First, </w:t>
      </w:r>
      <w:r w:rsidR="00BC650D" w:rsidRPr="002271AE">
        <w:rPr>
          <w:rStyle w:val="StyleUnderline"/>
        </w:rPr>
        <w:t>the interpre- ti</w:t>
      </w:r>
      <w:r>
        <w:rPr>
          <w:rStyle w:val="StyleUnderline"/>
        </w:rPr>
        <w:t>ve methods employed in Chican[x]</w:t>
      </w:r>
      <w:r w:rsidR="00BC650D" w:rsidRPr="002271AE">
        <w:rPr>
          <w:rStyle w:val="StyleUnderline"/>
        </w:rPr>
        <w:t xml:space="preserve"> studies have been substantially informed by postmodernist theory. Second, despite its status as a form of social critique, postmodernist theory mystifies social relations and, consequently, limits rather than enhances the possibility for critical class consciousness.</w:t>
      </w:r>
      <w:r w:rsidR="00BC650D" w:rsidRPr="00795FB1">
        <w:rPr>
          <w:sz w:val="14"/>
        </w:rPr>
        <w:t xml:space="preserve"> Presumably, few cultural critics would disagree with my first claim. José Saldívar, for example, encourages readers to consider "the effects of shifting critical paradigms in American Studies away from linear narratives of immigration, assimilation, and nationhood. </w:t>
      </w:r>
      <w:r w:rsidR="00BC650D" w:rsidRPr="002271AE">
        <w:rPr>
          <w:rStyle w:val="StyleUnderline"/>
        </w:rPr>
        <w:t>Is it possible," he asks, "to imagine new cultural affilia- tions and negotiations in American studies more dialogically, in terms of multifaceted migrations across borders</w:t>
      </w:r>
      <w:r w:rsidR="00BC650D" w:rsidRPr="00795FB1">
        <w:rPr>
          <w:sz w:val="14"/>
        </w:rPr>
        <w:t xml:space="preserve">?" </w:t>
      </w:r>
      <w:proofErr w:type="gramStart"/>
      <w:r w:rsidR="00BC650D" w:rsidRPr="00795FB1">
        <w:rPr>
          <w:sz w:val="14"/>
        </w:rPr>
        <w:t>(J. Saldívar, 1997, 1).</w:t>
      </w:r>
      <w:proofErr w:type="gramEnd"/>
      <w:r w:rsidR="00BC650D" w:rsidRPr="00795FB1">
        <w:rPr>
          <w:sz w:val="14"/>
        </w:rPr>
        <w:t xml:space="preserve"> Similarly, as Renato Rosaldo explains, </w:t>
      </w:r>
      <w:r w:rsidR="00BC650D" w:rsidRPr="002271AE">
        <w:rPr>
          <w:rStyle w:val="StyleUnderline"/>
        </w:rPr>
        <w:t>"a sea change in cultural stud- ies has eroded once-dominant conceptions of truth and objectivity. The truth of objectivism - absolute, universal, and timeless - has lost its monopoly status. It now competes, on more nearly equal terms, with the truths . . . embedded in local contexts, shaped by local in- terests and colored by local perceptions"</w:t>
      </w:r>
      <w:r w:rsidR="00BC650D" w:rsidRPr="00795FB1">
        <w:rPr>
          <w:sz w:val="14"/>
        </w:rPr>
        <w:t xml:space="preserve"> (Rosaldo, 1989, 21). Addi- tionally, Rafael Pérez-Torres more pointedly exclaims, "</w:t>
      </w:r>
      <w:proofErr w:type="gramStart"/>
      <w:r w:rsidR="00BC650D" w:rsidRPr="00795FB1">
        <w:rPr>
          <w:sz w:val="14"/>
        </w:rPr>
        <w:t>postmodern</w:t>
      </w:r>
      <w:proofErr w:type="gramEnd"/>
      <w:r w:rsidR="00BC650D" w:rsidRPr="00795FB1">
        <w:rPr>
          <w:sz w:val="14"/>
        </w:rPr>
        <w:t xml:space="preserve">- ism marks the end of teleological thinking in the secular sphere. The ideas of Project and Progress give way to positions of locality and negotiation, issues we have seen inform the discussion of contempo- rary Chicano politics" (Pérez-Torres, 1995, 14). These comments substantiate my first assertion that a methodological change has taken place in Chicana/o cultural studies in the direction of the postmodern. Disagreement, however, will likely surface in response to my second claim - </w:t>
      </w:r>
      <w:r w:rsidR="00BC650D" w:rsidRPr="002271AE">
        <w:rPr>
          <w:rStyle w:val="StyleUnderline"/>
        </w:rPr>
        <w:t xml:space="preserve">that postmodernism mystifies rather than cri- tiques social relations. In anticipation of this disagreement, the rest of this essay is divided into three parts. </w:t>
      </w:r>
      <w:r w:rsidR="00BC650D" w:rsidRPr="00795FB1">
        <w:rPr>
          <w:sz w:val="14"/>
        </w:rPr>
        <w:t xml:space="preserve">In the first part, after briefly discussing the emergence of postmodernism as a cultural condition, I review two relevant works on the relation between postmodernism and Chicana/o literature: Rosaura Sanchez's essay, "Postmodernism and Chicano Literature," and Ellen McCracken's provocative study, New Latina Narrative: The Feminine Space of Postmodern Ethnicity. In the sec- ond part of the essay, I analyze the limitations of two postmodernist- inspired concepts - cultural schizophrenia and heterotopia - that have been employed by critics to explain ideological ambivalence in Chicana/o literature. Throughout this essay, I endeavor to put into practice a historical materialist criticism for the study of Chicana/o literature. In the final section, I outline some key aspects of this criti- cal approach. </w:t>
      </w:r>
      <w:r w:rsidR="00BC650D" w:rsidRPr="002271AE">
        <w:rPr>
          <w:rStyle w:val="StyleUnderline"/>
        </w:rPr>
        <w:t>For the sake of clarity, it is important to distinguish postmodern- ism as a cultural condition from postmodernist theory. Far from being a mere illusion, postmodernism marks the emergence of an actual condition, characterized by extreme social fragmentation and differ- entiation, skepticism toward universal systems, a preference for local- ized politics as opposed to mass movements, and the depthlessness of aesthetic production</w:t>
      </w:r>
      <w:r w:rsidR="00BC650D" w:rsidRPr="00795FB1">
        <w:rPr>
          <w:sz w:val="14"/>
        </w:rPr>
        <w:t>. This condition, according to David Harvey, began to emerge around 1970 with the development of advanced manufacturing and marketing technologies, resulting in a more "flex- ible" system for managing financial services, markets and labor. These changes in turn produced new cultural values, beliefs and practices, consistent with the overall anarchy and irrationality of this new cha- otic form of capitalist control. Harvey's analysis of postmodernity of- fers a way to understand its emergence from within a traditional base- superstructure model, where ideas, values, and ideologies can be traced back to social class contradictions within the mode of production. It must be pointed out, of course, that the shift to a "flexible" social mode has not affected all sectors of the working class equally</w:t>
      </w:r>
      <w:r w:rsidR="00BC650D" w:rsidRPr="002271AE">
        <w:rPr>
          <w:rStyle w:val="StyleUnderline"/>
        </w:rPr>
        <w:t xml:space="preserve">. In Dancing </w:t>
      </w:r>
      <w:proofErr w:type="gramStart"/>
      <w:r w:rsidR="00BC650D" w:rsidRPr="002271AE">
        <w:rPr>
          <w:rStyle w:val="StyleUnderline"/>
        </w:rPr>
        <w:t>With</w:t>
      </w:r>
      <w:proofErr w:type="gramEnd"/>
      <w:r w:rsidR="00BC650D" w:rsidRPr="002271AE">
        <w:rPr>
          <w:rStyle w:val="StyleUnderline"/>
        </w:rPr>
        <w:t xml:space="preserve"> the Devil, José Limon explains that "industrialization and urbanization came to Texas" (Limón, 102) in the period that Harvey characterizes as the zenith of Fordism, specifically the post- World War II period. </w:t>
      </w:r>
      <w:proofErr w:type="gramStart"/>
      <w:r w:rsidR="00BC650D" w:rsidRPr="002271AE">
        <w:rPr>
          <w:rStyle w:val="StyleUnderline"/>
        </w:rPr>
        <w:t>Yet, "Texas and its Mexican population experi- enced an 'uneven development,' a less than ideal version of the Fordist contract</w:t>
      </w:r>
      <w:r w:rsidR="00BC650D" w:rsidRPr="00795FB1">
        <w:rPr>
          <w:sz w:val="14"/>
        </w:rPr>
        <w:t>" {ibid.).</w:t>
      </w:r>
      <w:proofErr w:type="gramEnd"/>
      <w:r w:rsidR="00BC650D" w:rsidRPr="00795FB1">
        <w:rPr>
          <w:sz w:val="14"/>
        </w:rPr>
        <w:t xml:space="preserve"> In other words, Mexican immigrants in south Texas and other locations along the border working in agriculture and the service industries have never benefited from a "truce" between capi- </w:t>
      </w:r>
      <w:proofErr w:type="gramStart"/>
      <w:r w:rsidR="00BC650D" w:rsidRPr="00795FB1">
        <w:rPr>
          <w:sz w:val="14"/>
        </w:rPr>
        <w:t>tal</w:t>
      </w:r>
      <w:proofErr w:type="gramEnd"/>
      <w:r w:rsidR="00BC650D" w:rsidRPr="00795FB1">
        <w:rPr>
          <w:sz w:val="14"/>
        </w:rPr>
        <w:t xml:space="preserve"> and labor, nor from the kinds of concessions that may have been granted to workers in other industries. One might even consider the conditions for many immigrants and other unskilled minimum-wage (or lower) workers as pre-Fordist, and in some cases perhaps even pre- modern. For example, in a cultural anthropological study of Latino undocumented immigrants who enter the United States to work, Leo Chavez explains that many undocumented immigrants are drawn to northern San Diego County by the demand for labor in the strawberry, tomato and avocado fields, as well as in large nurseries and flower farms. Scattered throughout this area, workers live in temporary camps near the fields that they tend. . . . Workers set up makeshift sleeping shelters of plastic, cardboard, tar paper, discarded wood, and anything else that is at hand. These encampments can be found on hillsides covered by dense brush, and in canyons with pleasant-sounding names. . . . Even though they are just moments away from middle and upper- middle class neighborhoods and communities, they stand in stark contrast to the growing affluence of north San Diego County. These camps resemble the living conditions I have seen in Third World countries. </w:t>
      </w:r>
      <w:proofErr w:type="gramStart"/>
      <w:r w:rsidR="00BC650D" w:rsidRPr="00795FB1">
        <w:rPr>
          <w:sz w:val="14"/>
        </w:rPr>
        <w:t>(Chavez, 1992, 63.)</w:t>
      </w:r>
      <w:proofErr w:type="gramEnd"/>
      <w:r w:rsidR="00BC650D" w:rsidRPr="00795FB1">
        <w:rPr>
          <w:sz w:val="14"/>
        </w:rPr>
        <w:t xml:space="preserve"> </w:t>
      </w:r>
      <w:r w:rsidR="00BC650D" w:rsidRPr="009D76FC">
        <w:rPr>
          <w:rStyle w:val="StyleUnderline"/>
        </w:rPr>
        <w:t xml:space="preserve">Of course, not all Latino workers live under such dire circumstances, but the effects of </w:t>
      </w:r>
      <w:r w:rsidR="009D76FC">
        <w:rPr>
          <w:rStyle w:val="StyleUnderline"/>
        </w:rPr>
        <w:t>the super-exploitation of Latin[x]</w:t>
      </w:r>
      <w:r w:rsidR="00BC650D" w:rsidRPr="009D76FC">
        <w:rPr>
          <w:rStyle w:val="StyleUnderline"/>
        </w:rPr>
        <w:t xml:space="preserve"> immigrants (espe- cially along the border) have left their mark on literary representa- tions</w:t>
      </w:r>
      <w:r w:rsidR="00BC650D" w:rsidRPr="00795FB1">
        <w:rPr>
          <w:sz w:val="14"/>
        </w:rPr>
        <w:t xml:space="preserve"> of Chicana/ o social experiences historically. These experiences have been represented in part as ideological ambivalence - as the characterization of human subjects that vacillate between different languages, cultures, countries and classes, </w:t>
      </w:r>
      <w:r w:rsidR="00BC650D" w:rsidRPr="00803B89">
        <w:rPr>
          <w:rStyle w:val="StyleUnderline"/>
        </w:rPr>
        <w:t xml:space="preserve">caught up in a state of perpetual betweenness, </w:t>
      </w:r>
      <w:proofErr w:type="gramStart"/>
      <w:r w:rsidR="00BC650D" w:rsidRPr="00803B89">
        <w:rPr>
          <w:rStyle w:val="StyleUnderline"/>
        </w:rPr>
        <w:t>articulated</w:t>
      </w:r>
      <w:proofErr w:type="gramEnd"/>
      <w:r w:rsidR="00803B89">
        <w:rPr>
          <w:rStyle w:val="StyleUnderline"/>
        </w:rPr>
        <w:t xml:space="preserve"> through such concepts as "bor</w:t>
      </w:r>
      <w:r w:rsidR="00BC650D" w:rsidRPr="00803B89">
        <w:rPr>
          <w:rStyle w:val="StyleUnderline"/>
        </w:rPr>
        <w:t xml:space="preserve">derlands thinking." Postmodernist theory misinterprets literary am- bivalence as a subversive force in itself, rather than analyzing this ambivalence as the product of capitalist exploitation. </w:t>
      </w:r>
    </w:p>
    <w:p w:rsidR="00810271" w:rsidRDefault="00810271" w:rsidP="006B7A16">
      <w:pPr>
        <w:pStyle w:val="Heading3"/>
      </w:pPr>
      <w:r>
        <w:t>Link—Activist Scholarship</w:t>
      </w:r>
    </w:p>
    <w:p w:rsidR="00810271" w:rsidRDefault="00810271" w:rsidP="00810271">
      <w:pPr>
        <w:pStyle w:val="Heading4"/>
      </w:pPr>
      <w:r>
        <w:t>Activist scholarship is caught in a liminal space between solidarity in critique, rendering it unable to escape from the systems it criticizes. The demand for “useful” research traps them into neoliberal structures that determine rights via position on commodity chains</w:t>
      </w:r>
    </w:p>
    <w:p w:rsidR="00810271" w:rsidRPr="003253AF" w:rsidRDefault="00810271" w:rsidP="00810271">
      <w:pPr>
        <w:rPr>
          <w:b/>
          <w:bCs/>
          <w:sz w:val="26"/>
        </w:rPr>
      </w:pPr>
      <w:r>
        <w:rPr>
          <w:rStyle w:val="Style13ptBold"/>
        </w:rPr>
        <w:t>Coleman</w:t>
      </w:r>
      <w:proofErr w:type="gramStart"/>
      <w:r>
        <w:rPr>
          <w:rStyle w:val="Style13ptBold"/>
        </w:rPr>
        <w:t>,2015</w:t>
      </w:r>
      <w:proofErr w:type="gramEnd"/>
      <w:r>
        <w:rPr>
          <w:rStyle w:val="Style13ptBold"/>
        </w:rPr>
        <w:t xml:space="preserve"> </w:t>
      </w:r>
      <w:r>
        <w:t>(Coleman, Lara Montesinos. “Ethnography, Commitment, and Critique: Departing from Activist Scholarship.” International Political Sociology, vol. 9, no. 3, 3 Sept. 2015, pp. 267–280., doi:10.1111/ips.12096. //LFP)</w:t>
      </w:r>
    </w:p>
    <w:p w:rsidR="00810271" w:rsidRPr="00810271" w:rsidRDefault="00810271" w:rsidP="00810271">
      <w:pPr>
        <w:rPr>
          <w:sz w:val="16"/>
        </w:rPr>
      </w:pPr>
      <w:r w:rsidRPr="00CE746B">
        <w:rPr>
          <w:sz w:val="16"/>
        </w:rPr>
        <w:t xml:space="preserve">Routledge (1996:406–413) is clear that the mode of engagement he outlines does not imply uncritical identification with struggles, despite being action-oriented. Rather, this “third space” is a site at which “something other than ‘academia’ or ‘activism’” is created, enabling “the disruption of both sites in both directions” (Routledge 1996:402). Yet taking seriously Routledge’s injunction to reflect critically—on struggles and on our own role as intellectuals (Routledge 1996:409)—might prompt us to turn back and question the construction of coherent space “between” activism and academia. The emphasis of Routledge and others on “closing gaps” in modes of action comes with the risk of closure with regard to modes of thought. In this regard, I quickly became conscious of a schism in my own work. </w:t>
      </w:r>
      <w:r w:rsidRPr="00D81639">
        <w:rPr>
          <w:rStyle w:val="StyleUnderline"/>
          <w:highlight w:val="green"/>
        </w:rPr>
        <w:t>Writing “for the resistance” created demands to limit criticality</w:t>
      </w:r>
      <w:r w:rsidRPr="00CE746B">
        <w:rPr>
          <w:sz w:val="16"/>
        </w:rPr>
        <w:t xml:space="preserve"> within the terms of activists’ outward-facing discourse, or within the frames of reference of those they sought to influence (such as international human rights bodies). As Hale (2011:187) emphasizes in relation to his own work with indigenous activists in Central America, “[a]ctivist </w:t>
      </w:r>
      <w:r w:rsidRPr="00D81639">
        <w:rPr>
          <w:rStyle w:val="StyleUnderline"/>
          <w:highlight w:val="green"/>
        </w:rPr>
        <w:t>research methods ask that we give priority to the research products</w:t>
      </w:r>
      <w:r w:rsidRPr="00CE746B">
        <w:rPr>
          <w:sz w:val="16"/>
        </w:rPr>
        <w:t xml:space="preserve"> </w:t>
      </w:r>
      <w:r w:rsidRPr="00D81639">
        <w:rPr>
          <w:rStyle w:val="StyleUnderline"/>
          <w:highlight w:val="green"/>
        </w:rPr>
        <w:t>that the struggle</w:t>
      </w:r>
      <w:r w:rsidRPr="00CE746B">
        <w:rPr>
          <w:sz w:val="16"/>
        </w:rPr>
        <w:t xml:space="preserve"> in question </w:t>
      </w:r>
      <w:r w:rsidRPr="00D81639">
        <w:rPr>
          <w:rStyle w:val="StyleUnderline"/>
          <w:highlight w:val="green"/>
        </w:rPr>
        <w:t>requires</w:t>
      </w:r>
      <w:r w:rsidRPr="00CE746B">
        <w:rPr>
          <w:sz w:val="16"/>
        </w:rPr>
        <w:t>, which in turn requires judicious use of our well-honed tools of deconstruction and cultural critique.” However, as Hale (2011:189) also recognizes</w:t>
      </w:r>
      <w:r w:rsidRPr="00397A13">
        <w:rPr>
          <w:rStyle w:val="StyleUnderline"/>
        </w:rPr>
        <w:t>,</w:t>
      </w:r>
      <w:r w:rsidRPr="00CE746B">
        <w:rPr>
          <w:sz w:val="16"/>
        </w:rPr>
        <w:t xml:space="preserve"> </w:t>
      </w:r>
      <w:r w:rsidRPr="00D81639">
        <w:rPr>
          <w:rStyle w:val="StyleUnderline"/>
          <w:highlight w:val="green"/>
        </w:rPr>
        <w:t>the</w:t>
      </w:r>
      <w:r w:rsidRPr="00CE746B">
        <w:rPr>
          <w:sz w:val="16"/>
        </w:rPr>
        <w:t xml:space="preserve"> </w:t>
      </w:r>
      <w:r w:rsidRPr="00D81639">
        <w:rPr>
          <w:rStyle w:val="StyleUnderline"/>
          <w:highlight w:val="green"/>
        </w:rPr>
        <w:t>mandate to produce useful research implies</w:t>
      </w:r>
      <w:r w:rsidRPr="00CE746B">
        <w:rPr>
          <w:sz w:val="16"/>
        </w:rPr>
        <w:t xml:space="preserve"> “</w:t>
      </w:r>
      <w:r w:rsidRPr="00D81639">
        <w:rPr>
          <w:rStyle w:val="StyleUnderline"/>
          <w:highlight w:val="green"/>
        </w:rPr>
        <w:t>constant dangers of entrapment in the system</w:t>
      </w:r>
      <w:r w:rsidRPr="00CE746B">
        <w:rPr>
          <w:sz w:val="16"/>
        </w:rPr>
        <w:t xml:space="preserve"> </w:t>
      </w:r>
      <w:r w:rsidRPr="00D81639">
        <w:rPr>
          <w:rStyle w:val="StyleUnderline"/>
          <w:highlight w:val="green"/>
        </w:rPr>
        <w:t>that</w:t>
      </w:r>
      <w:r w:rsidRPr="00CE746B">
        <w:rPr>
          <w:sz w:val="16"/>
        </w:rPr>
        <w:t xml:space="preserve"> requires and </w:t>
      </w:r>
      <w:r w:rsidRPr="00D81639">
        <w:rPr>
          <w:rStyle w:val="StyleUnderline"/>
          <w:highlight w:val="green"/>
        </w:rPr>
        <w:t>judges their legibility.”</w:t>
      </w:r>
      <w:r w:rsidRPr="00CE746B">
        <w:rPr>
          <w:sz w:val="16"/>
        </w:rPr>
        <w:t xml:space="preserve"> This risk of entrapment has been apparent to me from several directions. For example, “</w:t>
      </w:r>
      <w:r w:rsidRPr="00D81639">
        <w:rPr>
          <w:rStyle w:val="StyleUnderline"/>
          <w:highlight w:val="green"/>
        </w:rPr>
        <w:t>writing for the resistance</w:t>
      </w:r>
      <w:r w:rsidRPr="00CE746B">
        <w:rPr>
          <w:sz w:val="16"/>
        </w:rPr>
        <w:t xml:space="preserve">” sometimes </w:t>
      </w:r>
      <w:r w:rsidRPr="00D81639">
        <w:rPr>
          <w:rStyle w:val="StyleUnderline"/>
          <w:highlight w:val="green"/>
        </w:rPr>
        <w:t>implied working within the terms of subtle binaries</w:t>
      </w:r>
      <w:r w:rsidRPr="00CE746B">
        <w:rPr>
          <w:sz w:val="16"/>
        </w:rPr>
        <w:t xml:space="preserve">, such as those </w:t>
      </w:r>
      <w:r w:rsidRPr="00D81639">
        <w:rPr>
          <w:rStyle w:val="StyleUnderline"/>
          <w:highlight w:val="green"/>
        </w:rPr>
        <w:t>between organizations</w:t>
      </w:r>
      <w:r w:rsidRPr="00CE746B">
        <w:rPr>
          <w:sz w:val="16"/>
        </w:rPr>
        <w:t xml:space="preserve"> straightforwardly “</w:t>
      </w:r>
      <w:r w:rsidRPr="00D81639">
        <w:rPr>
          <w:rStyle w:val="StyleUnderline"/>
          <w:highlight w:val="green"/>
        </w:rPr>
        <w:t>in resistance,” versus repressive interventions</w:t>
      </w:r>
      <w:r w:rsidRPr="00CE746B">
        <w:rPr>
          <w:sz w:val="16"/>
        </w:rPr>
        <w:t xml:space="preserve"> directed against struggles from “outside.” This was particularly the case when writing the book, which was intended to recover a historical memory of the annihilation of community organizations around BP’s oilfields. </w:t>
      </w:r>
      <w:r w:rsidRPr="00D81639">
        <w:rPr>
          <w:rStyle w:val="StyleUnderline"/>
          <w:highlight w:val="green"/>
        </w:rPr>
        <w:t>Another example is that of</w:t>
      </w:r>
      <w:r w:rsidRPr="00CE746B">
        <w:rPr>
          <w:sz w:val="16"/>
        </w:rPr>
        <w:t xml:space="preserve"> human rights reports, where the purposes at hand (combating impunity for the violence) dictated that problems had to be framed in terms of an available discourse of rights. </w:t>
      </w:r>
      <w:r w:rsidRPr="00D81639">
        <w:rPr>
          <w:rStyle w:val="StyleUnderline"/>
          <w:highlight w:val="green"/>
        </w:rPr>
        <w:t>Rights discourse</w:t>
      </w:r>
      <w:r w:rsidRPr="00CE746B">
        <w:rPr>
          <w:sz w:val="16"/>
        </w:rPr>
        <w:t xml:space="preserve"> was a key tactic in strategies of protecting life and in contesting the status of the majority of the population as non-citizens who could be killed without consequence. Yet—as many in the network commented—it also served to legitimize the State and the ongoing recourse to exceptional tactics orchestrated in the name of the “Colombian people.” </w:t>
      </w:r>
      <w:r w:rsidRPr="00D81639">
        <w:rPr>
          <w:rStyle w:val="StyleUnderline"/>
          <w:highlight w:val="green"/>
        </w:rPr>
        <w:t>Writing struggles in terms of rights can</w:t>
      </w:r>
      <w:r w:rsidRPr="00CE746B">
        <w:rPr>
          <w:sz w:val="16"/>
        </w:rPr>
        <w:t xml:space="preserve"> also </w:t>
      </w:r>
      <w:r w:rsidRPr="00D81639">
        <w:rPr>
          <w:rStyle w:val="StyleUnderline"/>
          <w:highlight w:val="green"/>
        </w:rPr>
        <w:t>be a route to entanglement within neoliberal strategies of control</w:t>
      </w:r>
      <w:r w:rsidRPr="00CE746B">
        <w:rPr>
          <w:sz w:val="16"/>
        </w:rPr>
        <w:t xml:space="preserve">. </w:t>
      </w:r>
      <w:r w:rsidRPr="00D81639">
        <w:rPr>
          <w:rStyle w:val="StyleUnderline"/>
          <w:highlight w:val="green"/>
        </w:rPr>
        <w:t>Rights are</w:t>
      </w:r>
      <w:r w:rsidRPr="00CE746B">
        <w:rPr>
          <w:sz w:val="16"/>
        </w:rPr>
        <w:t xml:space="preserve"> readily reified and “</w:t>
      </w:r>
      <w:r w:rsidRPr="00D81639">
        <w:rPr>
          <w:rStyle w:val="StyleUnderline"/>
          <w:highlight w:val="green"/>
        </w:rPr>
        <w:t>fixed” to subjects comprehended within existing commodity chains</w:t>
      </w:r>
      <w:r w:rsidRPr="00CE746B">
        <w:rPr>
          <w:sz w:val="16"/>
        </w:rPr>
        <w:t xml:space="preserve"> (“stakeholders,” “workers,” etc.), </w:t>
      </w:r>
      <w:r w:rsidRPr="00D81639">
        <w:rPr>
          <w:rStyle w:val="StyleUnderline"/>
          <w:highlight w:val="green"/>
        </w:rPr>
        <w:t>or abandoned to</w:t>
      </w:r>
      <w:r w:rsidRPr="00CE746B">
        <w:rPr>
          <w:sz w:val="16"/>
        </w:rPr>
        <w:t xml:space="preserve"> “empty </w:t>
      </w:r>
      <w:r w:rsidRPr="00D81639">
        <w:rPr>
          <w:rStyle w:val="StyleUnderline"/>
          <w:highlight w:val="green"/>
        </w:rPr>
        <w:t>spaces” not required for capital accumulation</w:t>
      </w:r>
      <w:r w:rsidRPr="00CE746B">
        <w:rPr>
          <w:sz w:val="16"/>
        </w:rPr>
        <w:t xml:space="preserve"> (for example Hale 2011; Coleman 2013, 2015). If struggles are to address immediate concerns with the necessary urgency, they must draw upon available resources. Yet this is a double-edged sword. </w:t>
      </w:r>
      <w:r w:rsidRPr="00D81639">
        <w:rPr>
          <w:rStyle w:val="StyleUnderline"/>
          <w:highlight w:val="green"/>
        </w:rPr>
        <w:t>The risk of entrapment is a perennial challenge for research that aims to be “useful</w:t>
      </w:r>
      <w:r w:rsidRPr="00CE746B">
        <w:rPr>
          <w:sz w:val="16"/>
        </w:rPr>
        <w:t xml:space="preserve">,” to have an impact, to get people to do something. </w:t>
      </w:r>
      <w:r w:rsidRPr="00D81639">
        <w:rPr>
          <w:rStyle w:val="StyleUnderline"/>
          <w:highlight w:val="green"/>
        </w:rPr>
        <w:t>Writing “for the resistance” with the aim of producing</w:t>
      </w:r>
      <w:r w:rsidRPr="00CE746B">
        <w:rPr>
          <w:sz w:val="16"/>
        </w:rPr>
        <w:t xml:space="preserve"> immediately </w:t>
      </w:r>
      <w:r w:rsidRPr="00D81639">
        <w:rPr>
          <w:rStyle w:val="StyleUnderline"/>
          <w:highlight w:val="green"/>
        </w:rPr>
        <w:t>useful work</w:t>
      </w:r>
      <w:r w:rsidRPr="00CE746B">
        <w:rPr>
          <w:sz w:val="16"/>
        </w:rPr>
        <w:t xml:space="preserve"> implies what Foucault described as </w:t>
      </w:r>
      <w:r w:rsidRPr="00D81639">
        <w:rPr>
          <w:rStyle w:val="StyleUnderline"/>
          <w:highlight w:val="green"/>
        </w:rPr>
        <w:t>appealing to a “we”</w:t>
      </w:r>
      <w:r w:rsidRPr="00397A13">
        <w:rPr>
          <w:rStyle w:val="StyleUnderline"/>
        </w:rPr>
        <w:t xml:space="preserve"> </w:t>
      </w:r>
      <w:r w:rsidRPr="00CE746B">
        <w:rPr>
          <w:sz w:val="16"/>
        </w:rPr>
        <w:t>(“we” the movement, “we” the concerned humanitarians of the NGO world, and so on)— “</w:t>
      </w:r>
      <w:r w:rsidRPr="00D81639">
        <w:rPr>
          <w:rStyle w:val="StyleUnderline"/>
          <w:highlight w:val="green"/>
        </w:rPr>
        <w:t>whose consensus</w:t>
      </w:r>
      <w:r w:rsidRPr="00CE746B">
        <w:rPr>
          <w:sz w:val="16"/>
        </w:rPr>
        <w:t xml:space="preserve">, values, whose traditions </w:t>
      </w:r>
      <w:r w:rsidRPr="00D81639">
        <w:rPr>
          <w:rStyle w:val="StyleUnderline"/>
          <w:highlight w:val="green"/>
        </w:rPr>
        <w:t>constitute the framework for a thought and define the conditions in which it can be validated</w:t>
      </w:r>
      <w:r w:rsidRPr="00CE746B">
        <w:rPr>
          <w:sz w:val="16"/>
        </w:rPr>
        <w:t xml:space="preserve">” (Foucault 1984b:385). It implies </w:t>
      </w:r>
      <w:r w:rsidRPr="00D81639">
        <w:rPr>
          <w:rStyle w:val="StyleUnderline"/>
          <w:highlight w:val="green"/>
        </w:rPr>
        <w:t>holding back from critiquing the framework within which certain problems are made visible</w:t>
      </w:r>
      <w:r w:rsidRPr="00CE746B">
        <w:rPr>
          <w:sz w:val="16"/>
        </w:rPr>
        <w:t xml:space="preserve">, intelligible, or necessary, </w:t>
      </w:r>
      <w:r w:rsidRPr="00D81639">
        <w:rPr>
          <w:rStyle w:val="StyleUnderline"/>
          <w:highlight w:val="green"/>
        </w:rPr>
        <w:t>to achieve resonance with struggles</w:t>
      </w:r>
      <w:r w:rsidRPr="00CE746B">
        <w:rPr>
          <w:sz w:val="16"/>
        </w:rPr>
        <w:t xml:space="preserve"> or potential interventions configured around these problems. It was not that there was no space for discussions of these ideas with others involved in these struggles. However, as Butler (2002:3) puts it, “</w:t>
      </w:r>
      <w:r w:rsidRPr="00D81639">
        <w:rPr>
          <w:rStyle w:val="StyleUnderline"/>
          <w:highlight w:val="green"/>
        </w:rPr>
        <w:t>the question, ‘what are we to do</w:t>
      </w:r>
      <w:r w:rsidRPr="00CE746B">
        <w:rPr>
          <w:sz w:val="16"/>
        </w:rPr>
        <w:t xml:space="preserve">?’ </w:t>
      </w:r>
      <w:r w:rsidRPr="00D81639">
        <w:rPr>
          <w:rStyle w:val="StyleUnderline"/>
          <w:highlight w:val="green"/>
        </w:rPr>
        <w:t>presupposes that the ‘we’ has been formed</w:t>
      </w:r>
      <w:r w:rsidRPr="00CE746B">
        <w:rPr>
          <w:sz w:val="16"/>
        </w:rPr>
        <w:t xml:space="preserve"> ... that its action is possible and the field in which it might act is delimited.”</w:t>
      </w:r>
    </w:p>
    <w:p w:rsidR="006B7A16" w:rsidRDefault="006B7A16" w:rsidP="006B7A16">
      <w:pPr>
        <w:pStyle w:val="Heading3"/>
      </w:pPr>
      <w:r>
        <w:t>Link—Anti-Statism</w:t>
      </w:r>
    </w:p>
    <w:p w:rsidR="006B7A16" w:rsidRPr="003D2306" w:rsidRDefault="006B7A16" w:rsidP="006B7A16">
      <w:pPr>
        <w:pStyle w:val="Heading4"/>
      </w:pPr>
      <w:r>
        <w:t xml:space="preserve">Their anti-statism politics takes out our only chance to attack capital control. Anti-statism politics take away the achille’s heel of capitalism. The impact is the perpetuation of imperial capitalism. </w:t>
      </w:r>
    </w:p>
    <w:p w:rsidR="006B7A16" w:rsidRDefault="006B7A16" w:rsidP="006B7A16">
      <w:r w:rsidRPr="003D2306">
        <w:rPr>
          <w:rStyle w:val="Style13ptBold"/>
        </w:rPr>
        <w:t>Desai, 13</w:t>
      </w:r>
      <w:r>
        <w:t xml:space="preserve"> (Radhika, Geopolitical Economy: After US Hegemony, Globalization and Empire, </w:t>
      </w:r>
      <w:proofErr w:type="gramStart"/>
      <w:r>
        <w:t>The</w:t>
      </w:r>
      <w:proofErr w:type="gramEnd"/>
      <w:r>
        <w:t xml:space="preserve"> Future of World Capitalism, Pluto Press, 2013, pg. 275-280)</w:t>
      </w:r>
    </w:p>
    <w:p w:rsidR="006B7A16" w:rsidRPr="006E56D8" w:rsidRDefault="006B7A16" w:rsidP="006B7A16">
      <w:pPr>
        <w:rPr>
          <w:u w:val="single"/>
        </w:rPr>
      </w:pPr>
      <w:r w:rsidRPr="00F06D52">
        <w:rPr>
          <w:sz w:val="16"/>
        </w:rPr>
        <w:t xml:space="preserve">The crisis has done considerable work: it has put old ideologies, policies and institutions into question. However, the destructive work of crises only takes us so far. </w:t>
      </w:r>
      <w:r w:rsidRPr="00D81639">
        <w:rPr>
          <w:rStyle w:val="StyleUnderline"/>
          <w:highlight w:val="green"/>
        </w:rPr>
        <w:t>The full realization of the possibilities</w:t>
      </w:r>
      <w:r w:rsidRPr="003D2306">
        <w:rPr>
          <w:rStyle w:val="StyleUnderline"/>
        </w:rPr>
        <w:t xml:space="preserve"> outlined above </w:t>
      </w:r>
      <w:r w:rsidRPr="00D81639">
        <w:rPr>
          <w:rStyle w:val="StyleUnderline"/>
          <w:highlight w:val="green"/>
        </w:rPr>
        <w:t>depends on popular mobilizations that are organized to take and use state power</w:t>
      </w:r>
      <w:r w:rsidRPr="003D2306">
        <w:rPr>
          <w:rStyle w:val="StyleUnderline"/>
        </w:rPr>
        <w:t xml:space="preserve">, </w:t>
      </w:r>
      <w:r w:rsidRPr="00D81639">
        <w:rPr>
          <w:rStyle w:val="StyleUnderline"/>
          <w:highlight w:val="green"/>
        </w:rPr>
        <w:t>motivated to exercise it in the interests of the broadest possible constituencies</w:t>
      </w:r>
      <w:r w:rsidRPr="003D2306">
        <w:rPr>
          <w:rStyle w:val="StyleUnderline"/>
        </w:rPr>
        <w:t xml:space="preserve">, </w:t>
      </w:r>
      <w:r w:rsidRPr="00D81639">
        <w:rPr>
          <w:rStyle w:val="StyleUnderline"/>
          <w:highlight w:val="green"/>
        </w:rPr>
        <w:t>and informed by an analysis of the problems and possibilities of the current momentous historical conjuncture</w:t>
      </w:r>
      <w:r w:rsidRPr="00F06D52">
        <w:rPr>
          <w:sz w:val="16"/>
        </w:rPr>
        <w:t xml:space="preserve">. Such mobilizations do not usually erupt, fully formed, on the morrow of crises. It took more than a year after the financial crisis hit for major signs of popular unrest and mobilization to emerge. </w:t>
      </w:r>
      <w:r w:rsidRPr="003D2306">
        <w:rPr>
          <w:rStyle w:val="StyleUnderline"/>
        </w:rPr>
        <w:t>The Eurozone crisis that began in early 2010 generated considerable unrest, leading to a major electoral upset in Ireland in 2010, and 2011 opened with the wave of protests that inaugurated the Arab Spring (a sure sign that the United States had lost its grip in the Middle East). Protests then spread to the United Kingdom and elsewhere in Europe, and by autumn 2011, the Occupy protests had erupted in the United States</w:t>
      </w:r>
      <w:r w:rsidRPr="00F06D52">
        <w:rPr>
          <w:sz w:val="16"/>
        </w:rPr>
        <w:t xml:space="preserve">. </w:t>
      </w:r>
      <w:r w:rsidRPr="003D2306">
        <w:rPr>
          <w:rStyle w:val="StyleUnderline"/>
        </w:rPr>
        <w:t>Powerful economic concerns underlay them all. However, the political organization necessary to translate popular concerns and interests into a viable national economic plan seemed more or less universally absent</w:t>
      </w:r>
      <w:r w:rsidRPr="00F06D52">
        <w:rPr>
          <w:sz w:val="16"/>
        </w:rPr>
        <w:t xml:space="preserve">. That does not mean, however, that things are back to pre-crisis business as usual. True, incumbent governments of the advanced industrial countries most severely affected by the crisis simply imposed costly burdens on ordinary people to give financial capital the aid it demanded for being too big to fail. This happened nowhere more than in the American epicentre of the crisis. However, it remained unclear whether this aid restored financial capital’s former dominance. While international capital flows as a percentage of </w:t>
      </w:r>
      <w:proofErr w:type="gramStart"/>
      <w:r w:rsidRPr="00F06D52">
        <w:rPr>
          <w:sz w:val="16"/>
        </w:rPr>
        <w:t>world</w:t>
      </w:r>
      <w:proofErr w:type="gramEnd"/>
      <w:r w:rsidRPr="00F06D52">
        <w:rPr>
          <w:sz w:val="16"/>
        </w:rPr>
        <w:t xml:space="preserve"> GDP collapsed in 2008 and 2009 and then revived, they remained until 2010 at least at less than a third of their pre-crisis volumes (Borio and Disyatat, 2011: 14). The size of the bailouts financial institutions had received in affected countries naturally renationalized finance considerably, as did new financial regulation and tangled questions about the relevant lender of last resort for financial institutions’ foreign operations. In contrast to European banks which were asked to take sizeable ‘haircuts’ – to discount their assets substantially – amid the Eurozone crisis, US banks enjoyed considerably better treatment, but its price will yet be paid in a reduced role for the dollar as it drops in value thanks to the vast increase in US debt, and as some of the more attractive investment destinations become increasingly averse to US financial institutions pushing short-term funds into them and resort to capital controls. Financial institutions, especially the well-bailed-out US financial institutions, are once again engaged in speculation, particularly in commodity markets, raising the question of whether the next crisis will not find them too big to bail out by governments already laden down by debts incurred in previous bailouts, even if popular opinion did not already rule that out as an option. It is also unclear whether the policies of austerity dictated by finance can actually serve its interests if they merely prolong the great recession, as they appear set to do. The emerging economies are growing strongly, but they will only continue to do so if they limit their reliance on stagnant Western markets by establishing alternative trading arrangements and expanding their internal markets. While there is considerable evidence that the Chinese government is aware of, and acting on, this front, other governments may still be trapped in yesteryear’s growth-limiting models. Just as historically workers’ struggles were central to expanding domestic markets in the advanced industrial countries, today they are necessary in emerging and developing economies. And if these economies are to construct an alternative and progressive political agenda, the dubious but still lingering cosmopolitan ideologies that created and supported today’s discredited national and international structures of privilege and promise to prolong the crisis must be dispelled. </w:t>
      </w:r>
      <w:r w:rsidRPr="003D2306">
        <w:rPr>
          <w:rStyle w:val="StyleUnderline"/>
        </w:rPr>
        <w:t xml:space="preserve">This story told in this book should go a considerable way towards doing so. For it shows that </w:t>
      </w:r>
      <w:r w:rsidRPr="00D81639">
        <w:rPr>
          <w:rStyle w:val="StyleUnderline"/>
          <w:highlight w:val="green"/>
        </w:rPr>
        <w:t>capitalism does not, cannot and has never relied on a strict demarcation between the state and market</w:t>
      </w:r>
      <w:r w:rsidRPr="00F06D52">
        <w:rPr>
          <w:sz w:val="16"/>
        </w:rPr>
        <w:t xml:space="preserve">. </w:t>
      </w:r>
      <w:r w:rsidRPr="00D81639">
        <w:rPr>
          <w:rStyle w:val="StyleUnderline"/>
          <w:highlight w:val="green"/>
        </w:rPr>
        <w:t xml:space="preserve">Not only have states played central roles in capitalist economies, one could argue that their actions – such as imperialism </w:t>
      </w:r>
      <w:r w:rsidRPr="00F06D52">
        <w:rPr>
          <w:rStyle w:val="StyleUnderline"/>
        </w:rPr>
        <w:t xml:space="preserve">or welfare states </w:t>
      </w:r>
      <w:r w:rsidRPr="00D81639">
        <w:rPr>
          <w:rStyle w:val="StyleUnderline"/>
          <w:highlight w:val="green"/>
        </w:rPr>
        <w:t>– have been critical to creating capitalist booms</w:t>
      </w:r>
      <w:r w:rsidRPr="003D2306">
        <w:rPr>
          <w:rStyle w:val="StyleUnderline"/>
        </w:rPr>
        <w:t>.</w:t>
      </w:r>
      <w:r w:rsidRPr="00F06D52">
        <w:rPr>
          <w:sz w:val="16"/>
        </w:rPr>
        <w:t xml:space="preserve"> </w:t>
      </w:r>
      <w:r w:rsidRPr="001E0667">
        <w:rPr>
          <w:rStyle w:val="StyleUnderline"/>
        </w:rPr>
        <w:t>What makes a given society capitalist is not that the state stays out of the economy, but that its economic role favours capital over labour on balance</w:t>
      </w:r>
      <w:r w:rsidRPr="001E0667">
        <w:rPr>
          <w:sz w:val="16"/>
        </w:rPr>
        <w:t xml:space="preserve">. However, </w:t>
      </w:r>
      <w:r w:rsidRPr="001E0667">
        <w:rPr>
          <w:rStyle w:val="StyleUnderline"/>
        </w:rPr>
        <w:t>this can last only as long as the capitalist class is better organized behind strategies that deliver relatively stable growth, or the working classes remain unorganized</w:t>
      </w:r>
      <w:r w:rsidRPr="001E0667">
        <w:rPr>
          <w:sz w:val="16"/>
        </w:rPr>
        <w:t>. Today, in the advanced countries at least,</w:t>
      </w:r>
      <w:r w:rsidRPr="00F06D52">
        <w:rPr>
          <w:sz w:val="16"/>
        </w:rPr>
        <w:t xml:space="preserve"> </w:t>
      </w:r>
      <w:r w:rsidRPr="00FA3A4B">
        <w:rPr>
          <w:rStyle w:val="StyleUnderline"/>
        </w:rPr>
        <w:t xml:space="preserve">the </w:t>
      </w:r>
      <w:r w:rsidRPr="00D81639">
        <w:rPr>
          <w:rStyle w:val="StyleUnderline"/>
          <w:highlight w:val="green"/>
        </w:rPr>
        <w:t>policies that financialized capitalist classes favour are deeply contradictory, incapable of delivering</w:t>
      </w:r>
      <w:r w:rsidRPr="00FA3A4B">
        <w:rPr>
          <w:rStyle w:val="StyleUnderline"/>
        </w:rPr>
        <w:t xml:space="preserve"> even what they want</w:t>
      </w:r>
      <w:r w:rsidRPr="00F06D52">
        <w:rPr>
          <w:sz w:val="16"/>
        </w:rPr>
        <w:t xml:space="preserve">. In the past, </w:t>
      </w:r>
      <w:r w:rsidRPr="00D81639">
        <w:rPr>
          <w:rStyle w:val="StyleUnderline"/>
          <w:highlight w:val="green"/>
        </w:rPr>
        <w:t>working people have scored historic successes in exploiting the opportunities of mass politics to bend state action in their favour</w:t>
      </w:r>
      <w:r w:rsidRPr="00F06D52">
        <w:rPr>
          <w:sz w:val="16"/>
        </w:rPr>
        <w:t xml:space="preserve">. Their gains may have given capitalism greater stability, for instance by expanding domestic markets, but they also changed national capitalisms into something much more tolerable. Moreover, </w:t>
      </w:r>
      <w:r w:rsidRPr="00D81639">
        <w:rPr>
          <w:rStyle w:val="StyleUnderline"/>
          <w:highlight w:val="green"/>
        </w:rPr>
        <w:t>the reforms that working classes won</w:t>
      </w:r>
      <w:r w:rsidRPr="00FA3A4B">
        <w:rPr>
          <w:rStyle w:val="StyleUnderline"/>
        </w:rPr>
        <w:t xml:space="preserve"> also </w:t>
      </w:r>
      <w:r w:rsidRPr="00D81639">
        <w:rPr>
          <w:rStyle w:val="StyleUnderline"/>
          <w:highlight w:val="green"/>
        </w:rPr>
        <w:t>resourced them better to demand more</w:t>
      </w:r>
      <w:r w:rsidRPr="00FA3A4B">
        <w:rPr>
          <w:rStyle w:val="StyleUnderline"/>
        </w:rPr>
        <w:t xml:space="preserve">, </w:t>
      </w:r>
      <w:r w:rsidRPr="00D81639">
        <w:rPr>
          <w:rStyle w:val="StyleUnderline"/>
          <w:highlight w:val="green"/>
        </w:rPr>
        <w:t>leaving open the possibility that regulated national capitalisms might become transitions to socialisms</w:t>
      </w:r>
      <w:r w:rsidRPr="00FA3A4B">
        <w:rPr>
          <w:rStyle w:val="StyleUnderline"/>
        </w:rPr>
        <w:t>.</w:t>
      </w:r>
      <w:r w:rsidRPr="00F06D52">
        <w:rPr>
          <w:sz w:val="16"/>
        </w:rPr>
        <w:t xml:space="preserve"> </w:t>
      </w:r>
      <w:r w:rsidRPr="00D81639">
        <w:rPr>
          <w:rStyle w:val="StyleUnderline"/>
          <w:highlight w:val="green"/>
        </w:rPr>
        <w:t>There is no inherent reason why working people should not match and surpass those historic achievements</w:t>
      </w:r>
      <w:r w:rsidRPr="00F06D52">
        <w:rPr>
          <w:sz w:val="16"/>
        </w:rPr>
        <w:t xml:space="preserve">. </w:t>
      </w:r>
      <w:r w:rsidRPr="00E37A83">
        <w:rPr>
          <w:rStyle w:val="StyleUnderline"/>
        </w:rPr>
        <w:t xml:space="preserve">Therefore, </w:t>
      </w:r>
      <w:r w:rsidRPr="00D81639">
        <w:rPr>
          <w:rStyle w:val="StyleUnderline"/>
          <w:highlight w:val="green"/>
        </w:rPr>
        <w:t>the apparently radical idea that reforms are useless</w:t>
      </w:r>
      <w:r w:rsidRPr="00E37A83">
        <w:rPr>
          <w:rStyle w:val="StyleUnderline"/>
        </w:rPr>
        <w:t xml:space="preserve"> since the capitalist state cannot be reformed, only overthrown by ‘revolution’ in ways that are never specified, </w:t>
      </w:r>
      <w:r w:rsidRPr="00D81639">
        <w:rPr>
          <w:rStyle w:val="StyleUnderline"/>
          <w:highlight w:val="green"/>
        </w:rPr>
        <w:t xml:space="preserve">is </w:t>
      </w:r>
      <w:r w:rsidRPr="00F06D52">
        <w:rPr>
          <w:rStyle w:val="StyleUnderline"/>
        </w:rPr>
        <w:t xml:space="preserve">actually </w:t>
      </w:r>
      <w:r w:rsidRPr="00D81639">
        <w:rPr>
          <w:rStyle w:val="StyleUnderline"/>
          <w:highlight w:val="green"/>
        </w:rPr>
        <w:t>profoundly conservative</w:t>
      </w:r>
      <w:r w:rsidRPr="00F06D52">
        <w:rPr>
          <w:sz w:val="16"/>
        </w:rPr>
        <w:t xml:space="preserve">. </w:t>
      </w:r>
      <w:r w:rsidRPr="00E37A83">
        <w:rPr>
          <w:rStyle w:val="StyleUnderline"/>
        </w:rPr>
        <w:t xml:space="preserve">Without a credible conception of how people might expect to achieve such a revolutionary overthrow, </w:t>
      </w:r>
      <w:r w:rsidRPr="00D81639">
        <w:rPr>
          <w:rStyle w:val="StyleUnderline"/>
          <w:highlight w:val="green"/>
        </w:rPr>
        <w:t>it</w:t>
      </w:r>
      <w:r w:rsidRPr="00E37A83">
        <w:rPr>
          <w:rStyle w:val="StyleUnderline"/>
        </w:rPr>
        <w:t xml:space="preserve"> simply </w:t>
      </w:r>
      <w:r w:rsidRPr="00D81639">
        <w:rPr>
          <w:rStyle w:val="StyleUnderline"/>
          <w:highlight w:val="green"/>
        </w:rPr>
        <w:t>derides the reforms they are able to achieve.</w:t>
      </w:r>
      <w:r w:rsidRPr="00E37A83">
        <w:rPr>
          <w:rStyle w:val="StyleUnderline"/>
        </w:rPr>
        <w:t xml:space="preserve"> Instead, we need to recognize that </w:t>
      </w:r>
      <w:r w:rsidRPr="00D81639">
        <w:rPr>
          <w:rStyle w:val="StyleUnderline"/>
          <w:highlight w:val="green"/>
        </w:rPr>
        <w:t>reforms enable working people to build more just societies, and through multilateral international action, for constructing a more just international order</w:t>
      </w:r>
      <w:r w:rsidRPr="00F06D52">
        <w:rPr>
          <w:sz w:val="16"/>
        </w:rPr>
        <w:t xml:space="preserve">. In recent decades left and progressive intellectuals agreed with the globalization and empire analyses, and even espoused them all the more ardently to demonstrate the power and exploitative nature of capitalism. In doing so, however, they too wrote the state’s economic role out of the script of capitalism, and of any viable strategy for socialism. </w:t>
      </w:r>
      <w:r w:rsidRPr="00E37A83">
        <w:rPr>
          <w:rStyle w:val="StyleUnderline"/>
        </w:rPr>
        <w:t xml:space="preserve">It is time to take stock of the real basis of these cosmopolitan ideologies, and appreciate once more that </w:t>
      </w:r>
      <w:r w:rsidRPr="00D81639">
        <w:rPr>
          <w:rStyle w:val="StyleUnderline"/>
          <w:highlight w:val="green"/>
        </w:rPr>
        <w:t>the state was and remains central to capitalism</w:t>
      </w:r>
      <w:r w:rsidRPr="00E37A83">
        <w:rPr>
          <w:rStyle w:val="StyleUnderline"/>
        </w:rPr>
        <w:t xml:space="preserve">. </w:t>
      </w:r>
      <w:r w:rsidRPr="00D81639">
        <w:rPr>
          <w:rStyle w:val="StyleUnderline"/>
          <w:highlight w:val="green"/>
        </w:rPr>
        <w:t>This is capitalism’s political Achilles’ heel</w:t>
      </w:r>
      <w:r w:rsidRPr="00E37A83">
        <w:rPr>
          <w:rStyle w:val="StyleUnderline"/>
        </w:rPr>
        <w:t xml:space="preserve">. </w:t>
      </w:r>
      <w:r w:rsidRPr="00D81639">
        <w:rPr>
          <w:rStyle w:val="StyleUnderline"/>
          <w:highlight w:val="green"/>
        </w:rPr>
        <w:t>A strategy of reforms forcing states to serve the interests of working people and democratizing them so they contribute to strengthening working people’s power and organization is a viable strategy for meaningful reform and</w:t>
      </w:r>
      <w:r w:rsidRPr="00E37A83">
        <w:rPr>
          <w:rStyle w:val="StyleUnderline"/>
        </w:rPr>
        <w:t xml:space="preserve"> even, potentially, </w:t>
      </w:r>
      <w:r w:rsidRPr="00D81639">
        <w:rPr>
          <w:rStyle w:val="StyleUnderline"/>
          <w:highlight w:val="green"/>
        </w:rPr>
        <w:t>revolution leading beyond capitalism</w:t>
      </w:r>
      <w:r w:rsidRPr="00F06D52">
        <w:rPr>
          <w:sz w:val="16"/>
        </w:rPr>
        <w:t xml:space="preserve"> (Patnaik, 2009b). The distinction between the two does not rest on the nature of the demands: whether given demands are reformist or revolutionary depends on whether the ruling classes are willing and able to fulfil them, and if not, whether popular forces are sufficiently organized to realize the demands themselves and take on the inevitable opposition to their doing so. It is true that, historically, combined development has tended to take authoritarian forms in both its capitalist and communist versions (on the latter see Lewin 1995’s explanation of the authoritarianism of the Soviet state). However, in good part this was because of the persistence of the power of older landed elites, or imperialist machinations. The power of such forces has now waned, and moreover, working classes are simply a much larger social force throughout the world. The historical record is not without instances where democracy and developmental states have creatively intertwined (White, 2006; Robinson and White, 1998). </w:t>
      </w:r>
      <w:r w:rsidRPr="00E37A83">
        <w:rPr>
          <w:rStyle w:val="StyleUnderline"/>
        </w:rPr>
        <w:t>Nowhere is the need for mobilization for popular demands clearer than in the United States. In pursuit of imperial ambitions, US governments jettisoned the toolkit of combined development with the partial and rather perverse exceptions of military Keynesianism and military Schumpeterianism</w:t>
      </w:r>
      <w:r w:rsidRPr="00F06D52">
        <w:rPr>
          <w:sz w:val="16"/>
        </w:rPr>
        <w:t xml:space="preserve">. So such attempts as it made to improve its economic performance were made, as it were, with one hand tied behind its back. They failed its manufacturing sector, its international competitiveness, the skills of its working people and the integration of its marginalized minorities, particularly black and Hispanic. There is a wide range of policy options available for addressing these problems, but to avail itself of them the US government will need to abandon the economically liberal ideological straitjacket of the vainly imperial decades. Ross Perot’s surprisingly successful third candidacy in the 1992 presidential elections broke out of this straitjacket from the right. The left has yet to show that it can do so. When it does, the United States will be better able to come to terms with its status as one national economy among many, albeit a large and potentially very dynamic one, and support rather than vainly trying to thwart the underlying trend towards ever greater multilateralism (Ruggie, 1992). </w:t>
      </w:r>
      <w:r w:rsidRPr="00E37A83">
        <w:rPr>
          <w:rStyle w:val="StyleUnderline"/>
        </w:rPr>
        <w:t xml:space="preserve">The replacement of the G-7 by the G-20 was an important recent marker, and while it remains true that the G-20 is not the G-192, just as the enfranchisement of capitalist classes and their mutual competition made political openings for working-class political assertion in so many capitalist countries historically, </w:t>
      </w:r>
      <w:r w:rsidRPr="00D81639">
        <w:rPr>
          <w:rStyle w:val="StyleUnderline"/>
          <w:highlight w:val="green"/>
        </w:rPr>
        <w:t>this widening of the circle of countries involved in world economic governance beyond the formerly imperial powers cannot but open up spaces for the assertion of the interests of countries farther down the geopoliticoeconomic hierarchy</w:t>
      </w:r>
      <w:r w:rsidRPr="00D81639">
        <w:rPr>
          <w:sz w:val="16"/>
          <w:highlight w:val="green"/>
        </w:rPr>
        <w:t>.</w:t>
      </w:r>
      <w:r w:rsidRPr="00F06D52">
        <w:rPr>
          <w:sz w:val="16"/>
        </w:rPr>
        <w:t xml:space="preserve"> While the rest of the world has long resented US imperial attempts, and done much to counteract and undermine them, Americans themselves have so far been slow to count the cost they themselves have paid for their governments’ imperial pursuits, let alone those they inflicted on others. These costs were mainly not those of the military build-up and wars, although these costs were substantial. The greater price came from the neglect of the US economy’s productivity and competitiveness, and the pursuit of financialization. Exactly how the United States’s imperial pursuits – its military misadventures and support for dollar-denominated financial capital – will be wound down is impossible to predict. </w:t>
      </w:r>
      <w:r w:rsidRPr="00E37A83">
        <w:rPr>
          <w:rStyle w:val="StyleUnderline"/>
        </w:rPr>
        <w:t>But if an upsurge of popular anger such as the 2011 Occupy Wall Street movement, but socially even wider and deeper, plays a central role, the American people will have reclaimed the respect and affection of the rest of the world that their governments have done so much to squander.</w:t>
      </w:r>
    </w:p>
    <w:p w:rsidR="004C250C" w:rsidRDefault="004C250C" w:rsidP="00335977">
      <w:pPr>
        <w:pStyle w:val="Heading3"/>
      </w:pPr>
      <w:r>
        <w:t>Link—Africa</w:t>
      </w:r>
    </w:p>
    <w:p w:rsidR="00FE7214" w:rsidRDefault="00FE7214" w:rsidP="00FE7214">
      <w:pPr>
        <w:pStyle w:val="Heading4"/>
      </w:pPr>
      <w:r>
        <w:t>You can’t divorce action from discourse-ideas of aid and “bringing up” the economy of Africa legitimizes modes of imperial thought.</w:t>
      </w:r>
    </w:p>
    <w:p w:rsidR="00FE7214" w:rsidRPr="00E27396" w:rsidRDefault="00FE7214" w:rsidP="00FE7214">
      <w:r>
        <w:rPr>
          <w:rStyle w:val="Style13ptBold"/>
        </w:rPr>
        <w:t xml:space="preserve">Videojevic and Milosevic No date </w:t>
      </w:r>
      <w:r w:rsidRPr="00E27396">
        <w:t>(</w:t>
      </w:r>
      <w:r>
        <w:t>Both Jelena Videojevic and Aleksandar Milosevic are members of the Faculty of Political Science at the University of Belgrade</w:t>
      </w:r>
      <w:r w:rsidRPr="00E27396">
        <w:t xml:space="preserve">, </w:t>
      </w:r>
      <w:r>
        <w:t>“BRICs and Africa: Challenging the Global Aid Regime”, Pages 12-14</w:t>
      </w:r>
      <w:r w:rsidRPr="00E27396">
        <w:t>http://paperroom.ipsa.org/papers/paper_55903.pdf</w:t>
      </w:r>
      <w:r>
        <w:t>)//sjp</w:t>
      </w:r>
    </w:p>
    <w:p w:rsidR="00FE7214" w:rsidRDefault="00FE7214" w:rsidP="00FE7214">
      <w:pPr>
        <w:rPr>
          <w:sz w:val="16"/>
        </w:rPr>
      </w:pPr>
      <w:r w:rsidRPr="00DA5819">
        <w:rPr>
          <w:u w:val="single"/>
        </w:rPr>
        <w:t xml:space="preserve">While comparing policies and practices of traditional and Southern donors in Africa, </w:t>
      </w:r>
      <w:r w:rsidRPr="00D81639">
        <w:rPr>
          <w:highlight w:val="green"/>
          <w:u w:val="single"/>
        </w:rPr>
        <w:t>one dimension seems to be</w:t>
      </w:r>
      <w:r w:rsidRPr="00DA5819">
        <w:rPr>
          <w:u w:val="single"/>
        </w:rPr>
        <w:t xml:space="preserve"> extremely important, but </w:t>
      </w:r>
      <w:r w:rsidRPr="00D81639">
        <w:rPr>
          <w:highlight w:val="green"/>
          <w:u w:val="single"/>
        </w:rPr>
        <w:t>often neglected</w:t>
      </w:r>
      <w:r w:rsidRPr="00DA5819">
        <w:rPr>
          <w:u w:val="single"/>
        </w:rPr>
        <w:t xml:space="preserve"> or underestimated, and it </w:t>
      </w:r>
      <w:r w:rsidRPr="00D81639">
        <w:rPr>
          <w:highlight w:val="green"/>
          <w:u w:val="single"/>
        </w:rPr>
        <w:t>is an image of Africa, and the discourse that follows it. Development agencies share responsibility for sustaining and reproducing</w:t>
      </w:r>
      <w:r w:rsidRPr="00DA5819">
        <w:rPr>
          <w:u w:val="single"/>
        </w:rPr>
        <w:t xml:space="preserve"> certain, very </w:t>
      </w:r>
      <w:r w:rsidRPr="00D81639">
        <w:rPr>
          <w:highlight w:val="green"/>
          <w:u w:val="single"/>
        </w:rPr>
        <w:t>harmful image of the continent and its people</w:t>
      </w:r>
      <w:r w:rsidRPr="00DA5819">
        <w:rPr>
          <w:u w:val="single"/>
        </w:rPr>
        <w:t xml:space="preserve">. </w:t>
      </w:r>
      <w:r w:rsidRPr="00141786">
        <w:rPr>
          <w:sz w:val="16"/>
        </w:rPr>
        <w:t xml:space="preserve">At the same time, narrative following BRICs cooperation with African countries is completely different. Repercussions are far reaching and often unthinkable. </w:t>
      </w:r>
      <w:r w:rsidRPr="00DA5819">
        <w:rPr>
          <w:u w:val="single"/>
        </w:rPr>
        <w:t xml:space="preserve">During the past, it </w:t>
      </w:r>
      <w:r w:rsidRPr="00D81639">
        <w:rPr>
          <w:highlight w:val="green"/>
          <w:u w:val="single"/>
        </w:rPr>
        <w:t>was almost a common place to disregard Africa a place that had no history</w:t>
      </w:r>
      <w:r w:rsidRPr="00DA5819">
        <w:rPr>
          <w:u w:val="single"/>
        </w:rPr>
        <w:t xml:space="preserve">. By declaring that Africans had no history, it was implying that it had no development on their own; therefore, </w:t>
      </w:r>
      <w:r w:rsidRPr="00D81639">
        <w:rPr>
          <w:highlight w:val="green"/>
          <w:u w:val="single"/>
        </w:rPr>
        <w:t>they were not properly human, and could not be left to themselves, but must be led towards civilization [development] by the peoples of Europe</w:t>
      </w:r>
      <w:r w:rsidRPr="00141786">
        <w:rPr>
          <w:sz w:val="16"/>
        </w:rPr>
        <w:t xml:space="preserve"> (Davidson, 1992). Persistence and ideological power of the metaphor of Africa as the “dark continent”, is constantly being perpetuated in Western discourses. In a way, it helps to identify and incorporate the entire continent as “other” (Jarosz, 1992). </w:t>
      </w:r>
      <w:r w:rsidRPr="00DA5819">
        <w:rPr>
          <w:u w:val="single"/>
        </w:rPr>
        <w:t xml:space="preserve">Africa is presented as the place, which is simultaneously incorporated and excluded as negative reflection of the West. Africa is often spoken of as if it were one small uniform country. After the Second World War, </w:t>
      </w:r>
      <w:r w:rsidRPr="00D81639">
        <w:rPr>
          <w:highlight w:val="green"/>
          <w:u w:val="single"/>
        </w:rPr>
        <w:t>the metaphor of Africa</w:t>
      </w:r>
      <w:r w:rsidRPr="00DA5819">
        <w:rPr>
          <w:u w:val="single"/>
        </w:rPr>
        <w:t xml:space="preserve"> as “dark continent” emerged in slightly different form, within the discourse of economic development and modernization paradigm, and become its integral part. It </w:t>
      </w:r>
      <w:r w:rsidRPr="00D81639">
        <w:rPr>
          <w:highlight w:val="green"/>
          <w:u w:val="single"/>
        </w:rPr>
        <w:t>strongly contributed to the establishment</w:t>
      </w:r>
      <w:r w:rsidRPr="00DA5819">
        <w:rPr>
          <w:u w:val="single"/>
        </w:rPr>
        <w:t xml:space="preserve"> and persistence of the state </w:t>
      </w:r>
      <w:r w:rsidRPr="00D81639">
        <w:rPr>
          <w:highlight w:val="green"/>
          <w:u w:val="single"/>
        </w:rPr>
        <w:t>of “postmodern imperialism”, legitimizing interventions</w:t>
      </w:r>
      <w:r w:rsidRPr="00DA5819">
        <w:rPr>
          <w:u w:val="single"/>
        </w:rPr>
        <w:t xml:space="preserve"> on the continent. </w:t>
      </w:r>
      <w:r w:rsidRPr="00141786">
        <w:rPr>
          <w:sz w:val="16"/>
        </w:rPr>
        <w:t xml:space="preserve">The image of Africa, created by media, but under the strong influence of the aid agencies working “on the ground”, is the image solely of wars and diseases. “Africa has many realities. Stories of war and disease are not made up, but they are only the slice of the reality of Africa. The new realities of Africa – mobile phones in villages, Chinese suits in the market, African multinational companies – have been ignored.” (Dowden, 2009: 6). </w:t>
      </w:r>
      <w:r w:rsidRPr="00DA5819">
        <w:rPr>
          <w:u w:val="single"/>
        </w:rPr>
        <w:t xml:space="preserve">Creating and sustaining this story of Africa as the only story of Africa is fruitful soil for prejudice and stereotypes, proved to be extremely convenient for the aid business. “The majority of </w:t>
      </w:r>
      <w:proofErr w:type="gramStart"/>
      <w:r w:rsidRPr="00DA5819">
        <w:rPr>
          <w:u w:val="single"/>
        </w:rPr>
        <w:t>rest of the world have</w:t>
      </w:r>
      <w:proofErr w:type="gramEnd"/>
      <w:r w:rsidRPr="00DA5819">
        <w:rPr>
          <w:u w:val="single"/>
        </w:rPr>
        <w:t xml:space="preserve"> no other ideas of Africa, no sense of ordinary Africa. </w:t>
      </w:r>
      <w:r w:rsidRPr="00D81639">
        <w:rPr>
          <w:highlight w:val="green"/>
          <w:u w:val="single"/>
        </w:rPr>
        <w:t>Persistent images of starving children and man with guns have accumulated into our narrative of the continent</w:t>
      </w:r>
      <w:r w:rsidRPr="00DA5819">
        <w:rPr>
          <w:u w:val="single"/>
        </w:rPr>
        <w:t xml:space="preserve">: Africans are gun toting, mindless warriors or hopeless, helpless victims who can do nothing for themselves, doomed to endless poverty, violence and hunger. Only foreign aid and foreign aid workers can save </w:t>
      </w:r>
      <w:r w:rsidRPr="00141786">
        <w:rPr>
          <w:sz w:val="16"/>
        </w:rPr>
        <w:t xml:space="preserve">14 The New Development Bank (formerly referred as the BRICS bank) was launched in July 2015 by the BRICS countries. 15 The Asian Infrastructure Investment Bank formally started its operations in December 2015. </w:t>
      </w:r>
      <w:proofErr w:type="gramStart"/>
      <w:r w:rsidRPr="00141786">
        <w:rPr>
          <w:sz w:val="16"/>
        </w:rPr>
        <w:t>13 them.</w:t>
      </w:r>
      <w:proofErr w:type="gramEnd"/>
      <w:r w:rsidRPr="00141786">
        <w:rPr>
          <w:sz w:val="16"/>
        </w:rPr>
        <w:t xml:space="preserve"> </w:t>
      </w:r>
      <w:proofErr w:type="gramStart"/>
      <w:r w:rsidRPr="00141786">
        <w:rPr>
          <w:sz w:val="16"/>
        </w:rPr>
        <w:t>The endless repeated images of guns, oppression, hunger and disease create an impression that this is all that ever happens in Africa” (Dowden, 2009: 6).</w:t>
      </w:r>
      <w:proofErr w:type="gramEnd"/>
      <w:r w:rsidRPr="00141786">
        <w:rPr>
          <w:sz w:val="16"/>
        </w:rPr>
        <w:t xml:space="preserve"> </w:t>
      </w:r>
      <w:r w:rsidRPr="00DA5819">
        <w:rPr>
          <w:u w:val="single"/>
        </w:rPr>
        <w:t xml:space="preserve">Following this, by nature, victims need pity, not respect and understanding. </w:t>
      </w:r>
      <w:r w:rsidRPr="00D81639">
        <w:rPr>
          <w:highlight w:val="green"/>
          <w:u w:val="single"/>
        </w:rPr>
        <w:t>Western aid</w:t>
      </w:r>
      <w:r w:rsidRPr="00DA5819">
        <w:rPr>
          <w:u w:val="single"/>
        </w:rPr>
        <w:t xml:space="preserve"> and development </w:t>
      </w:r>
      <w:r w:rsidRPr="00D81639">
        <w:rPr>
          <w:highlight w:val="green"/>
          <w:u w:val="single"/>
        </w:rPr>
        <w:t>agencies show</w:t>
      </w:r>
      <w:r w:rsidRPr="00DA5819">
        <w:rPr>
          <w:u w:val="single"/>
        </w:rPr>
        <w:t xml:space="preserve"> little or </w:t>
      </w:r>
      <w:r w:rsidRPr="00D81639">
        <w:rPr>
          <w:highlight w:val="green"/>
          <w:u w:val="single"/>
        </w:rPr>
        <w:t>no interest in understanding African difference</w:t>
      </w:r>
      <w:r w:rsidRPr="00DA5819">
        <w:rPr>
          <w:u w:val="single"/>
        </w:rPr>
        <w:t xml:space="preserve">. Regardless of their motives and (presumable good) intentions, </w:t>
      </w:r>
      <w:proofErr w:type="gramStart"/>
      <w:r w:rsidRPr="00D81639">
        <w:rPr>
          <w:highlight w:val="green"/>
          <w:u w:val="single"/>
        </w:rPr>
        <w:t>development</w:t>
      </w:r>
      <w:proofErr w:type="gramEnd"/>
      <w:r w:rsidRPr="00D81639">
        <w:rPr>
          <w:highlight w:val="green"/>
          <w:u w:val="single"/>
        </w:rPr>
        <w:t xml:space="preserve"> agencies help create the single, distressing image of Africa</w:t>
      </w:r>
      <w:r w:rsidRPr="00DA5819">
        <w:rPr>
          <w:u w:val="single"/>
        </w:rPr>
        <w:t>.</w:t>
      </w:r>
      <w:r w:rsidRPr="00141786">
        <w:rPr>
          <w:sz w:val="16"/>
        </w:rPr>
        <w:t xml:space="preserve"> Aid agencies and media feed off each other. The deal, mostly unspoken, but well understood, is that aid workers tell journalists where disaster is breaking, which mean that aid agency provide the story. In return, journalists give the aid agencies publicity, describing how they are saving Africans, and using images of helplessness and distress to raise funds. This deal excludes the efforts of the local people to save </w:t>
      </w:r>
      <w:proofErr w:type="gramStart"/>
      <w:r w:rsidRPr="00141786">
        <w:rPr>
          <w:sz w:val="16"/>
        </w:rPr>
        <w:t>themselves</w:t>
      </w:r>
      <w:proofErr w:type="gramEnd"/>
      <w:r w:rsidRPr="00141786">
        <w:rPr>
          <w:sz w:val="16"/>
        </w:rPr>
        <w:t xml:space="preserve">. It is easier and more lucrative, to portray them as victims dependent on Western charity. The White saviour is precondition for survival. “The Western media as well as the aid and development agencies are to blame for the image of Africa that most outsiders have. </w:t>
      </w:r>
      <w:r w:rsidRPr="00141786">
        <w:rPr>
          <w:u w:val="single"/>
        </w:rPr>
        <w:t xml:space="preserve">The image Africa conjures up in most peoples minds is the ‘Dark Continent’, ‘the heart of darkness’, ‘a place of horrific savagery’: inhumanity” (Dowden, 2009: 2). At the same time, the emergence of BRICs countries and their intensified presence in Sub-Saharan Africa generated some optimism for the construction a new narrative of development cooperation that questions conventional top-down, conditionality-driven aid approaches (Quadir, 2013: 33). But also, optimism for creating more balanced picture of the continent. “The whole discourse following BRICS engagement with Africa is developed within the broader notion of South-South cooperation. The normative principles that underpin the emerging development narrative adopted and promoted by them seem to advance a vision of what can be called ‘alternative development’; it is this that gives voice to partner’s concerns” (Quadir, 2013: 331). It, among other things, provide much broader context for understanding development differently, but also to portray African countries as an equal partners, and not solely as aid recipients. </w:t>
      </w:r>
      <w:r w:rsidRPr="00141786">
        <w:rPr>
          <w:sz w:val="16"/>
        </w:rPr>
        <w:t xml:space="preserve">This is at the same time an acknowledgment of their right and responsibility to define its own development strategies, because only they can do it for themselves. General focus among Southern aid providers, if we analyze the discourse of the main donors, appears to be on non-tied aid, autonomous development, or at least on the development which is based on the fundamentally opposite principles of the Western development paradigm, and it is a development based on the priorities of the countries at the receiving end (Quadir, 2013). Much of the developmental aid provided by the BRICs countries is less concerned with broader structural economic or political issues in the recipient countries, while these issues often dominate the official North-South aid agenda. However, we should be cautious while considering non-conditionality of development aid provided by BRICs. Aid provided by Southern donors is non-policy conditioned, and they too use aid to promote their own trade, investment and commercial interests. </w:t>
      </w:r>
      <w:r w:rsidRPr="00141786">
        <w:rPr>
          <w:u w:val="single"/>
        </w:rPr>
        <w:t xml:space="preserve">14 </w:t>
      </w:r>
      <w:r w:rsidRPr="00D81639">
        <w:rPr>
          <w:highlight w:val="green"/>
          <w:u w:val="single"/>
        </w:rPr>
        <w:t>Discourse,</w:t>
      </w:r>
      <w:r w:rsidRPr="00141786">
        <w:rPr>
          <w:u w:val="single"/>
        </w:rPr>
        <w:t xml:space="preserve"> which tends to emphasize the superiority of new donors compared to traditional ones, </w:t>
      </w:r>
      <w:r w:rsidRPr="00D81639">
        <w:rPr>
          <w:highlight w:val="green"/>
          <w:u w:val="single"/>
        </w:rPr>
        <w:t>insists on the common characteristics: - Identitity of a ‘developing countries’</w:t>
      </w:r>
      <w:r w:rsidRPr="00141786">
        <w:rPr>
          <w:u w:val="single"/>
        </w:rPr>
        <w:t xml:space="preserve">, based on the common expirience of colonial opression and exploatation, subordination and postcolonial inequality as well as the current vulnerabilty in the process of unjust neoliberal globalization; - Expansion of the approaches to development and its mechanism, based on local expiriences and realities and - Strong resistance to hierarchization of relationship and establishing the relationship based on the principals of equality respect of national sovereignty. </w:t>
      </w:r>
      <w:r w:rsidRPr="00141786">
        <w:rPr>
          <w:sz w:val="16"/>
        </w:rPr>
        <w:t>When it comes to media framing, there is strong tendency in the BRICs to tell a positive story about Africa, heavily exploiting “Africa rising” narrative. It is a same story with the press, spreading positive image about cooperation between the countries of the South. Even though, this often has instrumental purposes, especially in China. Its consequences are far more favourable then presenting the whole continent as the ‘scar on our conscience’.</w:t>
      </w:r>
    </w:p>
    <w:p w:rsidR="004C250C" w:rsidRPr="004C250C" w:rsidRDefault="004C250C" w:rsidP="004C250C"/>
    <w:p w:rsidR="004C250C" w:rsidRDefault="004C250C" w:rsidP="00335977">
      <w:pPr>
        <w:pStyle w:val="Heading3"/>
      </w:pPr>
      <w:r>
        <w:t>Link—BRICs</w:t>
      </w:r>
    </w:p>
    <w:p w:rsidR="00FE7214" w:rsidRDefault="00FE7214" w:rsidP="00FE7214">
      <w:pPr>
        <w:pStyle w:val="Heading4"/>
      </w:pPr>
      <w:r>
        <w:t>Histories of imperialism and colonialism have generated a “Europhilia” that artificially inflates opinions of colonizers in BRIC countries.</w:t>
      </w:r>
    </w:p>
    <w:p w:rsidR="00FE7214" w:rsidRPr="003633CB" w:rsidRDefault="00FE7214" w:rsidP="00FE7214">
      <w:r>
        <w:rPr>
          <w:rStyle w:val="Style13ptBold"/>
        </w:rPr>
        <w:t xml:space="preserve">Kolossov 13 </w:t>
      </w:r>
      <w:r w:rsidRPr="003633CB">
        <w:t>(Vladimir Kolossov is</w:t>
      </w:r>
      <w:r>
        <w:t xml:space="preserve"> the President of the International Union, “The Vision of Europe and the World as Seen by Large Powers: The Case of the BRIC Countries”, </w:t>
      </w:r>
      <w:r>
        <w:rPr>
          <w:i/>
        </w:rPr>
        <w:t>Geographia Polonica</w:t>
      </w:r>
      <w:r>
        <w:t>, volume 86 issue 2, Page 92,</w:t>
      </w:r>
      <w:proofErr w:type="gramStart"/>
      <w:r>
        <w:t>,</w:t>
      </w:r>
      <w:proofErr w:type="gramEnd"/>
      <w:r w:rsidR="00E2420E">
        <w:fldChar w:fldCharType="begin"/>
      </w:r>
      <w:r w:rsidR="00E2420E">
        <w:instrText xml:space="preserve"> HYPERLINK "http://rcin.org.pl/Content/33002/WA51_51238_r2013-t86-no2_G-Polonica-Kolossov.pdf" </w:instrText>
      </w:r>
      <w:r w:rsidR="00E2420E">
        <w:fldChar w:fldCharType="separate"/>
      </w:r>
      <w:r w:rsidRPr="00C03814">
        <w:rPr>
          <w:rStyle w:val="Hyperlink"/>
        </w:rPr>
        <w:t>http://rcin.org.pl/Content/33002/WA51_51238_r2013-t86-no2_G-Polonica-Kolossov.pdf</w:t>
      </w:r>
      <w:r w:rsidR="00E2420E">
        <w:rPr>
          <w:rStyle w:val="Hyperlink"/>
        </w:rPr>
        <w:fldChar w:fldCharType="end"/>
      </w:r>
      <w:r>
        <w:t>) //sjp</w:t>
      </w:r>
    </w:p>
    <w:p w:rsidR="00FE7214" w:rsidRPr="0053022F" w:rsidRDefault="00FE7214" w:rsidP="00FE7214">
      <w:pPr>
        <w:rPr>
          <w:sz w:val="16"/>
        </w:rPr>
      </w:pPr>
      <w:r w:rsidRPr="0053022F">
        <w:rPr>
          <w:sz w:val="16"/>
        </w:rPr>
        <w:t xml:space="preserve">General features of the world geopolitical vision referred to by students from the BRIC countries are the same as in other countries included in the survey. More or less distinct representations of the outside world concern no more than 35-40 countries regularly covered by TV and other media. </w:t>
      </w:r>
      <w:r w:rsidRPr="0053022F">
        <w:rPr>
          <w:u w:val="single"/>
        </w:rPr>
        <w:t xml:space="preserve">The list of these countries mainly includes the large and rich countries that are the most important ’newsmakers’. In all countries, the respondents expressed their admiration of Europe, and </w:t>
      </w:r>
      <w:r w:rsidRPr="00D81639">
        <w:rPr>
          <w:highlight w:val="green"/>
          <w:u w:val="single"/>
        </w:rPr>
        <w:t>particularly</w:t>
      </w:r>
      <w:r w:rsidRPr="0053022F">
        <w:rPr>
          <w:u w:val="single"/>
        </w:rPr>
        <w:t xml:space="preserve"> of </w:t>
      </w:r>
      <w:r w:rsidRPr="00D81639">
        <w:rPr>
          <w:highlight w:val="green"/>
          <w:u w:val="single"/>
        </w:rPr>
        <w:t>the largest countries of Western Europe,</w:t>
      </w:r>
      <w:r w:rsidRPr="0053022F">
        <w:rPr>
          <w:u w:val="single"/>
        </w:rPr>
        <w:t xml:space="preserve"> i.e. France, Great Britain (the UK), Italy and Germany. These countries </w:t>
      </w:r>
      <w:r w:rsidRPr="00D81639">
        <w:rPr>
          <w:highlight w:val="green"/>
          <w:u w:val="single"/>
        </w:rPr>
        <w:t>are widely known and have a highly positive ratio</w:t>
      </w:r>
      <w:r w:rsidRPr="0053022F">
        <w:rPr>
          <w:u w:val="single"/>
        </w:rPr>
        <w:t xml:space="preserve"> of asymmetry (see, for instance, Fig. 1). Within the group of BRIC countries, </w:t>
      </w:r>
      <w:r w:rsidRPr="00D81639">
        <w:rPr>
          <w:highlight w:val="green"/>
          <w:u w:val="single"/>
        </w:rPr>
        <w:t>Russia boasts the students with the most Europe-oriented image</w:t>
      </w:r>
      <w:r w:rsidRPr="0053022F">
        <w:rPr>
          <w:u w:val="single"/>
        </w:rPr>
        <w:t xml:space="preserve"> of the world. They are also the most Francophile of any in the whole sample of 18 countries. Some reasons for this ’Europhilia’ are common to all four countries in the group</w:t>
      </w:r>
      <w:r w:rsidRPr="0053022F">
        <w:rPr>
          <w:sz w:val="16"/>
        </w:rPr>
        <w:t xml:space="preserve">. Obviously, Europe is attractive thanks to its high level of wellbeing, associations with tourism and leisure, its historical and cultural heritage and its democratic systems of governance. </w:t>
      </w:r>
      <w:r w:rsidRPr="0053022F">
        <w:rPr>
          <w:u w:val="single"/>
        </w:rPr>
        <w:t>In line with their importance in the world economy and politics</w:t>
      </w:r>
      <w:r w:rsidRPr="00D81639">
        <w:rPr>
          <w:highlight w:val="green"/>
          <w:u w:val="single"/>
        </w:rPr>
        <w:t>, European countries</w:t>
      </w:r>
      <w:r w:rsidRPr="0053022F">
        <w:rPr>
          <w:u w:val="single"/>
        </w:rPr>
        <w:t xml:space="preserve">, especially the largest, </w:t>
      </w:r>
      <w:r w:rsidRPr="00D81639">
        <w:rPr>
          <w:highlight w:val="green"/>
          <w:u w:val="single"/>
        </w:rPr>
        <w:t>are covered extensively by the mass media, as well as in school textbooks</w:t>
      </w:r>
      <w:r w:rsidRPr="0053022F">
        <w:rPr>
          <w:u w:val="single"/>
        </w:rPr>
        <w:t>. Equally, it is natural enough that many of the reasons for ’Europhilia’ are seen to differ among four countries situated in opposite parts of the globe</w:t>
      </w:r>
      <w:r w:rsidRPr="00D81639">
        <w:rPr>
          <w:highlight w:val="green"/>
          <w:u w:val="single"/>
        </w:rPr>
        <w:t>. In Brazil and India, the interest is</w:t>
      </w:r>
      <w:r w:rsidRPr="0053022F">
        <w:rPr>
          <w:u w:val="single"/>
        </w:rPr>
        <w:t xml:space="preserve"> partly </w:t>
      </w:r>
      <w:r w:rsidRPr="00D81639">
        <w:rPr>
          <w:highlight w:val="green"/>
          <w:u w:val="single"/>
        </w:rPr>
        <w:t>explained by the colonial past, and hence the deep relationships pertaining with Portugal and the United Kingdom,</w:t>
      </w:r>
      <w:r w:rsidRPr="0053022F">
        <w:rPr>
          <w:u w:val="single"/>
        </w:rPr>
        <w:t xml:space="preserve"> respectively. </w:t>
      </w:r>
      <w:r w:rsidRPr="00D81639">
        <w:rPr>
          <w:highlight w:val="green"/>
          <w:u w:val="single"/>
        </w:rPr>
        <w:t>In India, the British influence is quite visible in</w:t>
      </w:r>
      <w:r w:rsidRPr="0053022F">
        <w:rPr>
          <w:u w:val="single"/>
        </w:rPr>
        <w:t xml:space="preserve"> many spheres like </w:t>
      </w:r>
      <w:r w:rsidRPr="00D81639">
        <w:rPr>
          <w:highlight w:val="green"/>
          <w:u w:val="single"/>
        </w:rPr>
        <w:t>the legal system and education, architecture, the mass media, codes of conduct and cultural heritage</w:t>
      </w:r>
      <w:r w:rsidRPr="0053022F">
        <w:rPr>
          <w:u w:val="single"/>
        </w:rPr>
        <w:t xml:space="preserve">. </w:t>
      </w:r>
      <w:proofErr w:type="gramStart"/>
      <w:r w:rsidRPr="0053022F">
        <w:rPr>
          <w:u w:val="single"/>
        </w:rPr>
        <w:t>a</w:t>
      </w:r>
      <w:proofErr w:type="gramEnd"/>
      <w:r w:rsidRPr="0053022F">
        <w:rPr>
          <w:u w:val="single"/>
        </w:rPr>
        <w:t xml:space="preserve"> powerful geopolitical factor behind political alliances and perceptions is language. Brazil and Portugal share the same tongue, and in India English is one of the official languages, while in China it is the most commonly spoken foreign language</w:t>
      </w:r>
      <w:r w:rsidRPr="0053022F">
        <w:rPr>
          <w:sz w:val="16"/>
        </w:rPr>
        <w:t xml:space="preserve">. Chinese students cite more often – and more positively – the UK and the countries of north-western Europe, where English is widely–used, than France or Italy. For Brazil and India, Western Europe is also a potential destination for labour migrations. The large Indian diaspora in the UK and other West European countries also shapes the sympathies of Indian students. In Russia, the numerous sociological studies conducted by all the major agencies show a considerable degree of stability to Russian citizens’ sympathy with Europe (Kolosov 2003). For instance, in 2006, a national survey revealed that 83% of respondents had positive associations with the continent. </w:t>
      </w:r>
      <w:r w:rsidRPr="0053022F">
        <w:rPr>
          <w:u w:val="single"/>
        </w:rPr>
        <w:t xml:space="preserve">Despite the diet of </w:t>
      </w:r>
      <w:proofErr w:type="gramStart"/>
      <w:r w:rsidRPr="0053022F">
        <w:rPr>
          <w:u w:val="single"/>
        </w:rPr>
        <w:t>antiWestern</w:t>
      </w:r>
      <w:proofErr w:type="gramEnd"/>
      <w:r w:rsidRPr="0053022F">
        <w:rPr>
          <w:u w:val="single"/>
        </w:rPr>
        <w:t xml:space="preserve"> propaganda the federal TV channels offered in the 2000s, every third respondent in national surveys would like the Russian Federation to become a full EU Member State. Russian citizens see European countries as potential political allies more than twice as often as they do the US.</w:t>
      </w:r>
      <w:r w:rsidRPr="0053022F">
        <w:rPr>
          <w:sz w:val="16"/>
        </w:rPr>
        <w:t xml:space="preserve"> The EuroBroadMap survey confirmed the conclusion of previous studies that the vision of Europe in Russia has two strata: a more superficial economic one, and a deeper cultural-historical one. The economic explanation is the same as in many other countries: Russian citizens want to live like Europeans and to have the same rights as they do. Membership of the EU as a club of prosperous countries is considered a question of prestige. Visa-free movement across the countries of the EU is also of very important symbolic significance to Russian citizens. It is not by chance that this is one of the priorities where relations between Russia and the EU are concerned. Europe is also associated with more democratic freedoms and international security</w:t>
      </w:r>
    </w:p>
    <w:p w:rsidR="00FE7214" w:rsidRPr="00C4732E" w:rsidRDefault="00FE7214" w:rsidP="00FE7214">
      <w:pPr>
        <w:pStyle w:val="Heading4"/>
      </w:pPr>
      <w:r w:rsidRPr="00C4732E">
        <w:t>The desire to civilize or make another country become more Western motivates imperialist violence towards those countries.</w:t>
      </w:r>
    </w:p>
    <w:p w:rsidR="00FE7214" w:rsidRPr="0013443F" w:rsidRDefault="00FE7214" w:rsidP="00FE7214">
      <w:r>
        <w:rPr>
          <w:rStyle w:val="Style13ptBold"/>
        </w:rPr>
        <w:t xml:space="preserve">Tsheola 16 </w:t>
      </w:r>
      <w:r w:rsidRPr="0013443F">
        <w:t xml:space="preserve">(Johannes Tsheola is a professor and executive Dean at the University of Limpopo in South Africa, “Framing the BRICS of ‘Emerging States’: Economic Freedoms Panacea or Nuance Imperialism Hybrid?”, </w:t>
      </w:r>
      <w:r>
        <w:rPr>
          <w:i/>
        </w:rPr>
        <w:t>Bangladesh E-Journal of Sociology</w:t>
      </w:r>
      <w:r>
        <w:t>, Volume 13 Number 1, January 2016, Pages 35-37,</w:t>
      </w:r>
      <w:r w:rsidRPr="0013443F">
        <w:t>http://www.bangladeshsociology.net/13.1/3.pdf</w:t>
      </w:r>
      <w:r>
        <w:t>) //sjp</w:t>
      </w:r>
    </w:p>
    <w:p w:rsidR="00FE7214" w:rsidRDefault="00FE7214" w:rsidP="00FE7214">
      <w:pPr>
        <w:rPr>
          <w:u w:val="single"/>
        </w:rPr>
      </w:pPr>
      <w:r w:rsidRPr="004F77B5">
        <w:rPr>
          <w:sz w:val="14"/>
        </w:rPr>
        <w:t>Contemporary global governance of international relations involves “historical anthropology of cultural confrontation … of domination and reaction, struggle and innovation” (Comaroff and Comaroff, 1991, p.34 cited in Ndlovu-Gatsheni, 2007, p.176). Contemporary international relations transcend conventional inter-state cooperation, conflict, negotiations and diplomacy, to encapsulate cultural, historical and ideological aspects of the actors’ nationalistic pride, glory, morality and religious zeal in positioning, position-making and shaping global governance itself (Chandler, 2006; Parker, 2010; Zielonka, 2012</w:t>
      </w:r>
      <w:r w:rsidRPr="005D5CCB">
        <w:rPr>
          <w:u w:val="single"/>
        </w:rPr>
        <w:t>). Notwithstanding their utility, the concepts of global states, great powers and hegemons no longer provide adequate insight into the complex contemporary global (dis)order and agendas that are facilitated by state and non-state actors, who stand ready to interfere extraterritorially to serve nationalistic policy interests and objectives (Pomeranz, 2005; Zielonka, 2012</w:t>
      </w:r>
      <w:r w:rsidRPr="00D81639">
        <w:rPr>
          <w:highlight w:val="green"/>
          <w:u w:val="single"/>
        </w:rPr>
        <w:t>). Global geopolitics involve complex processes of intentionality, irrationality, paradoxes and purposefulness which do not necessarily destroy the status quo of coloniality</w:t>
      </w:r>
      <w:r w:rsidRPr="005D5CCB">
        <w:rPr>
          <w:u w:val="single"/>
        </w:rPr>
        <w:t xml:space="preserve"> of the spatio-temporal matrices of being, power and knowledge (Grosfoguel, 2007; Maldonado-Torres, 2007; NdlovuGatsheni, 2013). The </w:t>
      </w:r>
      <w:r w:rsidRPr="00D81639">
        <w:rPr>
          <w:highlight w:val="green"/>
          <w:u w:val="single"/>
        </w:rPr>
        <w:t>governance and conduct of international relations through nationalistic and religious sentiments</w:t>
      </w:r>
      <w:r w:rsidRPr="005D5CCB">
        <w:rPr>
          <w:u w:val="single"/>
        </w:rPr>
        <w:t xml:space="preserve"> of pride, glory and morality, which is equally evident in Olympic Games, </w:t>
      </w:r>
      <w:r w:rsidRPr="00D81639">
        <w:rPr>
          <w:highlight w:val="green"/>
          <w:u w:val="single"/>
        </w:rPr>
        <w:t>constitutes the bases for civilizing imperialism missions that derive from, often, irrational paradoxical “complex historical, cultural and ideological processes</w:t>
      </w:r>
      <w:r w:rsidRPr="005D5CCB">
        <w:rPr>
          <w:u w:val="single"/>
        </w:rPr>
        <w:t xml:space="preserve">” (Zielonka, 2012, p.519) </w:t>
      </w:r>
      <w:r w:rsidRPr="00D81639">
        <w:rPr>
          <w:highlight w:val="green"/>
          <w:u w:val="single"/>
        </w:rPr>
        <w:t>embedded with fussy legitimizing imperial vision,</w:t>
      </w:r>
      <w:r w:rsidRPr="005D5CCB">
        <w:rPr>
          <w:u w:val="single"/>
        </w:rPr>
        <w:t xml:space="preserve"> purpose and policies (Pitts, 2005; Pomeranz, 2005; Kearns, 2009; Parker, 2010). Therefore, civilizing imperialism missions are inevitably contradictory and paradoxical because their underlying geopolitical self-imaginary is a function of the complexity of the diversity of cultures, histories and ideologies in international relations on the bases of which each global actor conceives its self-image for engaging in geopolitics </w:t>
      </w:r>
      <w:r w:rsidRPr="004F77B5">
        <w:rPr>
          <w:sz w:val="14"/>
        </w:rPr>
        <w:t xml:space="preserve">(Pomeranz, 2005; Kearns, 2009; Zielonka, 2012). The BRICs and BRICS sets too harbour self-imaginary geopolitics because, like the struggles of coloniality, they are “purely ideological” for they necessarily involve efforts to control the “cultural Bangladesh e-Journal of Sociology. Volume 13, Number 1. </w:t>
      </w:r>
      <w:proofErr w:type="gramStart"/>
      <w:r w:rsidRPr="004F77B5">
        <w:rPr>
          <w:sz w:val="14"/>
        </w:rPr>
        <w:t>January, 2016 36 terms” by which the world is ordered and power legitimized (Comaroff and Comaroff, 1991, p.34 cited in Ndlovu-Gatsheni, 2007, p.177).</w:t>
      </w:r>
      <w:proofErr w:type="gramEnd"/>
      <w:r w:rsidRPr="004F77B5">
        <w:rPr>
          <w:sz w:val="14"/>
        </w:rPr>
        <w:t xml:space="preserve"> Global governance is contested in many complex ways (Christensen, 2006; Carmodyand Owusu, 2007; Gat, 2007; Foot, 2009; MacDonald, 2009; Gregory, 2010) especially because actors on the international stage are not only legal, formal, political and economic polities, they also include illegal and informal entities, whose primary defining featuresare distinct cultures, histories and ideologies that drive their sense of nationalistic and/or religious pride, glory and morality (Pomeranz, 2005; Parker, 2010; Zielonka, 2012; Kotze, 2013). The pursuit of internal interests beyond territorial borders of polities through foreign policies is now a common practice in international relations (Pitts, 2005; Chandler, 2006; Chua, 2007; Kearns, 2009; Parker, 2010; Zielonka, 2012; Kotze, 2013). Zielonka (2012) asserts that the conduct of present-day actors such as USA, China, Russia and the EU in the modern international system resemble empires; and, that imperialism does not necessarily entail the use of coercion, oppression or exploitation. Indeed, imperialist propensities are not preserves of states, great powers or hegemons alone because the conduct of international relations by polities such as the EU, BRICs and so on is equally driven through “geopolitical self-imaginary”, which manifest in “civilizing imperialism missions”(Pomeranz, 2005; Chandler, 2006; Chua, 2007; Kearns, 2009; Parker, 2010; Zielonka, 2012).</w:t>
      </w:r>
      <w:r w:rsidRPr="005D5CCB">
        <w:rPr>
          <w:u w:val="single"/>
        </w:rPr>
        <w:t>Polities’ objectives for extraterritorial border expressions as captured in contemporary foreign policy are embedded with nationalist pride, glory, morality and religious zeal (Pomeranz, 2005; Chandler, 2006; Chua, 2007; Kearns, 2009; Parker, 2010; Zielonka, 2012). It is understandable that Bell (2011</w:t>
      </w:r>
      <w:proofErr w:type="gramStart"/>
      <w:r w:rsidRPr="005D5CCB">
        <w:rPr>
          <w:u w:val="single"/>
        </w:rPr>
        <w:t>,p.24</w:t>
      </w:r>
      <w:proofErr w:type="gramEnd"/>
      <w:r w:rsidRPr="005D5CCB">
        <w:rPr>
          <w:u w:val="single"/>
        </w:rPr>
        <w:t xml:space="preserve">) asks the question of the motivation for the Goldman Sachs’ revisionist reportage on the future engine of global growth, the BRICs. </w:t>
      </w:r>
      <w:r w:rsidRPr="00D81639">
        <w:rPr>
          <w:highlight w:val="green"/>
          <w:u w:val="single"/>
        </w:rPr>
        <w:t xml:space="preserve">Contemporary recurrent “civilizing imperialism missions” purport to be serving </w:t>
      </w:r>
      <w:r w:rsidRPr="00713894">
        <w:rPr>
          <w:u w:val="single"/>
        </w:rPr>
        <w:t xml:space="preserve">the cause of </w:t>
      </w:r>
      <w:r w:rsidRPr="00D81639">
        <w:rPr>
          <w:highlight w:val="green"/>
          <w:u w:val="single"/>
        </w:rPr>
        <w:t xml:space="preserve">freedoms and democracy, </w:t>
      </w:r>
      <w:r w:rsidRPr="00A27752">
        <w:rPr>
          <w:u w:val="single"/>
        </w:rPr>
        <w:t xml:space="preserve">promotion of good governance, advocating for </w:t>
      </w:r>
      <w:r w:rsidRPr="00D81639">
        <w:rPr>
          <w:highlight w:val="green"/>
          <w:u w:val="single"/>
        </w:rPr>
        <w:t>human rights and dignity, securing global order, stability and security, establishing a harmonious world, spreading enlightenment and reason, combating barbarism and terrorism as well as resistance of domination</w:t>
      </w:r>
      <w:r w:rsidRPr="005D5CCB">
        <w:rPr>
          <w:u w:val="single"/>
        </w:rPr>
        <w:t xml:space="preserve"> (Pomeranz, 2005; Chandler, 2006; Christensen, 2006; Zielonka, 2012; Kotze, 2013). </w:t>
      </w:r>
      <w:r w:rsidRPr="00D81639">
        <w:rPr>
          <w:highlight w:val="green"/>
          <w:u w:val="single"/>
        </w:rPr>
        <w:t>Empireshave alwaysharboured “civilizing” missions around value-laden peace and wealth, founded in specific cultures</w:t>
      </w:r>
      <w:r w:rsidRPr="005D5CCB">
        <w:rPr>
          <w:u w:val="single"/>
        </w:rPr>
        <w:t xml:space="preserve">, histories and ideologies (Pitts, 2005; Chandler, 2006; Chua, 2007; Kearns, 2009; MacDonald, 2009; Parker, 2010; Zielonka, 2012; Kotze, 2013). The latter trite (cultures, histories and ideologies) informs expressions of nationalistic sentiments of pride, glory, morality and religion. Thus, </w:t>
      </w:r>
      <w:r w:rsidRPr="00D81639">
        <w:rPr>
          <w:highlight w:val="green"/>
          <w:u w:val="single"/>
        </w:rPr>
        <w:t>imperial preoccupation has always involved attempts, as it were, to “civilize” or “institutionalize” other territories and peopl</w:t>
      </w:r>
      <w:r w:rsidRPr="005D5CCB">
        <w:rPr>
          <w:u w:val="single"/>
        </w:rPr>
        <w:t>e (Pomeranz, 2005; Parker, 2010; Zielonka, 2012); and, a democratic South Africa has attempted the same through its foreign economic policy in Africa as evidenced through its African Renaissance and South-South relations drives (Kotze, 2013). South Africa has indeed “become more active on the international stage”, establishing</w:t>
      </w:r>
      <w:proofErr w:type="gramStart"/>
      <w:r w:rsidRPr="005D5CCB">
        <w:rPr>
          <w:u w:val="single"/>
        </w:rPr>
        <w:t>“ alliances</w:t>
      </w:r>
      <w:proofErr w:type="gramEnd"/>
      <w:r w:rsidRPr="005D5CCB">
        <w:rPr>
          <w:u w:val="single"/>
        </w:rPr>
        <w:t xml:space="preserve"> with the potential to reform the regional and global order in ways that are more facilitative of their own agendas” (Habib, 2013,p.175). Importantly</w:t>
      </w:r>
      <w:r w:rsidRPr="00D81639">
        <w:rPr>
          <w:highlight w:val="green"/>
          <w:u w:val="single"/>
        </w:rPr>
        <w:t>, extraterritorial borders interferences and “civilizing imperialism missions”</w:t>
      </w:r>
      <w:r w:rsidRPr="005D5CCB">
        <w:rPr>
          <w:u w:val="single"/>
        </w:rPr>
        <w:t xml:space="preserve"> of various polities </w:t>
      </w:r>
      <w:r w:rsidRPr="00D81639">
        <w:rPr>
          <w:highlight w:val="green"/>
          <w:u w:val="single"/>
        </w:rPr>
        <w:t>are not necessarily</w:t>
      </w:r>
      <w:r w:rsidRPr="005D5CCB">
        <w:rPr>
          <w:u w:val="single"/>
        </w:rPr>
        <w:t xml:space="preserve"> Bangladesh e-Journal of Sociology. Volume 13, Number 1. January, 2016 37 always “</w:t>
      </w:r>
      <w:r w:rsidRPr="00D81639">
        <w:rPr>
          <w:highlight w:val="green"/>
          <w:u w:val="single"/>
        </w:rPr>
        <w:t>a product of rational calculations</w:t>
      </w:r>
      <w:r w:rsidRPr="005D5CCB">
        <w:rPr>
          <w:u w:val="single"/>
        </w:rPr>
        <w:t>, but of complex historical, cultural and ideological processes” (Zielonka, 2012</w:t>
      </w:r>
      <w:proofErr w:type="gramStart"/>
      <w:r w:rsidRPr="005D5CCB">
        <w:rPr>
          <w:u w:val="single"/>
        </w:rPr>
        <w:t>,p.519</w:t>
      </w:r>
      <w:proofErr w:type="gramEnd"/>
      <w:r w:rsidRPr="005D5CCB">
        <w:rPr>
          <w:u w:val="single"/>
        </w:rPr>
        <w:t xml:space="preserve">). </w:t>
      </w:r>
    </w:p>
    <w:p w:rsidR="00FE7214" w:rsidRPr="00C4732E" w:rsidRDefault="00FE7214" w:rsidP="00FE7214">
      <w:pPr>
        <w:pStyle w:val="Heading4"/>
      </w:pPr>
      <w:r w:rsidRPr="00C4732E">
        <w:t>BRICS are targeted by imperialist economic investors-specifically in the context of carbon markets</w:t>
      </w:r>
    </w:p>
    <w:p w:rsidR="00FE7214" w:rsidRPr="00EF2637" w:rsidRDefault="00FE7214" w:rsidP="00FE7214">
      <w:r>
        <w:rPr>
          <w:rStyle w:val="Style13ptBold"/>
        </w:rPr>
        <w:t xml:space="preserve">Bond 13 </w:t>
      </w:r>
      <w:r>
        <w:t xml:space="preserve">(Patrick Bond is a </w:t>
      </w:r>
      <w:r w:rsidRPr="00EF2637">
        <w:t>professor of political economy at the University of the Witwatersrand Wits School of Governance</w:t>
      </w:r>
      <w:r>
        <w:t xml:space="preserve">, “Sub Imperialism as Lubricant of Neo-Imperialism: South African ‘Deputy Sheriff’ Duty </w:t>
      </w:r>
      <w:proofErr w:type="gramStart"/>
      <w:r>
        <w:t>Within</w:t>
      </w:r>
      <w:proofErr w:type="gramEnd"/>
      <w:r>
        <w:t xml:space="preserve"> BRICS”, </w:t>
      </w:r>
      <w:r>
        <w:rPr>
          <w:i/>
        </w:rPr>
        <w:t>Third World Quarterly</w:t>
      </w:r>
      <w:r>
        <w:t>, 34:2, p</w:t>
      </w:r>
      <w:r w:rsidRPr="00EF2637">
        <w:t>ages 263-264</w:t>
      </w:r>
      <w:r>
        <w:t>) //sjp</w:t>
      </w:r>
    </w:p>
    <w:p w:rsidR="00FE7214" w:rsidRDefault="00FE7214" w:rsidP="00FE7214">
      <w:pPr>
        <w:rPr>
          <w:sz w:val="16"/>
        </w:rPr>
      </w:pPr>
      <w:r w:rsidRPr="00EF2637">
        <w:rPr>
          <w:sz w:val="16"/>
        </w:rPr>
        <w:t>A secondary objective of the deal—aside from avoiding emissions cuts—was to maintain a modicum of confidence in what were crashing carbon markets by the late 2000s (especially after the 2008 financial meltdown)</w:t>
      </w:r>
      <w:proofErr w:type="gramStart"/>
      <w:r w:rsidRPr="00EF2637">
        <w:rPr>
          <w:sz w:val="16"/>
        </w:rPr>
        <w:t>,47</w:t>
      </w:r>
      <w:proofErr w:type="gramEnd"/>
      <w:r w:rsidRPr="00EF2637">
        <w:rPr>
          <w:sz w:val="16"/>
        </w:rPr>
        <w:t xml:space="preserve"> which would entail increasing domination of ‘Clean Development Mechanism’ (CDM) carbon trading by the BASIC coalition (until year-end 2012),48 and then new internal car- bon markets, especially in Brazil and China, thereafter. </w:t>
      </w:r>
      <w:r w:rsidRPr="00EF2637">
        <w:rPr>
          <w:u w:val="single"/>
        </w:rPr>
        <w:t>As Böhm et al argue:</w:t>
      </w:r>
      <w:r>
        <w:rPr>
          <w:u w:val="single"/>
        </w:rPr>
        <w:t xml:space="preserve"> </w:t>
      </w:r>
      <w:r w:rsidRPr="00D81639">
        <w:rPr>
          <w:highlight w:val="green"/>
          <w:u w:val="single"/>
        </w:rPr>
        <w:t>the subimperialist drive has remained the same:</w:t>
      </w:r>
      <w:r w:rsidRPr="00EF2637">
        <w:rPr>
          <w:u w:val="single"/>
        </w:rPr>
        <w:t xml:space="preserve"> while </w:t>
      </w:r>
      <w:r w:rsidRPr="00D81639">
        <w:rPr>
          <w:highlight w:val="green"/>
          <w:u w:val="single"/>
        </w:rPr>
        <w:t>domestic capital con- tinues to invest heavily in extractive</w:t>
      </w:r>
      <w:r w:rsidRPr="00EF2637">
        <w:rPr>
          <w:u w:val="single"/>
        </w:rPr>
        <w:t xml:space="preserve"> and monocultural </w:t>
      </w:r>
      <w:r w:rsidRPr="00D81639">
        <w:rPr>
          <w:highlight w:val="green"/>
          <w:u w:val="single"/>
        </w:rPr>
        <w:t>industries</w:t>
      </w:r>
      <w:r w:rsidRPr="00EF2637">
        <w:rPr>
          <w:u w:val="single"/>
        </w:rPr>
        <w:t xml:space="preserve"> </w:t>
      </w:r>
      <w:r w:rsidRPr="00D81639">
        <w:rPr>
          <w:highlight w:val="green"/>
          <w:u w:val="single"/>
        </w:rPr>
        <w:t>at home</w:t>
      </w:r>
      <w:r w:rsidRPr="00EF2637">
        <w:rPr>
          <w:u w:val="single"/>
        </w:rPr>
        <w:t xml:space="preserve">, it is </w:t>
      </w:r>
      <w:r w:rsidRPr="00D81639">
        <w:rPr>
          <w:highlight w:val="green"/>
          <w:u w:val="single"/>
        </w:rPr>
        <w:t>increasingly searching for investment opportunities</w:t>
      </w:r>
      <w:r w:rsidRPr="00EF2637">
        <w:rPr>
          <w:u w:val="single"/>
        </w:rPr>
        <w:t xml:space="preserve"> </w:t>
      </w:r>
      <w:r w:rsidRPr="00D81639">
        <w:rPr>
          <w:highlight w:val="green"/>
          <w:u w:val="single"/>
        </w:rPr>
        <w:t>in</w:t>
      </w:r>
      <w:r w:rsidRPr="00EF2637">
        <w:rPr>
          <w:u w:val="single"/>
        </w:rPr>
        <w:t xml:space="preserve"> other </w:t>
      </w:r>
      <w:r w:rsidRPr="00D81639">
        <w:rPr>
          <w:highlight w:val="green"/>
          <w:u w:val="single"/>
        </w:rPr>
        <w:t>peripheral markets</w:t>
      </w:r>
      <w:r w:rsidRPr="00EF2637">
        <w:rPr>
          <w:u w:val="single"/>
        </w:rPr>
        <w:t xml:space="preserve"> as well, precipitating processes of accumulation by dispossession within their broader spheres of influence. </w:t>
      </w:r>
      <w:r w:rsidRPr="00D81639">
        <w:rPr>
          <w:highlight w:val="green"/>
          <w:u w:val="single"/>
        </w:rPr>
        <w:t>This mode of development can be observed in</w:t>
      </w:r>
      <w:r w:rsidRPr="00EF2637">
        <w:rPr>
          <w:u w:val="single"/>
        </w:rPr>
        <w:t xml:space="preserve"> many semi-peripheral nations, particularly in the </w:t>
      </w:r>
      <w:r w:rsidRPr="00D81639">
        <w:rPr>
          <w:highlight w:val="green"/>
          <w:u w:val="single"/>
        </w:rPr>
        <w:t>‘BRICS’ coun- tries</w:t>
      </w:r>
      <w:r w:rsidRPr="00EF2637">
        <w:rPr>
          <w:sz w:val="16"/>
        </w:rPr>
        <w:t xml:space="preserve">. </w:t>
      </w:r>
      <w:r w:rsidRPr="00EF2637">
        <w:rPr>
          <w:u w:val="single"/>
        </w:rPr>
        <w:t>China’s extensive investment in African arable land and extractive industries in recent years has been well documented. What is perhaps less well recognized in the development literature, however, is the extent to which financing from carbon markets like the CDM is now being leveraged by elites from these BRICS countries, to help underwrite these forms of subim- perialist expansion.49</w:t>
      </w:r>
      <w:r>
        <w:rPr>
          <w:u w:val="single"/>
        </w:rPr>
        <w:t xml:space="preserve"> </w:t>
      </w:r>
      <w:r w:rsidRPr="00D81639">
        <w:rPr>
          <w:highlight w:val="green"/>
          <w:u w:val="single"/>
        </w:rPr>
        <w:t>In terms of global-scale climate negotiations, the Washington+BASIC negotiators can</w:t>
      </w:r>
      <w:r w:rsidRPr="00EF2637">
        <w:rPr>
          <w:u w:val="single"/>
        </w:rPr>
        <w:t xml:space="preserve"> thus explicitly </w:t>
      </w:r>
      <w:r w:rsidRPr="00D81639">
        <w:rPr>
          <w:highlight w:val="green"/>
          <w:u w:val="single"/>
        </w:rPr>
        <w:t>act on behalf of their fossil fuel</w:t>
      </w:r>
      <w:r w:rsidRPr="00EF2637">
        <w:rPr>
          <w:u w:val="single"/>
        </w:rPr>
        <w:t xml:space="preserve"> and extractive </w:t>
      </w:r>
      <w:r w:rsidRPr="00D81639">
        <w:rPr>
          <w:highlight w:val="green"/>
          <w:u w:val="single"/>
        </w:rPr>
        <w:t>industries</w:t>
      </w:r>
      <w:r w:rsidRPr="00EF2637">
        <w:rPr>
          <w:u w:val="single"/>
        </w:rPr>
        <w:t xml:space="preserve"> to slow emission-reduction obligations, but with a financial-sector back-up, in the event a global climate regime does appear in 2020, as agreed at the Durban COP17</w:t>
      </w:r>
      <w:r w:rsidRPr="00EF2637">
        <w:rPr>
          <w:sz w:val="16"/>
        </w:rPr>
        <w:t xml:space="preserve">. Similar cosy ties between Pretoria politicians, London-based mining houses, Johannesburg ‘Black Economic Empowerment’ tycoons and sweetheart trade unions were subsequently exposed at Marikana. </w:t>
      </w:r>
      <w:r w:rsidRPr="00EF2637">
        <w:rPr>
          <w:u w:val="single"/>
        </w:rPr>
        <w:t xml:space="preserve">Other BRICS members have similar power configurations, and </w:t>
      </w:r>
      <w:r w:rsidRPr="00D81639">
        <w:rPr>
          <w:highlight w:val="green"/>
          <w:u w:val="single"/>
        </w:rPr>
        <w:t>in Russia’s case this led to a formal withdrawal from</w:t>
      </w:r>
      <w:r w:rsidRPr="00EF2637">
        <w:rPr>
          <w:u w:val="single"/>
        </w:rPr>
        <w:t xml:space="preserve"> the </w:t>
      </w:r>
      <w:r w:rsidRPr="00D81639">
        <w:rPr>
          <w:highlight w:val="green"/>
          <w:u w:val="single"/>
        </w:rPr>
        <w:t>Kyoto</w:t>
      </w:r>
      <w:r w:rsidRPr="00EF2637">
        <w:rPr>
          <w:u w:val="single"/>
        </w:rPr>
        <w:t xml:space="preserve"> Protocol’s second commitment period (2012–20) in spite of huge ‘hot air’ benefits the country would have earned in carbon mar- kets as a result of the industrial economy’s disastrous exposure to the world economy during the 1990s.</w:t>
      </w:r>
      <w:r w:rsidRPr="00EF2637">
        <w:rPr>
          <w:sz w:val="16"/>
        </w:rPr>
        <w:t xml:space="preserve"> That economic crash cut Russian emissions far below 1990 Soviet Union levels during the first (2005–12) commitment period. But given the 2008–13 crash of carbon markets—where the hot air benefits would have earlier been realised as e33/tonne benefits but by early 2013 fell to below e3/tonne—Moscow’s calculation was to promote its own oil and gas industries helter-skelter, and hence binding emissions cuts were not in Russia’s interests, no matter that 2010–11 climate-related droughts and wildfires raised the price of wheat to extreme levels and did tens of billions of dollars of damage. </w:t>
      </w:r>
    </w:p>
    <w:p w:rsidR="00FE7214" w:rsidRPr="00C4732E" w:rsidRDefault="00FE7214" w:rsidP="00FE7214">
      <w:pPr>
        <w:pStyle w:val="Heading4"/>
      </w:pPr>
      <w:r w:rsidRPr="00C4732E">
        <w:t>Forcing ideas of “linear progress” instead of working without a telos ensures that any nation that does not become exactly like the West will be treated as inferior and stuck in the same false hierarchy of “developed” and “developing” nations.</w:t>
      </w:r>
    </w:p>
    <w:p w:rsidR="00FE7214" w:rsidRDefault="00FE7214" w:rsidP="00FE7214">
      <w:r>
        <w:rPr>
          <w:rStyle w:val="Style13ptBold"/>
        </w:rPr>
        <w:t xml:space="preserve">Andreasson 10 </w:t>
      </w:r>
      <w:r w:rsidRPr="00445AE1">
        <w:t xml:space="preserve">(Stefan </w:t>
      </w:r>
      <w:r w:rsidRPr="001E6CF4">
        <w:t>Andreasson</w:t>
      </w:r>
      <w:r w:rsidRPr="00445AE1">
        <w:t xml:space="preserve"> received his PhD in political science from Arizona State University and was a research associate with the Institute for Global Dialogue in Johannesburg. </w:t>
      </w:r>
      <w:r>
        <w:t>“Africa’s Development Impasse: Rethinking the Political Economy of Transformation” ISBN 978-1-84277-972-9, Pages 81-82)//sjp</w:t>
      </w:r>
    </w:p>
    <w:p w:rsidR="00FE7214" w:rsidRPr="00CE1BBF" w:rsidRDefault="00FE7214" w:rsidP="00FE7214">
      <w:pPr>
        <w:rPr>
          <w:u w:val="single"/>
        </w:rPr>
      </w:pPr>
      <w:r w:rsidRPr="00D81639">
        <w:rPr>
          <w:highlight w:val="green"/>
          <w:u w:val="single"/>
        </w:rPr>
        <w:t>While the previously alluded to open-endedness</w:t>
      </w:r>
      <w:r w:rsidRPr="00735B65">
        <w:rPr>
          <w:u w:val="single"/>
        </w:rPr>
        <w:t xml:space="preserve"> and possibility of plural modernities </w:t>
      </w:r>
      <w:r w:rsidRPr="00D81639">
        <w:rPr>
          <w:highlight w:val="green"/>
          <w:u w:val="single"/>
        </w:rPr>
        <w:t>suggests a variety of ways to innovate</w:t>
      </w:r>
      <w:r w:rsidRPr="00735B65">
        <w:rPr>
          <w:u w:val="single"/>
        </w:rPr>
        <w:t xml:space="preserve">, theoretically and empirically, and negotiate the complexities and pressures of modernity, </w:t>
      </w:r>
      <w:r w:rsidRPr="00D81639">
        <w:rPr>
          <w:highlight w:val="green"/>
          <w:u w:val="single"/>
        </w:rPr>
        <w:t>it also harbors danger for those</w:t>
      </w:r>
      <w:r w:rsidRPr="00735B65">
        <w:rPr>
          <w:u w:val="single"/>
        </w:rPr>
        <w:t xml:space="preserve"> societies </w:t>
      </w:r>
      <w:r w:rsidRPr="00D81639">
        <w:rPr>
          <w:highlight w:val="green"/>
          <w:u w:val="single"/>
        </w:rPr>
        <w:t>that would stake out an alternative modern existence</w:t>
      </w:r>
      <w:r w:rsidRPr="00735B65">
        <w:rPr>
          <w:u w:val="single"/>
        </w:rPr>
        <w:t xml:space="preserve"> and form governance from those of conventionally accepted as ‘successful’. Ferguson (2006: 178) notes that </w:t>
      </w:r>
      <w:r w:rsidRPr="00D81639">
        <w:rPr>
          <w:highlight w:val="green"/>
          <w:u w:val="single"/>
        </w:rPr>
        <w:t xml:space="preserve">the teleological nature of development means that countries deemed underdeveloped </w:t>
      </w:r>
      <w:r w:rsidRPr="00CE1BBF">
        <w:rPr>
          <w:u w:val="single"/>
        </w:rPr>
        <w:t xml:space="preserve">today </w:t>
      </w:r>
      <w:r w:rsidRPr="00D81639">
        <w:rPr>
          <w:highlight w:val="green"/>
          <w:u w:val="single"/>
        </w:rPr>
        <w:t>are not at ‘the bottom’</w:t>
      </w:r>
      <w:r w:rsidRPr="00735B65">
        <w:rPr>
          <w:u w:val="single"/>
        </w:rPr>
        <w:t xml:space="preserve"> of a global hierarchy of states and societies </w:t>
      </w:r>
      <w:r w:rsidRPr="00D81639">
        <w:rPr>
          <w:highlight w:val="green"/>
          <w:u w:val="single"/>
        </w:rPr>
        <w:t>but are simply at ‘the beginning’</w:t>
      </w:r>
      <w:r w:rsidRPr="00735B65">
        <w:rPr>
          <w:u w:val="single"/>
        </w:rPr>
        <w:t xml:space="preserve"> of the developmental timeline existing in a ‘not yet shadow land of [developed] societies’ already realized history’, they still have the hope of catching up and, belatedly, arriving at the table of developed states as equals. </w:t>
      </w:r>
      <w:r w:rsidRPr="00D81639">
        <w:rPr>
          <w:highlight w:val="green"/>
          <w:u w:val="single"/>
        </w:rPr>
        <w:t>If these countries are no longer assumed to be ’behind’</w:t>
      </w:r>
      <w:r w:rsidRPr="00735B65">
        <w:rPr>
          <w:u w:val="single"/>
        </w:rPr>
        <w:t xml:space="preserve"> and still attempting to catch up, however, but have indeed arrived at modernity like the rest of the world, albeit an alternative modernity to that in, say, the West and East Asia, </w:t>
      </w:r>
      <w:r w:rsidRPr="00D81639">
        <w:rPr>
          <w:highlight w:val="green"/>
          <w:u w:val="single"/>
        </w:rPr>
        <w:t>then there is a risk that what may still be considered their inferior or dysfunctional status becomes permanent</w:t>
      </w:r>
      <w:r w:rsidRPr="00735B65">
        <w:rPr>
          <w:u w:val="single"/>
        </w:rPr>
        <w:t xml:space="preserve">. </w:t>
      </w:r>
      <w:r w:rsidRPr="00D81639">
        <w:rPr>
          <w:highlight w:val="green"/>
          <w:u w:val="single"/>
        </w:rPr>
        <w:t xml:space="preserve">Once the trajectory of these </w:t>
      </w:r>
      <w:r w:rsidRPr="00CE1BBF">
        <w:rPr>
          <w:u w:val="single"/>
        </w:rPr>
        <w:t>African</w:t>
      </w:r>
      <w:r w:rsidRPr="00D81639">
        <w:rPr>
          <w:highlight w:val="green"/>
          <w:u w:val="single"/>
        </w:rPr>
        <w:t xml:space="preserve"> societies is considered to have come to</w:t>
      </w:r>
      <w:r w:rsidRPr="00735B65">
        <w:rPr>
          <w:u w:val="single"/>
        </w:rPr>
        <w:t xml:space="preserve"> and with the arrival at </w:t>
      </w:r>
      <w:r w:rsidRPr="00D81639">
        <w:rPr>
          <w:highlight w:val="green"/>
          <w:u w:val="single"/>
        </w:rPr>
        <w:t>modernity,</w:t>
      </w:r>
      <w:r w:rsidRPr="00735B65">
        <w:rPr>
          <w:u w:val="single"/>
        </w:rPr>
        <w:t xml:space="preserve"> </w:t>
      </w:r>
      <w:r w:rsidRPr="00D81639">
        <w:rPr>
          <w:highlight w:val="green"/>
          <w:u w:val="single"/>
        </w:rPr>
        <w:t>then their character</w:t>
      </w:r>
      <w:r w:rsidRPr="00735B65">
        <w:rPr>
          <w:u w:val="single"/>
        </w:rPr>
        <w:t xml:space="preserve"> is no longer a matter of </w:t>
      </w:r>
      <w:r w:rsidRPr="00735B65">
        <w:rPr>
          <w:i/>
          <w:u w:val="single"/>
        </w:rPr>
        <w:t>telos</w:t>
      </w:r>
      <w:r w:rsidRPr="00735B65">
        <w:rPr>
          <w:u w:val="single"/>
        </w:rPr>
        <w:t xml:space="preserve">, with the opportunity for further improvement, but </w:t>
      </w:r>
      <w:r w:rsidRPr="00D81639">
        <w:rPr>
          <w:highlight w:val="green"/>
          <w:u w:val="single"/>
        </w:rPr>
        <w:t xml:space="preserve">of </w:t>
      </w:r>
      <w:r w:rsidRPr="00D81639">
        <w:rPr>
          <w:i/>
          <w:highlight w:val="green"/>
          <w:u w:val="single"/>
        </w:rPr>
        <w:t>status</w:t>
      </w:r>
      <w:r w:rsidRPr="00D81639">
        <w:rPr>
          <w:highlight w:val="green"/>
          <w:u w:val="single"/>
        </w:rPr>
        <w:t>, which implies permanence and finality</w:t>
      </w:r>
      <w:r w:rsidRPr="00735B65">
        <w:rPr>
          <w:u w:val="single"/>
        </w:rPr>
        <w:t xml:space="preserve">. </w:t>
      </w:r>
      <w:r w:rsidRPr="00CE1BBF">
        <w:rPr>
          <w:u w:val="single"/>
        </w:rPr>
        <w:t>So</w:t>
      </w:r>
      <w:r w:rsidRPr="00D81639">
        <w:rPr>
          <w:highlight w:val="green"/>
          <w:u w:val="single"/>
        </w:rPr>
        <w:t xml:space="preserve"> if </w:t>
      </w:r>
      <w:r w:rsidRPr="00CE1BBF">
        <w:rPr>
          <w:u w:val="single"/>
        </w:rPr>
        <w:t xml:space="preserve">African </w:t>
      </w:r>
      <w:r w:rsidRPr="00D81639">
        <w:rPr>
          <w:highlight w:val="green"/>
          <w:u w:val="single"/>
        </w:rPr>
        <w:t xml:space="preserve">modernity is deemed inferior, then </w:t>
      </w:r>
      <w:r w:rsidRPr="00CE1BBF">
        <w:rPr>
          <w:u w:val="single"/>
        </w:rPr>
        <w:t>African</w:t>
      </w:r>
      <w:r w:rsidRPr="00D81639">
        <w:rPr>
          <w:highlight w:val="green"/>
          <w:u w:val="single"/>
        </w:rPr>
        <w:t xml:space="preserve"> peoples will find themselves no longer on the path towards equality but </w:t>
      </w:r>
      <w:r w:rsidRPr="00CE1BBF">
        <w:rPr>
          <w:u w:val="single"/>
        </w:rPr>
        <w:t>stranded</w:t>
      </w:r>
      <w:r w:rsidRPr="00D81639">
        <w:rPr>
          <w:highlight w:val="green"/>
          <w:u w:val="single"/>
        </w:rPr>
        <w:t xml:space="preserve"> in a </w:t>
      </w:r>
      <w:r w:rsidRPr="00CE1BBF">
        <w:rPr>
          <w:u w:val="single"/>
        </w:rPr>
        <w:t>largely</w:t>
      </w:r>
      <w:r w:rsidRPr="00D81639">
        <w:rPr>
          <w:highlight w:val="green"/>
          <w:u w:val="single"/>
        </w:rPr>
        <w:t xml:space="preserve"> fixed hierarchy </w:t>
      </w:r>
      <w:r w:rsidRPr="005D4731">
        <w:rPr>
          <w:u w:val="single"/>
        </w:rPr>
        <w:t>of peoples</w:t>
      </w:r>
      <w:r w:rsidRPr="00735B65">
        <w:rPr>
          <w:u w:val="single"/>
        </w:rPr>
        <w:t>, states and cultures  (ibid.: 188-90).</w:t>
      </w:r>
    </w:p>
    <w:p w:rsidR="004C250C" w:rsidRPr="004C250C" w:rsidRDefault="004C250C" w:rsidP="004C250C"/>
    <w:p w:rsidR="00AC0296" w:rsidRDefault="00AC0296" w:rsidP="00335977">
      <w:pPr>
        <w:pStyle w:val="Heading3"/>
      </w:pPr>
      <w:r>
        <w:t>Link—Citizenship</w:t>
      </w:r>
    </w:p>
    <w:p w:rsidR="00AC0296" w:rsidRPr="0076312A" w:rsidRDefault="00AC0296" w:rsidP="00AC0296">
      <w:pPr>
        <w:pStyle w:val="Heading4"/>
        <w:rPr>
          <w:rFonts w:asciiTheme="minorHAnsi" w:hAnsiTheme="minorHAnsi" w:cstheme="minorHAnsi"/>
        </w:rPr>
      </w:pPr>
      <w:r w:rsidRPr="0076312A">
        <w:rPr>
          <w:rFonts w:asciiTheme="minorHAnsi" w:hAnsiTheme="minorHAnsi" w:cstheme="minorHAnsi"/>
        </w:rPr>
        <w:t xml:space="preserve">Capitalism uses citizenship as a leveraging tool, to divide the proletariat class, &amp; to coerce workers into accepting working conditions. Only by removing the concept of borders will capitalism lose </w:t>
      </w:r>
      <w:proofErr w:type="gramStart"/>
      <w:r w:rsidRPr="0076312A">
        <w:rPr>
          <w:rFonts w:asciiTheme="minorHAnsi" w:hAnsiTheme="minorHAnsi" w:cstheme="minorHAnsi"/>
        </w:rPr>
        <w:t>it’s</w:t>
      </w:r>
      <w:proofErr w:type="gramEnd"/>
      <w:r w:rsidRPr="0076312A">
        <w:rPr>
          <w:rFonts w:asciiTheme="minorHAnsi" w:hAnsiTheme="minorHAnsi" w:cstheme="minorHAnsi"/>
        </w:rPr>
        <w:t xml:space="preserve"> one tool. </w:t>
      </w:r>
    </w:p>
    <w:p w:rsidR="00AC0296" w:rsidRPr="0076312A" w:rsidRDefault="00AC0296" w:rsidP="00AC0296">
      <w:pPr>
        <w:rPr>
          <w:rFonts w:asciiTheme="minorHAnsi" w:hAnsiTheme="minorHAnsi" w:cstheme="minorHAnsi"/>
        </w:rPr>
      </w:pPr>
      <w:r w:rsidRPr="0076312A">
        <w:rPr>
          <w:rStyle w:val="Style13ptBold"/>
          <w:rFonts w:asciiTheme="minorHAnsi" w:hAnsiTheme="minorHAnsi" w:cstheme="minorHAnsi"/>
        </w:rPr>
        <w:t>Aygül 13’</w:t>
      </w:r>
      <w:r w:rsidRPr="0076312A">
        <w:rPr>
          <w:rFonts w:asciiTheme="minorHAnsi" w:hAnsiTheme="minorHAnsi" w:cstheme="minorHAnsi"/>
        </w:rPr>
        <w:t xml:space="preserve"> (Cenk Aygül, “Visa Regimes as Power: The Cases of the EU and Turkey.” Alternatives: Global, Local, Political, vol. 38, no. 4, 2013, pp. 321–337. JSTOR, JSTOR, www.jstor.org/stable/24569420.//AT)</w:t>
      </w:r>
    </w:p>
    <w:p w:rsidR="00AC0296" w:rsidRPr="0076312A" w:rsidRDefault="00AC0296" w:rsidP="00AC0296">
      <w:pPr>
        <w:pStyle w:val="NormalWeb"/>
        <w:rPr>
          <w:rFonts w:asciiTheme="minorHAnsi" w:hAnsiTheme="minorHAnsi" w:cstheme="minorHAnsi"/>
          <w:sz w:val="16"/>
        </w:rPr>
      </w:pPr>
      <w:r w:rsidRPr="0076312A">
        <w:rPr>
          <w:rFonts w:asciiTheme="minorHAnsi" w:hAnsiTheme="minorHAnsi" w:cstheme="minorHAnsi"/>
          <w:sz w:val="16"/>
        </w:rPr>
        <w:t xml:space="preserve">People have long been on the move in the pursuit of material subsistence, but </w:t>
      </w:r>
      <w:r w:rsidRPr="00D81639">
        <w:rPr>
          <w:rStyle w:val="StyleUnderline"/>
          <w:rFonts w:asciiTheme="minorHAnsi" w:hAnsiTheme="minorHAnsi" w:cstheme="minorHAnsi"/>
          <w:highlight w:val="green"/>
        </w:rPr>
        <w:t>capitalism qualitatively and quantitatively transformed this process of migration in relation to urbanization and proletarianization.</w:t>
      </w:r>
      <w:r w:rsidRPr="0076312A">
        <w:rPr>
          <w:rFonts w:asciiTheme="minorHAnsi" w:hAnsiTheme="minorHAnsi" w:cstheme="minorHAnsi"/>
          <w:sz w:val="16"/>
        </w:rPr>
        <w:t xml:space="preserve"> The number of metropolises grew hand in hand with the global spread of capitalism. Large cities were fonned mostly through internal migration, though external migration was also significant. Without English and Irish workers flocking to towns like Manchester to produce for the textiles industry, or Polish workers moving to Rhine-Ruhr mining towns in Germany, capitalism as we know it would have been impossible. Right from the start, </w:t>
      </w:r>
      <w:r w:rsidRPr="0076312A">
        <w:rPr>
          <w:rStyle w:val="StyleUnderline"/>
          <w:rFonts w:asciiTheme="minorHAnsi" w:hAnsiTheme="minorHAnsi" w:cstheme="minorHAnsi"/>
        </w:rPr>
        <w:t>capitalism needed uprooted workers</w:t>
      </w:r>
      <w:r w:rsidRPr="0076312A">
        <w:rPr>
          <w:rFonts w:asciiTheme="minorHAnsi" w:hAnsiTheme="minorHAnsi" w:cstheme="minorHAnsi"/>
          <w:sz w:val="16"/>
        </w:rPr>
        <w:t xml:space="preserve">. As Max Weber wrote: </w:t>
      </w:r>
      <w:r w:rsidRPr="0076312A">
        <w:rPr>
          <w:rStyle w:val="StyleUnderline"/>
          <w:rFonts w:asciiTheme="minorHAnsi" w:hAnsiTheme="minorHAnsi" w:cstheme="minorHAnsi"/>
        </w:rPr>
        <w:t>That the simple fact of a change of residence is among the most effective means of intensifying labour is thoroughly established</w:t>
      </w:r>
      <w:r w:rsidRPr="0076312A">
        <w:rPr>
          <w:rFonts w:asciiTheme="minorHAnsi" w:hAnsiTheme="minorHAnsi" w:cstheme="minorHAnsi"/>
          <w:sz w:val="16"/>
        </w:rPr>
        <w:t xml:space="preserve"> ... The same Polish girl who at home was not to be shaken loose from her traditional laziness by any chance of earning money, however tempting, seems to change her entire nature and become capable of unlimited accomplishment when she is a migratory worker in a foreign country. The same is true of migratory Italian labourers. That this is by no means entirely explicable in terms of the educative influence of the entrance into a higher cultural environment, although this naturally plays a </w:t>
      </w:r>
      <w:proofErr w:type="gramStart"/>
      <w:r w:rsidRPr="0076312A">
        <w:rPr>
          <w:rFonts w:asciiTheme="minorHAnsi" w:hAnsiTheme="minorHAnsi" w:cstheme="minorHAnsi"/>
          <w:sz w:val="16"/>
        </w:rPr>
        <w:t>part,</w:t>
      </w:r>
      <w:proofErr w:type="gramEnd"/>
      <w:r w:rsidRPr="0076312A">
        <w:rPr>
          <w:rFonts w:asciiTheme="minorHAnsi" w:hAnsiTheme="minorHAnsi" w:cstheme="minorHAnsi"/>
          <w:sz w:val="16"/>
        </w:rPr>
        <w:t xml:space="preserve"> is shown by the fact that the same thing happens where the type of occupation, as in agricultural labour, is exactly the same as at home. Furthermore, </w:t>
      </w:r>
      <w:r w:rsidRPr="0076312A">
        <w:rPr>
          <w:rStyle w:val="StyleUnderline"/>
          <w:rFonts w:asciiTheme="minorHAnsi" w:hAnsiTheme="minorHAnsi" w:cstheme="minorHAnsi"/>
        </w:rPr>
        <w:t xml:space="preserve">accommodation in labour barracks, etc., may involve </w:t>
      </w:r>
      <w:proofErr w:type="gramStart"/>
      <w:r w:rsidRPr="0076312A">
        <w:rPr>
          <w:rStyle w:val="StyleUnderline"/>
          <w:rFonts w:asciiTheme="minorHAnsi" w:hAnsiTheme="minorHAnsi" w:cstheme="minorHAnsi"/>
        </w:rPr>
        <w:t>a degradation</w:t>
      </w:r>
      <w:proofErr w:type="gramEnd"/>
      <w:r w:rsidRPr="0076312A">
        <w:rPr>
          <w:rStyle w:val="StyleUnderline"/>
          <w:rFonts w:asciiTheme="minorHAnsi" w:hAnsiTheme="minorHAnsi" w:cstheme="minorHAnsi"/>
        </w:rPr>
        <w:t xml:space="preserve"> to a standard of living which would never be tolerated at home.</w:t>
      </w:r>
      <w:r w:rsidRPr="0076312A">
        <w:rPr>
          <w:rFonts w:asciiTheme="minorHAnsi" w:hAnsiTheme="minorHAnsi" w:cstheme="minorHAnsi"/>
          <w:sz w:val="16"/>
        </w:rPr>
        <w:t xml:space="preserve"> The simple fact of </w:t>
      </w:r>
      <w:r w:rsidRPr="0076312A">
        <w:rPr>
          <w:rStyle w:val="StyleUnderline"/>
          <w:rFonts w:asciiTheme="minorHAnsi" w:hAnsiTheme="minorHAnsi" w:cstheme="minorHAnsi"/>
        </w:rPr>
        <w:t>working in quite different surroundings from those to which one is accustomed breaks through the tradition and is the educative force</w:t>
      </w:r>
      <w:r w:rsidRPr="0076312A">
        <w:rPr>
          <w:rFonts w:asciiTheme="minorHAnsi" w:hAnsiTheme="minorHAnsi" w:cstheme="minorHAnsi"/>
          <w:sz w:val="16"/>
        </w:rPr>
        <w:t xml:space="preserve">. It is hardly necessary to remark how much of </w:t>
      </w:r>
      <w:r w:rsidRPr="00D81639">
        <w:rPr>
          <w:rStyle w:val="StyleUnderline"/>
          <w:rFonts w:asciiTheme="minorHAnsi" w:hAnsiTheme="minorHAnsi" w:cstheme="minorHAnsi"/>
          <w:highlight w:val="green"/>
        </w:rPr>
        <w:t>American economic development is the result of such factors</w:t>
      </w:r>
      <w:r w:rsidRPr="00D81639">
        <w:rPr>
          <w:rFonts w:asciiTheme="minorHAnsi" w:hAnsiTheme="minorHAnsi" w:cstheme="minorHAnsi"/>
          <w:sz w:val="16"/>
          <w:highlight w:val="green"/>
        </w:rPr>
        <w:t>.</w:t>
      </w:r>
      <w:r w:rsidRPr="0076312A">
        <w:rPr>
          <w:rFonts w:asciiTheme="minorHAnsi" w:hAnsiTheme="minorHAnsi" w:cstheme="minorHAnsi"/>
          <w:sz w:val="16"/>
        </w:rPr>
        <w:t xml:space="preserve"> It is significant that this paragraph is only a footnote to a study in which Weber tries to prove the primacy of cultural and religious factors in the development of capitalism. While deeply aware of the significance of migration, Weber and other prominent nineteenth-century scholars scarcely examined migration except in such footnotes. One exception was the first migration theorist, E. G. Ravenstein, who wanted to challenge the then mainstream view that "migration appears to go on without any definite law."5 Ravenstein discovered several "laws" of migration, including the claims that migration was inversely proportional to distance, that the natives of towns were less prone to migrate compared to those of rural </w:t>
      </w:r>
      <w:proofErr w:type="gramStart"/>
      <w:r w:rsidRPr="0076312A">
        <w:rPr>
          <w:rFonts w:asciiTheme="minorHAnsi" w:hAnsiTheme="minorHAnsi" w:cstheme="minorHAnsi"/>
          <w:sz w:val="16"/>
        </w:rPr>
        <w:t>areas, that</w:t>
      </w:r>
      <w:proofErr w:type="gramEnd"/>
      <w:r w:rsidRPr="0076312A">
        <w:rPr>
          <w:rFonts w:asciiTheme="minorHAnsi" w:hAnsiTheme="minorHAnsi" w:cstheme="minorHAnsi"/>
          <w:sz w:val="16"/>
        </w:rPr>
        <w:t xml:space="preserve"> every migration created a counterstream, and that migration was a function of the development of manufacturing. </w:t>
      </w:r>
      <w:r w:rsidRPr="0076312A">
        <w:rPr>
          <w:rStyle w:val="StyleUnderline"/>
          <w:rFonts w:asciiTheme="minorHAnsi" w:hAnsiTheme="minorHAnsi" w:cstheme="minorHAnsi"/>
        </w:rPr>
        <w:t>Immigrants have long formed a significant portion of the working classes in the advanced capitalist world.</w:t>
      </w:r>
      <w:r w:rsidRPr="0076312A">
        <w:rPr>
          <w:rFonts w:asciiTheme="minorHAnsi" w:hAnsiTheme="minorHAnsi" w:cstheme="minorHAnsi"/>
          <w:sz w:val="16"/>
        </w:rPr>
        <w:t xml:space="preserve"> </w:t>
      </w:r>
      <w:r w:rsidRPr="0076312A">
        <w:rPr>
          <w:rStyle w:val="StyleUnderline"/>
          <w:rFonts w:asciiTheme="minorHAnsi" w:hAnsiTheme="minorHAnsi" w:cstheme="minorHAnsi"/>
        </w:rPr>
        <w:t>Not only did their condition force them to work hard in their new environment but also sent millions of immigrants to the new world, thereby easing population pressures and accompanying social strains in England and Western Europe, as well as providing another outlet for capital accumulation to boost profits</w:t>
      </w:r>
      <w:r w:rsidRPr="0076312A">
        <w:rPr>
          <w:rFonts w:asciiTheme="minorHAnsi" w:hAnsiTheme="minorHAnsi" w:cstheme="minorHAnsi"/>
          <w:sz w:val="16"/>
        </w:rPr>
        <w:t xml:space="preserve">. Irish immigration to England in the nineteenth century, as well as Southern European </w:t>
      </w:r>
      <w:r w:rsidRPr="0076312A">
        <w:rPr>
          <w:rStyle w:val="StyleUnderline"/>
          <w:rFonts w:asciiTheme="minorHAnsi" w:hAnsiTheme="minorHAnsi" w:cstheme="minorHAnsi"/>
        </w:rPr>
        <w:t>immigration</w:t>
      </w:r>
      <w:r w:rsidRPr="0076312A">
        <w:rPr>
          <w:rFonts w:asciiTheme="minorHAnsi" w:hAnsiTheme="minorHAnsi" w:cstheme="minorHAnsi"/>
          <w:sz w:val="16"/>
        </w:rPr>
        <w:t xml:space="preserve"> to Germany in the post-World War II period, </w:t>
      </w:r>
      <w:r w:rsidRPr="0076312A">
        <w:rPr>
          <w:rStyle w:val="StyleUnderline"/>
          <w:rFonts w:asciiTheme="minorHAnsi" w:hAnsiTheme="minorHAnsi" w:cstheme="minorHAnsi"/>
        </w:rPr>
        <w:t>built the conditions of permanent fragmentation among the working classes</w:t>
      </w:r>
      <w:r w:rsidRPr="0076312A">
        <w:rPr>
          <w:rFonts w:asciiTheme="minorHAnsi" w:hAnsiTheme="minorHAnsi" w:cstheme="minorHAnsi"/>
          <w:sz w:val="16"/>
        </w:rPr>
        <w:t>.</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Immigration made it possible to have a nineteenth century proletariat at the same time with twenty-first century capital</w:t>
      </w:r>
      <w:r w:rsidRPr="0076312A">
        <w:rPr>
          <w:rFonts w:asciiTheme="minorHAnsi" w:hAnsiTheme="minorHAnsi" w:cstheme="minorHAnsi"/>
          <w:sz w:val="16"/>
        </w:rPr>
        <w:t xml:space="preserve">.7 Also, as time went by, some resourceful arrangements were made. In the German case, welfare payments were collected from workers who were not accompanied by their spouses and children and these workers were thrown out of the country when their employment contracts ended even if they had paid for unemployment insurance.8 The case of the Swiss rotation system was perhaps the most functional: </w:t>
      </w:r>
      <w:r w:rsidRPr="00D81639">
        <w:rPr>
          <w:rStyle w:val="StyleUnderline"/>
          <w:rFonts w:asciiTheme="minorHAnsi" w:hAnsiTheme="minorHAnsi" w:cstheme="minorHAnsi"/>
          <w:highlight w:val="green"/>
        </w:rPr>
        <w:t>accept immigrants for their additional productive potential in boom periods and send them away in order to avoid welfare costs during slumps</w:t>
      </w:r>
      <w:r w:rsidRPr="0076312A">
        <w:rPr>
          <w:rFonts w:asciiTheme="minorHAnsi" w:hAnsiTheme="minorHAnsi" w:cstheme="minorHAnsi"/>
          <w:sz w:val="16"/>
        </w:rPr>
        <w:t xml:space="preserve">.9 The end of the Cold War and the fall of the Berlin Wall drastically transformed immigration flows in Europe. </w:t>
      </w:r>
      <w:r w:rsidRPr="00D81639">
        <w:rPr>
          <w:rStyle w:val="StyleUnderline"/>
          <w:rFonts w:asciiTheme="minorHAnsi" w:hAnsiTheme="minorHAnsi" w:cstheme="minorHAnsi"/>
          <w:highlight w:val="green"/>
        </w:rPr>
        <w:t xml:space="preserve">Despite the arguments that the borders are being increasingly permeable, 10 </w:t>
      </w:r>
      <w:r w:rsidRPr="00D81639">
        <w:rPr>
          <w:rStyle w:val="Emphasis"/>
          <w:rFonts w:asciiTheme="minorHAnsi" w:hAnsiTheme="minorHAnsi" w:cstheme="minorHAnsi"/>
          <w:highlight w:val="green"/>
        </w:rPr>
        <w:t>borders were selectively strengthened; greater permeability does not rule out the fact that the functions of borders are still essential for capitalism.</w:t>
      </w:r>
      <w:r w:rsidRPr="00D81639">
        <w:rPr>
          <w:rStyle w:val="StyleUnderline"/>
          <w:rFonts w:asciiTheme="minorHAnsi" w:hAnsiTheme="minorHAnsi" w:cstheme="minorHAnsi"/>
          <w:highlight w:val="green"/>
        </w:rPr>
        <w:t xml:space="preserve"> </w:t>
      </w:r>
      <w:r w:rsidRPr="00D81639">
        <w:rPr>
          <w:rStyle w:val="Emphasis"/>
          <w:rFonts w:asciiTheme="minorHAnsi" w:hAnsiTheme="minorHAnsi" w:cstheme="minorHAnsi"/>
          <w:highlight w:val="green"/>
        </w:rPr>
        <w:t>Throughout the history of capitalism, nation-states have controlled their borders and provided mechanisms to create a selective permeability for labor and capital</w:t>
      </w:r>
      <w:r w:rsidRPr="0076312A">
        <w:rPr>
          <w:rStyle w:val="Emphasis"/>
          <w:rFonts w:asciiTheme="minorHAnsi" w:hAnsiTheme="minorHAnsi" w:cstheme="minorHAnsi"/>
        </w:rPr>
        <w:t>.</w:t>
      </w:r>
      <w:r w:rsidRPr="0076312A">
        <w:rPr>
          <w:rFonts w:asciiTheme="minorHAnsi" w:hAnsiTheme="minorHAnsi" w:cstheme="minorHAnsi"/>
          <w:sz w:val="16"/>
        </w:rPr>
        <w:t xml:space="preserve"> Phases of capitalism might bring different regulations for people. For example, there are times when people can move through international borders without passports and there are times when passports are not enough and people need additional documents such as visas to do the same. States have long had many tools to control immigration flows, of which are passports and visas are just the most visible. States may also employ national quotas, points systems such as the one currently being used by the Canadian government, accrediting diplomas and certificates to regulate the flow of skilled labor,11 and in the past, distribution of land in white settler societies.12 </w:t>
      </w:r>
      <w:r w:rsidRPr="00D81639">
        <w:rPr>
          <w:rStyle w:val="StyleUnderline"/>
          <w:rFonts w:asciiTheme="minorHAnsi" w:hAnsiTheme="minorHAnsi" w:cstheme="minorHAnsi"/>
          <w:highlight w:val="green"/>
        </w:rPr>
        <w:t>Selective permeability, however, have always ensured that "people are less mobile than money, goods or ideas."</w:t>
      </w:r>
      <w:r w:rsidRPr="0076312A">
        <w:rPr>
          <w:rFonts w:asciiTheme="minorHAnsi" w:hAnsiTheme="minorHAnsi" w:cstheme="minorHAnsi"/>
          <w:sz w:val="16"/>
        </w:rPr>
        <w:t xml:space="preserve">13 Improvements in transportation did not bring a free flow of labor, as states developed increasingly more selective mechanisms to bring migration under control. </w:t>
      </w:r>
      <w:proofErr w:type="gramStart"/>
      <w:r w:rsidRPr="0076312A">
        <w:rPr>
          <w:rFonts w:asciiTheme="minorHAnsi" w:hAnsiTheme="minorHAnsi" w:cstheme="minorHAnsi"/>
          <w:sz w:val="16"/>
        </w:rPr>
        <w:t>As Eleonore Kofman has noted, all major European countries, as well as the EU have "passed major pieces of legislation concerning immigration and asylum in the past few years and diversified the categories of entry and residence.</w:t>
      </w:r>
      <w:proofErr w:type="gramEnd"/>
      <w:r w:rsidRPr="0076312A">
        <w:rPr>
          <w:rFonts w:asciiTheme="minorHAnsi" w:hAnsiTheme="minorHAnsi" w:cstheme="minorHAnsi"/>
          <w:sz w:val="16"/>
        </w:rPr>
        <w:t xml:space="preserve"> In addition there have also been a large number of governmental circulars and policy changes complementing parliamentary legislation. These developments have created a greater diversity and complexity of statuses and distinctive rights for each category."14 Before the end of the Cold War triggered massive flows of people from the socialist world, Germany signed bilateral guest worker agreements with countries such as Italy, Spain, Portugal, Yugoslavia, and Turkey15 in order to secure the labor needs of the industry.16 All of these Gastar beiters were members of the German working class, paying the obligatory dues and getting all the benefits attached to that status. Even if Germany did not consider itself a country of immigration and intended to send all of the guest workers back to their countries of origin, millions of people managed to stay in the country. Thus, the initial plan to regulate the flow with the ups and downs of the business cycle could not be fully realized. As a result of these agreements, the foreign workforce reached 11 percent in 1973 from 2 percent in 1960. It is estimated that between 1961 and 1989, 16.25 million unskilled and low wage industrial positions in the German manufacturing plants and they were included in welfare schemes since these operated on the basis of contribution rather than of nationality.18 Throughout the 1970s and 1980s, Germany was able to find enough labor without granting these workers </w:t>
      </w:r>
      <w:r w:rsidRPr="00D81639">
        <w:rPr>
          <w:rStyle w:val="StyleUnderline"/>
          <w:rFonts w:asciiTheme="minorHAnsi" w:hAnsiTheme="minorHAnsi" w:cstheme="minorHAnsi"/>
          <w:highlight w:val="green"/>
        </w:rPr>
        <w:t xml:space="preserve">political and citizenship rights. Granting these rights, in turn, would have meant that citizen ship as a tool of labor fragmentation could not be used. </w:t>
      </w:r>
      <w:r w:rsidRPr="00D81639">
        <w:rPr>
          <w:rStyle w:val="Emphasis"/>
          <w:rFonts w:asciiTheme="minorHAnsi" w:hAnsiTheme="minorHAnsi" w:cstheme="minorHAnsi"/>
          <w:highlight w:val="green"/>
        </w:rPr>
        <w:t>Citizenship as an ideological tool has been used</w:t>
      </w:r>
      <w:r w:rsidRPr="00D81639">
        <w:rPr>
          <w:rStyle w:val="StyleUnderline"/>
          <w:rFonts w:asciiTheme="minorHAnsi" w:hAnsiTheme="minorHAnsi" w:cstheme="minorHAnsi"/>
          <w:highlight w:val="green"/>
        </w:rPr>
        <w:t xml:space="preserve"> in Germany "</w:t>
      </w:r>
      <w:r w:rsidRPr="00D81639">
        <w:rPr>
          <w:rStyle w:val="Emphasis"/>
          <w:rFonts w:asciiTheme="minorHAnsi" w:hAnsiTheme="minorHAnsi" w:cstheme="minorHAnsi"/>
          <w:highlight w:val="green"/>
        </w:rPr>
        <w:t>to withhold economic rights, deny equal labour market access, exclude workers from protective labour legislation, reduce wage levels, and assign workers to the secondary labour market</w:t>
      </w:r>
      <w:r w:rsidRPr="00D81639">
        <w:rPr>
          <w:rStyle w:val="StyleUnderline"/>
          <w:rFonts w:asciiTheme="minorHAnsi" w:hAnsiTheme="minorHAnsi" w:cstheme="minorHAnsi"/>
          <w:highlight w:val="green"/>
        </w:rPr>
        <w:t>."</w:t>
      </w:r>
      <w:r w:rsidRPr="0076312A">
        <w:rPr>
          <w:rFonts w:asciiTheme="minorHAnsi" w:hAnsiTheme="minorHAnsi" w:cstheme="minorHAnsi"/>
          <w:sz w:val="16"/>
        </w:rPr>
        <w:t>19 The German state managed the rotation system according to the necessities of the capitalist labor market. There was always labor willing to come to Germany under increasingly insecure conditions, which depended first on rotation and then on other types of circular migration (asylum, overstaying tourist visas, finding precarious employment, etc.).20 When the socialist regimes collapsed in the GDR and Eastern Europe in 1989, new labor sources were suddenly added to the picture</w:t>
      </w:r>
      <w:proofErr w:type="gramStart"/>
      <w:r w:rsidRPr="0076312A">
        <w:rPr>
          <w:rFonts w:asciiTheme="minorHAnsi" w:hAnsiTheme="minorHAnsi" w:cstheme="minorHAnsi"/>
          <w:sz w:val="16"/>
        </w:rPr>
        <w:t>,21</w:t>
      </w:r>
      <w:proofErr w:type="gramEnd"/>
      <w:r w:rsidRPr="0076312A">
        <w:rPr>
          <w:rFonts w:asciiTheme="minorHAnsi" w:hAnsiTheme="minorHAnsi" w:cstheme="minorHAnsi"/>
          <w:sz w:val="16"/>
        </w:rPr>
        <w:t xml:space="preserve"> at least temporarily replacing the previous ones. However, the new flows of circular labor were subjected to increasing levels of "civic stratification" through a "bewildering array of legislation regulating the entry, residence and employment status of this population."22 The collapse of East Bloc socialism in Eastern Europe unleashed enormous unemployment in all post-socialist countries as a result of massive deindustrialization during the transition process. The "return to Europe" of these Eastern European countries was at the same time the return of these workers to the German and West European economic sphere. Unemployed workers whose mobility was no longer obstructed by the Berlin Wall almost instantly flowed into Western Europe and mostly to Gennany. As a result, outside labor sources, which the Federal Republic of Germany (FRG) amply used after the Second World War, were no longer needed. Throughout its existence, 4.7 million Easterners moved to the FRG, although the Wall virtually stopped the flow between 1961 andl988.23 Between 1989 and 1998, net migration from the Democratic Republic of Gennany (DRG) to the FRG was 1.2 million, or about 7 percent of the 1989 population of the DRG. A new pattern of seasonal migration was also adopted by the German immigration system, in part as a reaction to the massive unemployment in the fonner socialist world. Gennany signed bilateral agreements with the Central and East European countries to recruit seasonal and contract labor in the early 1990s. As a result, in 1999, there were 223,400 seasonal laborers in Gennany, around 90 per cent of whom came from Poland.24 After the fall of socialism, Gennany adopted what can be called a system of circular migration, instead of the old rotation system (so much so that even the illegal migrants took recourse to repeat migration).25 Although Eastern European countries became members of the EU, Gennany, together with Austria, convinced the EU Commission to allow them to apply temporary restrictions on the free flow of labor until at least 2011. The </w:t>
      </w:r>
      <w:r w:rsidRPr="00D81639">
        <w:rPr>
          <w:rStyle w:val="StyleUnderline"/>
          <w:rFonts w:asciiTheme="minorHAnsi" w:hAnsiTheme="minorHAnsi" w:cstheme="minorHAnsi"/>
          <w:highlight w:val="green"/>
        </w:rPr>
        <w:t>temporary restrictions, going hand in hand with the removal of visa restrictions, resulted in the rise of circular migrations, such as incomplete migration, where Eastern European workers accepted insecure forms of short-term unemployment, mostly in the informal sector of the advanced capitalist countries</w:t>
      </w:r>
      <w:r w:rsidRPr="0076312A">
        <w:rPr>
          <w:rStyle w:val="StyleUnderline"/>
          <w:rFonts w:asciiTheme="minorHAnsi" w:hAnsiTheme="minorHAnsi" w:cstheme="minorHAnsi"/>
        </w:rPr>
        <w:t>.</w:t>
      </w:r>
      <w:r w:rsidRPr="0076312A">
        <w:rPr>
          <w:rFonts w:asciiTheme="minorHAnsi" w:hAnsiTheme="minorHAnsi" w:cstheme="minorHAnsi"/>
          <w:sz w:val="16"/>
        </w:rPr>
        <w:t xml:space="preserve"> The heated debate about Polish plumbers in France and the United Kingdom suggests that the ambition for free flow of Eastern European workers is not easy to achieve.26 More importantly, as opposed to the previous guest workers,27 who enjoyed welfare benefits if not citizenship rights, circular migrants were given only short term and seasonal work and they were not included in the welfare schemes.28 Micropolitics of the Border The study of borders increasingly attracts attention.29 In general, these studies try to show that the study of the borders should be freed from the tight territory. </w:t>
      </w:r>
    </w:p>
    <w:p w:rsidR="00AC0296" w:rsidRPr="00AC0296" w:rsidRDefault="00AC0296" w:rsidP="00AC0296"/>
    <w:p w:rsidR="00A854F6" w:rsidRDefault="00A854F6" w:rsidP="00A854F6">
      <w:pPr>
        <w:pStyle w:val="Heading3"/>
      </w:pPr>
      <w:r>
        <w:t>Link—EB-5 Visas</w:t>
      </w:r>
    </w:p>
    <w:p w:rsidR="00A854F6" w:rsidRDefault="00A854F6" w:rsidP="00A854F6">
      <w:pPr>
        <w:pStyle w:val="Heading4"/>
      </w:pPr>
      <w:r>
        <w:t xml:space="preserve">The “pay to play” ideology behind EB-5 visas begs the question of their legitimacy.  Lack of government oversight and indiscriminate promotion of marginal business opportunities under the EB5 program exhibit how EB5 visas are nothing more than a tool for the US to get the “rich immigrants” while providing the dichotomy of skilled/unskilled work.  The corruption within the program further demonstrates the failure of EB5 visas.  </w:t>
      </w:r>
    </w:p>
    <w:p w:rsidR="00A854F6" w:rsidRPr="00AD00D3" w:rsidRDefault="00A854F6" w:rsidP="00A854F6">
      <w:pPr>
        <w:rPr>
          <w:sz w:val="16"/>
        </w:rPr>
      </w:pPr>
      <w:r w:rsidRPr="002636C1">
        <w:rPr>
          <w:rStyle w:val="Style13ptBold"/>
        </w:rPr>
        <w:t>Barry 15</w:t>
      </w:r>
      <w:r w:rsidRPr="00D75A55">
        <w:rPr>
          <w:sz w:val="16"/>
        </w:rPr>
        <w:t xml:space="preserve"> "EB-5 as an Instrument of Sustainable Capitalism 16 Vermont Journal of Environmental Law 2014-2015," No Publication, https://heinonline.org/HOL/LandingPage?handle=hein.journals/vermenl16&amp;amp;div=7&amp;amp;id=&amp;amp;page=</w:t>
      </w:r>
    </w:p>
    <w:p w:rsidR="00A854F6" w:rsidRPr="0009211E" w:rsidRDefault="00A854F6" w:rsidP="00A854F6">
      <w:pPr>
        <w:rPr>
          <w:sz w:val="14"/>
        </w:rPr>
      </w:pPr>
      <w:r w:rsidRPr="005210C9">
        <w:rPr>
          <w:rStyle w:val="StyleUnderline"/>
        </w:rPr>
        <w:t xml:space="preserve">"[I]t sounds like </w:t>
      </w:r>
      <w:r w:rsidRPr="00D81639">
        <w:rPr>
          <w:rStyle w:val="StyleUnderline"/>
          <w:highlight w:val="green"/>
        </w:rPr>
        <w:t>an EB-5 visa is</w:t>
      </w:r>
      <w:r w:rsidRPr="005210C9">
        <w:rPr>
          <w:rStyle w:val="StyleUnderline"/>
        </w:rPr>
        <w:t xml:space="preserve"> just that, </w:t>
      </w:r>
      <w:r w:rsidRPr="00D81639">
        <w:rPr>
          <w:rStyle w:val="StyleUnderline"/>
          <w:highlight w:val="green"/>
        </w:rPr>
        <w:t>a way for people to buy their way into this country</w:t>
      </w:r>
      <w:r w:rsidRPr="005210C9">
        <w:rPr>
          <w:rStyle w:val="StyleUnderline"/>
        </w:rPr>
        <w:t>.</w:t>
      </w:r>
      <w:r w:rsidRPr="0009211E">
        <w:rPr>
          <w:sz w:val="14"/>
        </w:rPr>
        <w:t xml:space="preserve">" Representative Louie Gohmert (R-TX1), Texas 10 4 Congress, expressing the will of the people through legislation passed over more than two decades, </w:t>
      </w:r>
      <w:r w:rsidRPr="005210C9">
        <w:rPr>
          <w:rStyle w:val="StyleUnderline"/>
        </w:rPr>
        <w:t xml:space="preserve">has established that in very limited circumstances </w:t>
      </w:r>
      <w:r w:rsidRPr="00D81639">
        <w:rPr>
          <w:rStyle w:val="StyleUnderline"/>
          <w:highlight w:val="green"/>
        </w:rPr>
        <w:t>citizenship can be "sold."</w:t>
      </w:r>
      <w:r w:rsidRPr="005210C9">
        <w:rPr>
          <w:rStyle w:val="StyleUnderline"/>
        </w:rPr>
        <w:t xml:space="preserve"> This majoritarian legislative expression invites two equally longstanding questions: (1</w:t>
      </w:r>
      <w:r w:rsidRPr="00D81639">
        <w:rPr>
          <w:rStyle w:val="StyleUnderline"/>
          <w:highlight w:val="green"/>
        </w:rPr>
        <w:t>) what is the value of this citizenship (and by inference, what should be its "price")</w:t>
      </w:r>
      <w:r w:rsidRPr="005210C9">
        <w:rPr>
          <w:rStyle w:val="StyleUnderline"/>
        </w:rPr>
        <w:t xml:space="preserve">, and (2) </w:t>
      </w:r>
      <w:r w:rsidRPr="00D81639">
        <w:rPr>
          <w:rStyle w:val="StyleUnderline"/>
          <w:highlight w:val="green"/>
        </w:rPr>
        <w:t>what governmental oversight is required regarding these transactions?</w:t>
      </w:r>
      <w:r w:rsidRPr="005210C9">
        <w:rPr>
          <w:rStyle w:val="StyleUnderline"/>
        </w:rPr>
        <w:t xml:space="preserve"> </w:t>
      </w:r>
      <w:r w:rsidRPr="0009211E">
        <w:rPr>
          <w:sz w:val="14"/>
        </w:rPr>
        <w:t xml:space="preserve">Congress' rationally based but ambiguously expressed goals with regard to mining immigrant investors for both investment capital and entrepreneurial expertise for domestic job creation have sometimes been undermined. </w:t>
      </w:r>
      <w:r w:rsidRPr="005210C9">
        <w:rPr>
          <w:rStyle w:val="StyleUnderline"/>
        </w:rPr>
        <w:t>EB-5 critics have labeled t</w:t>
      </w:r>
      <w:r w:rsidRPr="00D81639">
        <w:rPr>
          <w:rStyle w:val="StyleUnderline"/>
          <w:highlight w:val="green"/>
        </w:rPr>
        <w:t>he program a "cash-for-visas scheme,"</w:t>
      </w:r>
      <w:r w:rsidRPr="005210C9">
        <w:rPr>
          <w:rStyle w:val="StyleUnderline"/>
        </w:rPr>
        <w:t xml:space="preserve"> which </w:t>
      </w:r>
      <w:r w:rsidRPr="00D81639">
        <w:rPr>
          <w:rStyle w:val="StyleUnderline"/>
          <w:highlight w:val="green"/>
        </w:rPr>
        <w:t>indiscriminately promotes projects (with little oversight</w:t>
      </w:r>
      <w:r w:rsidRPr="005210C9">
        <w:rPr>
          <w:rStyle w:val="StyleUnderline"/>
        </w:rPr>
        <w:t xml:space="preserve">). 105 Critics point to </w:t>
      </w:r>
      <w:r w:rsidRPr="00D81639">
        <w:rPr>
          <w:rStyle w:val="StyleUnderline"/>
          <w:highlight w:val="green"/>
        </w:rPr>
        <w:t>fiscally</w:t>
      </w:r>
      <w:r w:rsidRPr="005210C9">
        <w:rPr>
          <w:rStyle w:val="StyleUnderline"/>
        </w:rPr>
        <w:t xml:space="preserve"> impossible, </w:t>
      </w:r>
      <w:r w:rsidRPr="00D81639">
        <w:rPr>
          <w:rStyle w:val="StyleUnderline"/>
          <w:highlight w:val="green"/>
        </w:rPr>
        <w:t>irresponsible projects</w:t>
      </w:r>
      <w:r w:rsidRPr="005210C9">
        <w:rPr>
          <w:rStyle w:val="StyleUnderline"/>
        </w:rPr>
        <w:t xml:space="preserve"> and marginal investment opportunities associated with EB-5. 106 </w:t>
      </w:r>
      <w:r w:rsidRPr="0009211E">
        <w:rPr>
          <w:sz w:val="14"/>
        </w:rPr>
        <w:t>To some, the EB-5 program appears to be federal policy acting as a thumb on the scales (a not so "invisible hand") promoting projects that would not stand financially without the program.</w:t>
      </w:r>
      <w:r w:rsidRPr="005210C9">
        <w:rPr>
          <w:rStyle w:val="StyleUnderline"/>
        </w:rPr>
        <w:t xml:space="preserve"> From this perspective, </w:t>
      </w:r>
      <w:r w:rsidRPr="00D81639">
        <w:rPr>
          <w:rStyle w:val="StyleUnderline"/>
          <w:highlight w:val="green"/>
        </w:rPr>
        <w:t>EB-5 appears at best to foster marginal business opportunities</w:t>
      </w:r>
      <w:r w:rsidRPr="005210C9">
        <w:rPr>
          <w:rStyle w:val="StyleUnderline"/>
        </w:rPr>
        <w:t xml:space="preserve"> that have trouble securing regular financing and at worst to serve as federal government cover for outright investment frauds and/or "fee mills." </w:t>
      </w:r>
      <w:r w:rsidRPr="00D81639">
        <w:rPr>
          <w:rStyle w:val="StyleUnderline"/>
          <w:highlight w:val="green"/>
        </w:rPr>
        <w:t>Immigration firms</w:t>
      </w:r>
      <w:r w:rsidRPr="005210C9">
        <w:rPr>
          <w:rStyle w:val="StyleUnderline"/>
        </w:rPr>
        <w:t xml:space="preserve"> can masquerade as developers, but actually </w:t>
      </w:r>
      <w:r w:rsidRPr="00D81639">
        <w:rPr>
          <w:rStyle w:val="StyleUnderline"/>
          <w:highlight w:val="green"/>
        </w:rPr>
        <w:t>be in the business of selling visas in exchange for "administrative fees."</w:t>
      </w:r>
      <w:r w:rsidRPr="0009211E">
        <w:rPr>
          <w:sz w:val="14"/>
        </w:rPr>
        <w:t xml:space="preserve"> 107 The following are recent examples of the EB-5 program appearing in this unfavorable light: Accusations </w:t>
      </w:r>
      <w:r w:rsidRPr="00AD00D3">
        <w:rPr>
          <w:rStyle w:val="StyleUnderline"/>
        </w:rPr>
        <w:t>of political favoritism and gaming of the employment based immigration program came to light when former Democratic National Committee chairman Terry McAuliffe purchased, renamed, and reorganized a Chinese "green" automobile manufacturing concern,</w:t>
      </w:r>
      <w:r w:rsidRPr="0009211E">
        <w:rPr>
          <w:sz w:val="14"/>
        </w:rPr>
        <w:t xml:space="preserve"> GreenTech Automotive ("GTA") 10 8 and relocated it to Tunica, Mississippi. GTA was charged with receiving preferential treatment from then USCIS head Alejandro Mayorkas, who was in charge of the EB-5 program. 109 GTA was accused of obtaining unfair access to immigrant investor startup capital via Gulf Coast Funds Management, Ltd., a TEA approved by Mayorkas in 2008.110 In 2009, the Virginia Economic Development Partnership ("VEDP"</w:t>
      </w:r>
      <w:proofErr w:type="gramStart"/>
      <w:r w:rsidRPr="0009211E">
        <w:rPr>
          <w:sz w:val="14"/>
        </w:rPr>
        <w:t>)-</w:t>
      </w:r>
      <w:proofErr w:type="gramEnd"/>
      <w:r w:rsidRPr="0009211E">
        <w:rPr>
          <w:sz w:val="14"/>
        </w:rPr>
        <w:t xml:space="preserve"> the state's business-recruitment agency-passed on an opportunity to host this venture.11 The VEDP executive director sent the Virginia Secretary of Commerce and Labor a letter in which he wrote, "we have grave doubts about the business model presented to us" by GTA. 112 He mentioned several times that the company had not answered key questions that had been raised by VEDP. Suspecting a "visa-for-sale scheme," he warned that Virginia could be sullied by linking a new EB-5 program to the fortunes of such a startup company. 113 Subsequently, McAuliffe resigned as chairman of GTA1 1 4 and went on to become the 72nd Governor of Virginia. 115 In December 2013, Mayorkas became the Deputy Secretary of Homeland Security, overseeing USCIS as well as 21 other agencies charged with protecting the U.S. from terrorism, man-made accidents, and natural disasters. 116 In October 2013, SEC brought fraud charges against a husband and wife for stealing funds from foreign investors via misapplication and mismanagement of the EB-5 program. 117 </w:t>
      </w:r>
      <w:r w:rsidRPr="0009211E">
        <w:rPr>
          <w:rStyle w:val="StyleUnderline"/>
        </w:rPr>
        <w:t>The SEC charged Marco and Bebe Ramirez with fraudulently raising at least $5,000,000 from investors by falsely promising that the money would be invested as part of the EB-5 Immigrant Investor Pilot Program into a company named "USA Now."</w:t>
      </w:r>
      <w:r w:rsidRPr="0009211E">
        <w:rPr>
          <w:sz w:val="14"/>
        </w:rPr>
        <w:t xml:space="preserve">1 1 8 </w:t>
      </w:r>
      <w:proofErr w:type="gramStart"/>
      <w:r w:rsidRPr="0009211E">
        <w:rPr>
          <w:sz w:val="14"/>
        </w:rPr>
        <w:t>The</w:t>
      </w:r>
      <w:proofErr w:type="gramEnd"/>
      <w:r w:rsidRPr="0009211E">
        <w:rPr>
          <w:sz w:val="14"/>
        </w:rPr>
        <w:t xml:space="preserve"> money received by the Ramirezes from investors was not invested in the EB-5 program but instead was funneled into unidentified businesses and personal use. </w:t>
      </w:r>
      <w:proofErr w:type="gramStart"/>
      <w:r w:rsidRPr="0009211E">
        <w:rPr>
          <w:sz w:val="14"/>
        </w:rPr>
        <w:t>19 "</w:t>
      </w:r>
      <w:r w:rsidRPr="0009211E">
        <w:rPr>
          <w:rStyle w:val="StyleUnderline"/>
        </w:rPr>
        <w:t>In at least one instance, they used new investor funds to make Ponzi-like payments to an existing investor."</w:t>
      </w:r>
      <w:proofErr w:type="gramEnd"/>
      <w:r w:rsidRPr="00AD00D3">
        <w:rPr>
          <w:rStyle w:val="StyleUnderline"/>
        </w:rPr>
        <w:t xml:space="preserve"> 120 The SEC's complaint described how the Ramirezes originally targeted Mexican investors, but then went on to solicit investors in Egypt and Nigeria. </w:t>
      </w:r>
      <w:r w:rsidRPr="0009211E">
        <w:rPr>
          <w:sz w:val="14"/>
        </w:rPr>
        <w:t xml:space="preserve">121 In 2010, the Ramirezes desired to register their EB-5 project USA Now, with USCIS as an EB-5 Regional Center. 122 This would allow USA Now to accept money from foreign investors and direct it towards investment opportunities in order to satisfy the EB-5 visa requirements. 123 Allegedly, the Ramirezes told investors that USA Now would hold the investment capital in escrow until USCIS approved USA Now. 124 The Ramirezes further told investors that once the funds were released from escrow, they would be used for legitimate EB-5 approved business purposes.125 </w:t>
      </w:r>
      <w:proofErr w:type="gramStart"/>
      <w:r w:rsidRPr="0009211E">
        <w:rPr>
          <w:sz w:val="14"/>
        </w:rPr>
        <w:t>In</w:t>
      </w:r>
      <w:proofErr w:type="gramEnd"/>
      <w:r w:rsidRPr="0009211E">
        <w:rPr>
          <w:sz w:val="14"/>
        </w:rPr>
        <w:t xml:space="preserve"> reality, the Ramirezes never held the funds in escrow and diverted the funds for other uses, in some instances on the same day they were received. 126 The SEC announced charges and froze the assets of a company that planned on building the </w:t>
      </w:r>
      <w:r w:rsidRPr="00AD00D3">
        <w:rPr>
          <w:rStyle w:val="StyleUnderline"/>
        </w:rPr>
        <w:t xml:space="preserve">"World's First Zero Carbon Emission Platinum LEED certified" hotel and conference center near O'Hare International Airport. 12 The agency alleged that the developer fraudulently sold more than $145,000,000 in securities and charged $11,000,000 in fees to more than 250 investors, most of whom are Chinese. 128 This SEC prosecution was even reported by the largest TV network in China, and the Chinese government has issued warnings to investors about fraud in the EB-5 program. </w:t>
      </w:r>
      <w:proofErr w:type="gramStart"/>
      <w:r w:rsidRPr="0009211E">
        <w:rPr>
          <w:sz w:val="14"/>
        </w:rPr>
        <w:t>129 "It is very rare for the Chinese Ministry of Foreign Affairs to make such a bold comment."</w:t>
      </w:r>
      <w:proofErr w:type="gramEnd"/>
      <w:r w:rsidRPr="0009211E">
        <w:rPr>
          <w:sz w:val="14"/>
        </w:rPr>
        <w:t xml:space="preserve"> 130 </w:t>
      </w:r>
      <w:proofErr w:type="gramStart"/>
      <w:r w:rsidRPr="0009211E">
        <w:rPr>
          <w:sz w:val="14"/>
        </w:rPr>
        <w:t>iv</w:t>
      </w:r>
      <w:proofErr w:type="gramEnd"/>
      <w:r w:rsidRPr="0009211E">
        <w:rPr>
          <w:sz w:val="14"/>
        </w:rPr>
        <w:t xml:space="preserve">. Vermont, 2012 The Vermont ACCD cancelled an agreement with American Dream, a wholly owned subsidiary of DreamLife, 131 a Canada-based self-styled "EB5 Green Card Facilitator" and developer of DreamLife Retirement Resorts, 132 based on "material misrepresentations." 133 DreamLife proposed up to six $24,000,000 senior living facilities in Montpelier, Rutland, White River Junction, and Newport. 134 Each facility was to consist of a mix of independent and assisted living senior units, with underground parking, health spas, hair salons, bank services, convenience stores, bowling allies, bistros, and dining rooms. 135 ACCD based the termination of EB-5 certification on confirmation that DreamLife's project leaders falsely claimed to have retained licensed attorneys and listed people as project partners without their knowledge or consent.136 In addition, DreamLife listed construction team members on its website that state officials determined were not aware of their roles in the project; they did not have contracts with the company.'13 Finally, former DreamLife employees indicated the company reneged on numerous business commitments. 138 As if to illustrate critics' continued concern regarding administrative opacity and subsequent uncertainty, ACCD reopened negotiations in 2013 with DreamLife's successor. </w:t>
      </w:r>
      <w:proofErr w:type="gramStart"/>
      <w:r w:rsidRPr="0009211E">
        <w:rPr>
          <w:sz w:val="14"/>
        </w:rPr>
        <w:t>139 Its EB-5 certification</w:t>
      </w:r>
      <w:proofErr w:type="gramEnd"/>
      <w:r w:rsidRPr="0009211E">
        <w:rPr>
          <w:sz w:val="14"/>
        </w:rPr>
        <w:t xml:space="preserve"> has since been reinstated. 140 </w:t>
      </w:r>
      <w:r w:rsidRPr="0009211E">
        <w:rPr>
          <w:rStyle w:val="StyleUnderline"/>
        </w:rPr>
        <w:t>These</w:t>
      </w:r>
      <w:r w:rsidRPr="00AD00D3">
        <w:rPr>
          <w:rStyle w:val="StyleUnderline"/>
        </w:rPr>
        <w:t xml:space="preserve"> four </w:t>
      </w:r>
      <w:r w:rsidRPr="00D81639">
        <w:rPr>
          <w:rStyle w:val="StyleUnderline"/>
          <w:highlight w:val="green"/>
        </w:rPr>
        <w:t>examples of conspicuous failure</w:t>
      </w:r>
      <w:r w:rsidRPr="00AD00D3">
        <w:rPr>
          <w:rStyle w:val="StyleUnderline"/>
        </w:rPr>
        <w:t xml:space="preserve"> described above </w:t>
      </w:r>
      <w:r w:rsidRPr="00D81639">
        <w:rPr>
          <w:rStyle w:val="StyleUnderline"/>
          <w:highlight w:val="green"/>
        </w:rPr>
        <w:t>contribute to EB-5's poor reputation</w:t>
      </w:r>
      <w:r w:rsidRPr="00AD00D3">
        <w:rPr>
          <w:rStyle w:val="StyleUnderline"/>
        </w:rPr>
        <w:t>. They also represent to the casual observer a program of inherent complexity suffering from an apparent lack of reciprocal regulatory oversight.</w:t>
      </w:r>
      <w:r w:rsidRPr="0009211E">
        <w:rPr>
          <w:sz w:val="14"/>
        </w:rPr>
        <w:t xml:space="preserve"> Combined with other factors, these failures manifest in the appearance of an instable program that undermines the citizenship, investment, and employment goals set by Congress. In 2011, a </w:t>
      </w:r>
      <w:r w:rsidRPr="00D81639">
        <w:rPr>
          <w:rStyle w:val="StyleUnderline"/>
          <w:highlight w:val="green"/>
        </w:rPr>
        <w:t>New York Times investigation into the EB-5 financing of a Manhattan high-rise development found evidence of "gerrymandering,"</w:t>
      </w:r>
      <w:r w:rsidRPr="00AD00D3">
        <w:rPr>
          <w:rStyle w:val="StyleUnderline"/>
        </w:rPr>
        <w:t>' 141 and stated how "</w:t>
      </w:r>
      <w:r w:rsidRPr="00D81639">
        <w:rPr>
          <w:rStyle w:val="StyleUnderline"/>
          <w:highlight w:val="green"/>
        </w:rPr>
        <w:t>developers and state officials are stretching the rules to qualify projects for this foreign financing."</w:t>
      </w:r>
      <w:r w:rsidRPr="00AD00D3">
        <w:rPr>
          <w:rStyle w:val="StyleUnderline"/>
        </w:rPr>
        <w:t xml:space="preserve"> </w:t>
      </w:r>
      <w:r w:rsidRPr="0009211E">
        <w:rPr>
          <w:sz w:val="14"/>
        </w:rPr>
        <w:t xml:space="preserve">142 Two years later an investigative reporter using federal rules for TEAs, 14 federal </w:t>
      </w:r>
      <w:proofErr w:type="gramStart"/>
      <w:r w:rsidRPr="0009211E">
        <w:rPr>
          <w:sz w:val="14"/>
        </w:rPr>
        <w:t>government</w:t>
      </w:r>
      <w:proofErr w:type="gramEnd"/>
      <w:r w:rsidRPr="0009211E">
        <w:rPr>
          <w:sz w:val="14"/>
        </w:rPr>
        <w:t xml:space="preserve"> supplied census tract maps144 and unemployment data, 145 a helpful how-to article by an immigration lawyer, 146 and guidance from the California Governor's Office 147 was able to carve out a properly depressed TEA that included the White House. 14' </w:t>
      </w:r>
      <w:proofErr w:type="gramStart"/>
      <w:r w:rsidRPr="0009211E">
        <w:rPr>
          <w:sz w:val="14"/>
        </w:rPr>
        <w:t>Apparently</w:t>
      </w:r>
      <w:proofErr w:type="gramEnd"/>
      <w:r w:rsidRPr="0009211E">
        <w:rPr>
          <w:sz w:val="14"/>
        </w:rPr>
        <w:t xml:space="preserve"> the whole process, once the basic data was in hand, took only several minutes. 149 Because the ultimate determination of a TEA "may" be made with "a letter from the state government designating a geographic or political subdivision located outside a rural area but within its own boundaries as a high unemployment area," the American tradition of gerrymandering appears alive and well in the administration of EB-5.1 50 C. Administrative Dilemmas A Congressional Research Service report to Congress identified several areas of administrative weakness in the EB-5 program: </w:t>
      </w:r>
      <w:r w:rsidRPr="00AD00D3">
        <w:rPr>
          <w:rStyle w:val="StyleUnderline"/>
        </w:rPr>
        <w:t xml:space="preserve">the rigorous nature of the LPR [Lawful Permanent Resident] investor application process and qualifying requirements; the lack of expertise among adjudicators; uncertainty regarding adjudication outcomes; negative media attention on the LPR investor program; lack of clear statutory guidance; and the lack of timely application processing and adjudication. 151 A 2005 U.S. Government Accountability Office ("GAO") report laid out succinctly </w:t>
      </w:r>
      <w:r w:rsidRPr="00D81639">
        <w:rPr>
          <w:rStyle w:val="StyleUnderline"/>
          <w:highlight w:val="green"/>
        </w:rPr>
        <w:t>the enduring problems that have plagued the EB-5 program</w:t>
      </w:r>
      <w:r w:rsidRPr="00AD00D3">
        <w:rPr>
          <w:rStyle w:val="StyleUnderline"/>
        </w:rPr>
        <w:t xml:space="preserve"> from the outset, and noted th</w:t>
      </w:r>
      <w:r>
        <w:rPr>
          <w:rStyle w:val="StyleUnderline"/>
        </w:rPr>
        <w:t xml:space="preserve">e primary areas of deficiency </w:t>
      </w:r>
      <w:r w:rsidRPr="00D81639">
        <w:rPr>
          <w:rStyle w:val="StyleUnderline"/>
          <w:highlight w:val="green"/>
        </w:rPr>
        <w:t>are: (1) ambiguity and lack of clear guidance, (2) uncertainty and lack of timeliness, and (3) underutilization</w:t>
      </w:r>
      <w:r w:rsidRPr="00AD00D3">
        <w:rPr>
          <w:rStyle w:val="StyleUnderline"/>
        </w:rPr>
        <w:t>. 152 Ambiguity thrives in the evolving and at times disjointed adjudication policy articulated in periodic USCIS attempts to synchronize its regulations with the employment-based immigration statute</w:t>
      </w:r>
      <w:r w:rsidRPr="0009211E">
        <w:rPr>
          <w:sz w:val="14"/>
        </w:rPr>
        <w:t xml:space="preserve">. 15 This less than steady hand on the tiller has manifested itself in the application of evolving job creation determination methodologies, 154 the wholesale revision of previously published guidance, 155 and oscillating instructions to its own staff on issues ranging from the definition of "full-time" employment 156 to the establishment of "uniform standards governing all aspects of EB-5 matters." 157 Overlay on this meandering adjudication a rigorous application process "designed" to regulate complex business and tax issues-applied at times retroactively. </w:t>
      </w:r>
      <w:r w:rsidRPr="00D81639">
        <w:rPr>
          <w:rStyle w:val="StyleUnderline"/>
          <w:highlight w:val="green"/>
        </w:rPr>
        <w:t>The result is an unsurprising, yet significant, deterrent to participation in EB-5 by potential immigrant entrepreneurs</w:t>
      </w:r>
      <w:r w:rsidRPr="0009211E">
        <w:rPr>
          <w:rStyle w:val="StyleUnderline"/>
        </w:rPr>
        <w:t>.</w:t>
      </w:r>
      <w:r w:rsidRPr="0009211E">
        <w:rPr>
          <w:sz w:val="14"/>
        </w:rPr>
        <w:t xml:space="preserve"> In addition, lack of clear guidance manifests itself notably in subjective criteria appearing in parts of the statute and subsequent USCIS Policy Memoranda</w:t>
      </w:r>
      <w:r w:rsidRPr="0009211E">
        <w:rPr>
          <w:rStyle w:val="StyleUnderline"/>
        </w:rPr>
        <w:t xml:space="preserve">. For example, USCIS states that one EB-5 requirement is that the business must benefit the U.S. economy. 158 However, the statute provides no guidance on what types of investments meet this criterion. </w:t>
      </w:r>
      <w:r w:rsidRPr="0009211E">
        <w:rPr>
          <w:sz w:val="14"/>
        </w:rPr>
        <w:t xml:space="preserve">Thus, adjudicators are generally left to their own judgment as to the value, or benefit, of the proposed investment. 2. Uncertainty and Lack of Timeliness Since its inception, delay in the issuance of EB-5 rules, followed by dramatic and somewhat inconsistent changes in the interpretation of those rules, has led to uncertainty in the EB-5 program. </w:t>
      </w:r>
      <w:r w:rsidRPr="0009211E">
        <w:rPr>
          <w:rStyle w:val="StyleUnderline"/>
        </w:rPr>
        <w:t xml:space="preserve">Another substantial source of uncertainty with regard to </w:t>
      </w:r>
      <w:r w:rsidRPr="00D81639">
        <w:rPr>
          <w:rStyle w:val="StyleUnderline"/>
          <w:highlight w:val="green"/>
        </w:rPr>
        <w:t>the</w:t>
      </w:r>
      <w:r w:rsidRPr="0009211E">
        <w:rPr>
          <w:rStyle w:val="StyleUnderline"/>
        </w:rPr>
        <w:t xml:space="preserve"> </w:t>
      </w:r>
      <w:r w:rsidRPr="00D81639">
        <w:rPr>
          <w:rStyle w:val="StyleUnderline"/>
          <w:highlight w:val="green"/>
        </w:rPr>
        <w:t>outcome of EB-5 adjudications is a result of the limited expertise of adjudicators, who lack</w:t>
      </w:r>
      <w:r w:rsidRPr="0009211E">
        <w:rPr>
          <w:rStyle w:val="StyleUnderline"/>
        </w:rPr>
        <w:t xml:space="preserve"> </w:t>
      </w:r>
      <w:r w:rsidRPr="00D81639">
        <w:rPr>
          <w:rStyle w:val="StyleUnderline"/>
          <w:highlight w:val="green"/>
        </w:rPr>
        <w:t>experience</w:t>
      </w:r>
      <w:r w:rsidRPr="0009211E">
        <w:rPr>
          <w:rStyle w:val="StyleUnderline"/>
        </w:rPr>
        <w:t xml:space="preserve"> with and knowledge of complex business and tax issues.</w:t>
      </w:r>
      <w:r w:rsidRPr="0009211E">
        <w:rPr>
          <w:sz w:val="14"/>
        </w:rPr>
        <w:t xml:space="preserve"> At least the USCIS, operating under the mantle of DHS, appears well suited to oversee the immigration and national security components of EB-5 But, critics note that with regard to issues of loans, mortgages, secured transactions, and other investments, USCIS has demonstrably less competence. 159 They note the increasing presence of SEC in the administration of EB-5 related sanctions, and they suggest the Department of Commerce or the Department of the Treasury might provide necessary expertise to vet and supervise the financial aspects of the program. 160 </w:t>
      </w:r>
      <w:r w:rsidRPr="00D81639">
        <w:rPr>
          <w:rStyle w:val="StyleUnderline"/>
          <w:highlight w:val="green"/>
        </w:rPr>
        <w:t>The uncertainty</w:t>
      </w:r>
      <w:r w:rsidRPr="0009211E">
        <w:rPr>
          <w:rStyle w:val="StyleUnderline"/>
        </w:rPr>
        <w:t xml:space="preserve"> surrounding EB-5 adjudications </w:t>
      </w:r>
      <w:r w:rsidRPr="00D81639">
        <w:rPr>
          <w:rStyle w:val="StyleUnderline"/>
          <w:highlight w:val="green"/>
        </w:rPr>
        <w:t>is</w:t>
      </w:r>
      <w:r w:rsidRPr="0009211E">
        <w:rPr>
          <w:rStyle w:val="StyleUnderline"/>
        </w:rPr>
        <w:t xml:space="preserve"> further </w:t>
      </w:r>
      <w:r w:rsidRPr="00D81639">
        <w:rPr>
          <w:rStyle w:val="StyleUnderline"/>
          <w:highlight w:val="green"/>
        </w:rPr>
        <w:t>exacerbated by a lack of timeliness</w:t>
      </w:r>
      <w:r w:rsidRPr="0009211E">
        <w:rPr>
          <w:rStyle w:val="StyleUnderline"/>
        </w:rPr>
        <w:t xml:space="preserve"> that negatively impacts both the processing and adjudication of EB-5 related applications. Immigration lawyers have testified that, in their experience, "</w:t>
      </w:r>
      <w:r w:rsidRPr="00D81639">
        <w:rPr>
          <w:rStyle w:val="StyleUnderline"/>
          <w:highlight w:val="green"/>
        </w:rPr>
        <w:t>it takes from 5 to 7 years for their clients to complete a program that is often advertised as a 2-year conditional residency program</w:t>
      </w:r>
      <w:r w:rsidRPr="0009211E">
        <w:rPr>
          <w:rStyle w:val="StyleUnderline"/>
        </w:rPr>
        <w:t>."</w:t>
      </w:r>
      <w:r w:rsidRPr="0009211E">
        <w:rPr>
          <w:sz w:val="14"/>
        </w:rPr>
        <w:t xml:space="preserve"> 161 INS General Counsel's interpretive guidance in the mid-1990s permitted investors to obtain status without actually committing their entire investment amount to the business. 162 This early guidance was received favorably by the private sector and the number of EB-5 immigrant visas that were issued increased from 583 in Fiscal Year 1993 to 1,361 visas in Fiscal Year 1997. 163 Concern regarding insider access, suspicions of abuse, misrepresentation, and fraud began to surface in the mid-1990s at the same time that the EB-5 program was experiencing this significant expansion in use. 164 Some of these concerns were later proven in a federal court case leading to convictions for immigration fraud, wire fraud, money laundering, and conspiracy against the principals and officers of an EB-5 investment business. 16 In 1998, the USCIS Administrative Appeals Office ("AAO"</w:t>
      </w:r>
      <w:proofErr w:type="gramStart"/>
      <w:r w:rsidRPr="0009211E">
        <w:rPr>
          <w:sz w:val="14"/>
        </w:rPr>
        <w:t>)1</w:t>
      </w:r>
      <w:proofErr w:type="gramEnd"/>
      <w:r w:rsidRPr="0009211E">
        <w:rPr>
          <w:sz w:val="14"/>
        </w:rPr>
        <w:t xml:space="preserve"> 66 issued four new guidance documents. 167 These "precedent decisions" altered the previously issued guidance and substituted new and more restrictive interpretations of the law. 168 "These changes caused concern among EB-5 investors, and introduced new and significant uncertainties into the program." 169 </w:t>
      </w:r>
      <w:proofErr w:type="gramStart"/>
      <w:r w:rsidRPr="0009211E">
        <w:rPr>
          <w:sz w:val="14"/>
        </w:rPr>
        <w:t>scheme</w:t>
      </w:r>
      <w:proofErr w:type="gramEnd"/>
    </w:p>
    <w:p w:rsidR="00D76F97" w:rsidRPr="00F46859" w:rsidRDefault="00D76F97" w:rsidP="00D76F97">
      <w:pPr>
        <w:pStyle w:val="Heading3"/>
      </w:pPr>
      <w:r>
        <w:t>Link—Economy</w:t>
      </w:r>
    </w:p>
    <w:p w:rsidR="00D76F97" w:rsidRPr="00DE4A05" w:rsidRDefault="00D76F97" w:rsidP="00D76F97">
      <w:pPr>
        <w:pStyle w:val="Heading4"/>
        <w:rPr>
          <w:rFonts w:asciiTheme="minorHAnsi" w:hAnsiTheme="minorHAnsi" w:cstheme="minorHAnsi"/>
        </w:rPr>
      </w:pPr>
      <w:r w:rsidRPr="00DE4A05">
        <w:rPr>
          <w:rFonts w:asciiTheme="minorHAnsi" w:hAnsiTheme="minorHAnsi" w:cstheme="minorHAnsi"/>
        </w:rPr>
        <w:t xml:space="preserve">Immigration reform may be economically beneficial for the United States, but immigrants are the most vulnerable to economic inequality. </w:t>
      </w:r>
    </w:p>
    <w:p w:rsidR="00D76F97" w:rsidRPr="00DE4A05" w:rsidRDefault="00D76F97" w:rsidP="00D76F97">
      <w:pPr>
        <w:rPr>
          <w:rFonts w:asciiTheme="minorHAnsi" w:hAnsiTheme="minorHAnsi" w:cstheme="minorHAnsi"/>
        </w:rPr>
      </w:pPr>
      <w:r w:rsidRPr="00DE4A05">
        <w:rPr>
          <w:rStyle w:val="Style13ptBold"/>
          <w:rFonts w:asciiTheme="minorHAnsi" w:hAnsiTheme="minorHAnsi" w:cstheme="minorHAnsi"/>
        </w:rPr>
        <w:t>Kretsedemas 12’</w:t>
      </w:r>
      <w:r w:rsidRPr="00DE4A05">
        <w:rPr>
          <w:rFonts w:asciiTheme="minorHAnsi" w:hAnsiTheme="minorHAnsi" w:cstheme="minorHAnsi"/>
        </w:rPr>
        <w:t xml:space="preserve"> (Philip Kretsedemas, </w:t>
      </w:r>
      <w:r w:rsidRPr="00DE4A05">
        <w:rPr>
          <w:rFonts w:asciiTheme="minorHAnsi" w:hAnsiTheme="minorHAnsi" w:cstheme="minorHAnsi"/>
          <w:i/>
        </w:rPr>
        <w:t xml:space="preserve">The Immigration Crucible: Transforming Race, Nation, and the Limits of the Law, </w:t>
      </w:r>
      <w:r w:rsidRPr="00DE4A05">
        <w:rPr>
          <w:rFonts w:asciiTheme="minorHAnsi" w:hAnsiTheme="minorHAnsi" w:cstheme="minorHAnsi"/>
        </w:rPr>
        <w:t>Columbia University Press</w:t>
      </w:r>
      <w:proofErr w:type="gramStart"/>
      <w:r w:rsidRPr="00DE4A05">
        <w:rPr>
          <w:rFonts w:asciiTheme="minorHAnsi" w:hAnsiTheme="minorHAnsi" w:cstheme="minorHAnsi"/>
        </w:rPr>
        <w:t>:New</w:t>
      </w:r>
      <w:proofErr w:type="gramEnd"/>
      <w:r w:rsidRPr="00DE4A05">
        <w:rPr>
          <w:rFonts w:asciiTheme="minorHAnsi" w:hAnsiTheme="minorHAnsi" w:cstheme="minorHAnsi"/>
        </w:rPr>
        <w:t xml:space="preserve"> York. 2012</w:t>
      </w:r>
      <w:r w:rsidRPr="00DE4A05">
        <w:rPr>
          <w:rFonts w:asciiTheme="minorHAnsi" w:hAnsiTheme="minorHAnsi" w:cstheme="minorHAnsi"/>
          <w:i/>
        </w:rPr>
        <w:t xml:space="preserve">. </w:t>
      </w:r>
      <w:r w:rsidRPr="00DE4A05">
        <w:rPr>
          <w:rFonts w:asciiTheme="minorHAnsi" w:hAnsiTheme="minorHAnsi" w:cstheme="minorHAnsi"/>
        </w:rPr>
        <w:t>Pgs. 2-5)</w:t>
      </w:r>
    </w:p>
    <w:p w:rsidR="00D76F97" w:rsidRPr="00DE4A05" w:rsidRDefault="00D76F97" w:rsidP="00D76F97">
      <w:pPr>
        <w:rPr>
          <w:rStyle w:val="Emphasis"/>
          <w:rFonts w:asciiTheme="minorHAnsi" w:hAnsiTheme="minorHAnsi" w:cstheme="minorHAnsi"/>
        </w:rPr>
      </w:pPr>
      <w:r w:rsidRPr="00DE4A05">
        <w:rPr>
          <w:rStyle w:val="StyleUnderline"/>
          <w:rFonts w:asciiTheme="minorHAnsi" w:hAnsiTheme="minorHAnsi" w:cstheme="minorHAnsi"/>
          <w:highlight w:val="cyan"/>
        </w:rPr>
        <w:t>One face is uncontestable: the expansion of U.S. migrant flows over the last several decades has taken place during a period of economic restructuring that has downsized the social service sector and casualized U.S. labor markets.</w:t>
      </w:r>
      <w:r w:rsidRPr="00DE4A05">
        <w:rPr>
          <w:rStyle w:val="StyleUnderline"/>
          <w:rFonts w:asciiTheme="minorHAnsi" w:hAnsiTheme="minorHAnsi" w:cstheme="minorHAnsi"/>
        </w:rPr>
        <w:t xml:space="preserve"> </w:t>
      </w:r>
      <w:r w:rsidRPr="00DE4A05">
        <w:rPr>
          <w:rFonts w:asciiTheme="minorHAnsi" w:hAnsiTheme="minorHAnsi" w:cstheme="minorHAnsi"/>
        </w:rPr>
        <w:t xml:space="preserve">These transformations have contributed to a more intense form of class stratification and a decline in job security and real wages for most middle- and lower-income U.S. residents (Massey 2008, 1132-210). This situation has not been caused by immigration but there is a relationship between this broader process of economic restructuring and the priorities that have been guiding U.S. immigration policy (Kretsedemas 2005). So, </w:t>
      </w:r>
      <w:r w:rsidRPr="00DE4A05">
        <w:rPr>
          <w:rStyle w:val="StyleUnderline"/>
          <w:rFonts w:asciiTheme="minorHAnsi" w:hAnsiTheme="minorHAnsi" w:cstheme="minorHAnsi"/>
          <w:highlight w:val="cyan"/>
        </w:rPr>
        <w:t>although immigration has been a net economic gain for the U.S. economy, the cost and benefits of immigration have not been fairly distributed across the U.S. population, which is consistent with other patterns in the income and wealth stratification that have unfolded during this period of time.</w:t>
      </w:r>
      <w:r w:rsidRPr="00DE4A05">
        <w:rPr>
          <w:rFonts w:asciiTheme="minorHAnsi" w:hAnsiTheme="minorHAnsi" w:cstheme="minorHAnsi"/>
        </w:rPr>
        <w:t xml:space="preserve"> It also bears noting that </w:t>
      </w:r>
      <w:r w:rsidRPr="00DE4A05">
        <w:rPr>
          <w:rStyle w:val="StyleUnderline"/>
          <w:rFonts w:asciiTheme="minorHAnsi" w:hAnsiTheme="minorHAnsi" w:cstheme="minorHAnsi"/>
          <w:highlight w:val="cyan"/>
        </w:rPr>
        <w:t>immigrants (especially Latino migrants) have become more concentrated in the lowest paying and most unregulated segments of these restructured labor markets over the past two decades</w:t>
      </w:r>
      <w:r w:rsidRPr="00DE4A05">
        <w:rPr>
          <w:rStyle w:val="StyleUnderline"/>
          <w:rFonts w:asciiTheme="minorHAnsi" w:hAnsiTheme="minorHAnsi" w:cstheme="minorHAnsi"/>
        </w:rPr>
        <w:t xml:space="preserve"> </w:t>
      </w:r>
      <w:r w:rsidRPr="00DE4A05">
        <w:rPr>
          <w:rFonts w:asciiTheme="minorHAnsi" w:hAnsiTheme="minorHAnsi" w:cstheme="minorHAnsi"/>
        </w:rPr>
        <w:t xml:space="preserve">(Catanzarite 2000; Crowley, Lichter, and Qian 2006). Even though the socioeconomic status of many U.S. citizens has deteriorated over the past few decades, and argument certainly can be made that </w:t>
      </w:r>
      <w:r w:rsidRPr="00DE4A05">
        <w:rPr>
          <w:rStyle w:val="StyleUnderline"/>
          <w:rFonts w:asciiTheme="minorHAnsi" w:hAnsiTheme="minorHAnsi" w:cstheme="minorHAnsi"/>
          <w:highlight w:val="cyan"/>
        </w:rPr>
        <w:t>immigrant populations</w:t>
      </w:r>
      <w:r w:rsidRPr="00DE4A05">
        <w:rPr>
          <w:rFonts w:asciiTheme="minorHAnsi" w:hAnsiTheme="minorHAnsi" w:cstheme="minorHAnsi"/>
        </w:rPr>
        <w:t xml:space="preserve"> have fared even worse and that, </w:t>
      </w:r>
      <w:r w:rsidRPr="00DE4A05">
        <w:rPr>
          <w:rStyle w:val="StyleUnderline"/>
          <w:rFonts w:asciiTheme="minorHAnsi" w:hAnsiTheme="minorHAnsi" w:cstheme="minorHAnsi"/>
          <w:highlight w:val="cyan"/>
        </w:rPr>
        <w:t>in some ways</w:t>
      </w:r>
      <w:r w:rsidRPr="00DE4A05">
        <w:rPr>
          <w:rFonts w:asciiTheme="minorHAnsi" w:hAnsiTheme="minorHAnsi" w:cstheme="minorHAnsi"/>
        </w:rPr>
        <w:t xml:space="preserve">, they </w:t>
      </w:r>
      <w:r w:rsidRPr="00DE4A05">
        <w:rPr>
          <w:rStyle w:val="Emphasis"/>
          <w:rFonts w:asciiTheme="minorHAnsi" w:hAnsiTheme="minorHAnsi" w:cstheme="minorHAnsi"/>
          <w:highlight w:val="cyan"/>
        </w:rPr>
        <w:t>have buffered U.S. citizens from the worst consequences of these economic trends.</w:t>
      </w:r>
      <w:r w:rsidRPr="00DE4A05">
        <w:rPr>
          <w:rStyle w:val="Emphasis"/>
          <w:rFonts w:asciiTheme="minorHAnsi" w:hAnsiTheme="minorHAnsi" w:cstheme="minorHAnsi"/>
        </w:rPr>
        <w:t xml:space="preserve"> </w:t>
      </w:r>
    </w:p>
    <w:p w:rsidR="00D76F97" w:rsidRPr="00DE4A05" w:rsidRDefault="00D76F97" w:rsidP="00D76F97">
      <w:pPr>
        <w:rPr>
          <w:rStyle w:val="StyleUnderline"/>
          <w:rFonts w:asciiTheme="minorHAnsi" w:hAnsiTheme="minorHAnsi" w:cstheme="minorHAnsi"/>
        </w:rPr>
      </w:pPr>
      <w:r w:rsidRPr="00DE4A05">
        <w:rPr>
          <w:rFonts w:asciiTheme="minorHAnsi" w:hAnsiTheme="minorHAnsi" w:cstheme="minorHAnsi"/>
        </w:rPr>
        <w:t xml:space="preserve">Unfortunately, these nuances have been lost within the public discourse on immigration, especially in the arguments that have been advanced by anti-immigration pundits. Instead of stimulating a critical public discussion about social and economic policy, </w:t>
      </w:r>
      <w:r w:rsidRPr="00DE4A05">
        <w:rPr>
          <w:rStyle w:val="StyleUnderline"/>
          <w:rFonts w:asciiTheme="minorHAnsi" w:hAnsiTheme="minorHAnsi" w:cstheme="minorHAnsi"/>
          <w:highlight w:val="cyan"/>
        </w:rPr>
        <w:t>the undesirable outcomes of these policies have been blamed on immigrants.</w:t>
      </w:r>
      <w:r w:rsidRPr="00DE4A05">
        <w:rPr>
          <w:rFonts w:asciiTheme="minorHAnsi" w:hAnsiTheme="minorHAnsi" w:cstheme="minorHAnsi"/>
        </w:rPr>
        <w:t xml:space="preserve"> So,</w:t>
      </w:r>
      <w:r w:rsidRPr="00DE4A05">
        <w:rPr>
          <w:rStyle w:val="StyleUnderline"/>
          <w:rFonts w:asciiTheme="minorHAnsi" w:hAnsiTheme="minorHAnsi" w:cstheme="minorHAnsi"/>
        </w:rPr>
        <w:t xml:space="preserve"> </w:t>
      </w:r>
      <w:r w:rsidRPr="00DE4A05">
        <w:rPr>
          <w:rStyle w:val="StyleUnderline"/>
          <w:rFonts w:asciiTheme="minorHAnsi" w:hAnsiTheme="minorHAnsi" w:cstheme="minorHAnsi"/>
          <w:highlight w:val="cyan"/>
        </w:rPr>
        <w:t>for example, the solution to the problems of the U.S. working poor is not to improve wage levels, worker bargaining rights, and workplace safety regulations, but to stop the flow of foreign bodies entering the United State. The irony of these sorts of arguments is that they mobilize economic complaints that are not connected to a serious analysis of economic inequality.</w:t>
      </w:r>
      <w:r w:rsidRPr="00DE4A05">
        <w:rPr>
          <w:rStyle w:val="StyleUnderline"/>
          <w:rFonts w:asciiTheme="minorHAnsi" w:hAnsiTheme="minorHAnsi" w:cstheme="minorHAnsi"/>
        </w:rPr>
        <w:t xml:space="preserve">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[pg. 3] </w:t>
      </w:r>
      <w:r w:rsidRPr="00F46859">
        <w:rPr>
          <w:rStyle w:val="StyleUnderline"/>
          <w:highlight w:val="cyan"/>
        </w:rPr>
        <w:t>The anti-immigration pundits who have managed to garner the most public attention</w:t>
      </w:r>
      <w:r w:rsidRPr="00DE4A05">
        <w:rPr>
          <w:rFonts w:asciiTheme="minorHAnsi" w:hAnsiTheme="minorHAnsi" w:cstheme="minorHAnsi"/>
        </w:rPr>
        <w:t xml:space="preserve"> (including the like dof Lou Dobbs, Pat Buchanan, and Glenn Beck) </w:t>
      </w:r>
      <w:r w:rsidRPr="00F46859">
        <w:rPr>
          <w:rStyle w:val="StyleUnderline"/>
          <w:highlight w:val="cyan"/>
        </w:rPr>
        <w:t>do not have an impressive track record examining the structural causes of poverty I the United States, and when they are not railing against immigration they have not been particularly sympathetic to the situation of the U.S. poor</w:t>
      </w:r>
      <w:r w:rsidRPr="00DE4A05">
        <w:rPr>
          <w:rFonts w:asciiTheme="minorHAnsi" w:hAnsiTheme="minorHAnsi" w:cstheme="minorHAnsi"/>
        </w:rPr>
        <w:t xml:space="preserve">. All of these pundits approved of the deregulatory policies and public sector spending cuts that have been responsible for shrinking the middle-income stratum and expanding the guld between the native-born rich and the poor over the last three decades. As they describe it, the American middle class is not a socioeconomic category but </w:t>
      </w:r>
      <w:proofErr w:type="gramStart"/>
      <w:r w:rsidRPr="00DE4A05">
        <w:rPr>
          <w:rFonts w:asciiTheme="minorHAnsi" w:hAnsiTheme="minorHAnsi" w:cstheme="minorHAnsi"/>
        </w:rPr>
        <w:t>a cultural formation that share</w:t>
      </w:r>
      <w:proofErr w:type="gramEnd"/>
      <w:r w:rsidRPr="00DE4A05">
        <w:rPr>
          <w:rFonts w:asciiTheme="minorHAnsi" w:hAnsiTheme="minorHAnsi" w:cstheme="minorHAnsi"/>
        </w:rPr>
        <w:t xml:space="preserve"> a common heritage and value system. Not surprising</w:t>
      </w:r>
      <w:r>
        <w:rPr>
          <w:rFonts w:asciiTheme="minorHAnsi" w:hAnsiTheme="minorHAnsi" w:cstheme="minorHAnsi"/>
        </w:rPr>
        <w:t>ly</w:t>
      </w:r>
      <w:r w:rsidRPr="00F46859">
        <w:rPr>
          <w:highlight w:val="cyan"/>
        </w:rPr>
        <w:t>, these pundits also gravitate in the direction of a flesh and blood nationalism that views the U.S. national identity as a unique product of the culture and kinship networks of the white, native-born majority</w:t>
      </w:r>
      <w:r w:rsidRPr="00DE4A05">
        <w:rPr>
          <w:rFonts w:asciiTheme="minorHAnsi" w:hAnsiTheme="minorHAnsi" w:cstheme="minorHAnsi"/>
        </w:rPr>
        <w:t xml:space="preserve"> (Brimelow 1996; Buchanan 2007).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Arguments in favor of immigration have been complicated by a very different set of issues. </w:t>
      </w:r>
      <w:r w:rsidRPr="000975E3">
        <w:rPr>
          <w:rStyle w:val="StyleUnderline"/>
          <w:highlight w:val="cyan"/>
        </w:rPr>
        <w:t>Immigration is typically depicted as a good thing for pragmatic, economic reasons.</w:t>
      </w:r>
      <w:r w:rsidRPr="00DE4A05">
        <w:rPr>
          <w:rFonts w:asciiTheme="minorHAnsi" w:hAnsiTheme="minorHAnsi" w:cstheme="minorHAnsi"/>
        </w:rPr>
        <w:t xml:space="preserve"> The immigrant is portrayed as a hard worker who is willing to take on the jobs that the native-born, middle class does not want to do. Just as important, the immigrant willing to patiently climb the social ladder in a way that affirms the meritocratic values of U.S. society. As a result, mainstream arguments in favor o</w:t>
      </w:r>
      <w:r>
        <w:rPr>
          <w:rFonts w:asciiTheme="minorHAnsi" w:hAnsiTheme="minorHAnsi" w:cstheme="minorHAnsi"/>
        </w:rPr>
        <w:t>f immigration can function as a</w:t>
      </w:r>
      <w:r w:rsidRPr="00DE4A05">
        <w:rPr>
          <w:rFonts w:asciiTheme="minorHAnsi" w:hAnsiTheme="minorHAnsi" w:cstheme="minorHAnsi"/>
        </w:rPr>
        <w:t xml:space="preserve">n apologetics for the economy-in-general. Observations about the social marginalization of some immigrant populations, new trends in immigrant poverty, or of the labor market exploitation of migrant workers have become something of an inconvenience for this position. This is partly because immigration control advocates have used these developments (including exaggerated claims about the labor-market displacement effect of low wage migrant labor) to argue against immigration. Once again, all these problems are blamed on immigrants instead of the priorities that have been shaping federal policy for the past several decades. But the mainstream proimmigration position has not been especially interested in critically examining these same policy priorities. </w:t>
      </w:r>
    </w:p>
    <w:p w:rsidR="00D76F97" w:rsidRPr="00DE4A05" w:rsidRDefault="00D76F97" w:rsidP="00D76F97">
      <w:pPr>
        <w:rPr>
          <w:rFonts w:asciiTheme="minorHAnsi" w:hAnsiTheme="minorHAnsi" w:cstheme="minorHAnsi"/>
        </w:rPr>
      </w:pPr>
      <w:r w:rsidRPr="00DE4A05">
        <w:rPr>
          <w:rFonts w:asciiTheme="minorHAnsi" w:hAnsiTheme="minorHAnsi" w:cstheme="minorHAnsi"/>
        </w:rPr>
        <w:t>Within some proimmigration circles, arguments about the labor market exploitation of immigrants can easily be misinterpreted as arguments [</w:t>
      </w:r>
      <w:proofErr w:type="gramStart"/>
      <w:r w:rsidRPr="00DE4A05">
        <w:rPr>
          <w:rFonts w:asciiTheme="minorHAnsi" w:hAnsiTheme="minorHAnsi" w:cstheme="minorHAnsi"/>
        </w:rPr>
        <w:t>pg.4 ]</w:t>
      </w:r>
      <w:proofErr w:type="gramEnd"/>
      <w:r w:rsidRPr="00DE4A05">
        <w:rPr>
          <w:rFonts w:asciiTheme="minorHAnsi" w:hAnsiTheme="minorHAnsi" w:cstheme="minorHAnsi"/>
        </w:rPr>
        <w:t xml:space="preserve"> that are critical of immigrant labor. And even when there is an interest in addressing the labor market exploitation of migrant workers, it is often relegated to the periphery of a policy agenda that is mainly concerned with increasing the labor market supply of these workers (and is usually willing to compromise its defense of workers and immigrant rights, if this is what it takes to secure the labor supply). On balance, it has been this instrumentalist orientation that has defined the mainstream proimmigration agenda. There are some clear advantages to this pragmatic approach. The argument that immigrants are hard workers (and good for the economy) is one of the few perspectives in favor of immigration that has been able to gain traction across partisan lines in the halls of Congress. But this emphasis on the utility of the immigrant worker also makes it very difficult to address the problem of immigrant marginality—which requires a proimmigation discourse with a stronger ethical foundation and a willingness to look beyond the neoliberal common sense that has dominated federal policy for the past several decades.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For example, </w:t>
      </w:r>
      <w:r w:rsidRPr="000975E3">
        <w:rPr>
          <w:rStyle w:val="StyleUnderline"/>
          <w:highlight w:val="cyan"/>
        </w:rPr>
        <w:t>lawmakers who support immigration for economic reasons have also been willing to support get-tough immigration laws that appeal to the very same anxieties propogated</w:t>
      </w:r>
      <w:r>
        <w:rPr>
          <w:rStyle w:val="StyleUnderline"/>
          <w:highlight w:val="cyan"/>
        </w:rPr>
        <w:t xml:space="preserve"> by the immigration control mov</w:t>
      </w:r>
      <w:r w:rsidRPr="000975E3">
        <w:rPr>
          <w:rStyle w:val="StyleUnderline"/>
          <w:highlight w:val="cyan"/>
        </w:rPr>
        <w:t>eme</w:t>
      </w:r>
      <w:r>
        <w:rPr>
          <w:rStyle w:val="StyleUnderline"/>
          <w:highlight w:val="cyan"/>
        </w:rPr>
        <w:t>n</w:t>
      </w:r>
      <w:r w:rsidRPr="000975E3">
        <w:rPr>
          <w:rStyle w:val="StyleUnderline"/>
          <w:highlight w:val="cyan"/>
        </w:rPr>
        <w:t>t.</w:t>
      </w:r>
      <w:r>
        <w:rPr>
          <w:rFonts w:asciiTheme="minorHAnsi" w:hAnsiTheme="minorHAnsi" w:cstheme="minorHAnsi"/>
        </w:rPr>
        <w:t xml:space="preserve"> Th</w:t>
      </w:r>
      <w:r w:rsidRPr="00DE4A05">
        <w:rPr>
          <w:rFonts w:asciiTheme="minorHAnsi" w:hAnsiTheme="minorHAnsi" w:cstheme="minorHAnsi"/>
        </w:rPr>
        <w:t xml:space="preserve">e end result is a policy climate that has been proimmigrant. </w:t>
      </w:r>
      <w:proofErr w:type="gramStart"/>
      <w:r w:rsidRPr="00DE4A05">
        <w:rPr>
          <w:rFonts w:asciiTheme="minorHAnsi" w:hAnsiTheme="minorHAnsi" w:cstheme="minorHAnsi"/>
        </w:rPr>
        <w:t>Insofar as it has consistently facilitated the expansion of migrant flows, but that has also introduced unprecedented re</w:t>
      </w:r>
      <w:r>
        <w:rPr>
          <w:rFonts w:asciiTheme="minorHAnsi" w:hAnsiTheme="minorHAnsi" w:cstheme="minorHAnsi"/>
        </w:rPr>
        <w:t xml:space="preserve">strictions on immigrant rights </w:t>
      </w:r>
      <w:r w:rsidRPr="00DE4A05">
        <w:rPr>
          <w:rFonts w:asciiTheme="minorHAnsi" w:hAnsiTheme="minorHAnsi" w:cstheme="minorHAnsi"/>
        </w:rPr>
        <w:t>coupled with the unprecedented expansion of the immigration enforcement system (Brotherton and Kretsedemas 2008; Cole 2005).</w:t>
      </w:r>
      <w:proofErr w:type="gramEnd"/>
      <w:r w:rsidRPr="00DE4A05">
        <w:rPr>
          <w:rFonts w:asciiTheme="minorHAnsi" w:hAnsiTheme="minorHAnsi" w:cstheme="minorHAnsi"/>
        </w:rPr>
        <w:t xml:space="preserve"> Consider, for example, that the 1996 Immigration Reform Act, which has been criticized for inaugurating the current era of get-tough immigration laws, was enacted under the Clinton administration. Meanwhile, the Obama administration has not only continued most of the immigration enforcement initiatives of the Bush administration but has also significantly intensified them (TRAC 2009). Indeed, the continuities in the immigration priorities of the past several administrations have been more striking than their differences. </w:t>
      </w:r>
    </w:p>
    <w:p w:rsidR="00D76F97" w:rsidRDefault="00D76F97" w:rsidP="00D76F97">
      <w:pPr>
        <w:rPr>
          <w:rFonts w:asciiTheme="minorHAnsi" w:hAnsiTheme="minorHAnsi" w:cstheme="minorHAnsi"/>
        </w:rPr>
      </w:pPr>
      <w:r w:rsidRPr="00547ADD">
        <w:rPr>
          <w:rStyle w:val="StyleUnderline"/>
          <w:highlight w:val="cyan"/>
        </w:rPr>
        <w:t>The implicit message being sent by these policy decisions is that immigration may not be desirable but it is most certainly necessary. Immigration may be good for the economy, but it is also important for the government to convince the public that it will not let immigration get “out of control.”</w:t>
      </w:r>
      <w:r w:rsidRPr="00DE4A05">
        <w:rPr>
          <w:rFonts w:asciiTheme="minorHAnsi" w:hAnsiTheme="minorHAnsi" w:cstheme="minorHAnsi"/>
        </w:rPr>
        <w:t xml:space="preserve"> As a consequence, </w:t>
      </w:r>
      <w:r w:rsidRPr="00547ADD">
        <w:rPr>
          <w:rStyle w:val="StyleUnderline"/>
          <w:highlight w:val="cyan"/>
        </w:rPr>
        <w:t>the incarceration and deportation rate for</w:t>
      </w:r>
      <w:r w:rsidRPr="00DE4A05">
        <w:rPr>
          <w:rFonts w:asciiTheme="minorHAnsi" w:hAnsiTheme="minorHAnsi" w:cstheme="minorHAnsi"/>
        </w:rPr>
        <w:t xml:space="preserve"> [pg.5] noncitizens has increased steadily over the past two decades, </w:t>
      </w:r>
      <w:r w:rsidRPr="00547ADD">
        <w:rPr>
          <w:rStyle w:val="StyleUnderline"/>
          <w:highlight w:val="cyan"/>
        </w:rPr>
        <w:t>despite the fact that immigrant crime has decreased over the past fifteen years</w:t>
      </w:r>
      <w:r w:rsidRPr="00547ADD">
        <w:rPr>
          <w:rStyle w:val="StyleUnderline"/>
        </w:rPr>
        <w:t xml:space="preserve"> </w:t>
      </w:r>
      <w:r w:rsidRPr="00DE4A05">
        <w:rPr>
          <w:rFonts w:asciiTheme="minorHAnsi" w:hAnsiTheme="minorHAnsi" w:cstheme="minorHAnsi"/>
        </w:rPr>
        <w:t xml:space="preserve">(mirroring patterns in the overall crime rate) and despite the fact that immigrants commit less crime that the native born (Rumbaut and Ewing 2007). </w:t>
      </w:r>
    </w:p>
    <w:p w:rsidR="00A854F6" w:rsidRPr="00621D9D" w:rsidRDefault="00A854F6" w:rsidP="00A854F6"/>
    <w:p w:rsidR="003A0441" w:rsidRDefault="003A0441" w:rsidP="00335977">
      <w:pPr>
        <w:pStyle w:val="Heading3"/>
      </w:pPr>
      <w:r>
        <w:t>Link—Fearmongering</w:t>
      </w:r>
    </w:p>
    <w:p w:rsidR="003A0441" w:rsidRPr="0076312A" w:rsidRDefault="003A0441" w:rsidP="003A0441">
      <w:pPr>
        <w:pStyle w:val="Heading4"/>
        <w:rPr>
          <w:rFonts w:asciiTheme="minorHAnsi" w:hAnsiTheme="minorHAnsi" w:cstheme="minorHAnsi"/>
        </w:rPr>
      </w:pPr>
      <w:r w:rsidRPr="0076312A">
        <w:rPr>
          <w:rFonts w:asciiTheme="minorHAnsi" w:hAnsiTheme="minorHAnsi" w:cstheme="minorHAnsi"/>
        </w:rPr>
        <w:t>The spread of capitalism perpetuates the fear of terrorism</w:t>
      </w:r>
    </w:p>
    <w:p w:rsidR="003A0441" w:rsidRPr="0076312A" w:rsidRDefault="003A0441" w:rsidP="003A0441">
      <w:pPr>
        <w:spacing w:after="0" w:line="240" w:lineRule="auto"/>
        <w:rPr>
          <w:rFonts w:asciiTheme="minorHAnsi" w:eastAsia="Times New Roman" w:hAnsiTheme="minorHAnsi" w:cstheme="minorHAnsi"/>
          <w:color w:val="000000" w:themeColor="text1"/>
          <w:sz w:val="20"/>
          <w:szCs w:val="20"/>
        </w:rPr>
      </w:pPr>
      <w:r w:rsidRPr="0076312A">
        <w:rPr>
          <w:rStyle w:val="Style13ptBold"/>
          <w:rFonts w:asciiTheme="minorHAnsi" w:hAnsiTheme="minorHAnsi" w:cstheme="minorHAnsi"/>
        </w:rPr>
        <w:t>Skoll 16,</w:t>
      </w:r>
      <w:r w:rsidRPr="0076312A">
        <w:rPr>
          <w:rFonts w:asciiTheme="minorHAnsi" w:hAnsiTheme="minorHAnsi" w:cstheme="minorHAnsi"/>
          <w:color w:val="000000" w:themeColor="text1"/>
          <w:sz w:val="20"/>
          <w:szCs w:val="20"/>
        </w:rPr>
        <w:t xml:space="preserve"> </w:t>
      </w:r>
      <w:r w:rsidRPr="0076312A">
        <w:rPr>
          <w:rFonts w:asciiTheme="minorHAnsi" w:eastAsia="Times New Roman" w:hAnsiTheme="minorHAnsi" w:cstheme="minorHAnsi"/>
          <w:color w:val="000000" w:themeColor="text1"/>
          <w:sz w:val="20"/>
          <w:szCs w:val="20"/>
          <w:shd w:val="clear" w:color="auto" w:fill="FFFFFF"/>
        </w:rPr>
        <w:t>emeritus at the Department of Criminal Justice, State University of New York College at Buffalo</w:t>
      </w:r>
      <w:r w:rsidRPr="0076312A">
        <w:rPr>
          <w:rFonts w:asciiTheme="minorHAnsi" w:hAnsiTheme="minorHAnsi" w:cstheme="minorHAnsi"/>
          <w:color w:val="000000" w:themeColor="text1"/>
          <w:sz w:val="20"/>
          <w:szCs w:val="20"/>
        </w:rPr>
        <w:t xml:space="preserve"> (Geoffrey R. Skoll, Globalization of American Fear Culture: The empire in the Twenty first century - pg 121-122, //az</w:t>
      </w:r>
    </w:p>
    <w:p w:rsidR="003A0441" w:rsidRPr="003B6C94" w:rsidRDefault="003A0441" w:rsidP="003A0441">
      <w:pPr>
        <w:rPr>
          <w:rFonts w:asciiTheme="minorHAnsi" w:hAnsiTheme="minorHAnsi" w:cstheme="minorHAnsi"/>
        </w:rPr>
      </w:pPr>
      <w:r w:rsidRPr="0076312A">
        <w:rPr>
          <w:rFonts w:asciiTheme="minorHAnsi" w:hAnsiTheme="minorHAnsi" w:cstheme="minorHAnsi"/>
        </w:rPr>
        <w:t xml:space="preserve">Globalizing a fear culture requires concerted ideological manipulation with local variations according to the value systems of different regions of the world and their associated cultural traditions. In the United States, the fear culture of the twenty-first century built on Red Scares and fears of crime. In other places, the traditions and therefore the ideological tactics would differ. Such ideological efforts face a challenge that comes from a contradiction within the world capitalist system. In the late twentieth century, as states gave up their welfare policies in favor of repressive force, they also found their role in maintaining social cohesion undermined by the same neoliberal economic policies the states themselves promoted. </w:t>
      </w:r>
      <w:r w:rsidRPr="00D81639">
        <w:rPr>
          <w:rStyle w:val="Emphasis"/>
          <w:rFonts w:asciiTheme="minorHAnsi" w:hAnsiTheme="minorHAnsi" w:cstheme="minorHAnsi"/>
          <w:highlight w:val="green"/>
        </w:rPr>
        <w:t>The more capital penetrates everywhere and into every sphere of life, the more it breeds chaos, control breaks down, and legitimacy declines as repres- sive force increasingly becomes the only means to rule</w:t>
      </w:r>
      <w:r w:rsidRPr="0076312A">
        <w:rPr>
          <w:rFonts w:asciiTheme="minorHAnsi" w:hAnsiTheme="minorHAnsi" w:cstheme="minorHAnsi"/>
        </w:rPr>
        <w:t xml:space="preserve">. </w:t>
      </w:r>
      <w:r w:rsidRPr="0076312A">
        <w:rPr>
          <w:rStyle w:val="StyleUnderline"/>
          <w:rFonts w:asciiTheme="minorHAnsi" w:hAnsiTheme="minorHAnsi" w:cstheme="minorHAnsi"/>
        </w:rPr>
        <w:t xml:space="preserve">Of coursc, capitalism odepends on markets and contracts which are inventions that depend on social cohesions, and </w:t>
      </w:r>
      <w:r w:rsidRPr="00D81639">
        <w:rPr>
          <w:rStyle w:val="StyleUnderline"/>
          <w:rFonts w:asciiTheme="minorHAnsi" w:hAnsiTheme="minorHAnsi" w:cstheme="minorHAnsi"/>
          <w:highlight w:val="green"/>
        </w:rPr>
        <w:t xml:space="preserve">so </w:t>
      </w:r>
      <w:r w:rsidRPr="00D81639">
        <w:rPr>
          <w:rStyle w:val="Emphasis"/>
          <w:rFonts w:asciiTheme="minorHAnsi" w:hAnsiTheme="minorHAnsi" w:cstheme="minorHAnsi"/>
          <w:highlight w:val="green"/>
        </w:rPr>
        <w:t>the more complete the domination of capital, the more the global system breaks down, and societies come to be ruled by fear.</w:t>
      </w:r>
      <w:r w:rsidRPr="0076312A">
        <w:rPr>
          <w:rFonts w:asciiTheme="minorHAnsi" w:hAnsiTheme="minorHAnsi" w:cstheme="minorHAnsi"/>
        </w:rPr>
        <w:t xml:space="preserve"> </w:t>
      </w:r>
      <w:r w:rsidRPr="0076312A">
        <w:rPr>
          <w:rStyle w:val="StyleUnderline"/>
          <w:rFonts w:asciiTheme="minorHAnsi" w:hAnsiTheme="minorHAnsi" w:cstheme="minorHAnsi"/>
        </w:rPr>
        <w:t>These are the contradictions expressed by and realized in the globalization of capital e fear culture. Immanent contradictions inhere in capitalism and the fear culture</w:t>
      </w:r>
      <w:r w:rsidRPr="0076312A">
        <w:rPr>
          <w:rFonts w:asciiTheme="minorHAnsi" w:hAnsiTheme="minorHAnsi" w:cstheme="minorHAnsi"/>
        </w:rPr>
        <w:t xml:space="preserve">. </w:t>
      </w:r>
      <w:r w:rsidRPr="00D81639">
        <w:rPr>
          <w:rStyle w:val="Emphasis"/>
          <w:rFonts w:asciiTheme="minorHAnsi" w:hAnsiTheme="minorHAnsi" w:cstheme="minorHAnsi"/>
          <w:highlight w:val="green"/>
        </w:rPr>
        <w:t>A principal way to contain chaos is authoritarian rule</w:t>
      </w:r>
      <w:r w:rsidRPr="0076312A">
        <w:rPr>
          <w:rFonts w:asciiTheme="minorHAnsi" w:hAnsiTheme="minorHAnsi" w:cstheme="minorHAnsi"/>
        </w:rPr>
        <w:t>. In the twef century the fascisms fulfilled this function. Here the term "fascism" is in the gencric sense which is not limited to that of Italy under Musolini Jpan includes German Nazism, Spanish Falangism, the Arrow Cross in HH Iron Guard in Romania, and so on</w:t>
      </w:r>
      <w:r w:rsidRPr="0076312A">
        <w:rPr>
          <w:rStyle w:val="Emphasis"/>
          <w:rFonts w:asciiTheme="minorHAnsi" w:hAnsiTheme="minorHAnsi" w:cstheme="minorHAnsi"/>
        </w:rPr>
        <w:t xml:space="preserve">. </w:t>
      </w:r>
      <w:r w:rsidRPr="00D81639">
        <w:rPr>
          <w:rStyle w:val="Emphasis"/>
          <w:rFonts w:asciiTheme="minorHAnsi" w:hAnsiTheme="minorHAnsi" w:cstheme="minorHAnsi"/>
          <w:highlight w:val="green"/>
        </w:rPr>
        <w:t>Fascism relies on powerful repressive apparatuses to the benefit of the capitalist ruling class</w:t>
      </w:r>
      <w:r w:rsidRPr="0076312A">
        <w:rPr>
          <w:rFonts w:asciiTheme="minorHAnsi" w:hAnsiTheme="minorHAnsi" w:cstheme="minorHAnsi"/>
        </w:rPr>
        <w:t xml:space="preserve">. Idcologically it i nationalist or extremely ethnocentric, and uses fear of contrived enemics- Jews, Bolsheviks, criminals, and whatever group might serve the rationalize a national security state. </w:t>
      </w:r>
      <w:r w:rsidRPr="00D81639">
        <w:rPr>
          <w:rStyle w:val="Emphasis"/>
          <w:rFonts w:asciiTheme="minorHAnsi" w:hAnsiTheme="minorHAnsi" w:cstheme="minorHAnsi"/>
          <w:highlight w:val="green"/>
        </w:rPr>
        <w:t>In fascism, the fear works two ways. People are persuaded to fear an enemy and to fear the repressive force of the state.</w:t>
      </w:r>
      <w:r w:rsidRPr="0076312A">
        <w:rPr>
          <w:rStyle w:val="Emphasis"/>
          <w:rFonts w:asciiTheme="minorHAnsi" w:hAnsiTheme="minorHAnsi" w:cstheme="minorHAnsi"/>
        </w:rPr>
        <w:t xml:space="preserve"> </w:t>
      </w:r>
      <w:r w:rsidRPr="0076312A">
        <w:rPr>
          <w:rFonts w:asciiTheme="minorHAnsi" w:hAnsiTheme="minorHAnsi" w:cstheme="minorHAnsi"/>
        </w:rPr>
        <w:t xml:space="preserve">Germans were supposed to fear Jews and communists, and the Gestapo </w:t>
      </w:r>
      <w:proofErr w:type="gramStart"/>
      <w:r w:rsidRPr="0076312A">
        <w:rPr>
          <w:rFonts w:asciiTheme="minorHAnsi" w:hAnsiTheme="minorHAnsi" w:cstheme="minorHAnsi"/>
        </w:rPr>
        <w:t>A</w:t>
      </w:r>
      <w:proofErr w:type="gramEnd"/>
      <w:r w:rsidRPr="0076312A">
        <w:rPr>
          <w:rFonts w:asciiTheme="minorHAnsi" w:hAnsiTheme="minorHAnsi" w:cstheme="minorHAnsi"/>
        </w:rPr>
        <w:t xml:space="preserve"> convenient enemy is one that can wear many guises as tactical needs of the ruling class and state vary over time and by circumstance</w:t>
      </w:r>
      <w:r w:rsidRPr="00D81639">
        <w:rPr>
          <w:rFonts w:asciiTheme="minorHAnsi" w:hAnsiTheme="minorHAnsi" w:cstheme="minorHAnsi"/>
          <w:highlight w:val="green"/>
        </w:rPr>
        <w:t xml:space="preserve">. </w:t>
      </w:r>
      <w:r w:rsidRPr="00D81639">
        <w:rPr>
          <w:rStyle w:val="Emphasis"/>
          <w:rFonts w:asciiTheme="minorHAnsi" w:hAnsiTheme="minorHAnsi" w:cstheme="minorHAnsi"/>
          <w:highlight w:val="green"/>
        </w:rPr>
        <w:t>Beginning about 1980, terrorism came increasingly to serve this role by gradually displacing communism and crime. The story of the triumph of terrorism the twenty- first century is a chronicle of ideological manipulation</w:t>
      </w:r>
      <w:r w:rsidRPr="0076312A">
        <w:rPr>
          <w:rStyle w:val="Emphasis"/>
          <w:rFonts w:asciiTheme="minorHAnsi" w:hAnsiTheme="minorHAnsi" w:cstheme="minorHAnsi"/>
        </w:rPr>
        <w:t>.</w:t>
      </w:r>
      <w:r w:rsidRPr="0076312A">
        <w:rPr>
          <w:rStyle w:val="StyleUnderline"/>
          <w:rFonts w:asciiTheme="minorHAnsi" w:hAnsiTheme="minorHAnsi" w:cstheme="minorHAnsi"/>
        </w:rPr>
        <w:t xml:space="preserve"> The outcome of that manipulation was the creature of a fascistic culture of fear. </w:t>
      </w:r>
      <w:r w:rsidRPr="0076312A">
        <w:rPr>
          <w:rFonts w:asciiTheme="minorHAnsi" w:hAnsiTheme="minorHAnsi" w:cstheme="minorHAnsi"/>
        </w:rPr>
        <w:t>William I. Robinson describes it like this: Terrorism as a hypostasized phenomenon was invented by Ronald Reagan's presidential campaign functionaries in 1980. They accused the sitting US president, Jimmy Carter, of giving in or being weak against terrorism. The accusation arguably won the presidency for Ronald Reagan in November. Of course other functionaries had accused various individuals, groups, and move ments of terrorism in the past. The Nazis accused resistance fighters in occu- pied Europe of terrorism, which accusation was already commonplace in the history of state ideological campaigns</w:t>
      </w:r>
      <w:r w:rsidRPr="00D81639">
        <w:rPr>
          <w:rStyle w:val="Emphasis"/>
          <w:rFonts w:asciiTheme="minorHAnsi" w:hAnsiTheme="minorHAnsi" w:cstheme="minorHAnsi"/>
          <w:highlight w:val="green"/>
        </w:rPr>
        <w:t>. But beginning in 1980, terrorism increasingly became the excuse for campaigns of terror by state apparatuses on behalf of the global ruling class. The centrality of terrorism for the practices of the United States and its state minions</w:t>
      </w:r>
      <w:r w:rsidRPr="0076312A">
        <w:rPr>
          <w:rStyle w:val="Emphasis"/>
          <w:rFonts w:asciiTheme="minorHAnsi" w:hAnsiTheme="minorHAnsi" w:cstheme="minorHAnsi"/>
        </w:rPr>
        <w:t xml:space="preserve"> </w:t>
      </w:r>
      <w:r w:rsidRPr="0076312A">
        <w:rPr>
          <w:rStyle w:val="StyleUnderline"/>
          <w:rFonts w:asciiTheme="minorHAnsi" w:hAnsiTheme="minorHAnsi" w:cstheme="minorHAnsi"/>
        </w:rPr>
        <w:t xml:space="preserve">--- mainly Anglophone, </w:t>
      </w:r>
      <w:r w:rsidRPr="0076312A">
        <w:rPr>
          <w:rFonts w:asciiTheme="minorHAnsi" w:hAnsiTheme="minorHAnsi" w:cstheme="minorHAnsi"/>
        </w:rPr>
        <w:t>but also other states at the center of global capitalism such as Freace, Germany, and Japan --- is inescapable for an understanding of the early twenty-first century. A little history serves to elucidate.</w:t>
      </w:r>
    </w:p>
    <w:p w:rsidR="003A0441" w:rsidRPr="0076312A" w:rsidRDefault="003A0441" w:rsidP="003A0441">
      <w:pPr>
        <w:pStyle w:val="Heading4"/>
        <w:rPr>
          <w:rFonts w:asciiTheme="minorHAnsi" w:hAnsiTheme="minorHAnsi" w:cstheme="minorHAnsi"/>
        </w:rPr>
      </w:pPr>
      <w:r w:rsidRPr="0076312A">
        <w:rPr>
          <w:rFonts w:asciiTheme="minorHAnsi" w:hAnsiTheme="minorHAnsi" w:cstheme="minorHAnsi"/>
        </w:rPr>
        <w:t xml:space="preserve">Capitalism uses fear-mongering rhetoric to discourage revolutionary strategies </w:t>
      </w:r>
    </w:p>
    <w:p w:rsidR="003A0441" w:rsidRPr="0076312A" w:rsidRDefault="003A0441" w:rsidP="003A0441">
      <w:pPr>
        <w:spacing w:after="0" w:line="240" w:lineRule="auto"/>
        <w:rPr>
          <w:rFonts w:asciiTheme="minorHAnsi" w:eastAsia="Times New Roman" w:hAnsiTheme="minorHAnsi" w:cstheme="minorHAnsi"/>
          <w:color w:val="000000" w:themeColor="text1"/>
          <w:sz w:val="20"/>
          <w:szCs w:val="20"/>
        </w:rPr>
      </w:pPr>
      <w:r w:rsidRPr="0076312A">
        <w:rPr>
          <w:rStyle w:val="Style13ptBold"/>
          <w:rFonts w:asciiTheme="minorHAnsi" w:hAnsiTheme="minorHAnsi" w:cstheme="minorHAnsi"/>
        </w:rPr>
        <w:t>Skoll 16,</w:t>
      </w:r>
      <w:r w:rsidRPr="0076312A">
        <w:rPr>
          <w:rFonts w:asciiTheme="minorHAnsi" w:hAnsiTheme="minorHAnsi" w:cstheme="minorHAnsi"/>
          <w:color w:val="000000" w:themeColor="text1"/>
          <w:sz w:val="20"/>
          <w:szCs w:val="20"/>
        </w:rPr>
        <w:t xml:space="preserve"> </w:t>
      </w:r>
      <w:r w:rsidRPr="0076312A">
        <w:rPr>
          <w:rFonts w:asciiTheme="minorHAnsi" w:eastAsia="Times New Roman" w:hAnsiTheme="minorHAnsi" w:cstheme="minorHAnsi"/>
          <w:color w:val="000000" w:themeColor="text1"/>
          <w:sz w:val="20"/>
          <w:szCs w:val="20"/>
          <w:shd w:val="clear" w:color="auto" w:fill="FFFFFF"/>
        </w:rPr>
        <w:t>emeritus at the Department of Criminal Justice, State University of New York College at Buffalo</w:t>
      </w:r>
      <w:r w:rsidRPr="0076312A">
        <w:rPr>
          <w:rFonts w:asciiTheme="minorHAnsi" w:hAnsiTheme="minorHAnsi" w:cstheme="minorHAnsi"/>
          <w:color w:val="000000" w:themeColor="text1"/>
          <w:sz w:val="20"/>
          <w:szCs w:val="20"/>
        </w:rPr>
        <w:t xml:space="preserve"> (Geoffrey R. Skoll, Globalization of American Fear Culture: The empire in the Twenty first century – pg 27-29, //az</w:t>
      </w:r>
    </w:p>
    <w:p w:rsidR="003A0441" w:rsidRPr="0076312A" w:rsidRDefault="003A0441" w:rsidP="003A0441">
      <w:pPr>
        <w:rPr>
          <w:rStyle w:val="StyleUnderline"/>
          <w:rFonts w:asciiTheme="minorHAnsi" w:hAnsiTheme="minorHAnsi" w:cstheme="minorHAnsi"/>
        </w:rPr>
      </w:pPr>
      <w:proofErr w:type="gramStart"/>
      <w:r w:rsidRPr="0076312A">
        <w:rPr>
          <w:rFonts w:asciiTheme="minorHAnsi" w:hAnsiTheme="minorHAnsi" w:cstheme="minorHAnsi"/>
        </w:rPr>
        <w:t>building</w:t>
      </w:r>
      <w:proofErr w:type="gramEnd"/>
      <w:r w:rsidRPr="0076312A">
        <w:rPr>
          <w:rFonts w:asciiTheme="minorHAnsi" w:hAnsiTheme="minorHAnsi" w:cstheme="minorHAnsi"/>
        </w:rPr>
        <w:t xml:space="preserve"> on the work of social analysts who have identified the emerg- ing culture of fear in the United States, this chapter argues that </w:t>
      </w:r>
      <w:r w:rsidRPr="00D81639">
        <w:rPr>
          <w:rFonts w:asciiTheme="minorHAnsi" w:hAnsiTheme="minorHAnsi" w:cstheme="minorHAnsi"/>
          <w:highlight w:val="green"/>
        </w:rPr>
        <w:t xml:space="preserve">the </w:t>
      </w:r>
      <w:r w:rsidRPr="00D81639">
        <w:rPr>
          <w:rStyle w:val="Emphasis"/>
          <w:rFonts w:asciiTheme="minorHAnsi" w:hAnsiTheme="minorHAnsi" w:cstheme="minorHAnsi"/>
          <w:highlight w:val="green"/>
        </w:rPr>
        <w:t>current fears about terrorism derive from deliberate campaigns by he the world capitalism's elites</w:t>
      </w:r>
      <w:r w:rsidRPr="0076312A">
        <w:rPr>
          <w:rFonts w:asciiTheme="minorHAnsi" w:hAnsiTheme="minorHAnsi" w:cstheme="minorHAnsi"/>
        </w:rPr>
        <w:t xml:space="preserve">. </w:t>
      </w:r>
      <w:r w:rsidRPr="0076312A">
        <w:rPr>
          <w:rStyle w:val="StyleUnderline"/>
          <w:rFonts w:asciiTheme="minorHAnsi" w:hAnsiTheme="minorHAnsi" w:cstheme="minorHAnsi"/>
        </w:rPr>
        <w:t>It traces the history of political since late nineteenth century to show evolution from Red Scares to terrorism.</w:t>
      </w:r>
      <w:r w:rsidRPr="0076312A">
        <w:rPr>
          <w:rFonts w:asciiTheme="minorHAnsi" w:hAnsiTheme="minorHAnsi" w:cstheme="minorHAnsi"/>
        </w:rPr>
        <w:t xml:space="preserve"> While acknowledging the complexities of cultural constructions, the obses- </w:t>
      </w:r>
      <w:proofErr w:type="gramStart"/>
      <w:r w:rsidRPr="0076312A">
        <w:rPr>
          <w:rFonts w:asciiTheme="minorHAnsi" w:hAnsiTheme="minorHAnsi" w:cstheme="minorHAnsi"/>
        </w:rPr>
        <w:t>sion</w:t>
      </w:r>
      <w:proofErr w:type="gramEnd"/>
      <w:r w:rsidRPr="0076312A">
        <w:rPr>
          <w:rFonts w:asciiTheme="minorHAnsi" w:hAnsiTheme="minorHAnsi" w:cstheme="minorHAnsi"/>
        </w:rPr>
        <w:t xml:space="preserve"> with terrorism is shown as an outgrowth and offspring of earlier, anti- communist hysterias in the United States. Frank Furedi (1997, 2007) and Barry Glassner (1999) argued </w:t>
      </w:r>
      <w:r w:rsidRPr="00D81639">
        <w:rPr>
          <w:rStyle w:val="Emphasis"/>
          <w:rFonts w:asciiTheme="minorHAnsi" w:hAnsiTheme="minorHAnsi" w:cstheme="minorHAnsi"/>
          <w:highlight w:val="green"/>
        </w:rPr>
        <w:t>that Americans and other Anglophones,</w:t>
      </w:r>
      <w:r w:rsidRPr="0076312A">
        <w:rPr>
          <w:rStyle w:val="Emphasis"/>
          <w:rFonts w:asciiTheme="minorHAnsi" w:hAnsiTheme="minorHAnsi" w:cstheme="minorHAnsi"/>
        </w:rPr>
        <w:t xml:space="preserve"> </w:t>
      </w:r>
      <w:r w:rsidRPr="0076312A">
        <w:rPr>
          <w:rFonts w:asciiTheme="minorHAnsi" w:hAnsiTheme="minorHAnsi" w:cstheme="minorHAnsi"/>
        </w:rPr>
        <w:t>especially those in Britain and the settler countries-Australia, Canada, and New Zealand-</w:t>
      </w:r>
      <w:r w:rsidRPr="00D81639">
        <w:rPr>
          <w:rStyle w:val="Emphasis"/>
          <w:rFonts w:asciiTheme="minorHAnsi" w:hAnsiTheme="minorHAnsi" w:cstheme="minorHAnsi"/>
          <w:highlight w:val="green"/>
        </w:rPr>
        <w:t>have produced a culture of terror</w:t>
      </w:r>
      <w:r w:rsidRPr="0076312A">
        <w:rPr>
          <w:rFonts w:asciiTheme="minorHAnsi" w:hAnsiTheme="minorHAnsi" w:cstheme="minorHAnsi"/>
        </w:rPr>
        <w:t xml:space="preserve">. </w:t>
      </w:r>
      <w:r w:rsidRPr="00D81639">
        <w:rPr>
          <w:rStyle w:val="Emphasis"/>
          <w:rFonts w:asciiTheme="minorHAnsi" w:hAnsiTheme="minorHAnsi" w:cstheme="minorHAnsi"/>
          <w:highlight w:val="green"/>
        </w:rPr>
        <w:t>That culture induces a generalized fear among the populations of those countries</w:t>
      </w:r>
      <w:r w:rsidRPr="00D81639">
        <w:rPr>
          <w:rFonts w:asciiTheme="minorHAnsi" w:hAnsiTheme="minorHAnsi" w:cstheme="minorHAnsi"/>
          <w:highlight w:val="green"/>
        </w:rPr>
        <w:t>.</w:t>
      </w:r>
      <w:r w:rsidRPr="00D81639">
        <w:rPr>
          <w:rStyle w:val="Emphasis"/>
          <w:rFonts w:asciiTheme="minorHAnsi" w:hAnsiTheme="minorHAnsi" w:cstheme="minorHAnsi"/>
          <w:highlight w:val="green"/>
        </w:rPr>
        <w:t xml:space="preserve"> With a focus on the United States, I argue that the culture of fear has evolved from the kind of fear</w:t>
      </w:r>
      <w:r w:rsidRPr="0076312A">
        <w:rPr>
          <w:rFonts w:asciiTheme="minorHAnsi" w:hAnsiTheme="minorHAnsi" w:cstheme="minorHAnsi"/>
        </w:rPr>
        <w:t xml:space="preserve"> </w:t>
      </w:r>
      <w:r w:rsidRPr="00D81639">
        <w:rPr>
          <w:rFonts w:asciiTheme="minorHAnsi" w:hAnsiTheme="minorHAnsi" w:cstheme="minorHAnsi"/>
          <w:highlight w:val="green"/>
        </w:rPr>
        <w:t>associated with the anticommunist hysteria in the years following the Second World War to its current incarna- tion that the terrorism obsession manifests</w:t>
      </w:r>
      <w:r w:rsidRPr="0076312A">
        <w:rPr>
          <w:rFonts w:asciiTheme="minorHAnsi" w:hAnsiTheme="minorHAnsi" w:cstheme="minorHAnsi"/>
        </w:rPr>
        <w:t>. While recognizing popular participation in constructing this culture of fear</w:t>
      </w:r>
      <w:r w:rsidRPr="00D81639">
        <w:rPr>
          <w:rFonts w:asciiTheme="minorHAnsi" w:hAnsiTheme="minorHAnsi" w:cstheme="minorHAnsi"/>
          <w:highlight w:val="green"/>
        </w:rPr>
        <w:t xml:space="preserve">, </w:t>
      </w:r>
      <w:r w:rsidRPr="00D81639">
        <w:rPr>
          <w:rStyle w:val="Emphasis"/>
          <w:rFonts w:asciiTheme="minorHAnsi" w:hAnsiTheme="minorHAnsi" w:cstheme="minorHAnsi"/>
          <w:highlight w:val="green"/>
        </w:rPr>
        <w:t>it is the elites in the centers of world capitalism who have fostered its construction with planning and delib- eration</w:t>
      </w:r>
      <w:r w:rsidRPr="0076312A">
        <w:rPr>
          <w:rFonts w:asciiTheme="minorHAnsi" w:hAnsiTheme="minorHAnsi" w:cstheme="minorHAnsi"/>
        </w:rPr>
        <w:t xml:space="preserve">. It did happen. It did not arise from vague social forces and change. It is possible to lay the main responsibility for this culture of fear at the feet of a relatively small number of powerful people. Americans made a culture of fear the tury. That cultural product evinces irony and arouses curiosity. In 1970, or thereabouts, the United States did not hold title as the hegemon of the world because the Soviet Union disputed its global domination. Even so, Americans Enjoyed the highest standard of living, the best health, nutrition, education, and generally the best of every measure of social well-being and satisftion Over the next 25 to 30 years they scared themselves despite the collape a enjoyed the highest standard of living, the cheir rival, the Soviet Union. So, why did Americans become so frightened of rate in human history? With a population of just under 310 million, they incarce ated 2.3 million in prisons and jails with another 5.1 million under "superv that as of 2009 they had incarcerated each other at an unprecedented </w:t>
      </w:r>
      <w:proofErr w:type="gramStart"/>
      <w:r w:rsidRPr="0076312A">
        <w:rPr>
          <w:rFonts w:asciiTheme="minorHAnsi" w:hAnsiTheme="minorHAnsi" w:cstheme="minorHAnsi"/>
        </w:rPr>
        <w:t>sion</w:t>
      </w:r>
      <w:proofErr w:type="gramEnd"/>
      <w:r w:rsidRPr="0076312A">
        <w:rPr>
          <w:rFonts w:asciiTheme="minorHAnsi" w:hAnsiTheme="minorHAnsi" w:cstheme="minorHAnsi"/>
        </w:rPr>
        <w:t xml:space="preserve">? </w:t>
      </w:r>
      <w:proofErr w:type="gramStart"/>
      <w:r w:rsidRPr="0076312A">
        <w:rPr>
          <w:rFonts w:asciiTheme="minorHAnsi" w:hAnsiTheme="minorHAnsi" w:cstheme="minorHAnsi"/>
        </w:rPr>
        <w:t>by</w:t>
      </w:r>
      <w:proofErr w:type="gramEnd"/>
      <w:r w:rsidRPr="0076312A">
        <w:rPr>
          <w:rFonts w:asciiTheme="minorHAnsi" w:hAnsiTheme="minorHAnsi" w:cstheme="minorHAnsi"/>
        </w:rPr>
        <w:t xml:space="preserve"> the criminal justice apparatus (BJS 2010); further, orethan ahivi (TRAC 2009). During the same period, the United States lashed out with its military might against increasingly smaller and weaker enemies. </w:t>
      </w:r>
      <w:proofErr w:type="gramStart"/>
      <w:r w:rsidRPr="0076312A">
        <w:rPr>
          <w:rFonts w:asciiTheme="minorHAnsi" w:hAnsiTheme="minorHAnsi" w:cstheme="minorHAnsi"/>
        </w:rPr>
        <w:t>Its immene military that consumes over half of all military expenditures in the worl.</w:t>
      </w:r>
      <w:proofErr w:type="gramEnd"/>
      <w:r w:rsidRPr="0076312A">
        <w:rPr>
          <w:rFonts w:asciiTheme="minorHAnsi" w:hAnsiTheme="minorHAnsi" w:cstheme="minorHAnsi"/>
        </w:rPr>
        <w:t xml:space="preserve"> </w:t>
      </w:r>
      <w:proofErr w:type="gramStart"/>
      <w:r w:rsidRPr="0076312A">
        <w:rPr>
          <w:rFonts w:asciiTheme="minorHAnsi" w:hAnsiTheme="minorHAnsi" w:cstheme="minorHAnsi"/>
        </w:rPr>
        <w:t>of</w:t>
      </w:r>
      <w:proofErr w:type="gramEnd"/>
      <w:r w:rsidRPr="0076312A">
        <w:rPr>
          <w:rFonts w:asciiTheme="minorHAnsi" w:hAnsiTheme="minorHAnsi" w:cstheme="minorHAnsi"/>
        </w:rPr>
        <w:t xml:space="preserve"> million (369,483) were held in concentration camps imr air, outer space, and and boasts of full-spectrum dominance-land, sea, cyberspace-relegated itself to attacking villages in Afghanistan, Pakistan and Yemen in search of a few disaffected individuals who object US ime rialism (Al Jazeera 2009; Christian Science Monitor 2009: Press TV 2000 Valentine 2010: WSWS 2010). At the end of 2009, the US bombed Yemen and put its military and intelligence apparatuses on what would have beeh called red alert in the Cold War, because a young man thought he could blow up an airplane with some incendiary explosives in his underwear (Pell 2009 In spring 2015 Saudi Arabia with phalanx of other Sunni Arab states and joined more covertly by Israel, took over the bombing duties in Yemen, bur at the instigation of Washington (Abdullah 2015: Fars Neus Agency 2015 Wikipedia 2015). Such a paranoid response by an individual would justi calling the person mentally unbalanced say the least, but by an entire nation, it almost defies imagination. The present examination of fear culture differs from other social analyses of fear. It does not treat it as a mass hysteria such as the Great Fear in the French countryside in July and August 1789 (Mayer 2000). It does not see it as a momentary mass panic like that occasioned by Orson Welles's War of the Worlds 1938 radio broadcast (New York Times 1938). </w:t>
      </w:r>
      <w:r w:rsidRPr="00D81639">
        <w:rPr>
          <w:rStyle w:val="StyleUnderline"/>
          <w:rFonts w:asciiTheme="minorHAnsi" w:hAnsiTheme="minorHAnsi" w:cstheme="minorHAnsi"/>
          <w:highlight w:val="green"/>
        </w:rPr>
        <w:t>Fear culture did emerge from the recurrent financial panics</w:t>
      </w:r>
      <w:r w:rsidRPr="0076312A">
        <w:rPr>
          <w:rFonts w:asciiTheme="minorHAnsi" w:hAnsiTheme="minorHAnsi" w:cstheme="minorHAnsi"/>
        </w:rPr>
        <w:t xml:space="preserve"> of 1819, 1837, 1873, 1893, 1907 and 1929 </w:t>
      </w:r>
      <w:r w:rsidRPr="00D81639">
        <w:rPr>
          <w:rStyle w:val="StyleUnderline"/>
          <w:rFonts w:asciiTheme="minorHAnsi" w:hAnsiTheme="minorHAnsi" w:cstheme="minorHAnsi"/>
          <w:highlight w:val="green"/>
        </w:rPr>
        <w:t>in</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American history.</w:t>
      </w:r>
      <w:r w:rsidRPr="0076312A">
        <w:rPr>
          <w:rFonts w:asciiTheme="minorHAnsi" w:hAnsiTheme="minorHAnsi" w:cstheme="minorHAnsi"/>
        </w:rPr>
        <w:t xml:space="preserve"> The last eventually led to Franklin Delano Roosevelt's reassuring inaugural speech of 1933 when he told Americans that the thing they had fear was fear itself. </w:t>
      </w:r>
      <w:proofErr w:type="gramStart"/>
      <w:r w:rsidRPr="0076312A">
        <w:rPr>
          <w:rFonts w:asciiTheme="minorHAnsi" w:hAnsiTheme="minorHAnsi" w:cstheme="minorHAnsi"/>
        </w:rPr>
        <w:t>Constructing a culture of fear whether in 1947 or 2001, required long-term project using all the tools of public relations (Bernays 1934, 1955; Ewen 1996).</w:t>
      </w:r>
      <w:proofErr w:type="gramEnd"/>
      <w:r w:rsidRPr="0076312A">
        <w:rPr>
          <w:rFonts w:asciiTheme="minorHAnsi" w:hAnsiTheme="minorHAnsi" w:cstheme="minorHAnsi"/>
        </w:rPr>
        <w:t xml:space="preserve"> Analysis of fear culture also differs from a sociological analysis of emotions, which largely depends on a kind of constructivist paradigm (Haré 1986; Kemper 1978; Scheff 1997 Scruton 1986; Turner 2000; Turner and Stets 2005). In contrast, a culture oft fear established a normative context for behavior without necessarily opera ting at the level of psychophysiological affect among individuals in a population. </w:t>
      </w:r>
      <w:r w:rsidRPr="00D81639">
        <w:rPr>
          <w:rStyle w:val="StyleUnderline"/>
          <w:rFonts w:asciiTheme="minorHAnsi" w:hAnsiTheme="minorHAnsi" w:cstheme="minorHAnsi"/>
          <w:highlight w:val="green"/>
        </w:rPr>
        <w:t>The present culture of fear does not require people to feel fright- ened all or most of the time, but it does entail patterns of behavior and a color- ing of social relations grounded in a fearful outlook</w:t>
      </w:r>
      <w:r w:rsidRPr="0076312A">
        <w:rPr>
          <w:rStyle w:val="StyleUnderline"/>
          <w:rFonts w:asciiTheme="minorHAnsi" w:hAnsiTheme="minorHAnsi" w:cstheme="minorHAnsi"/>
        </w:rPr>
        <w:t>. Moreover, the construction of fear culture does not rest exclusively on the fearmongering campaign. The campaign helps set it in motion. It manages and channels it, but cultural cre- ation of any kind needs mass participation. It is a collective enterprise. The following seeks some comprehension by reviewing the history of political panics, fears, and hysterias in the United States. With a prelude beginning in the late nineteenth century, it moves through the history of Red Scares up to the post-Second World War period. From there, it traces and tries to explain the construction of a fear culture in the final decades of the twentieth century culminating in so-called war on terror in the twenty- first century.</w:t>
      </w:r>
    </w:p>
    <w:p w:rsidR="003A0441" w:rsidRPr="003A0441" w:rsidRDefault="003A0441" w:rsidP="003A0441"/>
    <w:p w:rsidR="003A0441" w:rsidRDefault="003A0441" w:rsidP="00335977">
      <w:pPr>
        <w:pStyle w:val="Heading3"/>
      </w:pPr>
      <w:r>
        <w:t>Link—Globalization</w:t>
      </w:r>
    </w:p>
    <w:p w:rsidR="003A0441" w:rsidRPr="0076312A" w:rsidRDefault="003A0441" w:rsidP="003A0441">
      <w:pPr>
        <w:pStyle w:val="Heading4"/>
        <w:rPr>
          <w:rFonts w:asciiTheme="minorHAnsi" w:hAnsiTheme="minorHAnsi" w:cstheme="minorHAnsi"/>
        </w:rPr>
      </w:pPr>
      <w:r w:rsidRPr="0076312A">
        <w:rPr>
          <w:rFonts w:asciiTheme="minorHAnsi" w:hAnsiTheme="minorHAnsi" w:cstheme="minorHAnsi"/>
        </w:rPr>
        <w:t>To sustain itself, capitalism permeates itself into society, making production a form of social life.  Globalization and digitalization of labor immerses social life in modernity to reorient civil society towards production.</w:t>
      </w:r>
    </w:p>
    <w:p w:rsidR="003A0441" w:rsidRPr="0076312A" w:rsidRDefault="003A0441" w:rsidP="003A0441">
      <w:pPr>
        <w:rPr>
          <w:rStyle w:val="Style13ptBold"/>
          <w:rFonts w:asciiTheme="minorHAnsi" w:hAnsiTheme="minorHAnsi" w:cstheme="minorHAnsi"/>
        </w:rPr>
      </w:pPr>
      <w:r w:rsidRPr="0076312A">
        <w:rPr>
          <w:rStyle w:val="Style13ptBold"/>
          <w:rFonts w:asciiTheme="minorHAnsi" w:hAnsiTheme="minorHAnsi" w:cstheme="minorHAnsi"/>
        </w:rPr>
        <w:t xml:space="preserve">Negri and Hardt 18 </w:t>
      </w:r>
      <w:r w:rsidRPr="0076312A">
        <w:rPr>
          <w:rStyle w:val="Style13ptBold"/>
          <w:rFonts w:asciiTheme="minorHAnsi" w:hAnsiTheme="minorHAnsi" w:cstheme="minorHAnsi"/>
          <w:sz w:val="16"/>
        </w:rPr>
        <w:t xml:space="preserve">(("The Powers of the Exploited and the Social Ontology of Praxis," Triple-C, </w:t>
      </w:r>
      <w:hyperlink r:id="rId12" w:history="1">
        <w:r w:rsidRPr="0076312A">
          <w:rPr>
            <w:rStyle w:val="Hyperlink"/>
            <w:rFonts w:asciiTheme="minorHAnsi" w:hAnsiTheme="minorHAnsi" w:cstheme="minorHAnsi"/>
            <w:sz w:val="16"/>
          </w:rPr>
          <w:t>https://triple-c.at/index.php/tripleC/article/view/1024</w:t>
        </w:r>
      </w:hyperlink>
      <w:r w:rsidRPr="0076312A">
        <w:rPr>
          <w:rStyle w:val="Style13ptBold"/>
          <w:rFonts w:asciiTheme="minorHAnsi" w:hAnsiTheme="minorHAnsi" w:cstheme="minorHAnsi"/>
          <w:sz w:val="16"/>
        </w:rPr>
        <w:t>”</w:t>
      </w:r>
      <w:proofErr w:type="gramStart"/>
      <w:r w:rsidRPr="0076312A">
        <w:rPr>
          <w:rStyle w:val="Style13ptBold"/>
          <w:rFonts w:asciiTheme="minorHAnsi" w:hAnsiTheme="minorHAnsi" w:cstheme="minorHAnsi"/>
          <w:sz w:val="16"/>
        </w:rPr>
        <w:t>)</w:t>
      </w:r>
      <w:r w:rsidRPr="0076312A">
        <w:rPr>
          <w:rFonts w:asciiTheme="minorHAnsi" w:hAnsiTheme="minorHAnsi" w:cstheme="minorHAnsi"/>
          <w:sz w:val="16"/>
        </w:rPr>
        <w:t>Michael</w:t>
      </w:r>
      <w:proofErr w:type="gramEnd"/>
      <w:r w:rsidRPr="0076312A">
        <w:rPr>
          <w:rFonts w:asciiTheme="minorHAnsi" w:hAnsiTheme="minorHAnsi" w:cstheme="minorHAnsi"/>
          <w:sz w:val="16"/>
        </w:rPr>
        <w:t xml:space="preserve"> Hardt is an American literary theorist and political philosopher. Hardt is best known for his book Empire, which was co-written with Antonio Negri. Antonio "Toni" Negri is an Italian Marxist sociologist and political philosopher, best known for his co-authorship of Empire.</w:t>
      </w:r>
    </w:p>
    <w:p w:rsidR="003A0441" w:rsidRPr="0076312A" w:rsidRDefault="003A0441" w:rsidP="003A0441">
      <w:pPr>
        <w:rPr>
          <w:rFonts w:asciiTheme="minorHAnsi" w:hAnsiTheme="minorHAnsi" w:cstheme="minorHAnsi"/>
          <w:sz w:val="16"/>
        </w:rPr>
      </w:pPr>
      <w:r w:rsidRPr="0076312A">
        <w:rPr>
          <w:rFonts w:asciiTheme="minorHAnsi" w:hAnsiTheme="minorHAnsi" w:cstheme="minorHAnsi"/>
          <w:sz w:val="16"/>
        </w:rPr>
        <w:t xml:space="preserve">With regard to the first question we want to focus primarily on </w:t>
      </w:r>
      <w:r w:rsidRPr="0076312A">
        <w:rPr>
          <w:rFonts w:asciiTheme="minorHAnsi" w:hAnsiTheme="minorHAnsi" w:cstheme="minorHAnsi"/>
          <w:sz w:val="24"/>
          <w:u w:val="single"/>
        </w:rPr>
        <w:t xml:space="preserve">the new modes of exploitation as well as the power and relative autonomy of social production in the face of them. Before addressing this directly, however, we should articulate a bit more fully our understanding of the periodization of capitalist production and control. In fact, once we pose class struggle as the motor defining the transformation of the structures of capitalism from the second half of the 20th century to today, </w:t>
      </w:r>
      <w:proofErr w:type="gramStart"/>
      <w:r w:rsidRPr="0076312A">
        <w:rPr>
          <w:rFonts w:asciiTheme="minorHAnsi" w:hAnsiTheme="minorHAnsi" w:cstheme="minorHAnsi"/>
          <w:sz w:val="24"/>
          <w:u w:val="single"/>
        </w:rPr>
        <w:t>we</w:t>
      </w:r>
      <w:proofErr w:type="gramEnd"/>
      <w:r w:rsidRPr="0076312A">
        <w:rPr>
          <w:rFonts w:asciiTheme="minorHAnsi" w:hAnsiTheme="minorHAnsi" w:cstheme="minorHAnsi"/>
          <w:sz w:val="24"/>
          <w:u w:val="single"/>
        </w:rPr>
        <w:t xml:space="preserve"> can see more clearly the new figures that labour, exploitation, and, consequently, the very nature of capital.</w:t>
      </w:r>
      <w:r w:rsidRPr="0076312A">
        <w:rPr>
          <w:rFonts w:asciiTheme="minorHAnsi" w:hAnsiTheme="minorHAnsi" w:cstheme="minorHAnsi"/>
          <w:sz w:val="16"/>
        </w:rPr>
        <w:t xml:space="preserve"> Our first observation regarding the contemporary figure of capital is aimed at revealing the mutation of living labour and thus clarifying how its productivity has been intensified through the growing networks of cooperation in the mode of production. Insofar as labour-power is shown in Marx’s (1867; 1885; 1894) </w:t>
      </w:r>
      <w:r w:rsidRPr="00D81639">
        <w:rPr>
          <w:rFonts w:asciiTheme="minorHAnsi" w:hAnsiTheme="minorHAnsi" w:cstheme="minorHAnsi"/>
          <w:sz w:val="24"/>
          <w:highlight w:val="green"/>
          <w:u w:val="single"/>
        </w:rPr>
        <w:t>Capital</w:t>
      </w:r>
      <w:r w:rsidRPr="0076312A">
        <w:rPr>
          <w:rFonts w:asciiTheme="minorHAnsi" w:hAnsiTheme="minorHAnsi" w:cstheme="minorHAnsi"/>
          <w:sz w:val="24"/>
          <w:u w:val="single"/>
        </w:rPr>
        <w:t xml:space="preserve"> as “living labour” that </w:t>
      </w:r>
      <w:r w:rsidRPr="00D81639">
        <w:rPr>
          <w:rFonts w:asciiTheme="minorHAnsi" w:hAnsiTheme="minorHAnsi" w:cstheme="minorHAnsi"/>
          <w:sz w:val="24"/>
          <w:highlight w:val="green"/>
          <w:u w:val="single"/>
        </w:rPr>
        <w:t>increases its own productivity</w:t>
      </w:r>
      <w:r w:rsidRPr="0076312A">
        <w:rPr>
          <w:rFonts w:asciiTheme="minorHAnsi" w:hAnsiTheme="minorHAnsi" w:cstheme="minorHAnsi"/>
          <w:sz w:val="24"/>
          <w:u w:val="single"/>
        </w:rPr>
        <w:t xml:space="preserve"> in simple and extended cooperation, </w:t>
      </w:r>
      <w:r w:rsidRPr="00D81639">
        <w:rPr>
          <w:rFonts w:asciiTheme="minorHAnsi" w:hAnsiTheme="minorHAnsi" w:cstheme="minorHAnsi"/>
          <w:sz w:val="24"/>
          <w:highlight w:val="green"/>
          <w:u w:val="single"/>
        </w:rPr>
        <w:t>and further</w:t>
      </w:r>
      <w:r w:rsidRPr="0076312A">
        <w:rPr>
          <w:rFonts w:asciiTheme="minorHAnsi" w:hAnsiTheme="minorHAnsi" w:cstheme="minorHAnsi"/>
          <w:sz w:val="24"/>
          <w:u w:val="single"/>
        </w:rPr>
        <w:t xml:space="preserve"> in </w:t>
      </w:r>
      <w:r w:rsidRPr="00D81639">
        <w:rPr>
          <w:rFonts w:asciiTheme="minorHAnsi" w:hAnsiTheme="minorHAnsi" w:cstheme="minorHAnsi"/>
          <w:sz w:val="24"/>
          <w:highlight w:val="green"/>
          <w:u w:val="single"/>
        </w:rPr>
        <w:t>the organization of</w:t>
      </w:r>
      <w:r w:rsidRPr="0076312A">
        <w:rPr>
          <w:rFonts w:asciiTheme="minorHAnsi" w:hAnsiTheme="minorHAnsi" w:cstheme="minorHAnsi"/>
          <w:sz w:val="24"/>
          <w:u w:val="single"/>
        </w:rPr>
        <w:t xml:space="preserve"> manufacturing and large-scale </w:t>
      </w:r>
      <w:r w:rsidRPr="00D81639">
        <w:rPr>
          <w:rFonts w:asciiTheme="minorHAnsi" w:hAnsiTheme="minorHAnsi" w:cstheme="minorHAnsi"/>
          <w:sz w:val="24"/>
          <w:highlight w:val="green"/>
          <w:u w:val="single"/>
        </w:rPr>
        <w:t>industry</w:t>
      </w:r>
      <w:r w:rsidRPr="0076312A">
        <w:rPr>
          <w:rFonts w:asciiTheme="minorHAnsi" w:hAnsiTheme="minorHAnsi" w:cstheme="minorHAnsi"/>
          <w:sz w:val="24"/>
          <w:u w:val="single"/>
        </w:rPr>
        <w:t xml:space="preserve">; and insofar as </w:t>
      </w:r>
      <w:r w:rsidRPr="00D81639">
        <w:rPr>
          <w:rFonts w:asciiTheme="minorHAnsi" w:hAnsiTheme="minorHAnsi" w:cstheme="minorHAnsi"/>
          <w:sz w:val="24"/>
          <w:highlight w:val="green"/>
          <w:u w:val="single"/>
        </w:rPr>
        <w:t>the</w:t>
      </w:r>
      <w:r w:rsidRPr="0076312A">
        <w:rPr>
          <w:rFonts w:asciiTheme="minorHAnsi" w:hAnsiTheme="minorHAnsi" w:cstheme="minorHAnsi"/>
          <w:sz w:val="24"/>
          <w:u w:val="single"/>
        </w:rPr>
        <w:t xml:space="preserve"> capitalist </w:t>
      </w:r>
      <w:r w:rsidRPr="00D81639">
        <w:rPr>
          <w:rFonts w:asciiTheme="minorHAnsi" w:hAnsiTheme="minorHAnsi" w:cstheme="minorHAnsi"/>
          <w:sz w:val="24"/>
          <w:highlight w:val="green"/>
          <w:u w:val="single"/>
        </w:rPr>
        <w:t>organization of labour</w:t>
      </w:r>
      <w:r w:rsidRPr="0076312A">
        <w:rPr>
          <w:rFonts w:asciiTheme="minorHAnsi" w:hAnsiTheme="minorHAnsi" w:cstheme="minorHAnsi"/>
          <w:sz w:val="24"/>
          <w:u w:val="single"/>
        </w:rPr>
        <w:t xml:space="preserve"> progressively </w:t>
      </w:r>
      <w:r w:rsidRPr="00D81639">
        <w:rPr>
          <w:rFonts w:asciiTheme="minorHAnsi" w:hAnsiTheme="minorHAnsi" w:cstheme="minorHAnsi"/>
          <w:sz w:val="24"/>
          <w:highlight w:val="green"/>
          <w:u w:val="single"/>
        </w:rPr>
        <w:t>re-enforces cooperation and intensifies it to the point of constructing it as a social activity</w:t>
      </w:r>
      <w:r w:rsidRPr="0076312A">
        <w:rPr>
          <w:rFonts w:asciiTheme="minorHAnsi" w:hAnsiTheme="minorHAnsi" w:cstheme="minorHAnsi"/>
          <w:sz w:val="24"/>
          <w:u w:val="single"/>
        </w:rPr>
        <w:t>; then when we enter in the current phase of capitalist development characterized by cognitive and social production</w:t>
      </w:r>
      <w:r w:rsidRPr="00D81639">
        <w:rPr>
          <w:rFonts w:asciiTheme="minorHAnsi" w:hAnsiTheme="minorHAnsi" w:cstheme="minorHAnsi"/>
          <w:sz w:val="24"/>
          <w:highlight w:val="green"/>
          <w:u w:val="single"/>
        </w:rPr>
        <w:t>, the social cooperation of labour is</w:t>
      </w:r>
      <w:r w:rsidRPr="0076312A">
        <w:rPr>
          <w:rFonts w:asciiTheme="minorHAnsi" w:hAnsiTheme="minorHAnsi" w:cstheme="minorHAnsi"/>
          <w:sz w:val="24"/>
          <w:u w:val="single"/>
        </w:rPr>
        <w:t xml:space="preserve"> enormously enhanced</w:t>
      </w:r>
      <w:r w:rsidRPr="00D81639">
        <w:rPr>
          <w:rFonts w:asciiTheme="minorHAnsi" w:hAnsiTheme="minorHAnsi" w:cstheme="minorHAnsi"/>
          <w:sz w:val="24"/>
          <w:highlight w:val="green"/>
          <w:u w:val="single"/>
        </w:rPr>
        <w:t>, immersed</w:t>
      </w:r>
      <w:r w:rsidRPr="0076312A">
        <w:rPr>
          <w:rFonts w:asciiTheme="minorHAnsi" w:hAnsiTheme="minorHAnsi" w:cstheme="minorHAnsi"/>
          <w:sz w:val="24"/>
          <w:u w:val="single"/>
        </w:rPr>
        <w:t xml:space="preserve"> as it is </w:t>
      </w:r>
      <w:r w:rsidRPr="00D81639">
        <w:rPr>
          <w:rFonts w:asciiTheme="minorHAnsi" w:hAnsiTheme="minorHAnsi" w:cstheme="minorHAnsi"/>
          <w:sz w:val="24"/>
          <w:highlight w:val="green"/>
          <w:u w:val="single"/>
        </w:rPr>
        <w:t>in a set of</w:t>
      </w:r>
      <w:r w:rsidRPr="0076312A">
        <w:rPr>
          <w:rFonts w:asciiTheme="minorHAnsi" w:hAnsiTheme="minorHAnsi" w:cstheme="minorHAnsi"/>
          <w:sz w:val="24"/>
          <w:u w:val="single"/>
        </w:rPr>
        <w:t xml:space="preserve"> communicative networks </w:t>
      </w:r>
      <w:r w:rsidRPr="00D81639">
        <w:rPr>
          <w:rFonts w:asciiTheme="minorHAnsi" w:hAnsiTheme="minorHAnsi" w:cstheme="minorHAnsi"/>
          <w:sz w:val="24"/>
          <w:highlight w:val="green"/>
          <w:u w:val="single"/>
        </w:rPr>
        <w:t>and digital connections that</w:t>
      </w:r>
      <w:r w:rsidRPr="0076312A">
        <w:rPr>
          <w:rFonts w:asciiTheme="minorHAnsi" w:hAnsiTheme="minorHAnsi" w:cstheme="minorHAnsi"/>
          <w:sz w:val="24"/>
          <w:u w:val="single"/>
        </w:rPr>
        <w:t xml:space="preserve"> increasingly </w:t>
      </w:r>
      <w:r w:rsidRPr="00D81639">
        <w:rPr>
          <w:rFonts w:asciiTheme="minorHAnsi" w:hAnsiTheme="minorHAnsi" w:cstheme="minorHAnsi"/>
          <w:sz w:val="24"/>
          <w:highlight w:val="green"/>
          <w:u w:val="single"/>
        </w:rPr>
        <w:t>permeate</w:t>
      </w:r>
      <w:r w:rsidRPr="0076312A">
        <w:rPr>
          <w:rFonts w:asciiTheme="minorHAnsi" w:hAnsiTheme="minorHAnsi" w:cstheme="minorHAnsi"/>
          <w:sz w:val="24"/>
          <w:u w:val="single"/>
        </w:rPr>
        <w:t xml:space="preserve"> all the industrial assets, services, agricultural systems, and all </w:t>
      </w:r>
      <w:r w:rsidRPr="00D81639">
        <w:rPr>
          <w:rFonts w:asciiTheme="minorHAnsi" w:hAnsiTheme="minorHAnsi" w:cstheme="minorHAnsi"/>
          <w:sz w:val="24"/>
          <w:highlight w:val="green"/>
          <w:u w:val="single"/>
        </w:rPr>
        <w:t>the</w:t>
      </w:r>
      <w:r w:rsidRPr="0076312A">
        <w:rPr>
          <w:rFonts w:asciiTheme="minorHAnsi" w:hAnsiTheme="minorHAnsi" w:cstheme="minorHAnsi"/>
          <w:sz w:val="24"/>
          <w:u w:val="single"/>
        </w:rPr>
        <w:t xml:space="preserve"> other figures of </w:t>
      </w:r>
      <w:r w:rsidRPr="00D81639">
        <w:rPr>
          <w:rFonts w:asciiTheme="minorHAnsi" w:hAnsiTheme="minorHAnsi" w:cstheme="minorHAnsi"/>
          <w:sz w:val="24"/>
          <w:highlight w:val="green"/>
          <w:u w:val="single"/>
        </w:rPr>
        <w:t>the economic organization of society</w:t>
      </w:r>
      <w:r w:rsidRPr="0076312A">
        <w:rPr>
          <w:rFonts w:asciiTheme="minorHAnsi" w:hAnsiTheme="minorHAnsi" w:cstheme="minorHAnsi"/>
          <w:sz w:val="24"/>
          <w:u w:val="single"/>
        </w:rPr>
        <w:t>.</w:t>
      </w:r>
      <w:r w:rsidRPr="0076312A">
        <w:rPr>
          <w:rFonts w:asciiTheme="minorHAnsi" w:hAnsiTheme="minorHAnsi" w:cstheme="minorHAnsi"/>
          <w:sz w:val="16"/>
        </w:rPr>
        <w:t xml:space="preserve"> Capital is, in fact, increasingly valorized by cooperative social flows in which muscles, languages, affects, codes, and images are subsumed within the material processes of production. The neoliberal “counter-revolution” presents us with this scene following the thirty-year cycle of class struggle after World War 2 and the subsequent workers’ defeat at the end of the 1970s. In the course of the last half century, the sectors of capitalist production and of society have been radically transformed, extending the primary sites of production from the factory to the social terrain. This is the meaning that should be given to the Marxian figures of the “real subsumption” of labour under capital – which can be extended to the subsumption of society itself under capital. </w:t>
      </w:r>
      <w:r w:rsidRPr="0076312A">
        <w:rPr>
          <w:rFonts w:asciiTheme="minorHAnsi" w:hAnsiTheme="minorHAnsi" w:cstheme="minorHAnsi"/>
          <w:sz w:val="24"/>
          <w:u w:val="single"/>
        </w:rPr>
        <w:t xml:space="preserve">This is not a matter only of </w:t>
      </w:r>
      <w:r w:rsidRPr="00D81639">
        <w:rPr>
          <w:rFonts w:asciiTheme="minorHAnsi" w:hAnsiTheme="minorHAnsi" w:cstheme="minorHAnsi"/>
          <w:sz w:val="24"/>
          <w:highlight w:val="green"/>
          <w:u w:val="single"/>
        </w:rPr>
        <w:t>the totalitarian extension of consumption and</w:t>
      </w:r>
      <w:r w:rsidRPr="0076312A">
        <w:rPr>
          <w:rFonts w:asciiTheme="minorHAnsi" w:hAnsiTheme="minorHAnsi" w:cstheme="minorHAnsi"/>
          <w:sz w:val="24"/>
          <w:u w:val="single"/>
        </w:rPr>
        <w:t xml:space="preserve"> its eventual alienating effects (as followers of the Frankfurt School maintained), but also </w:t>
      </w:r>
      <w:r w:rsidRPr="00D81639">
        <w:rPr>
          <w:rFonts w:asciiTheme="minorHAnsi" w:hAnsiTheme="minorHAnsi" w:cstheme="minorHAnsi"/>
          <w:sz w:val="24"/>
          <w:highlight w:val="green"/>
          <w:u w:val="single"/>
        </w:rPr>
        <w:t>the incarnation of capitalist production in society</w:t>
      </w:r>
      <w:r w:rsidRPr="0076312A">
        <w:rPr>
          <w:rFonts w:asciiTheme="minorHAnsi" w:hAnsiTheme="minorHAnsi" w:cstheme="minorHAnsi"/>
          <w:sz w:val="24"/>
          <w:u w:val="single"/>
        </w:rPr>
        <w:t xml:space="preserve">, that is, in the languages of the market as in the vital connections of society. In order to re-establish profits, which could no longer be sufficiently sustained in the factories and traditional industries, capital </w:t>
      </w:r>
      <w:r w:rsidRPr="00D81639">
        <w:rPr>
          <w:rFonts w:asciiTheme="minorHAnsi" w:hAnsiTheme="minorHAnsi" w:cstheme="minorHAnsi"/>
          <w:sz w:val="24"/>
          <w:highlight w:val="green"/>
          <w:u w:val="single"/>
        </w:rPr>
        <w:t>strategically put to work the social terrain</w:t>
      </w:r>
      <w:r w:rsidRPr="0076312A">
        <w:rPr>
          <w:rFonts w:asciiTheme="minorHAnsi" w:hAnsiTheme="minorHAnsi" w:cstheme="minorHAnsi"/>
          <w:sz w:val="24"/>
          <w:u w:val="single"/>
        </w:rPr>
        <w:t xml:space="preserve">, and in society the mode of </w:t>
      </w:r>
      <w:r w:rsidRPr="00D81639">
        <w:rPr>
          <w:rFonts w:asciiTheme="minorHAnsi" w:hAnsiTheme="minorHAnsi" w:cstheme="minorHAnsi"/>
          <w:sz w:val="24"/>
          <w:highlight w:val="green"/>
          <w:u w:val="single"/>
        </w:rPr>
        <w:t>production came to be</w:t>
      </w:r>
      <w:r w:rsidRPr="0076312A">
        <w:rPr>
          <w:rFonts w:asciiTheme="minorHAnsi" w:hAnsiTheme="minorHAnsi" w:cstheme="minorHAnsi"/>
          <w:sz w:val="24"/>
          <w:u w:val="single"/>
        </w:rPr>
        <w:t xml:space="preserve"> ever more </w:t>
      </w:r>
      <w:r w:rsidRPr="00D81639">
        <w:rPr>
          <w:rFonts w:asciiTheme="minorHAnsi" w:hAnsiTheme="minorHAnsi" w:cstheme="minorHAnsi"/>
          <w:sz w:val="24"/>
          <w:highlight w:val="green"/>
          <w:u w:val="single"/>
        </w:rPr>
        <w:t>closely interwoven with “forms of life.</w:t>
      </w:r>
      <w:r w:rsidRPr="0076312A">
        <w:rPr>
          <w:rFonts w:asciiTheme="minorHAnsi" w:hAnsiTheme="minorHAnsi" w:cstheme="minorHAnsi"/>
          <w:sz w:val="24"/>
          <w:u w:val="single"/>
        </w:rPr>
        <w:t>”</w:t>
      </w:r>
      <w:r w:rsidRPr="0076312A">
        <w:rPr>
          <w:rFonts w:asciiTheme="minorHAnsi" w:hAnsiTheme="minorHAnsi" w:cstheme="minorHAnsi"/>
          <w:sz w:val="16"/>
        </w:rPr>
        <w:t xml:space="preserve"> How did we arrive at this situation? One narrative goes like this. </w:t>
      </w:r>
      <w:r w:rsidRPr="0076312A">
        <w:rPr>
          <w:rFonts w:asciiTheme="minorHAnsi" w:hAnsiTheme="minorHAnsi" w:cstheme="minorHAnsi"/>
          <w:sz w:val="24"/>
          <w:u w:val="single"/>
        </w:rPr>
        <w:t xml:space="preserve">A first passage was constituted by </w:t>
      </w:r>
      <w:r w:rsidRPr="00D81639">
        <w:rPr>
          <w:rFonts w:asciiTheme="minorHAnsi" w:hAnsiTheme="minorHAnsi" w:cstheme="minorHAnsi"/>
          <w:sz w:val="24"/>
          <w:highlight w:val="green"/>
          <w:u w:val="single"/>
        </w:rPr>
        <w:t>the simplification of industrial production</w:t>
      </w:r>
      <w:r w:rsidRPr="0076312A">
        <w:rPr>
          <w:rFonts w:asciiTheme="minorHAnsi" w:hAnsiTheme="minorHAnsi" w:cstheme="minorHAnsi"/>
          <w:sz w:val="24"/>
          <w:u w:val="single"/>
        </w:rPr>
        <w:t xml:space="preserve"> introduced by automation. From the political point of view, this </w:t>
      </w:r>
      <w:r w:rsidRPr="00D81639">
        <w:rPr>
          <w:rFonts w:asciiTheme="minorHAnsi" w:hAnsiTheme="minorHAnsi" w:cstheme="minorHAnsi"/>
          <w:sz w:val="24"/>
          <w:highlight w:val="green"/>
          <w:u w:val="single"/>
        </w:rPr>
        <w:t>destroyed the resistance of the working class</w:t>
      </w:r>
      <w:r w:rsidRPr="0076312A">
        <w:rPr>
          <w:rFonts w:asciiTheme="minorHAnsi" w:hAnsiTheme="minorHAnsi" w:cstheme="minorHAnsi"/>
          <w:sz w:val="24"/>
          <w:u w:val="single"/>
        </w:rPr>
        <w:t xml:space="preserve"> to exploitation </w:t>
      </w:r>
      <w:r w:rsidRPr="00D81639">
        <w:rPr>
          <w:rFonts w:asciiTheme="minorHAnsi" w:hAnsiTheme="minorHAnsi" w:cstheme="minorHAnsi"/>
          <w:sz w:val="24"/>
          <w:highlight w:val="green"/>
          <w:u w:val="single"/>
        </w:rPr>
        <w:t>and expelled the workers from the factory</w:t>
      </w:r>
      <w:r w:rsidRPr="0076312A">
        <w:rPr>
          <w:rFonts w:asciiTheme="minorHAnsi" w:hAnsiTheme="minorHAnsi" w:cstheme="minorHAnsi"/>
          <w:sz w:val="24"/>
          <w:u w:val="single"/>
        </w:rPr>
        <w:t xml:space="preserve"> in the dominant parts of the world, thus </w:t>
      </w:r>
      <w:r w:rsidRPr="00D81639">
        <w:rPr>
          <w:rFonts w:asciiTheme="minorHAnsi" w:hAnsiTheme="minorHAnsi" w:cstheme="minorHAnsi"/>
          <w:sz w:val="24"/>
          <w:highlight w:val="green"/>
          <w:u w:val="single"/>
        </w:rPr>
        <w:t>forcing them to</w:t>
      </w:r>
      <w:r w:rsidRPr="0076312A">
        <w:rPr>
          <w:rFonts w:asciiTheme="minorHAnsi" w:hAnsiTheme="minorHAnsi" w:cstheme="minorHAnsi"/>
          <w:sz w:val="24"/>
          <w:u w:val="single"/>
        </w:rPr>
        <w:t xml:space="preserve"> “put to</w:t>
      </w:r>
      <w:r w:rsidRPr="00D81639">
        <w:rPr>
          <w:rFonts w:asciiTheme="minorHAnsi" w:hAnsiTheme="minorHAnsi" w:cstheme="minorHAnsi"/>
          <w:sz w:val="24"/>
          <w:highlight w:val="green"/>
          <w:u w:val="single"/>
        </w:rPr>
        <w:t xml:space="preserve"> work</w:t>
      </w:r>
      <w:r w:rsidRPr="0076312A">
        <w:rPr>
          <w:rFonts w:asciiTheme="minorHAnsi" w:hAnsiTheme="minorHAnsi" w:cstheme="minorHAnsi"/>
          <w:sz w:val="24"/>
          <w:u w:val="single"/>
        </w:rPr>
        <w:t xml:space="preserve">” – in order to resist and </w:t>
      </w:r>
      <w:r w:rsidRPr="00D81639">
        <w:rPr>
          <w:rFonts w:asciiTheme="minorHAnsi" w:hAnsiTheme="minorHAnsi" w:cstheme="minorHAnsi"/>
          <w:sz w:val="24"/>
          <w:highlight w:val="green"/>
          <w:u w:val="single"/>
        </w:rPr>
        <w:t>to survive</w:t>
      </w:r>
      <w:r w:rsidRPr="0076312A">
        <w:rPr>
          <w:rFonts w:asciiTheme="minorHAnsi" w:hAnsiTheme="minorHAnsi" w:cstheme="minorHAnsi"/>
          <w:sz w:val="24"/>
          <w:u w:val="single"/>
        </w:rPr>
        <w:t xml:space="preserve"> – the </w:t>
      </w:r>
      <w:r w:rsidRPr="00D81639">
        <w:rPr>
          <w:rFonts w:asciiTheme="minorHAnsi" w:hAnsiTheme="minorHAnsi" w:cstheme="minorHAnsi"/>
          <w:sz w:val="24"/>
          <w:highlight w:val="green"/>
          <w:u w:val="single"/>
        </w:rPr>
        <w:t>society that surrounds them</w:t>
      </w:r>
      <w:r w:rsidRPr="0076312A">
        <w:rPr>
          <w:rFonts w:asciiTheme="minorHAnsi" w:hAnsiTheme="minorHAnsi" w:cstheme="minorHAnsi"/>
          <w:sz w:val="16"/>
        </w:rPr>
        <w:t xml:space="preserve">. In this way the productive power of labour came to be widely extended. Now, while the automated industrial processes continued increasingly to produce material goods, </w:t>
      </w:r>
      <w:r w:rsidRPr="0076312A">
        <w:rPr>
          <w:rFonts w:asciiTheme="minorHAnsi" w:hAnsiTheme="minorHAnsi" w:cstheme="minorHAnsi"/>
          <w:sz w:val="24"/>
          <w:u w:val="single"/>
        </w:rPr>
        <w:t xml:space="preserve">outside of </w:t>
      </w:r>
      <w:r w:rsidRPr="00D81639">
        <w:rPr>
          <w:rFonts w:asciiTheme="minorHAnsi" w:hAnsiTheme="minorHAnsi" w:cstheme="minorHAnsi"/>
          <w:sz w:val="24"/>
          <w:highlight w:val="green"/>
          <w:u w:val="single"/>
        </w:rPr>
        <w:t>the roboticides factories</w:t>
      </w:r>
      <w:r w:rsidRPr="0076312A">
        <w:rPr>
          <w:rFonts w:asciiTheme="minorHAnsi" w:hAnsiTheme="minorHAnsi" w:cstheme="minorHAnsi"/>
          <w:sz w:val="24"/>
          <w:u w:val="single"/>
        </w:rPr>
        <w:t xml:space="preserve"> grew ever more complex </w:t>
      </w:r>
      <w:r w:rsidRPr="00D81639">
        <w:rPr>
          <w:rFonts w:asciiTheme="minorHAnsi" w:hAnsiTheme="minorHAnsi" w:cstheme="minorHAnsi"/>
          <w:sz w:val="24"/>
          <w:highlight w:val="green"/>
          <w:u w:val="single"/>
        </w:rPr>
        <w:t>integrated productive services that connected</w:t>
      </w:r>
      <w:r w:rsidRPr="0076312A">
        <w:rPr>
          <w:rFonts w:asciiTheme="minorHAnsi" w:hAnsiTheme="minorHAnsi" w:cstheme="minorHAnsi"/>
          <w:sz w:val="24"/>
          <w:u w:val="single"/>
        </w:rPr>
        <w:t xml:space="preserve"> in </w:t>
      </w:r>
      <w:r w:rsidRPr="00D81639">
        <w:rPr>
          <w:rFonts w:asciiTheme="minorHAnsi" w:hAnsiTheme="minorHAnsi" w:cstheme="minorHAnsi"/>
          <w:sz w:val="24"/>
          <w:highlight w:val="green"/>
          <w:u w:val="single"/>
        </w:rPr>
        <w:t>social labour</w:t>
      </w:r>
      <w:r w:rsidRPr="0076312A">
        <w:rPr>
          <w:rFonts w:asciiTheme="minorHAnsi" w:hAnsiTheme="minorHAnsi" w:cstheme="minorHAnsi"/>
          <w:sz w:val="24"/>
          <w:u w:val="single"/>
        </w:rPr>
        <w:t xml:space="preserve"> complex </w:t>
      </w:r>
      <w:r w:rsidRPr="00D81639">
        <w:rPr>
          <w:rFonts w:asciiTheme="minorHAnsi" w:hAnsiTheme="minorHAnsi" w:cstheme="minorHAnsi"/>
          <w:sz w:val="24"/>
          <w:highlight w:val="green"/>
          <w:u w:val="single"/>
        </w:rPr>
        <w:t>technologies and fundamental sciences, industrial services and welfare</w:t>
      </w:r>
      <w:r w:rsidRPr="0076312A">
        <w:rPr>
          <w:rFonts w:asciiTheme="minorHAnsi" w:hAnsiTheme="minorHAnsi" w:cstheme="minorHAnsi"/>
          <w:sz w:val="24"/>
          <w:u w:val="single"/>
        </w:rPr>
        <w:t xml:space="preserve">. Through the development of this tendency, </w:t>
      </w:r>
      <w:r w:rsidRPr="00D81639">
        <w:rPr>
          <w:rFonts w:asciiTheme="minorHAnsi" w:hAnsiTheme="minorHAnsi" w:cstheme="minorHAnsi"/>
          <w:sz w:val="24"/>
          <w:highlight w:val="green"/>
          <w:u w:val="single"/>
        </w:rPr>
        <w:t>digitalization and computerization became decisive</w:t>
      </w:r>
      <w:r w:rsidRPr="0076312A">
        <w:rPr>
          <w:rFonts w:asciiTheme="minorHAnsi" w:hAnsiTheme="minorHAnsi" w:cstheme="minorHAnsi"/>
          <w:sz w:val="24"/>
          <w:u w:val="single"/>
        </w:rPr>
        <w:t xml:space="preserve"> (in a second phase</w:t>
      </w:r>
      <w:r w:rsidRPr="00D81639">
        <w:rPr>
          <w:rFonts w:asciiTheme="minorHAnsi" w:hAnsiTheme="minorHAnsi" w:cstheme="minorHAnsi"/>
          <w:sz w:val="24"/>
          <w:highlight w:val="green"/>
          <w:u w:val="single"/>
        </w:rPr>
        <w:t>) in the social structuring of capital</w:t>
      </w:r>
      <w:r w:rsidRPr="0076312A">
        <w:rPr>
          <w:rFonts w:asciiTheme="minorHAnsi" w:hAnsiTheme="minorHAnsi" w:cstheme="minorHAnsi"/>
          <w:sz w:val="24"/>
          <w:u w:val="single"/>
        </w:rPr>
        <w:t xml:space="preserve"> – </w:t>
      </w:r>
      <w:r w:rsidRPr="00D81639">
        <w:rPr>
          <w:rFonts w:asciiTheme="minorHAnsi" w:hAnsiTheme="minorHAnsi" w:cstheme="minorHAnsi"/>
          <w:sz w:val="24"/>
          <w:highlight w:val="green"/>
          <w:u w:val="single"/>
        </w:rPr>
        <w:t>more important</w:t>
      </w:r>
      <w:r w:rsidRPr="0076312A">
        <w:rPr>
          <w:rFonts w:asciiTheme="minorHAnsi" w:hAnsiTheme="minorHAnsi" w:cstheme="minorHAnsi"/>
          <w:sz w:val="24"/>
          <w:u w:val="single"/>
        </w:rPr>
        <w:t>, so to speak</w:t>
      </w:r>
      <w:r w:rsidRPr="00D81639">
        <w:rPr>
          <w:rFonts w:asciiTheme="minorHAnsi" w:hAnsiTheme="minorHAnsi" w:cstheme="minorHAnsi"/>
          <w:sz w:val="24"/>
          <w:highlight w:val="green"/>
          <w:u w:val="single"/>
        </w:rPr>
        <w:t>, than automation</w:t>
      </w:r>
      <w:r w:rsidRPr="0076312A">
        <w:rPr>
          <w:rFonts w:asciiTheme="minorHAnsi" w:hAnsiTheme="minorHAnsi" w:cstheme="minorHAnsi"/>
          <w:sz w:val="24"/>
          <w:u w:val="single"/>
        </w:rPr>
        <w:t>.</w:t>
      </w:r>
      <w:r w:rsidRPr="0076312A">
        <w:rPr>
          <w:rFonts w:asciiTheme="minorHAnsi" w:hAnsiTheme="minorHAnsi" w:cstheme="minorHAnsi"/>
          <w:sz w:val="16"/>
        </w:rPr>
        <w:t xml:space="preserve"> Digitalization and computerization articulated in society a transformation of the composition of labour-power, adequate to the new forms of technological command, </w:t>
      </w:r>
      <w:r w:rsidRPr="00D81639">
        <w:rPr>
          <w:rFonts w:asciiTheme="minorHAnsi" w:hAnsiTheme="minorHAnsi" w:cstheme="minorHAnsi"/>
          <w:sz w:val="24"/>
          <w:highlight w:val="green"/>
          <w:u w:val="single"/>
        </w:rPr>
        <w:t>renouncing</w:t>
      </w:r>
      <w:r w:rsidRPr="0076312A">
        <w:rPr>
          <w:rFonts w:asciiTheme="minorHAnsi" w:hAnsiTheme="minorHAnsi" w:cstheme="minorHAnsi"/>
          <w:sz w:val="24"/>
          <w:u w:val="single"/>
        </w:rPr>
        <w:t xml:space="preserve"> definitively </w:t>
      </w:r>
      <w:r w:rsidRPr="00D81639">
        <w:rPr>
          <w:rFonts w:asciiTheme="minorHAnsi" w:hAnsiTheme="minorHAnsi" w:cstheme="minorHAnsi"/>
          <w:sz w:val="24"/>
          <w:highlight w:val="green"/>
          <w:u w:val="single"/>
        </w:rPr>
        <w:t>the worker</w:t>
      </w:r>
      <w:r w:rsidRPr="0076312A">
        <w:rPr>
          <w:rFonts w:asciiTheme="minorHAnsi" w:hAnsiTheme="minorHAnsi" w:cstheme="minorHAnsi"/>
          <w:sz w:val="24"/>
          <w:u w:val="single"/>
        </w:rPr>
        <w:t xml:space="preserve"> composition that had been constructed in and by the industrial factory. This development is strongly tendential, which </w:t>
      </w:r>
      <w:r w:rsidRPr="00D81639">
        <w:rPr>
          <w:rFonts w:asciiTheme="minorHAnsi" w:hAnsiTheme="minorHAnsi" w:cstheme="minorHAnsi"/>
          <w:sz w:val="24"/>
          <w:highlight w:val="green"/>
          <w:u w:val="single"/>
        </w:rPr>
        <w:t>means that it is becoming hegemonic at a global level</w:t>
      </w:r>
      <w:r w:rsidRPr="0076312A">
        <w:rPr>
          <w:rFonts w:asciiTheme="minorHAnsi" w:hAnsiTheme="minorHAnsi" w:cstheme="minorHAnsi"/>
          <w:sz w:val="24"/>
          <w:u w:val="single"/>
        </w:rPr>
        <w:t xml:space="preserve"> – unevenly, of course, but at certain times and in certain places with extraordinary accelerations</w:t>
      </w:r>
      <w:r w:rsidRPr="0076312A">
        <w:rPr>
          <w:rFonts w:asciiTheme="minorHAnsi" w:hAnsiTheme="minorHAnsi" w:cstheme="minorHAnsi"/>
          <w:sz w:val="16"/>
        </w:rPr>
        <w:t>.</w:t>
      </w:r>
    </w:p>
    <w:p w:rsidR="003A0441" w:rsidRPr="003A0441" w:rsidRDefault="003A0441" w:rsidP="003A0441"/>
    <w:p w:rsidR="005446DF" w:rsidRDefault="005446DF" w:rsidP="00335977">
      <w:pPr>
        <w:pStyle w:val="Heading3"/>
      </w:pPr>
      <w:r>
        <w:t>Link—H-1B Visas</w:t>
      </w:r>
    </w:p>
    <w:p w:rsidR="005446DF" w:rsidRPr="00F276B3" w:rsidRDefault="005446DF" w:rsidP="005446DF">
      <w:pPr>
        <w:pStyle w:val="Heading4"/>
        <w:rPr>
          <w:rStyle w:val="Style13ptBold"/>
          <w:rFonts w:cs="Arial"/>
          <w:b/>
        </w:rPr>
      </w:pPr>
      <w:r>
        <w:rPr>
          <w:rStyle w:val="Style13ptBold"/>
          <w:rFonts w:cs="Arial"/>
          <w:b/>
        </w:rPr>
        <w:t>Expanding H-1B visas only allows for the exploitation of workers – low wages, fees for extension, early termination fees, and lots more.</w:t>
      </w:r>
    </w:p>
    <w:p w:rsidR="005446DF" w:rsidRPr="00F276B3" w:rsidRDefault="005446DF" w:rsidP="005446DF">
      <w:pPr>
        <w:rPr>
          <w:rStyle w:val="Style13ptBold"/>
          <w:rFonts w:eastAsiaTheme="minorEastAsia"/>
          <w:sz w:val="24"/>
        </w:rPr>
      </w:pPr>
      <w:r w:rsidRPr="00F276B3">
        <w:rPr>
          <w:rStyle w:val="Style13ptBold"/>
        </w:rPr>
        <w:t>Ontiveros 17 (</w:t>
      </w:r>
      <w:r w:rsidRPr="00F276B3">
        <w:rPr>
          <w:rFonts w:eastAsia="Calibri"/>
          <w:sz w:val="18"/>
        </w:rPr>
        <w:t xml:space="preserve">Maria L. Ontiveros, </w:t>
      </w:r>
      <w:r w:rsidRPr="00F276B3">
        <w:rPr>
          <w:rFonts w:eastAsia="Calibri"/>
          <w:i/>
          <w:sz w:val="18"/>
        </w:rPr>
        <w:t>H-1B Visas, Outsourcing and Body Shops: A Continuum of Exploitation for High Tech Workers</w:t>
      </w:r>
      <w:r w:rsidRPr="00F276B3">
        <w:rPr>
          <w:rFonts w:eastAsia="Calibri"/>
          <w:sz w:val="18"/>
        </w:rPr>
        <w:t>, pg. *Insert Page Numbers</w:t>
      </w:r>
      <w:proofErr w:type="gramStart"/>
      <w:r w:rsidRPr="00F276B3">
        <w:rPr>
          <w:rFonts w:eastAsia="Calibri"/>
          <w:sz w:val="18"/>
        </w:rPr>
        <w:t>* ,</w:t>
      </w:r>
      <w:proofErr w:type="gramEnd"/>
      <w:r w:rsidRPr="00F276B3">
        <w:rPr>
          <w:rFonts w:eastAsia="Calibri"/>
          <w:sz w:val="18"/>
        </w:rPr>
        <w:t xml:space="preserve"> 38 Berkeley J. Emp. &amp; Lab. L. 1 (2017).</w:t>
      </w:r>
      <w:r w:rsidRPr="00F276B3">
        <w:rPr>
          <w:rStyle w:val="Style13ptBold"/>
        </w:rPr>
        <w:t xml:space="preserve">) </w:t>
      </w:r>
      <w:r w:rsidRPr="00F276B3">
        <w:rPr>
          <w:rStyle w:val="Style13ptBold"/>
          <w:rFonts w:eastAsiaTheme="minorEastAsia"/>
          <w:sz w:val="24"/>
        </w:rPr>
        <w:t>//-VJ</w:t>
      </w:r>
    </w:p>
    <w:p w:rsidR="005446DF" w:rsidRPr="00F276B3" w:rsidRDefault="005446DF" w:rsidP="005446DF"/>
    <w:p w:rsidR="005446DF" w:rsidRPr="00F276B3" w:rsidRDefault="005446DF" w:rsidP="005446DF">
      <w:r w:rsidRPr="00F276B3">
        <w:t xml:space="preserve">3. Wage Theft and Benching </w:t>
      </w:r>
      <w:r w:rsidRPr="00F276B3">
        <w:rPr>
          <w:b/>
          <w:u w:val="single"/>
        </w:rPr>
        <w:t>There are several cases in which employees complain that employers do not pay the stated prevailing wage for the appropriate period of time</w:t>
      </w:r>
      <w:r w:rsidRPr="00F276B3">
        <w:t xml:space="preserve">. In one typical administrative hearing, Itek, a body shop, sponsored a computer programmer named Benly Ebenezer for his H-1B visa. Ebenezer arrived in New Jersey, ready to work, but was “benched” for approximately four months. Itek, which looked to a variety of subcontractors to place Itek workers at U.S. companies, eventually placed Ebenezer with SBM, which had a contract to provide computer programmers to J.P. Morgan in New York City. Ebenezer worked there for a little over a year.179 The ALJ found that Itek violated the visa laws by failing to pay Ebenezer for the time he was benched, paying him below the prevailing wage for several months by paying him at the New Jersey rate, instead of the New York City rate; </w:t>
      </w:r>
      <w:r w:rsidRPr="00F276B3">
        <w:rPr>
          <w:b/>
          <w:u w:val="single"/>
        </w:rPr>
        <w:t>failed to pay him for several months when he was working; not offering him a return ticket to India when he was terminated; and withholding money for breach of contract damages.</w:t>
      </w:r>
      <w:r w:rsidRPr="00F276B3">
        <w:t xml:space="preserve"> Ebenezer was awarded approximately $28,000. Unfortunately, recent case law constrains the ability of the Department of Labor to investigate effectively allegations of wage theft by body shops. In Greater Missouri Medical Pro-Care Providers Inc. (“GMM”) v. </w:t>
      </w:r>
      <w:r w:rsidRPr="00F276B3">
        <w:rPr>
          <w:b/>
          <w:u w:val="single"/>
        </w:rPr>
        <w:t>Perez, an employee filed a complaint with state officials alleging a variety of workplace violations.</w:t>
      </w:r>
      <w:r w:rsidRPr="00F276B3">
        <w:t xml:space="preserve"> GMM “provides physical and occupational therapists to serve in hospitals, nursing homes and similar facilities” by filling out numerous LCA’s and hiring physical and occupation therapists from the Philippines. According to the allegations, its operations were characteristic of most body shops. The worker complained that </w:t>
      </w:r>
      <w:r w:rsidRPr="00F276B3">
        <w:rPr>
          <w:b/>
          <w:u w:val="single"/>
        </w:rPr>
        <w:t>she was required to pay all of the fees to file and extend her H-1B visa, including attorney’s fees; was required to stay with others in company-paid apartment during the time she studied</w:t>
      </w:r>
      <w:r w:rsidRPr="00F276B3">
        <w:t xml:space="preserve"> for and took a licensing exam; </w:t>
      </w:r>
      <w:r w:rsidRPr="00F276B3">
        <w:rPr>
          <w:b/>
          <w:u w:val="single"/>
        </w:rPr>
        <w:t>was only paid $50 per week for food during that non-productive time; and that her contract contained an illegal fee for early termination</w:t>
      </w:r>
      <w:r w:rsidRPr="00F276B3">
        <w:t xml:space="preserve">. The complaint was forwarded to the Department of Labor, which treated it as an “aggrieved party complaint” and found reasonable cause to investigate whether the contract contained an illegal penalty for ceasing employment early. The Department of Labor, in accordance with its regular policy, then conducted a full investigation of all the H-1B employees at the employer “to determine if any violations exist under H-1B and to see if there are any violations to any employee during the relevant time period.”185 It found that </w:t>
      </w:r>
      <w:r w:rsidRPr="00F276B3">
        <w:rPr>
          <w:b/>
          <w:u w:val="single"/>
        </w:rPr>
        <w:t>the employer owed back wages to forty employees for benching violation</w:t>
      </w:r>
      <w:r w:rsidRPr="00F276B3">
        <w:t xml:space="preserve">s, </w:t>
      </w:r>
      <w:r w:rsidRPr="00F276B3">
        <w:rPr>
          <w:sz w:val="20"/>
        </w:rPr>
        <w:t xml:space="preserve">in the amount of approximately $340,000; owed about $8,000 to seventeen employees for illegal fee deductions; and owed over $8,200 to four employees for illegally withholding paychecks. On review, the award for back wages was decreased to approximately $105,000 because the original award included pay for time that was beyond the twelve-month statute of limitations. The District Court upheld the award, and the employer appealed to the Eighth Circuit Court of Appeals. The Eighth Circuit reversed the judgment of the District Court. It held that the Department of Labor could not initiate an investigation based on a specific complaint by an aggrieved party and then conduct a full-scale investigation into all the H-1B visa practices of that employer. It stated that the DOL would have to open a new investigation under a different provision of the visa statute in order to inquire into these other matters. Because the DOL had exceeded its investigatory powers, the appeals court threw out the award, thereby limiting the DOL’s ability to investigate broadly the policies and practices of body shop employers. </w:t>
      </w:r>
      <w:r w:rsidRPr="00F276B3">
        <w:t xml:space="preserve">As described above, </w:t>
      </w:r>
      <w:r w:rsidRPr="00F276B3">
        <w:rPr>
          <w:b/>
          <w:u w:val="single"/>
        </w:rPr>
        <w:t>employers often insert a clause in visa workers’ contracts that require employees to pay damages if they leave work before the end of the contract term. Although the visa statute prohibits employers from penalizing employees for leaving work early, it does allow employers to collect “liquidated damages.”</w:t>
      </w:r>
      <w:r w:rsidRPr="00F276B3">
        <w:t xml:space="preserve"> Procedurally, these claims have been adjudicated in two ways. When employers sue employees to recover these damages, the employee can argue that the contract is voidable and that the liquidated damages provision is unenforceable under state law. If the employee loses in state court and faces a judgment requiring payment of these fees, she can file a claim with the Department of Labor alleging a violation of the visa provision. </w:t>
      </w:r>
      <w:r w:rsidRPr="00F276B3">
        <w:rPr>
          <w:u w:val="single"/>
        </w:rPr>
        <w:t xml:space="preserve">In Tekstrom v. Savla, for example, Sameer Savla, who had been studying in Houston on a student visa, contacted Tekstrom, Inc. in response to an ad stating that the company had job openings and could quickly process H-1B visas for qualified applicants. Tekstrom hired Savla and told him to report to Delaware where he would be given a visa, provided with housing, complete a three-week training course and be placed into a position following completion of the course. When Savla arrived in Delaware, he was placed into an apartment and was required to sleep in a sleeping bag on the floor because the only bed in the apartment was shared by two female employees who were also in the training program. The trainees were required to go to the Tekstrom office every day and night during the training period and told that if they left the company, they would owe Tekstrom $18,000. Following the training program, Tekstrom did not provide a job for </w:t>
      </w:r>
      <w:proofErr w:type="gramStart"/>
      <w:r w:rsidRPr="00F276B3">
        <w:rPr>
          <w:u w:val="single"/>
        </w:rPr>
        <w:t>Savla,</w:t>
      </w:r>
      <w:proofErr w:type="gramEnd"/>
      <w:r w:rsidRPr="00F276B3">
        <w:rPr>
          <w:u w:val="single"/>
        </w:rPr>
        <w:t xml:space="preserve"> did not pay Savla and did not provide the promised health insurance.</w:t>
      </w:r>
      <w:r w:rsidRPr="00F276B3">
        <w:t xml:space="preserve"> One of the other participants in the program, Dharani, left the program, and Tekstrom told Savla </w:t>
      </w:r>
      <w:r w:rsidRPr="00F276B3">
        <w:rPr>
          <w:b/>
          <w:u w:val="single"/>
        </w:rPr>
        <w:t>“if he tried to leave like Dharani he would make an example of him.” Savla stayed in the apartment for four months with no pay, no visa and no health insurance</w:t>
      </w:r>
      <w:r w:rsidRPr="00F276B3">
        <w:t xml:space="preserve">. Savla was finally placed in a short-term assignment with a subcontractor, Aria </w:t>
      </w:r>
      <w:proofErr w:type="gramStart"/>
      <w:r w:rsidRPr="00F276B3">
        <w:t>Consulting, that</w:t>
      </w:r>
      <w:proofErr w:type="gramEnd"/>
      <w:r w:rsidRPr="00F276B3">
        <w:t xml:space="preserve"> had a job for Savla with Bearing Point in New York. When Savla and </w:t>
      </w:r>
      <w:r w:rsidRPr="00F276B3">
        <w:rPr>
          <w:u w:val="single"/>
        </w:rPr>
        <w:t>Aria contacted Tekstrom to inquire about his visa, pay stubs and employment contract, Tekstrom threatened to sue Savla and to file criminal charges against him</w:t>
      </w:r>
      <w:r w:rsidRPr="00F276B3">
        <w:t xml:space="preserve">. Savla became so upset over the threats that he became physically ill and left New York to return to Houston. When Tekstrom was informed of Savla’s location and illness, </w:t>
      </w:r>
      <w:r w:rsidRPr="00F276B3">
        <w:rPr>
          <w:u w:val="single"/>
        </w:rPr>
        <w:t>Tekstrom “threatened Savla with a civil lawsuit, criminal charges, possible deportation and the destruction of his career</w:t>
      </w:r>
      <w:r w:rsidRPr="00F276B3">
        <w:t xml:space="preserve">. . . . [It] further stated that a criminal complaint had been prepared and they were holding back from filing it as it could lead to his deportation and he may never be able to come back here.”  </w:t>
      </w:r>
      <w:r w:rsidRPr="00F276B3">
        <w:rPr>
          <w:b/>
          <w:u w:val="single"/>
        </w:rPr>
        <w:t xml:space="preserve">Tekstrom filed a claim against Savla seeking $18,000 under the liquidated damages clause, which it said would cover “the company’s estimate of its investment in a trainee, including housing, training, software licensing fees, marketing efforts and work </w:t>
      </w:r>
      <w:r w:rsidRPr="00F276B3">
        <w:t xml:space="preserve">performed by Tekstrom’s staff as well as potential lost revenues from the early termination of a prospective work assignment.”  In response, Savla argued that the contract was voidable and that the liquidated damages clause was unenforceable. He also filed counterclaims for tort and contract violations.194 </w:t>
      </w:r>
      <w:proofErr w:type="gramStart"/>
      <w:r w:rsidRPr="00F276B3">
        <w:t>The</w:t>
      </w:r>
      <w:proofErr w:type="gramEnd"/>
      <w:r w:rsidRPr="00F276B3">
        <w:t xml:space="preserve"> state court in Delaware ruled in favor of Savla. It found that the contract was voidable because Savla was induced to sign the contract based on materially false misrepresentations. The court also found that the liquidated damages clause was void as a penalty. The assessments were found to be inappropriate for liquidated damages because Tekstrom could have easily estimated the actual costs of housing and training, and liquidated damages are only allowable when the damages are reasonably anticipated but difficult to estimate. Further, the fee was found to be a penalty because it bore no relation to the stated damages that might be caused by early breach. As the court said, “Savla would have had to pay the $18,000 in penalty whether he was working for one day or eighteen months. There is nothing in the record to show how the amount was arrived at or whether it is proportionate to whatever actual damage would result from a contract breach.” Had Savla instead lost in state court, he could have challenged the judgment enforcing the liquidated damages clause by filing a claim with the Department of Labor alleging that the fee violates the visa laws. For example, in the Novinvest case, the employer secured state court judgments against three employees, which included a $5,000 “investment fee,” to cover the business expenses necessary to “hire, train and process” the employees. After the employees complained to the DOL, the ALJ stated that in order for the fee to be upheld, it must be allowable under the visa laws as one agreed to by the employees, intended to benefit the employees, not simply used to cover the employer’s regular business expenses, not exceed the stated expenses, and not exceed federal limits on garnishment of wages. In addition, the fee must be allowable as liquidated damages under applicable state law. In Georgia, where this case occurred, liquidated damages requirements included a showing that the damages caused by a breach are difficult to estimate accurately; the amount is intended to cover damages and not be a penalty; and the amount is a reasonable estimate of the probable loss. The ALJ found that the employer failed under both the visa rules and the state law because it did not provide any specifics as to how it arrived at the $5,000 figure. As a result, the ALJ found that the employer was not entitled to compensation and thus was required to return any amounts collected under the state judgments. </w:t>
      </w:r>
    </w:p>
    <w:p w:rsidR="005446DF" w:rsidRPr="00F276B3" w:rsidRDefault="005446DF" w:rsidP="005446DF"/>
    <w:p w:rsidR="005446DF" w:rsidRPr="005446DF" w:rsidRDefault="005446DF" w:rsidP="005446DF"/>
    <w:p w:rsidR="00335977" w:rsidRDefault="00335977" w:rsidP="00335977">
      <w:pPr>
        <w:pStyle w:val="Heading3"/>
      </w:pPr>
      <w:r>
        <w:t>Link—Hegemony</w:t>
      </w:r>
    </w:p>
    <w:p w:rsidR="00335977" w:rsidRDefault="00335977" w:rsidP="00335977">
      <w:pPr>
        <w:pStyle w:val="Heading4"/>
      </w:pPr>
      <w:r>
        <w:t>American hegemony relies on the naturalization of American attempts to liberalize the world economy – the affirmative re-entrenches capitalist logic and slams the door on alternatives</w:t>
      </w:r>
    </w:p>
    <w:p w:rsidR="00335977" w:rsidRPr="0069070A" w:rsidRDefault="00335977" w:rsidP="00335977">
      <w:pPr>
        <w:rPr>
          <w:sz w:val="18"/>
        </w:rPr>
      </w:pPr>
      <w:r w:rsidRPr="0069070A">
        <w:rPr>
          <w:rStyle w:val="Style13ptBold"/>
        </w:rPr>
        <w:t>Lateef 15</w:t>
      </w:r>
      <w:r>
        <w:t xml:space="preserve"> </w:t>
      </w:r>
      <w:r w:rsidRPr="0069070A">
        <w:rPr>
          <w:sz w:val="18"/>
        </w:rPr>
        <w:t xml:space="preserve">(Bewar, “Hegemony and Capitalism; the Case of America”, March 16, 2015, </w:t>
      </w:r>
      <w:hyperlink r:id="rId13" w:history="1">
        <w:r w:rsidRPr="0069070A">
          <w:rPr>
            <w:rStyle w:val="Hyperlink"/>
            <w:sz w:val="18"/>
          </w:rPr>
          <w:t>http://notesfromkurdistan.com/988/</w:t>
        </w:r>
      </w:hyperlink>
      <w:r w:rsidRPr="0069070A">
        <w:rPr>
          <w:sz w:val="18"/>
        </w:rPr>
        <w:t xml:space="preserve"> )</w:t>
      </w:r>
      <w:r>
        <w:rPr>
          <w:sz w:val="18"/>
        </w:rPr>
        <w:t xml:space="preserve"> // Postman</w:t>
      </w:r>
    </w:p>
    <w:p w:rsidR="00335977" w:rsidRPr="00873767" w:rsidRDefault="00335977" w:rsidP="00335977">
      <w:r w:rsidRPr="0069070A">
        <w:rPr>
          <w:sz w:val="16"/>
        </w:rPr>
        <w:t>Capitalism first originated in Europe and then America and Australia, those were countries with </w:t>
      </w:r>
      <w:bookmarkStart w:id="0" w:name="_ftnref3"/>
      <w:r w:rsidRPr="0069070A">
        <w:rPr>
          <w:sz w:val="16"/>
        </w:rPr>
        <w:fldChar w:fldCharType="begin"/>
      </w:r>
      <w:r w:rsidRPr="0069070A">
        <w:rPr>
          <w:sz w:val="16"/>
        </w:rPr>
        <w:instrText xml:space="preserve"> HYPERLINK "http://notesfromkurdistan.com/988/" \l "_ftn3" </w:instrText>
      </w:r>
      <w:r w:rsidRPr="0069070A">
        <w:rPr>
          <w:sz w:val="16"/>
        </w:rPr>
        <w:fldChar w:fldCharType="separate"/>
      </w:r>
      <w:r w:rsidRPr="0069070A">
        <w:rPr>
          <w:rStyle w:val="Hyperlink"/>
          <w:color w:val="656770"/>
          <w:sz w:val="16"/>
        </w:rPr>
        <w:t>[3</w:t>
      </w:r>
      <w:proofErr w:type="gramStart"/>
      <w:r w:rsidRPr="0069070A">
        <w:rPr>
          <w:rStyle w:val="Hyperlink"/>
          <w:color w:val="656770"/>
          <w:sz w:val="16"/>
        </w:rPr>
        <w:t>]</w:t>
      </w:r>
      <w:proofErr w:type="gramEnd"/>
      <w:r w:rsidRPr="0069070A">
        <w:rPr>
          <w:sz w:val="16"/>
        </w:rPr>
        <w:fldChar w:fldCharType="end"/>
      </w:r>
      <w:bookmarkEnd w:id="0"/>
      <w:r w:rsidRPr="0069070A">
        <w:rPr>
          <w:sz w:val="16"/>
        </w:rPr>
        <w:t>feudal system. In capitalism there exists free labor and people who own private market and properties. Those free labors depend on capitalists to work and live. The capitalist provides the means of technology and facilities for the worker to generate production, this is calculated by the amount of the time a labor puts and the amount of production, the longer hour a labor works results in more production which benefits the capitalist (Gallincos, 2009.)It means liberalization of market, a more and more technological sophistication</w:t>
      </w:r>
      <w:proofErr w:type="gramStart"/>
      <w:r w:rsidRPr="0069070A">
        <w:rPr>
          <w:sz w:val="16"/>
        </w:rPr>
        <w:t>,  that</w:t>
      </w:r>
      <w:proofErr w:type="gramEnd"/>
      <w:r w:rsidRPr="0069070A">
        <w:rPr>
          <w:sz w:val="16"/>
        </w:rPr>
        <w:t xml:space="preserve"> brings about a consumer population through the world, there is a great amount of production and this, through hegemony and advertisement, tells people what to buy and this increases over time. In other words, it can be depicted as if the people are rats in cycling wheel that never stops cycling and rolling over without heading anywhere (Greaves, </w:t>
      </w:r>
      <w:r w:rsidRPr="0069070A">
        <w:rPr>
          <w:rStyle w:val="Emphasis"/>
          <w:b w:val="0"/>
          <w:sz w:val="16"/>
          <w:u w:val="none"/>
        </w:rPr>
        <w:t>Lecture Notes,</w:t>
      </w:r>
      <w:r w:rsidRPr="0069070A">
        <w:rPr>
          <w:sz w:val="10"/>
        </w:rPr>
        <w:t> </w:t>
      </w:r>
      <w:r w:rsidRPr="0069070A">
        <w:rPr>
          <w:sz w:val="16"/>
        </w:rPr>
        <w:t xml:space="preserve">2012.) Observing America’s method in approaching and illuminating liberal hegemony, in most cases we see there </w:t>
      </w:r>
      <w:proofErr w:type="gramStart"/>
      <w:r w:rsidRPr="0069070A">
        <w:rPr>
          <w:sz w:val="16"/>
        </w:rPr>
        <w:t>are real effort</w:t>
      </w:r>
      <w:proofErr w:type="gramEnd"/>
      <w:r w:rsidRPr="0069070A">
        <w:rPr>
          <w:sz w:val="16"/>
        </w:rPr>
        <w:t xml:space="preserve"> made by the American’s to liberalize the international economy especially during and after the cold war. Going back to history, during the cold war America and USSR were the super powers and the world was a bi-polar world. At that time America’s main focus was on military security. “Through most of the latter half of the 20</w:t>
      </w:r>
      <w:r w:rsidRPr="0069070A">
        <w:rPr>
          <w:sz w:val="16"/>
          <w:vertAlign w:val="superscript"/>
        </w:rPr>
        <w:t>th</w:t>
      </w:r>
      <w:r w:rsidRPr="0069070A">
        <w:rPr>
          <w:sz w:val="16"/>
        </w:rPr>
        <w:t xml:space="preserve"> century, the cold war and its alliance structures provided the framework within which the world economy evolved; now that framework has been weakened” (Gilpin, 2000.) With the collapse of the Soviet Union, </w:t>
      </w:r>
      <w:r w:rsidRPr="00D81639">
        <w:rPr>
          <w:rStyle w:val="StyleUnderline"/>
          <w:highlight w:val="green"/>
        </w:rPr>
        <w:t>America</w:t>
      </w:r>
      <w:r w:rsidRPr="0069070A">
        <w:rPr>
          <w:sz w:val="16"/>
        </w:rPr>
        <w:t xml:space="preserve"> remained the only super power, and therefore their focus </w:t>
      </w:r>
      <w:r w:rsidRPr="0069070A">
        <w:rPr>
          <w:rStyle w:val="StyleUnderline"/>
        </w:rPr>
        <w:t xml:space="preserve">shifted from military security to economic security, they </w:t>
      </w:r>
      <w:r w:rsidRPr="00D81639">
        <w:rPr>
          <w:rStyle w:val="StyleUnderline"/>
          <w:highlight w:val="green"/>
        </w:rPr>
        <w:t xml:space="preserve">started by spreading their ideologies through the world and </w:t>
      </w:r>
      <w:r w:rsidRPr="00524713">
        <w:rPr>
          <w:rStyle w:val="StyleUnderline"/>
        </w:rPr>
        <w:t>starting </w:t>
      </w:r>
      <w:r w:rsidRPr="00D81639">
        <w:rPr>
          <w:rStyle w:val="StyleUnderline"/>
          <w:highlight w:val="green"/>
        </w:rPr>
        <w:t>liberalizing the international market</w:t>
      </w:r>
      <w:r w:rsidRPr="0069070A">
        <w:rPr>
          <w:sz w:val="16"/>
        </w:rPr>
        <w:t>. American diplomat, Acheson, admired the British empire and their economic system, which was based on the form of opening markets outside their border, he believed this was the best system a strong nation should be practicing, America with its huge economic growth followed the same path, “he felt British had done a good job in the nineteenth century, defending the world </w:t>
      </w:r>
      <w:r>
        <w:rPr>
          <w:sz w:val="16"/>
        </w:rPr>
        <w:t>trade system</w:t>
      </w:r>
      <w:r w:rsidRPr="0069070A">
        <w:rPr>
          <w:sz w:val="16"/>
        </w:rPr>
        <w:t xml:space="preserve"> by pumping their surplus capital into other countries; and there was no reason why the United States, with its vast wealth and enormous power after the Second World War, should not do the same” (Cox,  2005.) </w:t>
      </w:r>
      <w:r w:rsidRPr="00D81639">
        <w:rPr>
          <w:rStyle w:val="StyleUnderline"/>
          <w:highlight w:val="green"/>
        </w:rPr>
        <w:t xml:space="preserve">America tried to liberalize the world economy, </w:t>
      </w:r>
      <w:r w:rsidRPr="00524713">
        <w:rPr>
          <w:rStyle w:val="StyleUnderline"/>
        </w:rPr>
        <w:t xml:space="preserve">this way it has been able </w:t>
      </w:r>
      <w:r w:rsidRPr="00D81639">
        <w:rPr>
          <w:rStyle w:val="StyleUnderline"/>
          <w:highlight w:val="green"/>
        </w:rPr>
        <w:t>to expand its territory.</w:t>
      </w:r>
      <w:r w:rsidRPr="0069070A">
        <w:rPr>
          <w:sz w:val="16"/>
        </w:rPr>
        <w:t xml:space="preserve"> Some scholars like Burden, ask; if not an empire what else could we name America? As It is the only nation who provides policy for the world through five global military commands which maintains more than a million men and women at arms on four continents; deploys carrier battle groups on watch in every ocean; guarantees the survival of countries from Israel to South Korea; drives the wheels of global trade and commerce; and fills the hearts and minds of an entire planet with its dreams and desires (Burden, 2003.) </w:t>
      </w:r>
      <w:r w:rsidRPr="0069070A">
        <w:rPr>
          <w:rStyle w:val="Strong"/>
          <w:sz w:val="16"/>
        </w:rPr>
        <w:t>Gramsci’s Theory of Hegemony: the America Context</w:t>
      </w:r>
      <w:r w:rsidRPr="0069070A">
        <w:rPr>
          <w:sz w:val="16"/>
        </w:rPr>
        <w:t xml:space="preserve"> What is hegemony? Karl Marx was a </w:t>
      </w:r>
      <w:r w:rsidRPr="0069070A">
        <w:rPr>
          <w:rStyle w:val="Emphasis"/>
          <w:b w:val="0"/>
          <w:sz w:val="16"/>
          <w:u w:val="none"/>
        </w:rPr>
        <w:t>materialist</w:t>
      </w:r>
      <w:r w:rsidRPr="0069070A">
        <w:rPr>
          <w:sz w:val="16"/>
        </w:rPr>
        <w:t>; he believed hegemony is achieved once economic growth is obtained. Marx outlines the base and super structure. The base is the economic order and almost everything else is in the </w:t>
      </w:r>
      <w:bookmarkStart w:id="1" w:name="_ftnref4"/>
      <w:r w:rsidRPr="0069070A">
        <w:rPr>
          <w:sz w:val="16"/>
        </w:rPr>
        <w:fldChar w:fldCharType="begin"/>
      </w:r>
      <w:r w:rsidRPr="0069070A">
        <w:rPr>
          <w:sz w:val="16"/>
        </w:rPr>
        <w:instrText xml:space="preserve"> HYPERLINK "http://notesfromkurdistan.com/988/" \l "_ftn4" </w:instrText>
      </w:r>
      <w:r w:rsidRPr="0069070A">
        <w:rPr>
          <w:sz w:val="16"/>
        </w:rPr>
        <w:fldChar w:fldCharType="separate"/>
      </w:r>
      <w:r w:rsidRPr="0069070A">
        <w:rPr>
          <w:rStyle w:val="Hyperlink"/>
          <w:color w:val="656770"/>
          <w:sz w:val="16"/>
        </w:rPr>
        <w:t>[4</w:t>
      </w:r>
      <w:proofErr w:type="gramStart"/>
      <w:r w:rsidRPr="0069070A">
        <w:rPr>
          <w:rStyle w:val="Hyperlink"/>
          <w:color w:val="656770"/>
          <w:sz w:val="16"/>
        </w:rPr>
        <w:t>]</w:t>
      </w:r>
      <w:proofErr w:type="gramEnd"/>
      <w:r w:rsidRPr="0069070A">
        <w:rPr>
          <w:sz w:val="16"/>
        </w:rPr>
        <w:fldChar w:fldCharType="end"/>
      </w:r>
      <w:bookmarkEnd w:id="1"/>
      <w:r w:rsidRPr="0069070A">
        <w:rPr>
          <w:sz w:val="16"/>
        </w:rPr>
        <w:t>superstructure, such as ideology, religion, education, etc. Marx asserted hegemony can be obtained if the base is strong and superior (Greaves, </w:t>
      </w:r>
      <w:r w:rsidRPr="0069070A">
        <w:rPr>
          <w:rStyle w:val="Emphasis"/>
          <w:b w:val="0"/>
          <w:sz w:val="16"/>
          <w:u w:val="none"/>
        </w:rPr>
        <w:t>Lecture Notes</w:t>
      </w:r>
      <w:r w:rsidRPr="0069070A">
        <w:rPr>
          <w:sz w:val="16"/>
        </w:rPr>
        <w:t>, 2013). Nevertheless, Marx was a materialist and couldn’t see dialects other than of economic base being the initiative for hegemony. On the contrary, Gramsci goes further in explaining hegemony and the structures. To Gramsci, economic base is important but it is not the only drive to hegemony. Ideology is also an important element, in which hegemony might spring from. Creating hegemony is not an easy task, first the mass or the intellectual elite must get rid of their present perspective of the world which is imposed by external environment, this is a tough task, “it necessitates a process of learning and, inevitably, it brings into focus the question of the control over this process, of the relation between intellectuals and the masses ” (Morera, 1990: 24) in order to spread the idea, Gramsci focuses on the importance of engaging the mass in a process of critical thinking process that will result in a more coherent, deeper, and realist conception of the world. After this phase, comes a general learning process of the mass and intellectuals together, so the intellectual is a teacher and a learner, and the mass will have the same roles. This is important to bring about a culture that is in harmony with the mass. The previous culture must be destroyed and instead plant new ideas and perceptions (Morera, 1990). Further, he explains the importance of harmony between the intellectual and the ordinary people, for instance when it comes to science an intellectual should not expose the mass with a science that does not fit people’s feelings and values. “Introducing science into the life of people from the outside often leads to skepticism, sectarianism and, what is worse, tragedy” (Morera, 1990: 25) because it will not fit with ‘feelings’ of the people, therefore a new conception should not come from outside people, but rather emerge within themselves. Gramsci focuses on merit repetition, the elaboration of a critical conception of the world must find its starting point in the problems, beliefs, culture and mode of thought of the masses; it must emerge from the depths of history. Intellectuals are better equipped to articulate ideas and connect feelings and thinking of the masses “intellectual, dialectically to the laws of history, will have a major responsibility to facilitate, but not dictate, the emergence of a new hegemony. They act as equal participants, not as the makers of history (Morera, 1990: 26). Gramsci explained these elements in his </w:t>
      </w:r>
      <w:r w:rsidRPr="0069070A">
        <w:rPr>
          <w:rStyle w:val="Emphasis"/>
          <w:b w:val="0"/>
          <w:sz w:val="16"/>
          <w:u w:val="none"/>
        </w:rPr>
        <w:t xml:space="preserve">Prison </w:t>
      </w:r>
      <w:proofErr w:type="gramStart"/>
      <w:r w:rsidRPr="0069070A">
        <w:rPr>
          <w:rStyle w:val="Emphasis"/>
          <w:b w:val="0"/>
          <w:sz w:val="16"/>
          <w:u w:val="none"/>
        </w:rPr>
        <w:t>Notebook,</w:t>
      </w:r>
      <w:proofErr w:type="gramEnd"/>
      <w:r w:rsidRPr="0069070A">
        <w:rPr>
          <w:sz w:val="10"/>
        </w:rPr>
        <w:t> </w:t>
      </w:r>
      <w:r w:rsidRPr="0069070A">
        <w:rPr>
          <w:sz w:val="16"/>
        </w:rPr>
        <w:t xml:space="preserve">he thought Marx’s theory to unite workers of the world was a failure. While Marx called for unity of the workers, the workers of each nation got united and fought against each other. Gramsci, therefore, claimed first the basic elements of the society must be diffused, such as family, religion, and patriotism this way the workers will unite and look for the government to protect them. He believed this sort of culture could be achieved through spreading the ideas through TV, newspaper, education system and take over every element in the society. Looking at the world of today one can rightfully claim those ideas been promoted and worked on by the capitalists and not Marxists.  Further the one who is number one beneficiary from this capitalist system is the United Stated of America. </w:t>
      </w:r>
      <w:r w:rsidRPr="00D81639">
        <w:rPr>
          <w:rStyle w:val="StyleUnderline"/>
          <w:highlight w:val="green"/>
        </w:rPr>
        <w:t>America</w:t>
      </w:r>
      <w:r w:rsidRPr="0069070A">
        <w:rPr>
          <w:rStyle w:val="StyleUnderline"/>
        </w:rPr>
        <w:t xml:space="preserve"> through history </w:t>
      </w:r>
      <w:r w:rsidRPr="00D81639">
        <w:rPr>
          <w:rStyle w:val="StyleUnderline"/>
          <w:highlight w:val="green"/>
        </w:rPr>
        <w:t>strove to spread its ideology to promote free trade throughout the world. They have been</w:t>
      </w:r>
      <w:r w:rsidRPr="0069070A">
        <w:rPr>
          <w:rStyle w:val="StyleUnderline"/>
        </w:rPr>
        <w:t xml:space="preserve">, to a great extent, </w:t>
      </w:r>
      <w:r w:rsidRPr="00D81639">
        <w:rPr>
          <w:rStyle w:val="StyleUnderline"/>
          <w:highlight w:val="green"/>
        </w:rPr>
        <w:t>successful</w:t>
      </w:r>
      <w:r w:rsidRPr="0069070A">
        <w:rPr>
          <w:rStyle w:val="StyleUnderline"/>
        </w:rPr>
        <w:t xml:space="preserve"> to impose their views and preferred ideas on most of the parts of the world</w:t>
      </w:r>
      <w:r w:rsidRPr="0069070A">
        <w:rPr>
          <w:sz w:val="16"/>
        </w:rPr>
        <w:t xml:space="preserve">. It is done through mass media. Media products are messages in code about the nature of society, the nature of productive relations within the media themselves and institutional domains and social processes (Altheide, 1984). </w:t>
      </w:r>
      <w:r w:rsidRPr="00D81639">
        <w:rPr>
          <w:rStyle w:val="StyleUnderline"/>
          <w:highlight w:val="green"/>
        </w:rPr>
        <w:t>Hence capitalism has become the conscious of the people, in which they barely question the system but see it as a normal way of life</w:t>
      </w:r>
      <w:r w:rsidRPr="0069070A">
        <w:rPr>
          <w:sz w:val="16"/>
        </w:rPr>
        <w:t xml:space="preserve">. Hall argues “Journalists’ socialization involves guidelines, work routines, and orientations replete with the dominant ideology” by this he means that the way journalists work sometimes unconsciously are promoting the capitalist economic order (Hall, 1979:342) these are also the counter argument which says journalists are conscious of the news they produce and they are aware that it strategically extends the capitalist order (Chaney, 1981:117). Journalists intentionally or unintentionally tend to present topics that are in favor of keeping the status quo. Gramsci, emphasized on the importance of the repetition of those ideologies, through repetition the ideas can take form within the people’s </w:t>
      </w:r>
      <w:proofErr w:type="gramStart"/>
      <w:r w:rsidRPr="0069070A">
        <w:rPr>
          <w:sz w:val="16"/>
        </w:rPr>
        <w:t>brain,</w:t>
      </w:r>
      <w:proofErr w:type="gramEnd"/>
      <w:r w:rsidRPr="0069070A">
        <w:rPr>
          <w:sz w:val="16"/>
        </w:rPr>
        <w:t xml:space="preserve"> this is how they accept the new order (Greaves, </w:t>
      </w:r>
      <w:r w:rsidRPr="0069070A">
        <w:rPr>
          <w:rStyle w:val="Emphasis"/>
          <w:b w:val="0"/>
          <w:sz w:val="16"/>
          <w:u w:val="none"/>
        </w:rPr>
        <w:t>Lecture Notes.</w:t>
      </w:r>
      <w:r w:rsidRPr="0069070A">
        <w:rPr>
          <w:sz w:val="10"/>
        </w:rPr>
        <w:t> </w:t>
      </w:r>
      <w:r w:rsidRPr="0069070A">
        <w:rPr>
          <w:sz w:val="16"/>
        </w:rPr>
        <w:t xml:space="preserve">2013.) To elaborate, </w:t>
      </w:r>
      <w:r w:rsidRPr="00524713">
        <w:rPr>
          <w:rStyle w:val="StyleUnderline"/>
        </w:rPr>
        <w:t>to remain a hegemon</w:t>
      </w:r>
      <w:r w:rsidRPr="0069070A">
        <w:rPr>
          <w:rStyle w:val="StyleUnderline"/>
        </w:rPr>
        <w:t xml:space="preserve"> it is important to have the consent of the mass</w:t>
      </w:r>
      <w:r w:rsidRPr="0069070A">
        <w:rPr>
          <w:sz w:val="16"/>
        </w:rPr>
        <w:t>, a ruling class usually gains the consent or makes other nations to submit to its will, be it willfully or unwillingly but consent is important.  </w:t>
      </w:r>
      <w:r w:rsidRPr="0069070A">
        <w:rPr>
          <w:rStyle w:val="StyleUnderline"/>
        </w:rPr>
        <w:t>Consent is usually</w:t>
      </w:r>
      <w:r>
        <w:rPr>
          <w:rStyle w:val="StyleUnderline"/>
        </w:rPr>
        <w:t xml:space="preserve"> derived by making your beliefs</w:t>
      </w:r>
      <w:r w:rsidRPr="0069070A">
        <w:rPr>
          <w:rStyle w:val="StyleUnderline"/>
        </w:rPr>
        <w:t xml:space="preserve"> in a way to serve your interest as the ultimate truth to others as well; others must belief and accept what you claim to be the truth.If it could not gain the consent of a particular group or movement then it resorts to coercive means </w:t>
      </w:r>
      <w:r w:rsidRPr="0069070A">
        <w:rPr>
          <w:sz w:val="16"/>
        </w:rPr>
        <w:t xml:space="preserve">(Chandler, 2000.) Further, </w:t>
      </w:r>
      <w:r w:rsidRPr="00D81639">
        <w:rPr>
          <w:rStyle w:val="StyleUnderline"/>
          <w:highlight w:val="green"/>
        </w:rPr>
        <w:t>in order to gain this statue of hegemony you must ensure international market sovereignty, and make others belief your predominance is common sense and it is a natural orde</w:t>
      </w:r>
      <w:r w:rsidRPr="00D81639">
        <w:rPr>
          <w:sz w:val="16"/>
          <w:highlight w:val="green"/>
        </w:rPr>
        <w:t>r</w:t>
      </w:r>
      <w:r w:rsidRPr="0069070A">
        <w:rPr>
          <w:sz w:val="16"/>
        </w:rPr>
        <w:t>.  Robert Wade, depicts ‘international financial architecture’ , he poses the question “if you are an aspiring modern day Roman emperor in a world of sovereign states, international markets, and capitalist economies and if you could single mindedly create an international framework of market rules to promote your interests, what kind of system would you create ?(Gallincos, 2009.</w:t>
      </w:r>
    </w:p>
    <w:p w:rsidR="00A854F6" w:rsidRDefault="00A854F6" w:rsidP="00A854F6">
      <w:pPr>
        <w:pStyle w:val="Heading3"/>
      </w:pPr>
      <w:r>
        <w:t>Link—High Skilled Labor</w:t>
      </w:r>
    </w:p>
    <w:p w:rsidR="00A854F6" w:rsidRDefault="00A854F6" w:rsidP="00A854F6">
      <w:pPr>
        <w:pStyle w:val="Heading4"/>
      </w:pPr>
      <w:r>
        <w:t xml:space="preserve">The efforts of the affirmative to bring more high skilled laborers into the United States falls into the trap of the current capitalist policy of restructuring to resolve crises and retain profit </w:t>
      </w:r>
    </w:p>
    <w:p w:rsidR="00A854F6" w:rsidRPr="007E6EB8" w:rsidRDefault="00A854F6" w:rsidP="00A854F6">
      <w:r w:rsidRPr="00C665BB">
        <w:rPr>
          <w:rStyle w:val="Style13ptBold"/>
        </w:rPr>
        <w:t>Sakellaropoulos 09</w:t>
      </w:r>
      <w:r>
        <w:t xml:space="preserve"> </w:t>
      </w:r>
      <w:r w:rsidRPr="00C665BB">
        <w:rPr>
          <w:sz w:val="18"/>
        </w:rPr>
        <w:t>(Spyros, professor at the Panteion University of Social and Political Sciences at Panteion University, “The Issue of Globalization through the Theory of Imperialism and the Periodization of Modes of Production</w:t>
      </w:r>
      <w:r>
        <w:rPr>
          <w:sz w:val="18"/>
        </w:rPr>
        <w:t>”, page 68</w:t>
      </w:r>
      <w:r w:rsidRPr="00C665BB">
        <w:rPr>
          <w:sz w:val="18"/>
        </w:rPr>
        <w:t xml:space="preserve">, </w:t>
      </w:r>
      <w:hyperlink r:id="rId14" w:history="1">
        <w:r w:rsidRPr="00C665BB">
          <w:rPr>
            <w:rStyle w:val="Hyperlink"/>
            <w:sz w:val="18"/>
          </w:rPr>
          <w:t>https://aaaaarg.fail/upload/spyros-sakellaropoulos-the-issue-of-globalization-through-the-theory-of-imperialism-and-the-periodization-of-modes-of-production-1.pdf</w:t>
        </w:r>
      </w:hyperlink>
      <w:r w:rsidRPr="00C665BB">
        <w:rPr>
          <w:sz w:val="18"/>
        </w:rPr>
        <w:t xml:space="preserve"> ) // Postman</w:t>
      </w:r>
    </w:p>
    <w:p w:rsidR="00A854F6" w:rsidRPr="007E6EB8" w:rsidRDefault="00A854F6" w:rsidP="00A854F6">
      <w:pPr>
        <w:rPr>
          <w:sz w:val="16"/>
        </w:rPr>
      </w:pPr>
      <w:r w:rsidRPr="005669BF">
        <w:rPr>
          <w:rStyle w:val="StyleUnderline"/>
        </w:rPr>
        <w:t xml:space="preserve">The outbreak of the crisis in 1973 signaled the </w:t>
      </w:r>
      <w:r w:rsidRPr="00D81639">
        <w:rPr>
          <w:rStyle w:val="StyleUnderline"/>
          <w:highlight w:val="green"/>
        </w:rPr>
        <w:t xml:space="preserve">transition to a new phase in the monopolistic/imperialistic stage, </w:t>
      </w:r>
      <w:r w:rsidRPr="007E6EB8">
        <w:rPr>
          <w:rStyle w:val="StyleUnderline"/>
        </w:rPr>
        <w:t xml:space="preserve">one </w:t>
      </w:r>
      <w:r w:rsidRPr="00D81639">
        <w:rPr>
          <w:rStyle w:val="StyleUnderline"/>
          <w:highlight w:val="green"/>
        </w:rPr>
        <w:t>which remains uncompleted to this day</w:t>
      </w:r>
      <w:r w:rsidRPr="007E6EB8">
        <w:rPr>
          <w:sz w:val="16"/>
        </w:rPr>
        <w:t xml:space="preserve">. Its basic element is the endeavour to create countertrends to the tendency of the rate of profit to fall and to find a solution to the crisis of over-accumulation. The initial strategy adopted for overcoming the crisis of 1973 involved the application of counter-cyclical policies, with the state seeking to take over the running of enterprises with low rates of profit and continue existing policies of redistribution. The second oil crisis of 1979 was to reveal the limits of this policy. Against a backdrop of declining popular struggles throughout the 1970s, the capitalistic ruling classes were obliged to readjust their policies of exit from the crisis. The policy that was to be chosen was what was called by many ‘neo-liberalism’, ‘Thatcherism’ or ‘Reaganism’. Its basic element was unconstrained implementation of policies of ‘rationalization’: rejection of capitals exhibiting low levels of profitability, augmentation of unemployment so that it might function as a means of holding labour costs down and disciplining the laboring class, redistribution of incomes in favour of capital, limitation of labour rights, return to private capital or closing down of all enterprises the state had taken over. One problem with this policy was that it did not contribute to the rise of new social strata which could profit from the changes being implemented, in this way bringing into existence the necessary social alliances. This would have multiple repercussions, ranging from the rise of social democratic parties to power, to (on the other hand) a discovery of the impossibility of activating all latent productive capital, thus impeding the creation of trends to counter the tendency of the rate of profit to fall, and precluding national economies from finding a route to exit from the crisis. The impasse would also be clearly illustrated in the rapid increase of unemployment, something that had not occurred on this scale since the crisis of 1929 (Walker, 2001: 4), and in the precipitate rise in the exchange rate of the dollar, reducing the competitiveness of goods produced in dollarbased economies. The result was that in 1982 profits would come to only 57% of the average for the period 1956–1965 (Duménil and Lévy, 2001: 7). </w:t>
      </w:r>
      <w:r w:rsidRPr="007E6EB8">
        <w:rPr>
          <w:rStyle w:val="StyleUnderline"/>
        </w:rPr>
        <w:t xml:space="preserve">During the 1980s </w:t>
      </w:r>
      <w:r w:rsidRPr="00D81639">
        <w:rPr>
          <w:rStyle w:val="StyleUnderline"/>
          <w:highlight w:val="green"/>
        </w:rPr>
        <w:t>a new strategy was adopted, within the framework of the same phase of the monopolistic/imperialistic stage, its aim being to overcome the crisis of over-accumulation through a series of very important transformations</w:t>
      </w:r>
      <w:r w:rsidRPr="007E6EB8">
        <w:rPr>
          <w:rStyle w:val="StyleUnderline"/>
        </w:rPr>
        <w:t xml:space="preserve"> not only at the economic but also at the political and ideological level. </w:t>
      </w:r>
      <w:r w:rsidRPr="00D81639">
        <w:rPr>
          <w:rStyle w:val="Emphasis"/>
          <w:highlight w:val="green"/>
        </w:rPr>
        <w:t>It was a strategy for capitalist restructuring</w:t>
      </w:r>
      <w:r w:rsidRPr="007E6EB8">
        <w:rPr>
          <w:sz w:val="16"/>
        </w:rPr>
        <w:t xml:space="preserve">, which we judge will continue until rates of profit return to former levels. Only 65% of the fall from the levels of profitability prevailing between 1956 and 1965 has so far been covered (Duménil and Lévy, 2001: 7), and this despite a fall of 15% in the share of GNP accruing to wages (alongside a 36% fall in the productivity of capital) (Duménil and Lévy, 1999: 83). </w:t>
      </w:r>
      <w:r w:rsidRPr="00D81639">
        <w:rPr>
          <w:rStyle w:val="StyleUnderline"/>
          <w:highlight w:val="green"/>
        </w:rPr>
        <w:t>The basic directions of the capitalistic restructuring are</w:t>
      </w:r>
      <w:r w:rsidRPr="007E6EB8">
        <w:rPr>
          <w:rStyle w:val="StyleUnderline"/>
        </w:rPr>
        <w:t xml:space="preserve">: • adoption of policies of austerity; • changes in working relations which take the form of total flexibilization of the labour process; • alterations in the process of production which are related to (i) </w:t>
      </w:r>
      <w:r w:rsidRPr="00D81639">
        <w:rPr>
          <w:rStyle w:val="Emphasis"/>
          <w:highlight w:val="green"/>
        </w:rPr>
        <w:t>changes in the organization of labour</w:t>
      </w:r>
      <w:r w:rsidRPr="007E6EB8">
        <w:rPr>
          <w:rStyle w:val="Emphasis"/>
        </w:rPr>
        <w:t xml:space="preserve">, (ii) </w:t>
      </w:r>
      <w:r w:rsidRPr="00D81639">
        <w:rPr>
          <w:rStyle w:val="Emphasis"/>
          <w:highlight w:val="green"/>
        </w:rPr>
        <w:t>changes in the level of education and in the skills of the collective worker</w:t>
      </w:r>
      <w:r w:rsidRPr="007E6EB8">
        <w:rPr>
          <w:rStyle w:val="Emphasis"/>
        </w:rPr>
        <w:t xml:space="preserve"> as well as promotion of programmes of continuous retraining, so that constant technological changes can be monitored, (iii) with the </w:t>
      </w:r>
      <w:r w:rsidRPr="00D81639">
        <w:rPr>
          <w:rStyle w:val="Emphasis"/>
          <w:highlight w:val="green"/>
        </w:rPr>
        <w:t>incorporation of working people into acceptance of the company’s goals</w:t>
      </w:r>
      <w:r w:rsidRPr="007E6EB8">
        <w:rPr>
          <w:rStyle w:val="Emphasis"/>
        </w:rPr>
        <w:t>, the intensification of workplace authoritarianism, etc.</w:t>
      </w:r>
      <w:r w:rsidRPr="007E6EB8">
        <w:rPr>
          <w:rStyle w:val="StyleUnderline"/>
        </w:rPr>
        <w:t xml:space="preserve">; • </w:t>
      </w:r>
      <w:r w:rsidRPr="00D81639">
        <w:rPr>
          <w:rStyle w:val="StyleUnderline"/>
          <w:highlight w:val="green"/>
        </w:rPr>
        <w:t>the worsening of conditions of negotiation on behalf of working people through</w:t>
      </w:r>
      <w:r w:rsidRPr="007E6EB8">
        <w:rPr>
          <w:rStyle w:val="StyleUnderline"/>
        </w:rPr>
        <w:t xml:space="preserve"> (i) </w:t>
      </w:r>
      <w:r w:rsidRPr="00D81639">
        <w:rPr>
          <w:rStyle w:val="StyleUnderline"/>
          <w:highlight w:val="green"/>
        </w:rPr>
        <w:t>the defeat of the trade union movement</w:t>
      </w:r>
      <w:r w:rsidRPr="007E6EB8">
        <w:rPr>
          <w:rStyle w:val="StyleUnderline"/>
        </w:rPr>
        <w:t>, on the one hand due to the osmosis that characterized its relations with social-democracy, on the other due to its focus on demands for wage increases rather than changes at the level of working relations (Ioakeimoglou, 1990: 29–30), (ii) the regime of increasing unemployment and (iii) pressures deriving from the generalization of part time employment</w:t>
      </w:r>
      <w:r w:rsidRPr="007E6EB8">
        <w:rPr>
          <w:sz w:val="16"/>
        </w:rPr>
        <w:t>. As far as the political level is concerned, the most important developments have to do with the transformation of political parties into mere transmission belts for state power, a phenomenon resulting from the dominance of the dynamics of re-structuring. The results are policies in which the satisfaction of the material interests of the dominated classes (primarily the urban working classes and agricultural strata but also corresponding petit-bourgeois layers whose collaboration is not necessitated by the dynamics of restructuring) plays no role. This impels the parties on the one hand to homogenization and on the other to an inability to represent satisfactorily the interests of popular and petit-bourgeois classes. As a result, the image of the party as a collective with a specific width of vertical and horizontal organization, complementing relations of representation through trade union structures, is in crisis (Mancini, 1999: 235). In the traditional social-democratic milieu in particular, these developments manifest themselves with particular intensity: the importance of the party apparatus is being downgraded, the new governmental cadres are not representatives of regional and local organizations but mostly cadres of business enterprises (in which a continuous process of osmosis and interweaving is ascertained, in some cases culminating in accusations of corruption, or violation of terms of competition, and so on). The media are the chosen channels of diffusion of the party line; the centre of formal political speech is displaced in an effort, albeit often distorted, to represent popular interests in peripheral areas such as the quantity and effectiveness of governmental work, transparency in the functioning of institutions, etc. At the same time, there is further displacement of real power not only from the legislature to the executive and from there to 70 Critical Sociology 35(1) the administration (Feraghioli, 1985: 41–4; Poulantzas, 1978: 243–53; Poulantzas, 1979b: 187–8;), but also towards a variety of committees, organizations, banks and councils which function as the most authentic representatives of the powerful monopolistic parts of domestic and international capital, precisely because they do not reflect, even in a distorted way, the presence of popular strata. This is an apparatus hermetically sealed against the influence of popular classes, elaborating the planning of state policy as well as the networks by means of which it is interlinked with the corresponding apparatus of the different intergovernmental institutions. At the same time, and in contrast with current idle talk, there is an observable increase in government interventionism in the economy, not in the form of withdrawal of direct investments, but by means of a dual movement involving, on the one hand, creation of conditions for boosting enterprise profitability (indirect or direct privatization of the apparatus of labour force reproduction, development of infrastructures, implementation of state provisioning of a wide range of financial inputs, adoption of policies of austerity and enactment of flexible working relations), and, on the other hand, more centrally, increasing concern with regulating currency frameworks, levels of interest rates, money production, income distribution, etc. (Vergopoulos, 1996: 326–8).</w:t>
      </w:r>
    </w:p>
    <w:p w:rsidR="00335977" w:rsidRPr="00335977" w:rsidRDefault="00335977" w:rsidP="00335977"/>
    <w:p w:rsidR="00A65F3C" w:rsidRPr="007B0D19" w:rsidRDefault="00A65F3C" w:rsidP="00A65F3C">
      <w:pPr>
        <w:pStyle w:val="Heading3"/>
      </w:pPr>
      <w:r>
        <w:t>Link—High Skilled Visas</w:t>
      </w:r>
    </w:p>
    <w:p w:rsidR="00A65F3C" w:rsidRPr="001E291E" w:rsidRDefault="00A65F3C" w:rsidP="00A65F3C">
      <w:pPr>
        <w:pStyle w:val="Heading4"/>
      </w:pPr>
      <w:r w:rsidRPr="001E291E">
        <w:t xml:space="preserve">Increasing upper-class elite migration not only deepens class-divide, but it also reinforces classist biases and has no assurance that migrants will even invest in poorer areas. </w:t>
      </w:r>
    </w:p>
    <w:p w:rsidR="00A65F3C" w:rsidRPr="006601FE" w:rsidRDefault="00A65F3C" w:rsidP="00A65F3C">
      <w:pPr>
        <w:shd w:val="clear" w:color="auto" w:fill="FFFFFF"/>
        <w:spacing w:after="0" w:line="240" w:lineRule="auto"/>
        <w:rPr>
          <w:rStyle w:val="Style13ptBold"/>
          <w:lang w:val="es-EC"/>
        </w:rPr>
      </w:pPr>
      <w:r w:rsidRPr="006601FE">
        <w:rPr>
          <w:rStyle w:val="Style13ptBold"/>
          <w:lang w:val="es-EC"/>
        </w:rPr>
        <w:t xml:space="preserve">Jolly, Curtis M., et al., 1998 </w:t>
      </w:r>
      <w:r w:rsidRPr="006601FE">
        <w:rPr>
          <w:rStyle w:val="Style13ptBold"/>
        </w:rPr>
        <w:t>–</w:t>
      </w:r>
      <w:r w:rsidRPr="006601FE">
        <w:rPr>
          <w:rStyle w:val="Style13ptBold"/>
          <w:lang w:val="es-EC"/>
        </w:rPr>
        <w:t xml:space="preserve"> Al</w:t>
      </w:r>
      <w:r w:rsidRPr="006601FE">
        <w:rPr>
          <w:rStyle w:val="Style13ptBold"/>
        </w:rPr>
        <w:t xml:space="preserve">umni profesor, Auburn University </w:t>
      </w:r>
    </w:p>
    <w:p w:rsidR="00A65F3C" w:rsidRDefault="00A65F3C" w:rsidP="00A65F3C">
      <w:pPr>
        <w:shd w:val="clear" w:color="auto" w:fill="FFFFFF"/>
        <w:spacing w:after="0" w:line="240" w:lineRule="auto"/>
        <w:rPr>
          <w:rFonts w:eastAsia="Times New Roman"/>
          <w:color w:val="333333"/>
          <w:sz w:val="21"/>
          <w:szCs w:val="21"/>
        </w:rPr>
      </w:pPr>
      <w:proofErr w:type="gramStart"/>
      <w:r>
        <w:rPr>
          <w:rFonts w:eastAsia="Times New Roman"/>
          <w:color w:val="333333"/>
          <w:sz w:val="21"/>
          <w:szCs w:val="21"/>
        </w:rPr>
        <w:t>(</w:t>
      </w:r>
      <w:r w:rsidRPr="00003CF3">
        <w:rPr>
          <w:rFonts w:eastAsia="Times New Roman"/>
          <w:color w:val="333333"/>
          <w:sz w:val="21"/>
          <w:szCs w:val="21"/>
        </w:rPr>
        <w:t xml:space="preserve"> “</w:t>
      </w:r>
      <w:proofErr w:type="gramEnd"/>
      <w:r w:rsidRPr="00003CF3">
        <w:rPr>
          <w:rFonts w:eastAsia="Times New Roman"/>
          <w:color w:val="333333"/>
          <w:sz w:val="21"/>
          <w:szCs w:val="21"/>
        </w:rPr>
        <w:t>U.S. Competitive Position and Capital Investment Flows in the Economic Citizen Market: Constraints and Opportunities of the U.S. Investor Program.” </w:t>
      </w:r>
      <w:r w:rsidRPr="00003CF3">
        <w:rPr>
          <w:rFonts w:eastAsia="Times New Roman"/>
          <w:i/>
          <w:iCs/>
          <w:color w:val="333333"/>
          <w:sz w:val="21"/>
          <w:szCs w:val="21"/>
        </w:rPr>
        <w:t>The American Journal of Economics and Sociology</w:t>
      </w:r>
      <w:r w:rsidRPr="00003CF3">
        <w:rPr>
          <w:rFonts w:eastAsia="Times New Roman"/>
          <w:color w:val="333333"/>
          <w:sz w:val="21"/>
          <w:szCs w:val="21"/>
        </w:rPr>
        <w:t>, vol. 57, no. 2, 1998, pp. 155–171. </w:t>
      </w:r>
      <w:r w:rsidRPr="00003CF3">
        <w:rPr>
          <w:rFonts w:eastAsia="Times New Roman"/>
          <w:i/>
          <w:iCs/>
          <w:color w:val="333333"/>
          <w:sz w:val="21"/>
          <w:szCs w:val="21"/>
        </w:rPr>
        <w:t>JSTOR</w:t>
      </w:r>
      <w:r w:rsidRPr="00003CF3">
        <w:rPr>
          <w:rFonts w:eastAsia="Times New Roman"/>
          <w:color w:val="333333"/>
          <w:sz w:val="21"/>
          <w:szCs w:val="21"/>
        </w:rPr>
        <w:t xml:space="preserve">, JSTOR, </w:t>
      </w:r>
      <w:hyperlink r:id="rId15" w:history="1">
        <w:r w:rsidRPr="001B75E6">
          <w:rPr>
            <w:rStyle w:val="Hyperlink"/>
            <w:rFonts w:eastAsia="Times New Roman"/>
            <w:sz w:val="21"/>
            <w:szCs w:val="21"/>
          </w:rPr>
          <w:t>www.jstor.org/stable/3487489</w:t>
        </w:r>
      </w:hyperlink>
      <w:r w:rsidRPr="00003CF3">
        <w:rPr>
          <w:rFonts w:eastAsia="Times New Roman"/>
          <w:color w:val="333333"/>
          <w:sz w:val="21"/>
          <w:szCs w:val="21"/>
        </w:rPr>
        <w:t>.</w:t>
      </w:r>
      <w:r>
        <w:rPr>
          <w:rFonts w:eastAsia="Times New Roman"/>
          <w:color w:val="333333"/>
          <w:sz w:val="21"/>
          <w:szCs w:val="21"/>
        </w:rPr>
        <w:t>)</w:t>
      </w:r>
    </w:p>
    <w:p w:rsidR="00A65F3C" w:rsidRPr="00003CF3" w:rsidRDefault="00A65F3C" w:rsidP="00A65F3C">
      <w:pPr>
        <w:shd w:val="clear" w:color="auto" w:fill="FFFFFF"/>
        <w:spacing w:after="0" w:line="240" w:lineRule="auto"/>
        <w:rPr>
          <w:rStyle w:val="StyleUnderline"/>
          <w:rFonts w:eastAsia="Times New Roman"/>
          <w:color w:val="333333"/>
          <w:sz w:val="21"/>
          <w:szCs w:val="21"/>
          <w:u w:val="none"/>
        </w:rPr>
      </w:pPr>
    </w:p>
    <w:p w:rsidR="00A65F3C" w:rsidRDefault="00A65F3C" w:rsidP="00A65F3C">
      <w:pPr>
        <w:rPr>
          <w:rStyle w:val="StyleUnderline"/>
          <w:highlight w:val="cyan"/>
        </w:rPr>
      </w:pPr>
      <w:r w:rsidRPr="00003CF3">
        <w:rPr>
          <w:rStyle w:val="StyleUnderline"/>
          <w:highlight w:val="cyan"/>
        </w:rPr>
        <w:t>Creating a class of economic citizenship would simply add a dimension of mobility to elite in developed or developing countries who already have the capital</w:t>
      </w:r>
      <w:r w:rsidRPr="00003CF3">
        <w:rPr>
          <w:sz w:val="16"/>
        </w:rPr>
        <w:t xml:space="preserve">. Moreover, </w:t>
      </w:r>
      <w:r w:rsidRPr="00003CF3">
        <w:rPr>
          <w:rStyle w:val="StyleUnderline"/>
          <w:highlight w:val="cyan"/>
        </w:rPr>
        <w:t>it would exacerbate the disparity between the wealthy and the poor, particularly in less-developed areas</w:t>
      </w:r>
      <w:r w:rsidRPr="00003CF3">
        <w:rPr>
          <w:sz w:val="16"/>
        </w:rPr>
        <w:t xml:space="preserve">. In addition, </w:t>
      </w:r>
      <w:r w:rsidRPr="00003CF3">
        <w:rPr>
          <w:rStyle w:val="StyleUnderline"/>
          <w:highlight w:val="cyan"/>
        </w:rPr>
        <w:t>this system would have difficulties trying to track investors to insure that initial investments remained in the receiving economy</w:t>
      </w:r>
      <w:r w:rsidRPr="00003CF3">
        <w:rPr>
          <w:sz w:val="16"/>
        </w:rPr>
        <w:t xml:space="preserve">. The 1990 immigration act includes provisions for immigration personnel to track the investment and business activities of investor immigrants, but </w:t>
      </w:r>
      <w:r w:rsidRPr="00003CF3">
        <w:rPr>
          <w:rStyle w:val="StyleUnderline"/>
          <w:highlight w:val="cyan"/>
        </w:rPr>
        <w:t>it would be difficult to insure that capital was reinvested in a government-approved project</w:t>
      </w:r>
      <w:r w:rsidRPr="00003CF3">
        <w:rPr>
          <w:sz w:val="16"/>
        </w:rPr>
        <w:t xml:space="preserve">. Enforcement over the long term would be a problem. If the terms of current investor visas are any indication, the market for visas may quickly be far out of the range of the ability of the "common man" to repay the cost of acquisition. It is also possible that individuals without ready capital but with access to credit may out-bid individuals with cash. A market system in the private sector is acceptable since it tends toward maximum efficiency, ceteris paribus. However, the public often rejects this on the premise that it in effect changes the adage "one person, one vote" to "one dollar, one vote." Policies designed to improve social benefits, based on a willingness to pay, generate more benefits for the wealthy than for the poor (Wenz 1988). In a positive development, however, immigration is now viewed less as a problem than as an opportunity to be seized. But the </w:t>
      </w:r>
      <w:r w:rsidRPr="00003CF3">
        <w:rPr>
          <w:rStyle w:val="StyleUnderline"/>
          <w:highlight w:val="cyan"/>
        </w:rPr>
        <w:t>introduction of economic citizenship in a marketplace for immigration</w:t>
      </w:r>
      <w:r w:rsidRPr="00003CF3">
        <w:rPr>
          <w:rStyle w:val="StyleUnderline"/>
        </w:rPr>
        <w:t xml:space="preserve"> </w:t>
      </w:r>
      <w:r w:rsidRPr="00003CF3">
        <w:rPr>
          <w:sz w:val="16"/>
        </w:rPr>
        <w:t xml:space="preserve">ignores equity and </w:t>
      </w:r>
      <w:r w:rsidRPr="00003CF3">
        <w:rPr>
          <w:rStyle w:val="StyleUnderline"/>
          <w:highlight w:val="cyan"/>
        </w:rPr>
        <w:t>may reinforce existing ethnic and class bias</w:t>
      </w:r>
      <w:r>
        <w:rPr>
          <w:rStyle w:val="StyleUnderline"/>
          <w:highlight w:val="cyan"/>
        </w:rPr>
        <w:t xml:space="preserve">. </w:t>
      </w:r>
    </w:p>
    <w:p w:rsidR="00D76F97" w:rsidRPr="00DE4A05" w:rsidRDefault="00D76F97" w:rsidP="00D76F97">
      <w:pPr>
        <w:pStyle w:val="Heading3"/>
      </w:pPr>
      <w:r>
        <w:t>Link—Immigration Reform (General)</w:t>
      </w:r>
    </w:p>
    <w:p w:rsidR="00D76F97" w:rsidRPr="00DE4A05" w:rsidRDefault="00D76F97" w:rsidP="00D76F97">
      <w:pPr>
        <w:pStyle w:val="Heading4"/>
        <w:rPr>
          <w:rFonts w:asciiTheme="minorHAnsi" w:hAnsiTheme="minorHAnsi" w:cstheme="minorHAnsi"/>
        </w:rPr>
      </w:pPr>
      <w:r w:rsidRPr="00DE4A05">
        <w:rPr>
          <w:rFonts w:asciiTheme="minorHAnsi" w:hAnsiTheme="minorHAnsi" w:cstheme="minorHAnsi"/>
        </w:rPr>
        <w:t xml:space="preserve">Immigration reform is an extension of manifest destiny that determines who is or is not fit for citizenship in a project of racial purity </w:t>
      </w:r>
    </w:p>
    <w:p w:rsidR="00D76F97" w:rsidRPr="00DE4A05" w:rsidRDefault="00D76F97" w:rsidP="00D76F97">
      <w:pPr>
        <w:rPr>
          <w:rFonts w:asciiTheme="minorHAnsi" w:hAnsiTheme="minorHAnsi" w:cstheme="minorHAnsi"/>
        </w:rPr>
      </w:pPr>
      <w:r w:rsidRPr="00DE4A05">
        <w:rPr>
          <w:rStyle w:val="Style13ptBold"/>
          <w:rFonts w:asciiTheme="minorHAnsi" w:hAnsiTheme="minorHAnsi" w:cstheme="minorHAnsi"/>
        </w:rPr>
        <w:t>Molina 10’</w:t>
      </w:r>
      <w:r w:rsidRPr="00DE4A05">
        <w:rPr>
          <w:rFonts w:asciiTheme="minorHAnsi" w:hAnsiTheme="minorHAnsi" w:cstheme="minorHAnsi"/>
        </w:rPr>
        <w:t xml:space="preserve"> (Natalia Molina, “The Power of racial scripts: What the history of Mexican immigration teaches us about relational notions of race.” </w:t>
      </w:r>
      <w:r w:rsidRPr="00DE4A05">
        <w:rPr>
          <w:rFonts w:asciiTheme="minorHAnsi" w:hAnsiTheme="minorHAnsi" w:cstheme="minorHAnsi"/>
          <w:i/>
        </w:rPr>
        <w:t>Latino Studies</w:t>
      </w:r>
      <w:r w:rsidRPr="00DE4A05">
        <w:rPr>
          <w:rFonts w:asciiTheme="minorHAnsi" w:hAnsiTheme="minorHAnsi" w:cstheme="minorHAnsi"/>
        </w:rPr>
        <w:t xml:space="preserve"> Vol. 8 (2). 2010. Pgs. 159-160</w:t>
      </w:r>
      <w:r>
        <w:rPr>
          <w:rFonts w:asciiTheme="minorHAnsi" w:hAnsiTheme="minorHAnsi" w:cstheme="minorHAnsi"/>
        </w:rPr>
        <w:t>)//KLB</w:t>
      </w:r>
    </w:p>
    <w:p w:rsidR="00D76F97" w:rsidRPr="00DE4A05" w:rsidRDefault="00D76F97" w:rsidP="00D76F97">
      <w:pPr>
        <w:rPr>
          <w:rFonts w:asciiTheme="minorHAnsi" w:hAnsiTheme="minorHAnsi" w:cstheme="minorHAnsi"/>
        </w:rPr>
      </w:pPr>
      <w:r w:rsidRPr="00DE4A05">
        <w:rPr>
          <w:rFonts w:asciiTheme="minorHAnsi" w:hAnsiTheme="minorHAnsi" w:cstheme="minorHAnsi"/>
        </w:rPr>
        <w:t>Racialization of Mexicans in the Nineteenth Century</w:t>
      </w:r>
    </w:p>
    <w:p w:rsidR="00D76F97" w:rsidRDefault="00D76F97" w:rsidP="00D76F97">
      <w:pPr>
        <w:rPr>
          <w:rFonts w:asciiTheme="minorHAnsi" w:hAnsiTheme="minorHAnsi" w:cstheme="minorHAnsi"/>
        </w:rPr>
      </w:pPr>
      <w:r w:rsidRPr="00DE4A05">
        <w:rPr>
          <w:rFonts w:asciiTheme="minorHAnsi" w:hAnsiTheme="minorHAnsi" w:cstheme="minorHAnsi"/>
        </w:rPr>
        <w:t>The late 1840s marked a definitive period in the early racialization of Mexicans in the United States. The Mexican American War (1846–1848), the ideology of Manifest Destiny that justified it, and the resulting second-class citizenship rights extended to Mexicans after the war were all key in establishing Mexicans as an inferior ‘‘race.’’ Manifest Destiny was a phrase used by politicians, officials, and journalists beginning in the 1840s to justify westward expansion</w:t>
      </w:r>
      <w:r w:rsidRPr="00DE4A05">
        <w:rPr>
          <w:rStyle w:val="Emphasis"/>
          <w:rFonts w:asciiTheme="minorHAnsi" w:hAnsiTheme="minorHAnsi" w:cstheme="minorHAnsi"/>
          <w:highlight w:val="cyan"/>
        </w:rPr>
        <w:t>. As an ideology, it expressed a belief that those who were taking over the lands were spreading democratic institutions for those who were not capable of self-government. Native Americans and those of non-European origin were not considered fit for self-government.</w:t>
      </w:r>
      <w:r w:rsidRPr="00DE4A05">
        <w:rPr>
          <w:rFonts w:asciiTheme="minorHAnsi" w:hAnsiTheme="minorHAnsi" w:cstheme="minorHAnsi"/>
        </w:rPr>
        <w:t xml:space="preserve"> </w:t>
      </w:r>
      <w:r w:rsidRPr="00DE4A05">
        <w:rPr>
          <w:rStyle w:val="StyleUnderline"/>
          <w:rFonts w:asciiTheme="minorHAnsi" w:hAnsiTheme="minorHAnsi" w:cstheme="minorHAnsi"/>
        </w:rPr>
        <w:t>Expansionists argued that Mexicans would eventually disappear in the Southwest after the US takeover because Mexicans were not as biologically fit as Americans.</w:t>
      </w:r>
      <w:r w:rsidRPr="00DE4A05">
        <w:rPr>
          <w:rFonts w:asciiTheme="minorHAnsi" w:hAnsiTheme="minorHAnsi" w:cstheme="minorHAnsi"/>
        </w:rPr>
        <w:t xml:space="preserve"> As such, </w:t>
      </w:r>
      <w:r w:rsidRPr="00DE4A05">
        <w:rPr>
          <w:rStyle w:val="StyleUnderline"/>
          <w:rFonts w:asciiTheme="minorHAnsi" w:hAnsiTheme="minorHAnsi" w:cstheme="minorHAnsi"/>
          <w:highlight w:val="cyan"/>
        </w:rPr>
        <w:t>Manifest Destiny is inherently a racial ideology in that it pivots on ideas of who is fit for citizenship</w:t>
      </w:r>
      <w:r w:rsidRPr="00DE4A05">
        <w:rPr>
          <w:rFonts w:asciiTheme="minorHAnsi" w:hAnsiTheme="minorHAnsi" w:cstheme="minorHAnsi"/>
        </w:rPr>
        <w:t xml:space="preserve"> (Horsman, 1981). Manifest Destiny served as a rallying cry to justify the Mexican American War. The United States saw it as a just war because they considered Mexico to be unfit to keep her lands, but ultimately the war was about the United States’ need to acquire more land. Mexico lost nearly half of its territory, including all or part of California, Arizona, Nevada, Utah, Wyoming, Colorado, Kansas, Oklahoma and New Mexico. </w:t>
      </w:r>
      <w:r w:rsidRPr="00DE4A05">
        <w:rPr>
          <w:rStyle w:val="StyleUnderline"/>
          <w:rFonts w:asciiTheme="minorHAnsi" w:hAnsiTheme="minorHAnsi" w:cstheme="minorHAnsi"/>
          <w:highlight w:val="cyan"/>
        </w:rPr>
        <w:t>Continental expansion satisfied the United States’ need for more land for cotton production during slavery, highlighting how racial projects were linked.</w:t>
      </w:r>
      <w:r w:rsidRPr="00DE4A05">
        <w:rPr>
          <w:rFonts w:asciiTheme="minorHAnsi" w:hAnsiTheme="minorHAnsi" w:cstheme="minorHAnsi"/>
        </w:rPr>
        <w:t xml:space="preserve"> The Treaty of Guadalupe-Hidalgo that ended the war provided for the Mexican succession of land and also laid out the terms of citizenship for the 75000–100000 Mexicans living in the Southwest (Gutie ´rrez, 1995). Mexicans could choose to return to Mexico or stay in the United States. If they stayed, they could choose between Mexican and US citizenship. If they did not declare a choice, within a year they would become US citizens. Anthropologist Martha Menchaca (1993) demonstrates how hollow the category of citizenship was for Mexicans. In California, for example, the state constitution contained a racial restriction that allowed only Whites to vote. As citizens, Mexicans were, by default, White since only Whites could be citizens. Yet, because many Mexicans were of Indian descent or mestizos (of Indian and Spanish descent) this made the majority of Mexicans in California ineligible to vote. Everything changed for Mexicans in the United States after the Mexican American War. </w:t>
      </w:r>
      <w:r w:rsidRPr="00DE4A05">
        <w:rPr>
          <w:rStyle w:val="Emphasis"/>
          <w:rFonts w:asciiTheme="minorHAnsi" w:hAnsiTheme="minorHAnsi" w:cstheme="minorHAnsi"/>
          <w:highlight w:val="cyan"/>
        </w:rPr>
        <w:t>Overnight, Mexicans went from living in Mexico to living in the United States and from being Mexican citizens to being American citizens. Many lost their own land, and their culture, language, and religion were seen as inferior.</w:t>
      </w:r>
      <w:r w:rsidRPr="00DE4A05">
        <w:rPr>
          <w:rFonts w:asciiTheme="minorHAnsi" w:hAnsiTheme="minorHAnsi" w:cstheme="minorHAnsi"/>
        </w:rPr>
        <w:t xml:space="preserve"> Various historians have looked at the aftermath of conquest and have detailed the ways that legal disenfranchisement and land dispossession, and extra-legal vigilante violence, turned Mexicans into outsiders in what had once been their own land (Haas, 1995; Menchaca, 1995; Chavez-Garcia, 2004; Deverell, 2004; Go ´mez, 2007). Past racial scripts facilitated the ways in which Mexicans were systematically denied social and even juridical citizenship. The systematic racism evidenced in the Treaty of Guadalupe-Hidalgo was not new. Racial difference had been codified in US founding documents. The Naturalization Act of 1790 deemed that only those considered ‘‘White’’ could be eligible for US citizenship. In addition, the Constitution continued to allow for slavery, including the importation of slaves until 1808 (Section 9, Article I), while the fugitive slave clause (Section 2, Article IV) required escaped slaves be returned to their owners. Moreover, for taxation purposes, Whites were counted as ‘‘whole persons,’’ but indigenous peoples were dismissed simply as ‘‘Indians not taxed’’ and slaves were counted as ‘‘three fifths of all other Persons’’ (Section 3, Article I). With this kind of philosophical and institutional framework, racial scripts that deemed racialized bodies as inferior were easily transferred to Mexicans once White Americans began to come into regular contact with them in the 1810s and 1820s, and then again, of course, during the actual war with Mexico, as well as in the framing of the Treaty of Guadalupe-Hidalgo. Although Mexicans were not readily compared to other racialized groups at this time, a racial hierarchy was emerging in the United States. Race relations were heavily framed by the Black–White paradigm. Yet, particularly on the West Coast, with waves of Asian immigration, beginning with the Chinese in the 1850s, followed by the Japanese in the early 1900s, as well as with a resident Native American population, racial groups began to be understood in relation to one another. In his insightful and instructive study of California, Sociologist Toma ´s Almaguer (1994) argues that Whites still remained at the top of this racial hierarchy, while other groups, Mexicans, Blacks, Indians, Asians, occupied lower positions. This racial hierarchy that supplanted a strict Black–White binary understanding of race was already in place during the 1920s debates on immigration. It would inform how the dominant public understood the category of Mexican.</w:t>
      </w:r>
    </w:p>
    <w:p w:rsidR="00D76F97" w:rsidRDefault="00D76F97" w:rsidP="00D76F97">
      <w:pPr>
        <w:pStyle w:val="Heading4"/>
      </w:pPr>
      <w:r>
        <w:t xml:space="preserve">Comprehensive reforms to the US visa system intrinsically lead to rhetoric of “the good immigrant worker” vs the “bad immigrant worker”, as well as having neoliberal framing, and hegemonic advantages </w:t>
      </w:r>
    </w:p>
    <w:p w:rsidR="00D76F97" w:rsidRPr="000C42D3" w:rsidRDefault="00D76F97" w:rsidP="00D76F97">
      <w:r w:rsidRPr="006601FE">
        <w:rPr>
          <w:rStyle w:val="Style13ptBold"/>
        </w:rPr>
        <w:t>Kibria, O’Leary, and Bowman</w:t>
      </w:r>
      <w:r>
        <w:rPr>
          <w:rStyle w:val="Style13ptBold"/>
        </w:rPr>
        <w:t xml:space="preserve">, </w:t>
      </w:r>
      <w:r w:rsidRPr="006601FE">
        <w:rPr>
          <w:rStyle w:val="Style13ptBold"/>
        </w:rPr>
        <w:t xml:space="preserve">2013- </w:t>
      </w:r>
      <w:r w:rsidRPr="000C42D3">
        <w:t>professors of sociology</w:t>
      </w:r>
      <w:r w:rsidRPr="006601FE">
        <w:rPr>
          <w:rStyle w:val="Style13ptBold"/>
        </w:rPr>
        <w:t xml:space="preserve"> </w:t>
      </w:r>
      <w:r w:rsidRPr="000C42D3">
        <w:t xml:space="preserve">(Nazli, Megan and Cara "The Good Immigrant Worker: 2013 US Senate Bill 744, Color-Blind Nativism and the Struggle for Comprehensive Immigration Reform." Journal of International Migration and Integration, vol. 19, no. 1, 2018, pp. 1-13. </w:t>
      </w:r>
      <w:proofErr w:type="gramStart"/>
      <w:r w:rsidRPr="000C42D3">
        <w:t>ProQuest, https://search.proquest.com/docview/2002609953?accountid=51599, doi:http://dx.doi.org/10.1007/s12134-017-0516-2.)</w:t>
      </w:r>
      <w:proofErr w:type="gramEnd"/>
      <w:r>
        <w:t>//AT</w:t>
      </w:r>
    </w:p>
    <w:p w:rsidR="00D76F97" w:rsidRPr="005448C1" w:rsidRDefault="00D76F97" w:rsidP="00D76F97">
      <w:pPr>
        <w:rPr>
          <w:rStyle w:val="StyleUnderline"/>
          <w:sz w:val="16"/>
          <w:u w:val="none"/>
        </w:rPr>
      </w:pPr>
      <w:r w:rsidRPr="005448C1">
        <w:rPr>
          <w:sz w:val="16"/>
        </w:rPr>
        <w:t xml:space="preserve">At the heart of SB 744 are its provisions for expanding legal entry for workers, whether through removing per-country caps on H-1B visas or creating guest-worker programs. </w:t>
      </w:r>
      <w:r w:rsidRPr="005448C1">
        <w:rPr>
          <w:rStyle w:val="StyleUnderline"/>
          <w:highlight w:val="cyan"/>
        </w:rPr>
        <w:t>A neoliberal framing of these provisions was evident as SB 744 was depicted by proponents,</w:t>
      </w:r>
      <w:r w:rsidRPr="00714B9C">
        <w:rPr>
          <w:rStyle w:val="StyleUnderline"/>
        </w:rPr>
        <w:t xml:space="preserve"> es</w:t>
      </w:r>
      <w:r>
        <w:rPr>
          <w:rStyle w:val="StyleUnderline"/>
        </w:rPr>
        <w:t>p</w:t>
      </w:r>
      <w:r w:rsidRPr="00714B9C">
        <w:rPr>
          <w:rStyle w:val="StyleUnderline"/>
        </w:rPr>
        <w:t xml:space="preserve">ecially pragmatist ILOs, </w:t>
      </w:r>
      <w:r w:rsidRPr="005448C1">
        <w:rPr>
          <w:rStyle w:val="StyleUnderline"/>
          <w:highlight w:val="cyan"/>
        </w:rPr>
        <w:t>as a much-needed move towards a free market based immigration system that was responsive to the natural rhythms of the market</w:t>
      </w:r>
      <w:r w:rsidRPr="00714B9C">
        <w:rPr>
          <w:rStyle w:val="StyleUnderline"/>
        </w:rPr>
        <w:t xml:space="preserve">: bottom line: </w:t>
      </w:r>
      <w:r w:rsidRPr="005448C1">
        <w:rPr>
          <w:rStyle w:val="StyleUnderline"/>
          <w:highlight w:val="cyan"/>
        </w:rPr>
        <w:t xml:space="preserve">the free market is far and away the best tool for setting immigration quotas and picking immigrants </w:t>
      </w:r>
      <w:r w:rsidRPr="005448C1">
        <w:rPr>
          <w:sz w:val="16"/>
          <w:highlight w:val="cyan"/>
        </w:rPr>
        <w:t xml:space="preserve"> (</w:t>
      </w:r>
      <w:r w:rsidRPr="005448C1">
        <w:rPr>
          <w:sz w:val="16"/>
        </w:rPr>
        <w:t xml:space="preserve">IW 2009). </w:t>
      </w:r>
      <w:r w:rsidRPr="00714B9C">
        <w:rPr>
          <w:rStyle w:val="StyleUnderline"/>
        </w:rPr>
        <w:t>The free market appeared here as</w:t>
      </w:r>
      <w:r w:rsidRPr="005448C1">
        <w:rPr>
          <w:sz w:val="16"/>
        </w:rPr>
        <w:t xml:space="preserve"> an ethos, </w:t>
      </w:r>
      <w:r w:rsidRPr="00714B9C">
        <w:rPr>
          <w:rStyle w:val="StyleUnderline"/>
        </w:rPr>
        <w:t xml:space="preserve">a core orientation whose intrinsic, taken-for-granted value was such as to provide legitimacy </w:t>
      </w:r>
      <w:r w:rsidRPr="005448C1">
        <w:rPr>
          <w:sz w:val="16"/>
        </w:rPr>
        <w:t xml:space="preserve">without attention to the details of how it might be actually implemented as a policy. </w:t>
      </w:r>
      <w:r w:rsidRPr="005448C1">
        <w:rPr>
          <w:rStyle w:val="StyleUnderline"/>
          <w:highlight w:val="cyan"/>
        </w:rPr>
        <w:t>Analysts have noted the development of a neoliberal discourse of immigration</w:t>
      </w:r>
      <w:r w:rsidRPr="005448C1">
        <w:rPr>
          <w:sz w:val="16"/>
        </w:rPr>
        <w:t xml:space="preserve"> </w:t>
      </w:r>
      <w:r w:rsidRPr="005448C1">
        <w:rPr>
          <w:rStyle w:val="StyleUnderline"/>
          <w:highlight w:val="cyan"/>
        </w:rPr>
        <w:t>in which nations are in a race for the best and the brightest^ in global talent</w:t>
      </w:r>
      <w:r w:rsidRPr="005448C1">
        <w:rPr>
          <w:sz w:val="16"/>
        </w:rPr>
        <w:t xml:space="preserve">, especially in the STEM fields (Simon-Kumar 2014; Pottie-Sherman 2012; Tannock 2011). </w:t>
      </w:r>
      <w:proofErr w:type="gramStart"/>
      <w:r w:rsidRPr="005448C1">
        <w:rPr>
          <w:sz w:val="16"/>
        </w:rPr>
        <w:t xml:space="preserve">Reflecting these ideas, </w:t>
      </w:r>
      <w:r w:rsidRPr="005448C1">
        <w:rPr>
          <w:rStyle w:val="StyleUnderline"/>
          <w:highlight w:val="cyan"/>
        </w:rPr>
        <w:t>the pro-SB 744 camp</w:t>
      </w:r>
      <w:r w:rsidRPr="005448C1">
        <w:rPr>
          <w:sz w:val="16"/>
        </w:rPr>
        <w:t xml:space="preserve">, including both pragmatist and advocate ILOs, </w:t>
      </w:r>
      <w:r w:rsidRPr="005448C1">
        <w:rPr>
          <w:rStyle w:val="StyleUnderline"/>
          <w:highlight w:val="cyan"/>
        </w:rPr>
        <w:t>argued that failure to support SB 744</w:t>
      </w:r>
      <w:r w:rsidRPr="005448C1">
        <w:rPr>
          <w:sz w:val="16"/>
        </w:rPr>
        <w:t xml:space="preserve"> and its proposal to raise the per-country camps on H-1B visas </w:t>
      </w:r>
      <w:r w:rsidRPr="005448C1">
        <w:rPr>
          <w:rStyle w:val="StyleUnderline"/>
          <w:highlight w:val="cyan"/>
        </w:rPr>
        <w:t>placed US businesses</w:t>
      </w:r>
      <w:r w:rsidRPr="005448C1">
        <w:rPr>
          <w:sz w:val="16"/>
        </w:rPr>
        <w:t xml:space="preserve"> and thus the US national economy </w:t>
      </w:r>
      <w:r w:rsidRPr="005448C1">
        <w:rPr>
          <w:rStyle w:val="StyleUnderline"/>
          <w:highlight w:val="cyan"/>
        </w:rPr>
        <w:t>at a distinct disadvantage,</w:t>
      </w:r>
      <w:r w:rsidRPr="005448C1">
        <w:rPr>
          <w:sz w:val="16"/>
          <w:highlight w:val="cyan"/>
        </w:rPr>
        <w:t xml:space="preserve"> </w:t>
      </w:r>
      <w:r w:rsidRPr="005448C1">
        <w:rPr>
          <w:rStyle w:val="StyleUnderline"/>
          <w:highlight w:val="cyan"/>
        </w:rPr>
        <w:t>threatening the country’s power in the world</w:t>
      </w:r>
      <w:r w:rsidRPr="005448C1">
        <w:rPr>
          <w:sz w:val="16"/>
          <w:highlight w:val="cyan"/>
        </w:rPr>
        <w:t>.</w:t>
      </w:r>
      <w:proofErr w:type="gramEnd"/>
      <w:r w:rsidRPr="005448C1">
        <w:rPr>
          <w:sz w:val="16"/>
          <w:highlight w:val="cyan"/>
        </w:rPr>
        <w:t xml:space="preserve"> </w:t>
      </w:r>
      <w:r w:rsidRPr="005448C1">
        <w:rPr>
          <w:rStyle w:val="StyleUnderline"/>
          <w:highlight w:val="cyan"/>
        </w:rPr>
        <w:t>Passage of SB 744 was thus a matter of supporting both free market principles and US national interest</w:t>
      </w:r>
      <w:r w:rsidRPr="005448C1">
        <w:rPr>
          <w:sz w:val="16"/>
        </w:rPr>
        <w:t xml:space="preserve">. Furthermore, contrary to restrictionist rhetoric, the bill would not result in job loss for Americans. Rather, the highly skilled immigration encouraged by it was conducive to economic growth and more jobs for Americans: Our increasingly outdated immigration system is unable to meet the needs of our workforce or our economy, driving talent from the US. While skilled immigrants—and their employers—wait up to nine years for an immigrant visa, our economy overall suffers. There is a multiplier effect when companies hire high-skilled immigrants: for example, technology companies hire, on average, five to seven additional workers for every high-skilled immigrant hired…Meanwhile, other countries, such as Australia, Britain, and Canada, are taking advantage of the broken US system and luring the talent we discourage (NIF 2011a) Besides H1-B, SB 744 facilitates less-skilled immigration through the introduction of the W visa, a measure that allows legal entry to both agricultural and service sector workers. For pro-SB 744 forces, the framing challenge posed by the W visa was that of how to construct a notion of market rationality and economic value that did not depend, as in the case of H1-B visas, on the legitimacy offered by high levels of human capital. </w:t>
      </w:r>
      <w:r w:rsidRPr="005448C1">
        <w:rPr>
          <w:rStyle w:val="StyleUnderline"/>
          <w:highlight w:val="cyan"/>
        </w:rPr>
        <w:t>One response</w:t>
      </w:r>
      <w:r w:rsidRPr="005448C1">
        <w:rPr>
          <w:sz w:val="16"/>
        </w:rPr>
        <w:t xml:space="preserve">, especially evident in pragmatist forums, </w:t>
      </w:r>
      <w:r w:rsidRPr="005448C1">
        <w:rPr>
          <w:rStyle w:val="StyleUnderline"/>
          <w:highlight w:val="cyan"/>
        </w:rPr>
        <w:t>was to emphasize the power and significance of the free market</w:t>
      </w:r>
      <w:r w:rsidRPr="005448C1">
        <w:rPr>
          <w:sz w:val="16"/>
          <w:highlight w:val="cyan"/>
        </w:rPr>
        <w:t xml:space="preserve">. </w:t>
      </w:r>
      <w:r w:rsidRPr="005448C1">
        <w:rPr>
          <w:rStyle w:val="StyleUnderline"/>
          <w:highlight w:val="cyan"/>
        </w:rPr>
        <w:t>That is, the market was a force of nature that could not be effectively deterred by government intervention</w:t>
      </w:r>
      <w:r w:rsidRPr="00F15D05">
        <w:rPr>
          <w:rStyle w:val="StyleUnderline"/>
        </w:rPr>
        <w:t xml:space="preserve"> </w:t>
      </w:r>
      <w:r w:rsidRPr="005448C1">
        <w:rPr>
          <w:sz w:val="16"/>
        </w:rPr>
        <w:t xml:space="preserve">and thus immigration policy that did not incorporate channels for allowing less-skilled workers to legally enter and work in the USA were impractical. Drawing on this logic, pro-SB 744 forces described the growth of employment-based visas as proposed in the bill to be a key strategy for achieving the primary stated goal of the restrictionist camp—the reduction of undocumented immigration. In the following statements, the first from a pragmatist ILO and the second from an advocate one, IRCA (Immigration Reform and Control Act) of 1986 is cited as a measure that had failed to reduce undocumented immigration precisely because, unlike SB 744, it had not taken the US economy’s ongoing need for workers into account by including provisions for employment-based visas: Think about other unrealistic limits—prohibition, or a 500-calorie-a-day diet—and how hard it is to make them stick…without an adequate pipeline for future workers, the US could not make immigration enforcement stick… The dynamism of the global economy will always be stronger than government mandates (IW 2009). …[T]he Senate bill creates a set of worker-oriented legal channels that provide a legal alternative for low-skilled workers coming in the future…One of the fundamental reasons IRCA fell short is that </w:t>
      </w:r>
      <w:r w:rsidRPr="00F15D05">
        <w:rPr>
          <w:rStyle w:val="StyleUnderline"/>
        </w:rPr>
        <w:t>it did not acknowledge the need for a properly regulated legal channel for essential workers</w:t>
      </w:r>
      <w:r w:rsidRPr="005448C1">
        <w:rPr>
          <w:sz w:val="16"/>
        </w:rPr>
        <w:t xml:space="preserve">. [The] gap in demand and supply led to high levels of unauthorized immigration and, due to increased border patrols at traditional entry points, high levels of migrant deaths in the desert (AV 2013b). Both pragmatist and advocate ILOs participated in a framing of proposed legal channels for less-skilled workers as beneficial due to its deterrent impacts on undocumented immigration. However, this shared framing was at times accompanied by important threads of difference. As suggested by the AV statement shown above, advocate ILOs, unlike their pragmatist counterparts, were likely to mention not only the practical benefit of the reduction of unauthorized immigrant flows to be derived from the proposed law, but also that of lowering border crossing casualties and extending workplace laws to immigrant workers. And, pragmatist ILOs, in their arguments in favor of legal channels of entry for less-skilled immigrant workers, were especially likely to bring up the idea of complementarity. This is a theme that has also appeared in arguments made by labor unions in the US and Europe when supporting immigration (Freeman and Birrell 2001). That is, immigrant workers are complementary rather than competitive with native workers because they occupy a distinct segment of the labor market. The website of The Essential Worker Immigration Coalition (EWIC) offers a link to a report published by the Federal Reserve Bank of Dallas that emphasizes the significance of immigrant difference from native workers; it is this difference that produces economic gains from immigration for Americans: Although immigrants may have fewer skills than natives, being different isn’t bad. In fact, differences are crucial. There would be no economic gains to immigration for natives if immigrants were clones of natives or, in economic jargon, perfect substitutes. Differences can create complementarities, with immigrant workers making natives better off. </w:t>
      </w:r>
      <w:proofErr w:type="gramStart"/>
      <w:r w:rsidRPr="005448C1">
        <w:rPr>
          <w:sz w:val="16"/>
        </w:rPr>
        <w:t>(Orrenius and Zavodny 2010).</w:t>
      </w:r>
      <w:proofErr w:type="gramEnd"/>
      <w:r w:rsidRPr="005448C1">
        <w:rPr>
          <w:sz w:val="16"/>
        </w:rPr>
        <w:t xml:space="preserve"> The idea of immigrant complementarity was often used to counter restrictionist rhetoric about Americans losing jobs to immigrants. In this framing, immigrants did not take away American jobs because they performed immigrant jobs. Indeed, there were Bnatural^ boundaries between immigrant and American workers in terms of the jobs that each were suited to perform. Thus far from taking away jobs, immigrants created a ladder of occupational mobility for American workers by performing the most physically demanding and least desirable and unskilled jobs, thereby leaving Americans with managerial and skilled positions. The Bimmigrant complementarity^ framing was thus one that simultaneously asserted the value and difference of immigrant labor from American labor: Immigrants rarely compete with Americans. They bring different skills and strengths. Jobs filled by low-skilled Americans require better communications skills; those filled by low-skilled immigrants are more physically demanding. And, jobs held by low-skilled immigrants support and create jobs for Americans, freeing them to move up to slots that require more communications skills and managerial ability (IW, ImmigrationWorks USA 2013). The notions of essential immigrant difference and inferiority that are suggested here powerfully foreground racialization, offering a potent political and cultural space for the emergence of more specific conceptions of racial difference. That is, without invoking explicit racism, the narratives support the discriminatory treatment of immigrants. They reinforce the dynamics of occupational racialization whereby occupations become defined as Bimmigrant jobs^ along with the presumption of the inherent suitability of certain immigrants for them (Kibria, et al. 2014). Given the heavy reliance of US agriculture and service industries on the labor of Latino immigrants, these ideas of immigrant complementarity hold particular significance for the dynamics of Latino racialization in the USA.</w:t>
      </w:r>
      <w:r w:rsidRPr="005448C1">
        <w:rPr>
          <w:sz w:val="16"/>
          <w:szCs w:val="16"/>
        </w:rPr>
        <w:t xml:space="preserve">The June 2013 Senate vote in favor of SB 744 brought a moment of victory, albeit shortlived, for those in favor of comprehensive immigration reform. In the </w:t>
      </w:r>
      <w:r w:rsidRPr="005448C1">
        <w:rPr>
          <w:sz w:val="16"/>
        </w:rPr>
        <w:t xml:space="preserve">face of deep-seated opposition from nativist, anti-immigrant forces to the reform package, especially to its provisions for legalizing unauthorized immigrants and expanding worker visas, the success of the bill (at least within the Senate) was in many ways remarkable. Immigrant lobby organizations that argued against the passage of SB744 drew on traditions of nativism, melding them with color-blind ideologies of racial difference to construct what may be described as color-blind nativism. On the other side, the discursive strategies deployed by the </w:t>
      </w:r>
      <w:r w:rsidRPr="005448C1">
        <w:rPr>
          <w:rStyle w:val="StyleUnderline"/>
          <w:highlight w:val="cyan"/>
        </w:rPr>
        <w:t>pro-SB 744 lobby included the use of race-blind nationalist and neoliberal imagery to gain legitimacy for the bill</w:t>
      </w:r>
      <w:r w:rsidRPr="005448C1">
        <w:rPr>
          <w:sz w:val="16"/>
        </w:rPr>
        <w:t xml:space="preserve">. In essence, the pro-SB 744 lobby took a reactive and defensive position, shying away from an explicit critique of color-blind nativism. Instead, </w:t>
      </w:r>
      <w:r w:rsidRPr="005448C1">
        <w:rPr>
          <w:rStyle w:val="StyleUnderline"/>
          <w:highlight w:val="cyan"/>
        </w:rPr>
        <w:t>they drew on the language of worthiness^ to construct a notion of the good immigrant worker</w:t>
      </w:r>
      <w:r w:rsidRPr="00714B9C">
        <w:rPr>
          <w:rStyle w:val="StyleUnderline"/>
        </w:rPr>
        <w:t>.</w:t>
      </w:r>
      <w:r>
        <w:rPr>
          <w:rStyle w:val="StyleUnderline"/>
        </w:rPr>
        <w:t xml:space="preserve"> </w:t>
      </w:r>
      <w:r w:rsidRPr="005448C1">
        <w:rPr>
          <w:sz w:val="16"/>
        </w:rPr>
        <w:t>Such a strategy has a certain pragmatic value, as highlighted by the successful passage of the bill in the Senate. Ultimately however, the bill could not sustain the massive political opposition grounded in secure our borders^ rhetoric that surrounded it. Thus, the political challenge remains, to construct a narrative of immigration that supports comprehensive immigration reform.</w:t>
      </w:r>
    </w:p>
    <w:p w:rsidR="00A65F3C" w:rsidRDefault="00A65F3C" w:rsidP="00A65F3C"/>
    <w:p w:rsidR="00B17735" w:rsidRDefault="00B17735" w:rsidP="00335977">
      <w:pPr>
        <w:pStyle w:val="Heading3"/>
      </w:pPr>
      <w:r>
        <w:t>Link—Labor</w:t>
      </w:r>
    </w:p>
    <w:p w:rsidR="00B17735" w:rsidRPr="008665E4" w:rsidRDefault="00B17735" w:rsidP="00B17735">
      <w:pPr>
        <w:pStyle w:val="Heading4"/>
      </w:pPr>
      <w:r>
        <w:t xml:space="preserve">Capitalism sweeps populations for labor – the aff’s methodology exploits laborers which imposes mastery upon violence and cements ecological destruction </w:t>
      </w:r>
    </w:p>
    <w:p w:rsidR="00B17735" w:rsidRPr="00B17735" w:rsidRDefault="00B17735" w:rsidP="00B17735">
      <w:pPr>
        <w:rPr>
          <w:sz w:val="18"/>
        </w:rPr>
      </w:pPr>
      <w:r w:rsidRPr="00B17735">
        <w:rPr>
          <w:rStyle w:val="Style13ptBold"/>
        </w:rPr>
        <w:t>Foster and Clark 18’</w:t>
      </w:r>
      <w:r w:rsidRPr="00B17735">
        <w:t xml:space="preserve"> </w:t>
      </w:r>
      <w:r w:rsidRPr="00B17735">
        <w:rPr>
          <w:sz w:val="18"/>
        </w:rPr>
        <w:t xml:space="preserve">Brett Clark is an Assistant Professor of sociology at North Carolina State University. John Bellamy Foster is Professor of sociology at the University of Oregon and editor of Monthly Review (New York). He is the author of The Vulnerable Planet (1994), Marx’s Ecology (2000), Ecology Against Capitalism (2002), Naked Imperialism (2006), and The Ecological Revolution (2009), all published by Monthly Review Press. (“John Bellamy Foster and Brett Clark“, “Ecological Imperialism: The curse of capitalism”, 7/03/18, </w:t>
      </w:r>
      <w:hyperlink r:id="rId16" w:history="1">
        <w:r w:rsidRPr="00B17735">
          <w:rPr>
            <w:rStyle w:val="Hyperlink"/>
            <w:sz w:val="18"/>
          </w:rPr>
          <w:t>http://resistir.info/serpa/comunicacoes/ecological_imperialism.rtf</w:t>
        </w:r>
      </w:hyperlink>
      <w:r w:rsidRPr="00B17735">
        <w:rPr>
          <w:sz w:val="18"/>
        </w:rPr>
        <w:t>) pg. 186-199 //RJ Gonzalez</w:t>
      </w:r>
    </w:p>
    <w:p w:rsidR="00B17735" w:rsidRPr="005616E5" w:rsidRDefault="00B17735" w:rsidP="00B17735">
      <w:pPr>
        <w:rPr>
          <w:sz w:val="14"/>
        </w:rPr>
      </w:pPr>
      <w:r w:rsidRPr="005616E5">
        <w:rPr>
          <w:sz w:val="14"/>
        </w:rPr>
        <w:t>THE ‘METABOLIC RIFT’</w:t>
      </w:r>
    </w:p>
    <w:p w:rsidR="00B17735" w:rsidRPr="005616E5" w:rsidRDefault="00B17735" w:rsidP="00B17735">
      <w:pPr>
        <w:ind w:left="-15"/>
        <w:rPr>
          <w:sz w:val="14"/>
        </w:rPr>
      </w:pPr>
      <w:r w:rsidRPr="005616E5">
        <w:rPr>
          <w:sz w:val="14"/>
        </w:rPr>
        <w:t xml:space="preserve">The main ecological contradictions of capitalism, associated with ecological imperialism, were already evident to a considerable extent in the writings of Marx. The accumulation of capital is in some respects a self-propelling process; the surplus accumulated in one stage becomes the investment fund for the next. One of the crucial questions in classical political economy, therefore, was where the original capital had come from that set off the dynamic accumulation that characterized the late eighteenth and nineteenth century. This raised the issue of prior, primary or ‘primitive’ accumulation. </w:t>
      </w:r>
    </w:p>
    <w:p w:rsidR="00B17735" w:rsidRPr="00B13E59" w:rsidRDefault="00B17735" w:rsidP="00B17735">
      <w:pPr>
        <w:ind w:left="-15"/>
        <w:rPr>
          <w:b/>
          <w:sz w:val="24"/>
          <w:u w:val="single"/>
        </w:rPr>
      </w:pPr>
      <w:r w:rsidRPr="005616E5">
        <w:rPr>
          <w:sz w:val="14"/>
        </w:rPr>
        <w:t xml:space="preserve">Taking Britain as the classical case, Marx saw primitive accumulation as having three aspects. First, the removal of peasants from the land by land enclosures and the abrogation of customary, common rights, so they no longer had direct access to or control over the material means of production. </w:t>
      </w:r>
      <w:proofErr w:type="gramStart"/>
      <w:r w:rsidRPr="005616E5">
        <w:rPr>
          <w:sz w:val="14"/>
        </w:rPr>
        <w:t>Second, the creation by this means of a pauperized pool of landless labourers, who became wage labourers under capitalism, and who flocked to the towns where they emerged as an industrial proletariat.</w:t>
      </w:r>
      <w:proofErr w:type="gramEnd"/>
      <w:r w:rsidRPr="005616E5">
        <w:rPr>
          <w:sz w:val="14"/>
        </w:rPr>
        <w:t xml:space="preserve"> Third, an enormous concentration and centralization of wealth as the means of production (initially through the control of the land) came to be monopolized by fewer and fewer individuals, and as the surplus thus made available flowed to the industrial centres. Newly </w:t>
      </w:r>
      <w:r w:rsidRPr="00D81639">
        <w:rPr>
          <w:b/>
          <w:sz w:val="24"/>
          <w:highlight w:val="green"/>
          <w:u w:val="single"/>
        </w:rPr>
        <w:t>proletarianized workers were available to be exploited, while ‘Lazarus layers’ of the unemployed kept down wages, making production more profitable.</w:t>
      </w:r>
      <w:r w:rsidRPr="00B13E59">
        <w:rPr>
          <w:b/>
          <w:sz w:val="24"/>
          <w:u w:val="single"/>
        </w:rPr>
        <w:t xml:space="preserve"> </w:t>
      </w:r>
    </w:p>
    <w:p w:rsidR="00B17735" w:rsidRPr="00585E57" w:rsidRDefault="00B17735" w:rsidP="00B17735">
      <w:pPr>
        <w:spacing w:after="26"/>
        <w:ind w:left="-15"/>
        <w:rPr>
          <w:sz w:val="14"/>
        </w:rPr>
      </w:pPr>
      <w:r w:rsidRPr="00D81639">
        <w:rPr>
          <w:b/>
          <w:sz w:val="24"/>
          <w:highlight w:val="green"/>
          <w:u w:val="single"/>
        </w:rPr>
        <w:t>The</w:t>
      </w:r>
      <w:r w:rsidRPr="00585E57">
        <w:rPr>
          <w:sz w:val="14"/>
        </w:rPr>
        <w:t xml:space="preserve"> whole </w:t>
      </w:r>
      <w:r w:rsidRPr="00D81639">
        <w:rPr>
          <w:b/>
          <w:sz w:val="24"/>
          <w:highlight w:val="green"/>
          <w:u w:val="single"/>
        </w:rPr>
        <w:t>process of primitive accumulation</w:t>
      </w:r>
      <w:r w:rsidRPr="00585E57">
        <w:rPr>
          <w:sz w:val="14"/>
        </w:rPr>
        <w:t xml:space="preserve"> – involving, as Marx put it, ‘</w:t>
      </w:r>
      <w:r w:rsidRPr="00D81639">
        <w:rPr>
          <w:b/>
          <w:sz w:val="24"/>
          <w:highlight w:val="green"/>
          <w:u w:val="single"/>
        </w:rPr>
        <w:t>the forcible expropriation of the people from the soil’, and the ‘sweeping’ of them</w:t>
      </w:r>
      <w:r w:rsidRPr="00585E57">
        <w:rPr>
          <w:sz w:val="14"/>
        </w:rPr>
        <w:t xml:space="preserve">, as Malthus expressed it, into the towns – </w:t>
      </w:r>
      <w:r w:rsidRPr="00D81639">
        <w:rPr>
          <w:b/>
          <w:sz w:val="24"/>
          <w:highlight w:val="green"/>
          <w:u w:val="single"/>
        </w:rPr>
        <w:t>had deep ecological implications</w:t>
      </w:r>
      <w:r w:rsidRPr="00585E57">
        <w:rPr>
          <w:sz w:val="14"/>
        </w:rPr>
        <w:t>.</w:t>
      </w:r>
      <w:r w:rsidRPr="00585E57">
        <w:rPr>
          <w:sz w:val="14"/>
          <w:vertAlign w:val="superscript"/>
        </w:rPr>
        <w:t xml:space="preserve">4 </w:t>
      </w:r>
      <w:r w:rsidRPr="00585E57">
        <w:rPr>
          <w:sz w:val="14"/>
        </w:rPr>
        <w:t xml:space="preserve">Already land under feudal property had been converted into ‘the inorganic body of its lord’. </w:t>
      </w:r>
      <w:r w:rsidRPr="00D81639">
        <w:rPr>
          <w:b/>
          <w:sz w:val="24"/>
          <w:highlight w:val="green"/>
          <w:u w:val="single"/>
        </w:rPr>
        <w:t>Under capitalism</w:t>
      </w:r>
      <w:r w:rsidRPr="00585E57">
        <w:rPr>
          <w:sz w:val="14"/>
        </w:rPr>
        <w:t xml:space="preserve">, with </w:t>
      </w:r>
      <w:r w:rsidRPr="00D81639">
        <w:rPr>
          <w:b/>
          <w:sz w:val="24"/>
          <w:highlight w:val="green"/>
          <w:u w:val="single"/>
        </w:rPr>
        <w:t>the further alienation of the land</w:t>
      </w:r>
      <w:r w:rsidRPr="00585E57">
        <w:rPr>
          <w:sz w:val="14"/>
        </w:rPr>
        <w:t xml:space="preserve"> (</w:t>
      </w:r>
      <w:r w:rsidRPr="00D81639">
        <w:rPr>
          <w:b/>
          <w:sz w:val="24"/>
          <w:highlight w:val="green"/>
          <w:u w:val="single"/>
        </w:rPr>
        <w:t>and</w:t>
      </w:r>
      <w:r w:rsidRPr="00585E57">
        <w:rPr>
          <w:sz w:val="14"/>
        </w:rPr>
        <w:t xml:space="preserve"> nature), </w:t>
      </w:r>
      <w:r w:rsidRPr="00D81639">
        <w:rPr>
          <w:b/>
          <w:sz w:val="24"/>
          <w:highlight w:val="green"/>
          <w:u w:val="single"/>
        </w:rPr>
        <w:t>the domination of human beings by other human beings was extended</w:t>
      </w:r>
      <w:r w:rsidRPr="00585E57">
        <w:rPr>
          <w:sz w:val="14"/>
        </w:rPr>
        <w:t>. ‘Land, like man’, Marx noted, was reduced ‘to the level of a venal object’.</w:t>
      </w:r>
      <w:r w:rsidRPr="00585E57">
        <w:rPr>
          <w:sz w:val="14"/>
          <w:vertAlign w:val="superscript"/>
        </w:rPr>
        <w:t>5</w:t>
      </w:r>
    </w:p>
    <w:p w:rsidR="00B17735" w:rsidRPr="00585E57" w:rsidRDefault="00B17735" w:rsidP="00B17735">
      <w:pPr>
        <w:spacing w:after="30"/>
        <w:ind w:left="-15"/>
        <w:rPr>
          <w:sz w:val="14"/>
        </w:rPr>
      </w:pPr>
      <w:r w:rsidRPr="00585E57">
        <w:rPr>
          <w:sz w:val="14"/>
        </w:rPr>
        <w:t>Marx’s concept of a ‘metabolic rift’ was developed in the context of the alarm raised by agricultural chemists and agronomists in Germany, Britain, France and the United States about the loss of soil nutrients – such as nitrogen, phosphorous and potassium – through the export of food and fibre to the cities. Rather than being returned to the soil, as in traditional agricultural production, these essential nutrients were being shipped hundreds or even thousands of miles away and ended up as waste polluting the cities. The most advanced form of capitalist agricultural production at the time, British ‘high farming’, was, the German chemist Justus von Liebig contended, nothing but a ‘robbery system’, due to its effects on the soil.</w:t>
      </w:r>
      <w:r w:rsidRPr="00585E57">
        <w:rPr>
          <w:sz w:val="14"/>
          <w:vertAlign w:val="superscript"/>
        </w:rPr>
        <w:t>6</w:t>
      </w:r>
    </w:p>
    <w:p w:rsidR="00B17735" w:rsidRPr="00585E57" w:rsidRDefault="00B17735" w:rsidP="00B17735">
      <w:pPr>
        <w:spacing w:after="30"/>
        <w:ind w:left="-15"/>
        <w:rPr>
          <w:sz w:val="14"/>
        </w:rPr>
      </w:pPr>
      <w:r w:rsidRPr="00585E57">
        <w:rPr>
          <w:sz w:val="14"/>
        </w:rPr>
        <w:t xml:space="preserve">Marx, who was a careful student of Liebig and other soil chemists, saw this antagonism between human beings and the earth as an important problem. </w:t>
      </w:r>
      <w:r w:rsidRPr="00D81639">
        <w:rPr>
          <w:b/>
          <w:sz w:val="24"/>
          <w:highlight w:val="green"/>
          <w:u w:val="single"/>
        </w:rPr>
        <w:t>Capitalism</w:t>
      </w:r>
      <w:r w:rsidRPr="00585E57">
        <w:rPr>
          <w:sz w:val="14"/>
        </w:rPr>
        <w:t xml:space="preserve"> had, as he put it, </w:t>
      </w:r>
      <w:r w:rsidRPr="00D81639">
        <w:rPr>
          <w:b/>
          <w:sz w:val="24"/>
          <w:highlight w:val="green"/>
          <w:u w:val="single"/>
        </w:rPr>
        <w:t>created an ‘irreparable rift’ in the ‘metabolic interaction’ between human beings and the earth; a ‘systematic restoration’ of that necessary metabolic interaction as a ‘regulative law of social production’ was needed, but the growth under capitalism of large-scale industrial agriculture and long-distance trade intensified and extended the metabolic rift (and still does).</w:t>
      </w:r>
      <w:r w:rsidRPr="00585E57">
        <w:rPr>
          <w:sz w:val="14"/>
        </w:rPr>
        <w:t xml:space="preserve"> Moreover the wastage of soil nutrients had its counterpart in pollution and waste in the towns.</w:t>
      </w:r>
      <w:r w:rsidRPr="00585E57">
        <w:rPr>
          <w:sz w:val="14"/>
          <w:vertAlign w:val="superscript"/>
        </w:rPr>
        <w:t>7</w:t>
      </w:r>
    </w:p>
    <w:p w:rsidR="00B17735" w:rsidRPr="00585E57" w:rsidRDefault="00B17735" w:rsidP="00B17735">
      <w:pPr>
        <w:spacing w:after="132"/>
        <w:ind w:left="-15"/>
        <w:rPr>
          <w:sz w:val="14"/>
        </w:rPr>
      </w:pPr>
      <w:r w:rsidRPr="00585E57">
        <w:rPr>
          <w:sz w:val="14"/>
        </w:rPr>
        <w:t>Marx treated both primitive accumulation and the metabolic rift as embodying global implications fundamental to the understanding of the development of capitalism as a world system. As he famously put it:</w:t>
      </w:r>
    </w:p>
    <w:p w:rsidR="00B17735" w:rsidRDefault="00B17735" w:rsidP="00B17735">
      <w:pPr>
        <w:spacing w:after="179"/>
        <w:ind w:right="226"/>
        <w:rPr>
          <w:sz w:val="14"/>
          <w:vertAlign w:val="superscript"/>
        </w:rPr>
      </w:pPr>
      <w:r w:rsidRPr="00D81639">
        <w:rPr>
          <w:b/>
          <w:sz w:val="24"/>
          <w:highlight w:val="green"/>
          <w:u w:val="single"/>
        </w:rPr>
        <w:t>The discovery of gold and silver in America, the extirpation, enslavement and entombment in mines of the indigenous population of that continent, the beginnings of the conquest and plunder of India, and the conversion of Africa into a preserve for the commercial hunting of blackskins, are all things which characterize the dawn of the era of capitalist production.</w:t>
      </w:r>
      <w:r w:rsidRPr="00F45031">
        <w:rPr>
          <w:sz w:val="14"/>
        </w:rPr>
        <w:t xml:space="preserve"> These idyllic proceedings are the chief moments of primitive accumulation.</w:t>
      </w:r>
      <w:r w:rsidRPr="00F45031">
        <w:rPr>
          <w:sz w:val="14"/>
          <w:vertAlign w:val="superscript"/>
        </w:rPr>
        <w:t>8</w:t>
      </w:r>
    </w:p>
    <w:p w:rsidR="00B17735" w:rsidRPr="00B17735" w:rsidRDefault="00B17735" w:rsidP="00B17735"/>
    <w:p w:rsidR="003A0441" w:rsidRDefault="003A0441" w:rsidP="00335977">
      <w:pPr>
        <w:pStyle w:val="Heading3"/>
      </w:pPr>
      <w:r>
        <w:t>Link—No Borders</w:t>
      </w:r>
    </w:p>
    <w:p w:rsidR="003A0441" w:rsidRPr="0076312A" w:rsidRDefault="003A0441" w:rsidP="003A0441">
      <w:pPr>
        <w:pStyle w:val="Heading4"/>
        <w:rPr>
          <w:rFonts w:asciiTheme="minorHAnsi" w:hAnsiTheme="minorHAnsi" w:cstheme="minorHAnsi"/>
        </w:rPr>
      </w:pPr>
      <w:r w:rsidRPr="0076312A">
        <w:rPr>
          <w:rFonts w:asciiTheme="minorHAnsi" w:hAnsiTheme="minorHAnsi" w:cstheme="minorHAnsi"/>
        </w:rPr>
        <w:t>Capitalism’s control over global flows and exchanges deteriorate the borders of the nation-state.  Sovereignty flows from nation-states to corporations, creating a corporate neo-imperialism, allowing corporate culture to drive our political, cultural, and economic lives.</w:t>
      </w:r>
    </w:p>
    <w:p w:rsidR="003A0441" w:rsidRPr="0076312A" w:rsidRDefault="003A0441" w:rsidP="003A0441">
      <w:pPr>
        <w:rPr>
          <w:rFonts w:asciiTheme="minorHAnsi" w:hAnsiTheme="minorHAnsi" w:cstheme="minorHAnsi"/>
        </w:rPr>
      </w:pPr>
      <w:r w:rsidRPr="0076312A">
        <w:rPr>
          <w:rStyle w:val="Style13ptBold"/>
          <w:rFonts w:asciiTheme="minorHAnsi" w:hAnsiTheme="minorHAnsi" w:cstheme="minorHAnsi"/>
        </w:rPr>
        <w:t xml:space="preserve">Negri and Hardt, 2 </w:t>
      </w:r>
      <w:r w:rsidRPr="0076312A">
        <w:rPr>
          <w:rFonts w:asciiTheme="minorHAnsi" w:hAnsiTheme="minorHAnsi" w:cstheme="minorHAnsi"/>
        </w:rPr>
        <w:t>-Michael Hardt is an American literary theorist and political philosopher. Hardt is best known for his book Empire, which was co-written with Antonio Negri. Antonio "Toni" Negri is an Italian Marxist sociologist and political philosopher, best known for his co-authorship of Empire. (“Empire” 336-339) //e-toth</w:t>
      </w:r>
    </w:p>
    <w:p w:rsidR="003A0441" w:rsidRPr="0076312A" w:rsidRDefault="003A0441" w:rsidP="003A0441">
      <w:pPr>
        <w:rPr>
          <w:rFonts w:asciiTheme="minorHAnsi" w:hAnsiTheme="minorHAnsi" w:cstheme="minorHAnsi"/>
          <w:sz w:val="16"/>
        </w:rPr>
      </w:pPr>
      <w:r w:rsidRPr="0076312A">
        <w:rPr>
          <w:rFonts w:asciiTheme="minorHAnsi" w:hAnsiTheme="minorHAnsi" w:cstheme="minorHAnsi"/>
          <w:sz w:val="16"/>
        </w:rPr>
        <w:t xml:space="preserve">Many argue that the globalization of capitalist production and exchange means that economic relations have become more autonomous from political controls, and consequently that political sovereignty has declined. Some celebrate this new era as the liberation of the capitalist economy from the restrictions and distortions that political forces have imposed on it; others lament it as the closing of the institutional channels through which workers and citizens can influence or contest the cold logic of capitalist </w:t>
      </w:r>
      <w:proofErr w:type="gramStart"/>
      <w:r w:rsidRPr="0076312A">
        <w:rPr>
          <w:rFonts w:asciiTheme="minorHAnsi" w:hAnsiTheme="minorHAnsi" w:cstheme="minorHAnsi"/>
          <w:sz w:val="16"/>
        </w:rPr>
        <w:t>prof</w:t>
      </w:r>
      <w:proofErr w:type="gramEnd"/>
      <w:r w:rsidRPr="0076312A">
        <w:rPr>
          <w:rFonts w:asciiTheme="minorHAnsi" w:hAnsiTheme="minorHAnsi" w:cstheme="minorHAnsi"/>
          <w:sz w:val="16"/>
        </w:rPr>
        <w:t xml:space="preserve"> it. </w:t>
      </w:r>
      <w:r w:rsidRPr="0076312A">
        <w:rPr>
          <w:rStyle w:val="StyleUnderline"/>
          <w:rFonts w:asciiTheme="minorHAnsi" w:hAnsiTheme="minorHAnsi" w:cstheme="minorHAnsi"/>
        </w:rPr>
        <w:t xml:space="preserve">It is certainly true that, in step with the processes of globalization, </w:t>
      </w:r>
      <w:r w:rsidRPr="00D81639">
        <w:rPr>
          <w:rStyle w:val="StyleUnderline"/>
          <w:rFonts w:asciiTheme="minorHAnsi" w:hAnsiTheme="minorHAnsi" w:cstheme="minorHAnsi"/>
          <w:highlight w:val="green"/>
        </w:rPr>
        <w:t>the sovereignty of nation-states</w:t>
      </w:r>
      <w:r w:rsidRPr="0076312A">
        <w:rPr>
          <w:rStyle w:val="StyleUnderline"/>
          <w:rFonts w:asciiTheme="minorHAnsi" w:hAnsiTheme="minorHAnsi" w:cstheme="minorHAnsi"/>
        </w:rPr>
        <w:t xml:space="preserve">, while still effective, </w:t>
      </w:r>
      <w:r w:rsidRPr="00D81639">
        <w:rPr>
          <w:rStyle w:val="StyleUnderline"/>
          <w:rFonts w:asciiTheme="minorHAnsi" w:hAnsiTheme="minorHAnsi" w:cstheme="minorHAnsi"/>
          <w:highlight w:val="green"/>
        </w:rPr>
        <w:t>has progressively declined</w:t>
      </w:r>
      <w:r w:rsidRPr="0076312A">
        <w:rPr>
          <w:rStyle w:val="StyleUnderline"/>
          <w:rFonts w:asciiTheme="minorHAnsi" w:hAnsiTheme="minorHAnsi" w:cstheme="minorHAnsi"/>
        </w:rPr>
        <w:t xml:space="preserve">. The primary </w:t>
      </w:r>
      <w:r w:rsidRPr="00D81639">
        <w:rPr>
          <w:rStyle w:val="StyleUnderline"/>
          <w:rFonts w:asciiTheme="minorHAnsi" w:hAnsiTheme="minorHAnsi" w:cstheme="minorHAnsi"/>
          <w:highlight w:val="green"/>
        </w:rPr>
        <w:t>factors of production</w:t>
      </w:r>
      <w:r w:rsidRPr="0076312A">
        <w:rPr>
          <w:rStyle w:val="StyleUnderline"/>
          <w:rFonts w:asciiTheme="minorHAnsi" w:hAnsiTheme="minorHAnsi" w:cstheme="minorHAnsi"/>
        </w:rPr>
        <w:t xml:space="preserve"> and exchange— money, technology, people, and goods—</w:t>
      </w:r>
      <w:r w:rsidRPr="00D81639">
        <w:rPr>
          <w:rStyle w:val="StyleUnderline"/>
          <w:rFonts w:asciiTheme="minorHAnsi" w:hAnsiTheme="minorHAnsi" w:cstheme="minorHAnsi"/>
          <w:highlight w:val="green"/>
        </w:rPr>
        <w:t>move with increasing ease across national boundaries</w:t>
      </w:r>
      <w:r w:rsidRPr="0076312A">
        <w:rPr>
          <w:rStyle w:val="StyleUnderline"/>
          <w:rFonts w:asciiTheme="minorHAnsi" w:hAnsiTheme="minorHAnsi" w:cstheme="minorHAnsi"/>
        </w:rPr>
        <w:t xml:space="preserve">; hence </w:t>
      </w:r>
      <w:r w:rsidRPr="00D81639">
        <w:rPr>
          <w:rStyle w:val="StyleUnderline"/>
          <w:rFonts w:asciiTheme="minorHAnsi" w:hAnsiTheme="minorHAnsi" w:cstheme="minorHAnsi"/>
          <w:highlight w:val="green"/>
        </w:rPr>
        <w:t xml:space="preserve">the nation-state has less </w:t>
      </w:r>
      <w:r w:rsidRPr="0076312A">
        <w:rPr>
          <w:rStyle w:val="StyleUnderline"/>
          <w:rFonts w:asciiTheme="minorHAnsi" w:hAnsiTheme="minorHAnsi" w:cstheme="minorHAnsi"/>
        </w:rPr>
        <w:t xml:space="preserve">and less </w:t>
      </w:r>
      <w:r w:rsidRPr="00D81639">
        <w:rPr>
          <w:rStyle w:val="StyleUnderline"/>
          <w:rFonts w:asciiTheme="minorHAnsi" w:hAnsiTheme="minorHAnsi" w:cstheme="minorHAnsi"/>
          <w:highlight w:val="green"/>
        </w:rPr>
        <w:t xml:space="preserve">power to regulate these flows </w:t>
      </w:r>
      <w:r w:rsidRPr="0076312A">
        <w:rPr>
          <w:rStyle w:val="StyleUnderline"/>
          <w:rFonts w:asciiTheme="minorHAnsi" w:hAnsiTheme="minorHAnsi" w:cstheme="minorHAnsi"/>
        </w:rPr>
        <w:t xml:space="preserve">and impose its authority over the economy. Even the most dominant nation-states should no longer be thought of as supreme and sovereign authorities, either outside or even within their own borders. </w:t>
      </w:r>
      <w:r w:rsidRPr="00D81639">
        <w:rPr>
          <w:rStyle w:val="StyleUnderline"/>
          <w:rFonts w:asciiTheme="minorHAnsi" w:hAnsiTheme="minorHAnsi" w:cstheme="minorHAnsi"/>
          <w:highlight w:val="green"/>
        </w:rPr>
        <w:t>The decline in sovereignty of nation-states</w:t>
      </w:r>
      <w:r w:rsidRPr="0076312A">
        <w:rPr>
          <w:rStyle w:val="StyleUnderline"/>
          <w:rFonts w:asciiTheme="minorHAnsi" w:hAnsiTheme="minorHAnsi" w:cstheme="minorHAnsi"/>
        </w:rPr>
        <w:t>, however</w:t>
      </w:r>
      <w:r w:rsidRPr="00D81639">
        <w:rPr>
          <w:rStyle w:val="StyleUnderline"/>
          <w:rFonts w:asciiTheme="minorHAnsi" w:hAnsiTheme="minorHAnsi" w:cstheme="minorHAnsi"/>
          <w:highlight w:val="green"/>
        </w:rPr>
        <w:t>, does not mean that sovereignty as such has declined</w:t>
      </w:r>
      <w:r w:rsidRPr="0076312A">
        <w:rPr>
          <w:rStyle w:val="StyleUnderline"/>
          <w:rFonts w:asciiTheme="minorHAnsi" w:hAnsiTheme="minorHAnsi" w:cstheme="minorHAnsi"/>
        </w:rPr>
        <w:t xml:space="preserve">.1 </w:t>
      </w:r>
      <w:proofErr w:type="gramStart"/>
      <w:r w:rsidRPr="0076312A">
        <w:rPr>
          <w:rStyle w:val="StyleUnderline"/>
          <w:rFonts w:asciiTheme="minorHAnsi" w:hAnsiTheme="minorHAnsi" w:cstheme="minorHAnsi"/>
        </w:rPr>
        <w:t>Throughout</w:t>
      </w:r>
      <w:proofErr w:type="gramEnd"/>
      <w:r w:rsidRPr="0076312A">
        <w:rPr>
          <w:rStyle w:val="StyleUnderline"/>
          <w:rFonts w:asciiTheme="minorHAnsi" w:hAnsiTheme="minorHAnsi" w:cstheme="minorHAnsi"/>
        </w:rPr>
        <w:t xml:space="preserve"> the contemporary transformations, political controls, state functions, and regulatory mechanisms have continued to rule the realm of economic and social production and exchange. Our basic hypothesis is </w:t>
      </w:r>
      <w:r w:rsidRPr="0076312A">
        <w:rPr>
          <w:rStyle w:val="Emphasis"/>
          <w:rFonts w:asciiTheme="minorHAnsi" w:hAnsiTheme="minorHAnsi" w:cstheme="minorHAnsi"/>
        </w:rPr>
        <w:t xml:space="preserve">that </w:t>
      </w:r>
      <w:r w:rsidRPr="00D81639">
        <w:rPr>
          <w:rStyle w:val="Emphasis"/>
          <w:rFonts w:asciiTheme="minorHAnsi" w:hAnsiTheme="minorHAnsi" w:cstheme="minorHAnsi"/>
          <w:highlight w:val="green"/>
        </w:rPr>
        <w:t>sovereignty has taken a new form, composed of</w:t>
      </w:r>
      <w:r w:rsidRPr="0076312A">
        <w:rPr>
          <w:rStyle w:val="Emphasis"/>
          <w:rFonts w:asciiTheme="minorHAnsi" w:hAnsiTheme="minorHAnsi" w:cstheme="minorHAnsi"/>
        </w:rPr>
        <w:t xml:space="preserve"> a series of national and </w:t>
      </w:r>
      <w:r w:rsidRPr="00D81639">
        <w:rPr>
          <w:rStyle w:val="Emphasis"/>
          <w:rFonts w:asciiTheme="minorHAnsi" w:hAnsiTheme="minorHAnsi" w:cstheme="minorHAnsi"/>
          <w:highlight w:val="green"/>
        </w:rPr>
        <w:t>supranational organisms</w:t>
      </w:r>
      <w:r w:rsidRPr="0076312A">
        <w:rPr>
          <w:rStyle w:val="Emphasis"/>
          <w:rFonts w:asciiTheme="minorHAnsi" w:hAnsiTheme="minorHAnsi" w:cstheme="minorHAnsi"/>
        </w:rPr>
        <w:t xml:space="preserve"> united </w:t>
      </w:r>
      <w:r w:rsidRPr="00D81639">
        <w:rPr>
          <w:rStyle w:val="Emphasis"/>
          <w:rFonts w:asciiTheme="minorHAnsi" w:hAnsiTheme="minorHAnsi" w:cstheme="minorHAnsi"/>
          <w:highlight w:val="green"/>
        </w:rPr>
        <w:t>under a single logic of rule. This new global form of sovereignty is what we call Empire.</w:t>
      </w:r>
      <w:r w:rsidRPr="0076312A">
        <w:rPr>
          <w:rFonts w:asciiTheme="minorHAnsi" w:hAnsiTheme="minorHAnsi" w:cstheme="minorHAnsi"/>
          <w:sz w:val="16"/>
        </w:rPr>
        <w:t xml:space="preserve"> The declining sovereignty of nation-states and their increasing inability to regulate economic and cultural exchanges is in fact one of the primary symptoms of the coming </w:t>
      </w:r>
      <w:proofErr w:type="gramStart"/>
      <w:r w:rsidRPr="0076312A">
        <w:rPr>
          <w:rFonts w:asciiTheme="minorHAnsi" w:hAnsiTheme="minorHAnsi" w:cstheme="minorHAnsi"/>
          <w:sz w:val="16"/>
        </w:rPr>
        <w:t>of  Empire</w:t>
      </w:r>
      <w:proofErr w:type="gramEnd"/>
      <w:r w:rsidRPr="0076312A">
        <w:rPr>
          <w:rFonts w:asciiTheme="minorHAnsi" w:hAnsiTheme="minorHAnsi" w:cstheme="minorHAnsi"/>
          <w:sz w:val="16"/>
        </w:rPr>
        <w:t xml:space="preserve">. The sovereignty of the nation-state was the cornerstone of the imperialisms that European powers constructed throughout the modern era. </w:t>
      </w:r>
      <w:r w:rsidRPr="00D81639">
        <w:rPr>
          <w:rStyle w:val="StyleUnderline"/>
          <w:rFonts w:asciiTheme="minorHAnsi" w:hAnsiTheme="minorHAnsi" w:cstheme="minorHAnsi"/>
          <w:highlight w:val="green"/>
        </w:rPr>
        <w:t>By ‘‘Empire,’’</w:t>
      </w:r>
      <w:r w:rsidRPr="0076312A">
        <w:rPr>
          <w:rStyle w:val="StyleUnderline"/>
          <w:rFonts w:asciiTheme="minorHAnsi" w:hAnsiTheme="minorHAnsi" w:cstheme="minorHAnsi"/>
        </w:rPr>
        <w:t xml:space="preserve"> however, </w:t>
      </w:r>
      <w:r w:rsidRPr="00D81639">
        <w:rPr>
          <w:rStyle w:val="StyleUnderline"/>
          <w:rFonts w:asciiTheme="minorHAnsi" w:hAnsiTheme="minorHAnsi" w:cstheme="minorHAnsi"/>
          <w:highlight w:val="green"/>
        </w:rPr>
        <w:t>we understand something</w:t>
      </w:r>
      <w:r w:rsidRPr="0076312A">
        <w:rPr>
          <w:rStyle w:val="StyleUnderline"/>
          <w:rFonts w:asciiTheme="minorHAnsi" w:hAnsiTheme="minorHAnsi" w:cstheme="minorHAnsi"/>
        </w:rPr>
        <w:t xml:space="preserve"> altogether </w:t>
      </w:r>
      <w:r w:rsidRPr="00D81639">
        <w:rPr>
          <w:rStyle w:val="StyleUnderline"/>
          <w:rFonts w:asciiTheme="minorHAnsi" w:hAnsiTheme="minorHAnsi" w:cstheme="minorHAnsi"/>
          <w:highlight w:val="green"/>
        </w:rPr>
        <w:t>different from ‘‘imperialism</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The boundaries defined by the modern system of nation-states were fundamental to European colonialism and economic expansion</w:t>
      </w:r>
      <w:r w:rsidRPr="0076312A">
        <w:rPr>
          <w:rStyle w:val="StyleUnderline"/>
          <w:rFonts w:asciiTheme="minorHAnsi" w:hAnsiTheme="minorHAnsi" w:cstheme="minorHAnsi"/>
          <w:sz w:val="16"/>
        </w:rPr>
        <w:t xml:space="preserve">: the territorial boundaries of the nation delimited the center of power from </w:t>
      </w:r>
      <w:r w:rsidRPr="0076312A">
        <w:rPr>
          <w:rFonts w:asciiTheme="minorHAnsi" w:hAnsiTheme="minorHAnsi" w:cstheme="minorHAnsi"/>
          <w:sz w:val="16"/>
        </w:rPr>
        <w:t xml:space="preserve">which rule was exerted over external foreign territories through a system </w:t>
      </w:r>
      <w:proofErr w:type="gramStart"/>
      <w:r w:rsidRPr="0076312A">
        <w:rPr>
          <w:rFonts w:asciiTheme="minorHAnsi" w:hAnsiTheme="minorHAnsi" w:cstheme="minorHAnsi"/>
          <w:sz w:val="16"/>
        </w:rPr>
        <w:t>of  channels</w:t>
      </w:r>
      <w:proofErr w:type="gramEnd"/>
      <w:r w:rsidRPr="0076312A">
        <w:rPr>
          <w:rFonts w:asciiTheme="minorHAnsi" w:hAnsiTheme="minorHAnsi" w:cstheme="minorHAnsi"/>
          <w:sz w:val="16"/>
        </w:rPr>
        <w:t xml:space="preserve"> and barriers that alternately facilitated and obstructed the flows of  production and circulation. </w:t>
      </w:r>
      <w:r w:rsidRPr="00D81639">
        <w:rPr>
          <w:rStyle w:val="StyleUnderline"/>
          <w:rFonts w:asciiTheme="minorHAnsi" w:hAnsiTheme="minorHAnsi" w:cstheme="minorHAnsi"/>
          <w:highlight w:val="green"/>
        </w:rPr>
        <w:t>Imperialism was really an extension of</w:t>
      </w:r>
      <w:r w:rsidRPr="0076312A">
        <w:rPr>
          <w:rStyle w:val="StyleUnderline"/>
          <w:rFonts w:asciiTheme="minorHAnsi" w:hAnsiTheme="minorHAnsi" w:cstheme="minorHAnsi"/>
        </w:rPr>
        <w:t xml:space="preserve"> the </w:t>
      </w:r>
      <w:r w:rsidRPr="00D81639">
        <w:rPr>
          <w:rStyle w:val="StyleUnderline"/>
          <w:rFonts w:asciiTheme="minorHAnsi" w:hAnsiTheme="minorHAnsi" w:cstheme="minorHAnsi"/>
          <w:highlight w:val="green"/>
        </w:rPr>
        <w:t>sovereignty</w:t>
      </w:r>
      <w:r w:rsidRPr="0076312A">
        <w:rPr>
          <w:rStyle w:val="StyleUnderline"/>
          <w:rFonts w:asciiTheme="minorHAnsi" w:hAnsiTheme="minorHAnsi" w:cstheme="minorHAnsi"/>
        </w:rPr>
        <w:t xml:space="preserve"> of the European nation-states </w:t>
      </w:r>
      <w:r w:rsidRPr="00D81639">
        <w:rPr>
          <w:rStyle w:val="StyleUnderline"/>
          <w:rFonts w:asciiTheme="minorHAnsi" w:hAnsiTheme="minorHAnsi" w:cstheme="minorHAnsi"/>
          <w:highlight w:val="green"/>
        </w:rPr>
        <w:t>beyond their own boundaries.</w:t>
      </w:r>
      <w:r w:rsidRPr="0076312A">
        <w:rPr>
          <w:rFonts w:asciiTheme="minorHAnsi" w:hAnsiTheme="minorHAnsi" w:cstheme="minorHAnsi"/>
          <w:sz w:val="16"/>
        </w:rPr>
        <w:t xml:space="preserve"> Eventually nearly all the world’s territories could be parceled out and the entire world map could be coded in European colors: red for British territory, blue for French, green for Portuguese, and so forth. </w:t>
      </w:r>
      <w:r w:rsidRPr="0076312A">
        <w:rPr>
          <w:rStyle w:val="StyleUnderline"/>
          <w:rFonts w:asciiTheme="minorHAnsi" w:hAnsiTheme="minorHAnsi" w:cstheme="minorHAnsi"/>
        </w:rPr>
        <w:t xml:space="preserve">Wherever modern sovereignty took root, it constructed a Leviathan that overarched its social domain and imposed hierarchical territorial boundaries, both to police the purity of its own identity and to exclude all that was other. The passage to Empire emerges from the twilight of modern sovereignty. In contrast to imperialism, </w:t>
      </w:r>
      <w:r w:rsidRPr="00D81639">
        <w:rPr>
          <w:rStyle w:val="StyleUnderline"/>
          <w:rFonts w:asciiTheme="minorHAnsi" w:hAnsiTheme="minorHAnsi" w:cstheme="minorHAnsi"/>
          <w:highlight w:val="green"/>
        </w:rPr>
        <w:t>Empire establishes no territorial center of power</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and does not rely on fixed boundaries</w:t>
      </w:r>
      <w:r w:rsidRPr="0076312A">
        <w:rPr>
          <w:rStyle w:val="StyleUnderline"/>
          <w:rFonts w:asciiTheme="minorHAnsi" w:hAnsiTheme="minorHAnsi" w:cstheme="minorHAnsi"/>
        </w:rPr>
        <w:t xml:space="preserve"> or barriers</w:t>
      </w:r>
      <w:r w:rsidRPr="00D81639">
        <w:rPr>
          <w:rStyle w:val="StyleUnderline"/>
          <w:rFonts w:asciiTheme="minorHAnsi" w:hAnsiTheme="minorHAnsi" w:cstheme="minorHAnsi"/>
          <w:highlight w:val="green"/>
        </w:rPr>
        <w:t>. It is</w:t>
      </w:r>
      <w:r w:rsidRPr="0076312A">
        <w:rPr>
          <w:rStyle w:val="StyleUnderline"/>
          <w:rFonts w:asciiTheme="minorHAnsi" w:hAnsiTheme="minorHAnsi" w:cstheme="minorHAnsi"/>
        </w:rPr>
        <w:t xml:space="preserve"> a </w:t>
      </w:r>
      <w:r w:rsidRPr="00D81639">
        <w:rPr>
          <w:rStyle w:val="StyleUnderline"/>
          <w:rFonts w:asciiTheme="minorHAnsi" w:hAnsiTheme="minorHAnsi" w:cstheme="minorHAnsi"/>
          <w:highlight w:val="green"/>
        </w:rPr>
        <w:t>decentered</w:t>
      </w:r>
      <w:r w:rsidRPr="0076312A">
        <w:rPr>
          <w:rStyle w:val="StyleUnderline"/>
          <w:rFonts w:asciiTheme="minorHAnsi" w:hAnsiTheme="minorHAnsi" w:cstheme="minorHAnsi"/>
        </w:rPr>
        <w:t xml:space="preserve"> and deterritorializing apparatus of rule </w:t>
      </w:r>
      <w:r w:rsidRPr="00D81639">
        <w:rPr>
          <w:rStyle w:val="StyleUnderline"/>
          <w:rFonts w:asciiTheme="minorHAnsi" w:hAnsiTheme="minorHAnsi" w:cstheme="minorHAnsi"/>
          <w:highlight w:val="green"/>
        </w:rPr>
        <w:t>that</w:t>
      </w:r>
      <w:r w:rsidRPr="0076312A">
        <w:rPr>
          <w:rStyle w:val="StyleUnderline"/>
          <w:rFonts w:asciiTheme="minorHAnsi" w:hAnsiTheme="minorHAnsi" w:cstheme="minorHAnsi"/>
        </w:rPr>
        <w:t xml:space="preserve"> progressively </w:t>
      </w:r>
      <w:r w:rsidRPr="00D81639">
        <w:rPr>
          <w:rStyle w:val="StyleUnderline"/>
          <w:rFonts w:asciiTheme="minorHAnsi" w:hAnsiTheme="minorHAnsi" w:cstheme="minorHAnsi"/>
          <w:highlight w:val="green"/>
        </w:rPr>
        <w:t>incorporates the</w:t>
      </w:r>
      <w:r w:rsidRPr="0076312A">
        <w:rPr>
          <w:rStyle w:val="StyleUnderline"/>
          <w:rFonts w:asciiTheme="minorHAnsi" w:hAnsiTheme="minorHAnsi" w:cstheme="minorHAnsi"/>
        </w:rPr>
        <w:t xml:space="preserve"> entire </w:t>
      </w:r>
      <w:r w:rsidRPr="00D81639">
        <w:rPr>
          <w:rStyle w:val="StyleUnderline"/>
          <w:rFonts w:asciiTheme="minorHAnsi" w:hAnsiTheme="minorHAnsi" w:cstheme="minorHAnsi"/>
          <w:highlight w:val="green"/>
        </w:rPr>
        <w:t>global realm</w:t>
      </w:r>
      <w:r w:rsidRPr="0076312A">
        <w:rPr>
          <w:rStyle w:val="StyleUnderline"/>
          <w:rFonts w:asciiTheme="minorHAnsi" w:hAnsiTheme="minorHAnsi" w:cstheme="minorHAnsi"/>
        </w:rPr>
        <w:t xml:space="preserve"> within its open, expanding frontiers.</w:t>
      </w:r>
      <w:r w:rsidRPr="0076312A">
        <w:rPr>
          <w:rFonts w:asciiTheme="minorHAnsi" w:hAnsiTheme="minorHAnsi" w:cstheme="minorHAnsi"/>
          <w:sz w:val="16"/>
        </w:rPr>
        <w:t xml:space="preserve"> Empire manages hybrid identities, flexible hierarchies, and plural exchanges through modulating networks of com mand. The distinct national colors of the imperialist map of the world have merged and blended in the imperial global rainbow. The transformation of the modern imperialist geography of the globe and the realization of the world market signal a passage within the capitalist mode of production. Most significant, the spatial divisions of the three Worlds (First, Second, and Third) have been scrambled so that we continually find the First World in the Third, the Third in the First, and the Second almost nowhere at all. Capital seems to be faced with a smooth world—or really, a world defined by new and complex regimes of differentiation and homogenization, deterritorialization and reterritorialization. </w:t>
      </w:r>
      <w:r w:rsidRPr="0076312A">
        <w:rPr>
          <w:rStyle w:val="StyleUnderline"/>
          <w:rFonts w:asciiTheme="minorHAnsi" w:hAnsiTheme="minorHAnsi" w:cstheme="minorHAnsi"/>
        </w:rPr>
        <w:t xml:space="preserve">The construction of the paths and limits of these new global flows has been accompanied by a transformation of the dominant productive processes themselves, with the result that the role of industrial factory labor has been reduced and priority given instead to communicative, cooperative, and affective labor. </w:t>
      </w:r>
      <w:r w:rsidRPr="00D81639">
        <w:rPr>
          <w:rStyle w:val="StyleUnderline"/>
          <w:rFonts w:asciiTheme="minorHAnsi" w:hAnsiTheme="minorHAnsi" w:cstheme="minorHAnsi"/>
          <w:highlight w:val="green"/>
        </w:rPr>
        <w:t>In the post modernization of the global economy</w:t>
      </w:r>
      <w:r w:rsidRPr="0076312A">
        <w:rPr>
          <w:rStyle w:val="StyleUnderline"/>
          <w:rFonts w:asciiTheme="minorHAnsi" w:hAnsiTheme="minorHAnsi" w:cstheme="minorHAnsi"/>
        </w:rPr>
        <w:t xml:space="preserve">, </w:t>
      </w:r>
      <w:r w:rsidRPr="00D81639">
        <w:rPr>
          <w:rStyle w:val="Emphasis"/>
          <w:rFonts w:asciiTheme="minorHAnsi" w:hAnsiTheme="minorHAnsi" w:cstheme="minorHAnsi"/>
          <w:highlight w:val="green"/>
        </w:rPr>
        <w:t>the creation of wealth tends ever more toward what we will call biopolitical production, the production of social life itself, in which the economic, the political, and the cultural increasingly overlap and invest one another</w:t>
      </w:r>
      <w:r w:rsidRPr="0076312A">
        <w:rPr>
          <w:rFonts w:asciiTheme="minorHAnsi" w:hAnsiTheme="minorHAnsi" w:cstheme="minorHAnsi"/>
          <w:sz w:val="16"/>
        </w:rPr>
        <w:t>.</w:t>
      </w:r>
    </w:p>
    <w:p w:rsidR="003A0441" w:rsidRPr="003A0441" w:rsidRDefault="003A0441" w:rsidP="003A0441"/>
    <w:p w:rsidR="006B7A16" w:rsidRPr="00A64D25" w:rsidRDefault="006B7A16" w:rsidP="00335977">
      <w:pPr>
        <w:pStyle w:val="Heading3"/>
      </w:pPr>
      <w:r>
        <w:t>Link—No State, No Borders</w:t>
      </w:r>
    </w:p>
    <w:p w:rsidR="006B7A16" w:rsidRDefault="006B7A16" w:rsidP="006B7A16">
      <w:pPr>
        <w:pStyle w:val="Heading4"/>
      </w:pPr>
      <w:r>
        <w:t xml:space="preserve">The affirmative believes there is a </w:t>
      </w:r>
      <w:r w:rsidRPr="009511E0">
        <w:t>necessary</w:t>
      </w:r>
      <w:r>
        <w:t xml:space="preserve"> tradeoff between open borders and the welfare state – their affirmation guarantees individualistic approaches that leave people in poverty without resources to live. </w:t>
      </w:r>
    </w:p>
    <w:p w:rsidR="006B7A16" w:rsidRDefault="006B7A16" w:rsidP="006B7A16">
      <w:r w:rsidRPr="000577D4">
        <w:rPr>
          <w:rStyle w:val="Style13ptBold"/>
        </w:rPr>
        <w:t>Duarte, 18</w:t>
      </w:r>
      <w:r>
        <w:t xml:space="preserve"> - Melina DUARTE is post-doctoral researcher at the Department of Philosophy, The Arctic University of Norway (“Open Borders and Welfare States: Can't They Really Get Along</w:t>
      </w:r>
      <w:proofErr w:type="gramStart"/>
      <w:r>
        <w:t>?,</w:t>
      </w:r>
      <w:proofErr w:type="gramEnd"/>
      <w:r>
        <w:t>” Journal of Identity and Migration Studies; Oradea Vol. 12, Iss. 1,  (2018): 131-159,169)</w:t>
      </w:r>
    </w:p>
    <w:p w:rsidR="006B7A16" w:rsidRDefault="006B7A16" w:rsidP="006B7A16">
      <w:r>
        <w:t>Conclusion and Perspectives</w:t>
      </w:r>
    </w:p>
    <w:p w:rsidR="006B7A16" w:rsidRPr="003F467B" w:rsidRDefault="006B7A16" w:rsidP="006B7A16">
      <w:pPr>
        <w:rPr>
          <w:sz w:val="16"/>
        </w:rPr>
      </w:pPr>
      <w:r w:rsidRPr="003F467B">
        <w:rPr>
          <w:sz w:val="16"/>
        </w:rPr>
        <w:t xml:space="preserve">From the inside of the box, </w:t>
      </w:r>
      <w:r w:rsidRPr="009511E0">
        <w:rPr>
          <w:rStyle w:val="StyleUnderline"/>
        </w:rPr>
        <w:t xml:space="preserve">we have seen that </w:t>
      </w:r>
      <w:r w:rsidRPr="00D81639">
        <w:rPr>
          <w:rStyle w:val="StyleUnderline"/>
          <w:highlight w:val="green"/>
        </w:rPr>
        <w:t>the trade-off between open borders and a welfare state</w:t>
      </w:r>
      <w:r w:rsidRPr="009511E0">
        <w:rPr>
          <w:rStyle w:val="StyleUnderline"/>
        </w:rPr>
        <w:t xml:space="preserve"> is questionable and, as such, it </w:t>
      </w:r>
      <w:r w:rsidRPr="00D81639">
        <w:rPr>
          <w:rStyle w:val="StyleUnderline"/>
          <w:highlight w:val="green"/>
        </w:rPr>
        <w:t>should not be taken for granted</w:t>
      </w:r>
      <w:r w:rsidRPr="003F467B">
        <w:rPr>
          <w:sz w:val="16"/>
        </w:rPr>
        <w:t xml:space="preserve">. This is because the two assumed strains, the fiscal and social, might not hold as expected. While it was expected that open borders would lead to breaking of the welfare economy due to the fiscal stress provoked by the arrival of more taxpayers than tax receivers, we saw that without immigration, Europe, and other places with low or negative natural population growth, would already have more tax receivers than taxpayers and their economies would be weakened given their current economic model. In this sense, the lack of immigration would, for these countries, mean more than economic stagnation, even economic decline. For the near future, immigration has the potential to secure economic growth by rectifying the age dependency ratio for twenty more years, giving us time to come up with more stable solutions. The solutions currently presented for changing (or mixing) the intergenerational pension system to funded pensions are still unsatisfactory because they fail to take into account the persistent social inequalities. For this matter, </w:t>
      </w:r>
      <w:r w:rsidRPr="00D81639">
        <w:rPr>
          <w:rStyle w:val="StyleUnderline"/>
          <w:highlight w:val="green"/>
        </w:rPr>
        <w:t>I have argued that a better solution would require us to step back from the generally individualistic approach that guarantees rights for those able to pay for them, and move towards a more comprehensive economic model that takes seriously into account, our universal moral commitments</w:t>
      </w:r>
      <w:r w:rsidRPr="003F467B">
        <w:rPr>
          <w:sz w:val="16"/>
        </w:rPr>
        <w:t>. While it was expected that the increased ethnic heterogeneity would undermine the welfare system's public support, we saw that not only is the available data is highly inconclusive and contested, but also that, in the worst case scenario, assuming that the tribal behaviour is really the basis of our contemporary societies, the overwhelming threat caused by an increase of ethnic heterogeneity would possibly enhance, rather than a diminish, the support for the welfare systems. From outside of the box</w:t>
      </w:r>
      <w:r w:rsidRPr="009511E0">
        <w:rPr>
          <w:rStyle w:val="StyleUnderline"/>
        </w:rPr>
        <w:t xml:space="preserve">, </w:t>
      </w:r>
      <w:r w:rsidRPr="00D81639">
        <w:rPr>
          <w:rStyle w:val="StyleUnderline"/>
          <w:highlight w:val="green"/>
        </w:rPr>
        <w:t>we have seen that the trade-off between open borders and welfare states might be more than circumstantially overcome by having a different starting point</w:t>
      </w:r>
      <w:r w:rsidRPr="009511E0">
        <w:rPr>
          <w:rStyle w:val="StyleUnderline"/>
        </w:rPr>
        <w:t xml:space="preserve"> for economics</w:t>
      </w:r>
      <w:r w:rsidRPr="003F467B">
        <w:rPr>
          <w:sz w:val="16"/>
        </w:rPr>
        <w:t xml:space="preserve">. </w:t>
      </w:r>
      <w:proofErr w:type="gramStart"/>
      <w:r w:rsidRPr="009511E0">
        <w:rPr>
          <w:rStyle w:val="StyleUnderline"/>
        </w:rPr>
        <w:t>A starting point that does not prioritise either global or national economic growth, but addresses the wellbeing of human beings as free and equal persons</w:t>
      </w:r>
      <w:r w:rsidRPr="003F467B">
        <w:rPr>
          <w:sz w:val="16"/>
        </w:rPr>
        <w:t>.</w:t>
      </w:r>
      <w:proofErr w:type="gramEnd"/>
      <w:r w:rsidRPr="003F467B">
        <w:rPr>
          <w:sz w:val="16"/>
        </w:rPr>
        <w:t xml:space="preserve"> With this in mind, I finish the paper with a start: a fresh question towards a new economic model. This start is needed because we should not keep justifying our bad behaviour in order to achieve purely economic goals anymore. Note that the question proposed does ask for a simple numerical answer. It requires thinking instead. To purely manage numbers, is an ability that, in society, does not replace thinking. I define 'thinking' beyond strategic abilities because by thinking, one could also decide to lose. When framing our lives in society strategically, by which certain goals of maximising cost-efficiency for </w:t>
      </w:r>
      <w:proofErr w:type="gramStart"/>
      <w:r w:rsidRPr="003F467B">
        <w:rPr>
          <w:sz w:val="16"/>
        </w:rPr>
        <w:t>ourselves</w:t>
      </w:r>
      <w:proofErr w:type="gramEnd"/>
      <w:r w:rsidRPr="003F467B">
        <w:rPr>
          <w:sz w:val="16"/>
        </w:rPr>
        <w:t xml:space="preserve"> are settled, there is no doubt that the answers to our questions will arise directly and clearly. This straightforward method can produce the view that one cannot argue against facts and high probabilities, but then numbers, not agents are taking the decisions: businessmen, not moral persons. However, by accepting this method and calling it a rational approach, we delegate precisely what makes us rational beings in the first place, i.e. our ability to think and distinguish right from wrong. A genuine rational decision does not take the assumptions and data for granted without questioning them first; it requires doubt, followed by certitude and criticism. It might be that my question is too broad and that requires economics to account for some things that are not clearly measurable, such as wellbeing. It might also be that the question is embedded in notions that are, in any meaningful sense, at the periphery of economics: such as moral judgments and the distinction between intrinsic and extrinsic values. But I believe that these tensions are exactly what make this question relevant. </w:t>
      </w:r>
      <w:r w:rsidRPr="009511E0">
        <w:rPr>
          <w:rStyle w:val="StyleUnderline"/>
        </w:rPr>
        <w:t xml:space="preserve">In such a view, </w:t>
      </w:r>
      <w:r w:rsidRPr="00D81639">
        <w:rPr>
          <w:rStyle w:val="StyleUnderline"/>
          <w:highlight w:val="green"/>
        </w:rPr>
        <w:t>a genuinely informed decision on human mobility and wellbeing takes into account</w:t>
      </w:r>
      <w:r w:rsidRPr="009511E0">
        <w:rPr>
          <w:rStyle w:val="StyleUnderline"/>
        </w:rPr>
        <w:t xml:space="preserve"> also things that are not immediately measurable or evident; it requires observation, deliberation, and judgment</w:t>
      </w:r>
      <w:r w:rsidRPr="003F467B">
        <w:rPr>
          <w:sz w:val="16"/>
        </w:rPr>
        <w:t xml:space="preserve">. A reframed question for economics certainly does not entail a complete reorientation of empirical research to normative standards meaning that the questions of 'inside the box' are to be made irrelevant. They complement each other and the challenge of political philosophy that is attentive to our current problems is to interplay between both. To diagnose how the world appears, is, in this sense, essential to create a world as how it should be based on realistic steps. </w:t>
      </w:r>
      <w:r w:rsidRPr="003F467B">
        <w:rPr>
          <w:rStyle w:val="StyleUnderline"/>
        </w:rPr>
        <w:t xml:space="preserve">Economists already ask such normative questions when exploring what mechanisms should be in place in order to maximise the overall </w:t>
      </w:r>
      <w:r w:rsidRPr="00D81639">
        <w:rPr>
          <w:rStyle w:val="StyleUnderline"/>
          <w:highlight w:val="green"/>
        </w:rPr>
        <w:t>wellbeing and minimise adverse impacts on citizens</w:t>
      </w:r>
      <w:r w:rsidRPr="003F467B">
        <w:rPr>
          <w:sz w:val="16"/>
        </w:rPr>
        <w:t>. Normative questions are not a prerogative of philosophy. What I proposed here is the expansion of this question, beyond the egotistic view of the individual that can only help but him/herself to the broader frame of free and equal individuals that can also chose to lose in order to help the other. In other words, the proposed question requires us to think not only from the inside, but also from outside the box.</w:t>
      </w:r>
    </w:p>
    <w:p w:rsidR="006B7A16" w:rsidRPr="00E032A6" w:rsidRDefault="006B7A16" w:rsidP="006B7A16"/>
    <w:p w:rsidR="006B7A16" w:rsidRDefault="006B7A16" w:rsidP="006B7A16"/>
    <w:p w:rsidR="00810271" w:rsidRDefault="00810271" w:rsidP="00025C44">
      <w:pPr>
        <w:pStyle w:val="Heading3"/>
      </w:pPr>
      <w:r>
        <w:t>Link—Poverty</w:t>
      </w:r>
    </w:p>
    <w:p w:rsidR="00810271" w:rsidRDefault="00810271" w:rsidP="00810271">
      <w:pPr>
        <w:pStyle w:val="Heading4"/>
      </w:pPr>
      <w:r>
        <w:t>Poverty discourses construct images of places needing rescue while simultaneously rendering the people there suspicious and discursively make places as threats to justify intervention. Imperial power functions through this rescue logic to posit itself as a positive force while disguising the fact that imperialism and capital created the conditions for their own intervention via transnational capitalism.</w:t>
      </w:r>
    </w:p>
    <w:p w:rsidR="00810271" w:rsidRDefault="00810271" w:rsidP="00810271">
      <w:r w:rsidRPr="00B67C8E">
        <w:rPr>
          <w:rStyle w:val="Style13ptBold"/>
        </w:rPr>
        <w:t>Avila, 2012</w:t>
      </w:r>
      <w:r>
        <w:t xml:space="preserve"> (Avila, Edward A. “Conditions of (Im</w:t>
      </w:r>
      <w:proofErr w:type="gramStart"/>
      <w:r>
        <w:t>)Possibility</w:t>
      </w:r>
      <w:proofErr w:type="gramEnd"/>
      <w:r>
        <w:t xml:space="preserve">: Necropolitics, Neoliberalism, and the Cultural Politics of Death in Contemporary Chicana/o Film and Literature.” </w:t>
      </w:r>
      <w:proofErr w:type="gramStart"/>
      <w:r>
        <w:t>University of California, San Diego, 1 Jan. 2012, escholarship.org/uc/item/7sh1f55b.</w:t>
      </w:r>
      <w:proofErr w:type="gramEnd"/>
      <w:r>
        <w:t xml:space="preserve"> </w:t>
      </w:r>
      <w:proofErr w:type="gramStart"/>
      <w:r>
        <w:t>pp.159-163</w:t>
      </w:r>
      <w:proofErr w:type="gramEnd"/>
      <w:r>
        <w:t>) //LFP</w:t>
      </w:r>
    </w:p>
    <w:p w:rsidR="00810271" w:rsidRPr="009E23BF" w:rsidRDefault="00810271" w:rsidP="00810271">
      <w:pPr>
        <w:rPr>
          <w:sz w:val="16"/>
        </w:rPr>
      </w:pPr>
      <w:r w:rsidRPr="009E23BF">
        <w:rPr>
          <w:sz w:val="16"/>
        </w:rPr>
        <w:t>With posters raised high reading Ni Una Mas</w:t>
      </w:r>
      <w:proofErr w:type="gramStart"/>
      <w:r w:rsidRPr="009E23BF">
        <w:rPr>
          <w:sz w:val="16"/>
        </w:rPr>
        <w:t>,No</w:t>
      </w:r>
      <w:proofErr w:type="gramEnd"/>
      <w:r w:rsidRPr="009E23BF">
        <w:rPr>
          <w:sz w:val="16"/>
        </w:rPr>
        <w:t xml:space="preserve"> More Assassinations, Stop the Violence against the Women of Juarez, End Impunity, etc. Gaspar de Alba not only draws attention to the silencing and erasure of the brutal murders and disappearances, but also draws attention to issues of exceptionality, bare life, and social abandonment operating in this fictional world. On the one hand, </w:t>
      </w:r>
      <w:r w:rsidRPr="00D81639">
        <w:rPr>
          <w:rStyle w:val="StyleUnderline"/>
          <w:highlight w:val="green"/>
        </w:rPr>
        <w:t>a “culture of fear and suspicion” in relation to the “neoliberal regime of punishment” draws attention to the ways in which already marginalized groups become even more the targets of power of both the state and civil society</w:t>
      </w:r>
      <w:r w:rsidRPr="009E23BF">
        <w:rPr>
          <w:sz w:val="16"/>
        </w:rPr>
        <w:t xml:space="preserve">.52 On the other hand, that </w:t>
      </w:r>
      <w:r w:rsidRPr="00D81639">
        <w:rPr>
          <w:rStyle w:val="StyleUnderline"/>
          <w:highlight w:val="green"/>
        </w:rPr>
        <w:t>marginalized groups under neoliberalism become the targets of power requires attention to the ways in which these texts configure exceptionality and biopower in relation to the production of fear and suspicion of the “Other</w:t>
      </w:r>
      <w:r w:rsidRPr="009E23BF">
        <w:rPr>
          <w:sz w:val="16"/>
        </w:rPr>
        <w:t xml:space="preserve">.” Briggs’ analysis of narratives of fear and threat informs our analysis by pointing to the ways in which abject material conditions of developing economies or societies experiencing socio-economic decay associated with contemporary modernization serve as strategic sites of narrative transformations of places and people. By narrative transformations I mean the ways in which the real </w:t>
      </w:r>
      <w:r w:rsidRPr="00D81639">
        <w:rPr>
          <w:rStyle w:val="StyleUnderline"/>
          <w:highlight w:val="green"/>
        </w:rPr>
        <w:t>conditions of poverty and scarcity are appropriated in the service of constructing such places as zones of threat, danger, menace, and terror.</w:t>
      </w:r>
      <w:r w:rsidRPr="009E23BF">
        <w:rPr>
          <w:sz w:val="16"/>
        </w:rPr>
        <w:t xml:space="preserve"> While these terms may seem appropriate in characterizing areas of socioeconomic despair, they dangerously </w:t>
      </w:r>
      <w:r w:rsidRPr="00D81639">
        <w:rPr>
          <w:rStyle w:val="StyleUnderline"/>
          <w:highlight w:val="green"/>
        </w:rPr>
        <w:t>obfuscate the real uneven relations of power between</w:t>
      </w:r>
      <w:r w:rsidRPr="009E23BF">
        <w:rPr>
          <w:sz w:val="16"/>
        </w:rPr>
        <w:t xml:space="preserve"> adopting parents and </w:t>
      </w:r>
      <w:r w:rsidRPr="00D81639">
        <w:rPr>
          <w:rStyle w:val="StyleUnderline"/>
          <w:highlight w:val="green"/>
        </w:rPr>
        <w:t xml:space="preserve">humanitarian interventionists and </w:t>
      </w:r>
      <w:r w:rsidRPr="009E23BF">
        <w:rPr>
          <w:sz w:val="16"/>
        </w:rPr>
        <w:t>those living in abject poverty and despair (</w:t>
      </w:r>
      <w:r w:rsidRPr="00D81639">
        <w:rPr>
          <w:rStyle w:val="StyleUnderline"/>
          <w:highlight w:val="green"/>
        </w:rPr>
        <w:t>the subaltern</w:t>
      </w:r>
      <w:r w:rsidRPr="009E23BF">
        <w:rPr>
          <w:sz w:val="16"/>
        </w:rPr>
        <w:t xml:space="preserve">). This is done in at least two ways. Firstly, and most noticeably, narratives and images of socio-economic privation often get grafted upon the very inhabitants struggling to etch a living under such material conditions. Hill also reminds us of the ways in which </w:t>
      </w:r>
      <w:r w:rsidRPr="00D81639">
        <w:rPr>
          <w:rStyle w:val="StyleUnderline"/>
          <w:highlight w:val="green"/>
        </w:rPr>
        <w:t>biopower takes on necropolitical dimensions through confrontations of forms of life perceived to be hostile or incompatible with the life that power seeks to protect and preserve</w:t>
      </w:r>
      <w:r w:rsidRPr="009E23BF">
        <w:rPr>
          <w:sz w:val="16"/>
        </w:rPr>
        <w:t xml:space="preserve">. The material conditions of the border region that made their way into U.S. mainstream representations of the border environment during the early 1990s through images of open sewers, illegal dumping, shanties and squatter towns incited much controversy and debate surrounding the ratification of NAFTA. Yet, what Hill finds most interesting about the diminishing concerns and fears of the border environment years after the ratification and implementation of NAFTA is how pollution and biological threat get inscribed onto Mexican bodies, especially cross-border laborers. She writes, “It seems plausible to conclude that environmental concerns have faded at least in part because the environment was never truly the focus of popular opposition; rather, it stood in for, albeit sometimes inadvertently, the belief that the Mexican immigrant was the real source of pollution” (778). What I want to emphasize here is the real notion of threat and danger inscribed upon both the spatial and bodily dimensions of areas requiring humanitarian intervention. Again, recall Father Francis’s rather interesting justification for the adoption network: “We’re just trying to help clean things up around here. </w:t>
      </w:r>
      <w:proofErr w:type="gramStart"/>
      <w:r w:rsidRPr="009E23BF">
        <w:rPr>
          <w:sz w:val="16"/>
        </w:rPr>
        <w:t>Which is a lot more than some people do for their own community.</w:t>
      </w:r>
      <w:proofErr w:type="gramEnd"/>
      <w:r w:rsidRPr="009E23BF">
        <w:rPr>
          <w:sz w:val="16"/>
        </w:rPr>
        <w:t xml:space="preserve">” This chapter has attempted to illustrate, </w:t>
      </w:r>
      <w:r w:rsidRPr="00D81639">
        <w:rPr>
          <w:rStyle w:val="StyleUnderline"/>
          <w:highlight w:val="green"/>
        </w:rPr>
        <w:t>humanitarian intervention</w:t>
      </w:r>
      <w:r w:rsidRPr="009E23BF">
        <w:rPr>
          <w:sz w:val="16"/>
        </w:rPr>
        <w:t xml:space="preserve"> on the part of U.S. Americans acting in good faith toward the victimized become potentially </w:t>
      </w:r>
      <w:r w:rsidRPr="00D81639">
        <w:rPr>
          <w:rStyle w:val="StyleUnderline"/>
          <w:highlight w:val="green"/>
        </w:rPr>
        <w:t>entangled with U.S. sentimental narratives of imperial power abroad</w:t>
      </w:r>
      <w:r w:rsidRPr="009E23BF">
        <w:rPr>
          <w:sz w:val="16"/>
        </w:rPr>
        <w:t xml:space="preserve">. While socio-economic realities determine and shape the conditions of possibility for humanitarian intervention, often </w:t>
      </w:r>
      <w:r w:rsidRPr="00D81639">
        <w:rPr>
          <w:rStyle w:val="StyleUnderline"/>
          <w:highlight w:val="green"/>
        </w:rPr>
        <w:t>narratives of rescue and heroism elide or erase the dialectical relationship between U.S. state power and violence associated with capitalist expansionism and the need to intervene on behalf of the “impoverished” and the “indigent</w:t>
      </w:r>
      <w:r w:rsidRPr="009E23BF">
        <w:rPr>
          <w:sz w:val="16"/>
        </w:rPr>
        <w:t xml:space="preserve">.” Yet, analyses of the conditions of possibility must also include the ways in which the discourses of “mismanaged life” reinforce images of individual “blame” and “irresponsibility.” Additionally, attention to constructions of helplessness, victimization, and inability allows us to see the complex relationship between emphases on individual misconduct or failure and the hollowing out of individual and collective agency and subjectivity. In other words, </w:t>
      </w:r>
      <w:r w:rsidRPr="00D81639">
        <w:rPr>
          <w:rStyle w:val="StyleUnderline"/>
          <w:highlight w:val="green"/>
        </w:rPr>
        <w:t>discourses of “mismanaged life</w:t>
      </w:r>
      <w:r w:rsidRPr="009E23BF">
        <w:rPr>
          <w:sz w:val="16"/>
        </w:rPr>
        <w:t xml:space="preserve">” often </w:t>
      </w:r>
      <w:r w:rsidRPr="00D81639">
        <w:rPr>
          <w:rStyle w:val="StyleUnderline"/>
          <w:highlight w:val="green"/>
        </w:rPr>
        <w:t>appropriate notions of individual agency in absolutist terms</w:t>
      </w:r>
      <w:r w:rsidRPr="009E23BF">
        <w:rPr>
          <w:sz w:val="16"/>
        </w:rPr>
        <w:t xml:space="preserve"> represented as unencumbered individualism with little to no reference to the social or the collective. The corollary, of course, is that </w:t>
      </w:r>
      <w:r w:rsidRPr="00D81639">
        <w:rPr>
          <w:rStyle w:val="StyleUnderline"/>
          <w:highlight w:val="green"/>
        </w:rPr>
        <w:t>images</w:t>
      </w:r>
      <w:r w:rsidRPr="009E23BF">
        <w:rPr>
          <w:sz w:val="16"/>
        </w:rPr>
        <w:t xml:space="preserve"> of impoverishment, even death, often focus narrowly on harm, injury, damage, decay, i.e., victimization, that dangerously elide or </w:t>
      </w:r>
      <w:r w:rsidRPr="00D81639">
        <w:rPr>
          <w:rStyle w:val="StyleUnderline"/>
          <w:highlight w:val="green"/>
        </w:rPr>
        <w:t>erase the political agency and subjectivity of those struggling against systems and structures of exploitation and oppression.</w:t>
      </w:r>
      <w:r w:rsidRPr="00016B16">
        <w:rPr>
          <w:rStyle w:val="StyleUnderline"/>
        </w:rPr>
        <w:t xml:space="preserve"> </w:t>
      </w:r>
      <w:r w:rsidRPr="009E23BF">
        <w:rPr>
          <w:sz w:val="16"/>
        </w:rPr>
        <w:t xml:space="preserve">While these texts offer oppositional narratives to gendered violence, they also dangerously rehearse and reinscribe notions of “Third World” dependency upon “First World” interventionism. Under such logic, the northern Mexican border town of Ciudad Juárez functions as the paradigmatic subject of U.S. liberal internationalism captured in representations of transnational adoption. Implicit in this study is the work of journalists, investigators, and fictional and non-fictional writers, all of which, to varying degrees, are a </w:t>
      </w:r>
      <w:r w:rsidRPr="00D81639">
        <w:rPr>
          <w:rStyle w:val="StyleUnderline"/>
          <w:highlight w:val="green"/>
        </w:rPr>
        <w:t>part of the human rights discourse that potentially mask or elide capitalist interests in the exploitation of human and natural resources south of the border</w:t>
      </w:r>
      <w:r w:rsidRPr="009E23BF">
        <w:rPr>
          <w:sz w:val="16"/>
        </w:rPr>
        <w:t xml:space="preserve">. Since these strategies of governance articulated through neoliberal rationalities go beyond the nationstate, this chapter suggests that U.S. forms of governmentality are applicable across national borders and that there is an imperialist side to governmentality. Undoubtedly, </w:t>
      </w:r>
      <w:r w:rsidRPr="00D81639">
        <w:rPr>
          <w:rStyle w:val="StyleUnderline"/>
          <w:highlight w:val="green"/>
        </w:rPr>
        <w:t>the intensity</w:t>
      </w:r>
      <w:r w:rsidRPr="009E23BF">
        <w:rPr>
          <w:sz w:val="16"/>
        </w:rPr>
        <w:t xml:space="preserve"> and extensity </w:t>
      </w:r>
      <w:r w:rsidRPr="00D81639">
        <w:rPr>
          <w:rStyle w:val="StyleUnderline"/>
          <w:highlight w:val="green"/>
        </w:rPr>
        <w:t>to which economic globalism continues to affect social and cultural shifts and problematize modern notions of national sovereignty</w:t>
      </w:r>
      <w:r w:rsidRPr="009E23BF">
        <w:rPr>
          <w:sz w:val="16"/>
        </w:rPr>
        <w:t xml:space="preserve"> raise questions about the imperialist side of neoliberal governmentality specific to any one national power. As William I. Robinson suggests, </w:t>
      </w:r>
      <w:r w:rsidRPr="00D81639">
        <w:rPr>
          <w:rStyle w:val="StyleUnderline"/>
          <w:highlight w:val="green"/>
        </w:rPr>
        <w:t>the key characteristic of the new global order</w:t>
      </w:r>
      <w:r w:rsidRPr="00016B16">
        <w:rPr>
          <w:rStyle w:val="StyleUnderline"/>
        </w:rPr>
        <w:t xml:space="preserve"> </w:t>
      </w:r>
      <w:r w:rsidRPr="009E23BF">
        <w:rPr>
          <w:sz w:val="16"/>
        </w:rPr>
        <w:t xml:space="preserve">and new phase of capitalism </w:t>
      </w:r>
      <w:r w:rsidRPr="00D81639">
        <w:rPr>
          <w:rStyle w:val="StyleUnderline"/>
          <w:highlight w:val="green"/>
        </w:rPr>
        <w:t>is the rise of transnational capitalism</w:t>
      </w:r>
      <w:r w:rsidRPr="009E23BF">
        <w:rPr>
          <w:sz w:val="16"/>
        </w:rPr>
        <w:t>. Perhaps this transnational character is best captured in a dinner conversation between Lauran Adrian and Marco Antonio Salamanca, a wealthy Mexican business man directly involved with the maquiladora industry in Ciudad Juárez: Lauren: “What was it like being a Mexican at Harvard?” Salamanca: “Mexican? But I’m an American citizen.” Lauren: “[I] see. It’s very convenient.” Salamanca: “I can be a Mexican whenever I want to or American.” (#) He might add, of course, so long as there is social power to preserve, natural resources to extract, and capital accumulation to secure—the classic capitalist narrative of “what ‘we’ do abroad.”</w:t>
      </w:r>
    </w:p>
    <w:p w:rsidR="00810271" w:rsidRPr="00810271" w:rsidRDefault="00810271" w:rsidP="00810271"/>
    <w:p w:rsidR="00621D9D" w:rsidRDefault="00621D9D" w:rsidP="00025C44">
      <w:pPr>
        <w:pStyle w:val="Heading3"/>
      </w:pPr>
      <w:r>
        <w:t>Link—Qualification-Based Visas</w:t>
      </w:r>
    </w:p>
    <w:p w:rsidR="00621D9D" w:rsidRPr="006B6537" w:rsidRDefault="00621D9D" w:rsidP="00621D9D">
      <w:pPr>
        <w:pStyle w:val="Heading4"/>
        <w:rPr>
          <w:rStyle w:val="Style13ptBold"/>
          <w:b/>
        </w:rPr>
      </w:pPr>
      <w:r>
        <w:rPr>
          <w:rStyle w:val="Style13ptBold"/>
          <w:b/>
        </w:rPr>
        <w:t>Immigration serves to strengthen sovereignty and build the nation-state’s power.  The exploitation of immigrants justifies their treatment as tools to be hoarded in the global war.</w:t>
      </w:r>
    </w:p>
    <w:p w:rsidR="00621D9D" w:rsidRDefault="00621D9D" w:rsidP="00621D9D">
      <w:pPr>
        <w:rPr>
          <w:rStyle w:val="StyleUnderline"/>
        </w:rPr>
      </w:pPr>
      <w:r w:rsidRPr="00A753E5">
        <w:rPr>
          <w:rStyle w:val="Style13ptBold"/>
        </w:rPr>
        <w:t>ZIÓŁKOWSKI 04</w:t>
      </w:r>
      <w:r>
        <w:t xml:space="preserve"> (Marek, The Commodification of Social Life, Polish Sociological Review 385 – 402</w:t>
      </w:r>
      <w:r w:rsidRPr="00A753E5">
        <w:t xml:space="preserve"> </w:t>
      </w:r>
      <w:r>
        <w:t>http://www.jstor.org/stable/41274900</w:t>
      </w:r>
    </w:p>
    <w:p w:rsidR="00621D9D" w:rsidRDefault="00621D9D" w:rsidP="00621D9D">
      <w:pPr>
        <w:rPr>
          <w:sz w:val="16"/>
        </w:rPr>
      </w:pPr>
      <w:r w:rsidRPr="00A75123">
        <w:rPr>
          <w:rStyle w:val="StyleUnderline"/>
        </w:rPr>
        <w:t xml:space="preserve">However, </w:t>
      </w:r>
      <w:r w:rsidRPr="00D81639">
        <w:rPr>
          <w:rStyle w:val="StyleUnderline"/>
          <w:highlight w:val="green"/>
        </w:rPr>
        <w:t>nation state</w:t>
      </w:r>
      <w:r w:rsidRPr="00A75123">
        <w:rPr>
          <w:rStyle w:val="StyleUnderline"/>
        </w:rPr>
        <w:t xml:space="preserve">s do not simply seek to restrict immigration; they also </w:t>
      </w:r>
      <w:r w:rsidRPr="00D81639">
        <w:rPr>
          <w:rStyle w:val="StyleUnderline"/>
          <w:highlight w:val="green"/>
        </w:rPr>
        <w:t>have a long history of being selective</w:t>
      </w:r>
      <w:r w:rsidRPr="00A75123">
        <w:rPr>
          <w:rStyle w:val="StyleUnderline"/>
        </w:rPr>
        <w:t xml:space="preserve"> about who they admit. </w:t>
      </w:r>
      <w:r w:rsidRPr="00D81639">
        <w:rPr>
          <w:rStyle w:val="StyleUnderline"/>
          <w:highlight w:val="green"/>
        </w:rPr>
        <w:t>Some countries</w:t>
      </w:r>
      <w:r w:rsidRPr="00A75123">
        <w:rPr>
          <w:rStyle w:val="StyleUnderline"/>
        </w:rPr>
        <w:t xml:space="preserve">, such as Germany and Israel for instance, </w:t>
      </w:r>
      <w:r w:rsidRPr="00D81639">
        <w:rPr>
          <w:rStyle w:val="StyleUnderline"/>
          <w:highlight w:val="green"/>
        </w:rPr>
        <w:t>pursued a</w:t>
      </w:r>
      <w:r w:rsidRPr="00A75123">
        <w:rPr>
          <w:rStyle w:val="StyleUnderline"/>
        </w:rPr>
        <w:t xml:space="preserve"> romantic </w:t>
      </w:r>
      <w:r w:rsidRPr="00D81639">
        <w:rPr>
          <w:rStyle w:val="StyleUnderline"/>
          <w:highlight w:val="green"/>
        </w:rPr>
        <w:t>idea of ethnic nationhood</w:t>
      </w:r>
      <w:r w:rsidRPr="00A75123">
        <w:rPr>
          <w:rStyle w:val="StyleUnderline"/>
        </w:rPr>
        <w:t xml:space="preserve"> in which </w:t>
      </w:r>
      <w:r w:rsidRPr="00D81639">
        <w:rPr>
          <w:rStyle w:val="StyleUnderline"/>
          <w:highlight w:val="green"/>
        </w:rPr>
        <w:t>they</w:t>
      </w:r>
      <w:r w:rsidRPr="00A75123">
        <w:rPr>
          <w:rStyle w:val="StyleUnderline"/>
        </w:rPr>
        <w:t xml:space="preserve"> offered a ‘right of return’ to ethnic exiles stranded as minorities abroad. Others, such as Australia and Canada, initially </w:t>
      </w:r>
      <w:r w:rsidRPr="00D81639">
        <w:rPr>
          <w:rStyle w:val="StyleUnderline"/>
          <w:highlight w:val="green"/>
        </w:rPr>
        <w:t>sought to build</w:t>
      </w:r>
      <w:r w:rsidRPr="00A75123">
        <w:rPr>
          <w:rStyle w:val="StyleUnderline"/>
        </w:rPr>
        <w:t xml:space="preserve"> nations whose </w:t>
      </w:r>
      <w:r w:rsidRPr="00D81639">
        <w:rPr>
          <w:rStyle w:val="StyleUnderline"/>
          <w:highlight w:val="green"/>
        </w:rPr>
        <w:t>populations</w:t>
      </w:r>
      <w:r w:rsidRPr="00A75123">
        <w:rPr>
          <w:rStyle w:val="StyleUnderline"/>
        </w:rPr>
        <w:t xml:space="preserve"> were primarily if not </w:t>
      </w:r>
      <w:r w:rsidRPr="00D81639">
        <w:rPr>
          <w:rStyle w:val="StyleUnderline"/>
          <w:highlight w:val="green"/>
        </w:rPr>
        <w:t xml:space="preserve">exclusively </w:t>
      </w:r>
      <w:r w:rsidRPr="00A753E5">
        <w:rPr>
          <w:rStyle w:val="StyleUnderline"/>
        </w:rPr>
        <w:t xml:space="preserve">European and </w:t>
      </w:r>
      <w:r w:rsidRPr="00D81639">
        <w:rPr>
          <w:rStyle w:val="StyleUnderline"/>
          <w:highlight w:val="green"/>
        </w:rPr>
        <w:t>white</w:t>
      </w:r>
      <w:r w:rsidRPr="00A75123">
        <w:rPr>
          <w:rStyle w:val="StyleUnderline"/>
        </w:rPr>
        <w:t xml:space="preserve"> (see, for instance, Joppke 2005; Castles and Vasta 2004).</w:t>
      </w:r>
      <w:r w:rsidRPr="00A61FB7">
        <w:rPr>
          <w:sz w:val="16"/>
        </w:rPr>
        <w:t xml:space="preserve"> Such policies have generally disappeared within the major immigrant receiving </w:t>
      </w:r>
      <w:proofErr w:type="gramStart"/>
      <w:r w:rsidRPr="00A61FB7">
        <w:rPr>
          <w:sz w:val="16"/>
        </w:rPr>
        <w:t>countries,</w:t>
      </w:r>
      <w:proofErr w:type="gramEnd"/>
      <w:r w:rsidRPr="00A61FB7">
        <w:rPr>
          <w:sz w:val="16"/>
        </w:rPr>
        <w:t xml:space="preserve"> partly because their judiciary found that they were racist and contrary to international conventions on human rights and partly because of political changes prompted by local mass movements and foreign policy interests (Joppke 2005).</w:t>
      </w:r>
      <w:r w:rsidRPr="00A75123">
        <w:rPr>
          <w:rStyle w:val="StyleUnderline"/>
        </w:rPr>
        <w:t xml:space="preserve"> Nonetheless, the mere fact that </w:t>
      </w:r>
      <w:r w:rsidRPr="00D81639">
        <w:rPr>
          <w:rStyle w:val="StyleUnderline"/>
          <w:highlight w:val="green"/>
        </w:rPr>
        <w:t>selection on the basis of ethnicity</w:t>
      </w:r>
      <w:r w:rsidRPr="00A75123">
        <w:rPr>
          <w:rStyle w:val="StyleUnderline"/>
        </w:rPr>
        <w:t xml:space="preserve"> was a feature of immigration policies </w:t>
      </w:r>
      <w:r w:rsidRPr="00D81639">
        <w:rPr>
          <w:rStyle w:val="StyleUnderline"/>
          <w:highlight w:val="green"/>
        </w:rPr>
        <w:t>demonstrates</w:t>
      </w:r>
      <w:r w:rsidRPr="00A75123">
        <w:rPr>
          <w:rStyle w:val="StyleUnderline"/>
        </w:rPr>
        <w:t xml:space="preserve"> one of the ways in which </w:t>
      </w:r>
      <w:r w:rsidRPr="00D81639">
        <w:rPr>
          <w:rStyle w:val="StyleUnderline"/>
          <w:highlight w:val="green"/>
        </w:rPr>
        <w:t>the ﬂow of labour across borders is not quite the same as the ﬂow of other commodities</w:t>
      </w:r>
      <w:r w:rsidRPr="00A753E5">
        <w:rPr>
          <w:rStyle w:val="StyleUnderline"/>
        </w:rPr>
        <w:t>. Within the area of economic migration, g</w:t>
      </w:r>
      <w:r w:rsidRPr="00D81639">
        <w:rPr>
          <w:rStyle w:val="StyleUnderline"/>
          <w:highlight w:val="green"/>
        </w:rPr>
        <w:t>overnments</w:t>
      </w:r>
      <w:r w:rsidRPr="00A753E5">
        <w:rPr>
          <w:rStyle w:val="StyleUnderline"/>
        </w:rPr>
        <w:t xml:space="preserve"> have become much more selective about skill</w:t>
      </w:r>
      <w:r w:rsidRPr="00A75123">
        <w:rPr>
          <w:rStyle w:val="StyleUnderline"/>
        </w:rPr>
        <w:t xml:space="preserve"> levels as they </w:t>
      </w:r>
      <w:r w:rsidRPr="00D81639">
        <w:rPr>
          <w:rStyle w:val="StyleUnderline"/>
          <w:highlight w:val="green"/>
        </w:rPr>
        <w:t>try to restrict labour market competition from low-wage, semi-skilled migrants</w:t>
      </w:r>
      <w:r w:rsidRPr="00A75123">
        <w:rPr>
          <w:rStyle w:val="StyleUnderline"/>
        </w:rPr>
        <w:t xml:space="preserve">. </w:t>
      </w:r>
      <w:r w:rsidRPr="00D81639">
        <w:rPr>
          <w:rStyle w:val="StyleUnderline"/>
          <w:highlight w:val="green"/>
        </w:rPr>
        <w:t>Highly skilled migration programmes have gained in popularity</w:t>
      </w:r>
      <w:r w:rsidRPr="00A75123">
        <w:rPr>
          <w:rStyle w:val="StyleUnderline"/>
        </w:rPr>
        <w:t xml:space="preserve"> for reasons that include shortages of skilled labour, the fact that </w:t>
      </w:r>
      <w:r w:rsidRPr="00D81639">
        <w:rPr>
          <w:rStyle w:val="StyleUnderline"/>
          <w:highlight w:val="green"/>
        </w:rPr>
        <w:t>the admitting country has substantial control over the selection process</w:t>
      </w:r>
      <w:r w:rsidRPr="00A75123">
        <w:rPr>
          <w:rStyle w:val="StyleUnderline"/>
        </w:rPr>
        <w:t xml:space="preserve">, and, increasingly, because </w:t>
      </w:r>
      <w:r w:rsidRPr="00D81639">
        <w:rPr>
          <w:rStyle w:val="StyleUnderline"/>
          <w:highlight w:val="green"/>
        </w:rPr>
        <w:t>there is a ‘global war for talent’ within the new ‘knowledge economy’</w:t>
      </w:r>
      <w:r w:rsidRPr="00A75123">
        <w:rPr>
          <w:rStyle w:val="StyleUnderline"/>
        </w:rPr>
        <w:t xml:space="preserve"> (Smith and Favell 2006; Kuptsch and Pang 2006; Shachar 2006)</w:t>
      </w:r>
      <w:r w:rsidRPr="00A61FB7">
        <w:rPr>
          <w:sz w:val="16"/>
        </w:rPr>
        <w:t xml:space="preserve">. Australia, Canada, Germany, New Zealand, Sweden, the United Kingdom, and the United States, are among the more prominent examples of countries that have adopted such programmes in recent decades. </w:t>
      </w:r>
      <w:r w:rsidRPr="00A75123">
        <w:rPr>
          <w:rStyle w:val="StyleUnderline"/>
        </w:rPr>
        <w:t xml:space="preserve">If immigration policy has always been about nation-building then </w:t>
      </w:r>
      <w:r w:rsidRPr="00D81639">
        <w:rPr>
          <w:rStyle w:val="StyleUnderline"/>
          <w:highlight w:val="green"/>
        </w:rPr>
        <w:t>the rapid spread of such programmes is evidence that immigration policy has fundamentally changed in that nation-building is</w:t>
      </w:r>
      <w:r w:rsidRPr="00A61FB7">
        <w:rPr>
          <w:sz w:val="16"/>
        </w:rPr>
        <w:t xml:space="preserve"> no longer conceived in terms of ethnic identity or culture but is instead </w:t>
      </w:r>
      <w:r w:rsidRPr="00D81639">
        <w:rPr>
          <w:rStyle w:val="StyleUnderline"/>
          <w:highlight w:val="green"/>
        </w:rPr>
        <w:t>justiﬁed in terms of economic competitiveness</w:t>
      </w:r>
      <w:r w:rsidRPr="00A75123">
        <w:rPr>
          <w:rStyle w:val="StyleUnderline"/>
        </w:rPr>
        <w:t xml:space="preserve">. A wonderful example of this development has been the recent introduction of the European Union ‘Blue Card’ Directive. </w:t>
      </w:r>
      <w:r w:rsidRPr="00D81639">
        <w:rPr>
          <w:rStyle w:val="StyleUnderline"/>
          <w:highlight w:val="green"/>
        </w:rPr>
        <w:t>The Blue Card scheme</w:t>
      </w:r>
      <w:r w:rsidRPr="00A75123">
        <w:rPr>
          <w:rStyle w:val="StyleUnderline"/>
        </w:rPr>
        <w:t xml:space="preserve">, which </w:t>
      </w:r>
      <w:r w:rsidRPr="00D81639">
        <w:rPr>
          <w:rStyle w:val="StyleUnderline"/>
          <w:highlight w:val="green"/>
        </w:rPr>
        <w:t>offers fast-track admission for highly skilled professionals</w:t>
      </w:r>
      <w:r w:rsidRPr="00A75123">
        <w:rPr>
          <w:rStyle w:val="StyleUnderline"/>
        </w:rPr>
        <w:t xml:space="preserve"> originating outside of Europe, was created precisely because </w:t>
      </w:r>
      <w:r w:rsidRPr="00D81639">
        <w:rPr>
          <w:rStyle w:val="StyleUnderline"/>
          <w:highlight w:val="green"/>
        </w:rPr>
        <w:t>it would increase the competitiveness of European economies through</w:t>
      </w:r>
      <w:r w:rsidRPr="00A75123">
        <w:rPr>
          <w:rStyle w:val="StyleUnderline"/>
        </w:rPr>
        <w:t xml:space="preserve"> a form of legal </w:t>
      </w:r>
      <w:r w:rsidRPr="00D81639">
        <w:rPr>
          <w:rStyle w:val="StyleUnderline"/>
          <w:highlight w:val="green"/>
        </w:rPr>
        <w:t>migration</w:t>
      </w:r>
      <w:r w:rsidRPr="00A61FB7">
        <w:rPr>
          <w:sz w:val="16"/>
        </w:rPr>
        <w:t xml:space="preserve"> that would provide an attractive alternative to Australia, Canada and the US (</w:t>
      </w:r>
      <w:proofErr w:type="gramStart"/>
      <w:r w:rsidRPr="00A61FB7">
        <w:rPr>
          <w:sz w:val="16"/>
        </w:rPr>
        <w:t>Gu</w:t>
      </w:r>
      <w:proofErr w:type="gramEnd"/>
      <w:r w:rsidRPr="00A61FB7">
        <w:rPr>
          <w:sz w:val="16"/>
        </w:rPr>
        <w:t xml:space="preserve"> ¨mu ¨s¸ 2010). Discussions of highly-skilled programmes often overlook the fact that they frequently consist of a number of different policy instruments. Kolb (2010) has usefully divided such admission policies into three main types: employer-driven procedures, sector-based measures for pre-determined skills and human capital-based instruments. Intra-company or corporate transfers, which are now a major form of entry into the UK and the USA (Salt and Wood 2011; Freeman and Hill 2006), are an example of employer-driven procedures while policies for speciﬁc sectors such as information and communications technology (e.g. the German ‘Green Card’) are typical of sectoral policies to address skill shortages. The </w:t>
      </w:r>
      <w:proofErr w:type="gramStart"/>
      <w:r w:rsidRPr="00A61FB7">
        <w:rPr>
          <w:sz w:val="16"/>
        </w:rPr>
        <w:t>most high</w:t>
      </w:r>
      <w:proofErr w:type="gramEnd"/>
      <w:r w:rsidRPr="00A61FB7">
        <w:rPr>
          <w:sz w:val="16"/>
        </w:rPr>
        <w:t xml:space="preserve"> proﬁle of these three types is, of course, </w:t>
      </w:r>
      <w:r w:rsidRPr="00A61FB7">
        <w:rPr>
          <w:rStyle w:val="StyleUnderline"/>
        </w:rPr>
        <w:t xml:space="preserve">general </w:t>
      </w:r>
      <w:r w:rsidRPr="006B6537">
        <w:rPr>
          <w:rStyle w:val="StyleUnderline"/>
        </w:rPr>
        <w:t>human capital policies</w:t>
      </w:r>
      <w:r w:rsidRPr="00A61FB7">
        <w:rPr>
          <w:rStyle w:val="StyleUnderline"/>
        </w:rPr>
        <w:t xml:space="preserve"> </w:t>
      </w:r>
      <w:r w:rsidRPr="006B6537">
        <w:rPr>
          <w:rStyle w:val="StyleUnderline"/>
        </w:rPr>
        <w:t>which are usually</w:t>
      </w:r>
      <w:r w:rsidRPr="00A61FB7">
        <w:rPr>
          <w:rStyle w:val="StyleUnderline"/>
        </w:rPr>
        <w:t xml:space="preserve"> not based on sponsorship from a potential employer or on identiﬁed sectoral needs. In terms of labour market stratiﬁcation, one of the more striking features of highly skilled programmes is the way that the highly skilled are deﬁned</w:t>
      </w:r>
      <w:r w:rsidRPr="00A61FB7">
        <w:rPr>
          <w:sz w:val="16"/>
        </w:rPr>
        <w:t xml:space="preserve">. The concept of skill has been of interest to sociologists since the 1970s when they ﬁrst began to challenge technocratic assumptions that the measurement and rewarding of skills were simply neutral tasks that produced entirely objective results. Instead these scholars emphasized the ways in which skill was socially constructed and legitimated within occupational and industrial settings (Blackburn and Mann 1979; Green 2006; Steinberg 1990). So far, sociologists have yet to investigate the extent to which human capital-type programmes for highly skilled migrants are largely programmes for the highly qualiﬁed. </w:t>
      </w:r>
      <w:r w:rsidRPr="00A75123">
        <w:rPr>
          <w:rStyle w:val="StyleUnderline"/>
        </w:rPr>
        <w:t xml:space="preserve">For sure, </w:t>
      </w:r>
      <w:r w:rsidRPr="00D81639">
        <w:rPr>
          <w:rStyle w:val="StyleUnderline"/>
          <w:highlight w:val="green"/>
        </w:rPr>
        <w:t>migrants are generally perceived to be highly skilled</w:t>
      </w:r>
      <w:r w:rsidRPr="00A75123">
        <w:rPr>
          <w:rStyle w:val="StyleUnderline"/>
        </w:rPr>
        <w:t xml:space="preserve"> when they have at least a tertiary education or its equivalent in vocational training (Koser and Salt 1997; MacLaughlan and Salt 2002; Chaloff and Lemaı ˆtre 2009). Indeed the recent European Union ‘Blue Card’ Directive deﬁnes the highly skilled as those with ‘higher professional qualiﬁcations’ that is ‘attested by evidence of higher education qualiﬁcations or… attested by at least ﬁve years of professional experience of a level comparable to higher education qualiﬁcations’ (Council Directive, 2009⁄50⁄EC). If the benchmark is a university education then </w:t>
      </w:r>
      <w:r w:rsidRPr="00D81639">
        <w:rPr>
          <w:rStyle w:val="StyleUnderline"/>
          <w:highlight w:val="green"/>
        </w:rPr>
        <w:t>such programmes clearly rely on processes of institutional certiﬁcation in the areas of education, vocational training, and language acquisition</w:t>
      </w:r>
      <w:r w:rsidRPr="00A75123">
        <w:rPr>
          <w:rStyle w:val="StyleUnderline"/>
        </w:rPr>
        <w:t>.</w:t>
      </w:r>
      <w:r w:rsidRPr="00A61FB7">
        <w:rPr>
          <w:sz w:val="16"/>
        </w:rPr>
        <w:t xml:space="preserve"> What is important to recognize here is that highly qualiﬁed does not necessarily mean highly skilled (see also Csed</w:t>
      </w:r>
      <w:proofErr w:type="gramStart"/>
      <w:r w:rsidRPr="00A61FB7">
        <w:rPr>
          <w:sz w:val="16"/>
        </w:rPr>
        <w:t>}o</w:t>
      </w:r>
      <w:proofErr w:type="gramEnd"/>
      <w:r w:rsidRPr="00A61FB7">
        <w:rPr>
          <w:sz w:val="16"/>
        </w:rPr>
        <w:t xml:space="preserve"> 2008). This is more than a semantic point</w:t>
      </w:r>
      <w:r w:rsidRPr="00A61FB7">
        <w:rPr>
          <w:rStyle w:val="StyleUnderline"/>
        </w:rPr>
        <w:t xml:space="preserve">. Sociologists have argued for some time that a </w:t>
      </w:r>
      <w:r w:rsidRPr="00D81639">
        <w:rPr>
          <w:rStyle w:val="StyleUnderline"/>
          <w:highlight w:val="green"/>
        </w:rPr>
        <w:t>university education provides the qualiﬁcations</w:t>
      </w:r>
      <w:r w:rsidRPr="00A61FB7">
        <w:rPr>
          <w:rStyle w:val="StyleUnderline"/>
        </w:rPr>
        <w:t xml:space="preserve"> to obtain certain kinds of jobs </w:t>
      </w:r>
      <w:r w:rsidRPr="00D81639">
        <w:rPr>
          <w:rStyle w:val="StyleUnderline"/>
          <w:highlight w:val="green"/>
        </w:rPr>
        <w:t>but not</w:t>
      </w:r>
      <w:r w:rsidRPr="00A61FB7">
        <w:rPr>
          <w:rStyle w:val="StyleUnderline"/>
        </w:rPr>
        <w:t xml:space="preserve"> necessarily </w:t>
      </w:r>
      <w:r w:rsidRPr="00D81639">
        <w:rPr>
          <w:rStyle w:val="StyleUnderline"/>
          <w:highlight w:val="green"/>
        </w:rPr>
        <w:t>the knowledge to do</w:t>
      </w:r>
      <w:r w:rsidRPr="00A61FB7">
        <w:rPr>
          <w:rStyle w:val="StyleUnderline"/>
        </w:rPr>
        <w:t xml:space="preserve"> the actual </w:t>
      </w:r>
      <w:r w:rsidRPr="00D81639">
        <w:rPr>
          <w:rStyle w:val="StyleUnderline"/>
          <w:highlight w:val="green"/>
        </w:rPr>
        <w:t>jobs</w:t>
      </w:r>
      <w:r w:rsidRPr="00A61FB7">
        <w:rPr>
          <w:sz w:val="16"/>
        </w:rPr>
        <w:t xml:space="preserve"> (Collins 1979; Dore 1976; Brown et al. 2004) while numerous industry surveys of employers often report a lack of workplace skills among recent university graduates (e.g. Ford 2007; Arum and Roksa 2011).</w:t>
      </w:r>
    </w:p>
    <w:p w:rsidR="00621D9D" w:rsidRPr="00621D9D" w:rsidRDefault="00621D9D" w:rsidP="00621D9D"/>
    <w:p w:rsidR="00025C44" w:rsidRDefault="00025C44" w:rsidP="00025C44">
      <w:pPr>
        <w:pStyle w:val="Heading3"/>
      </w:pPr>
      <w:r>
        <w:t>Link—Scarcity</w:t>
      </w:r>
    </w:p>
    <w:p w:rsidR="00025C44" w:rsidRPr="00C66305" w:rsidRDefault="00025C44" w:rsidP="00025C44">
      <w:pPr>
        <w:pStyle w:val="Heading4"/>
      </w:pPr>
      <w:r>
        <w:t xml:space="preserve">Climate change and resource scarcity rhetoric is used to justify US intervention in “third world countries” – empirically proven with Iraq and Afghanistan </w:t>
      </w:r>
    </w:p>
    <w:p w:rsidR="00025C44" w:rsidRPr="00654084" w:rsidRDefault="00025C44" w:rsidP="00025C44">
      <w:r w:rsidRPr="00C66305">
        <w:rPr>
          <w:rStyle w:val="Style13ptBold"/>
        </w:rPr>
        <w:t xml:space="preserve">Macleod </w:t>
      </w:r>
      <w:r>
        <w:rPr>
          <w:rStyle w:val="Style13ptBold"/>
        </w:rPr>
        <w:t>14</w:t>
      </w:r>
      <w:r>
        <w:t xml:space="preserve"> </w:t>
      </w:r>
      <w:r w:rsidRPr="00C66305">
        <w:rPr>
          <w:sz w:val="18"/>
        </w:rPr>
        <w:t xml:space="preserve">(Jason D., JD from Seattle University, LLM from UC Berkeley, a lawyer, certified ethical hacker, certified information privacy professional, dj who has spun at over 250 events, and a black belt in Aikido with two grandmasters, “Counter Narrating the Violence of Hegemony in Climate Change Conflicts”, </w:t>
      </w:r>
      <w:r>
        <w:rPr>
          <w:sz w:val="18"/>
        </w:rPr>
        <w:t xml:space="preserve">May 2014, </w:t>
      </w:r>
      <w:hyperlink r:id="rId17" w:history="1">
        <w:r w:rsidRPr="00C66305">
          <w:rPr>
            <w:rStyle w:val="Hyperlink"/>
            <w:sz w:val="18"/>
          </w:rPr>
          <w:t>https://www.jasondmacleod.com/counter-narrating-the-violence-of-hegemony-in-climate-change-conflicts/</w:t>
        </w:r>
      </w:hyperlink>
      <w:r w:rsidRPr="00C66305">
        <w:rPr>
          <w:sz w:val="18"/>
        </w:rPr>
        <w:t xml:space="preserve"> )</w:t>
      </w:r>
      <w:r>
        <w:rPr>
          <w:sz w:val="18"/>
        </w:rPr>
        <w:t xml:space="preserve"> // Postman</w:t>
      </w:r>
    </w:p>
    <w:p w:rsidR="00025C44" w:rsidRPr="008F3923" w:rsidRDefault="00025C44" w:rsidP="00025C44">
      <w:pPr>
        <w:shd w:val="clear" w:color="auto" w:fill="FDFDFD"/>
        <w:spacing w:after="0" w:line="240" w:lineRule="auto"/>
        <w:textAlignment w:val="baseline"/>
        <w:rPr>
          <w:rFonts w:eastAsia="Times New Roman"/>
          <w:color w:val="222222"/>
          <w:sz w:val="16"/>
        </w:rPr>
      </w:pPr>
      <w:r w:rsidRPr="008F3923">
        <w:rPr>
          <w:rFonts w:eastAsia="Times New Roman"/>
          <w:color w:val="222222"/>
          <w:sz w:val="16"/>
        </w:rPr>
        <w:t>A fascinating article in the </w:t>
      </w:r>
      <w:r w:rsidRPr="00C66305">
        <w:rPr>
          <w:rFonts w:eastAsia="Times New Roman"/>
          <w:i/>
          <w:iCs/>
          <w:color w:val="222222"/>
          <w:sz w:val="16"/>
          <w:bdr w:val="none" w:sz="0" w:space="0" w:color="auto" w:frame="1"/>
        </w:rPr>
        <w:t>New York Times</w:t>
      </w:r>
      <w:r w:rsidRPr="008F3923">
        <w:rPr>
          <w:rFonts w:eastAsia="Times New Roman"/>
          <w:color w:val="222222"/>
          <w:sz w:val="16"/>
        </w:rPr>
        <w:t> reported on the integration of the military apparatus with climate change. The article commented on a CIA funded report published by the National Resource Council entitled </w:t>
      </w:r>
      <w:r w:rsidRPr="00C66305">
        <w:rPr>
          <w:rFonts w:eastAsia="Times New Roman"/>
          <w:i/>
          <w:iCs/>
          <w:color w:val="222222"/>
          <w:sz w:val="16"/>
          <w:bdr w:val="none" w:sz="0" w:space="0" w:color="auto" w:frame="1"/>
        </w:rPr>
        <w:t>Climate and Social Stress: Implications for Security Analysis</w:t>
      </w:r>
      <w:r w:rsidRPr="008F3923">
        <w:rPr>
          <w:rFonts w:eastAsia="Times New Roman"/>
          <w:color w:val="222222"/>
          <w:sz w:val="16"/>
        </w:rPr>
        <w:t xml:space="preserve">. The report concluded, </w:t>
      </w:r>
      <w:r w:rsidRPr="00BB780D">
        <w:rPr>
          <w:rStyle w:val="StyleUnderline"/>
        </w:rPr>
        <w:t>“[</w:t>
      </w:r>
      <w:r w:rsidRPr="00D81639">
        <w:rPr>
          <w:rStyle w:val="StyleUnderline"/>
          <w:highlight w:val="green"/>
        </w:rPr>
        <w:t>c]limate-driven crises could lead to internal instability or international conflict and might force the United States to provide humanitarian assistance or</w:t>
      </w:r>
      <w:r w:rsidRPr="00546114">
        <w:rPr>
          <w:rStyle w:val="StyleUnderline"/>
        </w:rPr>
        <w:t xml:space="preserve">, in some cases, </w:t>
      </w:r>
      <w:r w:rsidRPr="00D81639">
        <w:rPr>
          <w:rStyle w:val="StyleUnderline"/>
          <w:highlight w:val="green"/>
        </w:rPr>
        <w:t>military force to protect vital energy, economic or other interest</w:t>
      </w:r>
      <w:r w:rsidRPr="00BB780D">
        <w:rPr>
          <w:rStyle w:val="StyleUnderline"/>
        </w:rPr>
        <w:t>s</w:t>
      </w:r>
      <w:r w:rsidRPr="008F3923">
        <w:rPr>
          <w:rFonts w:eastAsia="Times New Roman"/>
          <w:color w:val="222222"/>
          <w:sz w:val="16"/>
        </w:rPr>
        <w:t xml:space="preserve">” (Broder 2012). </w:t>
      </w:r>
      <w:r w:rsidRPr="00BB780D">
        <w:rPr>
          <w:rStyle w:val="StyleUnderline"/>
        </w:rPr>
        <w:t>This analysis echoes throughout U.S. Security think-tanks such as Center for Naval Analyses and the American Security Project, which publish reports and blog posts highlighting the connection between climate change and U.S. (in</w:t>
      </w:r>
      <w:proofErr w:type="gramStart"/>
      <w:r w:rsidRPr="00BB780D">
        <w:rPr>
          <w:rStyle w:val="StyleUnderline"/>
        </w:rPr>
        <w:t>)security</w:t>
      </w:r>
      <w:proofErr w:type="gramEnd"/>
      <w:r w:rsidRPr="00BB780D">
        <w:rPr>
          <w:rStyle w:val="StyleUnderline"/>
        </w:rPr>
        <w:t>. Critical to this analysis is the conclusion of a Department of Defense Science Board report — “the highest potential for instability will come from the most vulnerable regions of the world where the United States obtains vital fuel and strategic mineral imports and combats terrorism</w:t>
      </w:r>
      <w:r w:rsidRPr="008F3923">
        <w:rPr>
          <w:rFonts w:eastAsia="Times New Roman"/>
          <w:color w:val="222222"/>
          <w:sz w:val="16"/>
        </w:rPr>
        <w:t xml:space="preserve">” (Board 2011). Thus, </w:t>
      </w:r>
      <w:r w:rsidRPr="00D81639">
        <w:rPr>
          <w:rStyle w:val="StyleUnderline"/>
          <w:highlight w:val="green"/>
        </w:rPr>
        <w:t>there is a direct link between the securitization of climate change and U.S. geopolitical interests</w:t>
      </w:r>
      <w:r w:rsidRPr="008F3923">
        <w:rPr>
          <w:rFonts w:eastAsia="Times New Roman"/>
          <w:color w:val="222222"/>
          <w:sz w:val="16"/>
        </w:rPr>
        <w:t xml:space="preserve">. As noted by Betsy Hartmann, a critic of the securitization of climate change, </w:t>
      </w:r>
      <w:r w:rsidRPr="00BB780D">
        <w:rPr>
          <w:rStyle w:val="StyleUnderline"/>
        </w:rPr>
        <w:t>the dominant view of U.S. Defense circles is that climate change is an accelerant of instability and a “threat multiplier” leading to resource conflicts and mass migration thereby requiring strategic plans to maintain and enforce global stability (Hartmann 2014, 18). Global stability means the stability of the current economic and political order</w:t>
      </w:r>
      <w:r w:rsidRPr="008F3923">
        <w:rPr>
          <w:rFonts w:eastAsia="Times New Roman"/>
          <w:color w:val="222222"/>
          <w:sz w:val="16"/>
        </w:rPr>
        <w:t>. Without delving into the details, a link surely exists between sites of exploitation and terrorism. Meaning, military buildups to combat terrorism manifest in nation-states where vital resources exist.</w:t>
      </w:r>
      <w:r w:rsidRPr="00C66305">
        <w:rPr>
          <w:rFonts w:eastAsia="Times New Roman"/>
          <w:color w:val="222222"/>
          <w:sz w:val="16"/>
        </w:rPr>
        <w:t xml:space="preserve"> </w:t>
      </w:r>
      <w:r w:rsidRPr="00BB780D">
        <w:rPr>
          <w:rStyle w:val="StyleUnderline"/>
        </w:rPr>
        <w:t>The United Nations Environmental Programme (UNEP) also promotes the dominant narrative. In a 2008 report entitled From Conflict to Peacebuilding: The Role of Natural Resources and the Environment, UNEP draws a long and narrow line between conflict and natural resources. UNEP stated that since 1990 a least eighteen violent conflicts were fueled by natural resources, and since 1950, at least forty percent of intrastate conflicts are linked to natural resources (UNEP 2008).</w:t>
      </w:r>
      <w:r w:rsidRPr="008F3923">
        <w:rPr>
          <w:rFonts w:eastAsia="Times New Roman"/>
          <w:color w:val="222222"/>
          <w:sz w:val="16"/>
        </w:rPr>
        <w:t xml:space="preserve"> The report also links conflicts in Darfur and the Middle East with the control of scarce resources such as fertile land and water (UNEP 2008). The warning put forward by UNEP deserves special attention here –</w:t>
      </w:r>
      <w:r w:rsidRPr="00C66305">
        <w:rPr>
          <w:rFonts w:eastAsia="Times New Roman"/>
          <w:color w:val="222222"/>
          <w:sz w:val="16"/>
        </w:rPr>
        <w:t xml:space="preserve"> </w:t>
      </w:r>
      <w:r w:rsidRPr="008F3923">
        <w:rPr>
          <w:rFonts w:eastAsia="Times New Roman"/>
          <w:color w:val="222222"/>
          <w:sz w:val="16"/>
        </w:rPr>
        <w:t>As the global population continues to rise, and demand for resources continues to grow, there is significant potential for conflicts over natural resources to intensify in the coming decades” and climate change effects “may aggravate existing tensions and generate new conflicts (UNEP 2008).</w:t>
      </w:r>
      <w:r w:rsidRPr="00C66305">
        <w:rPr>
          <w:rFonts w:eastAsia="Times New Roman"/>
          <w:color w:val="222222"/>
          <w:sz w:val="16"/>
        </w:rPr>
        <w:t xml:space="preserve"> </w:t>
      </w:r>
      <w:r w:rsidRPr="00BB780D">
        <w:rPr>
          <w:rStyle w:val="StyleUnderline"/>
        </w:rPr>
        <w:t xml:space="preserve">The report goes on to the affect that “no serious discussion of current or emerging threats to security can take place without considering the role of natural resources and the environment” (UNEP 2008). The UNEP report establishes a connection between climate change, natural resources, and conflict in unambiguous terms. </w:t>
      </w:r>
      <w:r w:rsidRPr="00D81639">
        <w:rPr>
          <w:rStyle w:val="StyleUnderline"/>
          <w:highlight w:val="green"/>
        </w:rPr>
        <w:t>The link between the environment and conflict seems almost natural. Most believe the U.S. invaded Iraq for oil or Afghanistan for precious minerals. It seems natural to fight over scarce resources or even an overabundance of valuable resources. The overarching principle is environmental determinism – a principle most apparent in the continent of Africa</w:t>
      </w:r>
      <w:r w:rsidRPr="00BB780D">
        <w:rPr>
          <w:rStyle w:val="StyleUnderline"/>
        </w:rPr>
        <w:t>.</w:t>
      </w:r>
      <w:r w:rsidRPr="00C66305">
        <w:rPr>
          <w:rFonts w:eastAsia="Times New Roman"/>
          <w:color w:val="222222"/>
          <w:sz w:val="16"/>
        </w:rPr>
        <w:t xml:space="preserve"> </w:t>
      </w:r>
      <w:r w:rsidRPr="008F3923">
        <w:rPr>
          <w:rFonts w:eastAsia="Times New Roman"/>
          <w:color w:val="222222"/>
          <w:sz w:val="16"/>
        </w:rPr>
        <w:t>In James Lee’s 2009 book, </w:t>
      </w:r>
      <w:r w:rsidRPr="00C66305">
        <w:rPr>
          <w:rFonts w:eastAsia="Times New Roman"/>
          <w:i/>
          <w:iCs/>
          <w:color w:val="222222"/>
          <w:sz w:val="16"/>
          <w:bdr w:val="none" w:sz="0" w:space="0" w:color="auto" w:frame="1"/>
        </w:rPr>
        <w:t>Climate Change and Armed Conflict: Hot and Cold Wars</w:t>
      </w:r>
      <w:r w:rsidRPr="008F3923">
        <w:rPr>
          <w:rFonts w:eastAsia="Times New Roman"/>
          <w:color w:val="222222"/>
          <w:sz w:val="16"/>
        </w:rPr>
        <w:t>, he argues climate change will exacerbate conflicts around the Equator (Hot Wars) and will mark the ascendance of conflicts near the poles (Cold Wars) (Lee 2009, 14). Lee’s book more than any other published material I found maintains the specter of racism and staunch alignment with neocolonialist ideations. He argues –</w:t>
      </w:r>
      <w:r w:rsidRPr="00C66305">
        <w:rPr>
          <w:rFonts w:eastAsia="Times New Roman"/>
          <w:color w:val="222222"/>
          <w:sz w:val="16"/>
        </w:rPr>
        <w:t xml:space="preserve"> </w:t>
      </w:r>
      <w:r w:rsidRPr="008F3923">
        <w:rPr>
          <w:rFonts w:eastAsia="Times New Roman"/>
          <w:color w:val="222222"/>
          <w:sz w:val="16"/>
        </w:rPr>
        <w:t>Africa especially will encounter declining climatic fortunes, increasing demographic needs, lagging economic opportunities, and a growing resort to violence to solve problems of livelihood wars…The quality of life in Africa will deteriorate on many dimensions in the twenty-first century (Lee 2009, 138).</w:t>
      </w:r>
      <w:r w:rsidRPr="00C66305">
        <w:rPr>
          <w:rFonts w:eastAsia="Times New Roman"/>
          <w:color w:val="222222"/>
          <w:sz w:val="16"/>
        </w:rPr>
        <w:t xml:space="preserve"> </w:t>
      </w:r>
      <w:r w:rsidRPr="008F3923">
        <w:rPr>
          <w:rFonts w:eastAsia="Times New Roman"/>
          <w:color w:val="222222"/>
          <w:sz w:val="16"/>
        </w:rPr>
        <w:t>Without relying upon any empirical data, his words exist as a sort of academic Nostradamus. His book lacks self-reflexivity as his focus of “Africa” is an imagined geography filed with savages who “resort to violence to solve problems,” yet as an American citizen, Lee ignores the world’s military superpower that “resorts to violence to solve problems.” As Edward Said stated in his book </w:t>
      </w:r>
      <w:r w:rsidRPr="00C66305">
        <w:rPr>
          <w:rFonts w:eastAsia="Times New Roman"/>
          <w:i/>
          <w:iCs/>
          <w:color w:val="222222"/>
          <w:sz w:val="16"/>
          <w:bdr w:val="none" w:sz="0" w:space="0" w:color="auto" w:frame="1"/>
        </w:rPr>
        <w:t>Orientalism –</w:t>
      </w:r>
      <w:r w:rsidRPr="00C66305">
        <w:rPr>
          <w:rFonts w:eastAsia="Times New Roman"/>
          <w:color w:val="222222"/>
          <w:sz w:val="16"/>
        </w:rPr>
        <w:t xml:space="preserve"> </w:t>
      </w:r>
      <w:r w:rsidRPr="008F3923">
        <w:rPr>
          <w:rFonts w:eastAsia="Times New Roman"/>
          <w:color w:val="222222"/>
          <w:sz w:val="16"/>
        </w:rPr>
        <w:t>As much as the West [created] itself, the Orient [or Africa in our case] is an idea that has a history and a tradition of thought, imagery, and vocabulary that have given it reality and presence in and for the West. The two geographical entities thus support and to an extent reflect each other (Said 1979, 5).</w:t>
      </w:r>
      <w:r w:rsidRPr="00C66305">
        <w:rPr>
          <w:rFonts w:eastAsia="Times New Roman"/>
          <w:color w:val="222222"/>
          <w:sz w:val="16"/>
        </w:rPr>
        <w:t xml:space="preserve"> </w:t>
      </w:r>
      <w:r w:rsidRPr="008F3923">
        <w:rPr>
          <w:rFonts w:eastAsia="Times New Roman"/>
          <w:color w:val="222222"/>
          <w:sz w:val="16"/>
        </w:rPr>
        <w:t>The imagined geography of Africa, which is so rudimentary independent nation-states cease to exist, embodies the failings of humankind. They just cannot get it right. Lee continues on with his predictions of the violent Africa —</w:t>
      </w:r>
      <w:r w:rsidRPr="00C66305">
        <w:rPr>
          <w:rFonts w:eastAsia="Times New Roman"/>
          <w:color w:val="222222"/>
          <w:sz w:val="16"/>
        </w:rPr>
        <w:t xml:space="preserve"> </w:t>
      </w:r>
      <w:r w:rsidRPr="008F3923">
        <w:rPr>
          <w:rFonts w:eastAsia="Times New Roman"/>
          <w:color w:val="222222"/>
          <w:sz w:val="16"/>
        </w:rPr>
        <w:t>…some states will cease to function, and tribes or city-states will emerge as the only viable levels of political organization…Collapse of states is quite likely in sub-Saharan Africa. Such a collapse indicates a level of anarchy below the level of a failed state. Major loss of life can be expected, without substantial changes in trajectory…Climate change may push some people into wars over livelihood. As more livelihood wars accumulate, they can cause countries to fall into the category of failed states. One or two failed states may lead to a cascade of failures, and create failed regions (Lee 2009, 140).</w:t>
      </w:r>
      <w:r w:rsidRPr="00C66305">
        <w:rPr>
          <w:rFonts w:eastAsia="Times New Roman"/>
          <w:color w:val="222222"/>
          <w:sz w:val="16"/>
        </w:rPr>
        <w:t xml:space="preserve"> </w:t>
      </w:r>
      <w:r w:rsidRPr="00BB780D">
        <w:rPr>
          <w:rStyle w:val="StyleUnderline"/>
        </w:rPr>
        <w:t xml:space="preserve">What concerns me about the dominant narrative is </w:t>
      </w:r>
      <w:r w:rsidRPr="00D81639">
        <w:rPr>
          <w:rStyle w:val="StyleUnderline"/>
          <w:highlight w:val="green"/>
        </w:rPr>
        <w:t>the focus on resource conflict through a lens of control, containment and fear. This provides yet another justification for military buildups and interventions.</w:t>
      </w:r>
      <w:r w:rsidRPr="00BB780D">
        <w:rPr>
          <w:rStyle w:val="StyleUnderline"/>
        </w:rPr>
        <w:t xml:space="preserve"> As you can imagine, </w:t>
      </w:r>
      <w:r w:rsidRPr="00D81639">
        <w:rPr>
          <w:rStyle w:val="StyleUnderline"/>
          <w:highlight w:val="green"/>
        </w:rPr>
        <w:t>these same narratives do not include advanced capitalist countries or “civilized” nations. We do not hear about the potential for Mexico and Canada to attack the U.S</w:t>
      </w:r>
      <w:r w:rsidRPr="00BB780D">
        <w:rPr>
          <w:rStyle w:val="StyleUnderline"/>
        </w:rPr>
        <w:t xml:space="preserve">. </w:t>
      </w:r>
      <w:proofErr w:type="gramStart"/>
      <w:r w:rsidRPr="00BB780D">
        <w:rPr>
          <w:rStyle w:val="StyleUnderline"/>
        </w:rPr>
        <w:t>Because of water resources or fertile land.</w:t>
      </w:r>
      <w:proofErr w:type="gramEnd"/>
      <w:r w:rsidRPr="00BB780D">
        <w:rPr>
          <w:rStyle w:val="StyleUnderline"/>
        </w:rPr>
        <w:t xml:space="preserve"> We can’t imagine California invading Oregon to secure water resources. However, policy makers, academics and politicians can imagine climate change conflicts in Africa. Indeed, </w:t>
      </w:r>
      <w:r w:rsidRPr="00D81639">
        <w:rPr>
          <w:rStyle w:val="StyleUnderline"/>
          <w:highlight w:val="green"/>
        </w:rPr>
        <w:t>this discourse permeates global policy.</w:t>
      </w:r>
      <w:r w:rsidRPr="00C66305">
        <w:rPr>
          <w:rFonts w:eastAsia="Times New Roman"/>
          <w:color w:val="222222"/>
          <w:sz w:val="16"/>
        </w:rPr>
        <w:t xml:space="preserve"> </w:t>
      </w:r>
      <w:r w:rsidRPr="008F3923">
        <w:rPr>
          <w:rFonts w:eastAsia="Times New Roman"/>
          <w:color w:val="222222"/>
          <w:sz w:val="16"/>
        </w:rPr>
        <w:t>Following a detailed study of government funded reports concerning climate change and confli</w:t>
      </w:r>
      <w:r w:rsidRPr="00C66305">
        <w:rPr>
          <w:rFonts w:eastAsia="Times New Roman"/>
          <w:color w:val="222222"/>
          <w:sz w:val="16"/>
        </w:rPr>
        <w:t xml:space="preserve">ct, Michael Brzoska found that - </w:t>
      </w:r>
      <w:r w:rsidRPr="008F3923">
        <w:rPr>
          <w:rFonts w:eastAsia="Times New Roman"/>
          <w:color w:val="222222"/>
          <w:sz w:val="16"/>
        </w:rPr>
        <w:t xml:space="preserve">Many governments see climate change as a minor threat. Another group of governments classifies climate change as an emerging or growing threat. Only a few governments, mostly major powers, see climate change as a major threat. Major </w:t>
      </w:r>
      <w:proofErr w:type="gramStart"/>
      <w:r w:rsidRPr="008F3923">
        <w:rPr>
          <w:rFonts w:eastAsia="Times New Roman"/>
          <w:color w:val="222222"/>
          <w:sz w:val="16"/>
        </w:rPr>
        <w:t>powers</w:t>
      </w:r>
      <w:proofErr w:type="gramEnd"/>
      <w:r w:rsidRPr="008F3923">
        <w:rPr>
          <w:rFonts w:eastAsia="Times New Roman"/>
          <w:color w:val="222222"/>
          <w:sz w:val="16"/>
        </w:rPr>
        <w:t xml:space="preserve"> also dominate among those governments who make the connection between climate change and conflict or even see climate change as a threat to national security by external violent actors (Brzoska 2012, 170).</w:t>
      </w:r>
      <w:r w:rsidRPr="00C66305">
        <w:rPr>
          <w:rFonts w:eastAsia="Times New Roman"/>
          <w:color w:val="222222"/>
          <w:sz w:val="16"/>
        </w:rPr>
        <w:t xml:space="preserve"> </w:t>
      </w:r>
      <w:r w:rsidRPr="008F3923">
        <w:rPr>
          <w:rFonts w:eastAsia="Times New Roman"/>
          <w:color w:val="222222"/>
          <w:sz w:val="16"/>
        </w:rPr>
        <w:t xml:space="preserve">As a concerned U.S. Citizen it is my responsibility to question the securitization of climate change. </w:t>
      </w:r>
      <w:r w:rsidRPr="00D81639">
        <w:rPr>
          <w:rStyle w:val="StyleUnderline"/>
          <w:highlight w:val="green"/>
        </w:rPr>
        <w:t>Will humanitarian assistance be the new guise of military intervention? Is environmental determinism alive and well within policy circles and academia</w:t>
      </w:r>
      <w:r w:rsidRPr="008F3923">
        <w:rPr>
          <w:rFonts w:eastAsia="Times New Roman"/>
          <w:color w:val="222222"/>
          <w:sz w:val="16"/>
        </w:rPr>
        <w:t>? Or as Lee posits, “could there be special UN or other multinational forces trained for cases of climate change and conflict? The answer is yes” (Lee 2009, 161). If we look for violence, we will find or create it ourselves. The largest military in the history of the world is not meant to sit idle. Those in power want to use it. They will find ways to use it</w:t>
      </w:r>
      <w:r w:rsidRPr="00654084">
        <w:rPr>
          <w:rStyle w:val="StyleUnderline"/>
        </w:rPr>
        <w:t xml:space="preserve">. </w:t>
      </w:r>
      <w:r w:rsidRPr="00D81639">
        <w:rPr>
          <w:rStyle w:val="StyleUnderline"/>
          <w:highlight w:val="green"/>
        </w:rPr>
        <w:t>Resource conflicts exacerbated by climate change combined with humanitarian assistance and the Global War on Terrorism provides the discourse and reasons for international military interventions</w:t>
      </w:r>
      <w:r w:rsidRPr="00654084">
        <w:rPr>
          <w:rStyle w:val="StyleUnderline"/>
        </w:rPr>
        <w:t>. Hartmann argues, “[</w:t>
      </w:r>
      <w:r w:rsidRPr="00D81639">
        <w:rPr>
          <w:rStyle w:val="StyleUnderline"/>
          <w:highlight w:val="green"/>
        </w:rPr>
        <w:t>d]efining climate change as a security threat also fits well with the shift in defence thinking toward a focus on counterinsurgency</w:t>
      </w:r>
      <w:r w:rsidRPr="008F3923">
        <w:rPr>
          <w:rFonts w:eastAsia="Times New Roman"/>
          <w:color w:val="222222"/>
          <w:sz w:val="16"/>
        </w:rPr>
        <w:t>” (Hartmann 2014, 19). This discourse needs to be changed. We can’t limit our imaginations to ideas of peace b</w:t>
      </w:r>
      <w:r w:rsidRPr="00C66305">
        <w:rPr>
          <w:rFonts w:eastAsia="Times New Roman"/>
          <w:color w:val="222222"/>
          <w:sz w:val="16"/>
        </w:rPr>
        <w:t xml:space="preserve">acked up with guns and security </w:t>
      </w:r>
      <w:r w:rsidRPr="008F3923">
        <w:rPr>
          <w:rFonts w:eastAsia="Times New Roman"/>
          <w:color w:val="222222"/>
          <w:sz w:val="16"/>
        </w:rPr>
        <w:t xml:space="preserve">at any cost. </w:t>
      </w:r>
      <w:r w:rsidRPr="00D81639">
        <w:rPr>
          <w:rStyle w:val="StyleUnderline"/>
          <w:highlight w:val="green"/>
        </w:rPr>
        <w:t>This process of securitization of climate change is</w:t>
      </w:r>
      <w:r w:rsidRPr="00654084">
        <w:rPr>
          <w:rStyle w:val="StyleUnderline"/>
        </w:rPr>
        <w:t xml:space="preserve"> not an aberration, but </w:t>
      </w:r>
      <w:r w:rsidRPr="00D81639">
        <w:rPr>
          <w:rStyle w:val="StyleUnderline"/>
          <w:highlight w:val="green"/>
        </w:rPr>
        <w:t>a state sponsored policy</w:t>
      </w:r>
      <w:r w:rsidRPr="00654084">
        <w:rPr>
          <w:rStyle w:val="StyleUnderline"/>
        </w:rPr>
        <w:t>. The dominant narrative is produced and reproduced throughout academia, think tanks, policymakers, international organizations and nation-states. Its logic is simple, but flawed because it relies upon common narratives and myths passed down to us for generations</w:t>
      </w:r>
      <w:r w:rsidRPr="008F3923">
        <w:rPr>
          <w:rFonts w:eastAsia="Times New Roman"/>
          <w:color w:val="222222"/>
          <w:sz w:val="16"/>
        </w:rPr>
        <w:t>. Undercurrents of Malthus, the tragedy of the commons, carrying capacity and racism flow throughout the dominant narrative. And while each of these have been critiqued and found extremely lacking, they still retain their prominence in our imaginations thereby constricting our capabilities to see outside of its constructs. We are liken to those in the </w:t>
      </w:r>
      <w:r w:rsidRPr="00C66305">
        <w:rPr>
          <w:rFonts w:eastAsia="Times New Roman"/>
          <w:i/>
          <w:iCs/>
          <w:color w:val="222222"/>
          <w:sz w:val="16"/>
          <w:bdr w:val="none" w:sz="0" w:space="0" w:color="auto" w:frame="1"/>
        </w:rPr>
        <w:t>Allegory of the Cave</w:t>
      </w:r>
      <w:r w:rsidRPr="008F3923">
        <w:rPr>
          <w:rFonts w:eastAsia="Times New Roman"/>
          <w:color w:val="222222"/>
          <w:sz w:val="16"/>
        </w:rPr>
        <w:t xml:space="preserve">, chained staring at the shadows believing they are reality, when in fact reality </w:t>
      </w:r>
      <w:proofErr w:type="gramStart"/>
      <w:r w:rsidRPr="008F3923">
        <w:rPr>
          <w:rFonts w:eastAsia="Times New Roman"/>
          <w:color w:val="222222"/>
          <w:sz w:val="16"/>
        </w:rPr>
        <w:t>lies</w:t>
      </w:r>
      <w:proofErr w:type="gramEnd"/>
      <w:r w:rsidRPr="008F3923">
        <w:rPr>
          <w:rFonts w:eastAsia="Times New Roman"/>
          <w:color w:val="222222"/>
          <w:sz w:val="16"/>
        </w:rPr>
        <w:t xml:space="preserve"> outside the cave – and such a beautiful reality it is.</w:t>
      </w:r>
    </w:p>
    <w:p w:rsidR="00025C44" w:rsidRPr="00025C44" w:rsidRDefault="00025C44" w:rsidP="00025C44"/>
    <w:p w:rsidR="00025C44" w:rsidRDefault="00025C44" w:rsidP="00025C44">
      <w:pPr>
        <w:pStyle w:val="Heading4"/>
      </w:pPr>
      <w:r>
        <w:t>Environmental agendas are used antagonistically to developing countries – the rhetoric of scarcity and protecting the environment is a tool designed to increase profit-motives.</w:t>
      </w:r>
    </w:p>
    <w:p w:rsidR="00025C44" w:rsidRPr="006E56D8" w:rsidRDefault="00025C44" w:rsidP="00025C44">
      <w:pPr>
        <w:rPr>
          <w:rFonts w:ascii="Cambria" w:hAnsi="Cambria"/>
          <w:sz w:val="24"/>
          <w:szCs w:val="24"/>
        </w:rPr>
      </w:pPr>
      <w:r w:rsidRPr="006E56D8">
        <w:rPr>
          <w:b/>
          <w:sz w:val="28"/>
        </w:rPr>
        <w:t>Dale 16</w:t>
      </w:r>
      <w:proofErr w:type="gramStart"/>
      <w:r w:rsidRPr="006E56D8">
        <w:rPr>
          <w:b/>
          <w:sz w:val="28"/>
        </w:rPr>
        <w:t>-</w:t>
      </w:r>
      <w:r w:rsidRPr="006E56D8">
        <w:rPr>
          <w:sz w:val="28"/>
        </w:rPr>
        <w:t xml:space="preserve"> </w:t>
      </w:r>
      <w:r w:rsidRPr="006E56D8">
        <w:rPr>
          <w:color w:val="222222"/>
          <w:sz w:val="28"/>
          <w:shd w:val="clear" w:color="auto" w:fill="FFFFFF"/>
        </w:rPr>
        <w:t> </w:t>
      </w:r>
      <w:r>
        <w:rPr>
          <w:color w:val="222222"/>
          <w:shd w:val="clear" w:color="auto" w:fill="FFFFFF"/>
        </w:rPr>
        <w:t>Lecturer</w:t>
      </w:r>
      <w:proofErr w:type="gramEnd"/>
      <w:r>
        <w:rPr>
          <w:color w:val="222222"/>
          <w:shd w:val="clear" w:color="auto" w:fill="FFFFFF"/>
        </w:rPr>
        <w:t xml:space="preserve"> in Politics at the University of Wales (</w:t>
      </w:r>
      <w:r w:rsidRPr="003D0AA5">
        <w:rPr>
          <w:color w:val="222222"/>
          <w:shd w:val="clear" w:color="auto" w:fill="FFFFFF"/>
        </w:rPr>
        <w:t xml:space="preserve">Gareth Dale, </w:t>
      </w:r>
      <w:r w:rsidRPr="003D0AA5">
        <w:rPr>
          <w:rFonts w:ascii="Cambria" w:hAnsi="Cambria"/>
          <w:sz w:val="24"/>
          <w:szCs w:val="24"/>
        </w:rPr>
        <w:t>Sustaining What? Scarcity, Growth, and the Natural Order in the Discourse on Sustainability, 1650-1900</w:t>
      </w:r>
    </w:p>
    <w:p w:rsidR="00025C44" w:rsidRPr="00B55AD5" w:rsidRDefault="00025C44" w:rsidP="00025C44">
      <w:r w:rsidRPr="003D0AA5">
        <w:rPr>
          <w:sz w:val="16"/>
        </w:rPr>
        <w:t xml:space="preserve">What is noteworthy here is that sustainability is articulated with broader social projects; it is linked to a particular matrix of forces. In this, Evelyn’s work reveals two points. First, it shows that, </w:t>
      </w:r>
      <w:r w:rsidRPr="009B270F">
        <w:rPr>
          <w:rStyle w:val="StyleUnderline"/>
        </w:rPr>
        <w:t>even in the seventeenth century,</w:t>
      </w:r>
      <w:r w:rsidRPr="003D0AA5">
        <w:rPr>
          <w:sz w:val="16"/>
        </w:rPr>
        <w:t xml:space="preserve"> </w:t>
      </w:r>
      <w:r w:rsidRPr="00D81639">
        <w:rPr>
          <w:rStyle w:val="StyleUnderline"/>
          <w:highlight w:val="green"/>
        </w:rPr>
        <w:t>European elites were aware that the natural environment, especially natural resources, is subject to deterioration and despoliation</w:t>
      </w:r>
      <w:r w:rsidRPr="003D0AA5">
        <w:rPr>
          <w:sz w:val="16"/>
        </w:rPr>
        <w:t>. Evelyn was concerned in particular about deforestation, the loss of soils, and air pollution.</w:t>
      </w:r>
      <w:r w:rsidRPr="003D0AA5">
        <w:rPr>
          <w:rStyle w:val="FootnoteReference"/>
          <w:sz w:val="16"/>
        </w:rPr>
        <w:footnoteReference w:id="1"/>
      </w:r>
      <w:r w:rsidRPr="003D0AA5">
        <w:rPr>
          <w:sz w:val="16"/>
        </w:rPr>
        <w:t xml:space="preserve"> Second</w:t>
      </w:r>
      <w:r w:rsidRPr="009B270F">
        <w:rPr>
          <w:rStyle w:val="StyleUnderline"/>
        </w:rPr>
        <w:t xml:space="preserve">, although environmental concerns are evident, </w:t>
      </w:r>
      <w:r w:rsidRPr="00D81639">
        <w:rPr>
          <w:rStyle w:val="StyleUnderline"/>
          <w:highlight w:val="green"/>
        </w:rPr>
        <w:t>sustainability was not really ‘about nature’ so much as it was about managing natural resources in a way that benefits resource owners</w:t>
      </w:r>
      <w:r w:rsidRPr="009B270F">
        <w:rPr>
          <w:rStyle w:val="StyleUnderline"/>
        </w:rPr>
        <w:t xml:space="preserve"> (landowners) and the monarchical state</w:t>
      </w:r>
      <w:r w:rsidRPr="003D0AA5">
        <w:rPr>
          <w:sz w:val="16"/>
        </w:rPr>
        <w:t xml:space="preserve"> (of which the gentry functioned as its main pillar). </w:t>
      </w:r>
      <w:r w:rsidRPr="009B270F">
        <w:rPr>
          <w:rStyle w:val="StyleUnderline"/>
        </w:rPr>
        <w:t xml:space="preserve">Evelyn’s </w:t>
      </w:r>
      <w:r w:rsidRPr="00D81639">
        <w:rPr>
          <w:rStyle w:val="StyleUnderline"/>
          <w:highlight w:val="green"/>
        </w:rPr>
        <w:t>sustainability agenda was designed to empower the state, and to serve the interests of the state and ruling elites</w:t>
      </w:r>
      <w:r w:rsidRPr="009B270F">
        <w:rPr>
          <w:rStyle w:val="StyleUnderline"/>
        </w:rPr>
        <w:t>; it was associated with money-making, self-interest and power.</w:t>
      </w:r>
      <w:r w:rsidRPr="003D0AA5">
        <w:rPr>
          <w:sz w:val="16"/>
        </w:rPr>
        <w:t xml:space="preserve"> For Evelyn, a Tory modernizer, the ethos of sustainability required the delegation of responsibility for the management of nature-society relations to the state. He was a pioneer of the principle that the state’s role is to ensure sustainability, in the sense of regulating the conditions of production in order that capital can appropriate them, while limiting its excesses.</w:t>
      </w:r>
      <w:r w:rsidRPr="003D0AA5">
        <w:rPr>
          <w:rStyle w:val="FootnoteReference"/>
          <w:sz w:val="16"/>
        </w:rPr>
        <w:footnoteReference w:id="2"/>
      </w:r>
      <w:r w:rsidRPr="003D0AA5">
        <w:rPr>
          <w:sz w:val="16"/>
        </w:rPr>
        <w:t xml:space="preserve"> </w:t>
      </w:r>
      <w:r w:rsidRPr="00D81639">
        <w:rPr>
          <w:rStyle w:val="StyleUnderline"/>
          <w:highlight w:val="green"/>
        </w:rPr>
        <w:t>But states are not neutral. They serve some groups at the expense of others.</w:t>
      </w:r>
      <w:r w:rsidRPr="003D0AA5">
        <w:rPr>
          <w:sz w:val="16"/>
        </w:rPr>
        <w:t xml:space="preserve"> In Evelyn’s day, the state was wedded to the interests of the great landowners and merchants—his own milieu. Accordingly, while </w:t>
      </w:r>
      <w:r w:rsidRPr="003D0AA5">
        <w:rPr>
          <w:i/>
          <w:sz w:val="16"/>
        </w:rPr>
        <w:t xml:space="preserve">Sylva </w:t>
      </w:r>
      <w:r w:rsidRPr="003D0AA5">
        <w:rPr>
          <w:sz w:val="16"/>
        </w:rPr>
        <w:t xml:space="preserve">delegates overarching responsibility for forest management to the state, immediate responsibility — and reward — is accorded the class of great landowners. Evelyn’s project is saturated with a perspective on </w:t>
      </w:r>
      <w:r w:rsidRPr="003D0AA5">
        <w:rPr>
          <w:bCs/>
          <w:sz w:val="16"/>
        </w:rPr>
        <w:t>land and natural resources that apprehends them through the lens of ownership and profitability.</w:t>
      </w:r>
      <w:r w:rsidRPr="003D0AA5">
        <w:rPr>
          <w:rStyle w:val="FootnoteReference"/>
          <w:bCs/>
          <w:sz w:val="16"/>
        </w:rPr>
        <w:footnoteReference w:id="3"/>
      </w:r>
      <w:r w:rsidRPr="003D0AA5">
        <w:rPr>
          <w:bCs/>
          <w:sz w:val="16"/>
        </w:rPr>
        <w:t xml:space="preserve"> </w:t>
      </w:r>
      <w:r w:rsidRPr="003D0AA5">
        <w:rPr>
          <w:sz w:val="16"/>
        </w:rPr>
        <w:t xml:space="preserve">His aim, in Peter Linebaugh’s summary, </w:t>
      </w:r>
      <w:r w:rsidRPr="003D0AA5">
        <w:rPr>
          <w:rStyle w:val="HTMLPreformattedChar"/>
          <w:rFonts w:ascii="Arial" w:eastAsiaTheme="minorHAnsi" w:hAnsi="Arial" w:cs="Arial"/>
          <w:sz w:val="16"/>
        </w:rPr>
        <w:t>“was to make an inventory of English trees in terms of their use values, and to convey this knowledge from commoners to commercial, scientific, and military markets.”</w:t>
      </w:r>
      <w:r w:rsidRPr="003D0AA5">
        <w:rPr>
          <w:rStyle w:val="FootnoteReference"/>
          <w:sz w:val="16"/>
        </w:rPr>
        <w:footnoteReference w:id="4"/>
      </w:r>
      <w:r w:rsidRPr="003D0AA5">
        <w:rPr>
          <w:rStyle w:val="HTMLPreformattedChar"/>
          <w:rFonts w:ascii="Arial" w:eastAsiaTheme="minorHAnsi" w:hAnsi="Arial" w:cs="Arial"/>
          <w:sz w:val="16"/>
        </w:rPr>
        <w:t xml:space="preserve"> </w:t>
      </w:r>
      <w:r w:rsidRPr="009B270F">
        <w:rPr>
          <w:rStyle w:val="StyleUnderline"/>
        </w:rPr>
        <w:t>Evelyn’s agenda of top-down sustainability existed in antagonistic relation to common-use rights and local customs of resource management.</w:t>
      </w:r>
      <w:r w:rsidRPr="009B270F">
        <w:rPr>
          <w:rStyle w:val="StyleUnderline"/>
        </w:rPr>
        <w:footnoteReference w:id="5"/>
      </w:r>
      <w:r w:rsidRPr="003D0AA5">
        <w:rPr>
          <w:rStyle w:val="HTMLPreformattedChar"/>
          <w:rFonts w:ascii="Arial" w:eastAsiaTheme="minorHAnsi" w:hAnsi="Arial" w:cs="Arial"/>
          <w:sz w:val="16"/>
        </w:rPr>
        <w:t xml:space="preserve"> He favored enclosures (that is, the privatization of land), and sharply criticized</w:t>
      </w:r>
      <w:r w:rsidRPr="003D0AA5">
        <w:rPr>
          <w:sz w:val="16"/>
        </w:rPr>
        <w:t xml:space="preserve"> the bias of England’s </w:t>
      </w:r>
      <w:r w:rsidRPr="003D0AA5">
        <w:rPr>
          <w:rStyle w:val="HTMLPreformattedChar"/>
          <w:rFonts w:ascii="Arial" w:eastAsiaTheme="minorHAnsi" w:hAnsi="Arial" w:cs="Arial"/>
          <w:sz w:val="16"/>
        </w:rPr>
        <w:t xml:space="preserve">laws “in favour of </w:t>
      </w:r>
      <w:r w:rsidRPr="003D0AA5">
        <w:rPr>
          <w:rStyle w:val="HTMLPreformattedChar"/>
          <w:rFonts w:ascii="Arial" w:eastAsiaTheme="minorHAnsi" w:hAnsi="Arial" w:cs="Arial"/>
          <w:i/>
          <w:sz w:val="16"/>
        </w:rPr>
        <w:t xml:space="preserve">Custom” </w:t>
      </w:r>
      <w:r w:rsidRPr="003D0AA5">
        <w:rPr>
          <w:rStyle w:val="HTMLPreformattedChar"/>
          <w:rFonts w:ascii="Arial" w:eastAsiaTheme="minorHAnsi" w:hAnsi="Arial" w:cs="Arial"/>
          <w:sz w:val="16"/>
        </w:rPr>
        <w:t>as being “indulgent,” a regrettable sop aimed at “the satisfying of a few clamorous, and rude Commoners.”</w:t>
      </w:r>
      <w:r w:rsidRPr="003D0AA5">
        <w:rPr>
          <w:rStyle w:val="FootnoteReference"/>
          <w:sz w:val="16"/>
        </w:rPr>
        <w:footnoteReference w:id="6"/>
      </w:r>
      <w:r w:rsidRPr="003D0AA5">
        <w:rPr>
          <w:rStyle w:val="HTMLPreformattedChar"/>
          <w:rFonts w:ascii="Arial" w:eastAsiaTheme="minorHAnsi" w:hAnsi="Arial" w:cs="Arial"/>
          <w:sz w:val="16"/>
        </w:rPr>
        <w:t xml:space="preserve"> In order to “</w:t>
      </w:r>
      <w:r w:rsidRPr="003D0AA5">
        <w:rPr>
          <w:sz w:val="16"/>
        </w:rPr>
        <w:t>gratifie the quaeries of the honourable the principal officers and commissioners of the Navy” (i.e. to supply more wood for shipbuilding), Evelyn advised that enclosure of woodland “would be an excellent way.” But, he warned, “the people, viz. foresters, and borderers, are not generally so civil and reasonable, as might be wished; and therefore to design a solid improvement in such places, his Majesty must assert his power, with a firm and high resolution to reduce these men to their due obedience</w:t>
      </w:r>
      <w:r w:rsidRPr="00D81639">
        <w:rPr>
          <w:sz w:val="16"/>
          <w:highlight w:val="green"/>
        </w:rPr>
        <w:t>.”</w:t>
      </w:r>
      <w:r w:rsidRPr="00D81639">
        <w:rPr>
          <w:rStyle w:val="FootnoteReference"/>
          <w:sz w:val="16"/>
          <w:highlight w:val="green"/>
        </w:rPr>
        <w:footnoteReference w:id="7"/>
      </w:r>
      <w:r w:rsidRPr="00D81639">
        <w:rPr>
          <w:rStyle w:val="HTMLPreformattedChar"/>
          <w:rFonts w:ascii="Arial" w:eastAsiaTheme="minorHAnsi" w:hAnsi="Arial" w:cs="Arial"/>
          <w:sz w:val="16"/>
          <w:highlight w:val="green"/>
        </w:rPr>
        <w:t xml:space="preserve"> </w:t>
      </w:r>
      <w:r w:rsidRPr="00D81639">
        <w:rPr>
          <w:rStyle w:val="StyleUnderline"/>
          <w:highlight w:val="green"/>
        </w:rPr>
        <w:t>Sustainability</w:t>
      </w:r>
      <w:r w:rsidRPr="009B270F">
        <w:rPr>
          <w:rStyle w:val="StyleUnderline"/>
        </w:rPr>
        <w:t>, for Evelyn</w:t>
      </w:r>
      <w:r w:rsidRPr="00D81639">
        <w:rPr>
          <w:rStyle w:val="StyleUnderline"/>
          <w:highlight w:val="green"/>
        </w:rPr>
        <w:t>, was above all an imperial mission</w:t>
      </w:r>
      <w:r w:rsidRPr="009B270F">
        <w:rPr>
          <w:rStyle w:val="StyleUnderline"/>
        </w:rPr>
        <w:t xml:space="preserve">, </w:t>
      </w:r>
      <w:r w:rsidRPr="003D0AA5">
        <w:rPr>
          <w:rStyle w:val="HTMLPreformattedChar"/>
          <w:rFonts w:ascii="Arial" w:eastAsiaTheme="minorHAnsi" w:hAnsi="Arial" w:cs="Arial"/>
          <w:sz w:val="16"/>
        </w:rPr>
        <w:t xml:space="preserve">and </w:t>
      </w:r>
      <w:r w:rsidRPr="003D0AA5">
        <w:rPr>
          <w:rStyle w:val="HTMLPreformattedChar"/>
          <w:rFonts w:ascii="Arial" w:eastAsiaTheme="minorHAnsi" w:hAnsi="Arial" w:cs="Arial"/>
          <w:i/>
          <w:sz w:val="16"/>
        </w:rPr>
        <w:t>Sylva</w:t>
      </w:r>
      <w:r w:rsidRPr="003D0AA5">
        <w:rPr>
          <w:rStyle w:val="HTMLPreformattedChar"/>
          <w:rFonts w:ascii="Arial" w:eastAsiaTheme="minorHAnsi" w:hAnsi="Arial" w:cs="Arial"/>
          <w:sz w:val="16"/>
        </w:rPr>
        <w:t xml:space="preserve"> was born of militarism. In the mid-seventeenth century England’s </w:t>
      </w:r>
      <w:r w:rsidRPr="003D0AA5">
        <w:rPr>
          <w:sz w:val="16"/>
        </w:rPr>
        <w:t xml:space="preserve">admiralty was troubled by a looming shortage of timber. This concern was increasing, but not new—a full century earlier, the government had </w:t>
      </w:r>
      <w:r w:rsidRPr="003D0AA5">
        <w:rPr>
          <w:bCs/>
          <w:sz w:val="16"/>
        </w:rPr>
        <w:t>ordered “an inquiry into timber wastage and deforestation.”</w:t>
      </w:r>
      <w:r w:rsidRPr="003D0AA5">
        <w:rPr>
          <w:rStyle w:val="FootnoteReference"/>
          <w:bCs/>
          <w:sz w:val="16"/>
        </w:rPr>
        <w:footnoteReference w:id="8"/>
      </w:r>
      <w:r w:rsidRPr="003D0AA5">
        <w:rPr>
          <w:bCs/>
          <w:sz w:val="16"/>
        </w:rPr>
        <w:t xml:space="preserve"> But from the 1640s onward several developments spurred an unprecedented demand for iron and timber: trade growth and the agricultural revolution (with soaring demand for iron tools), as well as the Cromwellian revolution that precipitated a rapid naval build-up.</w:t>
      </w:r>
      <w:r w:rsidRPr="003D0AA5">
        <w:rPr>
          <w:rStyle w:val="FootnoteReference"/>
          <w:bCs/>
          <w:sz w:val="16"/>
        </w:rPr>
        <w:footnoteReference w:id="9"/>
      </w:r>
      <w:r w:rsidRPr="003D0AA5">
        <w:rPr>
          <w:bCs/>
          <w:sz w:val="16"/>
        </w:rPr>
        <w:t xml:space="preserve"> By the 1660s, some reports warned that England did not have enough wood to produce the iron required for armaments.</w:t>
      </w:r>
      <w:r w:rsidRPr="003D0AA5">
        <w:rPr>
          <w:rStyle w:val="FootnoteReference"/>
          <w:bCs/>
          <w:sz w:val="16"/>
        </w:rPr>
        <w:footnoteReference w:id="10"/>
      </w:r>
      <w:r w:rsidRPr="003D0AA5">
        <w:rPr>
          <w:bCs/>
          <w:sz w:val="16"/>
        </w:rPr>
        <w:t xml:space="preserve"> It was in this context that H</w:t>
      </w:r>
      <w:r w:rsidRPr="003D0AA5">
        <w:rPr>
          <w:sz w:val="16"/>
        </w:rPr>
        <w:t>enry Oldenburg, secretary of the Royal Society, commissioned four experts to look into the timber crisis.</w:t>
      </w:r>
      <w:r w:rsidRPr="003D0AA5">
        <w:rPr>
          <w:rStyle w:val="FootnoteReference"/>
          <w:sz w:val="16"/>
        </w:rPr>
        <w:footnoteReference w:id="11"/>
      </w:r>
      <w:r w:rsidRPr="003D0AA5">
        <w:rPr>
          <w:sz w:val="16"/>
        </w:rPr>
        <w:t xml:space="preserve"> One was Evelyn; his response was </w:t>
      </w:r>
      <w:r w:rsidRPr="003D0AA5">
        <w:rPr>
          <w:i/>
          <w:sz w:val="16"/>
        </w:rPr>
        <w:t>Sylva</w:t>
      </w:r>
      <w:r w:rsidRPr="003D0AA5">
        <w:rPr>
          <w:sz w:val="16"/>
        </w:rPr>
        <w:t>. It begins with a warning:</w:t>
      </w:r>
      <w:r w:rsidRPr="003D0AA5">
        <w:rPr>
          <w:rStyle w:val="HTMLPreformattedChar"/>
          <w:rFonts w:ascii="Arial" w:eastAsiaTheme="minorHAnsi" w:hAnsi="Arial" w:cs="Arial"/>
          <w:sz w:val="16"/>
        </w:rPr>
        <w:t xml:space="preserve"> “There is nothing which seems more fatally to threaten a weakening of this famous and flourishing nation [than the] decay of her wooden walls” — the depletion of the navy’s material substance.</w:t>
      </w:r>
      <w:r w:rsidRPr="003D0AA5">
        <w:rPr>
          <w:rStyle w:val="FootnoteReference"/>
          <w:sz w:val="16"/>
        </w:rPr>
        <w:footnoteReference w:id="12"/>
      </w:r>
      <w:r w:rsidRPr="003D0AA5">
        <w:rPr>
          <w:rStyle w:val="HTMLPreformattedChar"/>
          <w:rFonts w:ascii="Arial" w:eastAsiaTheme="minorHAnsi" w:hAnsi="Arial" w:cs="Arial"/>
          <w:sz w:val="16"/>
        </w:rPr>
        <w:t xml:space="preserve"> </w:t>
      </w:r>
      <w:r w:rsidRPr="003D0AA5">
        <w:rPr>
          <w:sz w:val="16"/>
        </w:rPr>
        <w:t>“Forest culture,” accordingly, should be “vigorously encouraged and promoted” in order to ensure “a competent advance of the most useful timber for the building of ships.”</w:t>
      </w:r>
      <w:r w:rsidRPr="003D0AA5">
        <w:rPr>
          <w:rStyle w:val="FootnoteReference"/>
          <w:sz w:val="16"/>
        </w:rPr>
        <w:footnoteReference w:id="13"/>
      </w:r>
      <w:r w:rsidRPr="003D0AA5">
        <w:rPr>
          <w:sz w:val="16"/>
        </w:rPr>
        <w:t xml:space="preserve"> </w:t>
      </w:r>
      <w:r w:rsidRPr="003D0AA5">
        <w:rPr>
          <w:rStyle w:val="HTMLPreformattedChar"/>
          <w:rFonts w:ascii="Arial" w:eastAsiaTheme="minorHAnsi" w:hAnsi="Arial" w:cs="Arial"/>
          <w:sz w:val="16"/>
        </w:rPr>
        <w:t>L</w:t>
      </w:r>
      <w:r w:rsidRPr="003D0AA5">
        <w:rPr>
          <w:sz w:val="16"/>
        </w:rPr>
        <w:t>andowners must roll up their sleeves, for modern war is total war, fought with ordnance made of wood, and from charcoal-forged iron. “Our forests,” Evelyn intones, “are undoubtedly the greatest magazines of the wealth and glory of this nation; and our oaks the truest oracles of its perpetuity and happiness, as being the only support of that navigation which makes us fear’d abroad, and flourish at home.”</w:t>
      </w:r>
      <w:r w:rsidRPr="003D0AA5">
        <w:rPr>
          <w:rStyle w:val="FootnoteReference"/>
          <w:sz w:val="16"/>
        </w:rPr>
        <w:footnoteReference w:id="14"/>
      </w:r>
      <w:r w:rsidRPr="003D0AA5">
        <w:rPr>
          <w:sz w:val="16"/>
        </w:rPr>
        <w:t xml:space="preserve"> </w:t>
      </w:r>
      <w:r w:rsidRPr="003D0AA5">
        <w:rPr>
          <w:rStyle w:val="HTMLPreformattedChar"/>
          <w:rFonts w:ascii="Arial" w:eastAsiaTheme="minorHAnsi" w:hAnsi="Arial" w:cs="Arial"/>
          <w:sz w:val="16"/>
        </w:rPr>
        <w:t xml:space="preserve">Evelyn’s manifesto for English naval expansion was made at greater length some years later, in </w:t>
      </w:r>
      <w:r w:rsidRPr="003D0AA5">
        <w:rPr>
          <w:rStyle w:val="HTMLPreformattedChar"/>
          <w:rFonts w:ascii="Arial" w:eastAsiaTheme="minorHAnsi" w:hAnsi="Arial" w:cs="Arial"/>
          <w:i/>
          <w:sz w:val="16"/>
        </w:rPr>
        <w:t xml:space="preserve">Navigation and Commerce </w:t>
      </w:r>
      <w:r w:rsidRPr="003D0AA5">
        <w:rPr>
          <w:rStyle w:val="HTMLPreformattedChar"/>
          <w:rFonts w:ascii="Arial" w:eastAsiaTheme="minorHAnsi" w:hAnsi="Arial" w:cs="Arial"/>
          <w:sz w:val="16"/>
        </w:rPr>
        <w:t>(1674)</w:t>
      </w:r>
      <w:r w:rsidRPr="003D0AA5">
        <w:rPr>
          <w:rStyle w:val="HTMLPreformattedChar"/>
          <w:rFonts w:ascii="Arial" w:eastAsiaTheme="minorHAnsi" w:hAnsi="Arial" w:cs="Arial"/>
          <w:i/>
          <w:sz w:val="16"/>
        </w:rPr>
        <w:t xml:space="preserve">. </w:t>
      </w:r>
      <w:r w:rsidRPr="003D0AA5">
        <w:rPr>
          <w:rStyle w:val="HTMLPreformattedChar"/>
          <w:rFonts w:ascii="Arial" w:eastAsiaTheme="minorHAnsi" w:hAnsi="Arial" w:cs="Arial"/>
          <w:sz w:val="16"/>
        </w:rPr>
        <w:t>It credits</w:t>
      </w:r>
      <w:r w:rsidRPr="003D0AA5">
        <w:rPr>
          <w:rStyle w:val="HTMLPreformattedChar"/>
          <w:rFonts w:ascii="Arial" w:eastAsiaTheme="minorHAnsi" w:hAnsi="Arial" w:cs="Arial"/>
          <w:i/>
          <w:sz w:val="16"/>
        </w:rPr>
        <w:t xml:space="preserve"> </w:t>
      </w:r>
      <w:r w:rsidRPr="003D0AA5">
        <w:rPr>
          <w:rStyle w:val="HTMLPreformattedChar"/>
          <w:rFonts w:ascii="Arial" w:eastAsiaTheme="minorHAnsi" w:hAnsi="Arial" w:cs="Arial"/>
          <w:sz w:val="16"/>
        </w:rPr>
        <w:t xml:space="preserve">England’s “flourishing” and its ascendancy “over the rest of the World” to its “glorious, and formidable Navy.” Penned as the preface to a projected history of the Dutch wars, the juncture at which England usurped the Netherlands as Europe and the Atlantic’s hegemonic power, </w:t>
      </w:r>
      <w:r w:rsidRPr="003D0AA5">
        <w:rPr>
          <w:rStyle w:val="HTMLPreformattedChar"/>
          <w:rFonts w:ascii="Arial" w:eastAsiaTheme="minorHAnsi" w:hAnsi="Arial" w:cs="Arial"/>
          <w:i/>
          <w:sz w:val="16"/>
        </w:rPr>
        <w:t>Navigation and Commerce</w:t>
      </w:r>
      <w:r w:rsidRPr="003D0AA5">
        <w:rPr>
          <w:rStyle w:val="HTMLPreformattedChar"/>
          <w:rFonts w:ascii="Arial" w:eastAsiaTheme="minorHAnsi" w:hAnsi="Arial" w:cs="Arial"/>
          <w:sz w:val="16"/>
        </w:rPr>
        <w:t xml:space="preserve"> urges England to consolidate its supremacy over the oceans and thereby over the planet as a whole. “A Spirit of Commerce, and strength at Sea to protect it,” it argues, “are the most certain marks of the Greatness of Empire,” for “whoever Commands the Ocean, Commands the Trade of the World, and whoever Commands the Trade of the World, Commands the Riches of the World, and whoever is Master of That, Commands the World it self.” The book is a paean to the conquerors of the Old World — Roman imperialists, and “the Exploits, and glorious Atchievments” of the Crusaders — and of the New World: the Spanish conquistadores, Francis Drake (who “</w:t>
      </w:r>
      <w:proofErr w:type="gramStart"/>
      <w:r w:rsidRPr="003D0AA5">
        <w:rPr>
          <w:rStyle w:val="HTMLPreformattedChar"/>
          <w:rFonts w:ascii="Arial" w:eastAsiaTheme="minorHAnsi" w:hAnsi="Arial" w:cs="Arial"/>
          <w:sz w:val="16"/>
        </w:rPr>
        <w:t>terrif[</w:t>
      </w:r>
      <w:proofErr w:type="gramEnd"/>
      <w:r w:rsidRPr="003D0AA5">
        <w:rPr>
          <w:rStyle w:val="HTMLPreformattedChar"/>
          <w:rFonts w:ascii="Arial" w:eastAsiaTheme="minorHAnsi" w:hAnsi="Arial" w:cs="Arial"/>
          <w:sz w:val="16"/>
        </w:rPr>
        <w:t>ied] the whole Ocean, sack’d St. Iago, Domingo, and Cartagena and carried away with him incredible Booty”), and all those hearty European settlers busy with the “Planting of Colonies.”</w:t>
      </w:r>
      <w:r w:rsidRPr="003D0AA5">
        <w:rPr>
          <w:rStyle w:val="FootnoteReference"/>
          <w:sz w:val="16"/>
        </w:rPr>
        <w:footnoteReference w:id="15"/>
      </w:r>
      <w:r w:rsidRPr="003D0AA5">
        <w:rPr>
          <w:rStyle w:val="HTMLPreformattedChar"/>
          <w:rFonts w:ascii="Arial" w:eastAsiaTheme="minorHAnsi" w:hAnsi="Arial" w:cs="Arial"/>
          <w:sz w:val="16"/>
        </w:rPr>
        <w:t xml:space="preserve"> Evelyn himself, as an appointed member of </w:t>
      </w:r>
      <w:r w:rsidRPr="003D0AA5">
        <w:rPr>
          <w:sz w:val="16"/>
        </w:rPr>
        <w:t>the Council of Plantations and Trade,</w:t>
      </w:r>
      <w:r w:rsidRPr="003D0AA5">
        <w:rPr>
          <w:rStyle w:val="HTMLPreformattedChar"/>
          <w:rFonts w:ascii="Arial" w:eastAsiaTheme="minorHAnsi" w:hAnsi="Arial" w:cs="Arial"/>
          <w:sz w:val="16"/>
        </w:rPr>
        <w:t xml:space="preserve"> played a prominent role in England’s colonial and commercial expansion.</w:t>
      </w:r>
      <w:r w:rsidRPr="003D0AA5">
        <w:rPr>
          <w:rStyle w:val="FootnoteReference"/>
          <w:sz w:val="16"/>
        </w:rPr>
        <w:footnoteReference w:id="16"/>
      </w:r>
      <w:r w:rsidRPr="003D0AA5">
        <w:rPr>
          <w:rStyle w:val="HTMLPreformattedChar"/>
          <w:rFonts w:ascii="Arial" w:eastAsiaTheme="minorHAnsi" w:hAnsi="Arial" w:cs="Arial"/>
          <w:sz w:val="16"/>
        </w:rPr>
        <w:t xml:space="preserve"> He was keen to ramp up the profitability of England’s slave plantations by expanding the area of the Caribbean to be given over to non-native species such as nutmeg, and he cast longing silvicultural eyes toward the forests of New England, where, thanks to abundant biomass energy (and the absence of </w:t>
      </w:r>
      <w:r w:rsidRPr="003D0AA5">
        <w:rPr>
          <w:sz w:val="16"/>
        </w:rPr>
        <w:t>the undergrowth of common rights, custom and political interest that were proving so refractory in England</w:t>
      </w:r>
      <w:r w:rsidRPr="003D0AA5">
        <w:rPr>
          <w:rStyle w:val="FootnoteReference"/>
          <w:sz w:val="16"/>
        </w:rPr>
        <w:footnoteReference w:id="17"/>
      </w:r>
      <w:r w:rsidRPr="003D0AA5">
        <w:rPr>
          <w:sz w:val="16"/>
        </w:rPr>
        <w:t xml:space="preserve">), numerous iron mills had been constructed. Felicitously, Evelyn’s </w:t>
      </w:r>
      <w:r w:rsidRPr="00D81639">
        <w:rPr>
          <w:rStyle w:val="StyleUnderline"/>
          <w:highlight w:val="green"/>
        </w:rPr>
        <w:t>ecological beliefs—notably that deforestation in North America (and in England’s other temperate colonies, such as Ireland) was beneficial, making previously “gloomy tracts” healthy and habitable</w:t>
      </w:r>
      <w:r w:rsidRPr="00D81639">
        <w:rPr>
          <w:rStyle w:val="StyleUnderline"/>
          <w:highlight w:val="green"/>
        </w:rPr>
        <w:footnoteReference w:id="18"/>
      </w:r>
      <w:r w:rsidRPr="00D81639">
        <w:rPr>
          <w:rStyle w:val="StyleUnderline"/>
          <w:highlight w:val="green"/>
        </w:rPr>
        <w:t>—chimed with his imperialist agenda.</w:t>
      </w:r>
      <w:r w:rsidRPr="003D0AA5">
        <w:rPr>
          <w:sz w:val="16"/>
        </w:rPr>
        <w:t xml:space="preserve"> To manage England’s forests sustainably, given the necessity of naval expansion, required land grabs abroad, and the appropriation of what Jason Moore calls “Cheap Nature”—here, in the shape of New England timber.</w:t>
      </w:r>
      <w:r w:rsidRPr="003D0AA5">
        <w:rPr>
          <w:rStyle w:val="FootnoteReference"/>
          <w:sz w:val="16"/>
        </w:rPr>
        <w:footnoteReference w:id="19"/>
      </w:r>
      <w:r w:rsidRPr="003D0AA5">
        <w:rPr>
          <w:sz w:val="16"/>
        </w:rPr>
        <w:t xml:space="preserve"> Evelyn enjoined his countrymen to </w:t>
      </w:r>
      <w:proofErr w:type="gramStart"/>
      <w:r w:rsidRPr="003D0AA5">
        <w:rPr>
          <w:sz w:val="16"/>
        </w:rPr>
        <w:t>emigrate</w:t>
      </w:r>
      <w:proofErr w:type="gramEnd"/>
      <w:r w:rsidRPr="003D0AA5">
        <w:rPr>
          <w:sz w:val="16"/>
        </w:rPr>
        <w:t xml:space="preserve"> to North America, for with their “surfeit of the Woods </w:t>
      </w:r>
      <w:r w:rsidRPr="003D0AA5">
        <w:rPr>
          <w:i/>
          <w:sz w:val="16"/>
        </w:rPr>
        <w:t xml:space="preserve">which we want” </w:t>
      </w:r>
      <w:r w:rsidRPr="003D0AA5">
        <w:rPr>
          <w:sz w:val="16"/>
        </w:rPr>
        <w:t>(for our own iron mills), England’s American colonists were well positioned to supply iron to the mother country. This would allow its forests to recover even as its navy expanded, and would, in turn and above all, enable Charles II to become “the great sovereign of the ocean [and] free commerce.”</w:t>
      </w:r>
      <w:r w:rsidRPr="003D0AA5">
        <w:rPr>
          <w:rStyle w:val="FootnoteReference"/>
          <w:sz w:val="16"/>
        </w:rPr>
        <w:footnoteReference w:id="20"/>
      </w:r>
      <w:r w:rsidRPr="003D0AA5">
        <w:rPr>
          <w:sz w:val="16"/>
        </w:rPr>
        <w:t xml:space="preserve"> The consequences for the sustainability of the colonial forestry barely entered Evelyn’s field of vision.</w:t>
      </w:r>
      <w:r w:rsidRPr="003D0AA5">
        <w:rPr>
          <w:rStyle w:val="FootnoteReference"/>
          <w:bCs/>
          <w:sz w:val="16"/>
        </w:rPr>
        <w:footnoteReference w:id="21"/>
      </w:r>
      <w:r w:rsidRPr="003D0AA5">
        <w:rPr>
          <w:sz w:val="16"/>
        </w:rPr>
        <w:t xml:space="preserve"> In several ways, this brief survey has </w:t>
      </w:r>
      <w:proofErr w:type="gramStart"/>
      <w:r w:rsidRPr="003D0AA5">
        <w:rPr>
          <w:sz w:val="16"/>
        </w:rPr>
        <w:t>shown,</w:t>
      </w:r>
      <w:proofErr w:type="gramEnd"/>
      <w:r w:rsidRPr="003D0AA5">
        <w:rPr>
          <w:sz w:val="16"/>
        </w:rPr>
        <w:t xml:space="preserve"> </w:t>
      </w:r>
      <w:r w:rsidRPr="003D0AA5">
        <w:rPr>
          <w:rStyle w:val="StyleUnderline"/>
        </w:rPr>
        <w:t>Evelyn’s sustainability doctrine was lashed to an immeasurably larger social project: English imperialism.</w:t>
      </w:r>
      <w:r w:rsidRPr="003D0AA5">
        <w:rPr>
          <w:sz w:val="16"/>
        </w:rPr>
        <w:t xml:space="preserve"> Its scientific wing centered on the Royal Society. Together with his good friend (and fellow Royal Society founder) William Petty, </w:t>
      </w:r>
      <w:r w:rsidRPr="003D0AA5">
        <w:rPr>
          <w:rStyle w:val="StyleUnderline"/>
        </w:rPr>
        <w:t>Evelyn promoted the idea that England’s colonies represented vital sources of raw materials, to be exploited in order to enhance the competitiveness of England’s industries and navy.</w:t>
      </w:r>
      <w:r w:rsidRPr="003D0AA5">
        <w:rPr>
          <w:rStyle w:val="StyleUnderline"/>
        </w:rPr>
        <w:footnoteReference w:id="22"/>
      </w:r>
      <w:r w:rsidRPr="003D0AA5">
        <w:rPr>
          <w:rStyle w:val="StyleUnderline"/>
        </w:rPr>
        <w:t xml:space="preserve"> He channeled what one historian has described as the “aggressive will to possess and alter land” which flourished first in England and its settlement colonies and culminated in the globe-transforming land rush of the nineteenth century.</w:t>
      </w:r>
      <w:r w:rsidRPr="003D0AA5">
        <w:rPr>
          <w:rStyle w:val="StyleUnderline"/>
        </w:rPr>
        <w:footnoteReference w:id="23"/>
      </w:r>
      <w:r w:rsidRPr="003D0AA5">
        <w:rPr>
          <w:rStyle w:val="StyleUnderline"/>
        </w:rPr>
        <w:t xml:space="preserve"> In his writings and in his practice as an imperial functionary, Evelyn fashioned links between the conservation of timber in England, its cultivation in colonial settlements (“plantations,” in the parlance of the time), the manifest destiny of the English nation, and its monarch as ruler of the waves and champion of commerce.</w:t>
      </w:r>
      <w:r w:rsidRPr="003D0AA5">
        <w:rPr>
          <w:rStyle w:val="FootnoteReference"/>
          <w:sz w:val="16"/>
        </w:rPr>
        <w:footnoteReference w:id="24"/>
      </w:r>
      <w:r w:rsidRPr="003D0AA5">
        <w:rPr>
          <w:sz w:val="16"/>
        </w:rPr>
        <w:t xml:space="preserve"> Thoreau was mistaken. Trees were not the chief end</w:t>
      </w:r>
      <w:r w:rsidRPr="003D0AA5">
        <w:rPr>
          <w:i/>
          <w:sz w:val="16"/>
        </w:rPr>
        <w:t xml:space="preserve"> </w:t>
      </w:r>
      <w:r w:rsidRPr="003D0AA5">
        <w:rPr>
          <w:sz w:val="16"/>
        </w:rPr>
        <w:t xml:space="preserve">of Evelyn’s life. They were a means to an end. And all of this would have profound implications for how the concept of sustainability would take shape in Europe and North America. </w:t>
      </w:r>
      <w:r w:rsidRPr="00D81639">
        <w:rPr>
          <w:rStyle w:val="StyleUnderline"/>
          <w:highlight w:val="green"/>
        </w:rPr>
        <w:t>Since the seventeenth century, sustainability has been tied up with the interests of capital (“sustained profit”) and the needs of the state — institutions that continue to stamp their agendas upon environmental theory and practice up to the present</w:t>
      </w:r>
      <w:r>
        <w:rPr>
          <w:rStyle w:val="StyleUnderline"/>
        </w:rPr>
        <w:t>.</w:t>
      </w:r>
    </w:p>
    <w:p w:rsidR="00A854F6" w:rsidRDefault="00A854F6" w:rsidP="00A854F6">
      <w:pPr>
        <w:pStyle w:val="Heading3"/>
      </w:pPr>
      <w:r>
        <w:t>Link—State</w:t>
      </w:r>
    </w:p>
    <w:p w:rsidR="00A854F6" w:rsidRDefault="00A854F6" w:rsidP="00A854F6">
      <w:pPr>
        <w:pStyle w:val="Heading4"/>
      </w:pPr>
      <w:r>
        <w:t>The state props up capitalism through ensuring productivity and spreading capitalist ideology</w:t>
      </w:r>
    </w:p>
    <w:p w:rsidR="00A854F6" w:rsidRDefault="00A854F6" w:rsidP="00A854F6">
      <w:r w:rsidRPr="00C665BB">
        <w:rPr>
          <w:rStyle w:val="Style13ptBold"/>
        </w:rPr>
        <w:t>Sakellaropoulos 09</w:t>
      </w:r>
      <w:r>
        <w:t xml:space="preserve"> </w:t>
      </w:r>
      <w:r w:rsidRPr="00C665BB">
        <w:rPr>
          <w:sz w:val="18"/>
        </w:rPr>
        <w:t>(Spyros, professor at the Panteion University of Social and Political Sciences at Panteion University, “The Issue of Globalization through the Theory of Imperialism and the Periodization of Modes of Production</w:t>
      </w:r>
      <w:r>
        <w:rPr>
          <w:sz w:val="18"/>
        </w:rPr>
        <w:t>”, pages 61-63</w:t>
      </w:r>
      <w:r w:rsidRPr="00C665BB">
        <w:rPr>
          <w:sz w:val="18"/>
        </w:rPr>
        <w:t xml:space="preserve">, </w:t>
      </w:r>
      <w:hyperlink r:id="rId18" w:history="1">
        <w:r w:rsidRPr="00C665BB">
          <w:rPr>
            <w:rStyle w:val="Hyperlink"/>
            <w:sz w:val="18"/>
          </w:rPr>
          <w:t>https://aaaaarg.fail/upload/spyros-sakellaropoulos-the-issue-of-globalization-through-the-theory-of-imperialism-and-the-periodization-of-modes-of-production-1.pdf</w:t>
        </w:r>
      </w:hyperlink>
      <w:r w:rsidRPr="00C665BB">
        <w:rPr>
          <w:sz w:val="18"/>
        </w:rPr>
        <w:t xml:space="preserve"> ) // Postman</w:t>
      </w:r>
    </w:p>
    <w:p w:rsidR="00A854F6" w:rsidRPr="00B164C4" w:rsidRDefault="00A854F6" w:rsidP="00A854F6">
      <w:pPr>
        <w:rPr>
          <w:sz w:val="16"/>
        </w:rPr>
      </w:pPr>
      <w:r w:rsidRPr="00B164C4">
        <w:rPr>
          <w:sz w:val="16"/>
        </w:rPr>
        <w:t xml:space="preserve">In our effort to comprehend these developments, perhaps our first task is to establish a definition of the mode of production. Our thesis is that </w:t>
      </w:r>
      <w:r w:rsidRPr="00B164C4">
        <w:rPr>
          <w:rStyle w:val="StyleUnderline"/>
        </w:rPr>
        <w:t>the mode of production emerges from a combination of productive forces and productive relations</w:t>
      </w:r>
      <w:r w:rsidRPr="00B164C4">
        <w:rPr>
          <w:sz w:val="16"/>
        </w:rPr>
        <w:t xml:space="preserve">, along with the mechanisms and laws of motion that derive from these productive forces and relations (Balibar, 1970). More precisely, the mode of production (MP) comprises a specific nuclear structure of social relations characterized by the function of ‘internal’ laws of motion of the dominant social contradiction, in the case of the capitalist mode of production the conflict of capital and labour (Milios, 1988: 101). This is immutable. It cannot be changed because if it were, it would have to be described as a different mode of production. What can be transformed as a result of class struggle is the structure of social power within a specific social formation (SF), in other words, the external determinations of the laws of motion shaping the dominant social contradiction (Milios, 1988: 107). </w:t>
      </w:r>
      <w:r w:rsidRPr="00B164C4">
        <w:rPr>
          <w:rStyle w:val="StyleUnderline"/>
        </w:rPr>
        <w:t>At the level of a social formation, the mode of production can be divided into stages,</w:t>
      </w:r>
      <w:r w:rsidRPr="00B164C4">
        <w:rPr>
          <w:sz w:val="16"/>
        </w:rPr>
        <w:t xml:space="preserve"> which are in turn similarly divisible into equivalent phases. The notion of ‘stage’ implies more structural forms and a higher level of abstraction. ‘Phase’ denotes forms and features within stages and consequently a lower level of abstraction. There are also transitional conjunctures between stages and between phases (Poulantzas, 1979a: 21–3). Every MP forms a spherical structure, constituted by three peripheral structures: the economic, the judicial-political and the ideological. Within every MP there is one structure which is dominant over the others. What this structure will be at any given time is ultimately determined by the economic structure (Harnacker, 1974: 136–40). Moving at such a high level of abstraction, the notion of mode of production cannot be transformed in any precise way, constituting as it does a structure functioning without impediments or distortions. What exists in reality is the formation of a mode of production, with the ‘tough’ structure of the ideotypical mode (the ‘internal’ rules of functioning) and the special characteristics (‘external’ rules of functioning) brought about by the class struggle within a specific social formation. 62 Critical Sociology 35(1) The Social Formation (SF) </w:t>
      </w:r>
      <w:r w:rsidRPr="00D81639">
        <w:rPr>
          <w:rStyle w:val="StyleUnderline"/>
          <w:highlight w:val="green"/>
        </w:rPr>
        <w:t>A SF corresponds to a specific and geographically defined social entity. It consists of</w:t>
      </w:r>
      <w:r w:rsidRPr="00B164C4">
        <w:rPr>
          <w:rStyle w:val="StyleUnderline"/>
        </w:rPr>
        <w:t xml:space="preserve">: a) </w:t>
      </w:r>
      <w:r w:rsidRPr="00D81639">
        <w:rPr>
          <w:rStyle w:val="StyleUnderline"/>
          <w:highlight w:val="green"/>
        </w:rPr>
        <w:t>an economic structure in which different systems of production coexist</w:t>
      </w:r>
      <w:r w:rsidRPr="00B164C4">
        <w:rPr>
          <w:rStyle w:val="StyleUnderline"/>
        </w:rPr>
        <w:t xml:space="preserve">, more correctly modes and forms of production, like the simple commodity production which does not belong to any specific MP; the more powerful among these dominate the others and define the general framework of economic functioning; b) </w:t>
      </w:r>
      <w:r w:rsidRPr="00D81639">
        <w:rPr>
          <w:rStyle w:val="StyleUnderline"/>
          <w:highlight w:val="green"/>
        </w:rPr>
        <w:t>an ideological structure within which are reflected the ideological perceptions corresponding with the</w:t>
      </w:r>
      <w:r w:rsidRPr="00B164C4">
        <w:rPr>
          <w:rStyle w:val="StyleUnderline"/>
        </w:rPr>
        <w:t xml:space="preserve"> different </w:t>
      </w:r>
      <w:r w:rsidRPr="00D81639">
        <w:rPr>
          <w:rStyle w:val="StyleUnderline"/>
          <w:highlight w:val="green"/>
        </w:rPr>
        <w:t>economic systems</w:t>
      </w:r>
      <w:r w:rsidRPr="00B164C4">
        <w:rPr>
          <w:rStyle w:val="StyleUnderline"/>
        </w:rPr>
        <w:t xml:space="preserve"> that exist in the economic infrastructure; </w:t>
      </w:r>
      <w:r w:rsidRPr="00D81639">
        <w:rPr>
          <w:rStyle w:val="StyleUnderline"/>
          <w:highlight w:val="green"/>
        </w:rPr>
        <w:t>and</w:t>
      </w:r>
      <w:r w:rsidRPr="00B164C4">
        <w:rPr>
          <w:rStyle w:val="StyleUnderline"/>
        </w:rPr>
        <w:t xml:space="preserve"> c) </w:t>
      </w:r>
      <w:r w:rsidRPr="00D81639">
        <w:rPr>
          <w:rStyle w:val="Emphasis"/>
          <w:highlight w:val="green"/>
        </w:rPr>
        <w:t>a judicial-political structure, which is formed in order to safeguard the interests of the dominant system of production and assure its reproduction</w:t>
      </w:r>
      <w:r w:rsidRPr="00D81639">
        <w:rPr>
          <w:sz w:val="16"/>
          <w:highlight w:val="green"/>
        </w:rPr>
        <w:t>.</w:t>
      </w:r>
      <w:r w:rsidRPr="00B164C4">
        <w:rPr>
          <w:sz w:val="16"/>
        </w:rPr>
        <w:t xml:space="preserve"> In any case, what should become clear is that within a given SF the dominant MP presents options (its so-called ‘external’ characteristics) which differ from its abstract ideal type. This occurs for two reasons: firstly because the class struggle has introduced countertrends and thus modified some secondary aspects of a mode of production (for example, the duration of the working day differs from formation to formation). Secondly, because what exists in reality is the articulation of different modes of production, resulting in overpowering the dynamics of reproduction of the dominant MP, but only in combination with preservation of the unity of the SF (Lipietz, 1977: 20–21). The CMP is distinguished by a series of elements which, as a whole and in co-articulation, make it different from all former modes of production. The economic structure is characterized by: a) appropriation of means of production from direct producers; b) inability of producers themselves to secure control of the means of production (sanctity of private property); and c) realization of relations of distribution on the basis of products’ exchange value, expressed through money. Relations of exploitation thus take the form of the wage relationship, with the process of production embodied primarily in private units of production in which a social and technical division of labor applies. The surplus-product is extracted from workers in the form of surplus value while exchange relations are subordinated to the law of value, as is the workforce. Finally, private production is transformed into a social process through exchange of commodities (Michailides, 1986: 56–7). Co-ideologically we have the specific formation of the bourgeois state, comprising at the institutional level a material crystallization of the contradiction between capital and labor. </w:t>
      </w:r>
      <w:r w:rsidRPr="00B164C4">
        <w:rPr>
          <w:rStyle w:val="StyleUnderline"/>
        </w:rPr>
        <w:t xml:space="preserve">The fact of direct producers’ total deprivation of means of production enables distinctive separation of the state from the economic sphere and ability to dispense with non-economic methods for extraction of surplus value. But irrespective of this, </w:t>
      </w:r>
      <w:r w:rsidRPr="00D81639">
        <w:rPr>
          <w:rStyle w:val="StyleUnderline"/>
          <w:highlight w:val="green"/>
        </w:rPr>
        <w:t>the state plays an intensively active role by exercising a series of functions</w:t>
      </w:r>
      <w:r w:rsidRPr="00B164C4">
        <w:rPr>
          <w:rStyle w:val="StyleUnderline"/>
        </w:rPr>
        <w:t xml:space="preserve">: 1) </w:t>
      </w:r>
      <w:r w:rsidRPr="00D81639">
        <w:rPr>
          <w:rStyle w:val="StyleUnderline"/>
          <w:highlight w:val="green"/>
        </w:rPr>
        <w:t>political functions, guaranteeing the dominance and hegemony of the bourgeois class</w:t>
      </w:r>
      <w:r w:rsidRPr="00B164C4">
        <w:rPr>
          <w:rStyle w:val="StyleUnderline"/>
        </w:rPr>
        <w:t xml:space="preserve">; 2) </w:t>
      </w:r>
      <w:r w:rsidRPr="00D81639">
        <w:rPr>
          <w:rStyle w:val="StyleUnderline"/>
          <w:highlight w:val="green"/>
        </w:rPr>
        <w:t>economic functions, ensuring and often itself undertaking a whole spectrum of tasks prerequisite for maintaining continuity of production; and</w:t>
      </w:r>
      <w:r w:rsidRPr="00B164C4">
        <w:rPr>
          <w:rStyle w:val="StyleUnderline"/>
        </w:rPr>
        <w:t xml:space="preserve"> 3) </w:t>
      </w:r>
      <w:r w:rsidRPr="00D81639">
        <w:rPr>
          <w:rStyle w:val="StyleUnderline"/>
          <w:highlight w:val="green"/>
        </w:rPr>
        <w:t>ideological functions, by means of the ideological state apparatu</w:t>
      </w:r>
      <w:r w:rsidRPr="00B164C4">
        <w:rPr>
          <w:rStyle w:val="StyleUnderline"/>
        </w:rPr>
        <w:t>s</w:t>
      </w:r>
      <w:r w:rsidRPr="00B164C4">
        <w:rPr>
          <w:sz w:val="16"/>
        </w:rPr>
        <w:t xml:space="preserve"> (ISA), see Althusser (1976), </w:t>
      </w:r>
      <w:r w:rsidRPr="00D81639">
        <w:rPr>
          <w:rStyle w:val="StyleUnderline"/>
          <w:highlight w:val="green"/>
        </w:rPr>
        <w:t>which codifies and disseminates the dominant ideology.</w:t>
      </w:r>
      <w:r w:rsidRPr="00B164C4">
        <w:rPr>
          <w:sz w:val="16"/>
        </w:rPr>
        <w:t xml:space="preserve"> </w:t>
      </w:r>
    </w:p>
    <w:p w:rsidR="00025C44" w:rsidRPr="006E56D8" w:rsidRDefault="00025C44" w:rsidP="00025C44"/>
    <w:p w:rsidR="00D576B5" w:rsidRDefault="00D576B5" w:rsidP="00AC20F8">
      <w:pPr>
        <w:pStyle w:val="Heading3"/>
      </w:pPr>
      <w:r>
        <w:t>Link—</w:t>
      </w:r>
      <w:r w:rsidR="00443683">
        <w:t>Temporary Work Visas</w:t>
      </w:r>
    </w:p>
    <w:p w:rsidR="00D576B5" w:rsidRPr="000B2151" w:rsidRDefault="00D576B5" w:rsidP="000B2151">
      <w:pPr>
        <w:pStyle w:val="Heading4"/>
      </w:pPr>
      <w:bookmarkStart w:id="7" w:name="_GoBack"/>
      <w:r w:rsidRPr="000B2151">
        <w:t xml:space="preserve">The affs advocacy of increasing visas for temporary work is what facilitates the employment of workers, a direct link to capitalism. It commodifies workers, and allows them to be exploited. </w:t>
      </w:r>
    </w:p>
    <w:bookmarkEnd w:id="7"/>
    <w:p w:rsidR="00D576B5" w:rsidRPr="0076312A" w:rsidRDefault="00D576B5" w:rsidP="00D576B5">
      <w:pPr>
        <w:pStyle w:val="NormalWeb"/>
        <w:rPr>
          <w:rFonts w:asciiTheme="minorHAnsi" w:hAnsiTheme="minorHAnsi" w:cstheme="minorHAnsi"/>
          <w:color w:val="000000"/>
          <w:sz w:val="27"/>
          <w:szCs w:val="27"/>
        </w:rPr>
      </w:pPr>
      <w:r w:rsidRPr="0076312A">
        <w:rPr>
          <w:rStyle w:val="Style13ptBold"/>
          <w:rFonts w:asciiTheme="minorHAnsi" w:hAnsiTheme="minorHAnsi" w:cstheme="minorHAnsi"/>
        </w:rPr>
        <w:t xml:space="preserve">Marshall </w:t>
      </w:r>
      <w:proofErr w:type="gramStart"/>
      <w:r w:rsidRPr="0076312A">
        <w:rPr>
          <w:rStyle w:val="Style13ptBold"/>
          <w:rFonts w:asciiTheme="minorHAnsi" w:hAnsiTheme="minorHAnsi" w:cstheme="minorHAnsi"/>
        </w:rPr>
        <w:t>et</w:t>
      </w:r>
      <w:proofErr w:type="gramEnd"/>
      <w:r w:rsidRPr="0076312A">
        <w:rPr>
          <w:rStyle w:val="Style13ptBold"/>
          <w:rFonts w:asciiTheme="minorHAnsi" w:hAnsiTheme="minorHAnsi" w:cstheme="minorHAnsi"/>
        </w:rPr>
        <w:t xml:space="preserve">. </w:t>
      </w:r>
      <w:proofErr w:type="gramStart"/>
      <w:r w:rsidRPr="0076312A">
        <w:rPr>
          <w:rStyle w:val="Style13ptBold"/>
          <w:rFonts w:asciiTheme="minorHAnsi" w:hAnsiTheme="minorHAnsi" w:cstheme="minorHAnsi"/>
        </w:rPr>
        <w:t>al</w:t>
      </w:r>
      <w:proofErr w:type="gramEnd"/>
      <w:r w:rsidRPr="0076312A">
        <w:rPr>
          <w:rStyle w:val="Style13ptBold"/>
          <w:rFonts w:asciiTheme="minorHAnsi" w:hAnsiTheme="minorHAnsi" w:cstheme="minorHAnsi"/>
        </w:rPr>
        <w:t>. 9’</w:t>
      </w:r>
      <w:r w:rsidRPr="0076312A">
        <w:rPr>
          <w:rFonts w:asciiTheme="minorHAnsi" w:hAnsiTheme="minorHAnsi" w:cstheme="minorHAnsi"/>
          <w:color w:val="333333"/>
          <w:sz w:val="21"/>
          <w:szCs w:val="21"/>
          <w:shd w:val="clear" w:color="auto" w:fill="FFFFFF"/>
        </w:rPr>
        <w:t xml:space="preserve"> (Marshall, Ray, and Philip Martin. </w:t>
      </w:r>
      <w:proofErr w:type="gramStart"/>
      <w:r w:rsidRPr="0076312A">
        <w:rPr>
          <w:rFonts w:asciiTheme="minorHAnsi" w:hAnsiTheme="minorHAnsi" w:cstheme="minorHAnsi"/>
          <w:color w:val="333333"/>
          <w:sz w:val="21"/>
          <w:szCs w:val="21"/>
          <w:shd w:val="clear" w:color="auto" w:fill="FFFFFF"/>
        </w:rPr>
        <w:t>“Foreword.”</w:t>
      </w:r>
      <w:proofErr w:type="gramEnd"/>
      <w:r w:rsidRPr="0076312A">
        <w:rPr>
          <w:rFonts w:asciiTheme="minorHAnsi" w:hAnsiTheme="minorHAnsi" w:cstheme="minorHAnsi"/>
          <w:color w:val="333333"/>
          <w:sz w:val="21"/>
          <w:szCs w:val="21"/>
          <w:shd w:val="clear" w:color="auto" w:fill="FFFFFF"/>
        </w:rPr>
        <w:t> </w:t>
      </w:r>
      <w:r w:rsidRPr="0076312A">
        <w:rPr>
          <w:rFonts w:asciiTheme="minorHAnsi" w:hAnsiTheme="minorHAnsi" w:cstheme="minorHAnsi"/>
          <w:i/>
          <w:iCs/>
          <w:color w:val="333333"/>
          <w:sz w:val="21"/>
          <w:szCs w:val="21"/>
          <w:shd w:val="clear" w:color="auto" w:fill="FFFFFF"/>
        </w:rPr>
        <w:t>Importing Poverty</w:t>
      </w:r>
      <w:proofErr w:type="gramStart"/>
      <w:r w:rsidRPr="0076312A">
        <w:rPr>
          <w:rFonts w:asciiTheme="minorHAnsi" w:hAnsiTheme="minorHAnsi" w:cstheme="minorHAnsi"/>
          <w:i/>
          <w:iCs/>
          <w:color w:val="333333"/>
          <w:sz w:val="21"/>
          <w:szCs w:val="21"/>
          <w:shd w:val="clear" w:color="auto" w:fill="FFFFFF"/>
        </w:rPr>
        <w:t>?:</w:t>
      </w:r>
      <w:proofErr w:type="gramEnd"/>
      <w:r w:rsidRPr="0076312A">
        <w:rPr>
          <w:rFonts w:asciiTheme="minorHAnsi" w:hAnsiTheme="minorHAnsi" w:cstheme="minorHAnsi"/>
          <w:i/>
          <w:iCs/>
          <w:color w:val="333333"/>
          <w:sz w:val="21"/>
          <w:szCs w:val="21"/>
          <w:shd w:val="clear" w:color="auto" w:fill="FFFFFF"/>
        </w:rPr>
        <w:t xml:space="preserve"> Immigration and the Changing Face of Rural America</w:t>
      </w:r>
      <w:r w:rsidRPr="0076312A">
        <w:rPr>
          <w:rFonts w:asciiTheme="minorHAnsi" w:hAnsiTheme="minorHAnsi" w:cstheme="minorHAnsi"/>
          <w:color w:val="333333"/>
          <w:sz w:val="21"/>
          <w:szCs w:val="21"/>
          <w:shd w:val="clear" w:color="auto" w:fill="FFFFFF"/>
        </w:rPr>
        <w:t>, Yale University Press, New Haven; London, 2009, pp. ix-xii. </w:t>
      </w:r>
      <w:proofErr w:type="gramStart"/>
      <w:r w:rsidRPr="0076312A">
        <w:rPr>
          <w:rFonts w:asciiTheme="minorHAnsi" w:hAnsiTheme="minorHAnsi" w:cstheme="minorHAnsi"/>
          <w:i/>
          <w:iCs/>
          <w:color w:val="333333"/>
          <w:sz w:val="21"/>
          <w:szCs w:val="21"/>
          <w:shd w:val="clear" w:color="auto" w:fill="FFFFFF"/>
        </w:rPr>
        <w:t>JSTOR</w:t>
      </w:r>
      <w:r w:rsidRPr="0076312A">
        <w:rPr>
          <w:rFonts w:asciiTheme="minorHAnsi" w:hAnsiTheme="minorHAnsi" w:cstheme="minorHAnsi"/>
          <w:color w:val="333333"/>
          <w:sz w:val="21"/>
          <w:szCs w:val="21"/>
          <w:shd w:val="clear" w:color="auto" w:fill="FFFFFF"/>
        </w:rPr>
        <w:t>, www.jstor.org/stable/j.ctt1npjgp.3.)</w:t>
      </w:r>
      <w:proofErr w:type="gramEnd"/>
      <w:r w:rsidRPr="0076312A">
        <w:rPr>
          <w:rFonts w:asciiTheme="minorHAnsi" w:hAnsiTheme="minorHAnsi" w:cstheme="minorHAnsi"/>
          <w:color w:val="333333"/>
          <w:sz w:val="21"/>
          <w:szCs w:val="21"/>
          <w:shd w:val="clear" w:color="auto" w:fill="FFFFFF"/>
        </w:rPr>
        <w:t>//AT</w:t>
      </w:r>
    </w:p>
    <w:p w:rsidR="00D576B5" w:rsidRPr="00D576B5" w:rsidRDefault="00D576B5" w:rsidP="00D576B5">
      <w:pPr>
        <w:pStyle w:val="NormalWeb"/>
        <w:rPr>
          <w:rFonts w:asciiTheme="minorHAnsi" w:hAnsiTheme="minorHAnsi" w:cstheme="minorHAnsi"/>
          <w:color w:val="000000"/>
        </w:rPr>
      </w:pPr>
      <w:proofErr w:type="gramStart"/>
      <w:r w:rsidRPr="0076312A">
        <w:rPr>
          <w:rFonts w:asciiTheme="minorHAnsi" w:hAnsiTheme="minorHAnsi" w:cstheme="minorHAnsi"/>
          <w:color w:val="000000"/>
        </w:rPr>
        <w:t>In Importing Poverty?</w:t>
      </w:r>
      <w:proofErr w:type="gramEnd"/>
      <w:r w:rsidRPr="0076312A">
        <w:rPr>
          <w:rFonts w:asciiTheme="minorHAnsi" w:hAnsiTheme="minorHAnsi" w:cstheme="minorHAnsi"/>
          <w:color w:val="000000"/>
        </w:rPr>
        <w:t xml:space="preserve"> Philip Martin shows how the </w:t>
      </w:r>
      <w:r w:rsidRPr="0076312A">
        <w:rPr>
          <w:rStyle w:val="StyleUnderline"/>
          <w:rFonts w:asciiTheme="minorHAnsi" w:hAnsiTheme="minorHAnsi" w:cstheme="minorHAnsi"/>
          <w:sz w:val="24"/>
        </w:rPr>
        <w:t>American farmers’ demand for a perpetual supply of low-cost labor transfers poverty from rural Mexico to rural America.</w:t>
      </w:r>
      <w:r w:rsidRPr="0076312A">
        <w:rPr>
          <w:rFonts w:asciiTheme="minorHAnsi" w:hAnsiTheme="minorHAnsi" w:cstheme="minorHAnsi"/>
          <w:color w:val="000000"/>
        </w:rPr>
        <w:t xml:space="preserve"> He also demonstrates that, </w:t>
      </w:r>
      <w:r w:rsidRPr="0076312A">
        <w:rPr>
          <w:rStyle w:val="StyleUnderline"/>
          <w:rFonts w:asciiTheme="minorHAnsi" w:hAnsiTheme="minorHAnsi" w:cstheme="minorHAnsi"/>
          <w:sz w:val="24"/>
        </w:rPr>
        <w:t xml:space="preserve">as it is currently organized, farm work is sufficiently undesirable that not even desperate immigrants will continue to do it once they have nonfarm options. This reality causes farmers and their political allies to oppose simply legalizing unauthorized workers, which would enable them to get nonfarm jobs. Instead, farmers agree to legalization only in exchange for large guest-worker programs that give employers considerable control of foreign workers. </w:t>
      </w:r>
      <w:r w:rsidRPr="0076312A">
        <w:rPr>
          <w:rFonts w:asciiTheme="minorHAnsi" w:hAnsiTheme="minorHAnsi" w:cstheme="minorHAnsi"/>
        </w:rPr>
        <w:t>Farmers and</w:t>
      </w:r>
      <w:r w:rsidRPr="0076312A">
        <w:rPr>
          <w:rFonts w:asciiTheme="minorHAnsi" w:hAnsiTheme="minorHAnsi" w:cstheme="minorHAnsi"/>
          <w:color w:val="000000"/>
        </w:rPr>
        <w:t xml:space="preserve"> their allies...</w:t>
      </w:r>
      <w:r w:rsidRPr="0076312A">
        <w:rPr>
          <w:rStyle w:val="StyleUnderline"/>
          <w:rFonts w:asciiTheme="minorHAnsi" w:hAnsiTheme="minorHAnsi" w:cstheme="minorHAnsi"/>
          <w:sz w:val="24"/>
        </w:rPr>
        <w:t xml:space="preserve">The </w:t>
      </w:r>
      <w:r w:rsidRPr="00D81639">
        <w:rPr>
          <w:rStyle w:val="StyleUnderline"/>
          <w:rFonts w:asciiTheme="minorHAnsi" w:hAnsiTheme="minorHAnsi" w:cstheme="minorHAnsi"/>
          <w:sz w:val="24"/>
          <w:highlight w:val="green"/>
        </w:rPr>
        <w:t>US farmers who receive taxpayer subsidies are richer than the average American, while the farmworkers who labor in the fields are among the poorest</w:t>
      </w:r>
      <w:r w:rsidRPr="00D81639">
        <w:rPr>
          <w:rFonts w:asciiTheme="minorHAnsi" w:hAnsiTheme="minorHAnsi" w:cstheme="minorHAnsi"/>
          <w:color w:val="000000"/>
          <w:highlight w:val="green"/>
        </w:rPr>
        <w:t xml:space="preserve">. </w:t>
      </w:r>
      <w:r w:rsidRPr="00D81639">
        <w:rPr>
          <w:rStyle w:val="StyleUnderline"/>
          <w:rFonts w:asciiTheme="minorHAnsi" w:hAnsiTheme="minorHAnsi" w:cstheme="minorHAnsi"/>
          <w:sz w:val="24"/>
          <w:highlight w:val="green"/>
        </w:rPr>
        <w:t xml:space="preserve">Easy access to immigrant farmworkers has the same subsidy effect in agriculture as price supports, increasing land prices and explaining why farmers have a keen interest in ensuring that the government provide them with “the workers they need” to harvest crops. </w:t>
      </w:r>
      <w:proofErr w:type="gramStart"/>
      <w:r w:rsidRPr="00D81639">
        <w:rPr>
          <w:rStyle w:val="StyleUnderline"/>
          <w:rFonts w:asciiTheme="minorHAnsi" w:hAnsiTheme="minorHAnsi" w:cstheme="minorHAnsi"/>
          <w:sz w:val="24"/>
          <w:highlight w:val="green"/>
        </w:rPr>
        <w:t>Giving in to such demands risks putting a special interest ahead of the national interest.</w:t>
      </w:r>
      <w:proofErr w:type="gramEnd"/>
      <w:r w:rsidRPr="00D81639">
        <w:rPr>
          <w:rStyle w:val="StyleUnderline"/>
          <w:rFonts w:asciiTheme="minorHAnsi" w:hAnsiTheme="minorHAnsi" w:cstheme="minorHAnsi"/>
          <w:sz w:val="24"/>
          <w:highlight w:val="green"/>
        </w:rPr>
        <w:t xml:space="preserve"> </w:t>
      </w:r>
      <w:r w:rsidRPr="0076312A">
        <w:rPr>
          <w:rFonts w:asciiTheme="minorHAnsi" w:hAnsiTheme="minorHAnsi" w:cstheme="minorHAnsi"/>
          <w:color w:val="000000"/>
        </w:rPr>
        <w:t xml:space="preserve">Although Importing Poverty focuses on rural America, </w:t>
      </w:r>
      <w:proofErr w:type="gramStart"/>
      <w:r w:rsidRPr="0076312A">
        <w:rPr>
          <w:rFonts w:asciiTheme="minorHAnsi" w:hAnsiTheme="minorHAnsi" w:cstheme="minorHAnsi"/>
          <w:color w:val="000000"/>
        </w:rPr>
        <w:t>it’s</w:t>
      </w:r>
      <w:proofErr w:type="gramEnd"/>
      <w:r w:rsidRPr="0076312A">
        <w:rPr>
          <w:rFonts w:asciiTheme="minorHAnsi" w:hAnsiTheme="minorHAnsi" w:cstheme="minorHAnsi"/>
          <w:color w:val="000000"/>
        </w:rPr>
        <w:t xml:space="preserve"> lessons are relevant to other areas that rely on immigrant workers. The most basic of these is the importance of understanding </w:t>
      </w:r>
      <w:r w:rsidRPr="00D81639">
        <w:rPr>
          <w:rStyle w:val="StyleUnderline"/>
          <w:rFonts w:asciiTheme="minorHAnsi" w:hAnsiTheme="minorHAnsi" w:cstheme="minorHAnsi"/>
          <w:sz w:val="24"/>
          <w:highlight w:val="green"/>
        </w:rPr>
        <w:t>the strong self-reinforcing relationships between desperate foreign immigrants and employers seeking low-cost, easily controlled labor</w:t>
      </w:r>
      <w:r w:rsidRPr="0076312A">
        <w:rPr>
          <w:rStyle w:val="StyleUnderline"/>
          <w:rFonts w:asciiTheme="minorHAnsi" w:hAnsiTheme="minorHAnsi" w:cstheme="minorHAnsi"/>
          <w:sz w:val="24"/>
        </w:rPr>
        <w:t>.</w:t>
      </w:r>
      <w:r w:rsidRPr="0076312A">
        <w:rPr>
          <w:rFonts w:asciiTheme="minorHAnsi" w:hAnsiTheme="minorHAnsi" w:cstheme="minorHAnsi"/>
          <w:color w:val="000000"/>
        </w:rPr>
        <w:t xml:space="preserve"> This relationship </w:t>
      </w:r>
      <w:r w:rsidRPr="00D81639">
        <w:rPr>
          <w:rStyle w:val="StyleUnderline"/>
          <w:rFonts w:asciiTheme="minorHAnsi" w:hAnsiTheme="minorHAnsi" w:cstheme="minorHAnsi"/>
          <w:sz w:val="24"/>
          <w:highlight w:val="green"/>
        </w:rPr>
        <w:t>explains why many employers prefer guest workers to fully empowered legal immigrants, as well as why it is so difficult to test the market to determine the availability of domestic workers for the jobs filled by foreign workers. It is clear, moreover, that the employer’s preference is not restricted to low-wage farmworkers- it also applies to professional and technical workers under the H-IB and L-1 visas</w:t>
      </w:r>
      <w:r w:rsidRPr="0076312A">
        <w:rPr>
          <w:rStyle w:val="StyleUnderline"/>
          <w:rFonts w:asciiTheme="minorHAnsi" w:hAnsiTheme="minorHAnsi" w:cstheme="minorHAnsi"/>
          <w:sz w:val="24"/>
        </w:rPr>
        <w:t>.</w:t>
      </w:r>
      <w:r w:rsidRPr="0076312A">
        <w:rPr>
          <w:rFonts w:asciiTheme="minorHAnsi" w:hAnsiTheme="minorHAnsi" w:cstheme="minorHAnsi"/>
          <w:color w:val="000000"/>
        </w:rPr>
        <w:t xml:space="preserve"> Unlike many economics who ignore the dynamic institutional impacts of foreign worker programs, Martin understands the broader social and economic aspects of employing easily exploited foreign workers</w:t>
      </w:r>
    </w:p>
    <w:p w:rsidR="00AC20F8" w:rsidRDefault="00AC20F8" w:rsidP="00AC20F8">
      <w:pPr>
        <w:pStyle w:val="Heading3"/>
      </w:pPr>
      <w:r>
        <w:t>Link—Trade</w:t>
      </w:r>
    </w:p>
    <w:p w:rsidR="00AC20F8" w:rsidRPr="00594887" w:rsidRDefault="00AC20F8" w:rsidP="00AC20F8">
      <w:pPr>
        <w:pStyle w:val="Heading4"/>
      </w:pPr>
      <w:r>
        <w:t>Imperialist countries operate in a system of unequal exchange which is characterized by a trade of labor that tends to sway the rich imperialist country profiting at the expense of the poor post-colonist country’s labor despite the existence of free trade</w:t>
      </w:r>
    </w:p>
    <w:p w:rsidR="00AC20F8" w:rsidRDefault="00AC20F8" w:rsidP="00AC20F8">
      <w:pPr>
        <w:spacing w:after="0" w:line="240" w:lineRule="auto"/>
        <w:rPr>
          <w:rFonts w:asciiTheme="minorHAnsi" w:eastAsia="Times New Roman" w:hAnsiTheme="minorHAnsi" w:cstheme="minorHAnsi"/>
          <w:lang w:eastAsia="ja-JP"/>
        </w:rPr>
      </w:pPr>
      <w:r w:rsidRPr="00CE3BB7">
        <w:rPr>
          <w:rFonts w:asciiTheme="minorHAnsi" w:hAnsiTheme="minorHAnsi" w:cstheme="minorHAnsi"/>
          <w:b/>
          <w:color w:val="000000" w:themeColor="text1"/>
          <w:sz w:val="24"/>
          <w:szCs w:val="24"/>
        </w:rPr>
        <w:t>Foster &amp; Holleman 14 (</w:t>
      </w:r>
      <w:r w:rsidRPr="00E25155">
        <w:rPr>
          <w:rFonts w:asciiTheme="minorHAnsi" w:hAnsiTheme="minorHAnsi" w:cstheme="minorHAnsi"/>
          <w:color w:val="000000" w:themeColor="text1"/>
          <w:sz w:val="16"/>
          <w:szCs w:val="16"/>
        </w:rPr>
        <w:t xml:space="preserve">John, a professor of sociology at the </w:t>
      </w:r>
      <w:hyperlink r:id="rId19" w:tooltip="University of Oregon" w:history="1">
        <w:r w:rsidRPr="00E25155">
          <w:rPr>
            <w:rFonts w:asciiTheme="minorHAnsi" w:hAnsiTheme="minorHAnsi" w:cstheme="minorHAnsi"/>
            <w:color w:val="000000" w:themeColor="text1"/>
            <w:sz w:val="16"/>
            <w:szCs w:val="16"/>
          </w:rPr>
          <w:t>University of Oregon</w:t>
        </w:r>
      </w:hyperlink>
      <w:r w:rsidRPr="00E25155">
        <w:rPr>
          <w:rFonts w:asciiTheme="minorHAnsi" w:hAnsiTheme="minorHAnsi" w:cstheme="minorHAnsi"/>
          <w:color w:val="000000" w:themeColor="text1"/>
          <w:sz w:val="16"/>
          <w:szCs w:val="16"/>
        </w:rPr>
        <w:t xml:space="preserve"> and also editor of </w:t>
      </w:r>
      <w:hyperlink r:id="rId20" w:tooltip="Monthly Review" w:history="1">
        <w:r w:rsidRPr="00E25155">
          <w:rPr>
            <w:rFonts w:asciiTheme="minorHAnsi" w:hAnsiTheme="minorHAnsi" w:cstheme="minorHAnsi"/>
            <w:iCs/>
            <w:color w:val="000000" w:themeColor="text1"/>
            <w:sz w:val="16"/>
            <w:szCs w:val="16"/>
          </w:rPr>
          <w:t>Monthly Review</w:t>
        </w:r>
      </w:hyperlink>
      <w:r w:rsidRPr="00E25155">
        <w:rPr>
          <w:rFonts w:asciiTheme="minorHAnsi" w:hAnsiTheme="minorHAnsi" w:cstheme="minorHAnsi"/>
          <w:color w:val="000000" w:themeColor="text1"/>
          <w:sz w:val="16"/>
          <w:szCs w:val="16"/>
        </w:rPr>
        <w:t xml:space="preserve">. He writes about </w:t>
      </w:r>
      <w:hyperlink r:id="rId21" w:tooltip="Political economy" w:history="1">
        <w:r w:rsidRPr="00E25155">
          <w:rPr>
            <w:rFonts w:asciiTheme="minorHAnsi" w:hAnsiTheme="minorHAnsi" w:cstheme="minorHAnsi"/>
            <w:color w:val="000000" w:themeColor="text1"/>
            <w:sz w:val="16"/>
            <w:szCs w:val="16"/>
          </w:rPr>
          <w:t>political economy</w:t>
        </w:r>
      </w:hyperlink>
      <w:r w:rsidRPr="00E25155">
        <w:rPr>
          <w:rFonts w:asciiTheme="minorHAnsi" w:hAnsiTheme="minorHAnsi" w:cstheme="minorHAnsi"/>
          <w:color w:val="000000" w:themeColor="text1"/>
          <w:sz w:val="16"/>
          <w:szCs w:val="16"/>
        </w:rPr>
        <w:t xml:space="preserve"> of </w:t>
      </w:r>
      <w:hyperlink r:id="rId22" w:tooltip="Capitalism" w:history="1">
        <w:r w:rsidRPr="00E25155">
          <w:rPr>
            <w:rFonts w:asciiTheme="minorHAnsi" w:hAnsiTheme="minorHAnsi" w:cstheme="minorHAnsi"/>
            <w:color w:val="000000" w:themeColor="text1"/>
            <w:sz w:val="16"/>
            <w:szCs w:val="16"/>
          </w:rPr>
          <w:t>capitalism</w:t>
        </w:r>
      </w:hyperlink>
      <w:r w:rsidRPr="00E25155">
        <w:rPr>
          <w:rFonts w:asciiTheme="minorHAnsi" w:hAnsiTheme="minorHAnsi" w:cstheme="minorHAnsi"/>
          <w:color w:val="000000" w:themeColor="text1"/>
          <w:sz w:val="16"/>
          <w:szCs w:val="16"/>
        </w:rPr>
        <w:t xml:space="preserve"> and </w:t>
      </w:r>
      <w:hyperlink r:id="rId23" w:tooltip="Economic crisis" w:history="1">
        <w:r w:rsidRPr="00E25155">
          <w:rPr>
            <w:rFonts w:asciiTheme="minorHAnsi" w:hAnsiTheme="minorHAnsi" w:cstheme="minorHAnsi"/>
            <w:color w:val="000000" w:themeColor="text1"/>
            <w:sz w:val="16"/>
            <w:szCs w:val="16"/>
          </w:rPr>
          <w:t>economic</w:t>
        </w:r>
        <w:r w:rsidRPr="00E25155">
          <w:rPr>
            <w:rFonts w:asciiTheme="minorHAnsi" w:hAnsiTheme="minorHAnsi" w:cstheme="minorHAnsi"/>
            <w:color w:val="000000" w:themeColor="text1"/>
            <w:sz w:val="16"/>
            <w:szCs w:val="16"/>
            <w:u w:val="single"/>
          </w:rPr>
          <w:t xml:space="preserve"> </w:t>
        </w:r>
        <w:r w:rsidRPr="00E25155">
          <w:rPr>
            <w:rFonts w:asciiTheme="minorHAnsi" w:hAnsiTheme="minorHAnsi" w:cstheme="minorHAnsi"/>
            <w:color w:val="000000" w:themeColor="text1"/>
            <w:sz w:val="16"/>
            <w:szCs w:val="16"/>
          </w:rPr>
          <w:t>crisis</w:t>
        </w:r>
      </w:hyperlink>
      <w:r w:rsidRPr="00E25155">
        <w:rPr>
          <w:rFonts w:asciiTheme="minorHAnsi" w:hAnsiTheme="minorHAnsi" w:cstheme="minorHAnsi"/>
          <w:color w:val="000000" w:themeColor="text1"/>
          <w:sz w:val="16"/>
          <w:szCs w:val="16"/>
        </w:rPr>
        <w:t xml:space="preserve">, ecology and </w:t>
      </w:r>
      <w:hyperlink r:id="rId24" w:tooltip="Ecological crisis" w:history="1">
        <w:r w:rsidRPr="00E25155">
          <w:rPr>
            <w:rFonts w:asciiTheme="minorHAnsi" w:hAnsiTheme="minorHAnsi" w:cstheme="minorHAnsi"/>
            <w:color w:val="000000" w:themeColor="text1"/>
            <w:sz w:val="16"/>
            <w:szCs w:val="16"/>
          </w:rPr>
          <w:t>ecological crisis</w:t>
        </w:r>
      </w:hyperlink>
      <w:r w:rsidRPr="00E25155">
        <w:rPr>
          <w:rFonts w:asciiTheme="minorHAnsi" w:hAnsiTheme="minorHAnsi" w:cstheme="minorHAnsi"/>
          <w:color w:val="000000" w:themeColor="text1"/>
          <w:sz w:val="16"/>
          <w:szCs w:val="16"/>
        </w:rPr>
        <w:t xml:space="preserve">, and </w:t>
      </w:r>
      <w:hyperlink r:id="rId25" w:tooltip="Marxist theory" w:history="1">
        <w:r w:rsidRPr="00E25155">
          <w:rPr>
            <w:rFonts w:asciiTheme="minorHAnsi" w:hAnsiTheme="minorHAnsi" w:cstheme="minorHAnsi"/>
            <w:color w:val="000000" w:themeColor="text1"/>
            <w:sz w:val="16"/>
            <w:szCs w:val="16"/>
          </w:rPr>
          <w:t>Marxist theory</w:t>
        </w:r>
      </w:hyperlink>
      <w:r w:rsidRPr="00E25155">
        <w:rPr>
          <w:rFonts w:asciiTheme="minorHAnsi" w:hAnsiTheme="minorHAnsi" w:cstheme="minorHAnsi"/>
          <w:color w:val="000000" w:themeColor="text1"/>
          <w:sz w:val="16"/>
          <w:szCs w:val="16"/>
        </w:rPr>
        <w:t xml:space="preserve">, Hannah, </w:t>
      </w:r>
      <w:r w:rsidRPr="00E25155">
        <w:rPr>
          <w:rFonts w:asciiTheme="minorHAnsi" w:hAnsiTheme="minorHAnsi" w:cstheme="minorHAnsi"/>
          <w:sz w:val="16"/>
          <w:szCs w:val="16"/>
        </w:rPr>
        <w:t>She graduated from Oklahoma State with a B.A. in English and a B.S. in Sociology. She got her M.S. and Ph.D. in Sociology from the Univ. of Oregon, “</w:t>
      </w:r>
      <w:r w:rsidRPr="00E25155">
        <w:rPr>
          <w:rFonts w:asciiTheme="minorHAnsi" w:eastAsia="Times New Roman" w:hAnsiTheme="minorHAnsi" w:cstheme="minorHAnsi"/>
          <w:sz w:val="16"/>
          <w:szCs w:val="16"/>
          <w:lang w:eastAsia="ja-JP"/>
        </w:rPr>
        <w:t>The theory of unequal ecological exchange: a Marx-Odum d</w:t>
      </w:r>
      <w:r>
        <w:rPr>
          <w:rFonts w:asciiTheme="minorHAnsi" w:eastAsia="Times New Roman" w:hAnsiTheme="minorHAnsi" w:cstheme="minorHAnsi"/>
          <w:sz w:val="16"/>
          <w:szCs w:val="16"/>
          <w:lang w:eastAsia="ja-JP"/>
        </w:rPr>
        <w:t>ialectic”, Journal, p. 201-202</w:t>
      </w:r>
      <w:r w:rsidRPr="00E25155">
        <w:rPr>
          <w:rFonts w:asciiTheme="minorHAnsi" w:eastAsia="Times New Roman" w:hAnsiTheme="minorHAnsi" w:cstheme="minorHAnsi"/>
          <w:sz w:val="16"/>
          <w:szCs w:val="16"/>
          <w:lang w:eastAsia="ja-JP"/>
        </w:rPr>
        <w:t>, 3/12/14)</w:t>
      </w:r>
      <w:r w:rsidRPr="00E25155">
        <w:rPr>
          <w:rFonts w:asciiTheme="minorHAnsi" w:eastAsia="Times New Roman" w:hAnsiTheme="minorHAnsi" w:cstheme="minorHAnsi"/>
          <w:lang w:eastAsia="ja-JP"/>
        </w:rPr>
        <w:t xml:space="preserve"> //DC </w:t>
      </w:r>
    </w:p>
    <w:p w:rsidR="00AC20F8" w:rsidRPr="00E25155" w:rsidRDefault="00AC20F8" w:rsidP="00AC20F8">
      <w:pPr>
        <w:spacing w:after="0" w:line="240" w:lineRule="auto"/>
        <w:rPr>
          <w:rFonts w:asciiTheme="minorHAnsi" w:eastAsia="Times New Roman" w:hAnsiTheme="minorHAnsi" w:cstheme="minorHAnsi"/>
          <w:sz w:val="16"/>
          <w:szCs w:val="16"/>
          <w:lang w:eastAsia="ja-JP"/>
        </w:rPr>
      </w:pPr>
      <w:r w:rsidRPr="00565A9D">
        <w:rPr>
          <w:rFonts w:asciiTheme="minorHAnsi" w:eastAsia="Times New Roman" w:hAnsiTheme="minorHAnsi" w:cstheme="minorHAnsi"/>
          <w:u w:val="single"/>
          <w:lang w:eastAsia="ja-JP"/>
        </w:rPr>
        <w:t xml:space="preserve">Although our chief concern here is with </w:t>
      </w:r>
      <w:r w:rsidRPr="00D81639">
        <w:rPr>
          <w:rFonts w:asciiTheme="minorHAnsi" w:eastAsia="Times New Roman" w:hAnsiTheme="minorHAnsi" w:cstheme="minorHAnsi"/>
          <w:highlight w:val="green"/>
          <w:u w:val="single"/>
          <w:lang w:eastAsia="ja-JP"/>
        </w:rPr>
        <w:t>unequal ecological exchange</w:t>
      </w:r>
      <w:r w:rsidRPr="00565A9D">
        <w:rPr>
          <w:rFonts w:asciiTheme="minorHAnsi" w:eastAsia="Times New Roman" w:hAnsiTheme="minorHAnsi" w:cstheme="minorHAnsi"/>
          <w:u w:val="single"/>
          <w:lang w:eastAsia="ja-JP"/>
        </w:rPr>
        <w:t xml:space="preserve"> rather than </w:t>
      </w:r>
      <w:r w:rsidRPr="00D81639">
        <w:rPr>
          <w:rFonts w:asciiTheme="minorHAnsi" w:eastAsia="Times New Roman" w:hAnsiTheme="minorHAnsi" w:cstheme="minorHAnsi"/>
          <w:highlight w:val="green"/>
          <w:u w:val="single"/>
          <w:lang w:eastAsia="ja-JP"/>
        </w:rPr>
        <w:t>unequal economic exchange, the logical and historical relationship between the two is so intertwined</w:t>
      </w:r>
      <w:r w:rsidRPr="00E25155">
        <w:rPr>
          <w:rFonts w:asciiTheme="minorHAnsi" w:eastAsia="Times New Roman" w:hAnsiTheme="minorHAnsi" w:cstheme="minorHAnsi"/>
          <w:u w:val="single"/>
          <w:lang w:eastAsia="ja-JP"/>
        </w:rPr>
        <w:t xml:space="preserve"> </w:t>
      </w:r>
      <w:r w:rsidRPr="00565A9D">
        <w:rPr>
          <w:rFonts w:asciiTheme="minorHAnsi" w:eastAsia="Times New Roman" w:hAnsiTheme="minorHAnsi" w:cstheme="minorHAnsi"/>
          <w:u w:val="single"/>
          <w:lang w:eastAsia="ja-JP"/>
        </w:rPr>
        <w:t>as to necessitate a brief history of the latter</w:t>
      </w:r>
      <w:r w:rsidRPr="00565A9D">
        <w:rPr>
          <w:rFonts w:asciiTheme="minorHAnsi" w:eastAsia="Times New Roman" w:hAnsiTheme="minorHAnsi" w:cstheme="minorHAnsi"/>
          <w:lang w:eastAsia="ja-JP"/>
        </w:rPr>
        <w:t xml:space="preserve">. </w:t>
      </w:r>
      <w:r w:rsidRPr="00565A9D">
        <w:rPr>
          <w:rFonts w:asciiTheme="minorHAnsi" w:eastAsia="Times New Roman" w:hAnsiTheme="minorHAnsi" w:cstheme="minorHAnsi"/>
          <w:u w:val="single"/>
          <w:lang w:eastAsia="ja-JP"/>
        </w:rPr>
        <w:t>The issue of</w:t>
      </w:r>
      <w:r w:rsidRPr="00E25155">
        <w:rPr>
          <w:rFonts w:asciiTheme="minorHAnsi" w:eastAsia="Times New Roman" w:hAnsiTheme="minorHAnsi" w:cstheme="minorHAnsi"/>
          <w:u w:val="single"/>
          <w:lang w:eastAsia="ja-JP"/>
        </w:rPr>
        <w:t xml:space="preserve"> unequal economic exchange, par</w:t>
      </w:r>
      <w:r w:rsidRPr="00565A9D">
        <w:rPr>
          <w:rFonts w:asciiTheme="minorHAnsi" w:eastAsia="Times New Roman" w:hAnsiTheme="minorHAnsi" w:cstheme="minorHAnsi"/>
          <w:u w:val="single"/>
          <w:lang w:eastAsia="ja-JP"/>
        </w:rPr>
        <w:t>ticularly in international transactions, was a problem intrinsic to classical political</w:t>
      </w:r>
      <w:r w:rsidRPr="00E25155">
        <w:rPr>
          <w:rFonts w:asciiTheme="minorHAnsi" w:eastAsia="Times New Roman" w:hAnsiTheme="minorHAnsi" w:cstheme="minorHAnsi"/>
          <w:u w:val="single"/>
          <w:lang w:eastAsia="ja-JP"/>
        </w:rPr>
        <w:t xml:space="preserve"> </w:t>
      </w:r>
      <w:r w:rsidRPr="00565A9D">
        <w:rPr>
          <w:rFonts w:asciiTheme="minorHAnsi" w:eastAsia="Times New Roman" w:hAnsiTheme="minorHAnsi" w:cstheme="minorHAnsi"/>
          <w:u w:val="single"/>
          <w:lang w:eastAsia="ja-JP"/>
        </w:rPr>
        <w:t>economy.</w:t>
      </w:r>
      <w:r w:rsidRPr="00E25155">
        <w:rPr>
          <w:rFonts w:asciiTheme="minorHAnsi" w:eastAsia="Times New Roman" w:hAnsiTheme="minorHAnsi" w:cstheme="minorHAnsi"/>
          <w:lang w:eastAsia="ja-JP"/>
        </w:rPr>
        <w:t xml:space="preserve"> </w:t>
      </w:r>
      <w:r w:rsidRPr="00485316">
        <w:rPr>
          <w:rFonts w:asciiTheme="minorHAnsi" w:eastAsia="Times New Roman" w:hAnsiTheme="minorHAnsi" w:cstheme="minorHAnsi"/>
          <w:sz w:val="16"/>
          <w:szCs w:val="16"/>
          <w:lang w:eastAsia="ja-JP"/>
        </w:rPr>
        <w:t xml:space="preserve">4 Most of the major contributors to classical political economy – Smith, Ricardo, J.S. Mill and Marx – wrote extensively on colonialism and the question of the pillage during the mercantilist era of what is now known as the third world (Winch 1965). For liberal political economists, such as Smith </w:t>
      </w:r>
      <w:proofErr w:type="gramStart"/>
      <w:r w:rsidRPr="00485316">
        <w:rPr>
          <w:rFonts w:asciiTheme="minorHAnsi" w:eastAsia="Times New Roman" w:hAnsiTheme="minorHAnsi" w:cstheme="minorHAnsi"/>
          <w:sz w:val="16"/>
          <w:szCs w:val="16"/>
          <w:lang w:eastAsia="ja-JP"/>
        </w:rPr>
        <w:t>( [</w:t>
      </w:r>
      <w:proofErr w:type="gramEnd"/>
      <w:r w:rsidRPr="00485316">
        <w:rPr>
          <w:rFonts w:asciiTheme="minorHAnsi" w:eastAsia="Times New Roman" w:hAnsiTheme="minorHAnsi" w:cstheme="minorHAnsi"/>
          <w:sz w:val="16"/>
          <w:szCs w:val="16"/>
          <w:lang w:eastAsia="ja-JP"/>
        </w:rPr>
        <w:t>1776] 1937 ), Ricardo ( [1817] 1951 ) and Mill ( [1829 – 30] 1877 ), criticism of colonial practices was part of a general theoretical defense of free trade</w:t>
      </w:r>
      <w:r w:rsidRPr="00565A9D">
        <w:rPr>
          <w:rFonts w:asciiTheme="minorHAnsi" w:eastAsia="Times New Roman" w:hAnsiTheme="minorHAnsi" w:cstheme="minorHAnsi"/>
          <w:lang w:eastAsia="ja-JP"/>
        </w:rPr>
        <w:t>.</w:t>
      </w:r>
      <w:r w:rsidRPr="00E25155">
        <w:rPr>
          <w:rFonts w:asciiTheme="minorHAnsi" w:eastAsia="Times New Roman" w:hAnsiTheme="minorHAnsi" w:cstheme="minorHAnsi"/>
          <w:lang w:eastAsia="ja-JP"/>
        </w:rPr>
        <w:t xml:space="preserve"> </w:t>
      </w:r>
      <w:r w:rsidRPr="00D81639">
        <w:rPr>
          <w:rFonts w:asciiTheme="minorHAnsi" w:eastAsia="Times New Roman" w:hAnsiTheme="minorHAnsi" w:cstheme="minorHAnsi"/>
          <w:highlight w:val="green"/>
          <w:u w:val="single"/>
          <w:lang w:eastAsia="ja-JP"/>
        </w:rPr>
        <w:t>The theory of unequal exchange</w:t>
      </w:r>
      <w:r w:rsidRPr="00565A9D">
        <w:rPr>
          <w:rFonts w:asciiTheme="minorHAnsi" w:eastAsia="Times New Roman" w:hAnsiTheme="minorHAnsi" w:cstheme="minorHAnsi"/>
          <w:u w:val="single"/>
          <w:lang w:eastAsia="ja-JP"/>
        </w:rPr>
        <w:t xml:space="preserve"> itself arose, ironically, out of the Ricardian theory of</w:t>
      </w:r>
      <w:r w:rsidRPr="00E25155">
        <w:rPr>
          <w:rFonts w:asciiTheme="minorHAnsi" w:eastAsia="Times New Roman" w:hAnsiTheme="minorHAnsi" w:cstheme="minorHAnsi"/>
          <w:u w:val="single"/>
          <w:lang w:eastAsia="ja-JP"/>
        </w:rPr>
        <w:t xml:space="preserve"> </w:t>
      </w:r>
      <w:r w:rsidRPr="00565A9D">
        <w:rPr>
          <w:rFonts w:asciiTheme="minorHAnsi" w:eastAsia="Times New Roman" w:hAnsiTheme="minorHAnsi" w:cstheme="minorHAnsi"/>
          <w:u w:val="single"/>
          <w:lang w:eastAsia="ja-JP"/>
        </w:rPr>
        <w:t>international trade</w:t>
      </w:r>
      <w:r w:rsidRPr="00565A9D">
        <w:rPr>
          <w:rFonts w:asciiTheme="minorHAnsi" w:eastAsia="Times New Roman" w:hAnsiTheme="minorHAnsi" w:cstheme="minorHAnsi"/>
          <w:lang w:eastAsia="ja-JP"/>
        </w:rPr>
        <w:t xml:space="preserve"> </w:t>
      </w:r>
      <w:r w:rsidRPr="00565A9D">
        <w:rPr>
          <w:rFonts w:asciiTheme="minorHAnsi" w:eastAsia="Times New Roman" w:hAnsiTheme="minorHAnsi" w:cstheme="minorHAnsi"/>
          <w:sz w:val="16"/>
          <w:szCs w:val="16"/>
          <w:lang w:eastAsia="ja-JP"/>
        </w:rPr>
        <w:t>(</w:t>
      </w:r>
      <w:r w:rsidRPr="000367CF">
        <w:rPr>
          <w:rFonts w:asciiTheme="minorHAnsi" w:eastAsia="Times New Roman" w:hAnsiTheme="minorHAnsi" w:cstheme="minorHAnsi"/>
          <w:sz w:val="16"/>
          <w:szCs w:val="16"/>
          <w:lang w:eastAsia="ja-JP"/>
        </w:rPr>
        <w:t xml:space="preserve">Ricardo [1817] 1951, 128 – 49). Ricardo’s famous theory of comparative advantages in international exchange relations was originally illustrated using a two-production sector, two-country model – wine and cloth in Portugal and England. Portugal, in Ricardo’s example, produced both wine and cloth more efficiently, i.e. with less total labor time than England, and thus had an absolute advantage over England in the production of both commodities. Nevertheless, Portugal had a comparative advantage in making wine over cloth, since it was most efficient in producing the former, while England had a comparative advantage in producing cloth over wine. Under these circumstances, both countries would be best off, he demonstrated, if they each specialized in trading that product in which they were relatively most efficient – in Portugal’s case wine, in </w:t>
      </w:r>
      <w:proofErr w:type="gramStart"/>
      <w:r w:rsidRPr="000367CF">
        <w:rPr>
          <w:rFonts w:asciiTheme="minorHAnsi" w:eastAsia="Times New Roman" w:hAnsiTheme="minorHAnsi" w:cstheme="minorHAnsi"/>
          <w:sz w:val="16"/>
          <w:szCs w:val="16"/>
          <w:lang w:eastAsia="ja-JP"/>
        </w:rPr>
        <w:t>England ’s</w:t>
      </w:r>
      <w:proofErr w:type="gramEnd"/>
      <w:r w:rsidRPr="000367CF">
        <w:rPr>
          <w:rFonts w:asciiTheme="minorHAnsi" w:eastAsia="Times New Roman" w:hAnsiTheme="minorHAnsi" w:cstheme="minorHAnsi"/>
          <w:sz w:val="16"/>
          <w:szCs w:val="16"/>
          <w:lang w:eastAsia="ja-JP"/>
        </w:rPr>
        <w:t xml:space="preserve"> cloth. The result would be to provide the maximum bene fi t in terms of the total use values produced (cloth and wine) for both countries (see Hunt and Lautzen- heiser 2011, 119 – 20). This theory still remains the basis of mainstream international trade theory, repeated in every introductory economics textbook. </w:t>
      </w:r>
      <w:r w:rsidRPr="000367CF">
        <w:rPr>
          <w:rFonts w:asciiTheme="minorHAnsi" w:hAnsiTheme="minorHAnsi" w:cstheme="minorHAnsi"/>
          <w:sz w:val="16"/>
          <w:szCs w:val="16"/>
        </w:rPr>
        <w:t xml:space="preserve">In presenting his theory of comparative advantages and international trade, Ricardo inverted his usual economic standpoint, developing an argument that was based not on value generated in production and the formation of prices of production, but rather on supply and demand. Rooting his argument in the then-realistic assumption of the inter- national immobility of capital and labor, Ricardo saw trade in the international realm as dictating to production rather than the other way around (Amin 1977a , 184). This inversion of the argument of classical economics diverted attention from the fact, well recognized by Ricardo </w:t>
      </w:r>
      <w:proofErr w:type="gramStart"/>
      <w:r w:rsidRPr="000367CF">
        <w:rPr>
          <w:rFonts w:asciiTheme="minorHAnsi" w:hAnsiTheme="minorHAnsi" w:cstheme="minorHAnsi"/>
          <w:sz w:val="16"/>
          <w:szCs w:val="16"/>
        </w:rPr>
        <w:t>( [</w:t>
      </w:r>
      <w:proofErr w:type="gramEnd"/>
      <w:r w:rsidRPr="000367CF">
        <w:rPr>
          <w:rFonts w:asciiTheme="minorHAnsi" w:hAnsiTheme="minorHAnsi" w:cstheme="minorHAnsi"/>
          <w:sz w:val="16"/>
          <w:szCs w:val="16"/>
        </w:rPr>
        <w:t xml:space="preserve">1817] 1951 , 135 – 6), Mill ( [1829 – 30] 1877 , 2) and Marx ( [1861 – 63] 1971 , 105 – 6), that the reality behind the Ricardian comparative advantage theory was one of unequal exchange (associated with differing productivities and labor intensities in different countries). Hence, </w:t>
      </w:r>
      <w:r w:rsidRPr="003057AE">
        <w:rPr>
          <w:rFonts w:asciiTheme="minorHAnsi" w:hAnsiTheme="minorHAnsi" w:cstheme="minorHAnsi"/>
          <w:u w:val="single"/>
        </w:rPr>
        <w:t>Ricardo</w:t>
      </w:r>
      <w:r w:rsidRPr="00E25155">
        <w:rPr>
          <w:rFonts w:asciiTheme="minorHAnsi" w:hAnsiTheme="minorHAnsi" w:cstheme="minorHAnsi"/>
        </w:rPr>
        <w:t xml:space="preserve"> </w:t>
      </w:r>
      <w:r w:rsidRPr="00FE6795">
        <w:rPr>
          <w:rFonts w:asciiTheme="minorHAnsi" w:hAnsiTheme="minorHAnsi" w:cstheme="minorHAnsi"/>
          <w:sz w:val="16"/>
          <w:szCs w:val="16"/>
        </w:rPr>
        <w:t>( [1817] 1951 , 135 – 6)</w:t>
      </w:r>
      <w:r w:rsidRPr="00E25155">
        <w:rPr>
          <w:rFonts w:asciiTheme="minorHAnsi" w:hAnsiTheme="minorHAnsi" w:cstheme="minorHAnsi"/>
        </w:rPr>
        <w:t xml:space="preserve"> </w:t>
      </w:r>
      <w:r w:rsidRPr="003057AE">
        <w:rPr>
          <w:rFonts w:asciiTheme="minorHAnsi" w:hAnsiTheme="minorHAnsi" w:cstheme="minorHAnsi"/>
          <w:u w:val="single"/>
        </w:rPr>
        <w:t xml:space="preserve">himself acknowledged as part of his theory </w:t>
      </w:r>
      <w:r w:rsidRPr="00D81639">
        <w:rPr>
          <w:rFonts w:asciiTheme="minorHAnsi" w:hAnsiTheme="minorHAnsi" w:cstheme="minorHAnsi"/>
          <w:highlight w:val="green"/>
          <w:u w:val="single"/>
        </w:rPr>
        <w:t>that trade would result in one country receiving less labor for more, while the other country would be gaining more labor for less, reflecting</w:t>
      </w:r>
      <w:r w:rsidRPr="003057AE">
        <w:rPr>
          <w:rFonts w:asciiTheme="minorHAnsi" w:hAnsiTheme="minorHAnsi" w:cstheme="minorHAnsi"/>
          <w:u w:val="single"/>
        </w:rPr>
        <w:t xml:space="preserve"> the </w:t>
      </w:r>
      <w:r w:rsidRPr="00D81639">
        <w:rPr>
          <w:rFonts w:asciiTheme="minorHAnsi" w:hAnsiTheme="minorHAnsi" w:cstheme="minorHAnsi"/>
          <w:highlight w:val="green"/>
          <w:u w:val="single"/>
        </w:rPr>
        <w:t>greater intensity and productivity of labor in one country as opposed to the other.</w:t>
      </w:r>
      <w:r w:rsidRPr="00E25155">
        <w:rPr>
          <w:rFonts w:asciiTheme="minorHAnsi" w:hAnsiTheme="minorHAnsi" w:cstheme="minorHAnsi"/>
        </w:rPr>
        <w:t xml:space="preserve"> </w:t>
      </w:r>
      <w:r w:rsidRPr="003057AE">
        <w:rPr>
          <w:rFonts w:asciiTheme="minorHAnsi" w:hAnsiTheme="minorHAnsi" w:cstheme="minorHAnsi"/>
          <w:sz w:val="16"/>
          <w:szCs w:val="16"/>
        </w:rPr>
        <w:t>‘ All that this theory [the Ricardian theory of comparative advantages in international trade] allows us to state ’ ,Amin( 1976 , 134 – 5) sums up, ‘ is that, at a given moment,</w:t>
      </w:r>
      <w:r w:rsidRPr="00E25155">
        <w:rPr>
          <w:rFonts w:asciiTheme="minorHAnsi" w:hAnsiTheme="minorHAnsi" w:cstheme="minorHAnsi"/>
        </w:rPr>
        <w:t xml:space="preserve"> </w:t>
      </w:r>
      <w:r w:rsidRPr="003057AE">
        <w:rPr>
          <w:rFonts w:asciiTheme="minorHAnsi" w:hAnsiTheme="minorHAnsi" w:cstheme="minorHAnsi"/>
          <w:u w:val="single"/>
        </w:rPr>
        <w:t xml:space="preserve">the </w:t>
      </w:r>
      <w:r w:rsidRPr="00D81639">
        <w:rPr>
          <w:rFonts w:asciiTheme="minorHAnsi" w:hAnsiTheme="minorHAnsi" w:cstheme="minorHAnsi"/>
          <w:highlight w:val="green"/>
          <w:u w:val="single"/>
        </w:rPr>
        <w:t>distribution of levels of productivity</w:t>
      </w:r>
      <w:r w:rsidRPr="003057AE">
        <w:rPr>
          <w:rFonts w:asciiTheme="minorHAnsi" w:hAnsiTheme="minorHAnsi" w:cstheme="minorHAnsi"/>
          <w:u w:val="single"/>
        </w:rPr>
        <w:t xml:space="preserve"> being what it is, it </w:t>
      </w:r>
      <w:r w:rsidRPr="00D81639">
        <w:rPr>
          <w:rFonts w:asciiTheme="minorHAnsi" w:hAnsiTheme="minorHAnsi" w:cstheme="minorHAnsi"/>
          <w:highlight w:val="green"/>
          <w:u w:val="single"/>
        </w:rPr>
        <w:t>is to the interest of the two countries to effect an exchange, even though it is unequal</w:t>
      </w:r>
      <w:r w:rsidRPr="003057AE">
        <w:rPr>
          <w:rFonts w:asciiTheme="minorHAnsi" w:hAnsiTheme="minorHAnsi" w:cstheme="minorHAnsi"/>
          <w:u w:val="single"/>
        </w:rPr>
        <w:t xml:space="preserve"> </w:t>
      </w:r>
      <w:r w:rsidRPr="003057AE">
        <w:rPr>
          <w:rFonts w:asciiTheme="minorHAnsi" w:hAnsiTheme="minorHAnsi" w:cstheme="minorHAnsi"/>
          <w:sz w:val="16"/>
          <w:szCs w:val="16"/>
        </w:rPr>
        <w:t>’ . For Marx – although he did not write his planned volume on the world economy and crises (see Rosdolsky 1977, 12, Lebowitz 1992), and did not develop his ideas fully on the subject – the reality of unequal economic exchange was obviously of great importance. ‘Even according to Ricardo’s theory’, Marx ([1861 – 63] 1971, 105 – 6) noted,</w:t>
      </w:r>
      <w:r w:rsidRPr="00E25155">
        <w:rPr>
          <w:rFonts w:asciiTheme="minorHAnsi" w:hAnsiTheme="minorHAnsi" w:cstheme="minorHAnsi"/>
        </w:rPr>
        <w:t xml:space="preserve"> </w:t>
      </w:r>
      <w:r w:rsidRPr="003057AE">
        <w:rPr>
          <w:rFonts w:asciiTheme="minorHAnsi" w:hAnsiTheme="minorHAnsi" w:cstheme="minorHAnsi"/>
          <w:u w:val="single"/>
        </w:rPr>
        <w:t xml:space="preserve">‘three days </w:t>
      </w:r>
      <w:r w:rsidRPr="003057AE">
        <w:rPr>
          <w:rFonts w:asciiTheme="minorHAnsi" w:eastAsia="Times New Roman" w:hAnsiTheme="minorHAnsi" w:cstheme="minorHAnsi"/>
          <w:u w:val="single"/>
          <w:lang w:eastAsia="ja-JP"/>
        </w:rPr>
        <w:t xml:space="preserve">abour of one country can be exchanged against one of another country </w:t>
      </w:r>
      <w:proofErr w:type="gramStart"/>
      <w:r w:rsidRPr="003057AE">
        <w:rPr>
          <w:rFonts w:asciiTheme="minorHAnsi" w:eastAsia="Times New Roman" w:hAnsiTheme="minorHAnsi" w:cstheme="minorHAnsi"/>
          <w:u w:val="single"/>
          <w:lang w:eastAsia="ja-JP"/>
        </w:rPr>
        <w:t>... .</w:t>
      </w:r>
      <w:proofErr w:type="gramEnd"/>
      <w:r w:rsidRPr="003057AE">
        <w:rPr>
          <w:rFonts w:asciiTheme="minorHAnsi" w:eastAsia="Times New Roman" w:hAnsiTheme="minorHAnsi" w:cstheme="minorHAnsi"/>
          <w:u w:val="single"/>
          <w:lang w:eastAsia="ja-JP"/>
        </w:rPr>
        <w:t xml:space="preserve"> </w:t>
      </w:r>
      <w:r w:rsidRPr="00D81639">
        <w:rPr>
          <w:rFonts w:asciiTheme="minorHAnsi" w:eastAsia="Times New Roman" w:hAnsiTheme="minorHAnsi" w:cstheme="minorHAnsi"/>
          <w:highlight w:val="green"/>
          <w:u w:val="single"/>
          <w:lang w:eastAsia="ja-JP"/>
        </w:rPr>
        <w:t>In this case, the richer country exploits the poorer one, even where the latter gains by the exchange,</w:t>
      </w:r>
      <w:r w:rsidRPr="00E25155">
        <w:rPr>
          <w:rFonts w:asciiTheme="minorHAnsi" w:eastAsia="Times New Roman" w:hAnsiTheme="minorHAnsi" w:cstheme="minorHAnsi"/>
          <w:lang w:eastAsia="ja-JP"/>
        </w:rPr>
        <w:t xml:space="preserve"> </w:t>
      </w:r>
      <w:r w:rsidRPr="005744ED">
        <w:rPr>
          <w:rFonts w:asciiTheme="minorHAnsi" w:eastAsia="Times New Roman" w:hAnsiTheme="minorHAnsi" w:cstheme="minorHAnsi"/>
          <w:sz w:val="16"/>
          <w:szCs w:val="16"/>
          <w:lang w:eastAsia="ja-JP"/>
        </w:rPr>
        <w:t xml:space="preserve">as John Stuart Mill explains in his </w:t>
      </w:r>
      <w:proofErr w:type="gramStart"/>
      <w:r w:rsidRPr="005744ED">
        <w:rPr>
          <w:rFonts w:asciiTheme="minorHAnsi" w:eastAsia="Times New Roman" w:hAnsiTheme="minorHAnsi" w:cstheme="minorHAnsi"/>
          <w:sz w:val="16"/>
          <w:szCs w:val="16"/>
          <w:lang w:eastAsia="ja-JP"/>
        </w:rPr>
        <w:t>Some</w:t>
      </w:r>
      <w:proofErr w:type="gramEnd"/>
      <w:r w:rsidRPr="005744ED">
        <w:rPr>
          <w:rFonts w:asciiTheme="minorHAnsi" w:eastAsia="Times New Roman" w:hAnsiTheme="minorHAnsi" w:cstheme="minorHAnsi"/>
          <w:sz w:val="16"/>
          <w:szCs w:val="16"/>
          <w:lang w:eastAsia="ja-JP"/>
        </w:rPr>
        <w:t xml:space="preserve"> unsettled questions. ’ In international trade, Marx ( [1863 – 65] 1981 , 345) observed in Capital ,</w:t>
      </w:r>
      <w:r w:rsidRPr="00E25155">
        <w:rPr>
          <w:rFonts w:asciiTheme="minorHAnsi" w:eastAsia="Times New Roman" w:hAnsiTheme="minorHAnsi" w:cstheme="minorHAnsi"/>
          <w:lang w:eastAsia="ja-JP"/>
        </w:rPr>
        <w:t xml:space="preserve"> </w:t>
      </w:r>
      <w:r>
        <w:rPr>
          <w:rFonts w:asciiTheme="minorHAnsi" w:eastAsia="Times New Roman" w:hAnsiTheme="minorHAnsi" w:cstheme="minorHAnsi"/>
          <w:u w:val="single"/>
          <w:lang w:eastAsia="ja-JP"/>
        </w:rPr>
        <w:t>‘</w:t>
      </w:r>
      <w:r w:rsidRPr="001C6A73">
        <w:rPr>
          <w:rFonts w:asciiTheme="minorHAnsi" w:eastAsia="Times New Roman" w:hAnsiTheme="minorHAnsi" w:cstheme="minorHAnsi"/>
          <w:u w:val="single"/>
          <w:lang w:eastAsia="ja-JP"/>
        </w:rPr>
        <w:t>the privileged country receives more labour in exchange f</w:t>
      </w:r>
      <w:r>
        <w:rPr>
          <w:rFonts w:asciiTheme="minorHAnsi" w:eastAsia="Times New Roman" w:hAnsiTheme="minorHAnsi" w:cstheme="minorHAnsi"/>
          <w:u w:val="single"/>
          <w:lang w:eastAsia="ja-JP"/>
        </w:rPr>
        <w:t xml:space="preserve">or less’, </w:t>
      </w:r>
      <w:r w:rsidRPr="00D81639">
        <w:rPr>
          <w:rFonts w:asciiTheme="minorHAnsi" w:eastAsia="Times New Roman" w:hAnsiTheme="minorHAnsi" w:cstheme="minorHAnsi"/>
          <w:highlight w:val="green"/>
          <w:u w:val="single"/>
          <w:lang w:eastAsia="ja-JP"/>
        </w:rPr>
        <w:t>thereby obtaining ‘surplus profit’ , while, inversely, the poorer country ‘ gives more objectified labour in kind than it receives’</w:t>
      </w:r>
      <w:r w:rsidRPr="005744ED">
        <w:rPr>
          <w:rFonts w:asciiTheme="minorHAnsi" w:eastAsia="Times New Roman" w:hAnsiTheme="minorHAnsi" w:cstheme="minorHAnsi"/>
          <w:u w:val="single"/>
          <w:lang w:eastAsia="ja-JP"/>
        </w:rPr>
        <w:t xml:space="preserve">. </w:t>
      </w:r>
      <w:r w:rsidRPr="00381373">
        <w:rPr>
          <w:rFonts w:asciiTheme="minorHAnsi" w:eastAsia="Times New Roman" w:hAnsiTheme="minorHAnsi" w:cstheme="minorHAnsi"/>
          <w:sz w:val="16"/>
          <w:szCs w:val="16"/>
          <w:lang w:eastAsia="ja-JP"/>
        </w:rPr>
        <w:t xml:space="preserve">Likewise: ‘Two nations may exchange according to the law of profit in such a way that both gain, but one is always defrauded </w:t>
      </w:r>
      <w:proofErr w:type="gramStart"/>
      <w:r w:rsidRPr="00381373">
        <w:rPr>
          <w:rFonts w:asciiTheme="minorHAnsi" w:eastAsia="Times New Roman" w:hAnsiTheme="minorHAnsi" w:cstheme="minorHAnsi"/>
          <w:sz w:val="16"/>
          <w:szCs w:val="16"/>
          <w:lang w:eastAsia="ja-JP"/>
        </w:rPr>
        <w:t>... .</w:t>
      </w:r>
      <w:proofErr w:type="gramEnd"/>
      <w:r w:rsidRPr="005744ED">
        <w:rPr>
          <w:rFonts w:asciiTheme="minorHAnsi" w:eastAsia="Times New Roman" w:hAnsiTheme="minorHAnsi" w:cstheme="minorHAnsi"/>
          <w:sz w:val="16"/>
          <w:szCs w:val="16"/>
          <w:lang w:eastAsia="ja-JP"/>
        </w:rPr>
        <w:t xml:space="preserve"> </w:t>
      </w:r>
      <w:proofErr w:type="gramStart"/>
      <w:r w:rsidRPr="00D81639">
        <w:rPr>
          <w:rFonts w:asciiTheme="minorHAnsi" w:eastAsia="Times New Roman" w:hAnsiTheme="minorHAnsi" w:cstheme="minorHAnsi"/>
          <w:highlight w:val="green"/>
          <w:u w:val="single"/>
          <w:lang w:eastAsia="ja-JP"/>
        </w:rPr>
        <w:t>One of the nations may continually appropriate for itself a part of the surplus labour of the other, giving back nothing for it in the exchange’</w:t>
      </w:r>
      <w:r w:rsidRPr="005744ED">
        <w:rPr>
          <w:rFonts w:asciiTheme="minorHAnsi" w:eastAsia="Times New Roman" w:hAnsiTheme="minorHAnsi" w:cstheme="minorHAnsi"/>
          <w:sz w:val="16"/>
          <w:szCs w:val="16"/>
          <w:lang w:eastAsia="ja-JP"/>
        </w:rPr>
        <w:t xml:space="preserve"> (Marx [1857 – 58] 1973, 872).</w:t>
      </w:r>
      <w:proofErr w:type="gramEnd"/>
      <w:r w:rsidRPr="005744ED">
        <w:rPr>
          <w:rFonts w:asciiTheme="minorHAnsi" w:eastAsia="Times New Roman" w:hAnsiTheme="minorHAnsi" w:cstheme="minorHAnsi"/>
          <w:sz w:val="16"/>
          <w:szCs w:val="16"/>
          <w:lang w:eastAsia="ja-JP"/>
        </w:rPr>
        <w:t xml:space="preserve"> Related to this was the fact that ‘the profitrate is generally higher there [in the periphery] on account of the lower degree of development, and so too is the exploitation of labour, through the use of slaves and coolies, etc.’ (Marx ([1863 – 65] 1981, 345). Cheaper imports could thus raise the rate of profit in the metropolitan countries by reducing the costs of subsistence or of constant capital.</w:t>
      </w:r>
      <w:r w:rsidRPr="00E25155">
        <w:rPr>
          <w:rFonts w:asciiTheme="minorHAnsi" w:eastAsia="Times New Roman" w:hAnsiTheme="minorHAnsi" w:cstheme="minorHAnsi"/>
          <w:lang w:eastAsia="ja-JP"/>
        </w:rPr>
        <w:t xml:space="preserve"> </w:t>
      </w:r>
      <w:r w:rsidRPr="005744ED">
        <w:rPr>
          <w:rFonts w:asciiTheme="minorHAnsi" w:eastAsia="Times New Roman" w:hAnsiTheme="minorHAnsi" w:cstheme="minorHAnsi"/>
          <w:u w:val="single"/>
          <w:lang w:eastAsia="ja-JP"/>
        </w:rPr>
        <w:t xml:space="preserve">It was </w:t>
      </w:r>
      <w:r w:rsidRPr="00D81639">
        <w:rPr>
          <w:rFonts w:asciiTheme="minorHAnsi" w:eastAsia="Times New Roman" w:hAnsiTheme="minorHAnsi" w:cstheme="minorHAnsi"/>
          <w:highlight w:val="green"/>
          <w:u w:val="single"/>
          <w:lang w:eastAsia="ja-JP"/>
        </w:rPr>
        <w:t>therefore</w:t>
      </w:r>
      <w:r w:rsidRPr="005744ED">
        <w:rPr>
          <w:rFonts w:asciiTheme="minorHAnsi" w:eastAsia="Times New Roman" w:hAnsiTheme="minorHAnsi" w:cstheme="minorHAnsi"/>
          <w:u w:val="single"/>
          <w:lang w:eastAsia="ja-JP"/>
        </w:rPr>
        <w:t xml:space="preserve"> possible to see ‘ how </w:t>
      </w:r>
      <w:r w:rsidRPr="00D81639">
        <w:rPr>
          <w:rFonts w:asciiTheme="minorHAnsi" w:eastAsia="Times New Roman" w:hAnsiTheme="minorHAnsi" w:cstheme="minorHAnsi"/>
          <w:highlight w:val="green"/>
          <w:u w:val="single"/>
          <w:lang w:eastAsia="ja-JP"/>
        </w:rPr>
        <w:t>one nation can grow rich at the expense of another ’</w:t>
      </w:r>
      <w:r w:rsidRPr="005744ED">
        <w:rPr>
          <w:rFonts w:asciiTheme="minorHAnsi" w:eastAsia="Times New Roman" w:hAnsiTheme="minorHAnsi" w:cstheme="minorHAnsi"/>
          <w:u w:val="single"/>
          <w:lang w:eastAsia="ja-JP"/>
        </w:rPr>
        <w:t xml:space="preserve"> </w:t>
      </w:r>
      <w:r w:rsidRPr="00D81639">
        <w:rPr>
          <w:rFonts w:asciiTheme="minorHAnsi" w:eastAsia="Times New Roman" w:hAnsiTheme="minorHAnsi" w:cstheme="minorHAnsi"/>
          <w:highlight w:val="green"/>
          <w:u w:val="single"/>
          <w:lang w:eastAsia="ja-JP"/>
        </w:rPr>
        <w:t>even under conditions of free trade</w:t>
      </w:r>
      <w:r w:rsidRPr="005744ED">
        <w:rPr>
          <w:rFonts w:asciiTheme="minorHAnsi" w:eastAsia="Times New Roman" w:hAnsiTheme="minorHAnsi" w:cstheme="minorHAnsi"/>
          <w:u w:val="single"/>
          <w:lang w:eastAsia="ja-JP"/>
        </w:rPr>
        <w:t xml:space="preserve">, and the more so where monopolies and colonial relations apply </w:t>
      </w:r>
      <w:r w:rsidRPr="00E25155">
        <w:rPr>
          <w:rFonts w:asciiTheme="minorHAnsi" w:eastAsia="Times New Roman" w:hAnsiTheme="minorHAnsi" w:cstheme="minorHAnsi"/>
          <w:sz w:val="16"/>
          <w:szCs w:val="16"/>
          <w:lang w:eastAsia="ja-JP"/>
        </w:rPr>
        <w:t>(Marx</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[1848] 1963a</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 223;</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see also Dobb</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1945</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 226</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7, Rosdolsky</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1977</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 307</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w:t>
      </w:r>
      <w:r w:rsidRPr="00FE6795">
        <w:rPr>
          <w:rFonts w:asciiTheme="minorHAnsi" w:eastAsia="Times New Roman" w:hAnsiTheme="minorHAnsi" w:cstheme="minorHAnsi"/>
          <w:sz w:val="16"/>
          <w:szCs w:val="16"/>
          <w:lang w:eastAsia="ja-JP"/>
        </w:rPr>
        <w:t xml:space="preserve"> </w:t>
      </w:r>
      <w:r w:rsidRPr="00E25155">
        <w:rPr>
          <w:rFonts w:asciiTheme="minorHAnsi" w:eastAsia="Times New Roman" w:hAnsiTheme="minorHAnsi" w:cstheme="minorHAnsi"/>
          <w:sz w:val="16"/>
          <w:szCs w:val="16"/>
          <w:lang w:eastAsia="ja-JP"/>
        </w:rPr>
        <w:t>2).</w:t>
      </w:r>
    </w:p>
    <w:p w:rsidR="004C250C" w:rsidRDefault="004C250C" w:rsidP="004C250C">
      <w:pPr>
        <w:pStyle w:val="Heading3"/>
      </w:pPr>
      <w:r>
        <w:t>Link—Visas</w:t>
      </w:r>
    </w:p>
    <w:p w:rsidR="004C250C" w:rsidRPr="00530F92" w:rsidRDefault="004C250C" w:rsidP="004C250C">
      <w:pPr>
        <w:pStyle w:val="Heading4"/>
      </w:pPr>
      <w:r>
        <w:t xml:space="preserve">Increasing Visa Quotas is a means of poaching human capital to maintain lower costs of production from other nations, a practice rooted in global capitalist logic to maximize surplus value justifying further wage </w:t>
      </w:r>
      <w:r w:rsidRPr="008D2E1C">
        <w:t xml:space="preserve">estrangement </w:t>
      </w:r>
      <w:r>
        <w:t>of non-citizen workers and the neglect of domestic labourers and occupational advancement of marginalized citizens</w:t>
      </w:r>
    </w:p>
    <w:p w:rsidR="004C250C" w:rsidRPr="00241994" w:rsidRDefault="004C250C" w:rsidP="004C250C">
      <w:proofErr w:type="gramStart"/>
      <w:r w:rsidRPr="00241994">
        <w:rPr>
          <w:rStyle w:val="Style13ptBold"/>
        </w:rPr>
        <w:t>Baptiste, 14</w:t>
      </w:r>
      <w:r>
        <w:t>.</w:t>
      </w:r>
      <w:proofErr w:type="gramEnd"/>
      <w:r>
        <w:t xml:space="preserve"> </w:t>
      </w:r>
      <w:r w:rsidRPr="00241994">
        <w:t>Nathalie Baptiste, 2-25-2014,</w:t>
      </w:r>
      <w:r w:rsidRPr="0091016F">
        <w:t xml:space="preserve"> Nathalie Baptiste is a Haitian-American contributor to Foreign Policy </w:t>
      </w:r>
      <w:proofErr w:type="gramStart"/>
      <w:r w:rsidRPr="0091016F">
        <w:t>In</w:t>
      </w:r>
      <w:proofErr w:type="gramEnd"/>
      <w:r w:rsidRPr="0091016F">
        <w:t xml:space="preserve"> Focus who lives in the Washington, D.C. area. She holds a BA and MA in International Studies and writes about Latin America and the Caribbean.</w:t>
      </w:r>
      <w:r w:rsidRPr="00241994">
        <w:t xml:space="preserve"> "Brain Drain and the Politics of Immigration," Foreign Policy </w:t>
      </w:r>
      <w:proofErr w:type="gramStart"/>
      <w:r w:rsidRPr="00241994">
        <w:t>In</w:t>
      </w:r>
      <w:proofErr w:type="gramEnd"/>
      <w:r w:rsidRPr="00241994">
        <w:t xml:space="preserve"> Focus, </w:t>
      </w:r>
      <w:hyperlink r:id="rId26" w:history="1">
        <w:r w:rsidRPr="00B6720A">
          <w:rPr>
            <w:rStyle w:val="Hyperlink"/>
          </w:rPr>
          <w:t>https://fpif.org/brain-drain-politics-immigration/</w:t>
        </w:r>
      </w:hyperlink>
      <w:r>
        <w:t xml:space="preserve"> // sj</w:t>
      </w:r>
    </w:p>
    <w:p w:rsidR="004C250C" w:rsidRDefault="004C250C" w:rsidP="004C250C"/>
    <w:p w:rsidR="004C250C" w:rsidRPr="00241994" w:rsidRDefault="004C250C" w:rsidP="004C250C">
      <w:r w:rsidRPr="0091016F">
        <w:rPr>
          <w:rStyle w:val="StyleUnderline"/>
        </w:rPr>
        <w:t>When it comes to immigration, U.S. policymakers have never been shy about which types of foreign workers they want living and working in the United States.</w:t>
      </w:r>
      <w:r w:rsidRPr="00241994">
        <w:t xml:space="preserve"> In his 2013 State of the Union address, for example, President Barack </w:t>
      </w:r>
      <w:r w:rsidRPr="0091016F">
        <w:rPr>
          <w:rStyle w:val="StyleUnderline"/>
        </w:rPr>
        <w:t>Obama listed attracting “the highly-skilled entrepreneurs and engineers that will help create jobs and grow our economy” as a key tenet of immigration reform.</w:t>
      </w:r>
      <w:r w:rsidRPr="0091016F">
        <w:rPr>
          <w:sz w:val="12"/>
        </w:rPr>
        <w:t xml:space="preserve">¶ </w:t>
      </w:r>
      <w:r w:rsidRPr="00241994">
        <w:t>This sentiment is widespread among policymakers. They want doctors and engineers, not dishwashers and landscapers.</w:t>
      </w:r>
      <w:r w:rsidRPr="0091016F">
        <w:rPr>
          <w:sz w:val="12"/>
        </w:rPr>
        <w:t xml:space="preserve">¶ </w:t>
      </w:r>
      <w:proofErr w:type="gramStart"/>
      <w:r w:rsidRPr="00241994">
        <w:t>But</w:t>
      </w:r>
      <w:proofErr w:type="gramEnd"/>
      <w:r w:rsidRPr="00241994">
        <w:t xml:space="preserve"> while </w:t>
      </w:r>
      <w:r w:rsidRPr="0091016F">
        <w:rPr>
          <w:rStyle w:val="StyleUnderline"/>
        </w:rPr>
        <w:t xml:space="preserve">this kind of immigration can pay dividends for a small pool of educated migrants and the companies who hire them, it produces losers as well. </w:t>
      </w:r>
      <w:r w:rsidRPr="00241994">
        <w:t xml:space="preserve">Like their outsourcing counterparts, </w:t>
      </w:r>
      <w:r w:rsidRPr="0091016F">
        <w:rPr>
          <w:rStyle w:val="Emphasis"/>
        </w:rPr>
        <w:t>some U.S. corporations use imported workers as a way to keep wages down as well as to fill their labor demand.</w:t>
      </w:r>
      <w:r w:rsidRPr="00241994">
        <w:t xml:space="preserve"> And what happens to the countries these educated individuals leave behind is almost never discussed.</w:t>
      </w:r>
      <w:r w:rsidRPr="0091016F">
        <w:rPr>
          <w:sz w:val="12"/>
        </w:rPr>
        <w:t xml:space="preserve">¶ </w:t>
      </w:r>
      <w:proofErr w:type="gramStart"/>
      <w:r w:rsidRPr="00241994">
        <w:t>The</w:t>
      </w:r>
      <w:proofErr w:type="gramEnd"/>
      <w:r w:rsidRPr="00241994">
        <w:t xml:space="preserve"> term “brain drain” was</w:t>
      </w:r>
      <w:r>
        <w:t xml:space="preserve"> </w:t>
      </w:r>
      <w:hyperlink r:id="rId27" w:tgtFrame="_blank" w:tooltip="first coined" w:history="1">
        <w:r w:rsidRPr="00241994">
          <w:rPr>
            <w:rStyle w:val="Hyperlink"/>
          </w:rPr>
          <w:t>first coined</w:t>
        </w:r>
      </w:hyperlink>
      <w:r>
        <w:t xml:space="preserve"> </w:t>
      </w:r>
      <w:r w:rsidRPr="00241994">
        <w:t>by the British Royal Society to describe the migration of scientists and technologists from the United Kingdom to the United States and Canada in the 1950s and 1960s. Today, the term has come to explain the large-scale emigration of educated individuals from the countries of their birth. When a nation exhausts its human capital, economic development is impeded, leaving the citizens who remain in dire straits.</w:t>
      </w:r>
      <w:r w:rsidRPr="0091016F">
        <w:rPr>
          <w:sz w:val="12"/>
        </w:rPr>
        <w:t xml:space="preserve">¶ </w:t>
      </w:r>
      <w:r w:rsidRPr="0091016F">
        <w:rPr>
          <w:rStyle w:val="StyleUnderline"/>
        </w:rPr>
        <w:t>Despite having an entire agency — USAID — that promotes the development of human capital abroad, U.S. immigration policies can have just the opposite effect.</w:t>
      </w:r>
      <w:r w:rsidRPr="0091016F">
        <w:rPr>
          <w:rStyle w:val="StyleUnderline"/>
          <w:sz w:val="12"/>
        </w:rPr>
        <w:t xml:space="preserve">¶ </w:t>
      </w:r>
      <w:r w:rsidRPr="00241994">
        <w:t>Bait and Switch</w:t>
      </w:r>
      <w:r w:rsidRPr="0091016F">
        <w:rPr>
          <w:sz w:val="12"/>
        </w:rPr>
        <w:t xml:space="preserve">¶ </w:t>
      </w:r>
      <w:r w:rsidRPr="0091016F">
        <w:rPr>
          <w:rStyle w:val="StyleUnderline"/>
        </w:rPr>
        <w:t>The U.S. immigration structure operates on a visa system</w:t>
      </w:r>
      <w:r w:rsidRPr="00241994">
        <w:t xml:space="preserve">. The U.S. government issues H-1B visas </w:t>
      </w:r>
      <w:r w:rsidRPr="0091016F">
        <w:rPr>
          <w:rStyle w:val="StyleUnderline"/>
        </w:rPr>
        <w:t>to foreign workers with specialized skills in science, technology, and medicine,</w:t>
      </w:r>
      <w:r w:rsidRPr="00241994">
        <w:t xml:space="preserve"> among many other fields, allowing them to legally reside and work in the United States. </w:t>
      </w:r>
      <w:r w:rsidRPr="0091016F">
        <w:rPr>
          <w:rStyle w:val="StyleUnderline"/>
        </w:rPr>
        <w:t>This particular visa is popular among large corporations with the resources to pay the visa fees for their foreign applicants</w:t>
      </w:r>
      <w:r w:rsidRPr="0091016F">
        <w:rPr>
          <w:rStyle w:val="Emphasis"/>
        </w:rPr>
        <w:t>. By spending a little extra on the hiring process for these workers, they can net higher profits by</w:t>
      </w:r>
      <w:r>
        <w:rPr>
          <w:rStyle w:val="Emphasis"/>
        </w:rPr>
        <w:t xml:space="preserve"> </w:t>
      </w:r>
      <w:hyperlink r:id="rId28" w:tgtFrame="_blank" w:tooltip="paying their immigrant employees less" w:history="1">
        <w:r w:rsidRPr="0091016F">
          <w:rPr>
            <w:rStyle w:val="Emphasis"/>
          </w:rPr>
          <w:t>paying their immigrant employees less</w:t>
        </w:r>
      </w:hyperlink>
      <w:r>
        <w:rPr>
          <w:rStyle w:val="Emphasis"/>
        </w:rPr>
        <w:t xml:space="preserve"> </w:t>
      </w:r>
      <w:r w:rsidRPr="0091016F">
        <w:rPr>
          <w:rStyle w:val="Emphasis"/>
        </w:rPr>
        <w:t>than their U.S.-born counterparts.</w:t>
      </w:r>
      <w:r w:rsidRPr="00241994">
        <w:t xml:space="preserve"> </w:t>
      </w:r>
      <w:r w:rsidRPr="0091016F">
        <w:rPr>
          <w:rStyle w:val="StyleUnderline"/>
        </w:rPr>
        <w:t>More than 80 percent of H-1B visa holders, in fact, are</w:t>
      </w:r>
      <w:r>
        <w:rPr>
          <w:rStyle w:val="StyleUnderline"/>
        </w:rPr>
        <w:t xml:space="preserve"> </w:t>
      </w:r>
      <w:hyperlink r:id="rId29" w:tgtFrame="_blank" w:tooltip="paid lower wages" w:history="1">
        <w:r w:rsidRPr="0091016F">
          <w:rPr>
            <w:rStyle w:val="StyleUnderline"/>
          </w:rPr>
          <w:t>paid lower wages</w:t>
        </w:r>
      </w:hyperlink>
      <w:r>
        <w:rPr>
          <w:rStyle w:val="StyleUnderline"/>
        </w:rPr>
        <w:t xml:space="preserve"> </w:t>
      </w:r>
      <w:r w:rsidRPr="0091016F">
        <w:rPr>
          <w:rStyle w:val="StyleUnderline"/>
        </w:rPr>
        <w:t>than U.S. citizens in comparable positions.</w:t>
      </w:r>
      <w:r w:rsidRPr="0091016F">
        <w:rPr>
          <w:sz w:val="12"/>
        </w:rPr>
        <w:t xml:space="preserve">¶ </w:t>
      </w:r>
      <w:r w:rsidRPr="00241994">
        <w:t xml:space="preserve">The tech industry in particular is notorious for its abuse of H-1B visas. </w:t>
      </w:r>
      <w:r w:rsidRPr="0091016F">
        <w:rPr>
          <w:rStyle w:val="StyleUnderline"/>
        </w:rPr>
        <w:t>In 2012, after claiming that it could not fill 6,000 domestic jobs due to a lack of available visas and qualified American workers, Microsoft</w:t>
      </w:r>
      <w:r>
        <w:rPr>
          <w:rStyle w:val="StyleUnderline"/>
        </w:rPr>
        <w:t xml:space="preserve"> </w:t>
      </w:r>
      <w:hyperlink r:id="rId30" w:tgtFrame="_blank" w:tooltip="proposed a solution" w:history="1">
        <w:r w:rsidRPr="0091016F">
          <w:rPr>
            <w:rStyle w:val="StyleUnderline"/>
          </w:rPr>
          <w:t>proposed a solution</w:t>
        </w:r>
      </w:hyperlink>
      <w:r w:rsidRPr="0091016F">
        <w:rPr>
          <w:rStyle w:val="StyleUnderline"/>
        </w:rPr>
        <w:t>.</w:t>
      </w:r>
      <w:r w:rsidRPr="00241994">
        <w:t xml:space="preserve"> </w:t>
      </w:r>
      <w:r w:rsidRPr="0091016F">
        <w:rPr>
          <w:rStyle w:val="StyleUnderline"/>
        </w:rPr>
        <w:t>If the U.S. government would increase the number of visas available by 20,000, Microsoft said, the company would agree to pay $10,000 for each applicant</w:t>
      </w:r>
      <w:r w:rsidRPr="00241994">
        <w:t xml:space="preserve"> — nearly four times the usual fee. </w:t>
      </w:r>
      <w:r w:rsidRPr="0091016F">
        <w:rPr>
          <w:rStyle w:val="StyleUnderline"/>
        </w:rPr>
        <w:t>The revenue earned would go towards funding</w:t>
      </w:r>
      <w:r>
        <w:rPr>
          <w:rStyle w:val="StyleUnderline"/>
        </w:rPr>
        <w:t xml:space="preserve"> </w:t>
      </w:r>
      <w:hyperlink r:id="rId31" w:tgtFrame="_blank" w:tooltip="STEM" w:history="1">
        <w:r w:rsidRPr="0091016F">
          <w:rPr>
            <w:rStyle w:val="StyleUnderline"/>
          </w:rPr>
          <w:t>STEM</w:t>
        </w:r>
      </w:hyperlink>
      <w:r>
        <w:rPr>
          <w:rStyle w:val="StyleUnderline"/>
        </w:rPr>
        <w:t xml:space="preserve"> </w:t>
      </w:r>
      <w:r w:rsidRPr="0091016F">
        <w:rPr>
          <w:rStyle w:val="StyleUnderline"/>
        </w:rPr>
        <w:t>education programs in the United States.</w:t>
      </w:r>
      <w:r w:rsidRPr="0091016F">
        <w:rPr>
          <w:rStyle w:val="StyleUnderline"/>
          <w:sz w:val="12"/>
        </w:rPr>
        <w:t xml:space="preserve">¶ </w:t>
      </w:r>
      <w:r w:rsidRPr="0091016F">
        <w:rPr>
          <w:rStyle w:val="StyleUnderline"/>
        </w:rPr>
        <w:t>Microsoft’s bid garnered support from</w:t>
      </w:r>
      <w:r w:rsidRPr="00241994">
        <w:t xml:space="preserve"> the STEM Coalition, an organization made up of corporations, </w:t>
      </w:r>
      <w:r w:rsidRPr="0091016F">
        <w:rPr>
          <w:rStyle w:val="StyleUnderline"/>
        </w:rPr>
        <w:t>educational non-profits, and some labor advocates</w:t>
      </w:r>
      <w:r w:rsidRPr="00241994">
        <w:t xml:space="preserve"> that Microsoft is a member of. </w:t>
      </w:r>
      <w:r w:rsidRPr="0091016F">
        <w:rPr>
          <w:rStyle w:val="Emphasis"/>
        </w:rPr>
        <w:t xml:space="preserve">The coalition signed a letter expressing support for the visa increase as Microsoft approached a group of senators to craft the bill. It was a noble solution </w:t>
      </w:r>
      <w:r w:rsidRPr="00241994">
        <w:t xml:space="preserve">to the alleged problem, </w:t>
      </w:r>
      <w:r w:rsidRPr="0091016F">
        <w:rPr>
          <w:rStyle w:val="Emphasis"/>
        </w:rPr>
        <w:t>but the final draft of the legislation turned out to be vastly different from what Microsoft had initially described.</w:t>
      </w:r>
      <w:r w:rsidRPr="00241994">
        <w:t xml:space="preserve"> </w:t>
      </w:r>
      <w:r w:rsidRPr="0091016F">
        <w:rPr>
          <w:rStyle w:val="Emphasis"/>
        </w:rPr>
        <w:t>In what was billed as a “classic</w:t>
      </w:r>
      <w:r>
        <w:rPr>
          <w:rStyle w:val="Emphasis"/>
        </w:rPr>
        <w:t xml:space="preserve"> </w:t>
      </w:r>
      <w:hyperlink r:id="rId32" w:tgtFrame="_blank" w:tooltip="bait and switch" w:history="1">
        <w:r w:rsidRPr="0091016F">
          <w:rPr>
            <w:rStyle w:val="Emphasis"/>
          </w:rPr>
          <w:t>bait and switch</w:t>
        </w:r>
      </w:hyperlink>
      <w:r w:rsidRPr="0091016F">
        <w:rPr>
          <w:rStyle w:val="Emphasis"/>
        </w:rPr>
        <w:t>,” the bill ended up calling for an increase of 300,000 available visas — some 15 times what Microsoft had proposed — with Microsoft only paying a paltry fee of $1,825 per visa, or less than 20 percent of what the company had promised.</w:t>
      </w:r>
      <w:r w:rsidRPr="0091016F">
        <w:rPr>
          <w:rStyle w:val="Emphasis"/>
          <w:sz w:val="12"/>
        </w:rPr>
        <w:t xml:space="preserve">¶ </w:t>
      </w:r>
      <w:r w:rsidRPr="00C42499">
        <w:rPr>
          <w:rStyle w:val="StyleUnderline"/>
        </w:rPr>
        <w:t>The tech industry is not the only sector with a shortage of workers</w:t>
      </w:r>
      <w:r w:rsidRPr="00241994">
        <w:t xml:space="preserve"> — many parts of the United States, especially rural areas, suffer a shortage of physicians. </w:t>
      </w:r>
      <w:r w:rsidRPr="00C42499">
        <w:rPr>
          <w:rStyle w:val="StyleUnderline"/>
        </w:rPr>
        <w:t>Part of the problem is that the United States simply does not train the number of doctors it needs</w:t>
      </w:r>
      <w:r w:rsidRPr="00241994">
        <w:t xml:space="preserve"> — annually, </w:t>
      </w:r>
      <w:r w:rsidRPr="00C42499">
        <w:rPr>
          <w:rStyle w:val="StyleUnderline"/>
        </w:rPr>
        <w:t xml:space="preserve">50 percent of medical school </w:t>
      </w:r>
      <w:hyperlink r:id="rId33" w:tgtFrame="_blank" w:tooltip="applicants are rejected" w:history="1">
        <w:r w:rsidRPr="00C42499">
          <w:rPr>
            <w:rStyle w:val="StyleUnderline"/>
          </w:rPr>
          <w:t>applicants are rejected</w:t>
        </w:r>
      </w:hyperlink>
      <w:r w:rsidRPr="00C42499">
        <w:rPr>
          <w:rStyle w:val="StyleUnderline"/>
        </w:rPr>
        <w:t xml:space="preserve"> despite the fact that many of them have stellar GPAs. The </w:t>
      </w:r>
      <w:hyperlink r:id="rId34" w:tgtFrame="_blank" w:tooltip="steep cost" w:history="1">
        <w:r w:rsidRPr="00C42499">
          <w:rPr>
            <w:rStyle w:val="StyleUnderline"/>
          </w:rPr>
          <w:t>steep cost</w:t>
        </w:r>
      </w:hyperlink>
      <w:r w:rsidRPr="00C42499">
        <w:rPr>
          <w:rStyle w:val="StyleUnderline"/>
        </w:rPr>
        <w:t xml:space="preserve"> of medical school deters other applicants from even applying.</w:t>
      </w:r>
      <w:r w:rsidRPr="00241994">
        <w:t xml:space="preserve"> This creates an attractive vacuum for well-trained and ambitious doctors from developing countries — as of 2010,</w:t>
      </w:r>
      <w:r>
        <w:t xml:space="preserve"> </w:t>
      </w:r>
      <w:hyperlink r:id="rId35" w:tgtFrame="_blank" w:tooltip="over a quarter" w:history="1">
        <w:r w:rsidRPr="00241994">
          <w:rPr>
            <w:rStyle w:val="Hyperlink"/>
          </w:rPr>
          <w:t>over a quarter</w:t>
        </w:r>
      </w:hyperlink>
      <w:r>
        <w:t xml:space="preserve"> </w:t>
      </w:r>
      <w:r w:rsidRPr="00241994">
        <w:t>of all U.S. physicians were born outside the country.</w:t>
      </w:r>
    </w:p>
    <w:p w:rsidR="004C250C" w:rsidRPr="004C250C" w:rsidRDefault="004C250C" w:rsidP="004C250C"/>
    <w:p w:rsidR="00A65F3C" w:rsidRPr="00DE4A05" w:rsidRDefault="00A65F3C" w:rsidP="00A65F3C">
      <w:pPr>
        <w:pStyle w:val="Heading3"/>
      </w:pPr>
      <w:r>
        <w:t>Link—Worker Visas</w:t>
      </w:r>
    </w:p>
    <w:p w:rsidR="00A65F3C" w:rsidRPr="00DE4A05" w:rsidRDefault="00A65F3C" w:rsidP="00A65F3C">
      <w:pPr>
        <w:pStyle w:val="Heading4"/>
        <w:rPr>
          <w:rFonts w:asciiTheme="minorHAnsi" w:hAnsiTheme="minorHAnsi" w:cstheme="minorHAnsi"/>
        </w:rPr>
      </w:pPr>
      <w:r w:rsidRPr="00DE4A05">
        <w:rPr>
          <w:rFonts w:asciiTheme="minorHAnsi" w:hAnsiTheme="minorHAnsi" w:cstheme="minorHAnsi"/>
        </w:rPr>
        <w:t xml:space="preserve">The aff’s expansion of labor based immigration visas creates a cheap labor force that is tolerated based on the presumption that immigrants will eventually return home. The overinvestment in temporary worker visas demonstrates that the aff does not result in a path to citizenship, but rather maintains a parasitic relationship between the US and immigrants that marks them as disposable and deportable.—The aff is a promise of citizenship that will never be fulfilled. </w:t>
      </w:r>
    </w:p>
    <w:p w:rsidR="00A65F3C" w:rsidRPr="00DE4A05" w:rsidRDefault="00A65F3C" w:rsidP="00A65F3C">
      <w:pPr>
        <w:rPr>
          <w:rFonts w:asciiTheme="minorHAnsi" w:hAnsiTheme="minorHAnsi" w:cstheme="minorHAnsi"/>
        </w:rPr>
      </w:pPr>
      <w:r w:rsidRPr="00DE4A05">
        <w:rPr>
          <w:rStyle w:val="Style13ptBold"/>
          <w:rFonts w:asciiTheme="minorHAnsi" w:hAnsiTheme="minorHAnsi" w:cstheme="minorHAnsi"/>
        </w:rPr>
        <w:t>Molina 10’</w:t>
      </w:r>
      <w:r w:rsidRPr="00DE4A05">
        <w:rPr>
          <w:rFonts w:asciiTheme="minorHAnsi" w:hAnsiTheme="minorHAnsi" w:cstheme="minorHAnsi"/>
        </w:rPr>
        <w:t xml:space="preserve"> (Natalia Molina, “The Power of racial scripts: What the history of Mexican immigration teaches us about relational notions of race.” </w:t>
      </w:r>
      <w:r w:rsidRPr="00DE4A05">
        <w:rPr>
          <w:rFonts w:asciiTheme="minorHAnsi" w:hAnsiTheme="minorHAnsi" w:cstheme="minorHAnsi"/>
          <w:i/>
        </w:rPr>
        <w:t>Latino Studies</w:t>
      </w:r>
      <w:r w:rsidRPr="00DE4A05">
        <w:rPr>
          <w:rFonts w:asciiTheme="minorHAnsi" w:hAnsiTheme="minorHAnsi" w:cstheme="minorHAnsi"/>
        </w:rPr>
        <w:t xml:space="preserve"> Vol. 8 (2). 2010. Pgs. 165-168.)</w:t>
      </w:r>
      <w:r>
        <w:rPr>
          <w:rFonts w:asciiTheme="minorHAnsi" w:hAnsiTheme="minorHAnsi" w:cstheme="minorHAnsi"/>
        </w:rPr>
        <w:t>//KLB</w:t>
      </w:r>
    </w:p>
    <w:p w:rsidR="00A65F3C" w:rsidRPr="00DE4A05" w:rsidRDefault="00A65F3C" w:rsidP="00A65F3C">
      <w:pPr>
        <w:rPr>
          <w:rFonts w:asciiTheme="minorHAnsi" w:hAnsiTheme="minorHAnsi" w:cstheme="minorHAnsi"/>
        </w:rPr>
      </w:pPr>
      <w:r w:rsidRPr="00DE4A05">
        <w:rPr>
          <w:rFonts w:asciiTheme="minorHAnsi" w:hAnsiTheme="minorHAnsi" w:cstheme="minorHAnsi"/>
        </w:rPr>
        <w:t>The deportable Mexican</w:t>
      </w:r>
    </w:p>
    <w:p w:rsidR="00A65F3C" w:rsidRPr="00DE4A05" w:rsidRDefault="00A65F3C" w:rsidP="00A65F3C">
      <w:pPr>
        <w:rPr>
          <w:rFonts w:asciiTheme="minorHAnsi" w:hAnsiTheme="minorHAnsi" w:cstheme="minorHAnsi"/>
        </w:rPr>
      </w:pPr>
      <w:proofErr w:type="gramStart"/>
      <w:r w:rsidRPr="00DE4A05">
        <w:rPr>
          <w:rStyle w:val="StyleUnderline"/>
          <w:rFonts w:asciiTheme="minorHAnsi" w:hAnsiTheme="minorHAnsi" w:cstheme="minorHAnsi"/>
          <w:highlight w:val="cyan"/>
        </w:rPr>
        <w:t>The cultural representation of Mexicans as non-citizens, thus as a disposable population, played over and over in immigration hearings by notable players.</w:t>
      </w:r>
      <w:proofErr w:type="gramEnd"/>
      <w:r w:rsidRPr="00DE4A05">
        <w:rPr>
          <w:rFonts w:asciiTheme="minorHAnsi" w:hAnsiTheme="minorHAnsi" w:cstheme="minorHAnsi"/>
        </w:rPr>
        <w:t xml:space="preserve"> The </w:t>
      </w:r>
      <w:r w:rsidRPr="00DE4A05">
        <w:rPr>
          <w:rStyle w:val="Emphasis"/>
          <w:rFonts w:asciiTheme="minorHAnsi" w:hAnsiTheme="minorHAnsi" w:cstheme="minorHAnsi"/>
          <w:highlight w:val="cyan"/>
        </w:rPr>
        <w:t>discussions around Mexican immigration reveal how those who favored Mexican immigration imagined them more as immigrants, not citizens</w:t>
      </w:r>
      <w:r w:rsidRPr="00DE4A05">
        <w:rPr>
          <w:rFonts w:asciiTheme="minorHAnsi" w:hAnsiTheme="minorHAnsi" w:cstheme="minorHAnsi"/>
        </w:rPr>
        <w:t xml:space="preserve"> – </w:t>
      </w:r>
      <w:r w:rsidRPr="00DE4A05">
        <w:rPr>
          <w:rStyle w:val="StyleUnderline"/>
          <w:rFonts w:asciiTheme="minorHAnsi" w:hAnsiTheme="minorHAnsi" w:cstheme="minorHAnsi"/>
          <w:highlight w:val="cyan"/>
        </w:rPr>
        <w:t>even though they were eligible for citizenship and some, of course, were citizens and had families who had been in the United States for generations.</w:t>
      </w:r>
      <w:r w:rsidRPr="00DE4A05">
        <w:rPr>
          <w:rFonts w:asciiTheme="minorHAnsi" w:hAnsiTheme="minorHAnsi" w:cstheme="minorHAnsi"/>
        </w:rPr>
        <w:t xml:space="preserve"> Nonetheless, as mentioned above</w:t>
      </w:r>
      <w:r w:rsidRPr="00DE4A05">
        <w:rPr>
          <w:rStyle w:val="Emphasis"/>
          <w:rFonts w:asciiTheme="minorHAnsi" w:hAnsiTheme="minorHAnsi" w:cstheme="minorHAnsi"/>
          <w:highlight w:val="cyan"/>
        </w:rPr>
        <w:t>, Mexicans were commonly depicted as ‘‘birds of passage,’’ which underscored their temporary position on the margins of society. It was, after all, their labor, not their civic participation, that was desired.</w:t>
      </w:r>
      <w:r w:rsidRPr="00DE4A05">
        <w:rPr>
          <w:rFonts w:asciiTheme="minorHAnsi" w:hAnsiTheme="minorHAnsi" w:cstheme="minorHAnsi"/>
        </w:rPr>
        <w:t xml:space="preserve"> Not that Mexicans were necessarily overwhelmingly seasonal migrants. Historian Camille Guerin-Gonzalez (1994) argues that, in reality, 40–60 per cent of Mexican immigrants established homes in the United States in the 1920s. Thus, </w:t>
      </w:r>
      <w:r w:rsidRPr="00DE4A05">
        <w:rPr>
          <w:rStyle w:val="Emphasis"/>
          <w:rFonts w:asciiTheme="minorHAnsi" w:hAnsiTheme="minorHAnsi" w:cstheme="minorHAnsi"/>
          <w:highlight w:val="cyan"/>
        </w:rPr>
        <w:t>the ‘‘birds of passage’’ characterization worked to deprive Mexicans of social citizenship since they were always imagined as individuals who would soon be going home, not as potentially rightful members of US society</w:t>
      </w:r>
      <w:r w:rsidRPr="00DE4A05">
        <w:rPr>
          <w:rFonts w:asciiTheme="minorHAnsi" w:hAnsiTheme="minorHAnsi" w:cstheme="minorHAnsi"/>
        </w:rPr>
        <w:t xml:space="preserve"> (45–47). Lest the public not realize the advantages of a disposable workforce that ‘‘birds of passage’’ represented, these leaders from various sectors strategically contrasted Mexicans with other racialized groups who had citizenship, mostly Puerto Ricans and Blacks, as a way of highlighting Mexicans’ desirability. While the ‘‘birds of passage’’ stereotype underscored that Mexicans would return home, the comments made by these leaders showed that if they did not, they could be forcibly returned, deported, unlike citizens. The ‘‘birds of passage’’ trope in itself highlights Mexicans disposability. Many of the most vocal supporters for Mexican immigration were agribusiness and industry leaders from California. The Los Angeles Chamber of Commerce, the businessman’s booster club in a city built on boosterism, actively fought restrictions on Mexican immigration, and in Dr. George Clements, they had an ardent member and supporter. Clements highlighted Mexicans’ lack of citizenship as a strong advantage. He shifted attention away from biological notions of race that positioned Mexicans as inferior. Contacting his Representative, W. E. Evans, </w:t>
      </w:r>
      <w:proofErr w:type="gramStart"/>
      <w:r w:rsidRPr="00DE4A05">
        <w:rPr>
          <w:rFonts w:asciiTheme="minorHAnsi" w:hAnsiTheme="minorHAnsi" w:cstheme="minorHAnsi"/>
        </w:rPr>
        <w:t>Clements</w:t>
      </w:r>
      <w:proofErr w:type="gramEnd"/>
      <w:r w:rsidRPr="00DE4A05">
        <w:rPr>
          <w:rFonts w:asciiTheme="minorHAnsi" w:hAnsiTheme="minorHAnsi" w:cstheme="minorHAnsi"/>
        </w:rPr>
        <w:t xml:space="preserve"> stated:</w:t>
      </w:r>
    </w:p>
    <w:p w:rsidR="00A65F3C" w:rsidRPr="00DE4A05" w:rsidRDefault="00A65F3C" w:rsidP="00A65F3C">
      <w:pPr>
        <w:rPr>
          <w:rFonts w:asciiTheme="minorHAnsi" w:hAnsiTheme="minorHAnsi" w:cstheme="minorHAnsi"/>
        </w:rPr>
      </w:pPr>
      <w:r w:rsidRPr="00DE4A05">
        <w:rPr>
          <w:rStyle w:val="StyleUnderline"/>
          <w:rFonts w:asciiTheme="minorHAnsi" w:hAnsiTheme="minorHAnsi" w:cstheme="minorHAnsi"/>
          <w:highlight w:val="cyan"/>
        </w:rPr>
        <w:t>Arguments have been offered in a vain endeavor to show the Mexican laborer as a menace to the blood stream of the United States</w:t>
      </w:r>
      <w:r w:rsidRPr="00DE4A05">
        <w:rPr>
          <w:rStyle w:val="StyleUnderline"/>
          <w:rFonts w:asciiTheme="minorHAnsi" w:hAnsiTheme="minorHAnsi" w:cstheme="minorHAnsi"/>
        </w:rPr>
        <w:t xml:space="preserve">. </w:t>
      </w:r>
      <w:r w:rsidRPr="00DE4A05">
        <w:rPr>
          <w:rStyle w:val="StyleUnderline"/>
          <w:rFonts w:asciiTheme="minorHAnsi" w:hAnsiTheme="minorHAnsi" w:cstheme="minorHAnsi"/>
          <w:highlight w:val="cyan"/>
        </w:rPr>
        <w:t>Since this source of labor is alien, it is controllable</w:t>
      </w:r>
      <w:r w:rsidRPr="00DE4A05">
        <w:rPr>
          <w:rFonts w:asciiTheme="minorHAnsi" w:hAnsiTheme="minorHAnsi" w:cstheme="minorHAnsi"/>
        </w:rPr>
        <w:t>. Should this which is our present source of alien labor be closed to us we would be forced to employ Porto Rican Negroes [sic] who would without question complicate and threaten the biological problem as we see it, particularly since the hybrid negro while offering few identification marks as to his race has all the habits detrimental to his progenitors. Again, he is an American citizen, and once brought into the United States, the full obligation as such must be accepted by the United States.11</w:t>
      </w:r>
    </w:p>
    <w:p w:rsidR="00A65F3C" w:rsidRPr="00DE4A05" w:rsidRDefault="00A65F3C" w:rsidP="00A65F3C">
      <w:pPr>
        <w:rPr>
          <w:rFonts w:asciiTheme="minorHAnsi" w:hAnsiTheme="minorHAnsi" w:cstheme="minorHAnsi"/>
        </w:rPr>
      </w:pPr>
      <w:r w:rsidRPr="00DE4A05">
        <w:rPr>
          <w:rFonts w:asciiTheme="minorHAnsi" w:hAnsiTheme="minorHAnsi" w:cstheme="minorHAnsi"/>
        </w:rPr>
        <w:t xml:space="preserve">Clements underscored Puerto Ricans as a biological threat, arguing that, ‘‘while they all have negro </w:t>
      </w:r>
      <w:proofErr w:type="gramStart"/>
      <w:r w:rsidRPr="00DE4A05">
        <w:rPr>
          <w:rFonts w:asciiTheme="minorHAnsi" w:hAnsiTheme="minorHAnsi" w:cstheme="minorHAnsi"/>
        </w:rPr>
        <w:t>blood within their veins, the greater part of them are</w:t>
      </w:r>
      <w:proofErr w:type="gramEnd"/>
      <w:r w:rsidRPr="00DE4A05">
        <w:rPr>
          <w:rFonts w:asciiTheme="minorHAnsi" w:hAnsiTheme="minorHAnsi" w:cstheme="minorHAnsi"/>
        </w:rPr>
        <w:t xml:space="preserve"> without these physical markings which can only protect society. They are red-headed, freckle-faced, thin-lipped </w:t>
      </w:r>
      <w:proofErr w:type="gramStart"/>
      <w:r w:rsidRPr="00DE4A05">
        <w:rPr>
          <w:rFonts w:asciiTheme="minorHAnsi" w:hAnsiTheme="minorHAnsi" w:cstheme="minorHAnsi"/>
        </w:rPr>
        <w:t>negro</w:t>
      </w:r>
      <w:proofErr w:type="gramEnd"/>
      <w:r w:rsidRPr="00DE4A05">
        <w:rPr>
          <w:rFonts w:asciiTheme="minorHAnsi" w:hAnsiTheme="minorHAnsi" w:cstheme="minorHAnsi"/>
        </w:rPr>
        <w:t xml:space="preserve"> hybrids with all the vicious qualities of their progenitors.’’12 </w:t>
      </w:r>
    </w:p>
    <w:p w:rsidR="00A65F3C" w:rsidRPr="00DE4A05" w:rsidRDefault="00A65F3C" w:rsidP="00A65F3C">
      <w:pPr>
        <w:rPr>
          <w:rFonts w:asciiTheme="minorHAnsi" w:hAnsiTheme="minorHAnsi" w:cstheme="minorHAnsi"/>
        </w:rPr>
      </w:pPr>
      <w:r w:rsidRPr="00DE4A05">
        <w:rPr>
          <w:rFonts w:asciiTheme="minorHAnsi" w:hAnsiTheme="minorHAnsi" w:cstheme="minorHAnsi"/>
        </w:rPr>
        <w:t xml:space="preserve">Clearly, for groups such as Puerto Ricans and Blacks, citizenship was a hollow privilege; it was repeatedly trumped by their race, which marked them as undesirable. Puerto Ricans’ second-class citizenship is highlighted by Clements’ characterization of the obligations of citizenship taking effect once one is in the United States, as if citizenship rights were limited to the country’s continental borders. Clements’ wording categorizes Puerto Ricans as foreigners, even though their homeland is a US commonwealth, and despite the fact that as of 1917 (with the passage of the Jones Act), US citizenship had been conferred on all citizens of Puerto Rico. In addition, by emphasizing Puerto Ricans’ </w:t>
      </w:r>
      <w:proofErr w:type="gramStart"/>
      <w:r w:rsidRPr="00DE4A05">
        <w:rPr>
          <w:rFonts w:asciiTheme="minorHAnsi" w:hAnsiTheme="minorHAnsi" w:cstheme="minorHAnsi"/>
        </w:rPr>
        <w:t>‘‘negro</w:t>
      </w:r>
      <w:proofErr w:type="gramEnd"/>
      <w:r w:rsidRPr="00DE4A05">
        <w:rPr>
          <w:rFonts w:asciiTheme="minorHAnsi" w:hAnsiTheme="minorHAnsi" w:cstheme="minorHAnsi"/>
        </w:rPr>
        <w:t xml:space="preserve">’’ origins, Clements invoked a racial category that was known and devalued in America. He played on this by portraying the Puerto Rican as a sort of racial Trojan Horse, harboring </w:t>
      </w:r>
      <w:proofErr w:type="gramStart"/>
      <w:r w:rsidRPr="00DE4A05">
        <w:rPr>
          <w:rFonts w:asciiTheme="minorHAnsi" w:hAnsiTheme="minorHAnsi" w:cstheme="minorHAnsi"/>
        </w:rPr>
        <w:t>‘‘negro</w:t>
      </w:r>
      <w:proofErr w:type="gramEnd"/>
      <w:r w:rsidRPr="00DE4A05">
        <w:rPr>
          <w:rFonts w:asciiTheme="minorHAnsi" w:hAnsiTheme="minorHAnsi" w:cstheme="minorHAnsi"/>
        </w:rPr>
        <w:t xml:space="preserve">’’ characteristics that, though temporarily hidden, might emerge at any time. Clements’ remarks underscore how race and citizenship could be at odds and are important reminders that de jure citizenship did not guarantee social membership. </w:t>
      </w:r>
    </w:p>
    <w:p w:rsidR="00A65F3C" w:rsidRPr="00DE4A05" w:rsidRDefault="00A65F3C" w:rsidP="00A65F3C">
      <w:pPr>
        <w:rPr>
          <w:rFonts w:asciiTheme="minorHAnsi" w:hAnsiTheme="minorHAnsi" w:cstheme="minorHAnsi"/>
        </w:rPr>
      </w:pPr>
      <w:r w:rsidRPr="00DE4A05">
        <w:rPr>
          <w:rFonts w:asciiTheme="minorHAnsi" w:hAnsiTheme="minorHAnsi" w:cstheme="minorHAnsi"/>
        </w:rPr>
        <w:t xml:space="preserve">Clements’ comments also demonstrate the stakes in a racial script. Although he characterized arguments that portray Mexicans as a biological threat as flawed, he took up the same racial script when portraying Puerto Ricans, thus demonstrating that what was at stake had much less to do with maintaining some sort of racial purity in the United States than effectively managing labor. Clements’ comments demonstrate that racial logic does not, in fact, have to be logical. One can dismiss racial scientific reasoning for one group, but then embrace it to disparage another. Other notable players highlighted Mexicans’ desirability by comparing them to groups that could not be characterized as ‘‘birds of passage.’’ Harry Chandler, the owner of the Los Angeles Times and a well-known proponent of Mexican immigration, testified at hearings before the House Committee on Immigration and Naturalization in January of 1930. Chandler argued that as Indians, Mexicans would be less of a problem than ‘‘any other people brought into the country,’’ such as Filipinos or Puerto Ricans. He added, </w:t>
      </w:r>
      <w:proofErr w:type="gramStart"/>
      <w:r w:rsidRPr="00DE4A05">
        <w:rPr>
          <w:rFonts w:asciiTheme="minorHAnsi" w:hAnsiTheme="minorHAnsi" w:cstheme="minorHAnsi"/>
        </w:rPr>
        <w:t>‘‘Unlike</w:t>
      </w:r>
      <w:proofErr w:type="gramEnd"/>
      <w:r w:rsidRPr="00DE4A05">
        <w:rPr>
          <w:rFonts w:asciiTheme="minorHAnsi" w:hAnsiTheme="minorHAnsi" w:cstheme="minorHAnsi"/>
        </w:rPr>
        <w:t xml:space="preserve"> these other groups, ‘‘[o]ur Indians [do] not make a problem’’ (Western Hemisphere Immigration, 1930, 65, 67). Chandler’s comments reveal how one could also use racial scripts to portray a racialized group positively, if only for the self-serving purpose of continuing to guarantee a cheap labor force. He plays on constructions of Mexicans as Indians, racialized groups who by now had been contained to a large degree through genocide, forced assimilation, and reservation policies, and thus were not seen as a looming threat. In contrast, as residents of a US protectorate, Filipinos were considered ‘‘colonial subjects’’ and allowed to immigrate to the United States, and Puerto Ricans were US citizens; thus, as potential laborers, each group posed challenges (Fujita-Rony, 2003; Grosfoguel, 2003)13 </w:t>
      </w:r>
    </w:p>
    <w:p w:rsidR="00A65F3C" w:rsidRDefault="00A65F3C" w:rsidP="00A65F3C">
      <w:pPr>
        <w:rPr>
          <w:rFonts w:asciiTheme="minorHAnsi" w:hAnsiTheme="minorHAnsi" w:cstheme="minorHAnsi"/>
        </w:rPr>
      </w:pPr>
      <w:r w:rsidRPr="00DE4A05">
        <w:rPr>
          <w:rFonts w:asciiTheme="minorHAnsi" w:hAnsiTheme="minorHAnsi" w:cstheme="minorHAnsi"/>
        </w:rPr>
        <w:t xml:space="preserve">Special interests, such as agricultural organizations, </w:t>
      </w:r>
      <w:proofErr w:type="gramStart"/>
      <w:r w:rsidRPr="00DE4A05">
        <w:rPr>
          <w:rFonts w:asciiTheme="minorHAnsi" w:hAnsiTheme="minorHAnsi" w:cstheme="minorHAnsi"/>
        </w:rPr>
        <w:t>who</w:t>
      </w:r>
      <w:proofErr w:type="gramEnd"/>
      <w:r w:rsidRPr="00DE4A05">
        <w:rPr>
          <w:rFonts w:asciiTheme="minorHAnsi" w:hAnsiTheme="minorHAnsi" w:cstheme="minorHAnsi"/>
        </w:rPr>
        <w:t xml:space="preserve"> formed their own immigration committees to advocate on behalf of continued Mexican immigration, also used a similar comparative strategy and readily shared it with their elected officials. For example, the Ventura County Farm Bureau’s immigration committee chairman contended that if Mexican workers were not available, Puerto Ricans and Blacks would fill the labor gap: ‘‘Negroes would create a much greater social problem and school problem than do Mexicans since the latter are not American citizens and a very large percentage of them return annually to Mexico.’’14 The Ventura County Farm Bureau also highlights two other important points: as non-citizens, Mexicans were likely to return to their home country; and, as non-citizens, Mexicans did not have Blacks’ access (inequitable though it was) to US institutions. Similarly, Ralph Taylor, executive secretary of the Agricultural Legislative Committee of California delivered a comparable message to the California Farm Bureau Federation, but took it further. Referring to Mexicans, he argued, ‘‘unlike the American or Porto [sic] Rican </w:t>
      </w:r>
      <w:proofErr w:type="gramStart"/>
      <w:r w:rsidRPr="00DE4A05">
        <w:rPr>
          <w:rFonts w:asciiTheme="minorHAnsi" w:hAnsiTheme="minorHAnsi" w:cstheme="minorHAnsi"/>
        </w:rPr>
        <w:t>negro</w:t>
      </w:r>
      <w:proofErr w:type="gramEnd"/>
      <w:r w:rsidRPr="00DE4A05">
        <w:rPr>
          <w:rFonts w:asciiTheme="minorHAnsi" w:hAnsiTheme="minorHAnsi" w:cstheme="minorHAnsi"/>
        </w:rPr>
        <w:t>, he can be deported if it becomes necessary.’’15 The comments left no doubt that t</w:t>
      </w:r>
      <w:r w:rsidRPr="00DE4A05">
        <w:rPr>
          <w:rStyle w:val="StyleUnderline"/>
          <w:rFonts w:asciiTheme="minorHAnsi" w:hAnsiTheme="minorHAnsi" w:cstheme="minorHAnsi"/>
          <w:highlight w:val="cyan"/>
        </w:rPr>
        <w:t>he ‘‘birds of passage’’ was not just a trope, but a political reality</w:t>
      </w:r>
      <w:r w:rsidRPr="00DE4A05">
        <w:rPr>
          <w:rFonts w:asciiTheme="minorHAnsi" w:hAnsiTheme="minorHAnsi" w:cstheme="minorHAnsi"/>
        </w:rPr>
        <w:t>. The next section highlights how racial scripts could be deployed when the passage of legislation failed.</w:t>
      </w:r>
    </w:p>
    <w:p w:rsidR="00A65F3C" w:rsidRPr="00DE4A05" w:rsidRDefault="00A65F3C" w:rsidP="00A65F3C">
      <w:pPr>
        <w:pStyle w:val="Heading4"/>
        <w:rPr>
          <w:rFonts w:asciiTheme="minorHAnsi" w:hAnsiTheme="minorHAnsi" w:cstheme="minorHAnsi"/>
        </w:rPr>
      </w:pPr>
      <w:r w:rsidRPr="00DE4A05">
        <w:rPr>
          <w:rFonts w:asciiTheme="minorHAnsi" w:hAnsiTheme="minorHAnsi" w:cstheme="minorHAnsi"/>
        </w:rPr>
        <w:t>The United States’ desire for cheap labor overwhelmed the desires for racial purity, which is followed by a shift in racial scripts and an expansion of labor related visas in order to create a reserve of immigrant labor for exploitation—</w:t>
      </w:r>
      <w:proofErr w:type="gramStart"/>
      <w:r w:rsidRPr="00DE4A05">
        <w:rPr>
          <w:rFonts w:asciiTheme="minorHAnsi" w:hAnsiTheme="minorHAnsi" w:cstheme="minorHAnsi"/>
        </w:rPr>
        <w:t>The</w:t>
      </w:r>
      <w:proofErr w:type="gramEnd"/>
      <w:r w:rsidRPr="00DE4A05">
        <w:rPr>
          <w:rFonts w:asciiTheme="minorHAnsi" w:hAnsiTheme="minorHAnsi" w:cstheme="minorHAnsi"/>
        </w:rPr>
        <w:t xml:space="preserve"> aff continues this trajectory and their move to expand immigration should not be interpreted as benign inclusion. </w:t>
      </w:r>
    </w:p>
    <w:p w:rsidR="00A65F3C" w:rsidRPr="00DE4A05" w:rsidRDefault="00A65F3C" w:rsidP="00A65F3C">
      <w:pPr>
        <w:rPr>
          <w:rFonts w:asciiTheme="minorHAnsi" w:hAnsiTheme="minorHAnsi" w:cstheme="minorHAnsi"/>
        </w:rPr>
      </w:pPr>
      <w:r w:rsidRPr="00DE4A05">
        <w:rPr>
          <w:rStyle w:val="Style13ptBold"/>
          <w:rFonts w:asciiTheme="minorHAnsi" w:hAnsiTheme="minorHAnsi" w:cstheme="minorHAnsi"/>
        </w:rPr>
        <w:t>Molina 10’</w:t>
      </w:r>
      <w:r w:rsidRPr="00DE4A05">
        <w:rPr>
          <w:rFonts w:asciiTheme="minorHAnsi" w:hAnsiTheme="minorHAnsi" w:cstheme="minorHAnsi"/>
        </w:rPr>
        <w:t xml:space="preserve"> (Natalia Molina, “The Power of racial scripts: What the history of Mexican immigration teaches us about relational notions of race.” </w:t>
      </w:r>
      <w:r w:rsidRPr="00DE4A05">
        <w:rPr>
          <w:rFonts w:asciiTheme="minorHAnsi" w:hAnsiTheme="minorHAnsi" w:cstheme="minorHAnsi"/>
          <w:i/>
        </w:rPr>
        <w:t>Latino Studies</w:t>
      </w:r>
      <w:r w:rsidRPr="00DE4A05">
        <w:rPr>
          <w:rFonts w:asciiTheme="minorHAnsi" w:hAnsiTheme="minorHAnsi" w:cstheme="minorHAnsi"/>
        </w:rPr>
        <w:t xml:space="preserve"> Vol. 8 (2). 2010. Pgs. 158-</w:t>
      </w:r>
    </w:p>
    <w:p w:rsidR="00A65F3C" w:rsidRDefault="00A65F3C" w:rsidP="00A65F3C">
      <w:pPr>
        <w:rPr>
          <w:rFonts w:asciiTheme="minorHAnsi" w:hAnsiTheme="minorHAnsi" w:cstheme="minorHAnsi"/>
        </w:rPr>
      </w:pPr>
      <w:r w:rsidRPr="00DE4A05">
        <w:rPr>
          <w:rFonts w:asciiTheme="minorHAnsi" w:hAnsiTheme="minorHAnsi" w:cstheme="minorHAnsi"/>
        </w:rPr>
        <w:t xml:space="preserve">I use the concept of racial scripts to examine the constructions of ‘‘Mexican’’ that emerged during 1920s immigration debates and that are still with us today. Collectively, the House and Senate proposed nearly two dozen bills restricting immigration from countries in the Western Hemisphere, from 1925 through 1930. These dates mark the period beginning immediately after the passage of the 1924 Immigration Act, when many expressed their outrage that Mexican immigrants were not subject to the same quotas as Europeans, through 1930, by which time repatriations, voluntary and involuntary, and restrictions on visas severely curtailed Mexican immigration. I refer to this period as the long immigration debate era. Studying immigration bills, debates, congressional hearings, and what people expressed to their legislators tells us as much about how race was shaped during this crucial period as any Supreme Court landmark case. These bills did not ultimately pass and thus did not add to the structural racism against Mexicans. But they were </w:t>
      </w:r>
      <w:proofErr w:type="gramStart"/>
      <w:r w:rsidRPr="00DE4A05">
        <w:rPr>
          <w:rFonts w:asciiTheme="minorHAnsi" w:hAnsiTheme="minorHAnsi" w:cstheme="minorHAnsi"/>
        </w:rPr>
        <w:t>key</w:t>
      </w:r>
      <w:proofErr w:type="gramEnd"/>
      <w:r w:rsidRPr="00DE4A05">
        <w:rPr>
          <w:rFonts w:asciiTheme="minorHAnsi" w:hAnsiTheme="minorHAnsi" w:cstheme="minorHAnsi"/>
        </w:rPr>
        <w:t xml:space="preserve"> in sustaining a multi-year intense public conversation on Mexicans as a threat. Immigration debates helped delineate who was and who was not American. We need to be able to see how these long, intense, and sustained conversations on race shaped the meanings of ‘‘Mexican’’ during this period and for years to come. Historian Mae Ngai’s (2004, 56–90) foundational work is key to understanding how the </w:t>
      </w:r>
      <w:r w:rsidRPr="00DE4A05">
        <w:rPr>
          <w:rStyle w:val="StyleUnderline"/>
          <w:rFonts w:asciiTheme="minorHAnsi" w:hAnsiTheme="minorHAnsi" w:cstheme="minorHAnsi"/>
          <w:highlight w:val="cyan"/>
        </w:rPr>
        <w:t>deportation policies developed</w:t>
      </w:r>
      <w:r w:rsidRPr="00DE4A05">
        <w:rPr>
          <w:rFonts w:asciiTheme="minorHAnsi" w:hAnsiTheme="minorHAnsi" w:cstheme="minorHAnsi"/>
        </w:rPr>
        <w:t xml:space="preserve"> during this period </w:t>
      </w:r>
      <w:r w:rsidRPr="00DE4A05">
        <w:rPr>
          <w:rStyle w:val="StyleUnderline"/>
          <w:rFonts w:asciiTheme="minorHAnsi" w:hAnsiTheme="minorHAnsi" w:cstheme="minorHAnsi"/>
          <w:highlight w:val="cyan"/>
        </w:rPr>
        <w:t>helped make some immigrants ‘‘legal’’ (such as European immigrants), while marking others as ‘‘illegal’’ (mainly Mexicans).</w:t>
      </w:r>
      <w:r w:rsidRPr="00DE4A05">
        <w:rPr>
          <w:rFonts w:asciiTheme="minorHAnsi" w:hAnsiTheme="minorHAnsi" w:cstheme="minorHAnsi"/>
        </w:rPr>
        <w:t xml:space="preserve"> Yet, much more work needs to be done to better understand how the category ‘‘Mexican’’ came to be so demonized during this period, and immigration policy and discourse is a rich site for this. Scholars across various fields have recently begun to produce notable works that examine more than one racialized group, and are helpful in showing race as a relational concept (Kim, 2000; Molina, 2006; Pulido, 2006). This concept is less explored in immigration studies and there is no other work that looks at Mexican immigration in quite the same way.1 Employing the concept of racial scripts, I pull the lens out to look at various other groups discussed in the hearings, debates, correspondence, and newspaper articles that I have mined through archival research on Mexican immigration, to show that Blacks, Indians, Asians, and colonial subjects had a strong presence in these forums to cue people how to think about Mexican immigration, as if giving them a racial script. </w:t>
      </w:r>
      <w:r w:rsidRPr="00DE4A05">
        <w:rPr>
          <w:rStyle w:val="StyleUnderline"/>
          <w:rFonts w:asciiTheme="minorHAnsi" w:hAnsiTheme="minorHAnsi" w:cstheme="minorHAnsi"/>
          <w:highlight w:val="cyan"/>
        </w:rPr>
        <w:t>It is</w:t>
      </w:r>
      <w:r w:rsidRPr="00DE4A05">
        <w:rPr>
          <w:rFonts w:asciiTheme="minorHAnsi" w:hAnsiTheme="minorHAnsi" w:cstheme="minorHAnsi"/>
        </w:rPr>
        <w:t xml:space="preserve"> also </w:t>
      </w:r>
      <w:r w:rsidRPr="00DE4A05">
        <w:rPr>
          <w:rStyle w:val="StyleUnderline"/>
          <w:rFonts w:asciiTheme="minorHAnsi" w:hAnsiTheme="minorHAnsi" w:cstheme="minorHAnsi"/>
          <w:highlight w:val="cyan"/>
        </w:rPr>
        <w:t>important to understand when and why racial scripts work. Paying attention to the conditions under which racial scripts emerge – the social structure, the material conditions, and the historical context – explains what is at stake in a racial script.</w:t>
      </w:r>
      <w:r w:rsidRPr="00DE4A05">
        <w:rPr>
          <w:rFonts w:asciiTheme="minorHAnsi" w:hAnsiTheme="minorHAnsi" w:cstheme="minorHAnsi"/>
        </w:rPr>
        <w:t xml:space="preserve"> </w:t>
      </w:r>
      <w:r w:rsidRPr="00DE4A05">
        <w:rPr>
          <w:rStyle w:val="StyleUnderline"/>
          <w:rFonts w:asciiTheme="minorHAnsi" w:hAnsiTheme="minorHAnsi" w:cstheme="minorHAnsi"/>
          <w:highlight w:val="cyan"/>
        </w:rPr>
        <w:t>Mexican immigration</w:t>
      </w:r>
      <w:r w:rsidRPr="00DE4A05">
        <w:rPr>
          <w:rFonts w:asciiTheme="minorHAnsi" w:hAnsiTheme="minorHAnsi" w:cstheme="minorHAnsi"/>
        </w:rPr>
        <w:t xml:space="preserve"> was (and </w:t>
      </w:r>
      <w:r w:rsidRPr="00DE4A05">
        <w:rPr>
          <w:rStyle w:val="StyleUnderline"/>
          <w:rFonts w:asciiTheme="minorHAnsi" w:hAnsiTheme="minorHAnsi" w:cstheme="minorHAnsi"/>
          <w:highlight w:val="cyan"/>
        </w:rPr>
        <w:t>continues to be) primarily labor migration</w:t>
      </w:r>
      <w:r w:rsidRPr="00DE4A05">
        <w:rPr>
          <w:rFonts w:asciiTheme="minorHAnsi" w:hAnsiTheme="minorHAnsi" w:cstheme="minorHAnsi"/>
        </w:rPr>
        <w:t xml:space="preserve">. </w:t>
      </w:r>
      <w:r w:rsidRPr="00DE4A05">
        <w:rPr>
          <w:rStyle w:val="StyleUnderline"/>
          <w:rFonts w:asciiTheme="minorHAnsi" w:hAnsiTheme="minorHAnsi" w:cstheme="minorHAnsi"/>
          <w:highlight w:val="cyan"/>
        </w:rPr>
        <w:t>Both those for and against Mexican immigration drew on racial scripts.</w:t>
      </w:r>
      <w:r w:rsidRPr="00DE4A05">
        <w:rPr>
          <w:rFonts w:asciiTheme="minorHAnsi" w:hAnsiTheme="minorHAnsi" w:cstheme="minorHAnsi"/>
        </w:rPr>
        <w:t xml:space="preserve"> Examining these moments in </w:t>
      </w:r>
      <w:r w:rsidRPr="00DE4A05">
        <w:rPr>
          <w:rStyle w:val="Emphasis"/>
          <w:rFonts w:asciiTheme="minorHAnsi" w:hAnsiTheme="minorHAnsi" w:cstheme="minorHAnsi"/>
          <w:highlight w:val="cyan"/>
        </w:rPr>
        <w:t>the long immigration debate era reveals that what was at stake was not the purported maintenance of US racial purity, but the need to manage labor</w:t>
      </w:r>
      <w:r w:rsidRPr="00DE4A05">
        <w:rPr>
          <w:rFonts w:asciiTheme="minorHAnsi" w:hAnsiTheme="minorHAnsi" w:cstheme="minorHAnsi"/>
        </w:rPr>
        <w:t xml:space="preserve">. This gets at a key tenet of the history of the United States: </w:t>
      </w:r>
      <w:r w:rsidRPr="00DE4A05">
        <w:rPr>
          <w:rStyle w:val="Emphasis"/>
          <w:rFonts w:asciiTheme="minorHAnsi" w:hAnsiTheme="minorHAnsi" w:cstheme="minorHAnsi"/>
          <w:highlight w:val="cyan"/>
        </w:rPr>
        <w:t>despite the deep tradition of racial hierarchy and racial exclusion built into the American system, the dynamics of capitalist expansion always worked at cross purposes to the goal of racial and cultural homogeneity</w:t>
      </w:r>
      <w:r w:rsidRPr="00DE4A05">
        <w:rPr>
          <w:rFonts w:asciiTheme="minorHAnsi" w:hAnsiTheme="minorHAnsi" w:cstheme="minorHAnsi"/>
        </w:rPr>
        <w:t xml:space="preserve">. In other words, </w:t>
      </w:r>
      <w:r w:rsidRPr="00DE4A05">
        <w:rPr>
          <w:rStyle w:val="StyleUnderline"/>
          <w:rFonts w:asciiTheme="minorHAnsi" w:hAnsiTheme="minorHAnsi" w:cstheme="minorHAnsi"/>
          <w:highlight w:val="cyan"/>
        </w:rPr>
        <w:t>as the United States expanded both territorially and economically, the demand for labor almost always trumped the social desire to maintain racial purity.</w:t>
      </w:r>
      <w:r w:rsidRPr="00DE4A05">
        <w:rPr>
          <w:rFonts w:asciiTheme="minorHAnsi" w:hAnsiTheme="minorHAnsi" w:cstheme="minorHAnsi"/>
        </w:rPr>
        <w:t xml:space="preserve"> During the 1910s in California, for example, public health officials and largescale employers used racial scripts based on biological notions of racial difference to categorize racialized groups as either a benefit or threat to US society. </w:t>
      </w:r>
      <w:r w:rsidRPr="00DE4A05">
        <w:rPr>
          <w:rStyle w:val="StyleUnderline"/>
          <w:rFonts w:asciiTheme="minorHAnsi" w:hAnsiTheme="minorHAnsi" w:cstheme="minorHAnsi"/>
          <w:highlight w:val="cyan"/>
        </w:rPr>
        <w:t>Those who supported immigration for Mexicans extolled their biological capacity for working in the agricultural fields, claiming that Whites were not biologically suited to toil in the heat.</w:t>
      </w:r>
      <w:r w:rsidRPr="00DE4A05">
        <w:rPr>
          <w:rFonts w:asciiTheme="minorHAnsi" w:hAnsiTheme="minorHAnsi" w:cstheme="minorHAnsi"/>
        </w:rPr>
        <w:t xml:space="preserve"> In contrast, opponents of Japanese immigration used the same biologically based racial script as the basis to argue for increased restrictions. They argued that it was exactly because Japanese were biologically suited for the fields that they posed a threat to the White American farmer. The apparent contradiction in the use of the same racial script is resolved by looking at what was at stake. Mexicans were sought as low-wage laborers while Japanese were more likely to own their own </w:t>
      </w:r>
      <w:proofErr w:type="gramStart"/>
      <w:r w:rsidRPr="00DE4A05">
        <w:rPr>
          <w:rFonts w:asciiTheme="minorHAnsi" w:hAnsiTheme="minorHAnsi" w:cstheme="minorHAnsi"/>
        </w:rPr>
        <w:t>farms,</w:t>
      </w:r>
      <w:proofErr w:type="gramEnd"/>
      <w:r w:rsidRPr="00DE4A05">
        <w:rPr>
          <w:rFonts w:asciiTheme="minorHAnsi" w:hAnsiTheme="minorHAnsi" w:cstheme="minorHAnsi"/>
        </w:rPr>
        <w:t xml:space="preserve"> hence they occupied different positions in the political economy. Thus</w:t>
      </w:r>
      <w:r w:rsidRPr="00DE4A05">
        <w:rPr>
          <w:rStyle w:val="StyleUnderline"/>
          <w:rFonts w:asciiTheme="minorHAnsi" w:hAnsiTheme="minorHAnsi" w:cstheme="minorHAnsi"/>
          <w:highlight w:val="cyan"/>
        </w:rPr>
        <w:t>, racial scripts refer to more than just a stereotype. They show how power is always at stake in racial categorization and how, once formed, those racial categories can easily be transferred to new groups.</w:t>
      </w:r>
      <w:r w:rsidRPr="00DE4A05">
        <w:rPr>
          <w:rFonts w:asciiTheme="minorHAnsi" w:hAnsiTheme="minorHAnsi" w:cstheme="minorHAnsi"/>
        </w:rPr>
        <w:t xml:space="preserve"> To put it simply</w:t>
      </w:r>
      <w:r w:rsidRPr="00DE4A05">
        <w:rPr>
          <w:rStyle w:val="StyleUnderline"/>
          <w:rFonts w:asciiTheme="minorHAnsi" w:hAnsiTheme="minorHAnsi" w:cstheme="minorHAnsi"/>
          <w:highlight w:val="cyan"/>
        </w:rPr>
        <w:t>, racism builds on past racial acts.</w:t>
      </w:r>
      <w:r w:rsidRPr="00DE4A05">
        <w:rPr>
          <w:rFonts w:asciiTheme="minorHAnsi" w:hAnsiTheme="minorHAnsi" w:cstheme="minorHAnsi"/>
        </w:rPr>
        <w:t xml:space="preserve"> In this article, I will first trace the racialization of Mexicans in the nineteenth century to show how they were racialized as inferior to Whites. In this process, they were rarely compared to other racialized groups. This contrasts </w:t>
      </w:r>
      <w:r w:rsidRPr="00DE4A05">
        <w:rPr>
          <w:rStyle w:val="StyleUnderline"/>
          <w:rFonts w:asciiTheme="minorHAnsi" w:hAnsiTheme="minorHAnsi" w:cstheme="minorHAnsi"/>
          <w:highlight w:val="cyan"/>
        </w:rPr>
        <w:t>with the 1920s, a period of increased Mexican immigration to the United States, and that raised many concerns. Unlike the nineteenth century,</w:t>
      </w:r>
      <w:r w:rsidRPr="00DE4A05">
        <w:rPr>
          <w:rStyle w:val="StyleUnderline"/>
          <w:rFonts w:asciiTheme="minorHAnsi" w:hAnsiTheme="minorHAnsi" w:cstheme="minorHAnsi"/>
        </w:rPr>
        <w:t xml:space="preserve"> </w:t>
      </w:r>
      <w:r w:rsidRPr="00DE4A05">
        <w:rPr>
          <w:rStyle w:val="StyleUnderline"/>
          <w:rFonts w:asciiTheme="minorHAnsi" w:hAnsiTheme="minorHAnsi" w:cstheme="minorHAnsi"/>
          <w:highlight w:val="cyan"/>
        </w:rPr>
        <w:t>in this period immigration debates and discussions compared Mexicans to other groups to mark them as a threat and inferior race.</w:t>
      </w:r>
      <w:r w:rsidRPr="00DE4A05">
        <w:rPr>
          <w:rFonts w:asciiTheme="minorHAnsi" w:hAnsiTheme="minorHAnsi" w:cstheme="minorHAnsi"/>
        </w:rPr>
        <w:t xml:space="preserve"> As such, racial scripts provide an important tool in our efforts to understand how groups can so readily be constructed.</w:t>
      </w:r>
    </w:p>
    <w:p w:rsidR="00A65F3C" w:rsidRPr="00AC20F8" w:rsidRDefault="00A65F3C" w:rsidP="00A65F3C"/>
    <w:p w:rsidR="006B7A16" w:rsidRDefault="006B7A16" w:rsidP="006B7A16">
      <w:pPr>
        <w:pStyle w:val="Heading2"/>
      </w:pPr>
    </w:p>
    <w:p w:rsidR="006B7A16" w:rsidRDefault="006B7A16" w:rsidP="006B7A16">
      <w:pPr>
        <w:pStyle w:val="Heading2"/>
      </w:pPr>
      <w:r>
        <w:t>***Capital Impacts***</w:t>
      </w:r>
    </w:p>
    <w:p w:rsidR="006B7A16" w:rsidRDefault="006B7A16" w:rsidP="006B7A16"/>
    <w:p w:rsidR="006B7A16" w:rsidRDefault="006B7A16" w:rsidP="006B7A16">
      <w:pPr>
        <w:pStyle w:val="Heading3"/>
      </w:pPr>
      <w:r>
        <w:t>Impacts—Conflict</w:t>
      </w:r>
    </w:p>
    <w:p w:rsidR="006B7A16" w:rsidRDefault="006B7A16" w:rsidP="006B7A16"/>
    <w:p w:rsidR="006B7A16" w:rsidRPr="00102B4F" w:rsidRDefault="006B7A16" w:rsidP="006B7A16">
      <w:pPr>
        <w:pStyle w:val="Heading4"/>
      </w:pPr>
      <w:r>
        <w:t>Capitalism creating conflict—it creates a permanent warmongering atmosphere by necessitating competition to function. Anybody who says otherwise is paid off by the bourgeoisie.</w:t>
      </w:r>
    </w:p>
    <w:p w:rsidR="006B7A16" w:rsidRPr="00102B4F" w:rsidRDefault="006B7A16" w:rsidP="006B7A16">
      <w:r w:rsidRPr="00102B4F">
        <w:rPr>
          <w:rStyle w:val="Style13ptBold"/>
        </w:rPr>
        <w:t>Fernandes, 18 -</w:t>
      </w:r>
      <w:r>
        <w:t xml:space="preserve"> Federal Rural University of Rio de Janeiro (UFFRJ) (Marcelo, “Imperialism and the Question of System Stability,” Contexto Internacional, vol. 40(1) Jan/Apr 2018, </w:t>
      </w:r>
      <w:hyperlink r:id="rId36" w:history="1">
        <w:r w:rsidRPr="00885ED0">
          <w:rPr>
            <w:rStyle w:val="Hyperlink"/>
          </w:rPr>
          <w:t>http://dx.doi.org/10.1590/S0102-8529.2017400100002</w:t>
        </w:r>
      </w:hyperlink>
      <w:r>
        <w:t>, Pg 41-42)</w:t>
      </w:r>
    </w:p>
    <w:p w:rsidR="006B7A16" w:rsidRPr="006D4A28" w:rsidRDefault="006B7A16" w:rsidP="006B7A16">
      <w:pPr>
        <w:rPr>
          <w:sz w:val="16"/>
        </w:rPr>
      </w:pPr>
      <w:proofErr w:type="gramStart"/>
      <w:r w:rsidRPr="006D4A28">
        <w:rPr>
          <w:sz w:val="16"/>
        </w:rPr>
        <w:t>An end to rivalry?</w:t>
      </w:r>
      <w:proofErr w:type="gramEnd"/>
      <w:r w:rsidRPr="006D4A28">
        <w:rPr>
          <w:sz w:val="16"/>
        </w:rPr>
        <w:t xml:space="preserve"> Numerous Marxist authors – including Harvey (2004), Callinicos (2009) and Gowan (2003) – reject the notion that capitalism could reach a level of stability capable of putting an end to inter-imperialist rivalries. But authors such as Sakellaropoulos (2009), Sakellaropoulos and Sotiris (2015), and Marshall (2014) have a more consistent understanding of this phenomenon, since they develop an explanation based on Lenin’s theory of imperialism. Therefore, they manage to establish some opposition to the idea of system stability analysed in the previous sections. Lenin ([1916] 1979) characterised imperialism as a specific stage of the capitalist mode of production, resulting from a substantial change in its organisational structure, the stage of monopoly capitalism, and not merely a ‘preferred’ policy of finance capital for territorial expansion and economic-political control. Having started only in the last quarter of the 19th century, imperialism was the result of the inherent tendencies of the process of capital accumulation – in which concentration and centralisation prevail – and of the contradictions arising from the class struggle in capitalism, as analysed by Marx. At this stage, in which monopolies prevailed, crises were not suppressed, or competition among different capital formations eliminated. Far from it, </w:t>
      </w:r>
      <w:r w:rsidRPr="00D81639">
        <w:rPr>
          <w:rStyle w:val="StyleUnderline"/>
          <w:highlight w:val="green"/>
        </w:rPr>
        <w:t>monopolies amplifie</w:t>
      </w:r>
      <w:r w:rsidRPr="00023CC5">
        <w:rPr>
          <w:rStyle w:val="StyleUnderline"/>
        </w:rPr>
        <w:t xml:space="preserve">d the </w:t>
      </w:r>
      <w:r w:rsidRPr="00D81639">
        <w:rPr>
          <w:rStyle w:val="StyleUnderline"/>
          <w:highlight w:val="green"/>
        </w:rPr>
        <w:t>anarchy and contradictions of the economic world, bringing competition to a level in which conflicts would escalate.</w:t>
      </w:r>
      <w:r w:rsidRPr="00023CC5">
        <w:rPr>
          <w:rStyle w:val="StyleUnderline"/>
        </w:rPr>
        <w:t xml:space="preserve"> </w:t>
      </w:r>
      <w:r w:rsidRPr="00D81639">
        <w:rPr>
          <w:rStyle w:val="StyleUnderline"/>
          <w:highlight w:val="green"/>
        </w:rPr>
        <w:t>The statement that cartels can abolish crises is a fable spread by bourgeois economists who at all costs desire to place capitalism in a favourable light</w:t>
      </w:r>
      <w:r w:rsidRPr="006D4A28">
        <w:rPr>
          <w:sz w:val="16"/>
        </w:rPr>
        <w:t xml:space="preserve">. On the contrary, </w:t>
      </w:r>
      <w:r w:rsidRPr="00023CC5">
        <w:rPr>
          <w:rStyle w:val="StyleUnderline"/>
        </w:rPr>
        <w:t>monopoly which is created in certain branches of industry increases and intensifies the anarchy inherent in the system of capitalist production as a whole</w:t>
      </w:r>
      <w:r w:rsidRPr="006D4A28">
        <w:rPr>
          <w:sz w:val="16"/>
        </w:rPr>
        <w:t xml:space="preserve"> (Lenin [1916] 1979: 701). Lenin also identified finance capital as the central force of imperialism. </w:t>
      </w:r>
      <w:r w:rsidRPr="006D4A28">
        <w:rPr>
          <w:rStyle w:val="StyleUnderline"/>
        </w:rPr>
        <w:t>In the financial sphere, a qualitative change had taken place: unlike the earlier stage in which industrial capitalism prevailed, the economic impulse of imperialism now lay in haute finance. Thus, the particularity of imperialism lay in the intrinsic need to export capital, rather than commodities.</w:t>
      </w:r>
      <w:r w:rsidRPr="006D4A28">
        <w:rPr>
          <w:sz w:val="16"/>
        </w:rPr>
        <w:t xml:space="preserve"> It would be precisely through the export of capital that the international character of capitalism with all its economic and social contradictions would assert itself in an aggressive and irreversible way. This would not be through the formal incorporation of territories, as Lenin ([1916] 1979: 735) highlighted when he wrote about the informal British domination of Brazil, Argentina and Uruguay. Even so, the state plays an essential role in the functioning of capitalism. In the absence of global government, capital cannot reproduce itself without nation-states. In order to ensure the interests of the bourgeoisie, the state develops strategies to manage the labour force, intervenes to maintain the profit of national capital and promote its expansion in the international economy (Sakellaropoulos 2009: 63). However, capital exports also lead to competition among states, since they also play the role of mediating among the interests of different ruling classes. Monopolies can join forces in several parts of the world, yet need to remain linked to their home states where they receive legal protection, even outside legal systems, when this is convenient (Harman 2003). Therefore, international conflicts (economic, political and/or military) are intrinsic to the system, although moments of cooperation may prevail (Lenin [1916] 1979). </w:t>
      </w:r>
      <w:r w:rsidRPr="006D4A28">
        <w:rPr>
          <w:rStyle w:val="StyleUnderline"/>
        </w:rPr>
        <w:t xml:space="preserve">Capital expansion does not necessarily require war, but this cannot be ruled out. For that reason, </w:t>
      </w:r>
      <w:r w:rsidRPr="00D81639">
        <w:rPr>
          <w:rStyle w:val="StyleUnderline"/>
          <w:highlight w:val="green"/>
        </w:rPr>
        <w:t>activities linked to arms acquire a privileged position in national economies.</w:t>
      </w:r>
      <w:r w:rsidRPr="006D4A28">
        <w:rPr>
          <w:rStyle w:val="StyleUnderline"/>
        </w:rPr>
        <w:t xml:space="preserve"> </w:t>
      </w:r>
      <w:r w:rsidRPr="00D81639">
        <w:rPr>
          <w:rStyle w:val="StyleUnderline"/>
          <w:highlight w:val="green"/>
        </w:rPr>
        <w:t>That causes a permanent warmongering atmosphere</w:t>
      </w:r>
      <w:r w:rsidRPr="006D4A28">
        <w:rPr>
          <w:rStyle w:val="StyleUnderline"/>
        </w:rPr>
        <w:t xml:space="preserve">, since </w:t>
      </w:r>
      <w:r w:rsidRPr="00D81639">
        <w:rPr>
          <w:rStyle w:val="StyleUnderline"/>
          <w:highlight w:val="green"/>
        </w:rPr>
        <w:t>it is functional for monopolies linked to the war industry to have external enemies, whether real or illusory, to justify military purchases</w:t>
      </w:r>
      <w:r w:rsidRPr="006D4A28">
        <w:rPr>
          <w:sz w:val="16"/>
        </w:rPr>
        <w:t xml:space="preserve">. Hence, the term ‘globalisation’, which describes a capitalist world without borders, available and subservient to the supposedly stateless capital of a unified bourgeoisie, hides or denies crucial aspects of the functioning of the international system15 (Halliday 2002; Petras and Veltmeyer 2000; Ruccio 2003). In reality, the concepts of imperialism and globalisation are not compatible. Although several Marxist authors started to use them as a way of explaining contemporary capitalism, both concepts cannot be adopted at the same time, since the idea of globalisation suppresses a series of questions related to the historical development of the relations of exploitation within the capitalist system, and the role of imperialism as a theoretical and historical reference (Sakellaropoulos 2009). The view of various Marxist authors that the international system is characterised by stability seems to find support in certain passages of the Manifesto of the Communist Party, by Marx and Engels (2010). In this understanding, conflicts are caused almost exclusively by the division between the bourgeoisie and proletarians at the international level. Since international capital has attained unprecedented power, there is little room for protest movements that could undermine the system. This view underestimates the importance of the state and other forms of struggle, such as the struggle of nations oppressed by imperialism. However, even in the Manifesto, the nation-state problem is already raised when the authors call for the national liberation of Poland (Marx and Engels 2010: 68). Another relevant example is the struggle for women’s liberation in countries like the United Arab Emirates and Saudi Arabia. These are countries where the oppression of women is a structural problem – although not necessarily connected to multinational corporations – and any deeper gender-related change favouring women can cause great instability, since the region plays an important role in the geopolitical interests of imperialist countries. </w:t>
      </w:r>
      <w:r w:rsidRPr="006D4A28">
        <w:rPr>
          <w:rStyle w:val="StyleUnderline"/>
        </w:rPr>
        <w:t>The notion that multinational companies have an extraordinary capacity for co-ordination that facilitates international exploitation is also more or less explicit in the writings of the authors referred to in the previous section. However, this is a questionable theoretical assumption in the context of Marxism</w:t>
      </w:r>
      <w:r w:rsidRPr="006D4A28">
        <w:rPr>
          <w:sz w:val="16"/>
        </w:rPr>
        <w:t xml:space="preserve">. The tendency towards the centralisation and concentration of capital inherent in the movement of capital does not eliminate competition, but rather brings it to another level, as pointed out by Lenin, following in the footsteps of Marx. This is because it is competition that forces the capitalist to accumulate uncontrollably. </w:t>
      </w:r>
      <w:r w:rsidRPr="006D4A28">
        <w:rPr>
          <w:rStyle w:val="StyleUnderline"/>
        </w:rPr>
        <w:t>Capital produces without considering its limits, because it is an intrinsic expansionist force; hence the crises that occur from time to time when such limits are exceeded.</w:t>
      </w:r>
      <w:r w:rsidRPr="006D4A28">
        <w:rPr>
          <w:sz w:val="16"/>
        </w:rPr>
        <w:t xml:space="preserve"> </w:t>
      </w:r>
      <w:r w:rsidRPr="00D81639">
        <w:rPr>
          <w:rStyle w:val="StyleUnderline"/>
          <w:highlight w:val="green"/>
        </w:rPr>
        <w:t>For the capitalist, there is no other way but to continue seeking a continuous expansion. In the logic of capital, there is no room for sentimentality; ‘he who does not rise, descends.’</w:t>
      </w:r>
      <w:r w:rsidRPr="006D4A28">
        <w:rPr>
          <w:sz w:val="16"/>
        </w:rPr>
        <w:t xml:space="preserve"> Therefore, there can be no unified bourgeoisie exploiting markets around the world in an organised way, capable of suppressing economic crises and their economic-social consequences.</w:t>
      </w:r>
    </w:p>
    <w:p w:rsidR="006B7A16" w:rsidRPr="00A64D25" w:rsidRDefault="006B7A16" w:rsidP="006B7A16"/>
    <w:p w:rsidR="006B7A16" w:rsidRDefault="006B7A16" w:rsidP="006B7A16">
      <w:pPr>
        <w:pStyle w:val="Heading3"/>
      </w:pPr>
      <w:r>
        <w:t>Impacts—Biodiversity</w:t>
      </w:r>
    </w:p>
    <w:p w:rsidR="006B7A16" w:rsidRPr="0082290C" w:rsidRDefault="006B7A16" w:rsidP="006B7A16">
      <w:pPr>
        <w:pStyle w:val="Heading4"/>
      </w:pPr>
      <w:r>
        <w:t>Imperial capitalism causes biodiversity loss- the logic of inferiority allowed for the United States and other global institutions to exploit countries for both animal and plant life for the ability of GMOs, transgenic organisms, genetic erosion, monocultures, and managerialism to develop.</w:t>
      </w:r>
    </w:p>
    <w:p w:rsidR="006B7A16" w:rsidRPr="0082290C" w:rsidRDefault="006B7A16" w:rsidP="006B7A16">
      <w:pPr>
        <w:rPr>
          <w:rStyle w:val="Style13ptBold"/>
        </w:rPr>
      </w:pPr>
      <w:r>
        <w:rPr>
          <w:rStyle w:val="Style13ptBold"/>
        </w:rPr>
        <w:t xml:space="preserve">Olorode ’07 </w:t>
      </w:r>
      <w:r w:rsidRPr="0082290C">
        <w:rPr>
          <w:rStyle w:val="Style13ptBold"/>
          <w:sz w:val="22"/>
        </w:rPr>
        <w:t xml:space="preserve">[Omotoye – Department of Botany at the Obafemi Awolowo University, Jun 10 2007, “Biodiversity, Globalization, and Poverty, </w:t>
      </w:r>
      <w:hyperlink r:id="rId37" w:history="1">
        <w:r w:rsidRPr="0082290C">
          <w:rPr>
            <w:rStyle w:val="Hyperlink"/>
          </w:rPr>
          <w:t>https://www.ncbi.nlm.nih.gov/pmc/articles/PMC2816514/</w:t>
        </w:r>
      </w:hyperlink>
      <w:r w:rsidRPr="0082290C">
        <w:rPr>
          <w:rStyle w:val="Style13ptBold"/>
          <w:sz w:val="22"/>
        </w:rPr>
        <w:t xml:space="preserve"> //RH]</w:t>
      </w:r>
    </w:p>
    <w:p w:rsidR="006B7A16" w:rsidRPr="00EE3602" w:rsidRDefault="006B7A16" w:rsidP="006B7A16">
      <w:pPr>
        <w:rPr>
          <w:rStyle w:val="StyleUnderline"/>
        </w:rPr>
      </w:pPr>
      <w:r w:rsidRPr="00612DB1">
        <w:rPr>
          <w:rStyle w:val="StyleUnderline"/>
        </w:rPr>
        <w:t xml:space="preserve">For a long time since many European states, USA and Japan attained the status of industrialised countries or “developed” countries, many countries, including Nigeria, attained the status of “underdeveloped” or “developing” countries. We have also encountered formulations such as third world countries, meaning poor countries. Today, </w:t>
      </w:r>
      <w:r w:rsidRPr="00D81639">
        <w:rPr>
          <w:rStyle w:val="StyleUnderline"/>
          <w:highlight w:val="green"/>
        </w:rPr>
        <w:t>we hear formulations such as “thirdworldisation</w:t>
      </w:r>
      <w:r w:rsidRPr="00612DB1">
        <w:rPr>
          <w:rStyle w:val="StyleUnderline"/>
        </w:rPr>
        <w:t xml:space="preserve">” of East European countries </w:t>
      </w:r>
      <w:r w:rsidRPr="00D81639">
        <w:rPr>
          <w:rStyle w:val="StyleUnderline"/>
          <w:highlight w:val="green"/>
        </w:rPr>
        <w:t>following the triumph of the “market”.</w:t>
      </w:r>
      <w:r w:rsidRPr="00612DB1">
        <w:rPr>
          <w:rStyle w:val="StyleUnderline"/>
        </w:rPr>
        <w:t xml:space="preserve"> There have also been a plethora of schemes of characterising developing economies and strategies for economic development.</w:t>
      </w:r>
      <w:r w:rsidRPr="00EE3602">
        <w:rPr>
          <w:sz w:val="12"/>
        </w:rPr>
        <w:t xml:space="preserve"> These issues need not delay us here as ample literature exists in these regards (Baran, 1957; Baran and Sweezy, 1966; Frank, 1967; Rostow, 1960; Amin, 1974; Rodney, 1974; Ake, 1978; Krasner, 1985). One issue that is seldom addressed is some comparison of the processes of the development of the industrialised countries and those of developing countries. </w:t>
      </w:r>
      <w:r w:rsidRPr="00612DB1">
        <w:rPr>
          <w:rStyle w:val="StyleUnderline"/>
        </w:rPr>
        <w:t xml:space="preserve">It is becoming clear, particularly recently, that </w:t>
      </w:r>
      <w:r w:rsidRPr="00D81639">
        <w:rPr>
          <w:rStyle w:val="StyleUnderline"/>
          <w:highlight w:val="green"/>
        </w:rPr>
        <w:t>the impunity and the manouvering space which today's industrialised countries had are not available to the developing countries of today's—enslavement of whole continents, total and complete devastation of flora and fauna</w:t>
      </w:r>
      <w:r w:rsidRPr="00612DB1">
        <w:rPr>
          <w:rStyle w:val="StyleUnderline"/>
        </w:rPr>
        <w:t xml:space="preserve"> </w:t>
      </w:r>
      <w:r w:rsidRPr="00EE3602">
        <w:rPr>
          <w:sz w:val="12"/>
        </w:rPr>
        <w:t xml:space="preserve">of the Mediterranean, most of Europe and large parts of North America, </w:t>
      </w:r>
      <w:r w:rsidRPr="00612DB1">
        <w:rPr>
          <w:rStyle w:val="StyleUnderline"/>
        </w:rPr>
        <w:t>all manners and processes of primitive accumulation, unprecedented population growth without any second party moralisation about population growth</w:t>
      </w:r>
      <w:r w:rsidRPr="00EE3602">
        <w:rPr>
          <w:sz w:val="12"/>
        </w:rPr>
        <w:t xml:space="preserve"> etc, etc. </w:t>
      </w:r>
      <w:r w:rsidRPr="00D81639">
        <w:rPr>
          <w:rStyle w:val="StyleUnderline"/>
          <w:highlight w:val="green"/>
        </w:rPr>
        <w:t>The question of biodiversity conservation and exploitation</w:t>
      </w:r>
      <w:r w:rsidRPr="00612DB1">
        <w:rPr>
          <w:rStyle w:val="StyleUnderline"/>
        </w:rPr>
        <w:t xml:space="preserve"> seem </w:t>
      </w:r>
      <w:r w:rsidRPr="00D81639">
        <w:rPr>
          <w:rStyle w:val="StyleUnderline"/>
          <w:highlight w:val="green"/>
        </w:rPr>
        <w:t>to have become an issue</w:t>
      </w:r>
      <w:r w:rsidRPr="00612DB1">
        <w:rPr>
          <w:rStyle w:val="StyleUnderline"/>
        </w:rPr>
        <w:t xml:space="preserve"> partly </w:t>
      </w:r>
      <w:r w:rsidRPr="00D81639">
        <w:rPr>
          <w:rStyle w:val="StyleUnderline"/>
          <w:highlight w:val="green"/>
        </w:rPr>
        <w:t>because industrialised states have apprehended a stake in the business—the crisis has become a global issu</w:t>
      </w:r>
      <w:r w:rsidRPr="00612DB1">
        <w:rPr>
          <w:rStyle w:val="StyleUnderline"/>
        </w:rPr>
        <w:t>e</w:t>
      </w:r>
      <w:r w:rsidRPr="00EE3602">
        <w:rPr>
          <w:sz w:val="12"/>
        </w:rPr>
        <w:t xml:space="preserve"> (Swanson, 1992). Data from McNeely et al (1990) cited in Swanson (1992) shows that: “A listing of the countries with the greatest number of species reveals several patterns. Many of these countries share common characteristics; they are typically tropical, forested, developing countries. Swanson (1992) further observed: “Perhaps the single most striking characteristic of the distribution of species wealth throughout the world is the extent to which it is located in developing countries. </w:t>
      </w:r>
      <w:r w:rsidRPr="00612DB1">
        <w:rPr>
          <w:rStyle w:val="StyleUnderline"/>
        </w:rPr>
        <w:t>Virtually all of the most significant sites for diversity conservation are situated in countries with some of the lowest per capital incomes in the world”</w:t>
      </w:r>
      <w:r w:rsidRPr="00EE3602">
        <w:rPr>
          <w:sz w:val="12"/>
        </w:rPr>
        <w:t xml:space="preserve"> (my emphasis) In relation to the fore-going, Juma (1989) also noted that the poorest nations of the world as a group account for 95.7 percent of the world's crop genetic resources. Specifically Juma (1989) summarised: “Latin America has given the world maize, potato, cassava, and sweet potato, while West Central Asia has added wheat and barley. Africa contributes some 4.0 per cent while the Mediterranean and Euro-Siberian regions add 1.4 per cent and 2.9 per cent respectively. The Chino-Japanese region contributes 12.9 </w:t>
      </w:r>
      <w:proofErr w:type="gramStart"/>
      <w:r w:rsidRPr="00EE3602">
        <w:rPr>
          <w:sz w:val="12"/>
        </w:rPr>
        <w:t>percent,</w:t>
      </w:r>
      <w:proofErr w:type="gramEnd"/>
      <w:r w:rsidRPr="00EE3602">
        <w:rPr>
          <w:sz w:val="12"/>
        </w:rPr>
        <w:t xml:space="preserve"> Indo-China 7.5 percent and the Hindustan region add some 5.7 per cent. The “donor” regions mentioned above are also the regions of poverty referred to earlier on. Most of the countries in the regions were also those that experienced colonial conquest and that have since remained what is now referred to as neo-colonies (Nkrumah, 1965; Rodney, 1974). </w:t>
      </w:r>
      <w:r w:rsidRPr="00EE3602">
        <w:rPr>
          <w:rStyle w:val="StyleUnderline"/>
        </w:rPr>
        <w:t xml:space="preserve">The lingering heritage of the transfer and establishment of plant genetic resources in underdeveloped countries and the subsisting “dependent” primary producer status of many countries like Nigeria </w:t>
      </w:r>
      <w:proofErr w:type="gramStart"/>
      <w:r w:rsidRPr="00EE3602">
        <w:rPr>
          <w:rStyle w:val="StyleUnderline"/>
        </w:rPr>
        <w:t>was</w:t>
      </w:r>
      <w:proofErr w:type="gramEnd"/>
      <w:r w:rsidRPr="00EE3602">
        <w:rPr>
          <w:rStyle w:val="StyleUnderline"/>
        </w:rPr>
        <w:t xml:space="preserve"> captured succinctly by Juma</w:t>
      </w:r>
      <w:r w:rsidRPr="00EE3602">
        <w:rPr>
          <w:sz w:val="12"/>
        </w:rPr>
        <w:t xml:space="preserve"> (1989): “Much of what African countries have adopted as modern agriculture is rooted in the way genetic resources were incorporated in the socio-cultural evolution of Western countries. Historical economic botany show the links between economic complexity and the introduction of new genetic resources (as well as the related knowledge and technology) in agricultural production” </w:t>
      </w:r>
      <w:r w:rsidRPr="00EE3602">
        <w:rPr>
          <w:rStyle w:val="StyleUnderline"/>
        </w:rPr>
        <w:t xml:space="preserve">Consequently, whether we are examining </w:t>
      </w:r>
      <w:r w:rsidRPr="00D81639">
        <w:rPr>
          <w:rStyle w:val="StyleUnderline"/>
          <w:highlight w:val="green"/>
        </w:rPr>
        <w:t>the hegemony of North America in</w:t>
      </w:r>
      <w:r w:rsidRPr="00EE3602">
        <w:rPr>
          <w:rStyle w:val="StyleUnderline"/>
        </w:rPr>
        <w:t xml:space="preserve"> agricultural production or the phenomenon of </w:t>
      </w:r>
      <w:r w:rsidRPr="00D81639">
        <w:rPr>
          <w:rStyle w:val="StyleUnderline"/>
          <w:highlight w:val="green"/>
        </w:rPr>
        <w:t>plantation agriculture</w:t>
      </w:r>
      <w:r w:rsidRPr="00EE3602">
        <w:rPr>
          <w:rStyle w:val="StyleUnderline"/>
        </w:rPr>
        <w:t xml:space="preserve"> (</w:t>
      </w:r>
      <w:r w:rsidRPr="00D81639">
        <w:rPr>
          <w:rStyle w:val="StyleUnderline"/>
          <w:highlight w:val="green"/>
        </w:rPr>
        <w:t>coffee, tea, cocoa, oil palm, rubber, cotton, wheat, groundnut, sugar cane, opium, etc), we are confronted with the development of underdevelopment</w:t>
      </w:r>
      <w:r w:rsidRPr="00EE3602">
        <w:rPr>
          <w:sz w:val="12"/>
        </w:rPr>
        <w:t xml:space="preserve"> from about the 15th century A.D. (Figure 2). </w:t>
      </w:r>
      <w:r w:rsidRPr="00EE3602">
        <w:rPr>
          <w:rStyle w:val="StyleUnderline"/>
        </w:rPr>
        <w:t xml:space="preserve">We are confronted with the history of </w:t>
      </w:r>
      <w:r w:rsidRPr="00D81639">
        <w:rPr>
          <w:rStyle w:val="StyleUnderline"/>
          <w:highlight w:val="green"/>
        </w:rPr>
        <w:t>genetic erosion in indigenous crop production and general diminution of biodiversity</w:t>
      </w:r>
      <w:r w:rsidRPr="00EE3602">
        <w:rPr>
          <w:sz w:val="12"/>
        </w:rPr>
        <w:t>. Iltis (1968), Iltis et al (1970), Ophuls (1977) and, succinctly, Juma (1989) situated the foregoing dynamic of plant genetic resources and environment in the epistemology of environment and expansionism epitomized genealogically in Aristotelian, Baconian, Cartesian and Newtonian world views (Juma, 1989) surmised to imply that: “</w:t>
      </w:r>
      <w:r w:rsidRPr="00D81639">
        <w:rPr>
          <w:rStyle w:val="StyleUnderline"/>
          <w:highlight w:val="green"/>
        </w:rPr>
        <w:t>all the expansionist needed to do was to be convinced that other races</w:t>
      </w:r>
      <w:r w:rsidRPr="00EE3602">
        <w:rPr>
          <w:rStyle w:val="StyleUnderline"/>
        </w:rPr>
        <w:t xml:space="preserve"> (creatures) </w:t>
      </w:r>
      <w:r w:rsidRPr="00D81639">
        <w:rPr>
          <w:rStyle w:val="StyleUnderline"/>
          <w:highlight w:val="green"/>
        </w:rPr>
        <w:t>were inferior and they could therefore justify their exploitation and even extermination</w:t>
      </w:r>
      <w:r w:rsidRPr="00EE3602">
        <w:rPr>
          <w:sz w:val="12"/>
        </w:rPr>
        <w:t xml:space="preserve">”. It is left to be said that the massive assault on natural vegetation (construction of dams, lumbering, </w:t>
      </w:r>
      <w:proofErr w:type="gramStart"/>
      <w:r w:rsidRPr="00EE3602">
        <w:rPr>
          <w:sz w:val="12"/>
        </w:rPr>
        <w:t>massive</w:t>
      </w:r>
      <w:proofErr w:type="gramEnd"/>
      <w:r w:rsidRPr="00EE3602">
        <w:rPr>
          <w:sz w:val="12"/>
        </w:rPr>
        <w:t xml:space="preserve"> land clearing) in many parts of Nigeria following the tremendous private accumulation by multinationals and members of Nigeria's ruling class since the early 70's all flow from this epistemology. By all accounts, poor countries and poor regions of the world have remained poor for the last two hundred years or so; even the “tiger” glimers of the </w:t>
      </w:r>
      <w:proofErr w:type="gramStart"/>
      <w:r w:rsidRPr="00EE3602">
        <w:rPr>
          <w:sz w:val="12"/>
        </w:rPr>
        <w:t>far east</w:t>
      </w:r>
      <w:proofErr w:type="gramEnd"/>
      <w:r w:rsidRPr="00EE3602">
        <w:rPr>
          <w:sz w:val="12"/>
        </w:rPr>
        <w:t xml:space="preserve"> have dimmed. In Nigeria, most of the hopes that follow independence have collapsed; even the locally trained man power that could have powered rejuvenation </w:t>
      </w:r>
      <w:proofErr w:type="gramStart"/>
      <w:r w:rsidRPr="00EE3602">
        <w:rPr>
          <w:sz w:val="12"/>
        </w:rPr>
        <w:t>have</w:t>
      </w:r>
      <w:proofErr w:type="gramEnd"/>
      <w:r w:rsidRPr="00EE3602">
        <w:rPr>
          <w:sz w:val="12"/>
        </w:rPr>
        <w:t xml:space="preserve"> migrated massively. Sixty-six per cent of Nigerians are estimated to be living below poverty line. The received economic programme (SAP) has accentuated poverty sufficiently that both IMF and the World Bank (the authors of SAP) have incorporated poverty alleviation into their poverty accentuation programmes. In specific relation to biodiversity and the environment, poverty has been referred to as “the worst enemy of the environment” (Murieta and Andaluz, 1990; Olorode, 1995). Referring to the massive degradation of tropical forests, Hadley and Dogse (1990) observed: “The alarming degradation of these precious areas is in large part due to poverty, debt, ignorance, lack of ownership right and control and the overall weakness of institutional frameworks to properly manage these zones (emphasis mine). In a country like Nigeria for example, these situations have worsened considerably with rising unemployment, withdrawal of “subsidies” on fossil fuel (kerosene) and various social services. Biodiversity is observed at various levels. It occurs among genes; it occurs among individuals within species; it exists between species. It also occurs among ecosystems and biomes. Conservation and utilization strategies need to take all these into consideration because individual genotypes may need to be protected outside their habitats, in their habitats or ecosystems and biomes. Gene variation leads to species variation. Species variation in turn is the basis of ecosystem and biome differences. Mankind has also created conditions which generate considerable biodiversity through humanity's various activities such as use of fire, farming, animal husbandry and plant selection. In this regard, the cloning of the gene in 1973, twenty years after the double helix DNA model was proposed, has also resulted in momentous possibilities for man to change and combine genotypes and literally to create new genotypes. </w:t>
      </w:r>
      <w:r w:rsidRPr="00D81639">
        <w:rPr>
          <w:rStyle w:val="StyleUnderline"/>
          <w:highlight w:val="green"/>
        </w:rPr>
        <w:t>These possibilities have led to the creation of the so-called GMOs and trangenic animals and plants</w:t>
      </w:r>
      <w:r w:rsidRPr="00EE3602">
        <w:rPr>
          <w:sz w:val="12"/>
        </w:rPr>
        <w:t xml:space="preserve"> (Nicholl, 1994; De La Perriere and Seuret, 2000). Without doubt, much still remains to be known about organisms and the welter of variation among them. Consequently, if we pay proper attention to the incredible potentials in the genetic materials of organisms, no efforts can be spared in understanding and conserving them. </w:t>
      </w:r>
      <w:r w:rsidRPr="00EE3602">
        <w:rPr>
          <w:rStyle w:val="StyleUnderline"/>
        </w:rPr>
        <w:t>B</w:t>
      </w:r>
      <w:r w:rsidRPr="00D81639">
        <w:rPr>
          <w:rStyle w:val="StyleUnderline"/>
          <w:highlight w:val="green"/>
        </w:rPr>
        <w:t>eyond the epistemology of environmental expansionism</w:t>
      </w:r>
      <w:r w:rsidRPr="00EE3602">
        <w:rPr>
          <w:sz w:val="12"/>
        </w:rPr>
        <w:t xml:space="preserve"> (sensu Juma, 1989), </w:t>
      </w:r>
      <w:r w:rsidRPr="00EE3602">
        <w:rPr>
          <w:rStyle w:val="StyleUnderline"/>
        </w:rPr>
        <w:t xml:space="preserve">the social and political results they engender, and </w:t>
      </w:r>
      <w:r w:rsidRPr="00D81639">
        <w:rPr>
          <w:rStyle w:val="StyleUnderline"/>
          <w:highlight w:val="green"/>
        </w:rPr>
        <w:t>the consequences for biodiversity, human and social decisions on economic processes create a “dichotomy” in the way natural resources are husbanded</w:t>
      </w:r>
      <w:r w:rsidRPr="00EE3602">
        <w:rPr>
          <w:sz w:val="12"/>
        </w:rPr>
        <w:t xml:space="preserve"> i.e. the way in which humans interact with their environment. A seminal clarification in this regard was the work edited by Swanson and Barbier (1992). The contribution by Swanson (1992) deserves copious review; this is attempted immediately below. </w:t>
      </w:r>
      <w:r w:rsidRPr="00EE3602">
        <w:rPr>
          <w:rStyle w:val="StyleUnderline"/>
        </w:rPr>
        <w:t xml:space="preserve">When the dichotomy mentioned above arises, </w:t>
      </w:r>
      <w:r w:rsidRPr="00D81639">
        <w:rPr>
          <w:rStyle w:val="StyleUnderline"/>
          <w:highlight w:val="green"/>
        </w:rPr>
        <w:t>natural resources fall into two categories—managed and unmanaged</w:t>
      </w:r>
      <w:r w:rsidRPr="00EE3602">
        <w:rPr>
          <w:sz w:val="12"/>
        </w:rPr>
        <w:t xml:space="preserve"> (Figure 2). </w:t>
      </w:r>
      <w:r w:rsidRPr="00D81639">
        <w:rPr>
          <w:rStyle w:val="StyleUnderline"/>
          <w:highlight w:val="green"/>
        </w:rPr>
        <w:t>Managed natural resources attract investments (land, labour, capital) they even lead countries to wars such as the Opium War between Britain and China</w:t>
      </w:r>
      <w:r w:rsidRPr="00EE3602">
        <w:rPr>
          <w:sz w:val="12"/>
        </w:rPr>
        <w:t xml:space="preserve"> (1839–1842). </w:t>
      </w:r>
      <w:r w:rsidRPr="00D81639">
        <w:rPr>
          <w:rStyle w:val="StyleUnderline"/>
          <w:highlight w:val="green"/>
        </w:rPr>
        <w:t>Unmanaged natural resources on the other hand attract little or no investment</w:t>
      </w:r>
      <w:r w:rsidRPr="00EE3602">
        <w:rPr>
          <w:rStyle w:val="StyleUnderline"/>
        </w:rPr>
        <w:t>; they are not conserved and they become threatened with extinction; they are not utilised, so they are “undervalued”. Provision of appropriate habitat for managed resources (species) result in human competition with un-managed species leading to their being threatened</w:t>
      </w:r>
      <w:r w:rsidRPr="00EE3602">
        <w:rPr>
          <w:sz w:val="12"/>
        </w:rPr>
        <w:t>. Differential levels of investment in managed natural resources are controlled by the laws of economic specialization. In respect of utilised (agricultural) species, the law of specialisation has led to the progressive homogenisation of crop species seen throughout the world. Swanson (1992) further observed that specialisation produces uniformity and enhanced productivity and that it emerged in agriculture very early in human history leading to elimination of considerable biodiversity for only one crop or a few crops and substituting homogeneity for heterogeneity (Figure 3</w:t>
      </w:r>
      <w:r w:rsidRPr="00EE3602">
        <w:rPr>
          <w:rStyle w:val="StyleUnderline"/>
        </w:rPr>
        <w:t xml:space="preserve">). </w:t>
      </w:r>
      <w:r w:rsidRPr="00D81639">
        <w:rPr>
          <w:rStyle w:val="StyleUnderline"/>
          <w:highlight w:val="green"/>
        </w:rPr>
        <w:t>The direct consequence of the homogenisation of species is the production of monocultures</w:t>
      </w:r>
      <w:r w:rsidRPr="00EE3602">
        <w:rPr>
          <w:rStyle w:val="StyleUnderline"/>
        </w:rPr>
        <w:t xml:space="preserve"> with the development of appropriate machinery and mechanisation, appropriate and targeted inputs (fertilizers, herbicides pesticides, etc.) and enhancement of technical and technological support.</w:t>
      </w:r>
      <w:r w:rsidRPr="00EE3602">
        <w:rPr>
          <w:sz w:val="12"/>
        </w:rPr>
        <w:t xml:space="preserve"> All of these further narrow down not only the number of species but also the base of genetic pools of utilised species—genetic erosion. It is important to emphasise that the consequences of plant genetic resources homogenisation is not just in relation to food provisioning, but in provisioning for various industrial raw materials. Consequently, homogenisation of crop production has also deepened the homogenisation, specialisation and productivity of capital goods production. All these, with the aid of political and military backups, have further enhanced the exploitation and expropriation of developing regions and nations of the world. </w:t>
      </w:r>
      <w:r w:rsidRPr="00EE3602">
        <w:rPr>
          <w:rStyle w:val="StyleUnderline"/>
        </w:rPr>
        <w:t xml:space="preserve">It is needless in these regards to call attention to </w:t>
      </w:r>
      <w:r w:rsidRPr="00D81639">
        <w:rPr>
          <w:rStyle w:val="StyleUnderline"/>
          <w:highlight w:val="green"/>
        </w:rPr>
        <w:t>the overarching powers of political, commercial, financial and military institutions like the G8, EU, IMF and WTO, and NATO</w:t>
      </w:r>
      <w:r w:rsidRPr="00EE3602">
        <w:rPr>
          <w:rStyle w:val="StyleUnderline"/>
        </w:rPr>
        <w:t xml:space="preserve">! In spite of the epistemological and ideological pressure to promote and homogenise globalisation as an altruistic paradigm, </w:t>
      </w:r>
      <w:r w:rsidRPr="00D81639">
        <w:rPr>
          <w:rStyle w:val="StyleUnderline"/>
          <w:highlight w:val="green"/>
        </w:rPr>
        <w:t>the role of corporate interests and corporate manipulation, the overarching influence of profit and regional controlling formations have become palpable with respect to the fate of biodiversity in the world</w:t>
      </w:r>
      <w:r w:rsidRPr="00EE3602">
        <w:rPr>
          <w:rStyle w:val="StyleUnderline"/>
        </w:rPr>
        <w:t>.</w:t>
      </w:r>
      <w:r w:rsidRPr="00EE3602">
        <w:rPr>
          <w:sz w:val="12"/>
        </w:rPr>
        <w:t xml:space="preserve"> The number, location and power of seed and agricultural input corporations, the nationalities of the major seed hunters, the role of International Agricultural Research Stations (IARS) as ideological institutions; the power and audacity of biotechnology companies, the territories of the custody of the major seed banks, the owners and locations of patents on GM foods, and the programmed elimination of small farmers (De La Perriere and Seuret, 2000) even in USA, and the control of the media by these organisations all attest to the contradiction of the regional and the national control in an allegedly globalised world (Mooney, 1983; Juma, 1989; Swanson and Barbier, 1992; De La Perriere and Seuret, 2000). This section of this paper will conclude with an examination of the notion of sustainable development and its renewed currency. The World Commission on Development and Environment, in 1987, defined sustainable development as “development that meets the needs of the present without compromising the ability of future generations to meet their own needs” (Swanson and Barbier, 1992). This definition clearly assumes a monolithic world in what he termed “the notion of intergenerational equity”. We have amply demonstrated regional historical inequity however. </w:t>
      </w:r>
      <w:r w:rsidRPr="00EE3602">
        <w:rPr>
          <w:rStyle w:val="StyleUnderline"/>
        </w:rPr>
        <w:t xml:space="preserve">Beyond that, </w:t>
      </w:r>
      <w:r w:rsidRPr="00D81639">
        <w:rPr>
          <w:rStyle w:val="StyleUnderline"/>
          <w:highlight w:val="green"/>
        </w:rPr>
        <w:t>the UN and other international development agencies data have demonstrated growing intergenerational inequity</w:t>
      </w:r>
      <w:r w:rsidRPr="00EE3602">
        <w:rPr>
          <w:sz w:val="12"/>
        </w:rPr>
        <w:t xml:space="preserve"> (African Agenda, 1995). </w:t>
      </w:r>
      <w:r w:rsidRPr="00D81639">
        <w:rPr>
          <w:rStyle w:val="StyleUnderline"/>
          <w:highlight w:val="green"/>
        </w:rPr>
        <w:t>A notion of sustainable development that maintains the status quo in which the majority of the peoples of the world is marginalised is neither feasible nor defensible although it can be contemplated and it is probably implicit in certain development programmes; those where historically expropriated surpluses and on-going ones are retained in the custody of the expropriators.</w:t>
      </w:r>
    </w:p>
    <w:p w:rsidR="00AC20F8" w:rsidRDefault="00AC20F8" w:rsidP="00AC20F8">
      <w:pPr>
        <w:pStyle w:val="Heading4"/>
      </w:pPr>
      <w:r>
        <w:t xml:space="preserve">The spread of imperialism causes the destruction of culture diversity and traditions which leads to loss of biodiversity – Latin America proves </w:t>
      </w:r>
    </w:p>
    <w:p w:rsidR="00AC20F8" w:rsidRPr="00CE3BB7" w:rsidRDefault="00AC20F8" w:rsidP="00AC20F8">
      <w:pPr>
        <w:rPr>
          <w:rFonts w:asciiTheme="minorHAnsi" w:hAnsiTheme="minorHAnsi"/>
        </w:rPr>
      </w:pPr>
      <w:r w:rsidRPr="000540E0">
        <w:rPr>
          <w:rFonts w:asciiTheme="minorHAnsi" w:hAnsiTheme="minorHAnsi"/>
          <w:b/>
          <w:sz w:val="24"/>
          <w:szCs w:val="24"/>
        </w:rPr>
        <w:t>Barbas-Rhoden 11</w:t>
      </w:r>
      <w:r>
        <w:rPr>
          <w:rFonts w:asciiTheme="minorHAnsi" w:hAnsiTheme="minorHAnsi"/>
          <w:b/>
          <w:sz w:val="24"/>
          <w:szCs w:val="24"/>
        </w:rPr>
        <w:t xml:space="preserve"> </w:t>
      </w:r>
      <w:r>
        <w:rPr>
          <w:rFonts w:asciiTheme="minorHAnsi" w:hAnsiTheme="minorHAnsi"/>
        </w:rPr>
        <w:t>(</w:t>
      </w:r>
      <w:r w:rsidRPr="000540E0">
        <w:rPr>
          <w:rFonts w:asciiTheme="minorHAnsi" w:hAnsiTheme="minorHAnsi"/>
          <w:sz w:val="16"/>
          <w:szCs w:val="16"/>
        </w:rPr>
        <w:t>Laura, she studied Latin American studies at the Stone Center at Tulane University (M.A., 1997) and earned the Ph.D. degree (2000) at Tulane in Spanish with a focus on Central American literature. She is the author of numerous, peer-reviewed articles on contemporary Latin American literature, “Ecological Imaginations in Latin America Fiction,</w:t>
      </w:r>
      <w:r>
        <w:rPr>
          <w:rFonts w:asciiTheme="minorHAnsi" w:hAnsiTheme="minorHAnsi"/>
          <w:sz w:val="16"/>
          <w:szCs w:val="16"/>
        </w:rPr>
        <w:t xml:space="preserve"> p. 9-10,</w:t>
      </w:r>
      <w:r w:rsidRPr="000540E0">
        <w:rPr>
          <w:rFonts w:asciiTheme="minorHAnsi" w:hAnsiTheme="minorHAnsi"/>
          <w:sz w:val="16"/>
          <w:szCs w:val="16"/>
        </w:rPr>
        <w:t xml:space="preserve"> 2011)</w:t>
      </w:r>
      <w:r>
        <w:rPr>
          <w:rFonts w:asciiTheme="minorHAnsi" w:hAnsiTheme="minorHAnsi"/>
          <w:sz w:val="16"/>
          <w:szCs w:val="16"/>
        </w:rPr>
        <w:t xml:space="preserve"> </w:t>
      </w:r>
      <w:r>
        <w:rPr>
          <w:rFonts w:asciiTheme="minorHAnsi" w:hAnsiTheme="minorHAnsi"/>
        </w:rPr>
        <w:t>// DC</w:t>
      </w:r>
    </w:p>
    <w:p w:rsidR="00AC20F8" w:rsidRPr="00EF50A9" w:rsidRDefault="00AC20F8" w:rsidP="00AC20F8">
      <w:pPr>
        <w:rPr>
          <w:rFonts w:asciiTheme="minorHAnsi" w:hAnsiTheme="minorHAnsi"/>
          <w:sz w:val="16"/>
          <w:szCs w:val="16"/>
        </w:rPr>
      </w:pPr>
      <w:r w:rsidRPr="00F47C3F">
        <w:rPr>
          <w:rFonts w:asciiTheme="minorHAnsi" w:hAnsiTheme="minorHAnsi"/>
          <w:sz w:val="16"/>
          <w:szCs w:val="16"/>
        </w:rPr>
        <w:t>Difference and diversity are essential in ecological terms as well as in cultural terms. According to ethnobotanist Gary Paul Nabhan, the occurrence of abundant biodiversity in regions of great cultural diversity is not a coincidence. He argues that</w:t>
      </w:r>
      <w:r>
        <w:rPr>
          <w:rFonts w:asciiTheme="minorHAnsi" w:hAnsiTheme="minorHAnsi"/>
        </w:rPr>
        <w:t xml:space="preserve"> </w:t>
      </w:r>
      <w:r w:rsidRPr="00F47C3F">
        <w:rPr>
          <w:rFonts w:asciiTheme="minorHAnsi" w:hAnsiTheme="minorHAnsi"/>
          <w:u w:val="single"/>
        </w:rPr>
        <w:t>“</w:t>
      </w:r>
      <w:r w:rsidRPr="00D81639">
        <w:rPr>
          <w:rFonts w:asciiTheme="minorHAnsi" w:hAnsiTheme="minorHAnsi"/>
          <w:highlight w:val="green"/>
          <w:u w:val="single"/>
        </w:rPr>
        <w:t>most biodiversity remaining on earth today occurs in areas where cultural diversity also persists</w:t>
      </w:r>
      <w:r w:rsidRPr="00F47C3F">
        <w:rPr>
          <w:rFonts w:asciiTheme="minorHAnsi" w:hAnsiTheme="minorHAnsi"/>
          <w:u w:val="single"/>
        </w:rPr>
        <w:t>. . . . It is fair to say that wherever many cultures have coexisted within the same region, biodiversity has also survives”</w:t>
      </w:r>
      <w:r>
        <w:rPr>
          <w:rFonts w:asciiTheme="minorHAnsi" w:hAnsiTheme="minorHAnsi"/>
        </w:rPr>
        <w:t xml:space="preserve"> </w:t>
      </w:r>
      <w:r w:rsidRPr="00F47C3F">
        <w:rPr>
          <w:rFonts w:asciiTheme="minorHAnsi" w:hAnsiTheme="minorHAnsi"/>
          <w:sz w:val="16"/>
          <w:szCs w:val="16"/>
        </w:rPr>
        <w:t>(37).</w:t>
      </w:r>
      <w:r>
        <w:rPr>
          <w:rFonts w:asciiTheme="minorHAnsi" w:hAnsiTheme="minorHAnsi"/>
        </w:rPr>
        <w:t xml:space="preserve"> </w:t>
      </w:r>
      <w:r w:rsidRPr="00CE763A">
        <w:rPr>
          <w:rFonts w:asciiTheme="minorHAnsi" w:hAnsiTheme="minorHAnsi"/>
          <w:u w:val="single"/>
        </w:rPr>
        <w:t xml:space="preserve">Some </w:t>
      </w:r>
      <w:r w:rsidRPr="00D81639">
        <w:rPr>
          <w:rFonts w:asciiTheme="minorHAnsi" w:hAnsiTheme="minorHAnsi"/>
          <w:highlight w:val="green"/>
          <w:u w:val="single"/>
        </w:rPr>
        <w:t>of the most biodiverse countries in the world are in Latin America</w:t>
      </w:r>
      <w:r w:rsidRPr="00CE763A">
        <w:rPr>
          <w:rFonts w:asciiTheme="minorHAnsi" w:hAnsiTheme="minorHAnsi"/>
          <w:u w:val="single"/>
        </w:rPr>
        <w:t>, for example in nations such as Ecuador and Peru</w:t>
      </w:r>
      <w:r>
        <w:rPr>
          <w:rFonts w:asciiTheme="minorHAnsi" w:hAnsiTheme="minorHAnsi"/>
        </w:rPr>
        <w:t xml:space="preserve">, </w:t>
      </w:r>
      <w:r w:rsidRPr="00CE763A">
        <w:rPr>
          <w:rFonts w:asciiTheme="minorHAnsi" w:hAnsiTheme="minorHAnsi"/>
          <w:sz w:val="16"/>
          <w:szCs w:val="16"/>
        </w:rPr>
        <w:t xml:space="preserve">where there is also great cultural diversity, especially among indigenous cultures. Of course, </w:t>
      </w:r>
      <w:r w:rsidRPr="00D81639">
        <w:rPr>
          <w:rFonts w:asciiTheme="minorHAnsi" w:hAnsiTheme="minorHAnsi"/>
          <w:highlight w:val="green"/>
          <w:u w:val="single"/>
        </w:rPr>
        <w:t>Latin America is</w:t>
      </w:r>
      <w:r w:rsidRPr="00CE763A">
        <w:rPr>
          <w:rFonts w:asciiTheme="minorHAnsi" w:hAnsiTheme="minorHAnsi"/>
          <w:u w:val="single"/>
        </w:rPr>
        <w:t xml:space="preserve"> also </w:t>
      </w:r>
      <w:r w:rsidRPr="00D81639">
        <w:rPr>
          <w:rFonts w:asciiTheme="minorHAnsi" w:hAnsiTheme="minorHAnsi"/>
          <w:highlight w:val="green"/>
          <w:u w:val="single"/>
        </w:rPr>
        <w:t>a product of the spread of empire in the development of a modern world system</w:t>
      </w:r>
      <w:r w:rsidRPr="00CE763A">
        <w:rPr>
          <w:rFonts w:asciiTheme="minorHAnsi" w:hAnsiTheme="minorHAnsi"/>
          <w:u w:val="single"/>
        </w:rPr>
        <w:t>.</w:t>
      </w:r>
      <w:r>
        <w:rPr>
          <w:rFonts w:asciiTheme="minorHAnsi" w:hAnsiTheme="minorHAnsi"/>
        </w:rPr>
        <w:t xml:space="preserve"> </w:t>
      </w:r>
      <w:r w:rsidRPr="00CE763A">
        <w:rPr>
          <w:rFonts w:asciiTheme="minorHAnsi" w:hAnsiTheme="minorHAnsi"/>
          <w:sz w:val="16"/>
          <w:szCs w:val="16"/>
        </w:rPr>
        <w:t xml:space="preserve">In the same region that astounds with dizzying varieties of life, one can see the negative corollary of Nabhan’s earlier assertion: </w:t>
      </w:r>
      <w:r w:rsidRPr="00CE763A">
        <w:rPr>
          <w:rFonts w:asciiTheme="minorHAnsi" w:hAnsiTheme="minorHAnsi"/>
          <w:u w:val="single"/>
        </w:rPr>
        <w:t>“</w:t>
      </w:r>
      <w:r w:rsidRPr="00D81639">
        <w:rPr>
          <w:rFonts w:asciiTheme="minorHAnsi" w:hAnsiTheme="minorHAnsi"/>
          <w:highlight w:val="green"/>
          <w:u w:val="single"/>
        </w:rPr>
        <w:t>wherever empires have spread to suppress other cultures’ languages and land-tenure traditions, the loss of biodiversity has been dramatic”</w:t>
      </w:r>
      <w:r>
        <w:rPr>
          <w:rFonts w:asciiTheme="minorHAnsi" w:hAnsiTheme="minorHAnsi"/>
        </w:rPr>
        <w:t xml:space="preserve"> </w:t>
      </w:r>
      <w:r w:rsidRPr="00CE763A">
        <w:rPr>
          <w:rFonts w:asciiTheme="minorHAnsi" w:hAnsiTheme="minorHAnsi"/>
          <w:sz w:val="16"/>
          <w:szCs w:val="16"/>
        </w:rPr>
        <w:t xml:space="preserve">(37). </w:t>
      </w:r>
      <w:r w:rsidRPr="00F47C3F">
        <w:rPr>
          <w:rFonts w:asciiTheme="minorHAnsi" w:hAnsiTheme="minorHAnsi"/>
          <w:sz w:val="16"/>
          <w:szCs w:val="16"/>
        </w:rPr>
        <w:t>The Spanish empire was such an empire, one that brought large-scale mining, grain agriculture, and livestock grazing, with cataclysmic social and ecological transformations. Other great powers made further changes. First the British dominated trade in agricultural exports after Latin American independence,</w:t>
      </w:r>
      <w:r>
        <w:rPr>
          <w:rFonts w:asciiTheme="minorHAnsi" w:hAnsiTheme="minorHAnsi"/>
        </w:rPr>
        <w:t xml:space="preserve"> </w:t>
      </w:r>
      <w:r w:rsidRPr="00F47C3F">
        <w:rPr>
          <w:rFonts w:asciiTheme="minorHAnsi" w:hAnsiTheme="minorHAnsi"/>
          <w:u w:val="single"/>
        </w:rPr>
        <w:t xml:space="preserve">and then </w:t>
      </w:r>
      <w:r w:rsidRPr="00D81639">
        <w:rPr>
          <w:rFonts w:asciiTheme="minorHAnsi" w:hAnsiTheme="minorHAnsi"/>
          <w:highlight w:val="green"/>
          <w:u w:val="single"/>
        </w:rPr>
        <w:t>the</w:t>
      </w:r>
      <w:r w:rsidRPr="00F47C3F">
        <w:rPr>
          <w:rFonts w:asciiTheme="minorHAnsi" w:hAnsiTheme="minorHAnsi"/>
          <w:u w:val="single"/>
        </w:rPr>
        <w:t xml:space="preserve"> </w:t>
      </w:r>
      <w:r w:rsidRPr="00D81639">
        <w:rPr>
          <w:rFonts w:asciiTheme="minorHAnsi" w:hAnsiTheme="minorHAnsi"/>
          <w:highlight w:val="green"/>
          <w:u w:val="single"/>
        </w:rPr>
        <w:t>U</w:t>
      </w:r>
      <w:r w:rsidRPr="00F47C3F">
        <w:rPr>
          <w:rFonts w:asciiTheme="minorHAnsi" w:hAnsiTheme="minorHAnsi"/>
          <w:u w:val="single"/>
        </w:rPr>
        <w:t xml:space="preserve">nited </w:t>
      </w:r>
      <w:r w:rsidRPr="00D81639">
        <w:rPr>
          <w:rFonts w:asciiTheme="minorHAnsi" w:hAnsiTheme="minorHAnsi"/>
          <w:highlight w:val="green"/>
          <w:u w:val="single"/>
        </w:rPr>
        <w:t>S</w:t>
      </w:r>
      <w:r w:rsidRPr="00F47C3F">
        <w:rPr>
          <w:rFonts w:asciiTheme="minorHAnsi" w:hAnsiTheme="minorHAnsi"/>
          <w:u w:val="single"/>
        </w:rPr>
        <w:t xml:space="preserve">tates held sway, </w:t>
      </w:r>
      <w:r w:rsidRPr="00D81639">
        <w:rPr>
          <w:rFonts w:asciiTheme="minorHAnsi" w:hAnsiTheme="minorHAnsi"/>
          <w:highlight w:val="green"/>
          <w:u w:val="single"/>
        </w:rPr>
        <w:t>consuming barrels of oil and minerals and tons of agricultural products each year</w:t>
      </w:r>
      <w:r w:rsidRPr="00F47C3F">
        <w:rPr>
          <w:rFonts w:asciiTheme="minorHAnsi" w:hAnsiTheme="minorHAnsi"/>
          <w:u w:val="single"/>
        </w:rPr>
        <w:t xml:space="preserve"> for well over a century.</w:t>
      </w:r>
      <w:r>
        <w:rPr>
          <w:rFonts w:asciiTheme="minorHAnsi" w:hAnsiTheme="minorHAnsi"/>
        </w:rPr>
        <w:t xml:space="preserve"> </w:t>
      </w:r>
      <w:r w:rsidRPr="00EF50A9">
        <w:rPr>
          <w:rFonts w:asciiTheme="minorHAnsi" w:hAnsiTheme="minorHAnsi"/>
          <w:sz w:val="16"/>
          <w:szCs w:val="16"/>
        </w:rPr>
        <w:t>For ecocritics working in other literary traditions, it is imperative to understand that modern Latin America is a product of complicated webs of ethnic, social, and economic relationships. Born of centuries of miscegenation and cultural contact, its hybrid peoples possess myriad traditions and histories. There are people of mixed ethnicity, others of Spanish and Portuguese descent, as well as Afro-Latin Americans and more recent immigrants like the Chinese, Japanese, German, and Italian populations dispersed throughout the Americas. Different peoples have vastly different conceptions of their place in the world of nonhuman nature, and Latin America today is the site of their competing claims for the future.</w:t>
      </w:r>
      <w:r>
        <w:rPr>
          <w:rFonts w:asciiTheme="minorHAnsi" w:hAnsiTheme="minorHAnsi"/>
          <w:sz w:val="16"/>
          <w:szCs w:val="16"/>
        </w:rPr>
        <w:t xml:space="preserve"> </w:t>
      </w:r>
      <w:r w:rsidRPr="00F47C3F">
        <w:rPr>
          <w:rFonts w:asciiTheme="minorHAnsi" w:hAnsiTheme="minorHAnsi"/>
          <w:u w:val="single"/>
        </w:rPr>
        <w:t xml:space="preserve">Of course, </w:t>
      </w:r>
      <w:r w:rsidRPr="00D81639">
        <w:rPr>
          <w:rFonts w:asciiTheme="minorHAnsi" w:hAnsiTheme="minorHAnsi"/>
          <w:highlight w:val="green"/>
          <w:u w:val="single"/>
        </w:rPr>
        <w:t>companies</w:t>
      </w:r>
      <w:r w:rsidRPr="00F47C3F">
        <w:rPr>
          <w:rFonts w:asciiTheme="minorHAnsi" w:hAnsiTheme="minorHAnsi"/>
          <w:u w:val="single"/>
        </w:rPr>
        <w:t xml:space="preserve">, people, </w:t>
      </w:r>
      <w:r w:rsidRPr="00D81639">
        <w:rPr>
          <w:rFonts w:asciiTheme="minorHAnsi" w:hAnsiTheme="minorHAnsi"/>
          <w:highlight w:val="green"/>
          <w:u w:val="single"/>
        </w:rPr>
        <w:t>and</w:t>
      </w:r>
      <w:r w:rsidRPr="00F47C3F">
        <w:rPr>
          <w:rFonts w:asciiTheme="minorHAnsi" w:hAnsiTheme="minorHAnsi"/>
          <w:u w:val="single"/>
        </w:rPr>
        <w:t xml:space="preserve"> </w:t>
      </w:r>
      <w:r w:rsidRPr="00D81639">
        <w:rPr>
          <w:rFonts w:asciiTheme="minorHAnsi" w:hAnsiTheme="minorHAnsi"/>
          <w:highlight w:val="green"/>
          <w:u w:val="single"/>
        </w:rPr>
        <w:t>organizations</w:t>
      </w:r>
      <w:r w:rsidRPr="00F47C3F">
        <w:rPr>
          <w:rFonts w:asciiTheme="minorHAnsi" w:hAnsiTheme="minorHAnsi"/>
          <w:u w:val="single"/>
        </w:rPr>
        <w:t xml:space="preserve"> from abroad also </w:t>
      </w:r>
      <w:r w:rsidRPr="00D81639">
        <w:rPr>
          <w:rFonts w:asciiTheme="minorHAnsi" w:hAnsiTheme="minorHAnsi"/>
          <w:highlight w:val="green"/>
          <w:u w:val="single"/>
        </w:rPr>
        <w:t>have an interest in the natural wealth of Latin America,</w:t>
      </w:r>
      <w:r w:rsidRPr="00F47C3F">
        <w:rPr>
          <w:rFonts w:asciiTheme="minorHAnsi" w:hAnsiTheme="minorHAnsi"/>
          <w:u w:val="single"/>
        </w:rPr>
        <w:t xml:space="preserve"> from </w:t>
      </w:r>
      <w:r w:rsidRPr="00D81639">
        <w:rPr>
          <w:rFonts w:asciiTheme="minorHAnsi" w:hAnsiTheme="minorHAnsi"/>
          <w:highlight w:val="green"/>
          <w:u w:val="single"/>
        </w:rPr>
        <w:t>mineral deposits in the Atacama Desert to tracts of arable acreage</w:t>
      </w:r>
      <w:r w:rsidRPr="00F47C3F">
        <w:rPr>
          <w:rFonts w:asciiTheme="minorHAnsi" w:hAnsiTheme="minorHAnsi"/>
          <w:u w:val="single"/>
        </w:rPr>
        <w:t xml:space="preserve"> in Brazil.</w:t>
      </w:r>
      <w:r>
        <w:rPr>
          <w:rFonts w:asciiTheme="minorHAnsi" w:hAnsiTheme="minorHAnsi"/>
        </w:rPr>
        <w:t xml:space="preserve"> </w:t>
      </w:r>
      <w:r w:rsidRPr="00F47C3F">
        <w:rPr>
          <w:rFonts w:asciiTheme="minorHAnsi" w:hAnsiTheme="minorHAnsi"/>
          <w:sz w:val="16"/>
          <w:szCs w:val="16"/>
        </w:rPr>
        <w:t>This is one reason that questions of land use dominate the history of Latin America. Many players inside and outside the region “read” Latin American people, the ecosystems they inhabit, and the stories cultures tell about these relationships.</w:t>
      </w:r>
      <w:r>
        <w:rPr>
          <w:rFonts w:asciiTheme="minorHAnsi" w:hAnsiTheme="minorHAnsi"/>
        </w:rPr>
        <w:t xml:space="preserve"> </w:t>
      </w:r>
      <w:r w:rsidRPr="00F47C3F">
        <w:rPr>
          <w:rFonts w:asciiTheme="minorHAnsi" w:hAnsiTheme="minorHAnsi"/>
          <w:u w:val="single"/>
        </w:rPr>
        <w:t xml:space="preserve">Where indigenous peoples see ancestral lands in Colombia and Ecuador, </w:t>
      </w:r>
      <w:r w:rsidRPr="00D81639">
        <w:rPr>
          <w:rFonts w:asciiTheme="minorHAnsi" w:hAnsiTheme="minorHAnsi"/>
          <w:highlight w:val="green"/>
          <w:u w:val="single"/>
        </w:rPr>
        <w:t>petroleum companies see energy reserves and profits</w:t>
      </w:r>
      <w:r>
        <w:rPr>
          <w:rFonts w:asciiTheme="minorHAnsi" w:hAnsiTheme="minorHAnsi"/>
        </w:rPr>
        <w:t xml:space="preserve">. </w:t>
      </w:r>
      <w:r w:rsidRPr="00D81639">
        <w:rPr>
          <w:rFonts w:asciiTheme="minorHAnsi" w:hAnsiTheme="minorHAnsi"/>
          <w:highlight w:val="green"/>
          <w:u w:val="single"/>
        </w:rPr>
        <w:t>Rural people</w:t>
      </w:r>
      <w:r w:rsidRPr="00F47C3F">
        <w:rPr>
          <w:rFonts w:asciiTheme="minorHAnsi" w:hAnsiTheme="minorHAnsi"/>
          <w:u w:val="single"/>
        </w:rPr>
        <w:t xml:space="preserve"> in Honduras lo</w:t>
      </w:r>
      <w:r w:rsidRPr="00D81639">
        <w:rPr>
          <w:rFonts w:asciiTheme="minorHAnsi" w:hAnsiTheme="minorHAnsi"/>
          <w:highlight w:val="green"/>
          <w:u w:val="single"/>
        </w:rPr>
        <w:t>ok out on farmlands</w:t>
      </w:r>
      <w:r w:rsidRPr="00F47C3F">
        <w:rPr>
          <w:rFonts w:asciiTheme="minorHAnsi" w:hAnsiTheme="minorHAnsi"/>
          <w:u w:val="single"/>
        </w:rPr>
        <w:t xml:space="preserve">; </w:t>
      </w:r>
      <w:r w:rsidRPr="00D81639">
        <w:rPr>
          <w:rFonts w:asciiTheme="minorHAnsi" w:hAnsiTheme="minorHAnsi"/>
          <w:highlight w:val="green"/>
          <w:u w:val="single"/>
        </w:rPr>
        <w:t>mining companies see gold</w:t>
      </w:r>
      <w:r>
        <w:rPr>
          <w:rFonts w:asciiTheme="minorHAnsi" w:hAnsiTheme="minorHAnsi"/>
        </w:rPr>
        <w:t xml:space="preserve">. </w:t>
      </w:r>
      <w:r w:rsidRPr="00F47C3F">
        <w:rPr>
          <w:rFonts w:asciiTheme="minorHAnsi" w:hAnsiTheme="minorHAnsi"/>
          <w:sz w:val="16"/>
          <w:szCs w:val="16"/>
        </w:rPr>
        <w:t>Tourists in Costa Rica find entertainment in coastal ecosystems rich in aquatic and avian life during an afternoon of snorkeling.</w:t>
      </w:r>
      <w:r>
        <w:rPr>
          <w:rFonts w:asciiTheme="minorHAnsi" w:hAnsiTheme="minorHAnsi"/>
        </w:rPr>
        <w:t xml:space="preserve"> </w:t>
      </w:r>
      <w:r w:rsidRPr="00F47C3F">
        <w:rPr>
          <w:rFonts w:asciiTheme="minorHAnsi" w:hAnsiTheme="minorHAnsi"/>
          <w:u w:val="single"/>
        </w:rPr>
        <w:t xml:space="preserve">Conservation </w:t>
      </w:r>
      <w:r w:rsidRPr="00D81639">
        <w:rPr>
          <w:rFonts w:asciiTheme="minorHAnsi" w:hAnsiTheme="minorHAnsi"/>
          <w:highlight w:val="green"/>
          <w:u w:val="single"/>
        </w:rPr>
        <w:t>organizations see parks and reserves</w:t>
      </w:r>
      <w:r w:rsidRPr="00F47C3F">
        <w:rPr>
          <w:rFonts w:asciiTheme="minorHAnsi" w:hAnsiTheme="minorHAnsi"/>
          <w:u w:val="single"/>
        </w:rPr>
        <w:t xml:space="preserve"> in Brazil where </w:t>
      </w:r>
      <w:r w:rsidRPr="00D81639">
        <w:rPr>
          <w:rFonts w:asciiTheme="minorHAnsi" w:hAnsiTheme="minorHAnsi"/>
          <w:highlight w:val="green"/>
          <w:u w:val="single"/>
        </w:rPr>
        <w:t>governments see potential agricultural land</w:t>
      </w:r>
      <w:r>
        <w:rPr>
          <w:rFonts w:asciiTheme="minorHAnsi" w:hAnsiTheme="minorHAnsi"/>
        </w:rPr>
        <w:t xml:space="preserve">, </w:t>
      </w:r>
      <w:r w:rsidRPr="00F47C3F">
        <w:rPr>
          <w:rFonts w:asciiTheme="minorHAnsi" w:hAnsiTheme="minorHAnsi"/>
          <w:sz w:val="16"/>
          <w:szCs w:val="16"/>
        </w:rPr>
        <w:t>migrants see a chance at a better life, and indigenous groups see opportunity in ecotourism or cattle ranching.</w:t>
      </w:r>
    </w:p>
    <w:p w:rsidR="006B7A16" w:rsidRPr="006B7A16" w:rsidRDefault="006B7A16" w:rsidP="006B7A16"/>
    <w:p w:rsidR="004A58FF" w:rsidRDefault="004A58FF" w:rsidP="006B7A16">
      <w:pPr>
        <w:pStyle w:val="Heading3"/>
      </w:pPr>
      <w:r>
        <w:t>Impacts—Genocide</w:t>
      </w:r>
    </w:p>
    <w:p w:rsidR="004A58FF" w:rsidRDefault="004A58FF" w:rsidP="004A58FF">
      <w:pPr>
        <w:pStyle w:val="Heading4"/>
      </w:pPr>
      <w:r>
        <w:t>Capitalism is a silent genocide-millions die every year but we never see it because we never look at structural conditions that cause violence</w:t>
      </w:r>
    </w:p>
    <w:p w:rsidR="004A58FF" w:rsidRPr="006D6858" w:rsidRDefault="004A58FF" w:rsidP="004A58FF">
      <w:pPr>
        <w:rPr>
          <w:rStyle w:val="Style13ptBold"/>
        </w:rPr>
      </w:pPr>
      <w:r>
        <w:rPr>
          <w:rStyle w:val="Style13ptBold"/>
        </w:rPr>
        <w:t xml:space="preserve">Heft 14 </w:t>
      </w:r>
      <w:r>
        <w:t>(Peter Heft has a B.A. in philosophy from Denison Unversity</w:t>
      </w:r>
      <w:r w:rsidRPr="006D6858">
        <w:t xml:space="preserve">, May 2 2014, “Attempting the Impossible: Calculating Capitalism’s Death Toll”, Guerilla Ontologies, </w:t>
      </w:r>
      <w:hyperlink r:id="rId38" w:history="1">
        <w:r w:rsidRPr="006D6858">
          <w:t>http://guerrillaontologies.com/2014/05/attempting-the-impossible-calculating-capitalisms-death-toll/</w:t>
        </w:r>
      </w:hyperlink>
      <w:r w:rsidRPr="006D6858">
        <w:t>, Accessed 7-7-18)//sjp</w:t>
      </w:r>
    </w:p>
    <w:p w:rsidR="004A58FF" w:rsidRDefault="004A58FF" w:rsidP="004A58FF">
      <w:proofErr w:type="gramStart"/>
      <w:r w:rsidRPr="006D6858">
        <w:rPr>
          <w:sz w:val="16"/>
        </w:rPr>
        <w:t>So now to the main point of this post – to try to create a list of the number of victims that have fallen prey to global capitalism.</w:t>
      </w:r>
      <w:proofErr w:type="gramEnd"/>
      <w:r w:rsidRPr="006D6858">
        <w:rPr>
          <w:sz w:val="16"/>
        </w:rPr>
        <w:t xml:space="preserve"> </w:t>
      </w:r>
      <w:r w:rsidRPr="006D6858">
        <w:rPr>
          <w:u w:val="single"/>
        </w:rPr>
        <w:t xml:space="preserve">Before I continue however, an important note must be made: </w:t>
      </w:r>
      <w:r w:rsidRPr="00D81639">
        <w:rPr>
          <w:highlight w:val="green"/>
          <w:u w:val="single"/>
        </w:rPr>
        <w:t>unlike the death tolls associated with Communism</w:t>
      </w:r>
      <w:r w:rsidRPr="006D6858">
        <w:rPr>
          <w:u w:val="single"/>
        </w:rPr>
        <w:t xml:space="preserve"> (which are caused by regimes themselves</w:t>
      </w:r>
      <w:r w:rsidRPr="00D81639">
        <w:rPr>
          <w:highlight w:val="green"/>
          <w:u w:val="single"/>
        </w:rPr>
        <w:t>), the deaths caused by capitalism are usually the result of capitalist constructions</w:t>
      </w:r>
      <w:r w:rsidRPr="006D6858">
        <w:rPr>
          <w:u w:val="single"/>
        </w:rPr>
        <w:t xml:space="preserve">, be they </w:t>
      </w:r>
      <w:r w:rsidRPr="00D81639">
        <w:rPr>
          <w:highlight w:val="green"/>
          <w:u w:val="single"/>
        </w:rPr>
        <w:t>systemic poverty, imperialism</w:t>
      </w:r>
      <w:r w:rsidRPr="006D6858">
        <w:rPr>
          <w:u w:val="single"/>
        </w:rPr>
        <w:t xml:space="preserve">, Atlantic and post-Atlantic </w:t>
      </w:r>
      <w:r w:rsidRPr="00D81639">
        <w:rPr>
          <w:highlight w:val="green"/>
          <w:u w:val="single"/>
        </w:rPr>
        <w:t>slavery, etc</w:t>
      </w:r>
      <w:r w:rsidRPr="006D6858">
        <w:rPr>
          <w:u w:val="single"/>
        </w:rPr>
        <w:t>. In order to head off any potential critiques of this post when I mention things like “Hurricane Katrina” or “Poverty in the US” for example, I will be explaining how each of the incidents in question can be attributed to capitalism (both in neo-liberal capitalism or strict corporate capitalism).</w:t>
      </w:r>
      <w:r>
        <w:rPr>
          <w:u w:val="single"/>
        </w:rPr>
        <w:t xml:space="preserve"> </w:t>
      </w:r>
      <w:r w:rsidRPr="006D6858">
        <w:rPr>
          <w:sz w:val="16"/>
        </w:rPr>
        <w:t>Another thing I must note is that anarcho-Capitalists will be quick to say “well, it’s the fact that the government was involved – that’s the issue!</w:t>
      </w:r>
      <w:proofErr w:type="gramStart"/>
      <w:r w:rsidRPr="006D6858">
        <w:rPr>
          <w:sz w:val="16"/>
        </w:rPr>
        <w:t>”.</w:t>
      </w:r>
      <w:proofErr w:type="gramEnd"/>
      <w:r w:rsidRPr="006D6858">
        <w:rPr>
          <w:sz w:val="16"/>
        </w:rPr>
        <w:t xml:space="preserve"> However this is not true. The “for profit” logic of capitalism has both lead to the following atrocities and has been used by governments, overtly or not, to commit the following crimes. So yes, governments may have done the following, but the logic and justification behind capitalism has created the conditions for the following. And finally, as one last kick to anarcho-Capitalists, anarcho-Capitalism has never been implemented and thus there is no body count for that, but full Communism a la Marx hasn’t either. According to Marx, there will be an “end of history” wherein the state withers away and that is pure </w:t>
      </w:r>
      <w:proofErr w:type="gramStart"/>
      <w:r w:rsidRPr="006D6858">
        <w:rPr>
          <w:sz w:val="16"/>
        </w:rPr>
        <w:t>Communism,</w:t>
      </w:r>
      <w:proofErr w:type="gramEnd"/>
      <w:r w:rsidRPr="006D6858">
        <w:rPr>
          <w:sz w:val="16"/>
        </w:rPr>
        <w:t xml:space="preserve"> the rest is State Communism (much like State Capitalism) or Socialism. Two can play at the “it’s never been implemented, wahhhh!!</w:t>
      </w:r>
      <w:proofErr w:type="gramStart"/>
      <w:r w:rsidRPr="006D6858">
        <w:rPr>
          <w:sz w:val="16"/>
        </w:rPr>
        <w:t>1!” game.</w:t>
      </w:r>
      <w:proofErr w:type="gramEnd"/>
      <w:r w:rsidRPr="006D6858">
        <w:rPr>
          <w:sz w:val="16"/>
        </w:rPr>
        <w:t xml:space="preserve"> So, let’s begin. A fitting place to start would be the history of the United States from 2014 all the way back to 1776. Just to set up the framework, I will state a topic, in this case the United States, and then create bullet points with the issues in question and explaining them as needed. The United States </w:t>
      </w:r>
      <w:r w:rsidRPr="00D81639">
        <w:rPr>
          <w:highlight w:val="green"/>
          <w:u w:val="single"/>
        </w:rPr>
        <w:t>5 years of drone strikes</w:t>
      </w:r>
      <w:r>
        <w:rPr>
          <w:u w:val="single"/>
        </w:rPr>
        <w:t xml:space="preserve"> </w:t>
      </w:r>
      <w:r w:rsidRPr="006D6858">
        <w:rPr>
          <w:sz w:val="16"/>
        </w:rPr>
        <w:t xml:space="preserve">used to maintain US military dominance in the Middle East for the purpose of securing trade routes and oil reserves – </w:t>
      </w:r>
      <w:r w:rsidRPr="00D81639">
        <w:rPr>
          <w:highlight w:val="green"/>
          <w:u w:val="single"/>
        </w:rPr>
        <w:t>2,400 dead</w:t>
      </w:r>
      <w:r>
        <w:rPr>
          <w:u w:val="single"/>
        </w:rPr>
        <w:t xml:space="preserve"> </w:t>
      </w:r>
      <w:r w:rsidRPr="006D6858">
        <w:rPr>
          <w:u w:val="single"/>
        </w:rPr>
        <w:t>[11][12]</w:t>
      </w:r>
      <w:r>
        <w:rPr>
          <w:u w:val="single"/>
        </w:rPr>
        <w:t xml:space="preserve"> </w:t>
      </w:r>
      <w:r w:rsidRPr="006D6858">
        <w:rPr>
          <w:sz w:val="16"/>
        </w:rPr>
        <w:t xml:space="preserve">Syrian Civil War caused by the US’ funding of Syrian rebels as well as the terrorist organization Al Nusra in an attempt to overthrow the Syrian government [13][14][15][16] – at least 146,000 dead [17][18] US Funded and NATO Intervention in Libya for the sake of overthrowing the government and getting oil [19][20][21] – estimates range from 10,000 by the deniers, to 50,000 by the rebels. The commonly accepted number by the US is 30,000 dead [22][23] </w:t>
      </w:r>
      <w:r w:rsidRPr="00D81639">
        <w:rPr>
          <w:highlight w:val="green"/>
          <w:u w:val="single"/>
        </w:rPr>
        <w:t>United States backed government of Sri Lanka for</w:t>
      </w:r>
      <w:r w:rsidRPr="006D6858">
        <w:rPr>
          <w:u w:val="single"/>
        </w:rPr>
        <w:t xml:space="preserve"> the sake of maintaining </w:t>
      </w:r>
      <w:r w:rsidRPr="00D81639">
        <w:rPr>
          <w:highlight w:val="green"/>
          <w:u w:val="single"/>
        </w:rPr>
        <w:t>trade routes</w:t>
      </w:r>
      <w:r w:rsidRPr="006D6858">
        <w:rPr>
          <w:u w:val="single"/>
        </w:rPr>
        <w:t xml:space="preserve"> and neo-liberal foothold</w:t>
      </w:r>
      <w:r w:rsidRPr="006D6858">
        <w:rPr>
          <w:sz w:val="16"/>
        </w:rPr>
        <w:t xml:space="preserve"> in southern Asia – </w:t>
      </w:r>
      <w:r w:rsidRPr="00D81639">
        <w:rPr>
          <w:highlight w:val="green"/>
          <w:u w:val="single"/>
        </w:rPr>
        <w:t>100,000 dea</w:t>
      </w:r>
      <w:r w:rsidRPr="006D6858">
        <w:rPr>
          <w:u w:val="single"/>
        </w:rPr>
        <w:t>d</w:t>
      </w:r>
      <w:r w:rsidRPr="006D6858">
        <w:rPr>
          <w:sz w:val="16"/>
        </w:rPr>
        <w:t xml:space="preserve"> (some sources say 40,000 not including the huge numbers of civilians) [24][25] </w:t>
      </w:r>
      <w:r w:rsidRPr="00D81639">
        <w:rPr>
          <w:highlight w:val="green"/>
          <w:u w:val="single"/>
        </w:rPr>
        <w:t>The War in Iraq</w:t>
      </w:r>
      <w:r>
        <w:rPr>
          <w:u w:val="single"/>
        </w:rPr>
        <w:t xml:space="preserve"> </w:t>
      </w:r>
      <w:r w:rsidRPr="006D6858">
        <w:rPr>
          <w:u w:val="single"/>
        </w:rPr>
        <w:t xml:space="preserve">which was </w:t>
      </w:r>
      <w:r w:rsidRPr="00D81639">
        <w:rPr>
          <w:highlight w:val="green"/>
          <w:u w:val="single"/>
        </w:rPr>
        <w:t>for</w:t>
      </w:r>
      <w:r w:rsidRPr="006D6858">
        <w:rPr>
          <w:u w:val="single"/>
        </w:rPr>
        <w:t xml:space="preserve"> the sake of gaining </w:t>
      </w:r>
      <w:r w:rsidRPr="00D81639">
        <w:rPr>
          <w:highlight w:val="green"/>
          <w:u w:val="single"/>
        </w:rPr>
        <w:t>oil</w:t>
      </w:r>
      <w:r w:rsidRPr="006D6858">
        <w:rPr>
          <w:u w:val="single"/>
        </w:rPr>
        <w:t xml:space="preserve"> controlling petroleum exports</w:t>
      </w:r>
      <w:r w:rsidRPr="006D6858">
        <w:rPr>
          <w:sz w:val="16"/>
        </w:rPr>
        <w:t xml:space="preserve"> [26][27] and with the interest of advancing US imperialism [28] – most recent study indicates </w:t>
      </w:r>
      <w:r w:rsidRPr="00D81639">
        <w:rPr>
          <w:highlight w:val="green"/>
          <w:u w:val="single"/>
        </w:rPr>
        <w:t>500,000 dead Iraqis and 4,500 dead US soldiers</w:t>
      </w:r>
      <w:r>
        <w:rPr>
          <w:u w:val="single"/>
        </w:rPr>
        <w:t xml:space="preserve"> </w:t>
      </w:r>
      <w:r w:rsidRPr="006D6858">
        <w:rPr>
          <w:u w:val="single"/>
        </w:rPr>
        <w:t>[29][30][31]</w:t>
      </w:r>
      <w:r>
        <w:rPr>
          <w:u w:val="single"/>
        </w:rPr>
        <w:t xml:space="preserve"> </w:t>
      </w:r>
      <w:r w:rsidRPr="006D6858">
        <w:rPr>
          <w:sz w:val="16"/>
        </w:rPr>
        <w:t xml:space="preserve">The War in Afghanistan – 2,000 dead US soldiers and 20,000 civilians [32][33] US bombing of Pakistan for the War on Terror and to maintain our imperial dominance abroad – 50,000 dead [34] </w:t>
      </w:r>
      <w:r w:rsidRPr="006D6858">
        <w:rPr>
          <w:u w:val="single"/>
        </w:rPr>
        <w:t xml:space="preserve">US and Mexican </w:t>
      </w:r>
      <w:r w:rsidRPr="00D81639">
        <w:rPr>
          <w:highlight w:val="green"/>
          <w:u w:val="single"/>
        </w:rPr>
        <w:t>War on Drugs</w:t>
      </w:r>
      <w:r>
        <w:rPr>
          <w:u w:val="single"/>
        </w:rPr>
        <w:t xml:space="preserve"> </w:t>
      </w:r>
      <w:r w:rsidRPr="006D6858">
        <w:rPr>
          <w:u w:val="single"/>
        </w:rPr>
        <w:t>to maintain a monopoly and to support military spending as well as drug cartel violence for profit –</w:t>
      </w:r>
      <w:r>
        <w:rPr>
          <w:u w:val="single"/>
        </w:rPr>
        <w:t xml:space="preserve"> </w:t>
      </w:r>
      <w:r w:rsidRPr="00D81639">
        <w:rPr>
          <w:highlight w:val="green"/>
          <w:u w:val="single"/>
        </w:rPr>
        <w:t>47,000 dead</w:t>
      </w:r>
      <w:r>
        <w:rPr>
          <w:u w:val="single"/>
        </w:rPr>
        <w:t xml:space="preserve"> </w:t>
      </w:r>
      <w:r w:rsidRPr="006D6858">
        <w:rPr>
          <w:sz w:val="16"/>
        </w:rPr>
        <w:t xml:space="preserve">[35] Operation Desert Storm (First Gulf War) which was for the sake of maintaining dominance in the Middle East as well as for imperialistic reasons [36][37][38][39] – 158,000 Iraqis [40] – 75,000 US Soldiers dead from the War and </w:t>
      </w:r>
      <w:hyperlink r:id="rId39" w:history="1">
        <w:r w:rsidRPr="006D6858">
          <w:rPr>
            <w:sz w:val="16"/>
          </w:rPr>
          <w:t>Gulf War Syndrome</w:t>
        </w:r>
      </w:hyperlink>
      <w:r w:rsidRPr="006D6858">
        <w:rPr>
          <w:sz w:val="16"/>
        </w:rPr>
        <w:t xml:space="preserve"> [41] US Sanctions against Iraq from 1990-2012 – 3,300,000 [42] Iran-Iraq War where the United States funded both sides in an attempt to have each wipe the other out – about 1,500,000 [43][44][45</w:t>
      </w:r>
      <w:r w:rsidRPr="00D81639">
        <w:rPr>
          <w:sz w:val="16"/>
          <w:highlight w:val="green"/>
        </w:rPr>
        <w:t xml:space="preserve">] </w:t>
      </w:r>
      <w:r w:rsidRPr="00D81639">
        <w:rPr>
          <w:highlight w:val="green"/>
          <w:u w:val="single"/>
        </w:rPr>
        <w:t>The War in Vietnam</w:t>
      </w:r>
      <w:r>
        <w:rPr>
          <w:u w:val="single"/>
        </w:rPr>
        <w:t xml:space="preserve"> </w:t>
      </w:r>
      <w:r w:rsidRPr="006D6858">
        <w:rPr>
          <w:u w:val="single"/>
        </w:rPr>
        <w:t>to “beat Communism” and maintain an Asian sphere of influenc</w:t>
      </w:r>
      <w:r w:rsidRPr="006D6858">
        <w:rPr>
          <w:sz w:val="16"/>
        </w:rPr>
        <w:t xml:space="preserve">e – </w:t>
      </w:r>
      <w:r w:rsidRPr="00D81639">
        <w:rPr>
          <w:highlight w:val="green"/>
          <w:u w:val="single"/>
        </w:rPr>
        <w:t>3,800,000 Vietnamese</w:t>
      </w:r>
      <w:r>
        <w:rPr>
          <w:u w:val="single"/>
        </w:rPr>
        <w:t xml:space="preserve"> </w:t>
      </w:r>
      <w:r w:rsidRPr="006D6858">
        <w:rPr>
          <w:sz w:val="16"/>
        </w:rPr>
        <w:t>between 1955-1984 [46] about 58,000 US soldiers [47] about 200,000 in Laos [48] about 300,000 in Cambodia [49] it’s hard to calculate Agent Orange deaths but up to 4,800,000 people were exposed [50] and 100,000 US soldiers killed themselves [51] Korean War to “beat Communism” and maintain dominance in Asia – 54,000 US soldiers[52] and about 5,000,000 Koreans died [53] The United States in Latin America and the Third World “El Bloqueo” AKA. The Cuban Embargo – one of the more insidious forms of siege warfare of modernity [54][55] – this is one of the more difficult numbers to come up with so I will give you what I have and then add a commentary – 47,000 children dead [56] and the Embargo has stifled medical technology and lead to the deaths of tons more. The numbers are uncalculatable [57]. Here are some statistics: As a result, in a few years the effects on consumption by the general population were in evidence: daily caloric consumption, for example, dropped 34 percent, and protein intake plummeted 40 percent between 1989 and the worst year of the crisis, 1993. [58] What’s worse, the Embargo is NOT aimed at the elites, but at the civilians of Cuba. The elites are isolated from the effects and so the poorest of the poor see the impacts. [55][58][59] To me, El Bloqueo is one of most heinous crimes the United States has engaged in. Former CIA Station Chief in Angola in 1976, covert agent, and the highest level CIA officer to testify to Congress, John Stockwell, tells a grisly tale of US involvement in foreign countries for the sake of money and geopolitics. He cites covert operations in Nicaragua, Panama, Guatemala, Haiti, the Dominican Republic, and Cuba, to name a few. Over the course of his testimony and lecture he extensively researched the actions he was involved in and figured out that given the bombings of water supplies and other essential infrastructure, the invasions, the coups, etc. in third world countries, the United States, on its quest for empire, has been responsible for 6,000,000 deaths. Just let that soak in. According to the official story of the Holocaust, that’s how many Jews were killed. This is an unheard genocide against the third world FOR PROFIT and FOR POWER</w:t>
      </w:r>
      <w:proofErr w:type="gramStart"/>
      <w:r w:rsidRPr="006D6858">
        <w:rPr>
          <w:sz w:val="16"/>
        </w:rPr>
        <w:t>.[</w:t>
      </w:r>
      <w:proofErr w:type="gramEnd"/>
      <w:r w:rsidRPr="006D6858">
        <w:rPr>
          <w:sz w:val="16"/>
        </w:rPr>
        <w:t xml:space="preserve">60] If you read nothing else or watch nothing else, </w:t>
      </w:r>
      <w:hyperlink r:id="rId40" w:history="1">
        <w:r w:rsidRPr="006D6858">
          <w:rPr>
            <w:sz w:val="16"/>
          </w:rPr>
          <w:t>read/watch his lecture.</w:t>
        </w:r>
      </w:hyperlink>
      <w:r w:rsidRPr="006D6858">
        <w:rPr>
          <w:sz w:val="16"/>
        </w:rPr>
        <w:t xml:space="preserve"> </w:t>
      </w:r>
      <w:proofErr w:type="gramStart"/>
      <w:r w:rsidRPr="006D6858">
        <w:rPr>
          <w:sz w:val="16"/>
        </w:rPr>
        <w:t>Genocides and Other Mass Deaths Poverty.</w:t>
      </w:r>
      <w:proofErr w:type="gramEnd"/>
      <w:r w:rsidRPr="006D6858">
        <w:rPr>
          <w:sz w:val="16"/>
        </w:rPr>
        <w:t xml:space="preserve"> One of the most overlooked causes of death today is something called “structural violence” – that is, violence against the bottom rungs of society in order to make a profit. Structural violence can occur due to lack of medical care, slashing of wages, gentrification, etc. But without a doubt, structural violence is the largest killer WORLDWIDE. Studies performed by Canadian researches Gernot Kohler and Norman Alcock published under the title “An Empirical Table of Structural Violence” found that 18,000,000 people die each year due to systemic poverty [61][62]. To put this into perspective, allow me to quote professor of Psychiatry </w:t>
      </w:r>
      <w:hyperlink r:id="rId41" w:history="1">
        <w:r w:rsidRPr="006D6858">
          <w:rPr>
            <w:sz w:val="16"/>
          </w:rPr>
          <w:t>James Gilligan</w:t>
        </w:r>
      </w:hyperlink>
      <w:r w:rsidRPr="006D6858">
        <w:rPr>
          <w:sz w:val="16"/>
        </w:rPr>
        <w:t xml:space="preserve"> (emphasis is my own): Comparing this frequency of deaths from structural violence to the frequency of those caused by major military and political violence, such as World War II (an estimated 49 million military and civilian deaths, including those by genocide—or about eight million per year, 1939-1945), the Indonesian massacre of 1965-66 (perhaps 575,000) deaths), the Vietnam war (possibly two million, 1954-1973), and even a hypothetical nuclear exchange between the U.S. and the U.S.S.R. (232 million), it was clear that even war cannot begin to compare with structural violence, which continues year after year. In other words, every fifteen years, on the average, as many people die because of relative poverty as would be killed by the Nazi genocide of the Jews over a six-year period. This is, in effect, the equivalent of an ongoing, unending, in fact accelerating, thermonuclear war, or genocide, perpetrated on the weak and poor every year of every decade, throughout the world. [62] This is recurring violence that happens year after year after year, the scale of which is unprecedented. Hell, if one takes Rummel’s and The Black Book of Communism’s claims seriously</w:t>
      </w:r>
      <w:r w:rsidRPr="00D81639">
        <w:rPr>
          <w:highlight w:val="green"/>
          <w:u w:val="single"/>
        </w:rPr>
        <w:t>, structural violence has killed more people in JUST the 21st century, than Communism</w:t>
      </w:r>
      <w:r w:rsidRPr="006D6858">
        <w:rPr>
          <w:u w:val="single"/>
        </w:rPr>
        <w:t>.</w:t>
      </w:r>
      <w:r>
        <w:rPr>
          <w:u w:val="single"/>
        </w:rPr>
        <w:t xml:space="preserve"> </w:t>
      </w:r>
      <w:r w:rsidRPr="006D6858">
        <w:rPr>
          <w:u w:val="single"/>
        </w:rPr>
        <w:t xml:space="preserve">The </w:t>
      </w:r>
      <w:r w:rsidRPr="00D81639">
        <w:rPr>
          <w:highlight w:val="green"/>
          <w:u w:val="single"/>
        </w:rPr>
        <w:t>Genocide of the Native Americans</w:t>
      </w:r>
      <w:r>
        <w:rPr>
          <w:u w:val="single"/>
        </w:rPr>
        <w:t xml:space="preserve"> </w:t>
      </w:r>
      <w:r w:rsidRPr="006D6858">
        <w:rPr>
          <w:sz w:val="16"/>
        </w:rPr>
        <w:t xml:space="preserve">– according to professor of ethics </w:t>
      </w:r>
      <w:hyperlink r:id="rId42" w:history="1">
        <w:r w:rsidRPr="006D6858">
          <w:rPr>
            <w:sz w:val="16"/>
          </w:rPr>
          <w:t>Ward Churchill</w:t>
        </w:r>
      </w:hyperlink>
      <w:r w:rsidRPr="006D6858">
        <w:rPr>
          <w:sz w:val="16"/>
        </w:rPr>
        <w:t xml:space="preserve">, </w:t>
      </w:r>
      <w:r w:rsidRPr="00D81639">
        <w:rPr>
          <w:highlight w:val="green"/>
          <w:u w:val="single"/>
        </w:rPr>
        <w:t>over 10,000,000</w:t>
      </w:r>
      <w:r w:rsidRPr="006D6858">
        <w:rPr>
          <w:u w:val="single"/>
        </w:rPr>
        <w:t xml:space="preserve"> Native Americans were </w:t>
      </w:r>
      <w:r w:rsidRPr="00D81639">
        <w:rPr>
          <w:highlight w:val="green"/>
          <w:u w:val="single"/>
        </w:rPr>
        <w:t>slaughtered</w:t>
      </w:r>
      <w:r>
        <w:rPr>
          <w:u w:val="single"/>
        </w:rPr>
        <w:t xml:space="preserve"> </w:t>
      </w:r>
      <w:r w:rsidRPr="006D6858">
        <w:rPr>
          <w:sz w:val="16"/>
        </w:rPr>
        <w:t xml:space="preserve">[63] and other studies by historian and professor </w:t>
      </w:r>
      <w:hyperlink r:id="rId43" w:history="1">
        <w:r w:rsidRPr="006D6858">
          <w:rPr>
            <w:sz w:val="16"/>
          </w:rPr>
          <w:t>David Stannard</w:t>
        </w:r>
      </w:hyperlink>
      <w:r w:rsidRPr="006D6858">
        <w:rPr>
          <w:sz w:val="16"/>
        </w:rPr>
        <w:t xml:space="preserve"> indicate that the number is closer to 100,000,000 if one includes South America (Churchill only looks at North America). *To avoid any conflict, I will split the difference in my final calculation and use 50,000,000 [64] Slavery (not just White slavery) – over 1200 years of Arab slave trading and then 500 years of European slave trading amounts to over 100,000,000 people enslaved and killed(there were about 80,000,000 that would just be slaves)[65] </w:t>
      </w:r>
      <w:r w:rsidRPr="00D81639">
        <w:rPr>
          <w:highlight w:val="green"/>
          <w:u w:val="single"/>
        </w:rPr>
        <w:t>Children Killed by Preventable Diseases yearly – 5,000,000</w:t>
      </w:r>
      <w:r>
        <w:rPr>
          <w:u w:val="single"/>
        </w:rPr>
        <w:t xml:space="preserve"> </w:t>
      </w:r>
      <w:r w:rsidRPr="006D6858">
        <w:rPr>
          <w:u w:val="single"/>
        </w:rPr>
        <w:t>[66]</w:t>
      </w:r>
      <w:r>
        <w:rPr>
          <w:u w:val="single"/>
        </w:rPr>
        <w:t xml:space="preserve"> </w:t>
      </w:r>
      <w:r w:rsidRPr="00D81639">
        <w:rPr>
          <w:highlight w:val="green"/>
          <w:u w:val="single"/>
        </w:rPr>
        <w:t>Children Killed by Hunger daily – 17,000</w:t>
      </w:r>
      <w:r>
        <w:rPr>
          <w:u w:val="single"/>
        </w:rPr>
        <w:t xml:space="preserve"> </w:t>
      </w:r>
      <w:r w:rsidRPr="006D6858">
        <w:rPr>
          <w:sz w:val="16"/>
        </w:rPr>
        <w:t xml:space="preserve">(multiplying to get a year so 17,000*365=6,205,000) [67] And I have left off a thousand tiny events like factories collapsing due to unsafe regulations, Hurricane Katrina, the rape of women in Maquiladoras, and I even left off the two World Wars so there will be no debate about whether those were capitalism vs. communism. But the fact of the matter </w:t>
      </w:r>
      <w:proofErr w:type="gramStart"/>
      <w:r w:rsidRPr="006D6858">
        <w:rPr>
          <w:sz w:val="16"/>
        </w:rPr>
        <w:t>is,</w:t>
      </w:r>
      <w:proofErr w:type="gramEnd"/>
      <w:r w:rsidRPr="006D6858">
        <w:rPr>
          <w:sz w:val="16"/>
        </w:rPr>
        <w:t xml:space="preserve"> </w:t>
      </w:r>
      <w:r w:rsidRPr="00D81639">
        <w:rPr>
          <w:highlight w:val="green"/>
          <w:u w:val="single"/>
        </w:rPr>
        <w:t>the sheer number</w:t>
      </w:r>
      <w:r w:rsidRPr="006D6858">
        <w:rPr>
          <w:u w:val="single"/>
        </w:rPr>
        <w:t xml:space="preserve"> of people </w:t>
      </w:r>
      <w:r w:rsidRPr="00D81639">
        <w:rPr>
          <w:highlight w:val="green"/>
          <w:u w:val="single"/>
        </w:rPr>
        <w:t>that have died due to unseen violence</w:t>
      </w:r>
      <w:r w:rsidRPr="006D6858">
        <w:rPr>
          <w:u w:val="single"/>
        </w:rPr>
        <w:t xml:space="preserve"> and structural violence over the years </w:t>
      </w:r>
      <w:r w:rsidRPr="00D81639">
        <w:rPr>
          <w:highlight w:val="green"/>
          <w:u w:val="single"/>
        </w:rPr>
        <w:t>is obscene</w:t>
      </w:r>
      <w:r w:rsidRPr="006D6858">
        <w:rPr>
          <w:sz w:val="16"/>
        </w:rPr>
        <w:t>. But all one has to do is look at the data and look at the world around you. Ignoring other big wars due to capitalism and only focusing on US action and only including one year for things that are systemic (ie. poverty), which is being really damn conservative because Japan engaged in brutal imperialism, we get a total of 205,000,000 killed directly or indirectly because of capitalism. So please, before you go waving Rummel around or you throw around “look how many people Communism killed!!</w:t>
      </w:r>
      <w:proofErr w:type="gramStart"/>
      <w:r w:rsidRPr="006D6858">
        <w:rPr>
          <w:sz w:val="16"/>
        </w:rPr>
        <w:t>”,</w:t>
      </w:r>
      <w:proofErr w:type="gramEnd"/>
      <w:r w:rsidRPr="006D6858">
        <w:rPr>
          <w:sz w:val="16"/>
        </w:rPr>
        <w:t xml:space="preserve"> think for a second and look at the data. Note: This is by no means a complete list and I, just like everyone else, am prone to errors. But I feel like the fact that every number is sourced at least once and easily verifiable speaks for </w:t>
      </w:r>
      <w:proofErr w:type="gramStart"/>
      <w:r w:rsidRPr="006D6858">
        <w:rPr>
          <w:sz w:val="16"/>
        </w:rPr>
        <w:t>itself</w:t>
      </w:r>
      <w:proofErr w:type="gramEnd"/>
      <w:r w:rsidRPr="006D6858">
        <w:rPr>
          <w:sz w:val="16"/>
        </w:rPr>
        <w:t>. If you have an issue, please let me know.</w:t>
      </w:r>
      <w:r>
        <w:t xml:space="preserve"> </w:t>
      </w:r>
    </w:p>
    <w:p w:rsidR="003B6C94" w:rsidRPr="0076312A" w:rsidRDefault="003B6C94" w:rsidP="003B6C94">
      <w:pPr>
        <w:pStyle w:val="Heading4"/>
        <w:rPr>
          <w:rFonts w:asciiTheme="minorHAnsi" w:hAnsiTheme="minorHAnsi" w:cstheme="minorHAnsi"/>
        </w:rPr>
      </w:pPr>
      <w:r w:rsidRPr="0076312A">
        <w:rPr>
          <w:rFonts w:asciiTheme="minorHAnsi" w:hAnsiTheme="minorHAnsi" w:cstheme="minorHAnsi"/>
        </w:rPr>
        <w:t>The impact of allowing for this mentality not only leads to extinction level impacts, but it is already the cause of hundreds of thousands of deaths in Latin America. The impact is immediate.</w:t>
      </w:r>
    </w:p>
    <w:p w:rsidR="003B6C94" w:rsidRPr="0076312A" w:rsidRDefault="003B6C94" w:rsidP="003B6C94">
      <w:pPr>
        <w:rPr>
          <w:rFonts w:asciiTheme="minorHAnsi" w:hAnsiTheme="minorHAnsi" w:cstheme="minorHAnsi"/>
        </w:rPr>
      </w:pPr>
      <w:proofErr w:type="gramStart"/>
      <w:r w:rsidRPr="0076312A">
        <w:rPr>
          <w:rStyle w:val="Style13ptBold"/>
          <w:rFonts w:asciiTheme="minorHAnsi" w:hAnsiTheme="minorHAnsi" w:cstheme="minorHAnsi"/>
        </w:rPr>
        <w:t>Estevez 14’</w:t>
      </w:r>
      <w:r w:rsidRPr="0076312A">
        <w:rPr>
          <w:rFonts w:asciiTheme="minorHAnsi" w:hAnsiTheme="minorHAnsi" w:cstheme="minorHAnsi"/>
          <w:color w:val="333333"/>
          <w:sz w:val="21"/>
          <w:szCs w:val="21"/>
          <w:shd w:val="clear" w:color="auto" w:fill="FFFFFF"/>
        </w:rPr>
        <w:t xml:space="preserve"> (Estévez, Ariadna.</w:t>
      </w:r>
      <w:proofErr w:type="gramEnd"/>
      <w:r w:rsidRPr="0076312A">
        <w:rPr>
          <w:rFonts w:asciiTheme="minorHAnsi" w:hAnsiTheme="minorHAnsi" w:cstheme="minorHAnsi"/>
          <w:color w:val="333333"/>
          <w:sz w:val="21"/>
          <w:szCs w:val="21"/>
          <w:shd w:val="clear" w:color="auto" w:fill="FFFFFF"/>
        </w:rPr>
        <w:t xml:space="preserve"> “The Politics of Death and Asylum Discourse: Constituting Migration Biopolitics from the Periphery.” </w:t>
      </w:r>
      <w:r w:rsidRPr="0076312A">
        <w:rPr>
          <w:rFonts w:asciiTheme="minorHAnsi" w:hAnsiTheme="minorHAnsi" w:cstheme="minorHAnsi"/>
          <w:i/>
          <w:iCs/>
          <w:color w:val="333333"/>
          <w:sz w:val="21"/>
          <w:szCs w:val="21"/>
          <w:shd w:val="clear" w:color="auto" w:fill="FFFFFF"/>
        </w:rPr>
        <w:t>Alternatives: Global, Local, Political</w:t>
      </w:r>
      <w:r w:rsidRPr="0076312A">
        <w:rPr>
          <w:rFonts w:asciiTheme="minorHAnsi" w:hAnsiTheme="minorHAnsi" w:cstheme="minorHAnsi"/>
          <w:color w:val="333333"/>
          <w:sz w:val="21"/>
          <w:szCs w:val="21"/>
          <w:shd w:val="clear" w:color="auto" w:fill="FFFFFF"/>
        </w:rPr>
        <w:t>, vol. 39, no. 2, 2014, pp. 75–89., www.jstor.org/stable/24569409.//AT)</w:t>
      </w:r>
    </w:p>
    <w:p w:rsidR="003B6C94" w:rsidRPr="0076312A" w:rsidRDefault="003B6C94" w:rsidP="003B6C94">
      <w:pPr>
        <w:rPr>
          <w:rFonts w:asciiTheme="minorHAnsi" w:hAnsiTheme="minorHAnsi" w:cstheme="minorHAnsi"/>
          <w:sz w:val="16"/>
        </w:rPr>
      </w:pPr>
      <w:r w:rsidRPr="0076312A">
        <w:rPr>
          <w:rFonts w:asciiTheme="minorHAnsi" w:hAnsiTheme="minorHAnsi" w:cstheme="minorHAnsi"/>
          <w:sz w:val="16"/>
        </w:rPr>
        <w:t xml:space="preserve">Necropolitics in Ciudad Juarez and the Valle de Juarez has produced shootouts, deaths attributable to crossfire, decapitations, and the use of car bombs against authorities and rival gangs; while kidnap pings, extortion, disappearances, and the execution of civilians have become daily occurrences. </w:t>
      </w:r>
      <w:r w:rsidRPr="00D81639">
        <w:rPr>
          <w:rStyle w:val="StyleUnderline"/>
          <w:rFonts w:asciiTheme="minorHAnsi" w:hAnsiTheme="minorHAnsi" w:cstheme="minorHAnsi"/>
          <w:highlight w:val="green"/>
        </w:rPr>
        <w:t>The human toll of the violence associated with Gore Capitalism has been devastating with the loss of 100,000 lives and the forced disappearance of 27,000 people. As for displacement, between 2010 and 2011, some 700,000 people were forced to flee their homes as a consequence of generalized violence and 2 percent of the Mexican population has been forcibly displaced.</w:t>
      </w:r>
      <w:r w:rsidRPr="0076312A">
        <w:rPr>
          <w:rFonts w:asciiTheme="minorHAnsi" w:hAnsiTheme="minorHAnsi" w:cstheme="minorHAnsi"/>
          <w:sz w:val="16"/>
        </w:rPr>
        <w:t>20 In the Valle de Juarez alone, 230,000 people have been forced to abandon their homes and while a large proportion of these people have relocated internally the rest have fled to the United States, and in particular Texas. In 2007, a year after the war on drugs commenced, there were 9,545 asylum applications from applied for asylum in other countries, 13,700 of them in the United States and 30,142 in Canada. Up to 2007, the majority of Mexican asylum seekers sought refuge in Canada (74 percent) and to a lesser extent the United States (24 percent)</w:t>
      </w:r>
      <w:proofErr w:type="gramStart"/>
      <w:r w:rsidRPr="0076312A">
        <w:rPr>
          <w:rFonts w:asciiTheme="minorHAnsi" w:hAnsiTheme="minorHAnsi" w:cstheme="minorHAnsi"/>
          <w:sz w:val="16"/>
        </w:rPr>
        <w:t>.22 However,</w:t>
      </w:r>
      <w:proofErr w:type="gramEnd"/>
      <w:r w:rsidRPr="0076312A">
        <w:rPr>
          <w:rFonts w:asciiTheme="minorHAnsi" w:hAnsiTheme="minorHAnsi" w:cstheme="minorHAnsi"/>
          <w:sz w:val="16"/>
        </w:rPr>
        <w:t xml:space="preserve"> by 2010, there was a change in this trend with asylum claims by Mexicans in the United States increasing to 4,225. In contrast, the number of asylum claims lodged by Mexicans in Canada reached 9,413 in 2008 but dropped to 1,198 in 2010</w:t>
      </w:r>
      <w:proofErr w:type="gramStart"/>
      <w:r w:rsidRPr="0076312A">
        <w:rPr>
          <w:rFonts w:asciiTheme="minorHAnsi" w:hAnsiTheme="minorHAnsi" w:cstheme="minorHAnsi"/>
          <w:sz w:val="16"/>
        </w:rPr>
        <w:t>,23</w:t>
      </w:r>
      <w:proofErr w:type="gramEnd"/>
      <w:r w:rsidRPr="0076312A">
        <w:rPr>
          <w:rFonts w:asciiTheme="minorHAnsi" w:hAnsiTheme="minorHAnsi" w:cstheme="minorHAnsi"/>
          <w:sz w:val="16"/>
        </w:rPr>
        <w:t xml:space="preserve"> mainly because of the need for Mexican citizens to obtain a visa to visit the country.24 By 2010, Mexico was responsible for one of the highest numbers of asylum requests in the United States, exceeded only by China, and followed by Haiti, Guatemala, and El Salvador. According to the Transactional Records Access Clearinghouse (TRAC), 60 percent of cases were recorded in just four states: California, Texas, Illinois, and Arizona. In contrast, </w:t>
      </w:r>
      <w:r w:rsidRPr="00D81639">
        <w:rPr>
          <w:rStyle w:val="StyleUnderline"/>
          <w:rFonts w:asciiTheme="minorHAnsi" w:hAnsiTheme="minorHAnsi" w:cstheme="minorHAnsi"/>
          <w:highlight w:val="green"/>
        </w:rPr>
        <w:t>acceptance rates are very low: in 2010, affirmative asylum was granted in only 143</w:t>
      </w:r>
      <w:r w:rsidRPr="00D81639">
        <w:rPr>
          <w:rFonts w:asciiTheme="minorHAnsi" w:hAnsiTheme="minorHAnsi" w:cstheme="minorHAnsi"/>
          <w:sz w:val="16"/>
          <w:highlight w:val="green"/>
        </w:rPr>
        <w:t xml:space="preserve"> </w:t>
      </w:r>
      <w:r w:rsidRPr="00D81639">
        <w:rPr>
          <w:rStyle w:val="StyleUnderline"/>
          <w:rFonts w:asciiTheme="minorHAnsi" w:hAnsiTheme="minorHAnsi" w:cstheme="minorHAnsi"/>
          <w:highlight w:val="green"/>
        </w:rPr>
        <w:t>of 2,320 cases</w:t>
      </w:r>
      <w:r w:rsidRPr="0076312A">
        <w:rPr>
          <w:rFonts w:asciiTheme="minorHAnsi" w:hAnsiTheme="minorHAnsi" w:cstheme="minorHAnsi"/>
          <w:sz w:val="16"/>
        </w:rPr>
        <w:t xml:space="preserve"> (6.2 percent). The number of successful affirmative cases25 first rose and then dropped between 2008 and 2010 with 176 in 2008; 191 in 2009; and 143 in 2010. In 2010, asylum was granted in just 49 of 3,231 cases (1.5 percent). As for defensive asylum, the number of successful cases decreased from 2008 to 2010: there were 72 in 2008, 62 in </w:t>
      </w:r>
      <w:proofErr w:type="gramStart"/>
      <w:r w:rsidRPr="0076312A">
        <w:rPr>
          <w:rFonts w:asciiTheme="minorHAnsi" w:hAnsiTheme="minorHAnsi" w:cstheme="minorHAnsi"/>
          <w:sz w:val="16"/>
        </w:rPr>
        <w:t>2009,</w:t>
      </w:r>
      <w:proofErr w:type="gramEnd"/>
      <w:r w:rsidRPr="0076312A">
        <w:rPr>
          <w:rFonts w:asciiTheme="minorHAnsi" w:hAnsiTheme="minorHAnsi" w:cstheme="minorHAnsi"/>
          <w:sz w:val="16"/>
        </w:rPr>
        <w:t xml:space="preserve"> and 49 in 2010.26 A total of 85 percent of all asylum claims lodged between 2008 and 2010 were denied. In El Paso, Texas, where hundreds of the cases related to the war on drug trafficking are found, judges William L. Abbott and Thomas C. Roepke have some of the highest denial rates in the country27 and have become even tougher since Mexicans rose to the top of the asylum applications lists. The </w:t>
      </w:r>
      <w:r w:rsidRPr="00D81639">
        <w:rPr>
          <w:rStyle w:val="StyleUnderline"/>
          <w:rFonts w:asciiTheme="minorHAnsi" w:hAnsiTheme="minorHAnsi" w:cstheme="minorHAnsi"/>
          <w:highlight w:val="green"/>
        </w:rPr>
        <w:t>systematic denial of asylum to Mexicans is related</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to</w:t>
      </w:r>
      <w:r w:rsidRPr="0076312A">
        <w:rPr>
          <w:rFonts w:asciiTheme="minorHAnsi" w:hAnsiTheme="minorHAnsi" w:cstheme="minorHAnsi"/>
          <w:sz w:val="16"/>
        </w:rPr>
        <w:t xml:space="preserve"> what Anna Jessica Cabot, Attorney for Las Americas Immigrant Advocacy Center, claims to be "</w:t>
      </w:r>
      <w:r w:rsidRPr="00D81639">
        <w:rPr>
          <w:rStyle w:val="StyleUnderline"/>
          <w:rFonts w:asciiTheme="minorHAnsi" w:hAnsiTheme="minorHAnsi" w:cstheme="minorHAnsi"/>
          <w:highlight w:val="green"/>
        </w:rPr>
        <w:t>this feeling that when you start letting in Mexican citizens that (have) experienced drug violence, then you’re opening the door to hundreds of thousands of Mexican citizens because drug violence is so pervasive in Mexico.</w:t>
      </w:r>
      <w:r w:rsidRPr="0076312A">
        <w:rPr>
          <w:rFonts w:asciiTheme="minorHAnsi" w:hAnsiTheme="minorHAnsi" w:cstheme="minorHAnsi"/>
          <w:sz w:val="16"/>
        </w:rPr>
        <w:t xml:space="preserve"> Migration is regulated since this fear is shared by officials in Washington who support the use of biopolitical tactics. According to Carlos Spector, attorney-at-law and legal representative of dozens of Mexicans seeking asylum in El Paso, cartels act as state agents and victims, as well as asylum authorities, are aware of this. However, granting asylum to Mexicans would be tantamount to opening Pandora's Box and that is why "when we go to court with a case involving a Mexican they use two or three of their best lawyers. If the defendant is from any other country in the world they we request political asylum from the asylum office, which represents the good guys, every case must use a novice. No decisions have been made concerning any of the cases of political asylum here. When be sent to Washington before a decision is reached. There are six regional political asylum offices and the office we have to go through is Houston. On several occasions, not trying to hide anything, I have been told after an interview: "since this case is for a Mexican we have to send it to Washington." securitization of the border—are now complemented through the enforcement of asylum law as a Typical biopolitical tactics used against Mexicans—such as successive migration reforms and tactic to legitimize, through expert discourse (law) and its apparatus (courts, laws, and administrative bodies) these political decisions. </w:t>
      </w:r>
    </w:p>
    <w:p w:rsidR="00D76F97" w:rsidRDefault="00D76F97" w:rsidP="00D76F97">
      <w:pPr>
        <w:pStyle w:val="Heading3"/>
      </w:pPr>
      <w:r>
        <w:t>Impacts—Globalization -&gt; Homogenization</w:t>
      </w:r>
    </w:p>
    <w:p w:rsidR="00D76F97" w:rsidRDefault="00D76F97" w:rsidP="00D76F97">
      <w:pPr>
        <w:pStyle w:val="Heading4"/>
      </w:pPr>
      <w:r>
        <w:t xml:space="preserve">The increase in globalization leads to the Homogenization of culture and traditions. </w:t>
      </w:r>
    </w:p>
    <w:p w:rsidR="00D76F97" w:rsidRPr="004D0026" w:rsidRDefault="00D76F97" w:rsidP="00D76F97">
      <w:pPr>
        <w:rPr>
          <w:rStyle w:val="Style13ptBold"/>
          <w:sz w:val="28"/>
        </w:rPr>
      </w:pPr>
      <w:r w:rsidRPr="001E7EDE">
        <w:rPr>
          <w:rStyle w:val="Style13ptBold"/>
        </w:rPr>
        <w:t>Firouzeh, 16</w:t>
      </w:r>
      <w:r>
        <w:rPr>
          <w:rStyle w:val="Style13ptBold"/>
        </w:rPr>
        <w:t xml:space="preserve"> </w:t>
      </w:r>
      <w:r w:rsidRPr="004D0026">
        <w:rPr>
          <w:rStyle w:val="Style13ptBold"/>
          <w:b w:val="0"/>
          <w:sz w:val="14"/>
        </w:rPr>
        <w:t xml:space="preserve">(“Globalisation and Homogenisation of Culture: The Role of Mass Medias in Developing Countries”, 4/02/18, </w:t>
      </w:r>
      <w:hyperlink r:id="rId44" w:history="1">
        <w:r w:rsidRPr="001E7EDE">
          <w:rPr>
            <w:rStyle w:val="Hyperlink"/>
          </w:rPr>
          <w:t>https://www.researchgate.net/profile/Firouzeh_Nahavandi/publication/265025179_Globalisation_and_Homogenisation_of_Culture_The_Role_of_Mass_Medias_in_Developing_Countries/links/56ffbe4108aea6b77469b088/Globalisation-and-Homogenisation-of-Culture-The-Role-of-Mass-Medias-in-Developing-Countries.pdf?origin=publication_detail</w:t>
        </w:r>
      </w:hyperlink>
      <w:r w:rsidRPr="001E7EDE">
        <w:t xml:space="preserve">) </w:t>
      </w:r>
      <w:r>
        <w:t>//</w:t>
      </w:r>
      <w:r w:rsidRPr="001E7EDE">
        <w:t>VJ</w:t>
      </w:r>
    </w:p>
    <w:p w:rsidR="00D76F97" w:rsidRPr="00127B84" w:rsidRDefault="00D76F97" w:rsidP="00D76F97">
      <w:pPr>
        <w:spacing w:after="210"/>
        <w:ind w:left="-15" w:right="-14"/>
        <w:rPr>
          <w:sz w:val="16"/>
        </w:rPr>
      </w:pPr>
      <w:r w:rsidRPr="00127B84">
        <w:rPr>
          <w:u w:val="single"/>
        </w:rPr>
        <w:t>In many ways, the process of modernization of developing countries, and, moreover, the process of westernization that is linked to it, has always been pushed and reinforced by mass medias</w:t>
      </w:r>
      <w:r w:rsidRPr="00127B84">
        <w:rPr>
          <w:sz w:val="16"/>
        </w:rPr>
        <w:t xml:space="preserve"> (newspapers, radio, movies, television...</w:t>
      </w:r>
      <w:proofErr w:type="gramStart"/>
      <w:r w:rsidRPr="00127B84">
        <w:rPr>
          <w:sz w:val="16"/>
        </w:rPr>
        <w:t>)1</w:t>
      </w:r>
      <w:proofErr w:type="gramEnd"/>
      <w:r w:rsidRPr="00127B84">
        <w:rPr>
          <w:sz w:val="16"/>
        </w:rPr>
        <w:t>. Nowadays, the new technologies of information and communication (NTIC) are deepening this process. The communications revolution has made the world a global village. Medias facilitates globalization</w:t>
      </w:r>
      <w:r w:rsidRPr="00127B84">
        <w:rPr>
          <w:b/>
          <w:u w:val="single"/>
        </w:rPr>
        <w:t>. The problem is that the contemporary phenomenon of globalization means globalization of liberal capitalism and materialistic modernity.</w:t>
      </w:r>
      <w:r w:rsidRPr="00127B84">
        <w:rPr>
          <w:sz w:val="16"/>
        </w:rPr>
        <w:t xml:space="preserve"> In many ways, one can say that </w:t>
      </w:r>
      <w:r w:rsidRPr="00127B84">
        <w:rPr>
          <w:b/>
          <w:u w:val="single"/>
        </w:rPr>
        <w:t>it is the “evil” characteristics of capitalism and modernity that benefit more from this process</w:t>
      </w:r>
      <w:r w:rsidRPr="00127B84">
        <w:rPr>
          <w:sz w:val="16"/>
        </w:rPr>
        <w:t xml:space="preserve"> and are spreading all over the world. That brings about the issue of neutrality of technology and its role in the globalization process. This article deals with the homogenization of culture and the role of </w:t>
      </w:r>
      <w:proofErr w:type="gramStart"/>
      <w:r w:rsidRPr="00127B84">
        <w:rPr>
          <w:sz w:val="16"/>
        </w:rPr>
        <w:t>medias</w:t>
      </w:r>
      <w:proofErr w:type="gramEnd"/>
      <w:r w:rsidRPr="00127B84">
        <w:rPr>
          <w:sz w:val="16"/>
        </w:rPr>
        <w:t xml:space="preserve"> and focuses particularly on homogenization of consumerist culture. In the past, religion and educational system (family, school) played a major role in inculcating in people, and especially in the young ones, the values of societies. Progressively, mass </w:t>
      </w:r>
      <w:proofErr w:type="gramStart"/>
      <w:r w:rsidRPr="00127B84">
        <w:rPr>
          <w:sz w:val="16"/>
        </w:rPr>
        <w:t>medias</w:t>
      </w:r>
      <w:proofErr w:type="gramEnd"/>
      <w:r w:rsidRPr="00127B84">
        <w:rPr>
          <w:sz w:val="16"/>
        </w:rPr>
        <w:t xml:space="preserve"> have replaced them, a process known and already discussed in length in the Western countries2. David Riesmann in its classic work The Lonely Crowd has analyzed the process by which </w:t>
      </w:r>
      <w:proofErr w:type="gramStart"/>
      <w:r w:rsidRPr="00127B84">
        <w:rPr>
          <w:sz w:val="16"/>
        </w:rPr>
        <w:t>medias</w:t>
      </w:r>
      <w:proofErr w:type="gramEnd"/>
      <w:r w:rsidRPr="00127B84">
        <w:rPr>
          <w:sz w:val="16"/>
        </w:rPr>
        <w:t xml:space="preserve">, in modern societies, creates the extro-determinated man: the man who tries to conform to the images of happiness transmitted by the medias and is unconsciously in search of the conformity dictated by the money-grabbing requirements of a consumption society. The issue of mass culture has also been worked out in depth. However, </w:t>
      </w:r>
      <w:r w:rsidRPr="00127B84">
        <w:rPr>
          <w:b/>
          <w:u w:val="single"/>
        </w:rPr>
        <w:t xml:space="preserve">for developing countries the impact of </w:t>
      </w:r>
      <w:proofErr w:type="gramStart"/>
      <w:r w:rsidRPr="00127B84">
        <w:rPr>
          <w:b/>
          <w:u w:val="single"/>
        </w:rPr>
        <w:t>medias</w:t>
      </w:r>
      <w:proofErr w:type="gramEnd"/>
      <w:r w:rsidRPr="00127B84">
        <w:rPr>
          <w:b/>
          <w:u w:val="single"/>
        </w:rPr>
        <w:t xml:space="preserve"> goes far beyond, changing attitudes</w:t>
      </w:r>
      <w:r w:rsidRPr="00127B84">
        <w:rPr>
          <w:sz w:val="16"/>
        </w:rPr>
        <w:t xml:space="preserve">. It is not only the spread of new attitudes but also of visions of life that are completely unfamiliar and even alienating. </w:t>
      </w:r>
      <w:r w:rsidRPr="00127B84">
        <w:rPr>
          <w:b/>
          <w:u w:val="single"/>
        </w:rPr>
        <w:t>A materialistic culture and consumerism are spread</w:t>
      </w:r>
      <w:r w:rsidRPr="00127B84">
        <w:rPr>
          <w:sz w:val="16"/>
        </w:rPr>
        <w:t xml:space="preserve"> through mass </w:t>
      </w:r>
      <w:proofErr w:type="gramStart"/>
      <w:r w:rsidRPr="00127B84">
        <w:rPr>
          <w:sz w:val="16"/>
        </w:rPr>
        <w:t>medias</w:t>
      </w:r>
      <w:proofErr w:type="gramEnd"/>
      <w:r w:rsidRPr="00127B84">
        <w:rPr>
          <w:sz w:val="16"/>
        </w:rPr>
        <w:t xml:space="preserve">. A mechanistic and individualistic way of life </w:t>
      </w:r>
      <w:r w:rsidRPr="00127B84">
        <w:rPr>
          <w:b/>
          <w:u w:val="single"/>
        </w:rPr>
        <w:t>replaces the traditional ways</w:t>
      </w:r>
      <w:r w:rsidRPr="00127B84">
        <w:rPr>
          <w:sz w:val="16"/>
        </w:rPr>
        <w:t xml:space="preserve">. In that sense, </w:t>
      </w:r>
      <w:r w:rsidRPr="00127B84">
        <w:rPr>
          <w:b/>
          <w:u w:val="single"/>
        </w:rPr>
        <w:t>the homogenization brought</w:t>
      </w:r>
      <w:r w:rsidRPr="00127B84">
        <w:rPr>
          <w:sz w:val="16"/>
        </w:rPr>
        <w:t xml:space="preserve"> about by globalization </w:t>
      </w:r>
      <w:r w:rsidRPr="00127B84">
        <w:rPr>
          <w:b/>
          <w:u w:val="single"/>
        </w:rPr>
        <w:t>is superficial</w:t>
      </w:r>
      <w:r w:rsidRPr="00127B84">
        <w:rPr>
          <w:sz w:val="16"/>
        </w:rPr>
        <w:t xml:space="preserve"> as it is limited to material level and consumers goods. It is consumer culture that is artificially promoted by mass </w:t>
      </w:r>
      <w:proofErr w:type="gramStart"/>
      <w:r w:rsidRPr="00127B84">
        <w:rPr>
          <w:sz w:val="16"/>
        </w:rPr>
        <w:t>medias</w:t>
      </w:r>
      <w:proofErr w:type="gramEnd"/>
      <w:r w:rsidRPr="00127B84">
        <w:rPr>
          <w:sz w:val="16"/>
        </w:rPr>
        <w:t xml:space="preserve">. The power of </w:t>
      </w:r>
      <w:proofErr w:type="gramStart"/>
      <w:r w:rsidRPr="00127B84">
        <w:rPr>
          <w:sz w:val="16"/>
        </w:rPr>
        <w:t>medias</w:t>
      </w:r>
      <w:proofErr w:type="gramEnd"/>
      <w:r w:rsidRPr="00127B84">
        <w:rPr>
          <w:sz w:val="16"/>
        </w:rPr>
        <w:t xml:space="preserve"> in homogenization of culture lies, first of all, in a false belief that technology is neutral, and that leads societies to accept its onrush with passivity and without considering the social and political changes it may brings. Marshall McLuhan has discussed the issue of technology two decades ago, when he said, “medium is message”. He emphasized </w:t>
      </w:r>
      <w:r w:rsidRPr="00127B84">
        <w:rPr>
          <w:b/>
          <w:u w:val="single"/>
        </w:rPr>
        <w:t>the systematic changes that medium catalyses</w:t>
      </w:r>
      <w:r w:rsidRPr="00127B84">
        <w:rPr>
          <w:sz w:val="16"/>
        </w:rPr>
        <w:t xml:space="preserve">. What really matters is not the content of a message but the way it is transmitted and, even more significant, the media by which it is transmitted. In other words what McLuhan emphasized was that </w:t>
      </w:r>
      <w:proofErr w:type="gramStart"/>
      <w:r w:rsidRPr="00127B84">
        <w:rPr>
          <w:sz w:val="16"/>
        </w:rPr>
        <w:t>medias</w:t>
      </w:r>
      <w:proofErr w:type="gramEnd"/>
      <w:r w:rsidRPr="00127B84">
        <w:rPr>
          <w:sz w:val="16"/>
        </w:rPr>
        <w:t xml:space="preserve"> are </w:t>
      </w:r>
      <w:r w:rsidRPr="00127B84">
        <w:rPr>
          <w:b/>
          <w:u w:val="single"/>
        </w:rPr>
        <w:t>not neutral technologies, as they influence the way of thinking, acting and reacting in societies</w:t>
      </w:r>
      <w:r w:rsidRPr="00127B84">
        <w:rPr>
          <w:sz w:val="16"/>
        </w:rPr>
        <w:t xml:space="preserve">. MacLuhan insisted on the correlation between technology and culture. </w:t>
      </w:r>
      <w:r w:rsidRPr="00127B84">
        <w:rPr>
          <w:b/>
          <w:u w:val="single"/>
        </w:rPr>
        <w:t>Certain technological inventions change society far more than any political decision</w:t>
      </w:r>
      <w:r w:rsidRPr="00127B84">
        <w:rPr>
          <w:sz w:val="16"/>
        </w:rPr>
        <w:t xml:space="preserve">. That is surely the case of television or computers in developing countries, although the latter are less important because they have not already touched everyone and because </w:t>
      </w:r>
      <w:r w:rsidRPr="00127B84">
        <w:rPr>
          <w:b/>
          <w:u w:val="single"/>
        </w:rPr>
        <w:t>the phenomenon</w:t>
      </w:r>
      <w:r w:rsidRPr="00127B84">
        <w:rPr>
          <w:sz w:val="16"/>
        </w:rPr>
        <w:t xml:space="preserve">, at the present time, </w:t>
      </w:r>
      <w:r w:rsidRPr="00127B84">
        <w:rPr>
          <w:b/>
          <w:u w:val="single"/>
        </w:rPr>
        <w:t>is deepening the gap between the rich and the poor</w:t>
      </w:r>
      <w:r w:rsidRPr="00127B84">
        <w:rPr>
          <w:sz w:val="16"/>
        </w:rPr>
        <w:t xml:space="preserve"> more than anything else. In that sense, the belief and the optimistic statement that “television will unify global consciousness and bring peace and understanding everywhere” has facilitate its adoption and its expansion. Since the 18th century, the belief in progress and science has solidified the idea that new technology is synonymous with general advancement of society. Today, because of satellite television, more than 75% of world population has access to daily television reception (253 tv/1000 people). As for computers and Internet linkage, the percentage fails to 7</w:t>
      </w:r>
      <w:proofErr w:type="gramStart"/>
      <w:r w:rsidRPr="00127B84">
        <w:rPr>
          <w:sz w:val="16"/>
        </w:rPr>
        <w:t>,42</w:t>
      </w:r>
      <w:proofErr w:type="gramEnd"/>
      <w:r w:rsidRPr="00127B84">
        <w:rPr>
          <w:sz w:val="16"/>
        </w:rPr>
        <w:t>/1000 people (0,02 for low income countries)</w:t>
      </w:r>
      <w:r w:rsidRPr="00127B84">
        <w:rPr>
          <w:sz w:val="16"/>
          <w:vertAlign w:val="superscript"/>
        </w:rPr>
        <w:t>4</w:t>
      </w:r>
      <w:r w:rsidRPr="00127B84">
        <w:rPr>
          <w:sz w:val="16"/>
        </w:rPr>
        <w:t xml:space="preserve">. As Jerry Mander writes, in our individualistic society, </w:t>
      </w:r>
      <w:r w:rsidRPr="00127B84">
        <w:rPr>
          <w:u w:val="single"/>
        </w:rPr>
        <w:t>we are not practiced in making judgments beyond our personal experience</w:t>
      </w:r>
      <w:r w:rsidRPr="00127B84">
        <w:rPr>
          <w:sz w:val="18"/>
          <w:u w:val="single"/>
          <w:vertAlign w:val="superscript"/>
        </w:rPr>
        <w:t>5</w:t>
      </w:r>
      <w:r w:rsidRPr="00127B84">
        <w:rPr>
          <w:sz w:val="16"/>
        </w:rPr>
        <w:t xml:space="preserve">. He shows in his article how the introduction of television was a conscious action of cultural conversion in the Mackenzie Valley, south from Artic Circle. In the 1960s, the Canadian government decided that the Natives had to </w:t>
      </w:r>
      <w:proofErr w:type="gramStart"/>
      <w:r w:rsidRPr="00127B84">
        <w:rPr>
          <w:sz w:val="16"/>
        </w:rPr>
        <w:t>became</w:t>
      </w:r>
      <w:proofErr w:type="gramEnd"/>
      <w:r w:rsidRPr="00127B84">
        <w:rPr>
          <w:sz w:val="16"/>
        </w:rPr>
        <w:t xml:space="preserve"> Canadians and one of the means of this evolution was offering free satellite dishes and television sets. As television was just arriving, the programs were not produce locally and came from the States and western countries. Very soon values presented in television shows turned out to be the opposite of the local values bound to survival in a harsh </w:t>
      </w:r>
      <w:proofErr w:type="gramStart"/>
      <w:r w:rsidRPr="00127B84">
        <w:rPr>
          <w:sz w:val="16"/>
        </w:rPr>
        <w:t>surrounding, that</w:t>
      </w:r>
      <w:proofErr w:type="gramEnd"/>
      <w:r w:rsidRPr="00127B84">
        <w:rPr>
          <w:sz w:val="16"/>
        </w:rPr>
        <w:t xml:space="preserve"> is community cooperation, sharing, and nonmaterialism. The introduction of television brought new needs, disinterest in native language, but also desire of cars even though communities had no roads. Disdain for traditional work, fishing or hunting, destruction of relations between young and old and a stop to storytelling followed. So, concludes Mander, television is clearly the most efficient instrument ever invented for global cultural cloning, and it is the path breaker for what follows: cars; paved roads; Western franchise goods; loss of traditional skills, economies converted from self-sufficiency to corporate export. Television serves as the worldwide agent of imagery for new global corporate vision. Secondly, </w:t>
      </w:r>
      <w:r w:rsidRPr="00127B84">
        <w:rPr>
          <w:u w:val="single"/>
        </w:rPr>
        <w:t xml:space="preserve">the power of </w:t>
      </w:r>
      <w:proofErr w:type="gramStart"/>
      <w:r w:rsidRPr="00127B84">
        <w:rPr>
          <w:u w:val="single"/>
        </w:rPr>
        <w:t>medias</w:t>
      </w:r>
      <w:proofErr w:type="gramEnd"/>
      <w:r w:rsidRPr="00127B84">
        <w:rPr>
          <w:u w:val="single"/>
        </w:rPr>
        <w:t xml:space="preserve"> lies on their strength to open the population of developing countries to the outside world, without any resistance</w:t>
      </w:r>
      <w:r w:rsidRPr="00127B84">
        <w:rPr>
          <w:sz w:val="16"/>
        </w:rPr>
        <w:t xml:space="preserve">. </w:t>
      </w:r>
      <w:proofErr w:type="gramStart"/>
      <w:r w:rsidRPr="00127B84">
        <w:rPr>
          <w:sz w:val="16"/>
        </w:rPr>
        <w:t>Something that neither colonisation, which was lived as an aggression, nor neo-colonialism has succeeded to do so widely.</w:t>
      </w:r>
      <w:proofErr w:type="gramEnd"/>
      <w:r w:rsidRPr="00127B84">
        <w:rPr>
          <w:sz w:val="16"/>
        </w:rPr>
        <w:t xml:space="preserve"> </w:t>
      </w:r>
      <w:r w:rsidRPr="00127B84">
        <w:rPr>
          <w:u w:val="single"/>
        </w:rPr>
        <w:t>Contemporary cultural homogenization, colonialism some thinkers would say</w:t>
      </w:r>
      <w:r w:rsidRPr="00127B84">
        <w:rPr>
          <w:sz w:val="16"/>
        </w:rPr>
        <w:t xml:space="preserve">, is distinct from practises of the past as </w:t>
      </w:r>
      <w:r w:rsidRPr="00127B84">
        <w:rPr>
          <w:u w:val="single"/>
        </w:rPr>
        <w:t>it is oriented toward capturing mass audiences</w:t>
      </w:r>
      <w:r w:rsidRPr="00127B84">
        <w:rPr>
          <w:sz w:val="16"/>
        </w:rPr>
        <w:t xml:space="preserve">, not just converting elites. Today, </w:t>
      </w:r>
      <w:r w:rsidRPr="00127B84">
        <w:rPr>
          <w:u w:val="single"/>
        </w:rPr>
        <w:t>political interests are projected through non-imperial subjects. The mass medias, particularly television, invade the household and function from inside and below as well from outside and above.</w:t>
      </w:r>
      <w:r>
        <w:rPr>
          <w:u w:val="single"/>
        </w:rPr>
        <w:t xml:space="preserve"> </w:t>
      </w:r>
      <w:r w:rsidRPr="00127B84">
        <w:rPr>
          <w:b/>
          <w:u w:val="single"/>
        </w:rPr>
        <w:t xml:space="preserve">As Western transnational corporations are given full access to all countries by way of liberalisation, the cultural transmission conveyed in Western </w:t>
      </w:r>
      <w:proofErr w:type="gramStart"/>
      <w:r w:rsidRPr="00127B84">
        <w:rPr>
          <w:b/>
          <w:u w:val="single"/>
        </w:rPr>
        <w:t>medias</w:t>
      </w:r>
      <w:proofErr w:type="gramEnd"/>
      <w:r w:rsidRPr="00127B84">
        <w:rPr>
          <w:b/>
          <w:u w:val="single"/>
        </w:rPr>
        <w:t xml:space="preserve"> overpower local medias. Western States and enterprises are integrating most of the countries of developing world in a cultural area that is almost dominated by them</w:t>
      </w:r>
      <w:r w:rsidRPr="00127B84">
        <w:rPr>
          <w:sz w:val="16"/>
        </w:rPr>
        <w:t xml:space="preserve">. In some way, the domination of rich countries is being consolidated, as they are the ones to have the power to inform. The growing penetration of mass </w:t>
      </w:r>
      <w:proofErr w:type="gramStart"/>
      <w:r w:rsidRPr="00127B84">
        <w:rPr>
          <w:sz w:val="16"/>
        </w:rPr>
        <w:t>medias</w:t>
      </w:r>
      <w:proofErr w:type="gramEnd"/>
      <w:r w:rsidRPr="00127B84">
        <w:rPr>
          <w:sz w:val="16"/>
        </w:rPr>
        <w:t xml:space="preserve"> among the poor in developing countries and the increasing messages that provide them experiences of individual consumption is the challenge of cultural homogenization. Medias create illusions of international and cross-class bonds. Through television a false intimacy and link is established between the stars and the poor. Traditional bonds with family and community are being destroyed while new bonds with markets are created through new needs and aspirations.</w:t>
      </w:r>
    </w:p>
    <w:p w:rsidR="00D76F97" w:rsidRPr="00D76F97" w:rsidRDefault="00D76F97" w:rsidP="00D76F97"/>
    <w:p w:rsidR="00D76F97" w:rsidRDefault="00D76F97" w:rsidP="00D76F97">
      <w:pPr>
        <w:pStyle w:val="Heading3"/>
      </w:pPr>
      <w:r>
        <w:t>Impacts—High/Low Skilled Visas -&gt; Deportability</w:t>
      </w:r>
    </w:p>
    <w:p w:rsidR="00D76F97" w:rsidRPr="00DE4A05" w:rsidRDefault="00D76F97" w:rsidP="00D76F97">
      <w:pPr>
        <w:pStyle w:val="Heading4"/>
        <w:rPr>
          <w:rFonts w:asciiTheme="minorHAnsi" w:hAnsiTheme="minorHAnsi" w:cstheme="minorHAnsi"/>
        </w:rPr>
      </w:pPr>
      <w:r w:rsidRPr="00DE4A05">
        <w:rPr>
          <w:rFonts w:asciiTheme="minorHAnsi" w:hAnsiTheme="minorHAnsi" w:cstheme="minorHAnsi"/>
        </w:rPr>
        <w:t xml:space="preserve">There is a </w:t>
      </w:r>
      <w:r>
        <w:rPr>
          <w:rFonts w:asciiTheme="minorHAnsi" w:hAnsiTheme="minorHAnsi" w:cstheme="minorHAnsi"/>
        </w:rPr>
        <w:t xml:space="preserve">structural </w:t>
      </w:r>
      <w:r w:rsidRPr="00DE4A05">
        <w:rPr>
          <w:rFonts w:asciiTheme="minorHAnsi" w:hAnsiTheme="minorHAnsi" w:cstheme="minorHAnsi"/>
        </w:rPr>
        <w:t>disparity between “high skilled”and “low skilled” worker visas that evaluates some immigrants as more deserving of citizenship, rendering others disposable and deportable</w:t>
      </w:r>
    </w:p>
    <w:p w:rsidR="00D76F97" w:rsidRPr="00DE4A05" w:rsidRDefault="00D76F97" w:rsidP="00D76F97">
      <w:pPr>
        <w:rPr>
          <w:rFonts w:asciiTheme="minorHAnsi" w:hAnsiTheme="minorHAnsi" w:cstheme="minorHAnsi"/>
        </w:rPr>
      </w:pPr>
      <w:r w:rsidRPr="00DE4A05">
        <w:rPr>
          <w:rStyle w:val="Style13ptBold"/>
          <w:rFonts w:asciiTheme="minorHAnsi" w:hAnsiTheme="minorHAnsi" w:cstheme="minorHAnsi"/>
        </w:rPr>
        <w:t>Kretsedemas 12’</w:t>
      </w:r>
      <w:r w:rsidRPr="00DE4A05">
        <w:rPr>
          <w:rFonts w:asciiTheme="minorHAnsi" w:hAnsiTheme="minorHAnsi" w:cstheme="minorHAnsi"/>
        </w:rPr>
        <w:t xml:space="preserve"> (Philip Kretsedemas, </w:t>
      </w:r>
      <w:r w:rsidRPr="00DE4A05">
        <w:rPr>
          <w:rFonts w:asciiTheme="minorHAnsi" w:hAnsiTheme="minorHAnsi" w:cstheme="minorHAnsi"/>
          <w:i/>
        </w:rPr>
        <w:t xml:space="preserve">The Immigration Crucible: Transforming Race, Nation, and the Limits of the Law, </w:t>
      </w:r>
      <w:r w:rsidRPr="00DE4A05">
        <w:rPr>
          <w:rFonts w:asciiTheme="minorHAnsi" w:hAnsiTheme="minorHAnsi" w:cstheme="minorHAnsi"/>
        </w:rPr>
        <w:t>Columbia University Press</w:t>
      </w:r>
      <w:proofErr w:type="gramStart"/>
      <w:r w:rsidRPr="00DE4A05">
        <w:rPr>
          <w:rFonts w:asciiTheme="minorHAnsi" w:hAnsiTheme="minorHAnsi" w:cstheme="minorHAnsi"/>
        </w:rPr>
        <w:t>:New</w:t>
      </w:r>
      <w:proofErr w:type="gramEnd"/>
      <w:r w:rsidRPr="00DE4A05">
        <w:rPr>
          <w:rFonts w:asciiTheme="minorHAnsi" w:hAnsiTheme="minorHAnsi" w:cstheme="minorHAnsi"/>
        </w:rPr>
        <w:t xml:space="preserve"> York. 2012. Pgs. 26-27.)</w:t>
      </w:r>
    </w:p>
    <w:p w:rsidR="00D76F97" w:rsidRPr="00DE4A05" w:rsidRDefault="00D76F97" w:rsidP="00D76F97">
      <w:pPr>
        <w:rPr>
          <w:rFonts w:asciiTheme="minorHAnsi" w:hAnsiTheme="minorHAnsi" w:cstheme="minorHAnsi"/>
        </w:rPr>
      </w:pPr>
      <w:r w:rsidRPr="009F7C26">
        <w:rPr>
          <w:rStyle w:val="StyleUnderline"/>
          <w:highlight w:val="cyan"/>
        </w:rPr>
        <w:t>Visa terms for professional workers contrast sharply with those for low-skilled workers. Recruitment levels for professional workers are also much higher than they are for low-skilled workers</w:t>
      </w:r>
      <w:r w:rsidRPr="00DE4A05">
        <w:rPr>
          <w:rFonts w:asciiTheme="minorHAnsi" w:hAnsiTheme="minorHAnsi" w:cstheme="minorHAnsi"/>
        </w:rPr>
        <w:t xml:space="preserve"> (see table 2.2). </w:t>
      </w:r>
      <w:r w:rsidRPr="00FC5166">
        <w:rPr>
          <w:rStyle w:val="StyleUnderline"/>
          <w:highlight w:val="cyan"/>
        </w:rPr>
        <w:t>The H2 visa, for example, has been used to recruit a wide range of agricultural and seasonal workers.</w:t>
      </w:r>
      <w:r w:rsidRPr="00FC5166">
        <w:rPr>
          <w:rStyle w:val="StyleUnderline"/>
        </w:rPr>
        <w:t xml:space="preserve"> </w:t>
      </w:r>
      <w:r w:rsidRPr="00DE4A05">
        <w:rPr>
          <w:rFonts w:asciiTheme="minorHAnsi" w:hAnsiTheme="minorHAnsi" w:cstheme="minorHAnsi"/>
        </w:rPr>
        <w:t xml:space="preserve">The H2B visas for nonagricultural workers (including construction workers, hotel staff, and other categories) has an annual cap of sixty-six thousand migrants, similar to the cap that was placed on H1 visas in 1990. The recently created H2R visa category for returning H2B workers allowed this category to be significantly expanded (USDS 2008). </w:t>
      </w:r>
    </w:p>
    <w:p w:rsidR="00D76F97" w:rsidRPr="009F7C26" w:rsidRDefault="00D76F97" w:rsidP="00D76F97">
      <w:pPr>
        <w:rPr>
          <w:rStyle w:val="StyleUnderline"/>
        </w:rPr>
      </w:pPr>
      <w:r w:rsidRPr="009F7C26">
        <w:rPr>
          <w:rStyle w:val="StyleUnderline"/>
          <w:highlight w:val="cyan"/>
        </w:rPr>
        <w:t>There is no annual cap, however, on the recruitment of seasonal agricultural workers who can be recruited with H2A</w:t>
      </w:r>
      <w:r w:rsidRPr="00DE4A05">
        <w:rPr>
          <w:rFonts w:asciiTheme="minorHAnsi" w:hAnsiTheme="minorHAnsi" w:cstheme="minorHAnsi"/>
        </w:rPr>
        <w:t xml:space="preserve"> visas. So taken as a whole, there are fewer restrictions on recruitment levels for H2 nonimmigrant workers than there are for professional-class workers (which includes the H1 visa, along with several other visa categories, all of which have annual caps; Lowell 2000). Even so, recruitment levels for H2 visa holders are still half the size as recruitment levels for the professional class visa population (see table 2.2). Furthermore</w:t>
      </w:r>
      <w:r w:rsidRPr="009F7C26">
        <w:rPr>
          <w:rStyle w:val="StyleUnderline"/>
          <w:highlight w:val="cyan"/>
        </w:rPr>
        <w:t>, H2 visas last no longer than one year (compared to the three-to six-year term for visas typically granted to professional-class workers) and they do not allow the worker to enter the United States with dual intent.</w:t>
      </w:r>
      <w:r w:rsidRPr="009F7C26">
        <w:rPr>
          <w:rStyle w:val="StyleUnderline"/>
        </w:rPr>
        <w:t xml:space="preserve"> </w:t>
      </w:r>
    </w:p>
    <w:p w:rsidR="00D76F97" w:rsidRDefault="00D76F97" w:rsidP="00D76F97">
      <w:pPr>
        <w:rPr>
          <w:rStyle w:val="StyleUnderline"/>
          <w:rFonts w:asciiTheme="minorHAnsi" w:hAnsiTheme="minorHAnsi" w:cstheme="minorHAnsi"/>
        </w:rPr>
      </w:pPr>
      <w:r w:rsidRPr="00DE4A05">
        <w:rPr>
          <w:rFonts w:asciiTheme="minorHAnsi" w:hAnsiTheme="minorHAnsi" w:cstheme="minorHAnsi"/>
        </w:rPr>
        <w:t xml:space="preserve">These recruitment trends underscore the preference for professional class workers that resonates throughout the work visa system. Professional workers are recruited in higher numbers. </w:t>
      </w:r>
      <w:r w:rsidRPr="00DE4A05">
        <w:rPr>
          <w:rStyle w:val="StyleUnderline"/>
          <w:rFonts w:asciiTheme="minorHAnsi" w:hAnsiTheme="minorHAnsi" w:cstheme="minorHAnsi"/>
          <w:highlight w:val="cyan"/>
        </w:rPr>
        <w:t>They are also granted visas of longer duration that offer a pathway to permanent status than the visas granted to low-wage workers. Hence, socioeconomic disparities between higher and lower skilled workers tend to correlate with legal status disparities. Visas for low-wage migrant workers are less flexible and of shorter duration, leaving them more vulnerable to the danger of “becoming illegal.” These visa holders are also concentrated in the same employment sectors as unauthorized migrant workers.</w:t>
      </w:r>
      <w:r w:rsidRPr="00DE4A05">
        <w:rPr>
          <w:rStyle w:val="StyleUnderline"/>
          <w:rFonts w:asciiTheme="minorHAnsi" w:hAnsiTheme="minorHAnsi" w:cstheme="minorHAnsi"/>
        </w:rPr>
        <w:t xml:space="preserve"> </w:t>
      </w:r>
    </w:p>
    <w:p w:rsidR="00D76F97" w:rsidRPr="00D76F97" w:rsidRDefault="00D76F97" w:rsidP="00D76F97"/>
    <w:p w:rsidR="00A854F6" w:rsidRDefault="00A854F6" w:rsidP="00A854F6">
      <w:pPr>
        <w:pStyle w:val="Heading3"/>
      </w:pPr>
      <w:r>
        <w:t>Impacts—Laundry List</w:t>
      </w:r>
    </w:p>
    <w:p w:rsidR="00A854F6" w:rsidRDefault="00A854F6" w:rsidP="00A854F6"/>
    <w:p w:rsidR="00A854F6" w:rsidRPr="00151502" w:rsidRDefault="00A854F6" w:rsidP="00A854F6">
      <w:pPr>
        <w:pStyle w:val="Heading4"/>
        <w:rPr>
          <w:rFonts w:cs="Calibri"/>
        </w:rPr>
      </w:pPr>
      <w:r w:rsidRPr="00151502">
        <w:rPr>
          <w:rFonts w:cs="Calibri"/>
        </w:rPr>
        <w:t>Internationally, the US is interested in promoting US corporations which leads to criminalization of people who it has tortured, violence, false constuctions of people globally, the ignoring of human rights, mass genocide. Secondary causes include decreased education, worse healthcare, and economic security. When capitalism shakes the economy, capitalists focus only on maintaining their power through violence and repression, leaving the rest of society in shambles and degrading their quality of life. Capitalism as the motive destroys world order, leads to imperialism, and war.</w:t>
      </w:r>
    </w:p>
    <w:p w:rsidR="00A854F6" w:rsidRPr="00151502" w:rsidRDefault="00A854F6" w:rsidP="00A854F6">
      <w:pPr>
        <w:rPr>
          <w:rFonts w:ascii="Calibri" w:eastAsiaTheme="majorEastAsia" w:hAnsi="Calibri" w:cs="Calibri"/>
          <w:b/>
          <w:bCs/>
          <w:color w:val="1B1B1B"/>
          <w:sz w:val="47"/>
          <w:szCs w:val="47"/>
        </w:rPr>
      </w:pPr>
      <w:r w:rsidRPr="00151502">
        <w:rPr>
          <w:rStyle w:val="Style13ptBold"/>
          <w:rFonts w:ascii="Calibri" w:hAnsi="Calibri" w:cs="Calibri"/>
        </w:rPr>
        <w:t xml:space="preserve">Pear 18 – </w:t>
      </w:r>
      <w:r w:rsidRPr="00151502">
        <w:rPr>
          <w:rFonts w:ascii="Calibri" w:hAnsi="Calibri" w:cs="Calibri"/>
        </w:rPr>
        <w:t>qualifications (David, “On US Imperialism, Capitalism, and Fascism”, 5/14/18, http://www.pravdareport.com/opinion/columnists/14-05-2018/140949-imperialism-0/)//JK</w:t>
      </w:r>
    </w:p>
    <w:p w:rsidR="00A854F6" w:rsidRPr="00151502" w:rsidRDefault="00A854F6" w:rsidP="00A854F6">
      <w:pPr>
        <w:rPr>
          <w:rFonts w:ascii="Calibri" w:hAnsi="Calibri" w:cs="Calibri"/>
        </w:rPr>
      </w:pPr>
      <w:r w:rsidRPr="00151502">
        <w:rPr>
          <w:rFonts w:ascii="Calibri" w:hAnsi="Calibri" w:cs="Calibri"/>
        </w:rPr>
        <w:t xml:space="preserve">If you want to know the untold history of the U.S.A., then a good place to start is with the history of US imperialism in Asia from the mid-19th century until today. Not only will that reveal the history of the criminality of US foreign policy, but it will also reveal the true nature of U.S. capitalism, imperialism, fascism and U.S. wars of aggression: past, present and future. For centuries the U.S. has preached that it believes in democracy, freedom and self-determination, but its actions towards other countries speak louder than words. </w:t>
      </w:r>
      <w:r w:rsidRPr="00151502">
        <w:rPr>
          <w:rFonts w:ascii="Calibri" w:hAnsi="Calibri" w:cs="Calibri"/>
          <w:u w:val="single"/>
        </w:rPr>
        <w:t xml:space="preserve">Internationally </w:t>
      </w:r>
      <w:r w:rsidRPr="00D81639">
        <w:rPr>
          <w:rFonts w:ascii="Calibri" w:hAnsi="Calibri" w:cs="Calibri"/>
          <w:highlight w:val="green"/>
          <w:u w:val="single"/>
        </w:rPr>
        <w:t>the U.S.</w:t>
      </w:r>
      <w:r w:rsidRPr="00151502">
        <w:rPr>
          <w:rFonts w:ascii="Calibri" w:hAnsi="Calibri" w:cs="Calibri"/>
          <w:u w:val="single"/>
        </w:rPr>
        <w:t xml:space="preserve"> is a predator and a bully. It </w:t>
      </w:r>
      <w:r w:rsidRPr="00D81639">
        <w:rPr>
          <w:rFonts w:ascii="Calibri" w:hAnsi="Calibri" w:cs="Calibri"/>
          <w:highlight w:val="green"/>
          <w:u w:val="single"/>
        </w:rPr>
        <w:t>subjugates small countries, corrupts them by backing right-wing dictators, and enables death squads to commit mass murder of all suspected dissidents</w:t>
      </w:r>
      <w:r w:rsidRPr="00151502">
        <w:rPr>
          <w:rFonts w:ascii="Calibri" w:hAnsi="Calibri" w:cs="Calibri"/>
        </w:rPr>
        <w:t xml:space="preserve">. </w:t>
      </w:r>
      <w:r w:rsidRPr="00D81639">
        <w:rPr>
          <w:rFonts w:ascii="Calibri" w:hAnsi="Calibri" w:cs="Calibri"/>
          <w:highlight w:val="green"/>
          <w:u w:val="single"/>
        </w:rPr>
        <w:t>During the</w:t>
      </w:r>
      <w:r w:rsidRPr="00151502">
        <w:rPr>
          <w:rFonts w:ascii="Calibri" w:hAnsi="Calibri" w:cs="Calibri"/>
          <w:u w:val="single"/>
        </w:rPr>
        <w:t xml:space="preserve"> First </w:t>
      </w:r>
      <w:r w:rsidRPr="00D81639">
        <w:rPr>
          <w:rFonts w:ascii="Calibri" w:hAnsi="Calibri" w:cs="Calibri"/>
          <w:highlight w:val="green"/>
          <w:u w:val="single"/>
        </w:rPr>
        <w:t>Cold War leftists, anti-colonialists, nationalists and intellectuals were called "communists" and imprisoned, tortured</w:t>
      </w:r>
      <w:r w:rsidRPr="00151502">
        <w:rPr>
          <w:rFonts w:ascii="Calibri" w:hAnsi="Calibri" w:cs="Calibri"/>
          <w:u w:val="single"/>
        </w:rPr>
        <w:t xml:space="preserve"> and </w:t>
      </w:r>
      <w:r w:rsidRPr="00D81639">
        <w:rPr>
          <w:rFonts w:ascii="Calibri" w:hAnsi="Calibri" w:cs="Calibri"/>
          <w:highlight w:val="green"/>
          <w:u w:val="single"/>
        </w:rPr>
        <w:t>executed</w:t>
      </w:r>
      <w:r w:rsidRPr="00151502">
        <w:rPr>
          <w:rFonts w:ascii="Calibri" w:hAnsi="Calibri" w:cs="Calibri"/>
          <w:u w:val="single"/>
        </w:rPr>
        <w:t xml:space="preserve">. </w:t>
      </w:r>
      <w:r w:rsidRPr="00D81639">
        <w:rPr>
          <w:rFonts w:ascii="Calibri" w:hAnsi="Calibri" w:cs="Calibri"/>
          <w:highlight w:val="green"/>
          <w:u w:val="single"/>
        </w:rPr>
        <w:t>Now they are called "terrorists"</w:t>
      </w:r>
      <w:r w:rsidRPr="00151502">
        <w:rPr>
          <w:rFonts w:ascii="Calibri" w:hAnsi="Calibri" w:cs="Calibri"/>
        </w:rPr>
        <w:t xml:space="preserve">. </w:t>
      </w:r>
      <w:r w:rsidRPr="00D81639">
        <w:rPr>
          <w:rFonts w:ascii="Calibri" w:hAnsi="Calibri" w:cs="Calibri"/>
          <w:highlight w:val="green"/>
          <w:u w:val="single"/>
        </w:rPr>
        <w:t>The foreign policy interests of the U.S. are to promote the neocolonial interests of U.S. corporations, and</w:t>
      </w:r>
      <w:r w:rsidRPr="00151502">
        <w:rPr>
          <w:rFonts w:ascii="Calibri" w:hAnsi="Calibri" w:cs="Calibri"/>
          <w:u w:val="single"/>
        </w:rPr>
        <w:t xml:space="preserve"> to </w:t>
      </w:r>
      <w:r w:rsidRPr="00D81639">
        <w:rPr>
          <w:rFonts w:ascii="Calibri" w:hAnsi="Calibri" w:cs="Calibri"/>
          <w:highlight w:val="green"/>
          <w:u w:val="single"/>
        </w:rPr>
        <w:t>project the financial and military power</w:t>
      </w:r>
      <w:r w:rsidRPr="00151502">
        <w:rPr>
          <w:rFonts w:ascii="Calibri" w:hAnsi="Calibri" w:cs="Calibri"/>
          <w:u w:val="single"/>
        </w:rPr>
        <w:t xml:space="preserve"> of the U.S. internationally. </w:t>
      </w:r>
      <w:r w:rsidRPr="00D81639">
        <w:rPr>
          <w:rFonts w:ascii="Calibri" w:hAnsi="Calibri" w:cs="Calibri"/>
          <w:highlight w:val="green"/>
          <w:u w:val="single"/>
        </w:rPr>
        <w:t>If the U.S. cannot bully a head of state into collaborating then it backs a military coup d'etat, stirs up internal violence with divide and conquer strategies, and covertly uses mercenaries to start civil wars</w:t>
      </w:r>
      <w:r w:rsidRPr="00151502">
        <w:rPr>
          <w:rFonts w:ascii="Calibri" w:hAnsi="Calibri" w:cs="Calibri"/>
          <w:u w:val="single"/>
        </w:rPr>
        <w:t xml:space="preserve">. </w:t>
      </w:r>
      <w:r w:rsidRPr="00D81639">
        <w:rPr>
          <w:rFonts w:ascii="Calibri" w:hAnsi="Calibri" w:cs="Calibri"/>
          <w:highlight w:val="green"/>
          <w:u w:val="single"/>
        </w:rPr>
        <w:t>If all else fails it will find a pretext or a false flag to invade and overthrow an unfriendly government</w:t>
      </w:r>
      <w:r w:rsidRPr="00151502">
        <w:rPr>
          <w:rFonts w:ascii="Calibri" w:hAnsi="Calibri" w:cs="Calibri"/>
          <w:u w:val="single"/>
        </w:rPr>
        <w:t>.</w:t>
      </w:r>
      <w:r w:rsidRPr="00151502">
        <w:rPr>
          <w:rFonts w:ascii="Calibri" w:hAnsi="Calibri" w:cs="Calibri"/>
        </w:rPr>
        <w:t xml:space="preserve"> Because of past disasters in Korea, Vietnam, and Iraq the U.S. is hesitant to commit large numbers of U.S. boots on the ground. Instead it prefers the safety of "boots in the sky" with its domination of air power to bomb helpless countries into submission. </w:t>
      </w:r>
      <w:r w:rsidRPr="00D81639">
        <w:rPr>
          <w:rFonts w:ascii="Calibri" w:hAnsi="Calibri" w:cs="Calibri"/>
          <w:highlight w:val="green"/>
          <w:u w:val="single"/>
        </w:rPr>
        <w:t>If it cannot get a country to submit</w:t>
      </w:r>
      <w:r w:rsidRPr="00151502">
        <w:rPr>
          <w:rFonts w:ascii="Calibri" w:hAnsi="Calibri" w:cs="Calibri"/>
          <w:u w:val="single"/>
        </w:rPr>
        <w:t xml:space="preserve"> then </w:t>
      </w:r>
      <w:r w:rsidRPr="00D81639">
        <w:rPr>
          <w:rFonts w:ascii="Calibri" w:hAnsi="Calibri" w:cs="Calibri"/>
          <w:highlight w:val="green"/>
          <w:u w:val="single"/>
        </w:rPr>
        <w:t>it destroys it mercilessly</w:t>
      </w:r>
      <w:r w:rsidRPr="00151502">
        <w:rPr>
          <w:rFonts w:ascii="Calibri" w:hAnsi="Calibri" w:cs="Calibri"/>
          <w:u w:val="single"/>
        </w:rPr>
        <w:t xml:space="preserve"> </w:t>
      </w:r>
      <w:r w:rsidRPr="00151502">
        <w:rPr>
          <w:rFonts w:ascii="Calibri" w:hAnsi="Calibri" w:cs="Calibri"/>
        </w:rPr>
        <w:t xml:space="preserve">as an example of the price that other countries will pay if they do not go along to get along with the U.S.A. </w:t>
      </w:r>
      <w:r w:rsidRPr="00D81639">
        <w:rPr>
          <w:rFonts w:ascii="Calibri" w:hAnsi="Calibri" w:cs="Calibri"/>
          <w:highlight w:val="green"/>
          <w:u w:val="single"/>
        </w:rPr>
        <w:t>The U.S. never gives up on its quest for control of worldwide capitalism</w:t>
      </w:r>
      <w:r w:rsidRPr="00151502">
        <w:rPr>
          <w:rFonts w:ascii="Calibri" w:hAnsi="Calibri" w:cs="Calibri"/>
          <w:u w:val="single"/>
        </w:rPr>
        <w:t xml:space="preserve">. Any doubters of U.S. persistence need only to </w:t>
      </w:r>
      <w:r w:rsidRPr="00D81639">
        <w:rPr>
          <w:rFonts w:ascii="Calibri" w:hAnsi="Calibri" w:cs="Calibri"/>
          <w:highlight w:val="green"/>
          <w:u w:val="single"/>
        </w:rPr>
        <w:t>look to North Korea, Cuba and Iran</w:t>
      </w:r>
      <w:r w:rsidRPr="00151502">
        <w:rPr>
          <w:rFonts w:ascii="Calibri" w:hAnsi="Calibri" w:cs="Calibri"/>
        </w:rPr>
        <w:t xml:space="preserve">. U.S. foreign policy is the domain of the elites. The public busies itself with domestic issues, just trying to make a living and raise a family. Sometimes the elites of foreign policy let their masks slip to reveal their true nature. When Zbigniew Brzezinski said in 2009 that "today it is infinitely easier to kill a million people than to control a million people" he was not just intellectualizing, as if teaching a Harvard course on political science. Brzezinski was admitting to his personal responsibility for policies that have killed millions of people. It was Brzezinski that advised President Jimmy Carter to destabilize Afghanistan in the 1980's. At the time Afghanistan's communist government was modernizing the country, developing its economy, educating its people, and improving the standard of living for millions of Afghans. It was also advancing the rights and opportunities for women, which the U.S. is constantly touting as one of its cherished human rights concerns. </w:t>
      </w:r>
      <w:r w:rsidRPr="00151502">
        <w:rPr>
          <w:rFonts w:ascii="Calibri" w:hAnsi="Calibri" w:cs="Calibri"/>
          <w:u w:val="single"/>
        </w:rPr>
        <w:t xml:space="preserve">It was </w:t>
      </w:r>
      <w:r w:rsidRPr="00D81639">
        <w:rPr>
          <w:rFonts w:ascii="Calibri" w:hAnsi="Calibri" w:cs="Calibri"/>
          <w:highlight w:val="green"/>
          <w:u w:val="single"/>
        </w:rPr>
        <w:t>Brzezinski's destabilization project</w:t>
      </w:r>
      <w:r w:rsidRPr="00151502">
        <w:rPr>
          <w:rFonts w:ascii="Calibri" w:hAnsi="Calibri" w:cs="Calibri"/>
          <w:u w:val="single"/>
        </w:rPr>
        <w:t xml:space="preserve"> that se</w:t>
      </w:r>
      <w:r w:rsidRPr="00D81639">
        <w:rPr>
          <w:rFonts w:ascii="Calibri" w:hAnsi="Calibri" w:cs="Calibri"/>
          <w:highlight w:val="green"/>
          <w:u w:val="single"/>
        </w:rPr>
        <w:t>t women's rights back hundreds of years in Afghanistan</w:t>
      </w:r>
      <w:r w:rsidRPr="00151502">
        <w:rPr>
          <w:rFonts w:ascii="Calibri" w:hAnsi="Calibri" w:cs="Calibri"/>
          <w:u w:val="single"/>
        </w:rPr>
        <w:t>.</w:t>
      </w:r>
      <w:r w:rsidRPr="00151502">
        <w:rPr>
          <w:rFonts w:ascii="Calibri" w:hAnsi="Calibri" w:cs="Calibri"/>
        </w:rPr>
        <w:t xml:space="preserve"> </w:t>
      </w:r>
      <w:r w:rsidRPr="00D81639">
        <w:rPr>
          <w:rFonts w:ascii="Calibri" w:hAnsi="Calibri" w:cs="Calibri"/>
          <w:highlight w:val="green"/>
          <w:u w:val="single"/>
        </w:rPr>
        <w:t>When human rights get in the way of U.S. foreign policy objectives, then human rights lose</w:t>
      </w:r>
      <w:r w:rsidRPr="00151502">
        <w:rPr>
          <w:rFonts w:ascii="Calibri" w:hAnsi="Calibri" w:cs="Calibri"/>
        </w:rPr>
        <w:t>. In 1979 Brzezinski advised Carter to </w:t>
      </w:r>
      <w:hyperlink r:id="rId45" w:history="1">
        <w:r w:rsidRPr="00151502">
          <w:rPr>
            <w:rStyle w:val="Hyperlink"/>
            <w:rFonts w:ascii="Calibri" w:hAnsi="Calibri" w:cs="Calibri"/>
          </w:rPr>
          <w:t>secretly authorize </w:t>
        </w:r>
      </w:hyperlink>
      <w:r w:rsidRPr="00151502">
        <w:rPr>
          <w:rFonts w:ascii="Calibri" w:hAnsi="Calibri" w:cs="Calibri"/>
        </w:rPr>
        <w:t>the CIA to give financial and military aid to further inflame Islamic fanatic mujahideen that were violently opposed to modernization. When the Soviet Union </w:t>
      </w:r>
      <w:hyperlink r:id="rId46" w:history="1">
        <w:r w:rsidRPr="00151502">
          <w:rPr>
            <w:rStyle w:val="Hyperlink"/>
            <w:rFonts w:ascii="Calibri" w:hAnsi="Calibri" w:cs="Calibri"/>
          </w:rPr>
          <w:t>intervened militarily in support</w:t>
        </w:r>
      </w:hyperlink>
      <w:r w:rsidRPr="00151502">
        <w:rPr>
          <w:rFonts w:ascii="Calibri" w:hAnsi="Calibri" w:cs="Calibri"/>
        </w:rPr>
        <w:t xml:space="preserve"> of the threatened Afghan government it was not an invasion. It was the legal response of Russia to a neighboring country that was asking for military aid against foreign backed insurgents. Today </w:t>
      </w:r>
      <w:r w:rsidRPr="00151502">
        <w:rPr>
          <w:rStyle w:val="Style13ptBold"/>
          <w:rFonts w:ascii="Calibri" w:hAnsi="Calibri" w:cs="Calibri"/>
          <w:b w:val="0"/>
        </w:rPr>
        <w:t>we</w:t>
      </w:r>
      <w:r w:rsidRPr="00151502">
        <w:rPr>
          <w:rFonts w:ascii="Calibri" w:hAnsi="Calibri" w:cs="Calibri"/>
        </w:rPr>
        <w:t xml:space="preserve"> see a similar Russian military assistance program in Syria for similar reasons against very similar villains. Carter </w:t>
      </w:r>
      <w:hyperlink r:id="rId47" w:history="1">
        <w:r w:rsidRPr="00151502">
          <w:rPr>
            <w:rStyle w:val="Hyperlink"/>
            <w:rFonts w:ascii="Calibri" w:hAnsi="Calibri" w:cs="Calibri"/>
          </w:rPr>
          <w:t>feigned indignation</w:t>
        </w:r>
      </w:hyperlink>
      <w:r w:rsidRPr="00151502">
        <w:rPr>
          <w:rFonts w:ascii="Calibri" w:hAnsi="Calibri" w:cs="Calibri"/>
        </w:rPr>
        <w:t> and outrage towards Russia and he put the freeze back into the Cold War. He decried the "invasion as a deliberate effort by a powerful atheistic government to subjugate an independent Islamic people", and </w:t>
      </w:r>
      <w:hyperlink r:id="rId48" w:history="1">
        <w:r w:rsidRPr="00151502">
          <w:rPr>
            <w:rStyle w:val="Hyperlink"/>
            <w:rFonts w:ascii="Calibri" w:hAnsi="Calibri" w:cs="Calibri"/>
          </w:rPr>
          <w:t>Carter claimed</w:t>
        </w:r>
      </w:hyperlink>
      <w:r w:rsidRPr="00151502">
        <w:rPr>
          <w:rFonts w:ascii="Calibri" w:hAnsi="Calibri" w:cs="Calibri"/>
        </w:rPr>
        <w:t> it was a Russian plot to control Afghanistan's oil. Carter declared a U.S. boycott of the 1980 Moscow-hosted Olympics to punish Russia, and by doing so he dashed the dreams of U.S. athletes that had been training for 4 years in preparation for the Olympic Games. A good time was had by all in Moscow without the U.S. participation. U.S. athletes were sacrificed as pawns in Brzezinski's game of the Grand Chessboard. It is a blood soaked chessboard where the masters see flesh and blood people as objects to be toyed with. What Brzezinski and Carter did was to set a trap that the Soviets fell into when they sent their military into Afghanistan. The trap had been laid before the Russian "invasion", and not afterwards as Brzezinski would brag years later in a </w:t>
      </w:r>
      <w:hyperlink r:id="rId49" w:history="1">
        <w:r w:rsidRPr="00151502">
          <w:rPr>
            <w:rStyle w:val="Hyperlink"/>
            <w:rFonts w:ascii="Calibri" w:hAnsi="Calibri" w:cs="Calibri"/>
          </w:rPr>
          <w:t>1998 interview</w:t>
        </w:r>
      </w:hyperlink>
      <w:r w:rsidRPr="00151502">
        <w:rPr>
          <w:rFonts w:ascii="Calibri" w:hAnsi="Calibri" w:cs="Calibri"/>
        </w:rPr>
        <w:t xml:space="preserve"> with Le Nouvel Observateur: "Brzezinski: Yes. According to the official version of history, CIA aid to the Mujahiddin began during 1980, that is to say, after the Soviet army invaded Afghanistan on December 24, 1979. But the reality, closely guarded until now, is completely otherwise: Indeed, it was July 3, 1979 that President Carter signed the first directive for secret aid to the opponents of the pro-Soviet regime in Kabul. And that very day, I wrote a note to the president in which I explained to him that in my opinion this aid was going to induce a Soviet military intervention." Carter and Brzezinski were overjoyed that the U.S. would then have the sweet revenge of giving Russia a bloody Vietnam experience. Carter and Brzezinski gave Afghanistan a Vietnam experience too, in which millions of people were destroyed. Once events in Afghanistan were set into motion, then Carter and Brzezinski added gasoline to the inflamed Islamic fanatics with billions of dollars in U.S. military support funneled through Pakistan. Thousands of mercenaries from Arab countries poured into Afghanistan to join the fight and get paid too. They were called "Afghan-Arabs". The Brzezinski-Carter scheme would be continued under President Reagan and led to the destruction of Afghanistan, the re-subjugation of Afghan women, and millions of Afghan civilian victims of war. Afghanistan never recovered but from its ashes rose up the Taliban and al Qaeda. The mysteries surrounding the attacks on the U.S. of September 11th 2001 are unresolved. Regardless of whodunit the attacks of 9/11 would be used as justification by President W. Bush to launch another invasion of Afghanistan. Brzezinski's egotism to show how smart he thought he was is the smoking gun of George Orwell's famous quote: "He who controls the past controls the future. He who controls the present controls the past." For decades the U.S. pretended that the false narrative of a Soviet invasion of Afghanistan was reality. The U.S. glorified the mujahideen as freedom fighters, when actually they were Islamic fanatics and mercenary proxies used by the U.S. and its coconspirators. The U.S. and the Saudis funded a heavily armed brand of Islamic terrorism that the U.S. though that it could control, ignore or kill off once it was no longer needed. </w:t>
      </w:r>
      <w:proofErr w:type="gramStart"/>
      <w:r w:rsidRPr="00151502">
        <w:rPr>
          <w:rFonts w:ascii="Calibri" w:hAnsi="Calibri" w:cs="Calibri"/>
        </w:rPr>
        <w:t>As Brzezinski also said in that Le Nouvel Observateur interview: "What is most important to the history of the world?</w:t>
      </w:r>
      <w:proofErr w:type="gramEnd"/>
      <w:r w:rsidRPr="00151502">
        <w:rPr>
          <w:rFonts w:ascii="Calibri" w:hAnsi="Calibri" w:cs="Calibri"/>
        </w:rPr>
        <w:t xml:space="preserve"> </w:t>
      </w:r>
      <w:proofErr w:type="gramStart"/>
      <w:r w:rsidRPr="00151502">
        <w:rPr>
          <w:rFonts w:ascii="Calibri" w:hAnsi="Calibri" w:cs="Calibri"/>
        </w:rPr>
        <w:t>The Taliban or the collapse of the Soviet empire?</w:t>
      </w:r>
      <w:proofErr w:type="gramEnd"/>
      <w:r w:rsidRPr="00151502">
        <w:rPr>
          <w:rFonts w:ascii="Calibri" w:hAnsi="Calibri" w:cs="Calibri"/>
        </w:rPr>
        <w:t xml:space="preserve"> Some stirred-up Muslims or the liberation of Central Europe and the end of the cold war?" </w:t>
      </w:r>
      <w:r w:rsidRPr="00151502">
        <w:rPr>
          <w:rFonts w:ascii="Calibri" w:hAnsi="Calibri" w:cs="Calibri"/>
          <w:u w:val="single"/>
        </w:rPr>
        <w:t xml:space="preserve">The U.S. thought that it had found the "silver bullet" to destroy all of its enemies and control West Asia with "stirred-up Muslims". With the illusion of such power the U.S. fed its addiction to regime change projects using Islamic mercenaries. As Brzezinski said, controlling people is difficult. The result of regime change projects has been chaos. </w:t>
      </w:r>
      <w:r w:rsidRPr="00D81639">
        <w:rPr>
          <w:rFonts w:ascii="Calibri" w:hAnsi="Calibri" w:cs="Calibri"/>
          <w:highlight w:val="green"/>
          <w:u w:val="single"/>
        </w:rPr>
        <w:t>For the U.S. chaos is an opportunity. It is of no concern for the elites that chaos costs millions of people in the world to suffer</w:t>
      </w:r>
      <w:r w:rsidRPr="00151502">
        <w:rPr>
          <w:rFonts w:ascii="Calibri" w:hAnsi="Calibri" w:cs="Calibri"/>
          <w:u w:val="single"/>
        </w:rPr>
        <w:t>.</w:t>
      </w:r>
      <w:r w:rsidRPr="00151502">
        <w:rPr>
          <w:rFonts w:ascii="Calibri" w:hAnsi="Calibri" w:cs="Calibri"/>
        </w:rPr>
        <w:t xml:space="preserve"> Today the destruction of Afghanistan, Iraq, Libya and Syria can be laid posthumously at the feet of Brzezinski. Carter has escaped public blame and he still teaches </w:t>
      </w:r>
      <w:hyperlink r:id="rId50" w:history="1">
        <w:r w:rsidRPr="00151502">
          <w:rPr>
            <w:rStyle w:val="Hyperlink"/>
            <w:rFonts w:ascii="Calibri" w:hAnsi="Calibri" w:cs="Calibri"/>
          </w:rPr>
          <w:t xml:space="preserve">Sunday </w:t>
        </w:r>
        <w:proofErr w:type="gramStart"/>
        <w:r w:rsidRPr="00151502">
          <w:rPr>
            <w:rStyle w:val="Hyperlink"/>
            <w:rFonts w:ascii="Calibri" w:hAnsi="Calibri" w:cs="Calibri"/>
          </w:rPr>
          <w:t>School</w:t>
        </w:r>
        <w:proofErr w:type="gramEnd"/>
      </w:hyperlink>
      <w:r w:rsidRPr="00151502">
        <w:rPr>
          <w:rFonts w:ascii="Calibri" w:hAnsi="Calibri" w:cs="Calibri"/>
        </w:rPr>
        <w:t> as the </w:t>
      </w:r>
      <w:hyperlink r:id="rId51" w:history="1">
        <w:r w:rsidRPr="00151502">
          <w:rPr>
            <w:rStyle w:val="Hyperlink"/>
            <w:rFonts w:ascii="Calibri" w:hAnsi="Calibri" w:cs="Calibri"/>
          </w:rPr>
          <w:t>Nobel Peace Prize</w:t>
        </w:r>
      </w:hyperlink>
      <w:r w:rsidRPr="00151502">
        <w:rPr>
          <w:rFonts w:ascii="Calibri" w:hAnsi="Calibri" w:cs="Calibri"/>
        </w:rPr>
        <w:t xml:space="preserve"> president. Brzezinski was so good at killing millions of people that he went on to advising another Peace Prize president how to do it. President Obama called Brzezinski "one of our most outstanding thinkers". Obama picked up the killing where W. Bush left off. Killing millions of people instead of trying to control them is the model for asymmetrical warfare. Asymmetrical warfare is when the U.S. destroys a small country that has a limited ability to defend itself and cannot strike back. The tools of the trade are the CIA, air power, missiles, drones and mercenaries. </w:t>
      </w:r>
      <w:r w:rsidRPr="00D81639">
        <w:rPr>
          <w:rFonts w:ascii="Calibri" w:hAnsi="Calibri" w:cs="Calibri"/>
          <w:highlight w:val="green"/>
          <w:u w:val="single"/>
        </w:rPr>
        <w:t>The U.S. public has become immune to its government killing millions of Koreans, Vietnamese, Afghans, and Arabs, as long as it does not interrupt with</w:t>
      </w:r>
      <w:r w:rsidRPr="00151502">
        <w:rPr>
          <w:rFonts w:ascii="Calibri" w:hAnsi="Calibri" w:cs="Calibri"/>
          <w:u w:val="single"/>
        </w:rPr>
        <w:t xml:space="preserve"> the public's busy </w:t>
      </w:r>
      <w:r w:rsidRPr="00D81639">
        <w:rPr>
          <w:rFonts w:ascii="Calibri" w:hAnsi="Calibri" w:cs="Calibri"/>
          <w:highlight w:val="green"/>
          <w:u w:val="single"/>
        </w:rPr>
        <w:t>daily lives</w:t>
      </w:r>
      <w:r w:rsidRPr="00151502">
        <w:rPr>
          <w:rFonts w:ascii="Calibri" w:hAnsi="Calibri" w:cs="Calibri"/>
          <w:u w:val="single"/>
        </w:rPr>
        <w:t xml:space="preserve">. </w:t>
      </w:r>
      <w:r w:rsidRPr="00D81639">
        <w:rPr>
          <w:rFonts w:ascii="Calibri" w:hAnsi="Calibri" w:cs="Calibri"/>
          <w:highlight w:val="green"/>
          <w:u w:val="single"/>
        </w:rPr>
        <w:t>The opportunity costs to the American people is costing them universal healthcare, affordable higher education, modern mass transportation, modern infrastructure and economic security in old age</w:t>
      </w:r>
      <w:r w:rsidRPr="00D81639">
        <w:rPr>
          <w:rFonts w:ascii="Calibri" w:hAnsi="Calibri" w:cs="Calibri"/>
          <w:highlight w:val="green"/>
        </w:rPr>
        <w:t xml:space="preserve">; but </w:t>
      </w:r>
      <w:r w:rsidRPr="00D81639">
        <w:rPr>
          <w:rFonts w:ascii="Calibri" w:hAnsi="Calibri" w:cs="Calibri"/>
          <w:highlight w:val="green"/>
          <w:u w:val="single"/>
        </w:rPr>
        <w:t>the public does not</w:t>
      </w:r>
      <w:r w:rsidRPr="00151502">
        <w:rPr>
          <w:rFonts w:ascii="Calibri" w:hAnsi="Calibri" w:cs="Calibri"/>
          <w:u w:val="single"/>
        </w:rPr>
        <w:t xml:space="preserve"> seem to </w:t>
      </w:r>
      <w:r w:rsidRPr="00D81639">
        <w:rPr>
          <w:rFonts w:ascii="Calibri" w:hAnsi="Calibri" w:cs="Calibri"/>
          <w:highlight w:val="green"/>
          <w:u w:val="single"/>
        </w:rPr>
        <w:t>notice, and</w:t>
      </w:r>
      <w:r w:rsidRPr="00151502">
        <w:rPr>
          <w:rFonts w:ascii="Calibri" w:hAnsi="Calibri" w:cs="Calibri"/>
          <w:u w:val="single"/>
        </w:rPr>
        <w:t xml:space="preserve"> cannot </w:t>
      </w:r>
      <w:r w:rsidRPr="00D81639">
        <w:rPr>
          <w:rFonts w:ascii="Calibri" w:hAnsi="Calibri" w:cs="Calibri"/>
          <w:highlight w:val="green"/>
          <w:u w:val="single"/>
        </w:rPr>
        <w:t>connect the dots</w:t>
      </w:r>
      <w:r w:rsidRPr="00151502">
        <w:rPr>
          <w:rFonts w:ascii="Calibri" w:hAnsi="Calibri" w:cs="Calibri"/>
        </w:rPr>
        <w:t>. They still think that the U.S. has the highest standard of living in the world. The reality is that the U.S. comes in at </w:t>
      </w:r>
      <w:hyperlink r:id="rId52" w:history="1">
        <w:r w:rsidRPr="00151502">
          <w:rPr>
            <w:rStyle w:val="Hyperlink"/>
            <w:rFonts w:ascii="Calibri" w:hAnsi="Calibri" w:cs="Calibri"/>
          </w:rPr>
          <w:t>about 19</w:t>
        </w:r>
        <w:r w:rsidRPr="00151502">
          <w:rPr>
            <w:rStyle w:val="Hyperlink"/>
            <w:rFonts w:ascii="Calibri" w:hAnsi="Calibri" w:cs="Calibri"/>
            <w:vertAlign w:val="superscript"/>
          </w:rPr>
          <w:t>th</w:t>
        </w:r>
        <w:r w:rsidRPr="00151502">
          <w:rPr>
            <w:rStyle w:val="Hyperlink"/>
            <w:rFonts w:ascii="Calibri" w:hAnsi="Calibri" w:cs="Calibri"/>
          </w:rPr>
          <w:t xml:space="preserve"> on everything</w:t>
        </w:r>
      </w:hyperlink>
      <w:r w:rsidRPr="00151502">
        <w:rPr>
          <w:rFonts w:ascii="Calibri" w:hAnsi="Calibri" w:cs="Calibri"/>
        </w:rPr>
        <w:t xml:space="preserve"> from the infant mortality rate to high speed internet; except military spending and political prisoners at which the U.S. is number one. How did the U.S. fall so low when it started with such high hopes on July 4th 1776 with the Declaration of Independence that proclaimed: "We hold these truths to be self-evident, that all men are created equal, that they are endowed by their Creator with certain unalienable Rights, that among these are Life, Liberty and the pursuit of Happiness"? Those words never really meant what most Americans think they mean.  American capitalism is a hierarchical based class society.  Property bestows more rights and privileges on the top of the pyramid of wealth. </w:t>
      </w:r>
      <w:r w:rsidRPr="00D81639">
        <w:rPr>
          <w:rFonts w:ascii="Calibri" w:hAnsi="Calibri" w:cs="Calibri"/>
          <w:highlight w:val="green"/>
          <w:u w:val="single"/>
        </w:rPr>
        <w:t>The Founding Documents of the U.S.A. were written by the elites, for the elites</w:t>
      </w:r>
      <w:r w:rsidRPr="00151502">
        <w:rPr>
          <w:rFonts w:ascii="Calibri" w:hAnsi="Calibri" w:cs="Calibri"/>
          <w:u w:val="single"/>
        </w:rPr>
        <w:t xml:space="preserve"> and for future elites in the lottery of capitalism American-style. By "Life" is meant for those that can afford the necessities and luxuries of life. "Liberty" is the liberty to close off the commons from the natives and those that do not own property. "Happiness" is the happiness that comes with owning slaves, and finding foreign sources of cheap labor.</w:t>
      </w:r>
      <w:r w:rsidRPr="00151502">
        <w:rPr>
          <w:rFonts w:ascii="Calibri" w:hAnsi="Calibri" w:cs="Calibri"/>
        </w:rPr>
        <w:t xml:space="preserve"> </w:t>
      </w:r>
      <w:r w:rsidRPr="00D81639">
        <w:rPr>
          <w:rFonts w:ascii="Calibri" w:hAnsi="Calibri" w:cs="Calibri"/>
          <w:highlight w:val="green"/>
          <w:u w:val="single"/>
        </w:rPr>
        <w:t>As the greed for more and more land, more slaves and more wealth grew, the elites declared that it was </w:t>
      </w:r>
      <w:hyperlink r:id="rId53" w:history="1">
        <w:r w:rsidRPr="00D81639">
          <w:rPr>
            <w:rStyle w:val="Hyperlink"/>
            <w:rFonts w:ascii="Calibri" w:hAnsi="Calibri" w:cs="Calibri"/>
            <w:highlight w:val="green"/>
            <w:u w:val="single"/>
          </w:rPr>
          <w:t>Manifest Destiny</w:t>
        </w:r>
      </w:hyperlink>
      <w:r w:rsidRPr="00D81639">
        <w:rPr>
          <w:rFonts w:ascii="Calibri" w:hAnsi="Calibri" w:cs="Calibri"/>
          <w:highlight w:val="green"/>
          <w:u w:val="single"/>
        </w:rPr>
        <w:t> for them to spread capitalism and the American way of life</w:t>
      </w:r>
      <w:r w:rsidRPr="00151502">
        <w:rPr>
          <w:rFonts w:ascii="Calibri" w:hAnsi="Calibri" w:cs="Calibri"/>
          <w:u w:val="single"/>
        </w:rPr>
        <w:t xml:space="preserve"> across</w:t>
      </w:r>
      <w:r w:rsidRPr="00151502">
        <w:rPr>
          <w:rFonts w:ascii="Calibri" w:hAnsi="Calibri" w:cs="Calibri"/>
        </w:rPr>
        <w:t xml:space="preserve"> all of North America. It was then that Asia's destiny became America's destiny. When the U.S. boundary met the Pacific Ocean the U.S. did not stop its Westward expansion. It kept on going to Hawaii, Japan, China and Korea. The U.S. joined the European scramble for overseas colonies and empire. </w:t>
      </w:r>
      <w:r w:rsidRPr="00D81639">
        <w:rPr>
          <w:rFonts w:ascii="Calibri" w:hAnsi="Calibri" w:cs="Calibri"/>
          <w:highlight w:val="green"/>
          <w:u w:val="single"/>
        </w:rPr>
        <w:t>Capitalism must expand to survive</w:t>
      </w:r>
      <w:r w:rsidRPr="00151502">
        <w:rPr>
          <w:rFonts w:ascii="Calibri" w:hAnsi="Calibri" w:cs="Calibri"/>
          <w:u w:val="single"/>
        </w:rPr>
        <w:t xml:space="preserve">. </w:t>
      </w:r>
      <w:r w:rsidRPr="00151502">
        <w:rPr>
          <w:rFonts w:ascii="Calibri" w:hAnsi="Calibri" w:cs="Calibri"/>
        </w:rPr>
        <w:t xml:space="preserve">Adam Smith's quaint form of </w:t>
      </w:r>
      <w:r w:rsidRPr="00D81639">
        <w:rPr>
          <w:rFonts w:ascii="Calibri" w:hAnsi="Calibri" w:cs="Calibri"/>
          <w:highlight w:val="green"/>
          <w:u w:val="single"/>
        </w:rPr>
        <w:t>capitalism was based on bartering</w:t>
      </w:r>
      <w:r w:rsidRPr="00151502">
        <w:rPr>
          <w:rFonts w:ascii="Calibri" w:hAnsi="Calibri" w:cs="Calibri"/>
        </w:rPr>
        <w:t xml:space="preserve">. The butcher, baker and candlestick maker traded their products with each other providing all with meat, bread and light. </w:t>
      </w:r>
      <w:r w:rsidRPr="00151502">
        <w:rPr>
          <w:rFonts w:ascii="Calibri" w:hAnsi="Calibri" w:cs="Calibri"/>
          <w:u w:val="single"/>
        </w:rPr>
        <w:t xml:space="preserve">Modern capitalism American-style is based on money, and money is based on debt. Debt requires that interest be paid by the borrower to the lender, thus syphoning off capital from the capitalist to the financier. The capitalist must expand production and find sources of cheap labor to pay the interest and to skim a profit too. Expanding production means that more and more natural resources are needed. </w:t>
      </w:r>
      <w:r w:rsidRPr="00D81639">
        <w:rPr>
          <w:rFonts w:ascii="Calibri" w:hAnsi="Calibri" w:cs="Calibri"/>
          <w:highlight w:val="green"/>
          <w:u w:val="single"/>
        </w:rPr>
        <w:t>To produce more requires even cheaper labor and automation. To sell an ever increasing amount of finished products of capitalism requires advertising and expanding to foreign markets</w:t>
      </w:r>
      <w:r w:rsidRPr="00151502">
        <w:rPr>
          <w:rFonts w:ascii="Calibri" w:hAnsi="Calibri" w:cs="Calibri"/>
          <w:u w:val="single"/>
        </w:rPr>
        <w:t>. If any link in the chain is broken then the Ponzi scheme of capitalism collapses into an economic depression.</w:t>
      </w:r>
      <w:r w:rsidRPr="00151502">
        <w:rPr>
          <w:rFonts w:ascii="Calibri" w:hAnsi="Calibri" w:cs="Calibri"/>
        </w:rPr>
        <w:t xml:space="preserve"> Economic depressions cause social unrest, civil disturbances and class conflict. </w:t>
      </w:r>
      <w:r w:rsidRPr="00D81639">
        <w:rPr>
          <w:rFonts w:ascii="Calibri" w:hAnsi="Calibri" w:cs="Calibri"/>
          <w:highlight w:val="green"/>
          <w:u w:val="single"/>
        </w:rPr>
        <w:t>When the social hierarchy of capitalism is shaken by economic depression</w:t>
      </w:r>
      <w:r w:rsidRPr="00151502">
        <w:rPr>
          <w:rFonts w:ascii="Calibri" w:hAnsi="Calibri" w:cs="Calibri"/>
          <w:u w:val="single"/>
        </w:rPr>
        <w:t xml:space="preserve">, then capitalism must restore order either with violent repression or appeasement by redistributing some of the wealth to reduce tension. </w:t>
      </w:r>
      <w:r w:rsidRPr="00D81639">
        <w:rPr>
          <w:rFonts w:ascii="Calibri" w:hAnsi="Calibri" w:cs="Calibri"/>
          <w:highlight w:val="green"/>
          <w:u w:val="single"/>
        </w:rPr>
        <w:t>The first instinct of the capitalists is to resort to violence and repression to preserve their wealth</w:t>
      </w:r>
      <w:r w:rsidRPr="00151502">
        <w:rPr>
          <w:rFonts w:ascii="Calibri" w:hAnsi="Calibri" w:cs="Calibri"/>
          <w:u w:val="single"/>
        </w:rPr>
        <w:t>. That is why capitalism and true democracy cannot coexist</w:t>
      </w:r>
      <w:r w:rsidRPr="00151502">
        <w:rPr>
          <w:rFonts w:ascii="Calibri" w:hAnsi="Calibri" w:cs="Calibri"/>
        </w:rPr>
        <w:t xml:space="preserve">. One or the other has to give or the system is in danger of breaking down entirely. The natural political order for capitalism is right-wing dictatorship, martial law and fascism. Only by continuous expansion, imperialism and the exploitation of others can there be a compromise between capitalism and democracy domestically. When U.S. presidents say that the "American Way of Life" is being threatened by enemies what they mean is that small countries resist being subjugated and exploited by the U.S. Empire. When the U.S. first began to expand beyond the shores of the Pacific Ocean they were met with rejection. Ancient societies such as in Japan, Korea and China had civilizations with thousands of years of history. They had their own social order, their way of life and they were self-sufficient. They told the U.S. capitalists to go away. Such behavior by Asians was intolerable to the U.S. capitalist and merchant classes who wanted to sell their excess production and make trading profits. The U.S. was outraged that Asians, whom the white supremacists Euro-Americans saw as being non-Christian barbarians and inferior humans, would act so superior as to refuse to buy and sell with U.S. traders. How was the U.S. to expand trade when it was met with such 'insolence'? The answer that came naturally was to send in the navy with gunboats and the marines with bayonets to subjugate the 'insolent barbarians' to either open up to trade or have their cities bombarded with cannon balls and burnt to the ground. The "West was won" with genocide of the Native Americans, and if genocide was needed to subjugate Asia, then the U.S. would use it, and it did. The U.S. continued its killing spree in the Philippians, Korea, Indonesia, and Southeast Asia. The U.S. considers the Pacific Ocean a U.S. lake. </w:t>
      </w:r>
      <w:r w:rsidRPr="00D81639">
        <w:rPr>
          <w:rFonts w:ascii="Calibri" w:hAnsi="Calibri" w:cs="Calibri"/>
          <w:highlight w:val="green"/>
          <w:u w:val="single"/>
        </w:rPr>
        <w:t>The U.S. is</w:t>
      </w:r>
      <w:r w:rsidRPr="00151502">
        <w:rPr>
          <w:rFonts w:ascii="Calibri" w:hAnsi="Calibri" w:cs="Calibri"/>
          <w:u w:val="single"/>
        </w:rPr>
        <w:t xml:space="preserve"> still </w:t>
      </w:r>
      <w:r w:rsidRPr="00D81639">
        <w:rPr>
          <w:rFonts w:ascii="Calibri" w:hAnsi="Calibri" w:cs="Calibri"/>
          <w:highlight w:val="green"/>
          <w:u w:val="single"/>
        </w:rPr>
        <w:t>trying to control the world with cannon balls</w:t>
      </w:r>
      <w:r w:rsidRPr="00151502">
        <w:rPr>
          <w:rFonts w:ascii="Calibri" w:hAnsi="Calibri" w:cs="Calibri"/>
          <w:u w:val="single"/>
        </w:rPr>
        <w:t xml:space="preserve">. The cannon balls keep </w:t>
      </w:r>
      <w:r w:rsidRPr="00D81639">
        <w:rPr>
          <w:rFonts w:ascii="Calibri" w:hAnsi="Calibri" w:cs="Calibri"/>
          <w:highlight w:val="green"/>
          <w:u w:val="single"/>
        </w:rPr>
        <w:t>getting bigger, more technologically complex and more genocidal.</w:t>
      </w:r>
      <w:r w:rsidRPr="00151502">
        <w:rPr>
          <w:rFonts w:ascii="Calibri" w:hAnsi="Calibri" w:cs="Calibri"/>
          <w:u w:val="single"/>
        </w:rPr>
        <w:t xml:space="preserve"> </w:t>
      </w:r>
      <w:r w:rsidRPr="00151502">
        <w:rPr>
          <w:rFonts w:ascii="Calibri" w:hAnsi="Calibri" w:cs="Calibri"/>
        </w:rPr>
        <w:t xml:space="preserve">The U.S. cannot accept the reality that it cannot control the world. </w:t>
      </w:r>
      <w:r w:rsidRPr="00D81639">
        <w:rPr>
          <w:rFonts w:ascii="Calibri" w:hAnsi="Calibri" w:cs="Calibri"/>
          <w:highlight w:val="green"/>
          <w:u w:val="single"/>
        </w:rPr>
        <w:t>The more it tries</w:t>
      </w:r>
      <w:r w:rsidRPr="00151502">
        <w:rPr>
          <w:rFonts w:ascii="Calibri" w:hAnsi="Calibri" w:cs="Calibri"/>
          <w:u w:val="single"/>
        </w:rPr>
        <w:t xml:space="preserve"> to, </w:t>
      </w:r>
      <w:r w:rsidRPr="00D81639">
        <w:rPr>
          <w:rFonts w:ascii="Calibri" w:hAnsi="Calibri" w:cs="Calibri"/>
          <w:highlight w:val="green"/>
          <w:u w:val="single"/>
        </w:rPr>
        <w:t>the more destruction, death and chaos it causes. Instead of creating world order the U.S. keeps creating world disorder. World disorder threatens domestic order as more and more of the U.S. wealth is drained off by military expenditures and maintaining a foreign empire</w:t>
      </w:r>
      <w:r w:rsidRPr="00151502">
        <w:rPr>
          <w:rFonts w:ascii="Calibri" w:hAnsi="Calibri" w:cs="Calibri"/>
          <w:u w:val="single"/>
        </w:rPr>
        <w:t>.</w:t>
      </w:r>
      <w:r w:rsidRPr="00151502">
        <w:rPr>
          <w:rFonts w:ascii="Calibri" w:hAnsi="Calibri" w:cs="Calibri"/>
        </w:rPr>
        <w:t xml:space="preserve"> Vladimir Lenin explained how today's U.S. foreign policy works in his 1917 thesis on the causes of World War One: "</w:t>
      </w:r>
      <w:hyperlink r:id="rId54" w:history="1">
        <w:r w:rsidRPr="00151502">
          <w:rPr>
            <w:rStyle w:val="Hyperlink"/>
            <w:rFonts w:ascii="Calibri" w:hAnsi="Calibri" w:cs="Calibri"/>
          </w:rPr>
          <w:t>Imperialism, the Highest Stage of Capitalism</w:t>
        </w:r>
      </w:hyperlink>
      <w:r w:rsidRPr="00151502">
        <w:rPr>
          <w:rFonts w:ascii="Calibri" w:hAnsi="Calibri" w:cs="Calibri"/>
        </w:rPr>
        <w:t xml:space="preserve">". </w:t>
      </w:r>
      <w:r w:rsidRPr="00D81639">
        <w:rPr>
          <w:rFonts w:ascii="Calibri" w:hAnsi="Calibri" w:cs="Calibri"/>
          <w:b/>
          <w:highlight w:val="green"/>
          <w:u w:val="single"/>
        </w:rPr>
        <w:t>Capitalism leads to monopoly, monopoly</w:t>
      </w:r>
      <w:r w:rsidRPr="00151502">
        <w:rPr>
          <w:rFonts w:ascii="Calibri" w:hAnsi="Calibri" w:cs="Calibri"/>
          <w:b/>
          <w:u w:val="single"/>
        </w:rPr>
        <w:t xml:space="preserve"> leads </w:t>
      </w:r>
      <w:r w:rsidRPr="00D81639">
        <w:rPr>
          <w:rFonts w:ascii="Calibri" w:hAnsi="Calibri" w:cs="Calibri"/>
          <w:b/>
          <w:highlight w:val="green"/>
          <w:u w:val="single"/>
        </w:rPr>
        <w:t>to imperialism and</w:t>
      </w:r>
      <w:r w:rsidRPr="00151502">
        <w:rPr>
          <w:rFonts w:ascii="Calibri" w:hAnsi="Calibri" w:cs="Calibri"/>
          <w:b/>
          <w:u w:val="single"/>
        </w:rPr>
        <w:t xml:space="preserve"> imperialism leads to </w:t>
      </w:r>
      <w:r w:rsidRPr="00D81639">
        <w:rPr>
          <w:rFonts w:ascii="Calibri" w:hAnsi="Calibri" w:cs="Calibri"/>
          <w:b/>
          <w:highlight w:val="green"/>
          <w:u w:val="single"/>
        </w:rPr>
        <w:t>war</w:t>
      </w:r>
      <w:r w:rsidRPr="00151502">
        <w:rPr>
          <w:rFonts w:ascii="Calibri" w:hAnsi="Calibri" w:cs="Calibri"/>
          <w:b/>
          <w:u w:val="single"/>
        </w:rPr>
        <w:t>.</w:t>
      </w:r>
      <w:r w:rsidRPr="00151502">
        <w:rPr>
          <w:rFonts w:ascii="Calibri" w:hAnsi="Calibri" w:cs="Calibri"/>
        </w:rPr>
        <w:t xml:space="preserve"> </w:t>
      </w:r>
      <w:r w:rsidRPr="00D81639">
        <w:rPr>
          <w:rFonts w:ascii="Calibri" w:hAnsi="Calibri" w:cs="Calibri"/>
          <w:highlight w:val="green"/>
          <w:u w:val="single"/>
        </w:rPr>
        <w:t>Capitalism also leads to inequality</w:t>
      </w:r>
      <w:r w:rsidRPr="00151502">
        <w:rPr>
          <w:rFonts w:ascii="Calibri" w:hAnsi="Calibri" w:cs="Calibri"/>
          <w:u w:val="single"/>
        </w:rPr>
        <w:t>. Inequality and democracy cannot coexist forever because there are limits to expansion and growth</w:t>
      </w:r>
      <w:r w:rsidRPr="00151502">
        <w:rPr>
          <w:rFonts w:ascii="Calibri" w:hAnsi="Calibri" w:cs="Calibri"/>
        </w:rPr>
        <w:t xml:space="preserve">. To preserve inequality requires fascism and a police state. Democracy can only thrive if there is more equality. Eventually, choices will be made between fascism </w:t>
      </w:r>
      <w:proofErr w:type="gramStart"/>
      <w:r w:rsidRPr="00151502">
        <w:rPr>
          <w:rFonts w:ascii="Calibri" w:hAnsi="Calibri" w:cs="Calibri"/>
        </w:rPr>
        <w:t>or</w:t>
      </w:r>
      <w:proofErr w:type="gramEnd"/>
      <w:r w:rsidRPr="00151502">
        <w:rPr>
          <w:rFonts w:ascii="Calibri" w:hAnsi="Calibri" w:cs="Calibri"/>
        </w:rPr>
        <w:t xml:space="preserve"> democracy, and between capitalism or something else?</w:t>
      </w:r>
    </w:p>
    <w:p w:rsidR="004A58FF" w:rsidRPr="004A58FF" w:rsidRDefault="004A58FF" w:rsidP="004A58FF"/>
    <w:p w:rsidR="00D76F97" w:rsidRDefault="00D76F97" w:rsidP="00D76F97">
      <w:pPr>
        <w:pStyle w:val="Heading3"/>
      </w:pPr>
      <w:r>
        <w:t>Impacts—Metabolic Rift</w:t>
      </w:r>
    </w:p>
    <w:p w:rsidR="00D76F97" w:rsidRPr="00AB0285" w:rsidRDefault="00D76F97" w:rsidP="00D76F97">
      <w:pPr>
        <w:pStyle w:val="Heading4"/>
      </w:pPr>
      <w:r>
        <w:t>Capitalism increases the scarcity of resources which makes all violence on the periphery—this rift of violence particularly causes ecological degradation and disease upon encounter.</w:t>
      </w:r>
    </w:p>
    <w:p w:rsidR="00D76F97" w:rsidRPr="00AB0285" w:rsidRDefault="00D76F97" w:rsidP="00D76F97">
      <w:pPr>
        <w:rPr>
          <w:sz w:val="18"/>
        </w:rPr>
      </w:pPr>
      <w:r w:rsidRPr="00B17735">
        <w:rPr>
          <w:rStyle w:val="Style13ptBold"/>
        </w:rPr>
        <w:t>Foster and Clark 18’</w:t>
      </w:r>
      <w:r w:rsidRPr="00B17735">
        <w:t xml:space="preserve"> </w:t>
      </w:r>
      <w:r w:rsidRPr="00B17735">
        <w:rPr>
          <w:sz w:val="18"/>
        </w:rPr>
        <w:t xml:space="preserve">Brett Clark is an Assistant Professor of sociology at North Carolina State University. John Bellamy Foster is Professor of sociology at the University of Oregon and editor of Monthly Review (New York). He is the author of The Vulnerable Planet (1994), Marx’s Ecology (2000), Ecology Against Capitalism (2002), Naked Imperialism (2006), and The Ecological Revolution (2009), all published by Monthly Review Press. (“John Bellamy Foster and Brett Clark“, “Ecological Imperialism: The curse of capitalism”, 7/03/18, </w:t>
      </w:r>
      <w:hyperlink r:id="rId55" w:history="1">
        <w:r w:rsidRPr="00B17735">
          <w:rPr>
            <w:rStyle w:val="Hyperlink"/>
            <w:sz w:val="18"/>
          </w:rPr>
          <w:t>http://resistir.info/serpa/comunicacoes/ecological_imperialism.rtf</w:t>
        </w:r>
      </w:hyperlink>
      <w:r w:rsidRPr="00B17735">
        <w:rPr>
          <w:sz w:val="18"/>
        </w:rPr>
        <w:t>) pg. 186-199 //RJ Gonzalez</w:t>
      </w:r>
    </w:p>
    <w:p w:rsidR="00D76F97" w:rsidRPr="00FA7E1A" w:rsidRDefault="00D76F97" w:rsidP="00D76F97">
      <w:pPr>
        <w:rPr>
          <w:sz w:val="14"/>
        </w:rPr>
      </w:pPr>
      <w:r w:rsidRPr="00FA7E1A">
        <w:rPr>
          <w:sz w:val="14"/>
        </w:rPr>
        <w:t xml:space="preserve">In the spring of 2003 the United States, backed by Britain, invaded Iraq, a country with the second largest oil reserves in the world. </w:t>
      </w:r>
      <w:r w:rsidRPr="00D81639">
        <w:rPr>
          <w:b/>
          <w:sz w:val="24"/>
          <w:highlight w:val="green"/>
          <w:u w:val="single"/>
        </w:rPr>
        <w:t>The U</w:t>
      </w:r>
      <w:r w:rsidRPr="00FA7E1A">
        <w:rPr>
          <w:sz w:val="14"/>
        </w:rPr>
        <w:t xml:space="preserve">nited </w:t>
      </w:r>
      <w:r w:rsidRPr="00D81639">
        <w:rPr>
          <w:b/>
          <w:sz w:val="24"/>
          <w:highlight w:val="green"/>
          <w:u w:val="single"/>
        </w:rPr>
        <w:t>S</w:t>
      </w:r>
      <w:r w:rsidRPr="00FA7E1A">
        <w:rPr>
          <w:sz w:val="14"/>
        </w:rPr>
        <w:t xml:space="preserve">tates </w:t>
      </w:r>
      <w:r w:rsidRPr="00D81639">
        <w:rPr>
          <w:b/>
          <w:sz w:val="24"/>
          <w:highlight w:val="green"/>
          <w:u w:val="single"/>
        </w:rPr>
        <w:t>is now working to expand Iraqi oil production, while securing for itself an increasingly dominant position in the control of this crucial resource as part of its larger economic and geopolitical strategy</w:t>
      </w:r>
      <w:r w:rsidRPr="00FA7E1A">
        <w:rPr>
          <w:sz w:val="14"/>
        </w:rPr>
        <w:t xml:space="preserve">. Earlier, the same US administration that invaded Iraq had pulled out of the Kyoto Protocol, designed to limit the growth in the emissions of carbon dioxide and other greenhouse gases responsible for global warming – a phenomenon threatening all life as we know it. It is no wonder, then, that </w:t>
      </w:r>
      <w:r w:rsidRPr="00D81639">
        <w:rPr>
          <w:b/>
          <w:sz w:val="24"/>
          <w:highlight w:val="green"/>
          <w:u w:val="single"/>
        </w:rPr>
        <w:t>the last few years have seen a growth of concern about ecological imperialism</w:t>
      </w:r>
      <w:r w:rsidRPr="00FA7E1A">
        <w:rPr>
          <w:sz w:val="14"/>
        </w:rPr>
        <w:t xml:space="preserve">, which in many eyes has become as significant as the more familiar political, economic and cultural forms of imperialism to which it is related. </w:t>
      </w:r>
    </w:p>
    <w:p w:rsidR="00D76F97" w:rsidRPr="00A022DF" w:rsidRDefault="00D76F97" w:rsidP="00D76F97">
      <w:pPr>
        <w:ind w:left="-15"/>
        <w:rPr>
          <w:sz w:val="14"/>
        </w:rPr>
      </w:pPr>
      <w:r w:rsidRPr="00A022DF">
        <w:rPr>
          <w:sz w:val="14"/>
        </w:rPr>
        <w:t xml:space="preserve">In 1986 Alfred Crosby published a work entitled </w:t>
      </w:r>
      <w:r w:rsidRPr="00A022DF">
        <w:rPr>
          <w:rFonts w:ascii="Times New Roman" w:eastAsia="Times New Roman" w:hAnsi="Times New Roman" w:cs="Times New Roman"/>
          <w:i/>
          <w:sz w:val="14"/>
        </w:rPr>
        <w:t xml:space="preserve">Ecological Imperialism: The Biological Expansion of Europe, 900-1900, </w:t>
      </w:r>
      <w:r w:rsidRPr="00A022DF">
        <w:rPr>
          <w:sz w:val="14"/>
        </w:rPr>
        <w:t>that described the destruction wrought on indigenous environments – most often inadvertently – by the European colonization of much of the rest of the world.</w:t>
      </w:r>
      <w:r w:rsidRPr="00A022DF">
        <w:rPr>
          <w:sz w:val="14"/>
          <w:vertAlign w:val="superscript"/>
        </w:rPr>
        <w:t xml:space="preserve">1 </w:t>
      </w:r>
      <w:r w:rsidRPr="00A022DF">
        <w:rPr>
          <w:sz w:val="14"/>
        </w:rPr>
        <w:t xml:space="preserve">Old World flora and fauna introduced into New World environments experienced demographic explosions with adverse effects on native species. As the subtitle of Crosby’s book suggested, his historical analysis dealt mainly with ‘biological expansion’ and thus had no direct concern with imperialism as a political-economic phenomenon. It did not consider how ecology might relate to the domination of the periphery of the capitalist world economy by the centre, or to rivalry between different capitalist powers. </w:t>
      </w:r>
      <w:r w:rsidRPr="00D81639">
        <w:rPr>
          <w:b/>
          <w:sz w:val="24"/>
          <w:highlight w:val="green"/>
          <w:u w:val="single"/>
        </w:rPr>
        <w:t>Like the infectious diseases that killed tens of millions of indigenous</w:t>
      </w:r>
      <w:r w:rsidRPr="00A022DF">
        <w:rPr>
          <w:sz w:val="14"/>
        </w:rPr>
        <w:t xml:space="preserve"> peoples following Columbus’ landing in the Americas, </w:t>
      </w:r>
      <w:r w:rsidRPr="00D81639">
        <w:rPr>
          <w:b/>
          <w:sz w:val="24"/>
          <w:highlight w:val="green"/>
          <w:u w:val="single"/>
        </w:rPr>
        <w:t xml:space="preserve">ecological imperialism </w:t>
      </w:r>
      <w:r w:rsidRPr="00A022DF">
        <w:rPr>
          <w:sz w:val="14"/>
        </w:rPr>
        <w:t>in this view</w:t>
      </w:r>
      <w:r w:rsidRPr="004354DC">
        <w:rPr>
          <w:b/>
          <w:sz w:val="24"/>
          <w:u w:val="single"/>
        </w:rPr>
        <w:t xml:space="preserve"> </w:t>
      </w:r>
      <w:r w:rsidRPr="00D81639">
        <w:rPr>
          <w:b/>
          <w:sz w:val="24"/>
          <w:highlight w:val="green"/>
          <w:u w:val="single"/>
        </w:rPr>
        <w:t xml:space="preserve">worked as a </w:t>
      </w:r>
      <w:r w:rsidRPr="00A022DF">
        <w:rPr>
          <w:sz w:val="14"/>
        </w:rPr>
        <w:t>purely</w:t>
      </w:r>
      <w:r w:rsidRPr="00A022DF">
        <w:rPr>
          <w:b/>
          <w:sz w:val="24"/>
          <w:u w:val="single"/>
        </w:rPr>
        <w:t xml:space="preserve"> </w:t>
      </w:r>
      <w:r w:rsidRPr="00D81639">
        <w:rPr>
          <w:b/>
          <w:sz w:val="24"/>
          <w:highlight w:val="green"/>
          <w:u w:val="single"/>
        </w:rPr>
        <w:t>biological force, following ‘encounters’ between regions of the earth that had previously been separated geographically.</w:t>
      </w:r>
      <w:r w:rsidRPr="00A022DF">
        <w:rPr>
          <w:sz w:val="14"/>
        </w:rPr>
        <w:t xml:space="preserve"> Social relations of production were largely absent from this historical account.</w:t>
      </w:r>
    </w:p>
    <w:p w:rsidR="00D76F97" w:rsidRPr="00C009DA" w:rsidRDefault="00D76F97" w:rsidP="00D76F97">
      <w:pPr>
        <w:ind w:left="-15"/>
        <w:rPr>
          <w:b/>
          <w:sz w:val="24"/>
          <w:u w:val="single"/>
        </w:rPr>
      </w:pPr>
      <w:r w:rsidRPr="00C009DA">
        <w:rPr>
          <w:sz w:val="14"/>
        </w:rPr>
        <w:t xml:space="preserve">The ecological problem under capitalism is a complex one. An analysis at the level of the entire globe is required. </w:t>
      </w:r>
      <w:r w:rsidRPr="00D81639">
        <w:rPr>
          <w:b/>
          <w:sz w:val="24"/>
          <w:highlight w:val="green"/>
          <w:u w:val="single"/>
        </w:rPr>
        <w:t>Ecological degradation at this universal level is</w:t>
      </w:r>
      <w:r w:rsidRPr="00C009DA">
        <w:rPr>
          <w:sz w:val="14"/>
        </w:rPr>
        <w:t xml:space="preserve"> related to the divisions </w:t>
      </w:r>
      <w:r w:rsidRPr="00D81639">
        <w:rPr>
          <w:b/>
          <w:sz w:val="24"/>
          <w:highlight w:val="green"/>
          <w:u w:val="single"/>
        </w:rPr>
        <w:t xml:space="preserve">within the world capitalist system, </w:t>
      </w:r>
      <w:r w:rsidRPr="00C009DA">
        <w:rPr>
          <w:sz w:val="16"/>
          <w:szCs w:val="16"/>
        </w:rPr>
        <w:t>arising from the fact that a single world economy is nonetheless divided into</w:t>
      </w:r>
      <w:r w:rsidRPr="00C009DA">
        <w:rPr>
          <w:b/>
          <w:sz w:val="28"/>
          <w:u w:val="single"/>
        </w:rPr>
        <w:t xml:space="preserve"> </w:t>
      </w:r>
      <w:r w:rsidRPr="00D81639">
        <w:rPr>
          <w:b/>
          <w:sz w:val="24"/>
          <w:highlight w:val="green"/>
          <w:u w:val="single"/>
        </w:rPr>
        <w:t>numerous nation-states, competing with each other both directly and via their corporations.</w:t>
      </w:r>
      <w:r w:rsidRPr="00D81639">
        <w:rPr>
          <w:sz w:val="14"/>
          <w:highlight w:val="green"/>
        </w:rPr>
        <w:t xml:space="preserve"> </w:t>
      </w:r>
      <w:r w:rsidRPr="00D81639">
        <w:rPr>
          <w:b/>
          <w:sz w:val="24"/>
          <w:highlight w:val="green"/>
          <w:u w:val="single"/>
        </w:rPr>
        <w:t>It is also divided hierarchically into centre and periphery, with nations occupying fundamentally different positions in the international division of labour, and in a world-system of dominance and dependency.</w:t>
      </w:r>
      <w:r w:rsidRPr="00C009DA">
        <w:rPr>
          <w:b/>
          <w:sz w:val="24"/>
          <w:u w:val="single"/>
        </w:rPr>
        <w:t xml:space="preserve"> </w:t>
      </w:r>
    </w:p>
    <w:p w:rsidR="00D76F97" w:rsidRDefault="00D76F97" w:rsidP="00D76F97">
      <w:pPr>
        <w:spacing w:after="164"/>
        <w:ind w:left="-15"/>
        <w:rPr>
          <w:b/>
          <w:sz w:val="24"/>
          <w:u w:val="single"/>
        </w:rPr>
      </w:pPr>
      <w:r w:rsidRPr="005D0068">
        <w:rPr>
          <w:sz w:val="14"/>
        </w:rPr>
        <w:t>All of this makes the analysis of ecological imperialism complicated enough, but understanding has also been impeded by the underdevelopment of an ecological materialist analysis of capitalism within Marxist theory as a whole.</w:t>
      </w:r>
      <w:r w:rsidRPr="005D0068">
        <w:rPr>
          <w:sz w:val="14"/>
          <w:vertAlign w:val="superscript"/>
        </w:rPr>
        <w:t xml:space="preserve">2 </w:t>
      </w:r>
      <w:r w:rsidRPr="005D0068">
        <w:rPr>
          <w:sz w:val="14"/>
        </w:rPr>
        <w:t>Nevertheless, it has long been apparent – and was stipulated in Marx’s own work – that transfers in economic values are accompanied in complex ways by real ‘material-ecological’ flows that transform relations between city and country, and between global metropolis and periphery.</w:t>
      </w:r>
      <w:r w:rsidRPr="005D0068">
        <w:rPr>
          <w:sz w:val="14"/>
          <w:vertAlign w:val="superscript"/>
        </w:rPr>
        <w:t xml:space="preserve">3 </w:t>
      </w:r>
      <w:r w:rsidRPr="005D0068">
        <w:rPr>
          <w:sz w:val="14"/>
        </w:rPr>
        <w:t xml:space="preserve">Control of such flows is a vital part of competition between rival industrial and financial centres. </w:t>
      </w:r>
      <w:r w:rsidRPr="00D81639">
        <w:rPr>
          <w:b/>
          <w:sz w:val="24"/>
          <w:highlight w:val="green"/>
          <w:u w:val="single"/>
        </w:rPr>
        <w:t>Ecological imperialism</w:t>
      </w:r>
      <w:r w:rsidRPr="005D0068">
        <w:rPr>
          <w:sz w:val="14"/>
        </w:rPr>
        <w:t xml:space="preserve"> thus </w:t>
      </w:r>
      <w:r w:rsidRPr="00D81639">
        <w:rPr>
          <w:b/>
          <w:sz w:val="24"/>
          <w:highlight w:val="green"/>
          <w:u w:val="single"/>
        </w:rPr>
        <w:t>presents itself</w:t>
      </w:r>
      <w:r w:rsidRPr="005D0068">
        <w:rPr>
          <w:sz w:val="14"/>
        </w:rPr>
        <w:t xml:space="preserve"> most obviously </w:t>
      </w:r>
      <w:r w:rsidRPr="00D81639">
        <w:rPr>
          <w:b/>
          <w:sz w:val="24"/>
          <w:highlight w:val="green"/>
          <w:u w:val="single"/>
        </w:rPr>
        <w:t xml:space="preserve">in the following ways: the pillage of the resources of some countries </w:t>
      </w:r>
      <w:r w:rsidRPr="005D0068">
        <w:rPr>
          <w:sz w:val="14"/>
        </w:rPr>
        <w:t>by others and</w:t>
      </w:r>
      <w:r w:rsidRPr="00FC1EAB">
        <w:rPr>
          <w:b/>
          <w:sz w:val="24"/>
          <w:u w:val="single"/>
        </w:rPr>
        <w:t xml:space="preserve"> </w:t>
      </w:r>
      <w:r w:rsidRPr="00D81639">
        <w:rPr>
          <w:b/>
          <w:sz w:val="24"/>
          <w:highlight w:val="green"/>
          <w:u w:val="single"/>
        </w:rPr>
        <w:t xml:space="preserve">the transformation of whole ecosystems </w:t>
      </w:r>
      <w:r w:rsidRPr="005D0068">
        <w:rPr>
          <w:sz w:val="14"/>
        </w:rPr>
        <w:t>upon</w:t>
      </w:r>
      <w:r w:rsidRPr="00D81639">
        <w:rPr>
          <w:b/>
          <w:sz w:val="24"/>
          <w:highlight w:val="green"/>
          <w:u w:val="single"/>
        </w:rPr>
        <w:t xml:space="preserve"> which states and nations depend</w:t>
      </w:r>
      <w:r w:rsidRPr="00D81639">
        <w:rPr>
          <w:sz w:val="14"/>
          <w:highlight w:val="green"/>
        </w:rPr>
        <w:t xml:space="preserve">; </w:t>
      </w:r>
      <w:r w:rsidRPr="00D81639">
        <w:rPr>
          <w:b/>
          <w:sz w:val="24"/>
          <w:highlight w:val="green"/>
          <w:u w:val="single"/>
        </w:rPr>
        <w:t>massive movements of population and labour that are interconnected with the extraction and transfer of resources; the exploitation of ecological vulnerabilities of societies to promote imperialist control; the dumping of ecological wastes in ways that widen the chasm between centre and periphery; and overall, the creation of a global ‘metabolic rift’ that characterizes the relation of capitalism to the environment, and at the same time limits capitalist development.</w:t>
      </w:r>
    </w:p>
    <w:p w:rsidR="00D76F97" w:rsidRPr="001D2159" w:rsidRDefault="00D76F97" w:rsidP="00D76F97">
      <w:pPr>
        <w:pStyle w:val="Heading3"/>
      </w:pPr>
      <w:r>
        <w:t>Impacts—Surveillance</w:t>
      </w:r>
    </w:p>
    <w:p w:rsidR="00D76F97" w:rsidRPr="00DE4A05" w:rsidRDefault="00D76F97" w:rsidP="00D76F97">
      <w:pPr>
        <w:pStyle w:val="Heading4"/>
        <w:rPr>
          <w:rFonts w:asciiTheme="minorHAnsi" w:hAnsiTheme="minorHAnsi" w:cstheme="minorHAnsi"/>
        </w:rPr>
      </w:pPr>
      <w:r w:rsidRPr="00DE4A05">
        <w:rPr>
          <w:rFonts w:asciiTheme="minorHAnsi" w:hAnsiTheme="minorHAnsi" w:cstheme="minorHAnsi"/>
        </w:rPr>
        <w:t xml:space="preserve">Surveillance of immigrants </w:t>
      </w:r>
      <w:proofErr w:type="gramStart"/>
      <w:r w:rsidRPr="00DE4A05">
        <w:rPr>
          <w:rFonts w:asciiTheme="minorHAnsi" w:hAnsiTheme="minorHAnsi" w:cstheme="minorHAnsi"/>
        </w:rPr>
        <w:t>have</w:t>
      </w:r>
      <w:proofErr w:type="gramEnd"/>
      <w:r w:rsidRPr="00DE4A05">
        <w:rPr>
          <w:rFonts w:asciiTheme="minorHAnsi" w:hAnsiTheme="minorHAnsi" w:cstheme="minorHAnsi"/>
        </w:rPr>
        <w:t xml:space="preserve"> shifted --There is a focus on monitoring the movement of noncitizen bodies, not just geographical borders. </w:t>
      </w:r>
    </w:p>
    <w:p w:rsidR="00D76F97" w:rsidRPr="00DE4A05" w:rsidRDefault="00D76F97" w:rsidP="00D76F97">
      <w:pPr>
        <w:rPr>
          <w:rFonts w:asciiTheme="minorHAnsi" w:hAnsiTheme="minorHAnsi" w:cstheme="minorHAnsi"/>
        </w:rPr>
      </w:pPr>
      <w:r w:rsidRPr="00DE4A05">
        <w:rPr>
          <w:rStyle w:val="Style13ptBold"/>
          <w:rFonts w:asciiTheme="minorHAnsi" w:hAnsiTheme="minorHAnsi" w:cstheme="minorHAnsi"/>
        </w:rPr>
        <w:t>Kretsedemas 12’</w:t>
      </w:r>
      <w:r w:rsidRPr="00DE4A05">
        <w:rPr>
          <w:rFonts w:asciiTheme="minorHAnsi" w:hAnsiTheme="minorHAnsi" w:cstheme="minorHAnsi"/>
        </w:rPr>
        <w:t xml:space="preserve"> (Philip Kretsedemas, </w:t>
      </w:r>
      <w:r w:rsidRPr="00DE4A05">
        <w:rPr>
          <w:rFonts w:asciiTheme="minorHAnsi" w:hAnsiTheme="minorHAnsi" w:cstheme="minorHAnsi"/>
          <w:i/>
        </w:rPr>
        <w:t xml:space="preserve">The Immigration Crucible: Transforming Race, Nation, and the Limits of the Law, </w:t>
      </w:r>
      <w:r w:rsidRPr="00DE4A05">
        <w:rPr>
          <w:rFonts w:asciiTheme="minorHAnsi" w:hAnsiTheme="minorHAnsi" w:cstheme="minorHAnsi"/>
        </w:rPr>
        <w:t>Columbia University Press</w:t>
      </w:r>
      <w:proofErr w:type="gramStart"/>
      <w:r w:rsidRPr="00DE4A05">
        <w:rPr>
          <w:rFonts w:asciiTheme="minorHAnsi" w:hAnsiTheme="minorHAnsi" w:cstheme="minorHAnsi"/>
        </w:rPr>
        <w:t>:New</w:t>
      </w:r>
      <w:proofErr w:type="gramEnd"/>
      <w:r w:rsidRPr="00DE4A05">
        <w:rPr>
          <w:rFonts w:asciiTheme="minorHAnsi" w:hAnsiTheme="minorHAnsi" w:cstheme="minorHAnsi"/>
        </w:rPr>
        <w:t xml:space="preserve"> York. 2012. Pgs. 35-36.)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When viewed from a macrohistorical perspective, this appears to be a rather smooth process whereby the state liberalizes migrant flows, cultivates denationalized pools of nonimmigrant labor, and then creates a security-enforcement apparatus to monitor these flows. 27 But there are countervailing tendencies at work within this security apparatus. The imperative of security can give rise to enforcement practices that are more concerned about the “dangerousness” of particular national origin groups than with regulating the nonimmigrant flow as a useful asset. In this case, an interest in managing the flow of economically useful noncitizens is displaced by more panicked concerns about stemming the flow of alien </w:t>
      </w:r>
      <w:proofErr w:type="gramStart"/>
      <w:r w:rsidRPr="00DE4A05">
        <w:rPr>
          <w:rFonts w:asciiTheme="minorHAnsi" w:hAnsiTheme="minorHAnsi" w:cstheme="minorHAnsi"/>
        </w:rPr>
        <w:t>Others</w:t>
      </w:r>
      <w:proofErr w:type="gramEnd"/>
      <w:r w:rsidRPr="00DE4A05">
        <w:rPr>
          <w:rFonts w:asciiTheme="minorHAnsi" w:hAnsiTheme="minorHAnsi" w:cstheme="minorHAnsi"/>
        </w:rPr>
        <w:t xml:space="preserve">.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In the late 1970s, the Iran hostage crisis generated demands among federal enforcement agencies to account for the flow of Iranian nationals in the United States. The Immigration and Naturalization Service was pressured to improve its enumeration and tracking methods for persons admitted to the United Sates with student visas, many of whom were Iranian nationals. In 1980 the INS produced a brief that acknowledged that it had no reliable method for estimating the flow and dispersion of the student visa population within the United States—and the agency developed a plan for accomplishing this task (GAO 1980). Prior to this time, Iranian students were inconspicuous members of a relatively privileged class of skilled nonimmigratns. They came under scrutiny of the immigration system not because there was an interest in exploiting or regulating them </w:t>
      </w:r>
      <w:proofErr w:type="gramStart"/>
      <w:r w:rsidRPr="00DE4A05">
        <w:rPr>
          <w:rFonts w:asciiTheme="minorHAnsi" w:hAnsiTheme="minorHAnsi" w:cstheme="minorHAnsi"/>
        </w:rPr>
        <w:t>as an economic resources</w:t>
      </w:r>
      <w:proofErr w:type="gramEnd"/>
      <w:r w:rsidRPr="00DE4A05">
        <w:rPr>
          <w:rFonts w:asciiTheme="minorHAnsi" w:hAnsiTheme="minorHAnsi" w:cstheme="minorHAnsi"/>
        </w:rPr>
        <w:t xml:space="preserve"> but because they were regarded as a suspicious national origin group that might be harboring “enemy aliens.”</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This relatively benign concern for improving the INS’ data collection strategies can be contrasted against the 2002-2003 Special Registration </w:t>
      </w:r>
      <w:proofErr w:type="gramStart"/>
      <w:r w:rsidRPr="00DE4A05">
        <w:rPr>
          <w:rFonts w:asciiTheme="minorHAnsi" w:hAnsiTheme="minorHAnsi" w:cstheme="minorHAnsi"/>
        </w:rPr>
        <w:t>program</w:t>
      </w:r>
      <w:proofErr w:type="gramEnd"/>
      <w:r w:rsidRPr="00DE4A05">
        <w:rPr>
          <w:rFonts w:asciiTheme="minorHAnsi" w:hAnsiTheme="minorHAnsi" w:cstheme="minorHAnsi"/>
        </w:rPr>
        <w:t xml:space="preserve"> that was also initiated by concerns about the domestic Arab Muslim population (Ifitkhar 2008). In this case, Arab Muslim nationality became an explicit criterion for gathering information on terrorist suspects. Persons who were required to participate in the program faced the immediate prospect of deportation and detention—contingent on the quality of their participation. The Special Registration program was accompanied by new reporting requirements and travel restrictions on persons admitted with student visas (including but not limited to Arab Muslim noncitizens) that still remain in effect. These are just two examples of how the pressure to intensify the surveillance of immigrant populations can be instigated by singular events that focus public attention on specific national origin groups.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There are other surveillance strategies that have not explicitly targeted noncitizens by national origin but that focus on visa categories that contain large concentrations of non-European nationals. A notable example is the monitoring practices used by the immigration system to assess the prevalence of fraud in the H1B visa program, which contains a large concentration of Indian nationals (USCIS 2008). 28 These kinds of enforcement programs are part of a much broader array of surveillance, enforcement, and data gathering strategies that the federal government has used to police the nonimmigrant flow. This includes, among other things, the development of new methodologies for assessing the number of visa overstayers who enter the United States via commercial airlines and the development of enforcement strategies that are better attuned to the changing composition of the nonimmigrant worker population and the conditions under which these workers may lose their status (GAO 2008, 1995, 1992).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These strategies can all be regarded as practical attempts to catch up with the complex array of legal channels through which noncitizens enter and exit the United States. Once again, this illustrates how the expansion of the nonimmigrant flow has set the stage for the emergence of a more expansive and intensive kind of immigration enforcement. The aim of these practices is to create a seamless web of interior surveillance and policing mechanism that can track the nonimmigrant through the entirety of their stay in the United States (so that enforcement can more easily trace these people if or when their legal status expires). As a result, immigration enforcement has become increasingly focused on policing the movements of noncitizen bodies—and not just on policing the borders of a geographic territory. In this context, legal constructs of alienness cannot be easily disentangled from the national origin and racial profiles that are often associated with the idea of the foreigner. </w:t>
      </w:r>
    </w:p>
    <w:p w:rsidR="00D76F97" w:rsidRPr="00F90774" w:rsidRDefault="00D76F97" w:rsidP="00D76F97"/>
    <w:p w:rsidR="004A58FF" w:rsidRDefault="004A58FF" w:rsidP="006B7A16">
      <w:pPr>
        <w:pStyle w:val="Heading3"/>
      </w:pPr>
      <w:r>
        <w:t>Impacts—RC of Poverty</w:t>
      </w:r>
    </w:p>
    <w:p w:rsidR="004A58FF" w:rsidRPr="005D4E0A" w:rsidRDefault="004A58FF" w:rsidP="004A58FF">
      <w:pPr>
        <w:pStyle w:val="Heading4"/>
      </w:pPr>
      <w:r w:rsidRPr="005D4E0A">
        <w:t>They exaggerate the effects of capitalism-poverty may exist but it’s never been better for the poor. Poverty is at all-time lows and even people under the poverty line have better lives than ever</w:t>
      </w:r>
    </w:p>
    <w:p w:rsidR="004A58FF" w:rsidRPr="00C62EDA" w:rsidRDefault="004A58FF" w:rsidP="004A58FF">
      <w:pPr>
        <w:rPr>
          <w:rStyle w:val="Style13ptBold"/>
        </w:rPr>
      </w:pPr>
      <w:r>
        <w:rPr>
          <w:rStyle w:val="Style13ptBold"/>
        </w:rPr>
        <w:t xml:space="preserve">Horwitz 16 </w:t>
      </w:r>
      <w:r w:rsidRPr="007D7639">
        <w:t xml:space="preserve">(Steven Horwitz is the Schnatter Distinguished Professor of Free Enterprise in the Department of Economics at Ball State University, June 09, 2016, “Capitalism is Good for the Poor”, Foundation for Economic Education, </w:t>
      </w:r>
      <w:hyperlink r:id="rId56" w:history="1">
        <w:r w:rsidRPr="007D7639">
          <w:t>https://fee.org/articles/capitalism-is-good-for-the-poor/</w:t>
        </w:r>
      </w:hyperlink>
      <w:r w:rsidRPr="007D7639">
        <w:t xml:space="preserve"> ,Accessed 7-7-18)//sjp</w:t>
      </w:r>
    </w:p>
    <w:p w:rsidR="004A58FF" w:rsidRPr="007D7639" w:rsidRDefault="004A58FF" w:rsidP="004A58FF">
      <w:pPr>
        <w:rPr>
          <w:u w:val="single"/>
        </w:rPr>
      </w:pPr>
      <w:r w:rsidRPr="007D7639">
        <w:rPr>
          <w:sz w:val="14"/>
        </w:rPr>
        <w:t xml:space="preserve">Critics frequently accuse markets and capitalism of making life worse for the poor. This refrain is certainly common in the halls of left-leaning academia as well as in broader intellectual circles. But like so many other criticisms of capitalism, this one ignores the very real, and very available, facts of history. </w:t>
      </w:r>
      <w:r w:rsidRPr="00D81639">
        <w:rPr>
          <w:highlight w:val="green"/>
          <w:u w:val="single"/>
        </w:rPr>
        <w:t>Nothing has done more to lift humanity out of poverty than the market economy</w:t>
      </w:r>
      <w:r w:rsidRPr="00C62EDA">
        <w:rPr>
          <w:u w:val="single"/>
        </w:rPr>
        <w:t xml:space="preserve">. This claim is true whether we are looking at a time span of decades or of centuries. The </w:t>
      </w:r>
      <w:r w:rsidRPr="00D81639">
        <w:rPr>
          <w:highlight w:val="green"/>
          <w:u w:val="single"/>
        </w:rPr>
        <w:t>number of people</w:t>
      </w:r>
      <w:r w:rsidRPr="00C62EDA">
        <w:rPr>
          <w:u w:val="single"/>
        </w:rPr>
        <w:t xml:space="preserve"> worldwide </w:t>
      </w:r>
      <w:r w:rsidRPr="00D81639">
        <w:rPr>
          <w:highlight w:val="green"/>
          <w:u w:val="single"/>
        </w:rPr>
        <w:t xml:space="preserve">living on less than about two dollars per day today is </w:t>
      </w:r>
      <w:hyperlink r:id="rId57" w:history="1">
        <w:r w:rsidRPr="00D81639">
          <w:rPr>
            <w:highlight w:val="green"/>
            <w:u w:val="single"/>
          </w:rPr>
          <w:t>less than half</w:t>
        </w:r>
      </w:hyperlink>
      <w:r w:rsidRPr="00D81639">
        <w:rPr>
          <w:highlight w:val="green"/>
          <w:u w:val="single"/>
        </w:rPr>
        <w:t xml:space="preserve"> of what it was in 1990</w:t>
      </w:r>
      <w:r w:rsidRPr="007D7639">
        <w:rPr>
          <w:sz w:val="14"/>
        </w:rPr>
        <w:t xml:space="preserve">. The biggest gains in the fight against poverty have occurred in countries that have opened up their markets, such as China and India. </w:t>
      </w:r>
      <w:r w:rsidRPr="00C62EDA">
        <w:rPr>
          <w:u w:val="single"/>
        </w:rPr>
        <w:t>If we look over the longer historical period, we can see that the trends today are just the continuation of capitalism’s victories in beating back poverty.</w:t>
      </w:r>
      <w:r w:rsidRPr="007D7639">
        <w:rPr>
          <w:sz w:val="14"/>
        </w:rPr>
        <w:t xml:space="preserve"> </w:t>
      </w:r>
      <w:r w:rsidRPr="00D81639">
        <w:rPr>
          <w:highlight w:val="green"/>
          <w:u w:val="single"/>
        </w:rPr>
        <w:t>For most of human history, we lived in a world of a few haves and lots of have-nots.</w:t>
      </w:r>
      <w:r w:rsidRPr="00C62EDA">
        <w:rPr>
          <w:u w:val="single"/>
        </w:rPr>
        <w:t xml:space="preserve"> That slowly began to change with the advent of capitalism and the</w:t>
      </w:r>
      <w:r>
        <w:rPr>
          <w:u w:val="single"/>
        </w:rPr>
        <w:t xml:space="preserve"> </w:t>
      </w:r>
      <w:hyperlink r:id="rId58" w:history="1">
        <w:r w:rsidRPr="00C62EDA">
          <w:rPr>
            <w:u w:val="single"/>
          </w:rPr>
          <w:t>Industrial Revolution</w:t>
        </w:r>
      </w:hyperlink>
      <w:r w:rsidRPr="00C62EDA">
        <w:rPr>
          <w:u w:val="single"/>
        </w:rPr>
        <w:t xml:space="preserve">. </w:t>
      </w:r>
      <w:r w:rsidRPr="00D81639">
        <w:rPr>
          <w:highlight w:val="green"/>
          <w:u w:val="single"/>
        </w:rPr>
        <w:t>As economic growth took of</w:t>
      </w:r>
      <w:r w:rsidRPr="00C62EDA">
        <w:rPr>
          <w:u w:val="single"/>
        </w:rPr>
        <w:t xml:space="preserve">f and spread throughout the population, </w:t>
      </w:r>
      <w:r w:rsidRPr="00D81639">
        <w:rPr>
          <w:highlight w:val="green"/>
          <w:u w:val="single"/>
        </w:rPr>
        <w:t>it created</w:t>
      </w:r>
      <w:r w:rsidRPr="00C62EDA">
        <w:rPr>
          <w:u w:val="single"/>
        </w:rPr>
        <w:t xml:space="preserve"> </w:t>
      </w:r>
      <w:r w:rsidRPr="007D7639">
        <w:rPr>
          <w:sz w:val="14"/>
        </w:rPr>
        <w:t>our own world in the West in which there are</w:t>
      </w:r>
      <w:r w:rsidRPr="00C62EDA">
        <w:rPr>
          <w:u w:val="single"/>
        </w:rPr>
        <w:t xml:space="preserve"> </w:t>
      </w:r>
      <w:r w:rsidRPr="00D81639">
        <w:rPr>
          <w:highlight w:val="green"/>
          <w:u w:val="single"/>
        </w:rPr>
        <w:t>a whole bunch of haves and a few have-more-and-betters</w:t>
      </w:r>
      <w:r w:rsidRPr="00C62EDA">
        <w:rPr>
          <w:u w:val="single"/>
        </w:rPr>
        <w:t>.</w:t>
      </w:r>
      <w:r>
        <w:rPr>
          <w:u w:val="single"/>
        </w:rPr>
        <w:t xml:space="preserve"> </w:t>
      </w:r>
      <w:r w:rsidRPr="00C62EDA">
        <w:rPr>
          <w:u w:val="single"/>
        </w:rPr>
        <w:t xml:space="preserve">For example, </w:t>
      </w:r>
      <w:r w:rsidRPr="00D81639">
        <w:rPr>
          <w:highlight w:val="green"/>
          <w:u w:val="single"/>
        </w:rPr>
        <w:t>the percentage of American households below the poverty line who have basic appliances has grown steadily</w:t>
      </w:r>
      <w:r w:rsidRPr="00C62EDA">
        <w:rPr>
          <w:u w:val="single"/>
        </w:rPr>
        <w:t xml:space="preserve"> over the</w:t>
      </w:r>
      <w:r>
        <w:rPr>
          <w:u w:val="single"/>
        </w:rPr>
        <w:t xml:space="preserve"> </w:t>
      </w:r>
      <w:hyperlink r:id="rId59" w:history="1">
        <w:r w:rsidRPr="00C62EDA">
          <w:rPr>
            <w:u w:val="single"/>
          </w:rPr>
          <w:t>last few decades</w:t>
        </w:r>
      </w:hyperlink>
      <w:r w:rsidRPr="00C62EDA">
        <w:rPr>
          <w:u w:val="single"/>
        </w:rPr>
        <w:t>, with poor families in 2005 being more likely to own things like a clothes dryer, dishwasher, refrigerator, or air conditioner than the average household was in 1971. A</w:t>
      </w:r>
      <w:r w:rsidRPr="00D81639">
        <w:rPr>
          <w:highlight w:val="green"/>
          <w:u w:val="single"/>
        </w:rPr>
        <w:t>nd consumer items that didn’t even exist back then</w:t>
      </w:r>
      <w:r w:rsidRPr="00C62EDA">
        <w:rPr>
          <w:u w:val="single"/>
        </w:rPr>
        <w:t xml:space="preserve">, such as cell phones, </w:t>
      </w:r>
      <w:r w:rsidRPr="00D81639">
        <w:rPr>
          <w:highlight w:val="green"/>
          <w:u w:val="single"/>
        </w:rPr>
        <w:t>were owned by half of poor households in 2005</w:t>
      </w:r>
      <w:r w:rsidRPr="00C62EDA">
        <w:rPr>
          <w:u w:val="single"/>
        </w:rPr>
        <w:t xml:space="preserve"> </w:t>
      </w:r>
      <w:r w:rsidRPr="00D81639">
        <w:rPr>
          <w:highlight w:val="green"/>
          <w:u w:val="single"/>
        </w:rPr>
        <w:t>and are owned by a substantial majority of them today. Capitalism</w:t>
      </w:r>
      <w:r w:rsidRPr="00C62EDA">
        <w:rPr>
          <w:u w:val="single"/>
        </w:rPr>
        <w:t xml:space="preserve"> has also made poor people’s lives far better by </w:t>
      </w:r>
      <w:r w:rsidRPr="00D81639">
        <w:rPr>
          <w:highlight w:val="green"/>
          <w:u w:val="single"/>
        </w:rPr>
        <w:t>reducing infant and child mortality rates, not to mention maternal death rates during childbirth, and</w:t>
      </w:r>
      <w:r w:rsidRPr="00C62EDA">
        <w:rPr>
          <w:u w:val="single"/>
        </w:rPr>
        <w:t xml:space="preserve"> by </w:t>
      </w:r>
      <w:r w:rsidRPr="00D81639">
        <w:rPr>
          <w:highlight w:val="green"/>
          <w:u w:val="single"/>
        </w:rPr>
        <w:t>extending life expectancies by decades</w:t>
      </w:r>
      <w:r w:rsidRPr="00C62EDA">
        <w:rPr>
          <w:u w:val="single"/>
        </w:rPr>
        <w:t>.</w:t>
      </w:r>
      <w:r>
        <w:rPr>
          <w:u w:val="single"/>
        </w:rPr>
        <w:t xml:space="preserve"> </w:t>
      </w:r>
      <w:r w:rsidRPr="00C62EDA">
        <w:rPr>
          <w:u w:val="single"/>
        </w:rPr>
        <w:t>Consider, too, the way capitalism’s engine of growth has enabled the planet to sustain almost 7 billion people, compared to 1 billion in 1800.</w:t>
      </w:r>
      <w:r w:rsidRPr="007D7639">
        <w:rPr>
          <w:sz w:val="14"/>
        </w:rPr>
        <w:t xml:space="preserve"> As </w:t>
      </w:r>
      <w:hyperlink r:id="rId60" w:history="1">
        <w:r w:rsidRPr="007D7639">
          <w:rPr>
            <w:sz w:val="14"/>
          </w:rPr>
          <w:t>Deirdre McCloskey</w:t>
        </w:r>
      </w:hyperlink>
      <w:r w:rsidRPr="007D7639">
        <w:rPr>
          <w:sz w:val="14"/>
        </w:rPr>
        <w:t xml:space="preserve"> has noted, if you multiply the gains in consumption to the average human by the gain in life expectancy worldwide by 7 (for 7 billion as compared to 1 billion people), humanity as a whole is better off by a factor of around 120. That’s not 120 percent better off, but 120 times better off since 1800. </w:t>
      </w:r>
      <w:r w:rsidRPr="00C62EDA">
        <w:rPr>
          <w:u w:val="single"/>
        </w:rPr>
        <w:t xml:space="preserve">The competitive market process has also made education, art, and culture available to more and more people. </w:t>
      </w:r>
      <w:r w:rsidRPr="00D81639">
        <w:rPr>
          <w:highlight w:val="green"/>
          <w:u w:val="single"/>
        </w:rPr>
        <w:t xml:space="preserve">Even the poorest of </w:t>
      </w:r>
      <w:r w:rsidRPr="007D7639">
        <w:rPr>
          <w:u w:val="single"/>
        </w:rPr>
        <w:t>Americans,</w:t>
      </w:r>
      <w:r w:rsidRPr="00C62EDA">
        <w:rPr>
          <w:u w:val="single"/>
        </w:rPr>
        <w:t xml:space="preserve"> not to mention many of the global poor, </w:t>
      </w:r>
      <w:r w:rsidRPr="00D81639">
        <w:rPr>
          <w:highlight w:val="green"/>
          <w:u w:val="single"/>
        </w:rPr>
        <w:t>have access through the Internet</w:t>
      </w:r>
      <w:r w:rsidRPr="00C62EDA">
        <w:rPr>
          <w:u w:val="single"/>
        </w:rPr>
        <w:t xml:space="preserve"> and TV to concerts, books, and works of art that were exclusively the province of the wealthy for centuries.</w:t>
      </w:r>
      <w:r>
        <w:rPr>
          <w:u w:val="single"/>
        </w:rPr>
        <w:t xml:space="preserve"> </w:t>
      </w:r>
      <w:r w:rsidRPr="00C62EDA">
        <w:rPr>
          <w:u w:val="single"/>
        </w:rPr>
        <w:t>And in the wealthiest countries, the dynamics of capitalism have begun to change the very nature of work. Where once humans toiled for 14 hours per day at backbreaking outdoor labor, now an increasing number of us work inside in climate-controlled comfort</w:t>
      </w:r>
      <w:r w:rsidRPr="007D7639">
        <w:rPr>
          <w:sz w:val="14"/>
        </w:rPr>
        <w:t xml:space="preserve">. Our workday and workweek have shrunk thanks to the much higher value of labor that comes from working with productive capital. We spend a much smaller percentage of our lives working for pay, whether we’re rich or poor. </w:t>
      </w:r>
      <w:r w:rsidRPr="00C62EDA">
        <w:rPr>
          <w:u w:val="single"/>
        </w:rPr>
        <w:t>And even with economic change</w:t>
      </w:r>
      <w:r w:rsidRPr="00D81639">
        <w:rPr>
          <w:highlight w:val="green"/>
          <w:u w:val="single"/>
        </w:rPr>
        <w:t>, the incomes of the poor are much less variable, as they are not linked to</w:t>
      </w:r>
      <w:r w:rsidRPr="00C62EDA">
        <w:rPr>
          <w:u w:val="single"/>
        </w:rPr>
        <w:t xml:space="preserve"> the </w:t>
      </w:r>
      <w:r w:rsidRPr="00D81639">
        <w:rPr>
          <w:highlight w:val="green"/>
          <w:u w:val="single"/>
        </w:rPr>
        <w:t>unpredictable changes</w:t>
      </w:r>
      <w:r w:rsidRPr="00C62EDA">
        <w:rPr>
          <w:u w:val="single"/>
        </w:rPr>
        <w:t xml:space="preserve"> in weather that are part and parcel of a predominantly agricultural economy long since disappeared.</w:t>
      </w:r>
      <w:r>
        <w:rPr>
          <w:u w:val="single"/>
        </w:rPr>
        <w:t xml:space="preserve"> </w:t>
      </w:r>
      <w:r w:rsidRPr="00C62EDA">
        <w:rPr>
          <w:u w:val="single"/>
        </w:rPr>
        <w:t xml:space="preserve">Think of it this way: the fabulously wealthy kings of old had servants attending to their every need, but an impacted tooth would likely kill them. </w:t>
      </w:r>
      <w:r w:rsidRPr="00D81639">
        <w:rPr>
          <w:highlight w:val="green"/>
          <w:u w:val="single"/>
        </w:rPr>
        <w:t>The poor in largely capitalist countries have access to</w:t>
      </w:r>
      <w:r w:rsidRPr="00C62EDA">
        <w:rPr>
          <w:u w:val="single"/>
        </w:rPr>
        <w:t xml:space="preserve"> a </w:t>
      </w:r>
      <w:r w:rsidRPr="00D81639">
        <w:rPr>
          <w:highlight w:val="green"/>
          <w:u w:val="single"/>
        </w:rPr>
        <w:t>quality</w:t>
      </w:r>
      <w:r w:rsidRPr="00C62EDA">
        <w:rPr>
          <w:u w:val="single"/>
        </w:rPr>
        <w:t xml:space="preserve"> of </w:t>
      </w:r>
      <w:r w:rsidRPr="00D81639">
        <w:rPr>
          <w:highlight w:val="green"/>
          <w:u w:val="single"/>
        </w:rPr>
        <w:t>medical care</w:t>
      </w:r>
      <w:r w:rsidRPr="00C62EDA">
        <w:rPr>
          <w:u w:val="single"/>
        </w:rPr>
        <w:t xml:space="preserve"> and a variety and quality of food that the ancient kings could only dream of.</w:t>
      </w:r>
      <w:r>
        <w:rPr>
          <w:u w:val="single"/>
        </w:rPr>
        <w:t xml:space="preserve"> </w:t>
      </w:r>
      <w:r w:rsidRPr="007D7639">
        <w:rPr>
          <w:sz w:val="14"/>
        </w:rPr>
        <w:t xml:space="preserve">Consider, too, that the working poor of London 100 years ago were, at best, able to split a pound of meat per week among all of their children, which were greater in number than the two or three of today. In addition, the whole family ate meat once a week on Sunday, the one day the man of the household was home for dinner. That was meat for a week. Compare that to today, when we worry that poor Americans are too easily able to afford a meal with a quarter pound of meat in it every single day for less than an hour’s labor. Even if you think that capitalism has made poor people </w:t>
      </w:r>
      <w:hyperlink r:id="rId61" w:history="1">
        <w:r w:rsidRPr="007D7639">
          <w:rPr>
            <w:sz w:val="14"/>
          </w:rPr>
          <w:t>overweight</w:t>
        </w:r>
      </w:hyperlink>
      <w:r w:rsidRPr="007D7639">
        <w:rPr>
          <w:sz w:val="14"/>
        </w:rPr>
        <w:t xml:space="preserve">, that’s a major accomplishment compared to the precapitalist norm of constant malnutrition and the struggle even 100 years ago for the working poor to get enough calories. </w:t>
      </w:r>
      <w:r w:rsidRPr="00C62EDA">
        <w:rPr>
          <w:u w:val="single"/>
        </w:rPr>
        <w:t>The reality is that the rich have always lived well historically, as for centuries they could commandeer human labor to attend to their every need. In a precapitalist world, the poor had no hope of upward mobility or of relief from the endless physical drudgery that barely kept them alive.</w:t>
      </w:r>
      <w:r>
        <w:rPr>
          <w:u w:val="single"/>
        </w:rPr>
        <w:t xml:space="preserve"> </w:t>
      </w:r>
      <w:r w:rsidRPr="00C62EDA">
        <w:rPr>
          <w:u w:val="single"/>
        </w:rPr>
        <w:t xml:space="preserve">Today, the poor in capitalist countries live like kings, thanks mostly to the freeing of labor and the ability to accumulate capital that makes that labor more productive and enriches even the poorest. </w:t>
      </w:r>
      <w:r w:rsidRPr="00D81639">
        <w:rPr>
          <w:highlight w:val="green"/>
          <w:u w:val="single"/>
        </w:rPr>
        <w:t>The falling cost of what were once luxuries and are now necessities</w:t>
      </w:r>
      <w:r w:rsidRPr="00C62EDA">
        <w:rPr>
          <w:u w:val="single"/>
        </w:rPr>
        <w:t>, driven by the competitive market and its profit and loss signals, has brought labor-saving machines to the masses</w:t>
      </w:r>
      <w:r w:rsidRPr="007D7639">
        <w:rPr>
          <w:sz w:val="14"/>
        </w:rPr>
        <w:t xml:space="preserve">. When profit-seeking and innovation became acceptable behavior for the bourgeoisie, the horn of plenty brought forth its bounty, and even the poorest shared in that wealth. </w:t>
      </w:r>
      <w:r w:rsidRPr="00C62EDA">
        <w:rPr>
          <w:u w:val="single"/>
        </w:rPr>
        <w:t>Once people no longer needed</w:t>
      </w:r>
      <w:r>
        <w:rPr>
          <w:u w:val="single"/>
        </w:rPr>
        <w:t xml:space="preserve"> </w:t>
      </w:r>
      <w:hyperlink r:id="rId62" w:history="1">
        <w:r w:rsidRPr="00C62EDA">
          <w:rPr>
            <w:u w:val="single"/>
          </w:rPr>
          <w:t>permission to innovate</w:t>
        </w:r>
      </w:hyperlink>
      <w:r w:rsidRPr="00C62EDA">
        <w:rPr>
          <w:u w:val="single"/>
        </w:rPr>
        <w:t>, and once the value of new inventions was judged by the improvements they made to the lives of the masses in the form of profit and loss, the poor began to live lives of comfort and dignity.</w:t>
      </w:r>
      <w:r>
        <w:rPr>
          <w:u w:val="single"/>
        </w:rPr>
        <w:t xml:space="preserve"> </w:t>
      </w:r>
      <w:r w:rsidRPr="007D7639">
        <w:rPr>
          <w:sz w:val="14"/>
        </w:rPr>
        <w:t xml:space="preserve">These changes are not, as some would say, about technology. After all, the Soviets had great scientists but could not channel that knowledge into material comfort for their poor. And it’s not about natural resources, which is obvious today as resource-poor </w:t>
      </w:r>
      <w:hyperlink r:id="rId63" w:history="1">
        <w:r w:rsidRPr="007D7639">
          <w:rPr>
            <w:sz w:val="14"/>
          </w:rPr>
          <w:t>Hong Kong</w:t>
        </w:r>
      </w:hyperlink>
      <w:r w:rsidRPr="007D7639">
        <w:rPr>
          <w:sz w:val="14"/>
        </w:rPr>
        <w:t xml:space="preserve"> is among the richest countries in the world thanks to capitalism, while </w:t>
      </w:r>
      <w:hyperlink r:id="rId64" w:history="1">
        <w:r w:rsidRPr="007D7639">
          <w:rPr>
            <w:sz w:val="14"/>
          </w:rPr>
          <w:t>Venezuelan socialism</w:t>
        </w:r>
      </w:hyperlink>
      <w:r w:rsidRPr="007D7639">
        <w:rPr>
          <w:sz w:val="14"/>
        </w:rPr>
        <w:t xml:space="preserve"> has destroyed that resource-rich country. </w:t>
      </w:r>
      <w:r w:rsidRPr="00D81639">
        <w:rPr>
          <w:highlight w:val="green"/>
          <w:u w:val="single"/>
        </w:rPr>
        <w:t>Inventions only become innovations when the right institutions exist</w:t>
      </w:r>
      <w:r w:rsidRPr="00C62EDA">
        <w:rPr>
          <w:u w:val="single"/>
        </w:rPr>
        <w:t xml:space="preserve"> to make them improve the lives of the masses. That is what capitalism did and continues to do every single day. And that’s why capitalism has been so good for the poor.</w:t>
      </w:r>
      <w:r>
        <w:rPr>
          <w:u w:val="single"/>
        </w:rPr>
        <w:t xml:space="preserve"> </w:t>
      </w:r>
      <w:r w:rsidRPr="007D7639">
        <w:rPr>
          <w:sz w:val="14"/>
        </w:rPr>
        <w:t xml:space="preserve">Consider, finally, what happened when the Soviets decided to show the film version of The </w:t>
      </w:r>
      <w:hyperlink r:id="rId65" w:history="1">
        <w:r w:rsidRPr="007D7639">
          <w:rPr>
            <w:sz w:val="14"/>
          </w:rPr>
          <w:t>Grapes of Wrath</w:t>
        </w:r>
      </w:hyperlink>
      <w:r w:rsidRPr="007D7639">
        <w:rPr>
          <w:sz w:val="14"/>
        </w:rPr>
        <w:t xml:space="preserve"> as anticapitalist propaganda. In the novel and film, a poor American family is driven from their Depression-era home by the Dust Bowl. They get in their old car and make a horrifying journey in search of a better life in California. The Soviets had to stop showing the film after a short period because the Russian audiences were astonished that poor Americans were able to own a car. </w:t>
      </w:r>
      <w:r w:rsidRPr="00C62EDA">
        <w:rPr>
          <w:u w:val="single"/>
        </w:rPr>
        <w:t>Even anticapitalist propaganda can’t help but provide evidence that contradicts its own argument. The historical truth is clear: nothing has done more for the poor than capitalism.</w:t>
      </w:r>
    </w:p>
    <w:p w:rsidR="004A58FF" w:rsidRPr="004A58FF" w:rsidRDefault="004A58FF" w:rsidP="004A58FF"/>
    <w:p w:rsidR="00335977" w:rsidRDefault="00335977" w:rsidP="006B7A16">
      <w:pPr>
        <w:pStyle w:val="Heading3"/>
      </w:pPr>
      <w:r>
        <w:t>Impacts</w:t>
      </w:r>
      <w:r w:rsidR="00F67BD3">
        <w:t>—RC of Migration/War on Drugs</w:t>
      </w:r>
    </w:p>
    <w:p w:rsidR="00F67BD3" w:rsidRPr="0056482B" w:rsidRDefault="00F67BD3" w:rsidP="00F67BD3">
      <w:pPr>
        <w:pStyle w:val="Heading4"/>
        <w:rPr>
          <w:szCs w:val="32"/>
        </w:rPr>
      </w:pPr>
      <w:r w:rsidRPr="0056482B">
        <w:rPr>
          <w:rFonts w:eastAsia="Times New Roman"/>
        </w:rPr>
        <w:t xml:space="preserve">Capitalism has fueled US imperialism that is abusively enforced by the US military, proliferating </w:t>
      </w:r>
      <w:r w:rsidRPr="0056482B">
        <w:rPr>
          <w:szCs w:val="32"/>
        </w:rPr>
        <w:t xml:space="preserve">traditional racism, labor migration, the war on drugs, and instigating recent wars. </w:t>
      </w:r>
    </w:p>
    <w:p w:rsidR="00F67BD3" w:rsidRPr="0056482B" w:rsidRDefault="00F67BD3" w:rsidP="00F67BD3">
      <w:pPr>
        <w:spacing w:after="0" w:line="240" w:lineRule="auto"/>
        <w:rPr>
          <w:rFonts w:asciiTheme="majorHAnsi" w:eastAsia="Times New Roman" w:hAnsiTheme="majorHAnsi" w:cs="Times New Roman"/>
          <w:sz w:val="24"/>
        </w:rPr>
      </w:pPr>
      <w:r w:rsidRPr="0056482B">
        <w:rPr>
          <w:rFonts w:asciiTheme="majorHAnsi" w:eastAsia="Times New Roman" w:hAnsiTheme="majorHAnsi"/>
          <w:b/>
          <w:color w:val="000000"/>
          <w:sz w:val="28"/>
          <w:szCs w:val="20"/>
        </w:rPr>
        <w:t>Panitch 14</w:t>
      </w:r>
      <w:r w:rsidRPr="0056482B">
        <w:rPr>
          <w:rFonts w:asciiTheme="majorHAnsi" w:eastAsia="Times New Roman" w:hAnsiTheme="majorHAnsi"/>
          <w:color w:val="000000"/>
          <w:sz w:val="28"/>
          <w:szCs w:val="20"/>
        </w:rPr>
        <w:t xml:space="preserve"> </w:t>
      </w:r>
      <w:r w:rsidRPr="0056482B">
        <w:rPr>
          <w:rFonts w:asciiTheme="majorHAnsi" w:eastAsia="Times New Roman" w:hAnsiTheme="majorHAnsi"/>
          <w:color w:val="000000"/>
          <w:sz w:val="20"/>
          <w:szCs w:val="20"/>
        </w:rPr>
        <w:t xml:space="preserve">-- </w:t>
      </w:r>
      <w:r w:rsidRPr="00B72F81">
        <w:rPr>
          <w:rFonts w:asciiTheme="majorHAnsi" w:eastAsia="Times New Roman" w:hAnsiTheme="majorHAnsi"/>
          <w:color w:val="000000"/>
          <w:sz w:val="20"/>
          <w:szCs w:val="20"/>
        </w:rPr>
        <w:t xml:space="preserve">Panitch, L. (2014). </w:t>
      </w:r>
      <w:proofErr w:type="gramStart"/>
      <w:r w:rsidRPr="00B72F81">
        <w:rPr>
          <w:rFonts w:asciiTheme="majorHAnsi" w:eastAsia="Times New Roman" w:hAnsiTheme="majorHAnsi"/>
          <w:i/>
          <w:iCs/>
          <w:color w:val="000000"/>
          <w:sz w:val="20"/>
          <w:szCs w:val="20"/>
        </w:rPr>
        <w:t>Rethinking Marxism and Imperialism for the Twenty-first Century</w:t>
      </w:r>
      <w:r w:rsidRPr="0056482B">
        <w:rPr>
          <w:rFonts w:asciiTheme="majorHAnsi" w:eastAsia="Times New Roman" w:hAnsiTheme="majorHAnsi"/>
          <w:color w:val="000000"/>
          <w:sz w:val="20"/>
          <w:szCs w:val="20"/>
        </w:rPr>
        <w:t>.</w:t>
      </w:r>
      <w:proofErr w:type="gramEnd"/>
      <w:r w:rsidRPr="0056482B">
        <w:rPr>
          <w:rFonts w:asciiTheme="majorHAnsi" w:eastAsia="Times New Roman" w:hAnsiTheme="majorHAnsi"/>
          <w:color w:val="000000"/>
          <w:sz w:val="20"/>
          <w:szCs w:val="20"/>
        </w:rPr>
        <w:t xml:space="preserve"> [</w:t>
      </w:r>
      <w:proofErr w:type="gramStart"/>
      <w:r w:rsidRPr="0056482B">
        <w:rPr>
          <w:rFonts w:asciiTheme="majorHAnsi" w:eastAsia="Times New Roman" w:hAnsiTheme="majorHAnsi"/>
          <w:color w:val="000000"/>
          <w:sz w:val="20"/>
          <w:szCs w:val="20"/>
        </w:rPr>
        <w:t>online</w:t>
      </w:r>
      <w:proofErr w:type="gramEnd"/>
      <w:r w:rsidRPr="0056482B">
        <w:rPr>
          <w:rFonts w:asciiTheme="majorHAnsi" w:eastAsia="Times New Roman" w:hAnsiTheme="majorHAnsi"/>
          <w:color w:val="000000"/>
          <w:sz w:val="20"/>
          <w:szCs w:val="20"/>
        </w:rPr>
        <w:t>] Www-jstor.</w:t>
      </w:r>
      <w:r w:rsidRPr="00B72F81">
        <w:rPr>
          <w:rFonts w:asciiTheme="majorHAnsi" w:eastAsia="Times New Roman" w:hAnsiTheme="majorHAnsi"/>
          <w:color w:val="000000"/>
          <w:sz w:val="20"/>
          <w:szCs w:val="20"/>
        </w:rPr>
        <w:t>org.kinkaid.idm.oclc.org. Available at: http://www.jstor.org/stable/24718507 [Accessed 7 Jul. 2018].</w:t>
      </w:r>
    </w:p>
    <w:p w:rsidR="00F67BD3" w:rsidRPr="0056482B" w:rsidRDefault="00F67BD3" w:rsidP="00F67BD3">
      <w:pPr>
        <w:rPr>
          <w:rFonts w:asciiTheme="majorHAnsi" w:eastAsia="Times New Roman" w:hAnsiTheme="majorHAnsi"/>
        </w:rPr>
      </w:pPr>
    </w:p>
    <w:p w:rsidR="00F67BD3" w:rsidRPr="0056482B" w:rsidRDefault="00F67BD3" w:rsidP="00F67BD3">
      <w:pPr>
        <w:rPr>
          <w:rFonts w:asciiTheme="majorHAnsi" w:hAnsiTheme="majorHAnsi"/>
        </w:rPr>
      </w:pPr>
      <w:r w:rsidRPr="0056482B">
        <w:rPr>
          <w:rFonts w:asciiTheme="majorHAnsi" w:hAnsiTheme="majorHAnsi"/>
        </w:rPr>
        <w:t xml:space="preserve">For most of the twentieth century, the </w:t>
      </w:r>
      <w:r w:rsidRPr="0056482B">
        <w:rPr>
          <w:rStyle w:val="Emphasis"/>
          <w:rFonts w:asciiTheme="majorHAnsi" w:hAnsiTheme="majorHAnsi"/>
        </w:rPr>
        <w:t>wide spread influence of Marxism around the world had a lot to do with its explanation of the new relationship between capitalism and imperialism that gave rise to the Great War</w:t>
      </w:r>
      <w:r w:rsidRPr="0056482B">
        <w:rPr>
          <w:rFonts w:asciiTheme="majorHAnsi" w:hAnsiTheme="majorHAnsi"/>
        </w:rPr>
        <w:t xml:space="preserve">, which began exactly a century ago this year. We cannot know what Marx would have made of the way Lenin identified imperialism with "the highest stage of capitalism," but there was unquestionably a certain symmetry between Das Kapitals famous description of capital as having come "into the world dripping from head to foot, from every pore, with blood and dirt"1 and Lenin's expectation that it was in the process of leaving the world in the same way. Indeed, in 1888, five years after Marx's death, Engels had explicitly raised the prospect of a world war of an extent and violence hitherto unimagined . . . irretrievable dislocation of our artificial system of trade, industry and credit, ending in universal bankruptcy collapse of the old states and their conventional political wisdom... and the creation of the conditions for the ultimate victory of the working class.2 Of course, </w:t>
      </w:r>
      <w:r w:rsidRPr="0056482B">
        <w:rPr>
          <w:rStyle w:val="Emphasis"/>
          <w:rFonts w:asciiTheme="majorHAnsi" w:hAnsiTheme="majorHAnsi"/>
        </w:rPr>
        <w:t>we can see today just how much more time capitalism had to run, and how much more space it had yet to conquer, despite the wars, revolutions, and depressions it spawned in the first half of the twentieth century.</w:t>
      </w:r>
      <w:r w:rsidRPr="0056482B">
        <w:rPr>
          <w:rFonts w:asciiTheme="majorHAnsi" w:hAnsiTheme="majorHAnsi"/>
        </w:rPr>
        <w:t xml:space="preserve"> But </w:t>
      </w:r>
      <w:r w:rsidRPr="0056482B">
        <w:rPr>
          <w:rStyle w:val="Emphasis"/>
          <w:rFonts w:asciiTheme="majorHAnsi" w:hAnsiTheme="majorHAnsi"/>
        </w:rPr>
        <w:t>the link Marxist theorists of imperialism made between the export of capital and the inter imperial rivalry of those years was, in fact, problematic</w:t>
      </w:r>
      <w:r w:rsidRPr="0056482B">
        <w:rPr>
          <w:rFonts w:asciiTheme="majorHAnsi" w:hAnsiTheme="majorHAnsi"/>
        </w:rPr>
        <w:t xml:space="preserve"> even in its own time.3 </w:t>
      </w:r>
      <w:r w:rsidRPr="0056482B">
        <w:rPr>
          <w:rStyle w:val="Emphasis"/>
          <w:rFonts w:asciiTheme="majorHAnsi" w:hAnsiTheme="majorHAnsi"/>
        </w:rPr>
        <w:t>It failed to give sufficient weight to the continuing role of pre-capitalist ruling classes in driving territorial expansion and militarism.</w:t>
      </w:r>
      <w:r w:rsidRPr="0056482B">
        <w:rPr>
          <w:rFonts w:asciiTheme="majorHAnsi" w:hAnsiTheme="majorHAnsi"/>
        </w:rPr>
        <w:t xml:space="preserve"> It far too narrowly </w:t>
      </w:r>
      <w:r w:rsidRPr="0056482B">
        <w:rPr>
          <w:rStyle w:val="Emphasis"/>
          <w:rFonts w:asciiTheme="majorHAnsi" w:hAnsiTheme="majorHAnsi"/>
        </w:rPr>
        <w:t>saw state behavior as subject to the exclusive and direct control of capitalists.</w:t>
      </w:r>
      <w:r w:rsidRPr="0056482B">
        <w:rPr>
          <w:rFonts w:asciiTheme="majorHAnsi" w:hAnsiTheme="majorHAnsi"/>
        </w:rPr>
        <w:t xml:space="preserve"> And it far too </w:t>
      </w:r>
      <w:r w:rsidRPr="0056482B">
        <w:rPr>
          <w:rStyle w:val="Emphasis"/>
          <w:rFonts w:asciiTheme="majorHAnsi" w:hAnsiTheme="majorHAnsi"/>
        </w:rPr>
        <w:t>directly associated the export of capital with the old history of imperialism as an extension of rule through armed conquest of territories.</w:t>
      </w:r>
      <w:r w:rsidRPr="0056482B">
        <w:rPr>
          <w:rFonts w:asciiTheme="majorHAnsi" w:hAnsiTheme="majorHAnsi"/>
        </w:rPr>
        <w:t xml:space="preserve"> Marxist </w:t>
      </w:r>
      <w:r w:rsidRPr="0056482B">
        <w:rPr>
          <w:rStyle w:val="Emphasis"/>
          <w:rFonts w:asciiTheme="majorHAnsi" w:hAnsiTheme="majorHAnsi"/>
        </w:rPr>
        <w:t>theorists failed to give sufficient weight to the continuing role of pre-capitalist ruling classes</w:t>
      </w:r>
      <w:r w:rsidRPr="0056482B">
        <w:rPr>
          <w:rFonts w:asciiTheme="majorHAnsi" w:hAnsiTheme="majorHAnsi"/>
        </w:rPr>
        <w:t xml:space="preserve"> in driving territorial expansion and militarism. Moreover, the theory's portrayal of the dominant capitalist classes in terms of trusts directly linking industry and banking under the rubric of "finance capital" extrapolated far too generally from Germany, whereas a much </w:t>
      </w:r>
      <w:r w:rsidRPr="0056482B">
        <w:rPr>
          <w:rStyle w:val="Emphasis"/>
          <w:rFonts w:asciiTheme="majorHAnsi" w:hAnsiTheme="majorHAnsi"/>
        </w:rPr>
        <w:t>looser relationship between production and financial markets, very much along American lines, increasingly became the norm</w:t>
      </w:r>
      <w:r w:rsidRPr="0056482B">
        <w:rPr>
          <w:rFonts w:asciiTheme="majorHAnsi" w:hAnsiTheme="majorHAnsi"/>
        </w:rPr>
        <w:t xml:space="preserve"> through the course of the century. And the explanation of the export of capital to peripheral regions in terms of the saturation of domestic markets in the major capitalist countries was premised on the mistaken notion that progressive immiseration rather than increasing consumerism necessarily characterized the condition of the working classes in the mature capitalist countries. After World War II, the informal </w:t>
      </w:r>
      <w:r w:rsidRPr="0056482B">
        <w:rPr>
          <w:rStyle w:val="Emphasis"/>
          <w:rFonts w:asciiTheme="majorHAnsi" w:hAnsiTheme="majorHAnsi"/>
        </w:rPr>
        <w:t>American empire took responsibility for the extension and reproduction of capitalism on a world scale,</w:t>
      </w:r>
      <w:r w:rsidRPr="0056482B">
        <w:rPr>
          <w:rFonts w:asciiTheme="majorHAnsi" w:hAnsiTheme="majorHAnsi"/>
        </w:rPr>
        <w:t xml:space="preserve"> with the strong support of capitalist classes abroad. The closest economic, political, and military linkages were forged among (with what would eventually become designated as) the G7 states of North America, Europe, and Japan rather than with the former colonies and dependencies of the so-called "third world." </w:t>
      </w:r>
      <w:r w:rsidRPr="0056482B">
        <w:rPr>
          <w:rStyle w:val="Emphasis"/>
          <w:rFonts w:asciiTheme="majorHAnsi" w:hAnsiTheme="majorHAnsi"/>
        </w:rPr>
        <w:t>Profits were largely realized at home through expanding working class consumption,</w:t>
      </w:r>
      <w:r w:rsidRPr="0056482B">
        <w:rPr>
          <w:rFonts w:asciiTheme="majorHAnsi" w:hAnsiTheme="majorHAnsi"/>
        </w:rPr>
        <w:t xml:space="preserve"> even while the ground was being laid for massive capital exports through multinational corporations and the extensive development of international financial markets. The U.S. commitment to creating the conditions for globalized capital accumulation, and the extent to which capitalists abroad as well as at home came to see the United States as the ultimate guarantor of their property, something which Britain had been unable to achieve (indeed hardly even to contemplate) in the nineteenth century, was now accomplished by the American informal empire, which succeeded in integrating all the other capitalist powers into an effective system of coordination under its aegis. In this context, a strong case was already made in the 1970s that </w:t>
      </w:r>
      <w:r w:rsidRPr="0056482B">
        <w:rPr>
          <w:rStyle w:val="Emphasis"/>
          <w:rFonts w:asciiTheme="majorHAnsi" w:hAnsiTheme="majorHAnsi"/>
        </w:rPr>
        <w:t>the Marxist identification of imperialism with "an undifferentiated global product of a certain stage of capitalism" reflected the old theory's lack of "any serious historical or sociological dimensions</w:t>
      </w:r>
      <w:r w:rsidRPr="0056482B">
        <w:rPr>
          <w:rFonts w:asciiTheme="majorHAnsi" w:hAnsiTheme="majorHAnsi"/>
        </w:rPr>
        <w:t xml:space="preserve">."5 Moreover, as the growth of manufacturing production and exports in a diverse range of countries—from South Korea to Brazil—was not only strongly encouraged under the rubric of </w:t>
      </w:r>
      <w:r w:rsidRPr="0056482B">
        <w:rPr>
          <w:rStyle w:val="Emphasis"/>
          <w:rFonts w:asciiTheme="majorHAnsi" w:hAnsiTheme="majorHAnsi"/>
        </w:rPr>
        <w:t>American-led "globalization" but very much advanced by domestic capitalist classes,</w:t>
      </w:r>
      <w:r w:rsidRPr="0056482B">
        <w:rPr>
          <w:rFonts w:asciiTheme="majorHAnsi" w:hAnsiTheme="majorHAnsi"/>
        </w:rPr>
        <w:t xml:space="preserve"> with their own capital outflows and MNCs actively promoted by their states, this undermined </w:t>
      </w:r>
      <w:r w:rsidRPr="0056482B">
        <w:rPr>
          <w:rStyle w:val="Emphasis"/>
          <w:rFonts w:asciiTheme="majorHAnsi" w:hAnsiTheme="majorHAnsi"/>
        </w:rPr>
        <w:t>the identification of imperialism with neocolonialism and the development of underdevelopment.</w:t>
      </w:r>
      <w:r w:rsidRPr="0056482B">
        <w:rPr>
          <w:rFonts w:asciiTheme="majorHAnsi" w:hAnsiTheme="majorHAnsi"/>
        </w:rPr>
        <w:t xml:space="preserve">6 Yet it is quite remarkable how widely many of the old theory's underlying premises have continued to guide analyses of imperialism in our time. </w:t>
      </w:r>
      <w:r w:rsidRPr="0056482B">
        <w:rPr>
          <w:rStyle w:val="Emphasis"/>
          <w:rFonts w:asciiTheme="majorHAnsi" w:hAnsiTheme="majorHAnsi"/>
        </w:rPr>
        <w:t>Exports and capital flows from first, Germany, then Japan, and more recently China have repeatedly been read off as constituting challenges to American hegemony. And U.S. military interventions are often still seen as assertions of a "territorial logic"</w:t>
      </w:r>
      <w:r w:rsidRPr="0056482B">
        <w:rPr>
          <w:rFonts w:asciiTheme="majorHAnsi" w:hAnsiTheme="majorHAnsi"/>
        </w:rPr>
        <w:t xml:space="preserve"> of empire along the old lines </w:t>
      </w:r>
      <w:r w:rsidRPr="0056482B">
        <w:rPr>
          <w:rStyle w:val="Emphasis"/>
          <w:rFonts w:asciiTheme="majorHAnsi" w:hAnsiTheme="majorHAnsi"/>
        </w:rPr>
        <w:t>and/or as attempts to compensate for the decline of U.S. economic power,</w:t>
      </w:r>
      <w:r w:rsidRPr="0056482B">
        <w:rPr>
          <w:rFonts w:asciiTheme="majorHAnsi" w:hAnsiTheme="majorHAnsi"/>
        </w:rPr>
        <w:t xml:space="preserve"> which international economic competitiveness has been taken to represent.7 </w:t>
      </w:r>
      <w:r w:rsidRPr="0056482B">
        <w:rPr>
          <w:rStyle w:val="Emphasis"/>
          <w:rFonts w:asciiTheme="majorHAnsi" w:hAnsiTheme="majorHAnsi"/>
        </w:rPr>
        <w:t>The growth of manufacturing production and exports in a diverse range of countries undermined the identification of imperialism with neocolonialism and the development of underdevelopment.</w:t>
      </w:r>
      <w:r w:rsidRPr="0056482B">
        <w:rPr>
          <w:rFonts w:asciiTheme="majorHAnsi" w:hAnsiTheme="majorHAnsi"/>
        </w:rPr>
        <w:t xml:space="preserve"> In fact, what has characterized relations among the major capitalist states—as their response to the global economic crisis of the 1970s already showed and is again being confirmed in the current crisis—is not a temporary and fleeting con dominium among their capitalist classes such as Kautsky, much to Lenin's ire, predicted might emerge after World War I. Rather what has occurred is a much deeper integration. This has been marked by international networks of integrated production; the centrality of the dollar and U.S. Treasury bonds (before and after the era of floating exchange rates) in international trade and capital flows, with Wall Street and its satellite in London as the pre-eminent international financial centers; and </w:t>
      </w:r>
      <w:r w:rsidRPr="0056482B">
        <w:rPr>
          <w:rStyle w:val="Emphasis"/>
          <w:rFonts w:asciiTheme="majorHAnsi" w:hAnsiTheme="majorHAnsi"/>
        </w:rPr>
        <w:t>the common elaboration of domestic, commercial, and international law very much modeled along U.S. lines, but above all designed to guarantee that foreign capital would be treated the same as domestic capital.</w:t>
      </w:r>
      <w:r w:rsidRPr="0056482B">
        <w:rPr>
          <w:rFonts w:asciiTheme="majorHAnsi" w:hAnsiTheme="majorHAnsi"/>
        </w:rPr>
        <w:t xml:space="preserve"> While this does not efface economic competition between various centers of accumulation</w:t>
      </w:r>
      <w:r w:rsidRPr="0056482B">
        <w:rPr>
          <w:rStyle w:val="Emphasis"/>
          <w:rFonts w:asciiTheme="majorHAnsi" w:hAnsiTheme="majorHAnsi"/>
        </w:rPr>
        <w:t>, it does largely efface the interest and capacity of each "national bourgeoisie" to act as the kind of coherent force directed to challenging the informal American empire</w:t>
      </w:r>
      <w:r w:rsidRPr="0056482B">
        <w:rPr>
          <w:rFonts w:asciiTheme="majorHAnsi" w:hAnsiTheme="majorHAnsi"/>
        </w:rPr>
        <w:t xml:space="preserve">, not least because they see it as the ultimate guarantor of capitalist interests globally. And while the imperial role of the American state internationally certainly has encompassed the representation of its capitalists' interests abroad, the </w:t>
      </w:r>
      <w:r w:rsidRPr="0056482B">
        <w:rPr>
          <w:rStyle w:val="Emphasis"/>
          <w:rFonts w:asciiTheme="majorHAnsi" w:hAnsiTheme="majorHAnsi"/>
        </w:rPr>
        <w:t>U.S. "national interest" has come to be defined in terms of more fundamental concerns with the extension and defense of global capitalism</w:t>
      </w:r>
      <w:r w:rsidRPr="0056482B">
        <w:rPr>
          <w:rFonts w:asciiTheme="majorHAnsi" w:hAnsiTheme="majorHAnsi"/>
        </w:rPr>
        <w:t xml:space="preserve">. The integration of a good many major states in the global south over the last quarter century into </w:t>
      </w:r>
      <w:r w:rsidRPr="0056482B">
        <w:rPr>
          <w:rStyle w:val="Emphasis"/>
          <w:rFonts w:asciiTheme="majorHAnsi" w:hAnsiTheme="majorHAnsi"/>
        </w:rPr>
        <w:t>global capitalism</w:t>
      </w:r>
      <w:r w:rsidRPr="0056482B">
        <w:rPr>
          <w:rFonts w:asciiTheme="majorHAnsi" w:hAnsiTheme="majorHAnsi"/>
        </w:rPr>
        <w:t xml:space="preserve">, often through the crucible of economic crises, </w:t>
      </w:r>
      <w:r w:rsidRPr="0056482B">
        <w:rPr>
          <w:rStyle w:val="Emphasis"/>
          <w:rFonts w:asciiTheme="majorHAnsi" w:hAnsiTheme="majorHAnsi"/>
        </w:rPr>
        <w:t>has extended but also complicated the imperial responsibilities of the American state.</w:t>
      </w:r>
      <w:r w:rsidRPr="0056482B">
        <w:rPr>
          <w:rFonts w:asciiTheme="majorHAnsi" w:hAnsiTheme="majorHAnsi"/>
        </w:rPr>
        <w:t xml:space="preserve"> Yet to always search for the rationale for U.S. military interventions in either the old logic of territorial expansion or the assertion of the specific interests of some fraction of American capital remains an all too common mistake. Rather, it is important to see that </w:t>
      </w:r>
      <w:r w:rsidRPr="0056482B">
        <w:rPr>
          <w:rStyle w:val="Emphasis"/>
          <w:rFonts w:asciiTheme="majorHAnsi" w:hAnsiTheme="majorHAnsi"/>
        </w:rPr>
        <w:t>the same logic of sustaining and expanding the conditions for a global capitalism that originally underlay the development and maintenance of overwhelming U.S. military power has left the American state with the burden of deploying that power</w:t>
      </w:r>
      <w:r w:rsidRPr="0056482B">
        <w:rPr>
          <w:rFonts w:asciiTheme="majorHAnsi" w:hAnsiTheme="majorHAnsi"/>
        </w:rPr>
        <w:t xml:space="preserve"> in the face of such morbid symptoms that so often accompany uneven capitalist development. Of course, it remains conventionally thought that the Pentagon bears the greatest responsibility for containing these morbid symptoms. This was perhaps most graphically expressed on the famous March 28, 1999 cover of the New York Times Magazine featuring Thomas Friedman's "Manifesto for a Fast World." Superimposed over a mailed fist were the bold words: "For globalization to work, America can't be afraid to act like the almighty superpower that it is." When the term empire was openly embraced to characterize the American state at the time of the Bush administration's response to 9/11 (including by some of its advisors), the stress was placed, in Niall Ferguson's words (and with typical hyperbole), on the "potential advantages of a self-conscious American imperialism" as against "the grave perils of being an 'empire in denial,"' against the threat of "non-state actors" like criminal organizations and terrorist cells.* </w:t>
      </w:r>
      <w:r w:rsidRPr="0056482B">
        <w:rPr>
          <w:rStyle w:val="Emphasis"/>
          <w:rFonts w:asciiTheme="majorHAnsi" w:hAnsiTheme="majorHAnsi"/>
        </w:rPr>
        <w:t>U.S. military interventions abroad are,</w:t>
      </w:r>
      <w:r w:rsidRPr="0056482B">
        <w:rPr>
          <w:rFonts w:asciiTheme="majorHAnsi" w:hAnsiTheme="majorHAnsi"/>
        </w:rPr>
        <w:t xml:space="preserve"> in fact, </w:t>
      </w:r>
      <w:r w:rsidRPr="0056482B">
        <w:rPr>
          <w:rStyle w:val="Emphasis"/>
          <w:rFonts w:asciiTheme="majorHAnsi" w:hAnsiTheme="majorHAnsi"/>
        </w:rPr>
        <w:t xml:space="preserve">perhaps best understood in a manner quite analogous to the violent </w:t>
      </w:r>
      <w:r w:rsidRPr="0056482B">
        <w:rPr>
          <w:rFonts w:asciiTheme="majorHAnsi" w:hAnsiTheme="majorHAnsi"/>
        </w:rPr>
        <w:t>role the</w:t>
      </w:r>
      <w:r w:rsidRPr="0056482B">
        <w:rPr>
          <w:rStyle w:val="Emphasis"/>
          <w:rFonts w:asciiTheme="majorHAnsi" w:hAnsiTheme="majorHAnsi"/>
        </w:rPr>
        <w:t xml:space="preserve"> Los Angeles Police Department </w:t>
      </w:r>
      <w:r w:rsidRPr="0056482B">
        <w:rPr>
          <w:rFonts w:asciiTheme="majorHAnsi" w:hAnsiTheme="majorHAnsi"/>
        </w:rPr>
        <w:t xml:space="preserve">(LAPD) plays </w:t>
      </w:r>
      <w:r w:rsidRPr="0056482B">
        <w:rPr>
          <w:rStyle w:val="Emphasis"/>
          <w:rFonts w:asciiTheme="majorHAnsi" w:hAnsiTheme="majorHAnsi"/>
        </w:rPr>
        <w:t>in South Central Los Angeles amid the morbid symptoms attending the intersections of traditional racism, new patterns of labor migration, the war on drugs, and urban youth gang life in the United States itself</w:t>
      </w:r>
      <w:r w:rsidRPr="0056482B">
        <w:rPr>
          <w:rFonts w:asciiTheme="majorHAnsi" w:hAnsiTheme="majorHAnsi"/>
        </w:rPr>
        <w:t xml:space="preserve">. In fact, the </w:t>
      </w:r>
      <w:r w:rsidRPr="0056482B">
        <w:rPr>
          <w:rStyle w:val="Emphasis"/>
          <w:rFonts w:asciiTheme="majorHAnsi" w:hAnsiTheme="majorHAnsi"/>
        </w:rPr>
        <w:t>wars that America has since fought have been in places quite marginal to the dynamics of global capitalism.</w:t>
      </w:r>
      <w:r w:rsidRPr="0056482B">
        <w:rPr>
          <w:rFonts w:asciiTheme="majorHAnsi" w:hAnsiTheme="majorHAnsi"/>
        </w:rPr>
        <w:t xml:space="preserve"> However much it deserves very close attention, the role the Pentagon plays around the world is less important to sustaining global capitalism than that of the U.S. Treasury and Federal Reserve, which have become the pivotal institutions in coordinating the economic policies of the world's capitalist states. U.S. military interventions abroad are best understood in a manner analogous to the violent role the LAPD plays in South Central Los Angeles. </w:t>
      </w:r>
      <w:r w:rsidRPr="0056482B">
        <w:rPr>
          <w:rStyle w:val="Emphasis"/>
          <w:rFonts w:asciiTheme="majorHAnsi" w:hAnsiTheme="majorHAnsi"/>
        </w:rPr>
        <w:t>This has been confirmed by the global economic crisis that began in 2007-08 and is still very much with us</w:t>
      </w:r>
      <w:r w:rsidRPr="0056482B">
        <w:rPr>
          <w:rFonts w:asciiTheme="majorHAnsi" w:hAnsiTheme="majorHAnsi"/>
        </w:rPr>
        <w:t xml:space="preserve">. </w:t>
      </w:r>
    </w:p>
    <w:p w:rsidR="00D76F97" w:rsidRPr="00DE4A05" w:rsidRDefault="00D76F97" w:rsidP="00D76F97">
      <w:pPr>
        <w:pStyle w:val="Heading3"/>
      </w:pPr>
      <w:r>
        <w:t>Impacts—Visas -&gt; Racial Stratification</w:t>
      </w:r>
    </w:p>
    <w:p w:rsidR="00D76F97" w:rsidRPr="00DE4A05" w:rsidRDefault="00D76F97" w:rsidP="00D76F97">
      <w:pPr>
        <w:pStyle w:val="Heading4"/>
        <w:rPr>
          <w:rFonts w:asciiTheme="minorHAnsi" w:hAnsiTheme="minorHAnsi" w:cstheme="minorHAnsi"/>
        </w:rPr>
      </w:pPr>
      <w:r>
        <w:rPr>
          <w:rFonts w:asciiTheme="minorHAnsi" w:hAnsiTheme="minorHAnsi" w:cstheme="minorHAnsi"/>
        </w:rPr>
        <w:t>The visa system relies on an interlocking system of racial capitalism to determine certain immigrants as deserving of US citizenship and others as a threat, burden, and criminal, which reinforces racial stratification and economic inequality.</w:t>
      </w:r>
    </w:p>
    <w:p w:rsidR="00D76F97" w:rsidRPr="00DE4A05" w:rsidRDefault="00D76F97" w:rsidP="00D76F97">
      <w:pPr>
        <w:rPr>
          <w:rFonts w:asciiTheme="minorHAnsi" w:hAnsiTheme="minorHAnsi" w:cstheme="minorHAnsi"/>
        </w:rPr>
      </w:pPr>
      <w:r w:rsidRPr="00DE4A05">
        <w:rPr>
          <w:rStyle w:val="Style13ptBold"/>
          <w:rFonts w:asciiTheme="minorHAnsi" w:hAnsiTheme="minorHAnsi" w:cstheme="minorHAnsi"/>
        </w:rPr>
        <w:t>Kretsedemas 12’</w:t>
      </w:r>
      <w:r w:rsidRPr="00DE4A05">
        <w:rPr>
          <w:rFonts w:asciiTheme="minorHAnsi" w:hAnsiTheme="minorHAnsi" w:cstheme="minorHAnsi"/>
        </w:rPr>
        <w:t xml:space="preserve"> (Philip Kretsedemas, </w:t>
      </w:r>
      <w:r w:rsidRPr="00DE4A05">
        <w:rPr>
          <w:rFonts w:asciiTheme="minorHAnsi" w:hAnsiTheme="minorHAnsi" w:cstheme="minorHAnsi"/>
          <w:i/>
        </w:rPr>
        <w:t xml:space="preserve">The Immigration Crucible: Transforming Race, Nation, and the Limits of the Law, </w:t>
      </w:r>
      <w:r w:rsidRPr="00DE4A05">
        <w:rPr>
          <w:rFonts w:asciiTheme="minorHAnsi" w:hAnsiTheme="minorHAnsi" w:cstheme="minorHAnsi"/>
        </w:rPr>
        <w:t>Columbia University Press</w:t>
      </w:r>
      <w:proofErr w:type="gramStart"/>
      <w:r w:rsidRPr="00DE4A05">
        <w:rPr>
          <w:rFonts w:asciiTheme="minorHAnsi" w:hAnsiTheme="minorHAnsi" w:cstheme="minorHAnsi"/>
        </w:rPr>
        <w:t>:New</w:t>
      </w:r>
      <w:proofErr w:type="gramEnd"/>
      <w:r w:rsidRPr="00DE4A05">
        <w:rPr>
          <w:rFonts w:asciiTheme="minorHAnsi" w:hAnsiTheme="minorHAnsi" w:cstheme="minorHAnsi"/>
        </w:rPr>
        <w:t xml:space="preserve"> York. 2012. Pgs. 36-38.)</w:t>
      </w:r>
      <w:r>
        <w:rPr>
          <w:rFonts w:asciiTheme="minorHAnsi" w:hAnsiTheme="minorHAnsi" w:cstheme="minorHAnsi"/>
        </w:rPr>
        <w:t>//KLB</w:t>
      </w:r>
    </w:p>
    <w:p w:rsidR="00D76F97" w:rsidRPr="00DE4A05" w:rsidRDefault="00D76F97" w:rsidP="00D76F97">
      <w:pPr>
        <w:rPr>
          <w:rFonts w:asciiTheme="minorHAnsi" w:hAnsiTheme="minorHAnsi" w:cstheme="minorHAnsi"/>
        </w:rPr>
      </w:pPr>
      <w:proofErr w:type="gramStart"/>
      <w:r w:rsidRPr="00DE4A05">
        <w:rPr>
          <w:rFonts w:asciiTheme="minorHAnsi" w:hAnsiTheme="minorHAnsi" w:cstheme="minorHAnsi"/>
        </w:rPr>
        <w:t>Racial-Ethnic Disparities and Nonimmigrant Flows.</w:t>
      </w:r>
      <w:proofErr w:type="gramEnd"/>
      <w:r w:rsidRPr="00DE4A05">
        <w:rPr>
          <w:rFonts w:asciiTheme="minorHAnsi" w:hAnsiTheme="minorHAnsi" w:cstheme="minorHAnsi"/>
        </w:rPr>
        <w:t xml:space="preserve"> </w:t>
      </w:r>
      <w:r w:rsidRPr="003E7E50">
        <w:rPr>
          <w:rStyle w:val="StyleUnderline"/>
          <w:highlight w:val="cyan"/>
        </w:rPr>
        <w:t>Within the critical literature on immigration there is little debate about the role that racial profiles play in shaping the likely targets of immigration enforcement</w:t>
      </w:r>
      <w:r w:rsidRPr="00DE4A05">
        <w:rPr>
          <w:rFonts w:asciiTheme="minorHAnsi" w:hAnsiTheme="minorHAnsi" w:cstheme="minorHAnsi"/>
        </w:rPr>
        <w:t xml:space="preserve"> (Dow 2005; Fernandes 2007; Hing 2003; Ndaula and Satyal 2008). </w:t>
      </w:r>
      <w:r w:rsidRPr="00DD2C57">
        <w:rPr>
          <w:rStyle w:val="StyleUnderline"/>
          <w:highlight w:val="cyan"/>
        </w:rPr>
        <w:t>Coded discourses on race can be used to justify enforcement practices that seek to keep out (or kick out) particular kinds of national origin groups</w:t>
      </w:r>
      <w:r w:rsidRPr="00DE4A05">
        <w:rPr>
          <w:rFonts w:asciiTheme="minorHAnsi" w:hAnsiTheme="minorHAnsi" w:cstheme="minorHAnsi"/>
        </w:rPr>
        <w:t xml:space="preserve">. On the other hand, </w:t>
      </w:r>
      <w:r w:rsidRPr="00253D1A">
        <w:rPr>
          <w:rStyle w:val="StyleUnderline"/>
          <w:highlight w:val="cyan"/>
        </w:rPr>
        <w:t>racial disparities in migrant recruitment trends can reinforce patterns in racial stratification that coercively integrate migrants in to the lower tiers of the U.S. economy.</w:t>
      </w:r>
      <w:r w:rsidRPr="00DE4A05">
        <w:rPr>
          <w:rFonts w:asciiTheme="minorHAnsi" w:hAnsiTheme="minorHAnsi" w:cstheme="minorHAnsi"/>
        </w:rPr>
        <w:t xml:space="preserve"> In this section, I take a look at racial disparities that are no less complex but that have more to do with the legal channels that bring noncitizens into the United Sates—and the implications this holds for who is most likely to become a citizen, remain an alien, or become “illegal.”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From a broad historical perspective, </w:t>
      </w:r>
      <w:r w:rsidRPr="007D224B">
        <w:rPr>
          <w:rStyle w:val="Emphasis"/>
          <w:highlight w:val="cyan"/>
        </w:rPr>
        <w:t>there is clear correlation between legal status and race. In the antebellum era, race was legal status that played an instrumental role in reproducing the racial strata of that era.</w:t>
      </w:r>
      <w:r w:rsidRPr="00DE4A05">
        <w:rPr>
          <w:rFonts w:asciiTheme="minorHAnsi" w:hAnsiTheme="minorHAnsi" w:cstheme="minorHAnsi"/>
        </w:rPr>
        <w:t xml:space="preserve"> Vilna Bashi (2004) has explained how </w:t>
      </w:r>
      <w:r w:rsidRPr="00121152">
        <w:rPr>
          <w:rStyle w:val="StyleUnderline"/>
          <w:highlight w:val="cyan"/>
        </w:rPr>
        <w:t>U.S. immigration law has historically been used to recruit black migrants, and other racialized populations, as disposable labor.</w:t>
      </w:r>
      <w:r w:rsidRPr="00DE4A05">
        <w:rPr>
          <w:rFonts w:asciiTheme="minorHAnsi" w:hAnsiTheme="minorHAnsi" w:cstheme="minorHAnsi"/>
        </w:rPr>
        <w:t xml:space="preserve"> </w:t>
      </w:r>
      <w:r w:rsidRPr="00121152">
        <w:rPr>
          <w:rStyle w:val="Emphasis"/>
          <w:highlight w:val="cyan"/>
        </w:rPr>
        <w:t>Assigning a migrant a temporary legal status that offers no pathway to naturalization makes it much easier for local authorities to treat them in this manner.</w:t>
      </w:r>
      <w:r w:rsidRPr="00DE4A05">
        <w:rPr>
          <w:rFonts w:asciiTheme="minorHAnsi" w:hAnsiTheme="minorHAnsi" w:cstheme="minorHAnsi"/>
        </w:rPr>
        <w:t xml:space="preserve"> This is why, as several scholars have pointed out, </w:t>
      </w:r>
      <w:r w:rsidRPr="00121152">
        <w:rPr>
          <w:rStyle w:val="StyleUnderline"/>
          <w:highlight w:val="cyan"/>
        </w:rPr>
        <w:t>the processes of illegalization and racialization are inextricably intertwined</w:t>
      </w:r>
      <w:r w:rsidRPr="00DE4A05">
        <w:rPr>
          <w:rFonts w:asciiTheme="minorHAnsi" w:hAnsiTheme="minorHAnsi" w:cstheme="minorHAnsi"/>
        </w:rPr>
        <w:t xml:space="preserve"> (Calavita 2005; Chavez 2008; Ngai 2005; Willen 2007).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If we extend these observations to the nonimmigrant flow, we might assume that </w:t>
      </w:r>
      <w:r w:rsidRPr="00121152">
        <w:rPr>
          <w:rStyle w:val="StyleUnderline"/>
          <w:highlight w:val="cyan"/>
        </w:rPr>
        <w:t>legal distinctions between immigrants and nonimmigrants correspond with a new kind of racial hierarchy</w:t>
      </w:r>
      <w:r w:rsidRPr="00DE4A05">
        <w:rPr>
          <w:rFonts w:asciiTheme="minorHAnsi" w:hAnsiTheme="minorHAnsi" w:cstheme="minorHAnsi"/>
        </w:rPr>
        <w:t xml:space="preserve">. So we should expect the more secure legal categories (the legal permanent resident and the citizen) to be dominated by historically preferred racial-ethnic groups and the least secure legal categories )the nonimmigrants and the unauthorized migrant) to be used as recruitment channels for a new, racialized, underclass. But this is not exactly what is happening.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The nonimmigrant flow has become a conduit for several different patterns of migration, which correspond to the role this flow is now playing as the primary source of all new arrivals to the United States. It also appears that current patterns in racial-ethnic stratification have less to do with the range of options that different populations have to enter the United States, the easy by which they can adjust to permanent status once they arrive, and their vulnerability to losing this status even after it has been attained.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In this regard, a migrant’s legal status does not automatically determine whether, or to what extent, she is pushed into a condition of de facto statelessness. The migrant’s legal status can be regarded as a mitigating condition that determines how vulnerable he is to these hazards, but it does not explain how this latent possibility (of being deported, of losing your legal status, of being forced to work under the condition of “illegality,” etc.) is converted into an immanent reality. It is not </w:t>
      </w:r>
      <w:proofErr w:type="gramStart"/>
      <w:r w:rsidRPr="00DE4A05">
        <w:rPr>
          <w:rFonts w:asciiTheme="minorHAnsi" w:hAnsiTheme="minorHAnsi" w:cstheme="minorHAnsi"/>
        </w:rPr>
        <w:t>he</w:t>
      </w:r>
      <w:proofErr w:type="gramEnd"/>
      <w:r w:rsidRPr="00DE4A05">
        <w:rPr>
          <w:rFonts w:asciiTheme="minorHAnsi" w:hAnsiTheme="minorHAnsi" w:cstheme="minorHAnsi"/>
        </w:rPr>
        <w:t xml:space="preserve"> formal letter of the law that matters so much as the factors that determine how the letter of the law is interpreted (or ignored) in specific instances by specific social actors. </w:t>
      </w:r>
    </w:p>
    <w:p w:rsidR="00D76F97" w:rsidRPr="00121152" w:rsidRDefault="00D76F97" w:rsidP="00D76F97">
      <w:pPr>
        <w:rPr>
          <w:rStyle w:val="StyleUnderline"/>
        </w:rPr>
      </w:pPr>
      <w:r w:rsidRPr="00121152">
        <w:rPr>
          <w:rStyle w:val="StyleUnderline"/>
          <w:highlight w:val="cyan"/>
        </w:rPr>
        <w:t>This situation is typical of the way that U.S. law has historically justified (and obscured) the dynamics of racial discrimination</w:t>
      </w:r>
      <w:r w:rsidRPr="00DE4A05">
        <w:rPr>
          <w:rFonts w:asciiTheme="minorHAnsi" w:hAnsiTheme="minorHAnsi" w:cstheme="minorHAnsi"/>
        </w:rPr>
        <w:t xml:space="preserve"> (see Chapters 4 and 5</w:t>
      </w:r>
      <w:r w:rsidRPr="00121152">
        <w:rPr>
          <w:rStyle w:val="StyleUnderline"/>
          <w:highlight w:val="cyan"/>
        </w:rPr>
        <w:t>). These discriminatory practices operate within a gray zone of discretionary authority that determines how laws and enforcement practices are applied to specific bodies at specific points in time</w:t>
      </w:r>
      <w:r w:rsidRPr="00DE4A05">
        <w:rPr>
          <w:rFonts w:asciiTheme="minorHAnsi" w:hAnsiTheme="minorHAnsi" w:cstheme="minorHAnsi"/>
        </w:rPr>
        <w:t xml:space="preserve">. This is why there is quite a bit of slippage between the hierarchy of legal statuses that has recently been created by U.S. immigration law and existing patterns of racial-ethnic stratification. </w:t>
      </w:r>
      <w:r w:rsidRPr="00121152">
        <w:rPr>
          <w:rStyle w:val="StyleUnderline"/>
          <w:highlight w:val="cyan"/>
        </w:rPr>
        <w:t>For some populations, legal permanent resident status does not guarantee immunity from the hazards of statelessness.</w:t>
      </w:r>
      <w:r w:rsidRPr="00DE4A05">
        <w:rPr>
          <w:rFonts w:asciiTheme="minorHAnsi" w:hAnsiTheme="minorHAnsi" w:cstheme="minorHAnsi"/>
        </w:rPr>
        <w:t xml:space="preserve"> For other populations, the nonimmigrant visa can function as a relatively privileged kind of legal status. </w:t>
      </w:r>
      <w:r w:rsidRPr="00121152">
        <w:rPr>
          <w:rStyle w:val="StyleUnderline"/>
          <w:highlight w:val="cyan"/>
        </w:rPr>
        <w:t>Migration patterns for African, Caribbean, and European nationals provide a good introduction to these disparities.</w:t>
      </w:r>
      <w:r w:rsidRPr="00121152">
        <w:rPr>
          <w:rStyle w:val="StyleUnderline"/>
        </w:rPr>
        <w:t xml:space="preserve"> </w:t>
      </w:r>
    </w:p>
    <w:p w:rsidR="00D76F97" w:rsidRPr="00DE4A05" w:rsidRDefault="00D76F97" w:rsidP="00D76F97">
      <w:pPr>
        <w:pStyle w:val="Heading4"/>
        <w:rPr>
          <w:rFonts w:asciiTheme="minorHAnsi" w:hAnsiTheme="minorHAnsi" w:cstheme="minorHAnsi"/>
        </w:rPr>
      </w:pPr>
      <w:r w:rsidRPr="00DE4A05">
        <w:rPr>
          <w:rFonts w:asciiTheme="minorHAnsi" w:hAnsiTheme="minorHAnsi" w:cstheme="minorHAnsi"/>
        </w:rPr>
        <w:t xml:space="preserve">The U.S.-Mexico border policed more than U.S. Canada, which is evidence of the racialization of immigration </w:t>
      </w:r>
    </w:p>
    <w:p w:rsidR="00D76F97" w:rsidRPr="00DE4A05" w:rsidRDefault="00D76F97" w:rsidP="00D76F97">
      <w:pPr>
        <w:rPr>
          <w:rFonts w:asciiTheme="minorHAnsi" w:hAnsiTheme="minorHAnsi" w:cstheme="minorHAnsi"/>
        </w:rPr>
      </w:pPr>
      <w:r w:rsidRPr="00DE4A05">
        <w:rPr>
          <w:rStyle w:val="Style13ptBold"/>
          <w:rFonts w:asciiTheme="minorHAnsi" w:hAnsiTheme="minorHAnsi" w:cstheme="minorHAnsi"/>
        </w:rPr>
        <w:t>Kretsedemas 12’</w:t>
      </w:r>
      <w:r w:rsidRPr="00DE4A05">
        <w:rPr>
          <w:rFonts w:asciiTheme="minorHAnsi" w:hAnsiTheme="minorHAnsi" w:cstheme="minorHAnsi"/>
        </w:rPr>
        <w:t xml:space="preserve"> (Philip Kretsedemas, </w:t>
      </w:r>
      <w:r w:rsidRPr="00DE4A05">
        <w:rPr>
          <w:rFonts w:asciiTheme="minorHAnsi" w:hAnsiTheme="minorHAnsi" w:cstheme="minorHAnsi"/>
          <w:i/>
        </w:rPr>
        <w:t xml:space="preserve">The Immigration Crucible: Transforming Race, Nation, and the Limits of the Law, </w:t>
      </w:r>
      <w:r w:rsidRPr="00DE4A05">
        <w:rPr>
          <w:rFonts w:asciiTheme="minorHAnsi" w:hAnsiTheme="minorHAnsi" w:cstheme="minorHAnsi"/>
        </w:rPr>
        <w:t>Columbia University Press</w:t>
      </w:r>
      <w:proofErr w:type="gramStart"/>
      <w:r w:rsidRPr="00DE4A05">
        <w:rPr>
          <w:rFonts w:asciiTheme="minorHAnsi" w:hAnsiTheme="minorHAnsi" w:cstheme="minorHAnsi"/>
        </w:rPr>
        <w:t>:New</w:t>
      </w:r>
      <w:proofErr w:type="gramEnd"/>
      <w:r w:rsidRPr="00DE4A05">
        <w:rPr>
          <w:rFonts w:asciiTheme="minorHAnsi" w:hAnsiTheme="minorHAnsi" w:cstheme="minorHAnsi"/>
        </w:rPr>
        <w:t xml:space="preserve"> York. 2012. Pg. 38)</w:t>
      </w:r>
      <w:r>
        <w:rPr>
          <w:rFonts w:asciiTheme="minorHAnsi" w:hAnsiTheme="minorHAnsi" w:cstheme="minorHAnsi"/>
        </w:rPr>
        <w:t>//KLB</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There are other kinds of racial-ethnic disparities within the nonimmigrant flow that are more closely tied to selection processes that favor professional workers. For example, over 75 percent of all unauthorized migrants who entered the United States between 1998 and 2008 were Latin American nationals. In contrast, Latin American nationals account for only 34 percent of all persons who were granted legal permanent residence during this same period of time, and they are an even smaller share (20 percent) of the professional work visa population (see table 2.4). </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It is very telling that more Latin American nationals entered the United States as unauthorized migrants during this period than as legal immigrants. For immigration restrictionists this statistic would seem to offer a case for stronger border control, but it also draws attention to a historic reluctance to encourage legal migration from Latin America, and from Mexico in particular. The U.S.-Canada border has not been policed as intensively as the U.S.-Mexico border. 31 U.S. policies on Mexican immigration have also been much more restrictive than those of other liberal, democratic societies that share a common border. For example, the transferable political, social, and civil rights that are extended to the citizens of all European Union members states would be unthinkable at the present time as a framework for U.S.-Mexico relations (Gelatt 2005). All of this underscores the defensive posture that the United States has taken toward Latin American immigration). </w:t>
      </w:r>
    </w:p>
    <w:p w:rsidR="00D76F97" w:rsidRPr="00DE4A05" w:rsidRDefault="00D76F97" w:rsidP="00D76F97">
      <w:pPr>
        <w:pStyle w:val="Heading4"/>
        <w:rPr>
          <w:rFonts w:asciiTheme="minorHAnsi" w:hAnsiTheme="minorHAnsi" w:cstheme="minorHAnsi"/>
        </w:rPr>
      </w:pPr>
      <w:r w:rsidRPr="00DE4A05">
        <w:rPr>
          <w:rFonts w:asciiTheme="minorHAnsi" w:hAnsiTheme="minorHAnsi" w:cstheme="minorHAnsi"/>
        </w:rPr>
        <w:t xml:space="preserve">Immigration is based on white racial frames that evaluate non-white Others utility to the nation-state—The Immigration narrative is modeled off of the experiences of European immigrants, which is then weaponized against non-European immigrants. </w:t>
      </w:r>
    </w:p>
    <w:p w:rsidR="00D76F97" w:rsidRPr="00DE4A05" w:rsidRDefault="00D76F97" w:rsidP="00D76F97">
      <w:pPr>
        <w:rPr>
          <w:rFonts w:asciiTheme="minorHAnsi" w:hAnsiTheme="minorHAnsi" w:cstheme="minorHAnsi"/>
        </w:rPr>
      </w:pPr>
      <w:r w:rsidRPr="00DE4A05">
        <w:rPr>
          <w:rStyle w:val="Style13ptBold"/>
          <w:rFonts w:asciiTheme="minorHAnsi" w:hAnsiTheme="minorHAnsi" w:cstheme="minorHAnsi"/>
        </w:rPr>
        <w:t>Saenz and Douglas 15’</w:t>
      </w:r>
      <w:r w:rsidRPr="00DE4A05">
        <w:rPr>
          <w:rFonts w:asciiTheme="minorHAnsi" w:hAnsiTheme="minorHAnsi" w:cstheme="minorHAnsi"/>
        </w:rPr>
        <w:t xml:space="preserve"> (Rogelio Saenz and Karen Manges Douglas, “A Call for the </w:t>
      </w:r>
      <w:proofErr w:type="gramStart"/>
      <w:r w:rsidRPr="00DE4A05">
        <w:rPr>
          <w:rFonts w:asciiTheme="minorHAnsi" w:hAnsiTheme="minorHAnsi" w:cstheme="minorHAnsi"/>
        </w:rPr>
        <w:t>Racialization  of</w:t>
      </w:r>
      <w:proofErr w:type="gramEnd"/>
      <w:r w:rsidRPr="00DE4A05">
        <w:rPr>
          <w:rFonts w:asciiTheme="minorHAnsi" w:hAnsiTheme="minorHAnsi" w:cstheme="minorHAnsi"/>
        </w:rPr>
        <w:t xml:space="preserve"> Immigration Studies:  On the Transition of Ethnic Immigrants to Racialized Immigrants”. </w:t>
      </w:r>
      <w:r w:rsidRPr="00DE4A05">
        <w:rPr>
          <w:rFonts w:asciiTheme="minorHAnsi" w:hAnsiTheme="minorHAnsi" w:cstheme="minorHAnsi"/>
          <w:i/>
        </w:rPr>
        <w:t>Sociology of Race and Ethnicity</w:t>
      </w:r>
      <w:r w:rsidRPr="00DE4A05">
        <w:rPr>
          <w:rFonts w:asciiTheme="minorHAnsi" w:hAnsiTheme="minorHAnsi" w:cstheme="minorHAnsi"/>
        </w:rPr>
        <w:t>, 2015, Vol. 1(1), Pgs. 174-175.)</w:t>
      </w:r>
    </w:p>
    <w:p w:rsidR="00D76F97" w:rsidRPr="00DE4A05" w:rsidRDefault="00D76F97" w:rsidP="00D76F97">
      <w:pPr>
        <w:rPr>
          <w:rFonts w:asciiTheme="minorHAnsi" w:hAnsiTheme="minorHAnsi" w:cstheme="minorHAnsi"/>
        </w:rPr>
      </w:pPr>
      <w:r w:rsidRPr="00DE4A05">
        <w:rPr>
          <w:rStyle w:val="StyleUnderline"/>
          <w:rFonts w:asciiTheme="minorHAnsi" w:hAnsiTheme="minorHAnsi" w:cstheme="minorHAnsi"/>
          <w:highlight w:val="cyan"/>
        </w:rPr>
        <w:t>The white racial frame features a superior view of the white ingroup and an inferior view of the nonwhite outgroup.</w:t>
      </w:r>
      <w:r w:rsidRPr="00DE4A05">
        <w:rPr>
          <w:rFonts w:asciiTheme="minorHAnsi" w:hAnsiTheme="minorHAnsi" w:cstheme="minorHAnsi"/>
        </w:rPr>
        <w:t xml:space="preserve"> The white racial frame is a powerful and hegemonic perspective that for most whites is all encompassing when it comes to making sense of race race in this country; as such, the white racial frame has “routinely defined a way of being, a broad perspective on life, and one that provides the language and interpretations that help structure, normalize, and make sense out of society” (Feagin 2013:11). In many ways, </w:t>
      </w:r>
      <w:r w:rsidRPr="00DE4A05">
        <w:rPr>
          <w:rStyle w:val="StyleUnderline"/>
          <w:rFonts w:asciiTheme="minorHAnsi" w:hAnsiTheme="minorHAnsi" w:cstheme="minorHAnsi"/>
          <w:highlight w:val="cyan"/>
        </w:rPr>
        <w:t>the white racial frame serves to justify, legitimize, and make sense of the superior position of whites and the inferior standing of groups of color. In addition, the interpretation of racial issues from the white racial frame results in the minimization of racial inequities and on a larger scale “collective forgetting” as well as “collective memories”</w:t>
      </w:r>
      <w:r w:rsidRPr="00DE4A05">
        <w:rPr>
          <w:rStyle w:val="StyleUnderline"/>
          <w:rFonts w:asciiTheme="minorHAnsi" w:hAnsiTheme="minorHAnsi" w:cstheme="minorHAnsi"/>
        </w:rPr>
        <w:t xml:space="preserve"> </w:t>
      </w:r>
      <w:r w:rsidRPr="00DE4A05">
        <w:rPr>
          <w:rFonts w:asciiTheme="minorHAnsi" w:hAnsiTheme="minorHAnsi" w:cstheme="minorHAnsi"/>
        </w:rPr>
        <w:t xml:space="preserve">(Feagin 2013:13), in which collective narratives are developed and passed on through generations, </w:t>
      </w:r>
      <w:r w:rsidRPr="00DE4A05">
        <w:rPr>
          <w:rStyle w:val="StyleUnderline"/>
          <w:rFonts w:asciiTheme="minorHAnsi" w:hAnsiTheme="minorHAnsi" w:cstheme="minorHAnsi"/>
          <w:highlight w:val="cyan"/>
        </w:rPr>
        <w:t>which make the intolerable acceptable</w:t>
      </w:r>
      <w:r w:rsidRPr="00DE4A05">
        <w:rPr>
          <w:rFonts w:asciiTheme="minorHAnsi" w:hAnsiTheme="minorHAnsi" w:cstheme="minorHAnsi"/>
        </w:rPr>
        <w:t xml:space="preserve">. Thus, many whites routinely view George Washington and Thomas Jefferson as being “good” slave owners who were not racists. Many whites who grew up in the South during Jim Crow reminisce about everyone—white and black—getting along well during that time. For immigrants, collective amnesia results from incomplete historiographies that overwhelmingly focus on the experiences of </w:t>
      </w:r>
      <w:r w:rsidRPr="00DE4A05">
        <w:rPr>
          <w:rStyle w:val="StyleUnderline"/>
          <w:rFonts w:asciiTheme="minorHAnsi" w:hAnsiTheme="minorHAnsi" w:cstheme="minorHAnsi"/>
          <w:highlight w:val="cyan"/>
        </w:rPr>
        <w:t>European immigrants and mythologize a narrative of the United States as a welcoming beacon to the world’s huddled masses.</w:t>
      </w:r>
      <w:r w:rsidRPr="00DE4A05">
        <w:rPr>
          <w:rFonts w:asciiTheme="minorHAnsi" w:hAnsiTheme="minorHAnsi" w:cstheme="minorHAnsi"/>
        </w:rPr>
        <w:t xml:space="preserve"> Instead, </w:t>
      </w:r>
      <w:r w:rsidRPr="00DE4A05">
        <w:rPr>
          <w:rStyle w:val="Emphasis"/>
          <w:rFonts w:asciiTheme="minorHAnsi" w:hAnsiTheme="minorHAnsi" w:cstheme="minorHAnsi"/>
          <w:highlight w:val="cyan"/>
        </w:rPr>
        <w:t>the reality of immigration policies is one that has been racially restrictive with occasional bursts of liberalism rather than the opposite more popular accounting. It is through the lens of the white racial frame that people of color, including immigrants, are conceptualized, viewed, and judged.</w:t>
      </w:r>
      <w:r w:rsidRPr="00DE4A05">
        <w:rPr>
          <w:rFonts w:asciiTheme="minorHAnsi" w:hAnsiTheme="minorHAnsi" w:cstheme="minorHAnsi"/>
        </w:rPr>
        <w:t xml:space="preserve"> This mental blueprint is handy </w:t>
      </w:r>
      <w:r w:rsidRPr="00DE4A05">
        <w:rPr>
          <w:rStyle w:val="StyleUnderline"/>
          <w:rFonts w:asciiTheme="minorHAnsi" w:hAnsiTheme="minorHAnsi" w:cstheme="minorHAnsi"/>
          <w:highlight w:val="cyan"/>
        </w:rPr>
        <w:t>to justify the positioning of people of color at the base of the U.S. racial system. The white racial frame serves to justify high prevalence of poverty, low levels of education, and limited economic mobility of members of these groups.</w:t>
      </w:r>
      <w:r w:rsidRPr="00DE4A05">
        <w:rPr>
          <w:rStyle w:val="StyleUnderline"/>
          <w:rFonts w:asciiTheme="minorHAnsi" w:hAnsiTheme="minorHAnsi" w:cstheme="minorHAnsi"/>
        </w:rPr>
        <w:t xml:space="preserve"> </w:t>
      </w:r>
      <w:r w:rsidRPr="00DE4A05">
        <w:rPr>
          <w:rFonts w:asciiTheme="minorHAnsi" w:hAnsiTheme="minorHAnsi" w:cstheme="minorHAnsi"/>
        </w:rPr>
        <w:t xml:space="preserve">The framework also minimizes the structural features that promote and sustain the inequality of people of color by placing the blame on their own personal shortcomings. Feagin and Cobas (2014) offer an excellent analysis of how the white racial framework is used to racialize Latinos and ensuing negative consequences. They find that higher levels of education and socioeconomic status do not protect Latinos from racism. Nonetheless, the treatment of Latinos with limited education and socioeconomic resources is far worse. Feagin and Cobas (2014) document how language is a central stage where Latinos encounter censure from whites. They observe that whites use several strategies including silencing of Spanish speakers (“stop speaking Spanish, you’re in the United States”), voicing suspicion and fearing Spanish speakers (“What are you saying? Why don’t you speak in English?”), questioning and doubting English proficiency (“Did you really write that?”), denigrating Spanishaccented English (a salesperson imitating the accented English of a customer), and ignoring Spanish speakers (waitress ignoring customers speaking Spanish). No doubt, these encounters reveal that many whites do not tolerate Latinos speaking Spanish in their presence. From the perspective of the white racial frame, speaking Spanish represents an effrontery to the dominant English language and a threat to white space and white control. Geography represents another area that is highly racialized. Whites guard certain physical space and its surrounding environs against the intrusion of people of color (Feagin and Cobas 2014). Moore (2008) shows how elite law schools represent white space designed—through its faculty, the manner in which law is taught, and so forth—to embrace whites and reproduce white privilege. In this setting, law students of color feel isolated and unsupported. </w:t>
      </w:r>
      <w:r w:rsidRPr="00DE4A05">
        <w:rPr>
          <w:rStyle w:val="StyleUnderline"/>
          <w:rFonts w:asciiTheme="minorHAnsi" w:hAnsiTheme="minorHAnsi" w:cstheme="minorHAnsi"/>
          <w:highlight w:val="cyan"/>
        </w:rPr>
        <w:t>We can think of most institutional spaces that we enter—such as banks, schools, governmental offices, churches, hospitals, and so forth—representing safe space for whites who are much more likely to feel comfort compared to people of color.</w:t>
      </w:r>
      <w:r w:rsidRPr="00DE4A05">
        <w:rPr>
          <w:rFonts w:asciiTheme="minorHAnsi" w:hAnsiTheme="minorHAnsi" w:cstheme="minorHAnsi"/>
        </w:rPr>
        <w:t xml:space="preserve"> Feagin and Cobas (2014) document different situations in which their Latino respondents were chided for invading white space, including encounters with police officers (“Boy, where are you from?”), other types of discrimination while traveling (a white woman refusing to use a bathroom that a Latino young man used in an airplane), and problems crossing the border (highly intrusive search that takes place of the vehicle of Latinos). The messages are clear: Latinos do not belong in white neighborhoods, do not represent the typical American tourist, and provoke suspicion when entering the United States. The white racial frame defines the profile of who is white, who belongs in white space, and a litany of stereotypes and images of Latinos as criminals and invaders.</w:t>
      </w:r>
    </w:p>
    <w:p w:rsidR="00D76F97" w:rsidRPr="00DE4A05" w:rsidRDefault="00D76F97" w:rsidP="00D76F97">
      <w:pPr>
        <w:rPr>
          <w:rFonts w:asciiTheme="minorHAnsi" w:hAnsiTheme="minorHAnsi" w:cstheme="minorHAnsi"/>
        </w:rPr>
      </w:pPr>
      <w:r w:rsidRPr="00DE4A05">
        <w:rPr>
          <w:rFonts w:asciiTheme="minorHAnsi" w:hAnsiTheme="minorHAnsi" w:cstheme="minorHAnsi"/>
        </w:rPr>
        <w:t>The theoretical contributions of Bonilla-Silva, Feagin, and other race scholars provide an important lens to better understand the experiences of immigrants in the United States. These perspectives provide important structural and contextual elements that are missing from research on immigrants that continue to use the assimilation perspective or one of its variants. It is clear that for many immigrants in the United States today, assimilation is not a possibility. The white mainstream does not view many immigrants, especially Mexicans and other Latinos, as Americans or as potential Americans. White superiority is played out in the immigration arena perhaps in an even stronger fashion than in typical race relations in this country. Increasingly</w:t>
      </w:r>
      <w:r w:rsidRPr="00DE4A05">
        <w:rPr>
          <w:rStyle w:val="Emphasis"/>
          <w:rFonts w:asciiTheme="minorHAnsi" w:hAnsiTheme="minorHAnsi" w:cstheme="minorHAnsi"/>
        </w:rPr>
        <w:t xml:space="preserve"> </w:t>
      </w:r>
      <w:r w:rsidRPr="00DE4A05">
        <w:rPr>
          <w:rStyle w:val="Emphasis"/>
          <w:rFonts w:asciiTheme="minorHAnsi" w:hAnsiTheme="minorHAnsi" w:cstheme="minorHAnsi"/>
          <w:highlight w:val="cyan"/>
        </w:rPr>
        <w:t>the discourse on immigrants and immigration is definitely not subtle, nuanced, and colorblind.</w:t>
      </w:r>
      <w:r w:rsidRPr="00DE4A05">
        <w:rPr>
          <w:rStyle w:val="Emphasis"/>
          <w:rFonts w:asciiTheme="minorHAnsi" w:hAnsiTheme="minorHAnsi" w:cstheme="minorHAnsi"/>
        </w:rPr>
        <w:t xml:space="preserve"> </w:t>
      </w:r>
      <w:r w:rsidRPr="00DE4A05">
        <w:rPr>
          <w:rFonts w:asciiTheme="minorHAnsi" w:hAnsiTheme="minorHAnsi" w:cstheme="minorHAnsi"/>
        </w:rPr>
        <w:t xml:space="preserve">Rather, as Santa Ana (1994, 2002), Romero (2011), and Chavez (2013) have shown, </w:t>
      </w:r>
      <w:r w:rsidRPr="00DE4A05">
        <w:rPr>
          <w:rStyle w:val="StyleUnderline"/>
          <w:rFonts w:asciiTheme="minorHAnsi" w:hAnsiTheme="minorHAnsi" w:cstheme="minorHAnsi"/>
          <w:highlight w:val="cyan"/>
        </w:rPr>
        <w:t>the discourse and images associated with immigrants are overt and hateful, with immigrants viewed as animals, criminals, breeders, and people bringing violence and diseases into this country.</w:t>
      </w:r>
      <w:r w:rsidRPr="00DE4A05">
        <w:rPr>
          <w:rFonts w:asciiTheme="minorHAnsi" w:hAnsiTheme="minorHAnsi" w:cstheme="minorHAnsi"/>
        </w:rPr>
        <w:t xml:space="preserve"> Having overviewed the need for incorporating race perspectives into the study of the experiences of immigrants in the United States, we now turn to a discussion of methodological innovations that should be introduced into research to take advantage of the insights that the theoretical perspectives offer.</w:t>
      </w:r>
    </w:p>
    <w:p w:rsidR="00F67BD3" w:rsidRPr="00F67BD3" w:rsidRDefault="00F67BD3" w:rsidP="00F67BD3"/>
    <w:p w:rsidR="006B7A16" w:rsidRDefault="006B7A16" w:rsidP="006B7A16">
      <w:pPr>
        <w:pStyle w:val="Heading3"/>
      </w:pPr>
      <w:r>
        <w:t>Impacts—Warming</w:t>
      </w:r>
    </w:p>
    <w:p w:rsidR="006B7A16" w:rsidRDefault="006B7A16" w:rsidP="006B7A16"/>
    <w:p w:rsidR="006B7A16" w:rsidRDefault="006B7A16" w:rsidP="006B7A16">
      <w:pPr>
        <w:pStyle w:val="Heading4"/>
      </w:pPr>
      <w:r>
        <w:t xml:space="preserve">The impact is </w:t>
      </w:r>
      <w:r w:rsidRPr="006B6152">
        <w:rPr>
          <w:u w:val="single"/>
        </w:rPr>
        <w:t>unending crisis</w:t>
      </w:r>
      <w:r>
        <w:t xml:space="preserve"> and </w:t>
      </w:r>
      <w:r w:rsidRPr="006B6152">
        <w:rPr>
          <w:u w:val="single"/>
        </w:rPr>
        <w:t>ecological destruction</w:t>
      </w:r>
      <w:r>
        <w:t xml:space="preserve"> culminating in </w:t>
      </w:r>
      <w:r w:rsidRPr="006B6152">
        <w:rPr>
          <w:u w:val="single"/>
        </w:rPr>
        <w:t>extinction</w:t>
      </w:r>
      <w:r>
        <w:t xml:space="preserve">—revolutionary change must begin from this starting point. </w:t>
      </w:r>
    </w:p>
    <w:p w:rsidR="006B7A16" w:rsidRDefault="006B7A16" w:rsidP="006B7A16">
      <w:r w:rsidRPr="00354BBE">
        <w:rPr>
          <w:rStyle w:val="Style13ptBold"/>
        </w:rPr>
        <w:t>Hope, 18</w:t>
      </w:r>
      <w:r>
        <w:t xml:space="preserve"> – Wayne, Professor at Auckland University of Technology, Auckland, New Zealand (“Epochality, Global Capitalism and Ecology,” tripleC 16(2): 562-576, 2018, http://www.triple-c.at)//BL</w:t>
      </w:r>
    </w:p>
    <w:p w:rsidR="006B7A16" w:rsidRDefault="006B7A16" w:rsidP="006B7A16">
      <w:r>
        <w:t>Earth, Epochality and Global Capitalism</w:t>
      </w:r>
    </w:p>
    <w:p w:rsidR="006B7A16" w:rsidRPr="00F81A2D" w:rsidRDefault="006B7A16" w:rsidP="006B7A16">
      <w:pPr>
        <w:rPr>
          <w:sz w:val="16"/>
        </w:rPr>
      </w:pPr>
      <w:r w:rsidRPr="00D81639">
        <w:rPr>
          <w:rStyle w:val="StyleUnderline"/>
          <w:highlight w:val="green"/>
        </w:rPr>
        <w:t xml:space="preserve">Understanding the ecological dimensions of global capitalism requires us to reconcile </w:t>
      </w:r>
      <w:r w:rsidRPr="00F81A2D">
        <w:rPr>
          <w:rStyle w:val="StyleUnderline"/>
        </w:rPr>
        <w:t xml:space="preserve">natural-scientific </w:t>
      </w:r>
      <w:r w:rsidRPr="00D81639">
        <w:rPr>
          <w:rStyle w:val="StyleUnderline"/>
          <w:highlight w:val="green"/>
        </w:rPr>
        <w:t>chronologies</w:t>
      </w:r>
      <w:r w:rsidRPr="004E3A60">
        <w:rPr>
          <w:rStyle w:val="StyleUnderline"/>
        </w:rPr>
        <w:t xml:space="preserve"> of epochal change with anthropogenic accounts of how people collectively construct their own epochal histories.</w:t>
      </w:r>
      <w:r w:rsidRPr="00F81A2D">
        <w:rPr>
          <w:sz w:val="16"/>
        </w:rPr>
        <w:t xml:space="preserve"> This realisation underlines Paul Crutzen’s 2000 declaration that the Anthropocene should follow the Holocene on the Geological Time Scale (Hamilton, Bonneuil and Gemenne 2015; Crutzen 2002). </w:t>
      </w:r>
      <w:r w:rsidRPr="004E3A60">
        <w:rPr>
          <w:rStyle w:val="StyleUnderline"/>
        </w:rPr>
        <w:t xml:space="preserve">He and fellow researchers argued, from stratigraphic evidence, that </w:t>
      </w:r>
      <w:r w:rsidRPr="00D81639">
        <w:rPr>
          <w:rStyle w:val="StyleUnderline"/>
          <w:highlight w:val="green"/>
        </w:rPr>
        <w:t>human activities involving large-scale carbon (CO2) emissions had measurably changed the global climate such that a new geological turning point could be identified</w:t>
      </w:r>
      <w:r w:rsidRPr="004E3A60">
        <w:rPr>
          <w:rStyle w:val="StyleUnderline"/>
        </w:rPr>
        <w:t>.</w:t>
      </w:r>
      <w:r w:rsidRPr="00F81A2D">
        <w:rPr>
          <w:sz w:val="16"/>
        </w:rPr>
        <w:t xml:space="preserve"> Subsequently, a range of other scientists from climatology, biology, oceanography, geo-chemistry, atmospheric chemistry and orbital satellite programmes maintained that </w:t>
      </w:r>
      <w:r w:rsidRPr="004E3A60">
        <w:rPr>
          <w:rStyle w:val="StyleUnderline"/>
        </w:rPr>
        <w:t xml:space="preserve">the Earth system was shifting into an Anthropocene epoch characterised by </w:t>
      </w:r>
      <w:r w:rsidRPr="00D81639">
        <w:rPr>
          <w:rStyle w:val="StyleUnderline"/>
          <w:highlight w:val="green"/>
        </w:rPr>
        <w:t>anthropogenic global warming, ocean acidification, melting ice sheets, sea-level rise and species extinction</w:t>
      </w:r>
      <w:r w:rsidRPr="004E3A60">
        <w:rPr>
          <w:rStyle w:val="StyleUnderline"/>
        </w:rPr>
        <w:t>.</w:t>
      </w:r>
      <w:r w:rsidRPr="00F81A2D">
        <w:rPr>
          <w:sz w:val="16"/>
        </w:rPr>
        <w:t xml:space="preserve"> </w:t>
      </w:r>
      <w:r w:rsidRPr="004E3A60">
        <w:rPr>
          <w:rStyle w:val="StyleUnderline"/>
        </w:rPr>
        <w:t>These outcomes, in the absence of adequate counter-measures, point to a hotter world, unruly climate, extreme weather events, submerged coastal settlement, mass migrations, destroyed agricultural systems, new, unequal sufferings and violent geopolitics</w:t>
      </w:r>
      <w:r w:rsidRPr="00F81A2D">
        <w:rPr>
          <w:sz w:val="16"/>
        </w:rPr>
        <w:t xml:space="preserve">. In short, we confront “the reality that human action and Earth dynamics have converged and can no longer be seen as belonging to distinct, incommensurate domains” (Hamilton, Bonneuil and Gemenne 2015, 3). This judgment is scientifically valid but historically misleading. That life on earth is fragile and uncertain for every species results from the particular actions of powerful vested interests rather than “human action” per se. </w:t>
      </w:r>
      <w:r w:rsidRPr="004E3A60">
        <w:rPr>
          <w:rStyle w:val="StyleUnderline"/>
        </w:rPr>
        <w:t xml:space="preserve">The conventional Anthropocene narrative excludes the fact that certain industries, enterprises and classes have been primarily responsible for increasing CO2 emissions and overlooks the insight that </w:t>
      </w:r>
      <w:r w:rsidRPr="00D81639">
        <w:rPr>
          <w:rStyle w:val="StyleUnderline"/>
          <w:highlight w:val="green"/>
        </w:rPr>
        <w:t>capitalist expansion has been contingent upon unequal socio-ecological exchange</w:t>
      </w:r>
      <w:r w:rsidRPr="00F81A2D">
        <w:rPr>
          <w:sz w:val="16"/>
        </w:rPr>
        <w:t xml:space="preserve"> (Angus 2016; Bonneuil and Fressoz 2016). Marx was aware of this inequality even though he sometimes saw the development of productive forces as an inevitable feature of human progress. Within Capital Volume I, such ambiguity is encapsulated in the section on “Large-Scale Industry and Agriculture”. Marx states, in defence of the nutrient cycle, that “all progress in capitalistic agriculture is a progress in the art, not only of robbing the labourer, but of robbing the soil; all progress in increasing the fertility of the soil for a given time is a progress toward ruining the more long-lasting sources of that fertility” (Marx 1867, 638). In a preceding passage, Marx declares, from an evolutionist perspective, that “conscious, technological application of science replaces the previous highly irrational and slothfully traditional way of working” and that the “capitalist mode of production completes the disintegration of the primitive familial union which bound agriculture and manufacture together when they were both at an undeveloped and childlike stage” (</w:t>
      </w:r>
      <w:proofErr w:type="gramStart"/>
      <w:r w:rsidRPr="00F81A2D">
        <w:rPr>
          <w:sz w:val="16"/>
        </w:rPr>
        <w:t>Ibid.,</w:t>
      </w:r>
      <w:proofErr w:type="gramEnd"/>
      <w:r w:rsidRPr="00F81A2D">
        <w:rPr>
          <w:sz w:val="16"/>
        </w:rPr>
        <w:t xml:space="preserve"> 637). He does acknowledge that this “creates the material conditions for a new and higher synthesis, a union of agriculture and industry on the basis of the forms that have developed during the period of their antagonistic isolation” (</w:t>
      </w:r>
      <w:proofErr w:type="gramStart"/>
      <w:r w:rsidRPr="00F81A2D">
        <w:rPr>
          <w:sz w:val="16"/>
        </w:rPr>
        <w:t>Ibid.,</w:t>
      </w:r>
      <w:proofErr w:type="gramEnd"/>
      <w:r w:rsidRPr="00F81A2D">
        <w:rPr>
          <w:sz w:val="16"/>
        </w:rPr>
        <w:t xml:space="preserve"> 637). The nature of this possible synthesis, however, is not explored. The strongest case for Marx’s ecological prescience has been advanced by John Bellamy Foster. He argues, along with other researchers, that Marx conceived of a metabolic rift between human societies and nature resulting from the destructive logic of capital. Awareness of this rift revealed environmental perspicacity rather than deference to the inevitable advance of the productive forces (Foster 2000; Foster, Clark and York 2010). In defence of this position, Michael Löwy links Marx’s section on “Large-Scale Industry and Agriculture” (section 10 in Capital Volume I’s longest chapter “Machinery and Large-Scale Industry”, see Marx 1867, 636-639) with a corresponding chapter from Capital Volume III entitled “The Genesis of Capitalist Ground Rent” (Marx 1894, 917-952). Both chapters consider the relationship between industry, agriculture and soil exhaustion. For Löwy, they reveal Marx’s understanding of the metabolic rift “between human societies and the environment” under capitalism (Löwy 2017, 15). In the introduction (Chapter 37) to Capital Volume III’s part six that holds the title “The Transformation of Surplus Profit into Ground Rent”, Marx observes that: “the entire spirit of capitalist production which is oriented towards the most immediate monetary profit – stands in contradiction to agriculture, which has to concern itself with the whole gamut of permanent conditions of life required by the chain of human generations” (Marx 1894, 754, Footnote 27). From this and other </w:t>
      </w:r>
      <w:proofErr w:type="gramStart"/>
      <w:r w:rsidRPr="00F81A2D">
        <w:rPr>
          <w:sz w:val="16"/>
        </w:rPr>
        <w:t>passages[</w:t>
      </w:r>
      <w:proofErr w:type="gramEnd"/>
      <w:r w:rsidRPr="00F81A2D">
        <w:rPr>
          <w:sz w:val="16"/>
        </w:rPr>
        <w:t xml:space="preserve">1], Marx is seen to perceive a radical opposition between “the immediatist logic of capital” and the possibility of a form of an agriculture “based on a much longer temporality and in a sustainable and intergenerational perspective, which respects the natural environment” (Löwy 2017, 16). Overall, the association Marx makes “between the brutal capitalist exploitation of the proletariat and of the earth” is said to lay “the theoretical ground for a strategy articulating class struggle and ecological struggle, in a common fight against the domination of capital” (Ibid., 15). One can concur with the purpose of these struggles while acknowledging the historical limits of Marx’s prescient contributions. On this matter, Joe Kovel observes that critical conceptions of unequal socio-ecological exchange were not fully understood during Marx’s time. The </w:t>
      </w:r>
      <w:proofErr w:type="gramStart"/>
      <w:r w:rsidRPr="00F81A2D">
        <w:rPr>
          <w:sz w:val="16"/>
        </w:rPr>
        <w:t>debasement of eco-systems on a planetary scale only become</w:t>
      </w:r>
      <w:proofErr w:type="gramEnd"/>
      <w:r w:rsidRPr="00F81A2D">
        <w:rPr>
          <w:sz w:val="16"/>
        </w:rPr>
        <w:t xml:space="preserve"> publicly apparent during the late twentieth century. And the idea that prefigurative eco-socialist communities (arising from climate justice activism) might complement working class struggle was entirely unanticipated during Marx’s lifetime (Kovel 2011). Those who criticise today’s anthropogenic discourses from a left-ecological perspective hold different positions on the periodisation and sharpness of epochal change. After considering some of these differences, I will argue that the epochal distinctiveness of global capitalism has a planetary-ecological dimension. Within a modernising nineteenth-century world economy integrated by trade, time zones, and transport and communication networks, the British industrial revolution accelerated coal extraction and CO2 emissions. For Andreas Malm, these concurrent developments were the foundation of fossil fuel capitalism and anthropogenic global warming (Malm 2016a). Although the earth system effects of early fossil fuel combustion were cumulative rather than immediate, their historical significance is retrospectively clear. Beginning with coal, Britain produced 80 percent of global CO2 emissions in 1825 and 62 percent in 1850 (Malm 2016a, 13). Eventually, the extraction and consumption of fossil fuels spread to other capitalist economies in Western Europe and North America. A further spike in carbon emissions occurred between 1950 and 1973 with the spread of oil-fuelled patterns of Fordist production and consumption and the increase in international air travel (McNeill and Engelke 2014; Bonneuil and Fressoz 2016; Brevini and Murdock 2017). </w:t>
      </w:r>
      <w:r w:rsidRPr="004E3A60">
        <w:rPr>
          <w:rStyle w:val="StyleUnderline"/>
        </w:rPr>
        <w:t>These accounts suggest that the entirety of industrial capitalism became locked into carbon-energy extraction, CO2 emissions and the multiple feedback loops of anthropogenic global warming</w:t>
      </w:r>
      <w:r w:rsidRPr="00F81A2D">
        <w:rPr>
          <w:sz w:val="16"/>
        </w:rPr>
        <w:t xml:space="preserve">. Jason Moore, however, insists that anthropocenic and eco-socialist narratives based on the industrial revolution de-emphasise the significance of </w:t>
      </w:r>
      <w:r w:rsidRPr="004E3A60">
        <w:rPr>
          <w:rStyle w:val="StyleUnderline"/>
        </w:rPr>
        <w:t>the Capitalocene</w:t>
      </w:r>
      <w:r w:rsidRPr="00F81A2D">
        <w:rPr>
          <w:sz w:val="16"/>
        </w:rPr>
        <w:t xml:space="preserve"> – the intercontinental expansion of mercantile capitalism and the instrumentalisation of ecological nature from 1450 to 1750. </w:t>
      </w:r>
      <w:r w:rsidRPr="004E3A60">
        <w:rPr>
          <w:rStyle w:val="StyleUnderline"/>
        </w:rPr>
        <w:t>This period saw the deforestation of European landscapes, the plunder of gold, silver, copper, iron, forest products and wildlife from the Americas and the enslavement of indigenous and African populations. Their collective labour drove entire systems of agriculture and trade based upon spices, cereals, tobacco, sugar and cotton. Thus, the Capitalocene was built upon the systematic appropriation of labour power, food, energy and raw materials. These “four cheaps” (cheap labour, cheap food, cheap energy, cheap raw materials) underpinned the relations of power and wealth that emerged after 1450 and made possible the nineteenth- and twentieth-century fossil fuel booms</w:t>
      </w:r>
      <w:r w:rsidRPr="00F81A2D">
        <w:rPr>
          <w:sz w:val="16"/>
        </w:rPr>
        <w:t xml:space="preserve"> (Moore 2015; 2016; 2017a; 2017b). More recently, Moore argues that the potential sources of ‘cheap nature’ have contracted sharply. Since the 1970s, low-cost frontiers of oil extraction – in Alaska, the Gulf of Mexico, West Africa and the North Sea – have been superseded by high-cost frontiers in Northern Canada. There, plentiful tar sand deposits are carbon intensive and expensive to refine. Meanwhile, there are no new land frontiers on which to grow cheap food, just as global warming undermines the existing capacities of livestock farming and crop growth. In China, the world’s last reservoir of massive cheap labour is diminishing. Since the early 2000s, growing worker militancy in ports, cities and industrial estates has pushed up wages (Moore 2016). Moore remarks that “today there is nowhere to run. Much of what we have seen global capitalism achieve over the past decade has been a shifting of costs – from one capitalist to another- and especially from capital to the vast majority. And, there has been another vector of cost shifting which has been accelerating in recent years: from the present to the future” (</w:t>
      </w:r>
      <w:proofErr w:type="gramStart"/>
      <w:r w:rsidRPr="00F81A2D">
        <w:rPr>
          <w:sz w:val="16"/>
        </w:rPr>
        <w:t>Ibid.,</w:t>
      </w:r>
      <w:proofErr w:type="gramEnd"/>
      <w:r w:rsidRPr="00F81A2D">
        <w:rPr>
          <w:sz w:val="16"/>
        </w:rPr>
        <w:t xml:space="preserve"> 114). Moore proceeds to cite “financialisation and the polarisation of income and wealth” as primary indicators of social and temporal cost shifting (</w:t>
      </w:r>
      <w:proofErr w:type="gramStart"/>
      <w:r w:rsidRPr="00F81A2D">
        <w:rPr>
          <w:sz w:val="16"/>
        </w:rPr>
        <w:t>Ibid.,</w:t>
      </w:r>
      <w:proofErr w:type="gramEnd"/>
      <w:r w:rsidRPr="00F81A2D">
        <w:rPr>
          <w:sz w:val="16"/>
        </w:rPr>
        <w:t xml:space="preserve"> 114). At the same time, increases in CO2 emissions reflect the interlock between transnational corporate expansion and China’s manufacturing boom. </w:t>
      </w:r>
      <w:r w:rsidRPr="004E3A60">
        <w:rPr>
          <w:rStyle w:val="StyleUnderline"/>
        </w:rPr>
        <w:t>Between 1751 and 2010, half of all CO2 emissions from fossil fuel combustion occurred after 1986. Since 2000, the rate of CO2 emissions growth has tripled compared to the 1990s.</w:t>
      </w:r>
      <w:r w:rsidRPr="00F81A2D">
        <w:rPr>
          <w:sz w:val="16"/>
        </w:rPr>
        <w:t xml:space="preserve"> From 2000 to 2006, 55 per cent of such growth worldwide derived from China; in 2007 that figure was 66 per cent (Malm 2016a, 328-329). Over these years, China’s economic transition from agriculture to industry required abundant reserves of cheap labour and cheap energy resources (domestic coal and imported oil). The state needed to finance the building of power plants and electricity grids capable of delivering coal-based energy to manufacturing plants. Finished goods were sent to major ports and domestic/overseas markets via oil-consuming road, rail and air vehicles. Thus, as China became the epicentre of world manufacturing, multiple corporations profited from each element of the capital realisation process – energy extraction, assembly line production, transportation and commodity exchange. Malm succinctly outlines the global-epochal nature of these developments. Globalisation has produced the greatest separation between energy, production and consumption in documented history, the chains often taking fossil fuels from deposits in one country to combustion in another where commodities are manufactured for sale in a third; every year more carbon – solid and embodied – is shuffled across borders. (Malm 2016a, 374) Yet the geo-spatial totality of carbon intensive global capitalism is not readily apparent. The real-time </w:t>
      </w:r>
      <w:proofErr w:type="gramStart"/>
      <w:r w:rsidRPr="00F81A2D">
        <w:rPr>
          <w:sz w:val="16"/>
        </w:rPr>
        <w:t>imperatives of a globally-mediated consumer culture occludes</w:t>
      </w:r>
      <w:proofErr w:type="gramEnd"/>
      <w:r w:rsidRPr="00F81A2D">
        <w:rPr>
          <w:sz w:val="16"/>
        </w:rPr>
        <w:t xml:space="preserve"> the economic origins and temporal ramifications of anthropocenic climate change. This is not a one-way process, however. As I will explain, crisis tendencies within global capitalism allow transnational coalitions of opposition to develop. 5. Global Crises </w:t>
      </w:r>
      <w:proofErr w:type="gramStart"/>
      <w:r w:rsidRPr="00F81A2D">
        <w:rPr>
          <w:sz w:val="16"/>
        </w:rPr>
        <w:t>The</w:t>
      </w:r>
      <w:proofErr w:type="gramEnd"/>
      <w:r w:rsidRPr="00F81A2D">
        <w:rPr>
          <w:sz w:val="16"/>
        </w:rPr>
        <w:t xml:space="preserve"> illusion of a globally mediated present which transcends epochal history cannot be sustained, universally or indefinitely. </w:t>
      </w:r>
      <w:r w:rsidRPr="00D81639">
        <w:rPr>
          <w:rStyle w:val="StyleUnderline"/>
          <w:highlight w:val="green"/>
        </w:rPr>
        <w:t>Global capitalism as such is riven by financial and earth-ecological vectors of crisis</w:t>
      </w:r>
      <w:r w:rsidRPr="004E3A60">
        <w:rPr>
          <w:rStyle w:val="StyleUnderline"/>
        </w:rPr>
        <w:t>.</w:t>
      </w:r>
      <w:r w:rsidRPr="00F81A2D">
        <w:rPr>
          <w:sz w:val="16"/>
        </w:rPr>
        <w:t xml:space="preserve"> </w:t>
      </w:r>
      <w:r w:rsidRPr="004E3A60">
        <w:rPr>
          <w:rStyle w:val="StyleUnderline"/>
        </w:rPr>
        <w:t>Together, their manifestation generates obstacles and opportunities for the proponents of eco-socialist change.</w:t>
      </w:r>
      <w:r w:rsidRPr="00F81A2D">
        <w:rPr>
          <w:sz w:val="16"/>
        </w:rPr>
        <w:t xml:space="preserve"> In general, </w:t>
      </w:r>
      <w:r w:rsidRPr="00D81639">
        <w:rPr>
          <w:rStyle w:val="StyleUnderline"/>
          <w:highlight w:val="green"/>
        </w:rPr>
        <w:t>crises arise from internal contradictions whereby a system rule or course of action generates an opposing system rule or course of action</w:t>
      </w:r>
      <w:r w:rsidRPr="00F81A2D">
        <w:rPr>
          <w:sz w:val="16"/>
        </w:rPr>
        <w:t xml:space="preserve"> (Bhaskar 1991). </w:t>
      </w:r>
      <w:r w:rsidRPr="00D81639">
        <w:rPr>
          <w:rStyle w:val="StyleUnderline"/>
          <w:highlight w:val="green"/>
        </w:rPr>
        <w:t>These countervailing tendencies may proceed to a point of crisis such that system reproducibility cannot be guaranteed</w:t>
      </w:r>
      <w:r w:rsidRPr="00F81A2D">
        <w:rPr>
          <w:sz w:val="16"/>
        </w:rPr>
        <w:t xml:space="preserve">. Crises of capitalism and its earth-ecological foundations are temporally ambiguous. They can open up breakthrough possibilities involving relations of production, new forms of social production, new political organisations and new socio-ecological projects. Equally, however, the temporality of crisis can instil a sense of repetition rather than future possibility (Osborne 2010). </w:t>
      </w:r>
      <w:r w:rsidRPr="00D81639">
        <w:rPr>
          <w:rStyle w:val="StyleUnderline"/>
          <w:highlight w:val="green"/>
        </w:rPr>
        <w:t>Official attempts to remedy a crisis situation may simply reproduce its underlying contradictions</w:t>
      </w:r>
      <w:r w:rsidRPr="00F81A2D">
        <w:rPr>
          <w:sz w:val="16"/>
        </w:rPr>
        <w:t xml:space="preserve">. The 2007-2008 financial </w:t>
      </w:r>
      <w:proofErr w:type="gramStart"/>
      <w:r w:rsidRPr="00F81A2D">
        <w:rPr>
          <w:sz w:val="16"/>
        </w:rPr>
        <w:t>crisis</w:t>
      </w:r>
      <w:proofErr w:type="gramEnd"/>
      <w:r w:rsidRPr="00F81A2D">
        <w:rPr>
          <w:sz w:val="16"/>
        </w:rPr>
        <w:t xml:space="preserve">, for example, reflected the incommensurability between the realisation of capital and financial speculation. In the former process, as I have described, money capital is realised through the production process, productive capital is realised in the form of commodities, and commodities are realised as money in market exchange. Money surpluses throughout the capitalist economy are, potentially, reinvested in production. However, this general schema M-C...P...C’-M’ cannot be guaranteed; the employment of money to generate speculative profit (M-M’) circumvents and disrupts the capital realisation process. The realisation of capital occurs over time. Business-related knowledge systems such as registries, clearing houses, balance sheets, account statements and audits are inherently chronological. They maintain commercial and public memory such that businesses can make soundly-based, future-oriented decisions. But within global capitalism, these sequential and temporal requirements contradict the real time imperatives of M-M’ speculation and the short-termist profit calculations of financialised corporations. This contradiction became apparent during the 2007-2008 financial </w:t>
      </w:r>
      <w:proofErr w:type="gramStart"/>
      <w:r w:rsidRPr="00F81A2D">
        <w:rPr>
          <w:sz w:val="16"/>
        </w:rPr>
        <w:t>crisis</w:t>
      </w:r>
      <w:proofErr w:type="gramEnd"/>
      <w:r w:rsidRPr="00F81A2D">
        <w:rPr>
          <w:sz w:val="16"/>
        </w:rPr>
        <w:t xml:space="preserve">. Unfolding events were driven by a perfect storm – over leveraged investment banks engaging in undocumented derivatives speculation, the securitisation of Anglo-American household debt, the spread of Anglo-American mortgage derivatives and the unprecedented global connectivity of these developments. The bankruptcy of Lehman Brothers in September 2008 was a global news event which sent panic waves through the multi-billion dollar commercial paper and short-term money markets. Within 36 hours, collapsing stock markets wiped US$ 600 million off global equity prices. </w:t>
      </w:r>
      <w:r w:rsidRPr="00F81A2D">
        <w:rPr>
          <w:rStyle w:val="StyleUnderline"/>
        </w:rPr>
        <w:t>Consequent bank failures throughout the United States and Western Europe were followed by a worldwide recession which drove more than 50 million people into extreme poverty</w:t>
      </w:r>
      <w:r w:rsidRPr="00F81A2D">
        <w:rPr>
          <w:sz w:val="16"/>
        </w:rPr>
        <w:t xml:space="preserve"> (Soederberg 2010). The new ideas, institutions and policy directions which might have stabilised the global capitalist system were not available. </w:t>
      </w:r>
      <w:proofErr w:type="gramStart"/>
      <w:r w:rsidRPr="00F81A2D">
        <w:rPr>
          <w:sz w:val="16"/>
        </w:rPr>
        <w:t>Thus, the Anglo-American bank bailouts, the creation of bank holding companies and light-handed financial regulation reproduced the contradiction between capital realisation and M-M’ circuits of financial speculation.</w:t>
      </w:r>
      <w:proofErr w:type="gramEnd"/>
      <w:r w:rsidRPr="00F81A2D">
        <w:rPr>
          <w:sz w:val="16"/>
        </w:rPr>
        <w:t xml:space="preserve"> Over-the-counter derivatives trading, </w:t>
      </w:r>
      <w:proofErr w:type="gramStart"/>
      <w:r w:rsidRPr="00F81A2D">
        <w:rPr>
          <w:sz w:val="16"/>
        </w:rPr>
        <w:t>a cardinal feature</w:t>
      </w:r>
      <w:proofErr w:type="gramEnd"/>
      <w:r w:rsidRPr="00F81A2D">
        <w:rPr>
          <w:sz w:val="16"/>
        </w:rPr>
        <w:t xml:space="preserve"> of M-M’ circuits and financialised capitalism, remained. Investment banks and other financial interests strongly resisted the G20 conference directive of April 2009 that standardised derivatives contracts “should be traded on exchanges or electronic trading platforms where appropriate and be cleared through central counterparties by the end of 2012 by the latest” (Morgan 2012, 405). As national and supranational attempts to remedy the financial crisis reproduced the excesses of financialised capitalism, the burden of crisis shifted to governments, national polities and citizens. In the US, UK and Western Europe, debt-ridden banks were recapitalised out of tax revenues and the sale of government bonds to financial institutions. The subsequent introduction of austerity policy packages in those countries and others led to uncontrollable recessionary spirals, worsening poverty and social dislocation. Although China’s 2008-2009 neo-Keynesian stimulus package diverged from this structural tendency, such a response cannot be guaranteed in future (Cook 2012; Harris 2012). China’s further integration into the global economy with its financial volatilities is helping to establish the preconditions for a larger and less manageable world financial crisis. More fundamentally, </w:t>
      </w:r>
      <w:r w:rsidRPr="00D81639">
        <w:rPr>
          <w:rStyle w:val="StyleUnderline"/>
          <w:highlight w:val="green"/>
        </w:rPr>
        <w:t>global capitalism cannot continue without destroying the ecological and biospheric wellsprings of its existence</w:t>
      </w:r>
      <w:r w:rsidRPr="00F81A2D">
        <w:rPr>
          <w:sz w:val="16"/>
        </w:rPr>
        <w:t xml:space="preserve">. </w:t>
      </w:r>
      <w:r w:rsidRPr="00F81A2D">
        <w:rPr>
          <w:rStyle w:val="StyleUnderline"/>
        </w:rPr>
        <w:t>The growing cost of monetising the “four cheaps” (energy, raw materials, food, labour) coincides with the intensification of greenhouse effects and anthropocenic feedback loops as CO2 emissions increase further</w:t>
      </w:r>
      <w:r w:rsidRPr="00F81A2D">
        <w:rPr>
          <w:sz w:val="16"/>
        </w:rPr>
        <w:t xml:space="preserve">. </w:t>
      </w:r>
      <w:r w:rsidRPr="00D81639">
        <w:rPr>
          <w:rStyle w:val="StyleUnderline"/>
          <w:highlight w:val="green"/>
        </w:rPr>
        <w:t>Without adequate countermeasures the next 100 years will see rapid deteriorations of our physical environment</w:t>
      </w:r>
      <w:r w:rsidRPr="00F81A2D">
        <w:rPr>
          <w:sz w:val="16"/>
        </w:rPr>
        <w:t xml:space="preserve">. </w:t>
      </w:r>
      <w:r w:rsidRPr="00D81639">
        <w:rPr>
          <w:rStyle w:val="StyleUnderline"/>
          <w:highlight w:val="green"/>
        </w:rPr>
        <w:t>Global warming, temperature increases, sea-level rise and extreme weather will threaten the cohesion of societies</w:t>
      </w:r>
      <w:r w:rsidRPr="00F81A2D">
        <w:rPr>
          <w:rStyle w:val="StyleUnderline"/>
        </w:rPr>
        <w:t>, economies and political systems</w:t>
      </w:r>
      <w:r w:rsidRPr="00F81A2D">
        <w:rPr>
          <w:sz w:val="16"/>
        </w:rPr>
        <w:t xml:space="preserve">. If one considers this predicament from a time-related perspective, an underlying contradiction becomes evident – the evolutionary dynamics of geo-biospheric time and the temporalities of human life it contains clashes with the short-termism of unrestrained capital accumulation. As Andri Stahel has observed, systematic fossil fuel extraction exemplifies this contradiction: […] the value of these fuels is given by human production time which is only the labor required to capitalize them and not the millions of years of the systemic time within which they were produced. From the long span of systemic time and its long term processes, the carbon cycle entered the short term and accelerating historical time of the capitalist accumulation process (Stahel 1999, 128). Under present conditions, </w:t>
      </w:r>
      <w:r w:rsidRPr="00F81A2D">
        <w:rPr>
          <w:rStyle w:val="StyleUnderline"/>
        </w:rPr>
        <w:t>the accelerating short-termism of capital accumulation is myopic and the “long term processes” of geo-biospheric evolution are existentially threatened</w:t>
      </w:r>
      <w:r w:rsidRPr="00F81A2D">
        <w:rPr>
          <w:sz w:val="16"/>
        </w:rPr>
        <w:t xml:space="preserve">. However, the resulting global crisis unfolds differently from the global financial crisis even though they are integrally connected. As Rob Nixon observes, the violence of socio-ecological destruction is “neither spectacular or instantaneous, but rather incremental and accretive, its calamitous repercussions playing out across a range of temporal scales” (Nixon 2011, 2). Yet, evidence of these worsening repercussions, and their coordinated logic, cannot be entirely hidden. The inchoate sense that an earth system crisis is at hand cannot be ignored. These two crises of global capitalism have precipitated militant political responses worldwide. A detailed account of these is not possible here. I will instead outline the minimal threshold for an effective counter-power coalition and identify the key modalities for collective practice. Organised labour, throughout China and worldwide, must expand its capacity to disrupt, synchronically, the just-in-time supply chains of transnational corporations. Successful strategic outcomes will require multilevel alliances with the precariously employed and the wageless poor. Next, a coalition of counter-power should draw upon the early objectives of the Occupy movement to build a global protest network explicitly focused upon the delegitimisation of financialised capitalism. Associated research hubs should also inform alliances of populist anti-austerity movements with the capacity to develop pre-figurative forms of socio-economic cooperation and the electoral mandate to claim local and national state power. The eco-socialist dimensions of this coalition centres </w:t>
      </w:r>
      <w:proofErr w:type="gramStart"/>
      <w:r w:rsidRPr="00F81A2D">
        <w:rPr>
          <w:sz w:val="16"/>
        </w:rPr>
        <w:t>around</w:t>
      </w:r>
      <w:proofErr w:type="gramEnd"/>
      <w:r w:rsidRPr="00F81A2D">
        <w:rPr>
          <w:sz w:val="16"/>
        </w:rPr>
        <w:t xml:space="preserve"> the transnational climate justice movement and its uncompromising defence of the ecological commons. As Andreas Malm has suggested, its substantive manifesto should include, at the very least, a complete moratorium on all new facilities for extracting coal, oil or natural gas, the non-fossil fuel generation of electricity, especially wind and solar, major public investment in renewable energy projects, the cessation of forest burning and the initiatives of massive reforestation programmes (Malm 2016b). Across different localities, multiple formations of ecological and socialist activism should challenge global capitalism’s capacity to erase its own historicity. This requires a collective sense of globality which extends beyond the general nomenclature of globalisation. Oppositional coalitions must nurture a two-level epochal awareness which stresses global capitalism’s universal structure as well as the multi-perspectival standpoints of those who confront its material reach and power. Such an accomplishment will enable serious public reflection on the finitude of global capitalism – a necessary precursor to the rupture of the system. </w:t>
      </w:r>
      <w:r w:rsidRPr="00F81A2D">
        <w:rPr>
          <w:rStyle w:val="StyleUnderline"/>
        </w:rPr>
        <w:t>Oppositional constructions of global-epochal consciousness must temporalise the global present such that historical patterns of socio-ecological depredation, including CO2 emissions, are given contemporary relevance</w:t>
      </w:r>
      <w:r w:rsidRPr="00F81A2D">
        <w:rPr>
          <w:sz w:val="16"/>
        </w:rPr>
        <w:t xml:space="preserve">. Correspondingly, </w:t>
      </w:r>
      <w:r w:rsidRPr="00D81639">
        <w:rPr>
          <w:rStyle w:val="StyleUnderline"/>
          <w:highlight w:val="green"/>
        </w:rPr>
        <w:t>the impact of geo-biospheric depletion on the futurity of social relations and human life must be recognised as a precondition for revolutionary change</w:t>
      </w:r>
      <w:r w:rsidRPr="00F81A2D">
        <w:rPr>
          <w:sz w:val="16"/>
        </w:rPr>
        <w:t>.</w:t>
      </w:r>
    </w:p>
    <w:p w:rsidR="006B7A16" w:rsidRPr="00E032A6" w:rsidRDefault="006B7A16" w:rsidP="006B7A16"/>
    <w:p w:rsidR="00C15137" w:rsidRDefault="00C15137" w:rsidP="00C15137">
      <w:pPr>
        <w:pStyle w:val="Heading4"/>
      </w:pPr>
      <w:r>
        <w:t>Capitalism leads to climate change – the reliance on the structure is based on false hope and perpetuates extinction</w:t>
      </w:r>
    </w:p>
    <w:p w:rsidR="00C15137" w:rsidRPr="009828B1" w:rsidRDefault="00C15137" w:rsidP="00C15137">
      <w:r>
        <w:rPr>
          <w:rStyle w:val="Style13ptBold"/>
        </w:rPr>
        <w:t xml:space="preserve">Fong 17 – </w:t>
      </w:r>
      <w:r w:rsidRPr="009828B1">
        <w:t>professor at Barret Honors College, studies intersections of philosophy, psychology, critical social theory, and the study of religion (Benjamin, “The Climate Crisis? It’s Capitalism, Stupid”, 11/20/17, https://www.nytimes.com/2017/11/20/opinion/climate-capitalism-crisis.html)//JK</w:t>
      </w:r>
    </w:p>
    <w:p w:rsidR="00C15137" w:rsidRDefault="00C15137" w:rsidP="00C15137">
      <w:r w:rsidRPr="006A3A07">
        <w:t>Even casual readers of the news know that the earth is probably going to look very different in 2100, and not in a good way.</w:t>
      </w:r>
      <w:r>
        <w:t xml:space="preserve"> </w:t>
      </w:r>
      <w:r w:rsidRPr="006A3A07">
        <w:t>A </w:t>
      </w:r>
      <w:hyperlink r:id="rId66" w:tgtFrame="_blank" w:history="1">
        <w:r w:rsidRPr="006A3A07">
          <w:rPr>
            <w:rStyle w:val="Hyperlink"/>
          </w:rPr>
          <w:t>recent Times opinion piece</w:t>
        </w:r>
      </w:hyperlink>
      <w:r w:rsidRPr="006A3A07">
        <w:t> included this quotation from the paleoclimatologist Lee Kump: “</w:t>
      </w:r>
      <w:r w:rsidRPr="00D81639">
        <w:rPr>
          <w:rStyle w:val="StyleUnderline"/>
          <w:highlight w:val="green"/>
        </w:rPr>
        <w:t>The rate at which we’re injecting CO2 into the atmosphere today</w:t>
      </w:r>
      <w:r w:rsidRPr="006A3A07">
        <w:t xml:space="preserve">, according to our best estimates, </w:t>
      </w:r>
      <w:r w:rsidRPr="00D81639">
        <w:rPr>
          <w:rStyle w:val="StyleUnderline"/>
          <w:highlight w:val="green"/>
        </w:rPr>
        <w:t>is 10 times faster than it was during the End-Permian</w:t>
      </w:r>
      <w:r w:rsidRPr="006A3A07">
        <w:t>.”</w:t>
      </w:r>
      <w:r>
        <w:t xml:space="preserve"> </w:t>
      </w:r>
      <w:r w:rsidRPr="006A3A07">
        <w:t xml:space="preserve">The End-Permian is </w:t>
      </w:r>
      <w:r w:rsidRPr="00D81639">
        <w:rPr>
          <w:rStyle w:val="StyleUnderline"/>
          <w:highlight w:val="green"/>
        </w:rPr>
        <w:t>a pre-dinosaurs era of mass extinction that killed 90 percent of the life in the ocean and 75 percent</w:t>
      </w:r>
      <w:r w:rsidRPr="004A00CE">
        <w:rPr>
          <w:rStyle w:val="StyleUnderline"/>
        </w:rPr>
        <w:t xml:space="preserve"> of it </w:t>
      </w:r>
      <w:r w:rsidRPr="00D81639">
        <w:rPr>
          <w:rStyle w:val="StyleUnderline"/>
          <w:highlight w:val="green"/>
        </w:rPr>
        <w:t>on land</w:t>
      </w:r>
      <w:r w:rsidRPr="006A3A07">
        <w:t>. It is also called the Great Dying. Although those who write about environmental change like to add notes of false personalization around this point — “My children will be x years old when catastrophe y happens” — there is really no good way of acclimating the mind to facts of this magnitude.</w:t>
      </w:r>
      <w:r>
        <w:t xml:space="preserve"> </w:t>
      </w:r>
      <w:r w:rsidRPr="006A3A07">
        <w:t>However</w:t>
      </w:r>
      <w:r w:rsidRPr="00913EE7">
        <w:rPr>
          <w:u w:val="single"/>
        </w:rPr>
        <w:t xml:space="preserve">, </w:t>
      </w:r>
      <w:r w:rsidRPr="00D81639">
        <w:rPr>
          <w:highlight w:val="green"/>
          <w:u w:val="single"/>
        </w:rPr>
        <w:t>the cause</w:t>
      </w:r>
      <w:r w:rsidRPr="00913EE7">
        <w:rPr>
          <w:u w:val="single"/>
        </w:rPr>
        <w:t xml:space="preserve"> of the disaster </w:t>
      </w:r>
      <w:r w:rsidRPr="006A3A07">
        <w:t xml:space="preserve">that, by all indications, we are already living through should be clearer. It </w:t>
      </w:r>
      <w:r w:rsidRPr="00D81639">
        <w:rPr>
          <w:highlight w:val="green"/>
          <w:u w:val="single"/>
        </w:rPr>
        <w:t>is not the result of the failure of individuals to adopt the moralizing strictures of “green” consciousness</w:t>
      </w:r>
      <w:r w:rsidRPr="006A3A07">
        <w:t xml:space="preserve">, </w:t>
      </w:r>
      <w:r w:rsidRPr="00913EE7">
        <w:rPr>
          <w:u w:val="single"/>
        </w:rPr>
        <w:t>and it is a sign of just how far we have to go that some still believe reusable shopping bags and composting</w:t>
      </w:r>
      <w:r w:rsidRPr="006A3A07">
        <w:t xml:space="preserve"> (perfectly fine in their own right) </w:t>
      </w:r>
      <w:r w:rsidRPr="00913EE7">
        <w:rPr>
          <w:u w:val="single"/>
        </w:rPr>
        <w:t>are ways out of this mess</w:t>
      </w:r>
      <w:r w:rsidRPr="006A3A07">
        <w:t>.</w:t>
      </w:r>
      <w:r>
        <w:t xml:space="preserve"> </w:t>
      </w:r>
      <w:r w:rsidRPr="006A3A07">
        <w:t>It is also not the deceit of specific immoral companies that is to blame: We like to pick out Volkswagen’s diesel scandal, but it is only one of many carmakers that </w:t>
      </w:r>
      <w:hyperlink r:id="rId67" w:tgtFrame="_blank" w:history="1">
        <w:r w:rsidRPr="006A3A07">
          <w:rPr>
            <w:rStyle w:val="Hyperlink"/>
          </w:rPr>
          <w:t>“deliberately exploit lax emissions tests.”</w:t>
        </w:r>
      </w:hyperlink>
      <w:r w:rsidRPr="006A3A07">
        <w:t> </w:t>
      </w:r>
      <w:r w:rsidRPr="00D81639">
        <w:rPr>
          <w:highlight w:val="green"/>
          <w:u w:val="single"/>
        </w:rPr>
        <w:t>Nor</w:t>
      </w:r>
      <w:r w:rsidRPr="00DB4BC8">
        <w:rPr>
          <w:u w:val="single"/>
        </w:rPr>
        <w:t xml:space="preserve"> does the onus fall </w:t>
      </w:r>
      <w:r w:rsidRPr="00D81639">
        <w:rPr>
          <w:highlight w:val="green"/>
          <w:u w:val="single"/>
        </w:rPr>
        <w:t>on the foundering of Social Democratic reforms and international cooperation: Even before the United States backed out of</w:t>
      </w:r>
      <w:r w:rsidRPr="00DB4BC8">
        <w:rPr>
          <w:u w:val="single"/>
        </w:rPr>
        <w:t xml:space="preserve"> the </w:t>
      </w:r>
      <w:r w:rsidRPr="00D81639">
        <w:rPr>
          <w:highlight w:val="green"/>
          <w:u w:val="single"/>
        </w:rPr>
        <w:t>Paris</w:t>
      </w:r>
      <w:r w:rsidRPr="00DB4BC8">
        <w:rPr>
          <w:u w:val="single"/>
        </w:rPr>
        <w:t xml:space="preserve"> Accord, </w:t>
      </w:r>
      <w:r w:rsidRPr="00D81639">
        <w:rPr>
          <w:highlight w:val="green"/>
          <w:u w:val="single"/>
        </w:rPr>
        <w:t>we were</w:t>
      </w:r>
      <w:r w:rsidRPr="00DB4BC8">
        <w:rPr>
          <w:u w:val="single"/>
        </w:rPr>
        <w:t xml:space="preserve"> well </w:t>
      </w:r>
      <w:r w:rsidRPr="00D81639">
        <w:rPr>
          <w:highlight w:val="green"/>
          <w:u w:val="single"/>
        </w:rPr>
        <w:t>on our way to a 7.2 degrees Fahrenheit temperature rise by 2100</w:t>
      </w:r>
      <w:r w:rsidRPr="00DB4BC8">
        <w:rPr>
          <w:u w:val="single"/>
        </w:rPr>
        <w:t>, </w:t>
      </w:r>
      <w:hyperlink r:id="rId68" w:tgtFrame="_blank" w:history="1">
        <w:r w:rsidRPr="00DB4BC8">
          <w:rPr>
            <w:rStyle w:val="Hyperlink"/>
            <w:u w:val="single"/>
          </w:rPr>
          <w:t>“a temperature that at times in the past has meant no ice at either pole.”</w:t>
        </w:r>
      </w:hyperlink>
      <w:r>
        <w:t xml:space="preserve"> </w:t>
      </w:r>
      <w:r w:rsidRPr="00D81639">
        <w:rPr>
          <w:highlight w:val="green"/>
          <w:u w:val="single"/>
        </w:rPr>
        <w:t>The real culprit of the climate crisis is</w:t>
      </w:r>
      <w:r w:rsidRPr="006A3A07">
        <w:t xml:space="preserve"> not any particular form of consumption, production or regulation but rather </w:t>
      </w:r>
      <w:r w:rsidRPr="00D81639">
        <w:rPr>
          <w:highlight w:val="green"/>
          <w:u w:val="single"/>
        </w:rPr>
        <w:t>the</w:t>
      </w:r>
      <w:r w:rsidRPr="006A3A07">
        <w:t xml:space="preserve"> very </w:t>
      </w:r>
      <w:r w:rsidRPr="00D81639">
        <w:rPr>
          <w:highlight w:val="green"/>
          <w:u w:val="single"/>
        </w:rPr>
        <w:t>way in which we globally produce</w:t>
      </w:r>
      <w:r w:rsidRPr="00CD46B2">
        <w:rPr>
          <w:u w:val="single"/>
        </w:rPr>
        <w:t xml:space="preserve">, which is for profit </w:t>
      </w:r>
      <w:r w:rsidRPr="00D81639">
        <w:rPr>
          <w:highlight w:val="green"/>
          <w:u w:val="single"/>
        </w:rPr>
        <w:t>rather than for sustainability</w:t>
      </w:r>
      <w:r w:rsidRPr="00CD46B2">
        <w:rPr>
          <w:u w:val="single"/>
        </w:rPr>
        <w:t>. So long as this order is in place, the crisis will continue and, given its progressive nature, worsen</w:t>
      </w:r>
      <w:r w:rsidRPr="006A3A07">
        <w:t xml:space="preserve">. This is a hard fact to confront. But averting our eyes from a seemingly intractable problem does not make it any less a problem. It should be stated plainly: </w:t>
      </w:r>
      <w:r w:rsidRPr="00D81639">
        <w:rPr>
          <w:highlight w:val="green"/>
          <w:u w:val="single"/>
        </w:rPr>
        <w:t>It’s capitalism that is at fault</w:t>
      </w:r>
      <w:r w:rsidRPr="006A3A07">
        <w:t>.</w:t>
      </w:r>
      <w:r>
        <w:t xml:space="preserve"> </w:t>
      </w:r>
      <w:r w:rsidRPr="006A3A07">
        <w:t>As an increasing number of environmental groups are emphasizing, it’s systemic change or bust. From a political standpoint, something interesting has occurred here: Climate change has made anticapitalist struggle, for the first time in history, a non-class-based issue.</w:t>
      </w:r>
      <w:r>
        <w:t xml:space="preserve"> </w:t>
      </w:r>
      <w:r w:rsidRPr="006A3A07">
        <w:t>There are many reasons we do not typically talk about climate change in this way. The wealthy are holding fast to theirs. Bought politicians and state violence are on their side. Eco-apartheid is not yet seen as full-on apartheid. Everyday people have plenty to keep up with, and they don’t want to devote their precious time off work to often tedious political meetings. The inertia, it is sad to say, makes enough sense.</w:t>
      </w:r>
      <w:r>
        <w:t xml:space="preserve"> </w:t>
      </w:r>
      <w:r w:rsidRPr="006A3A07">
        <w:t>Perhaps the most common belief about this problem is that it is caused by widespread ignorance — even outright “stupidity” — and that its solution lies in its opposite, intelligence. This belief is neatly expressed in progressive opposition to Donald Trump and his administration. Trump voters are often criticized for being unintelligent, for voting against their objective interests. Trump himself is regularly portrayed as unintelligent.</w:t>
      </w:r>
      <w:r>
        <w:t xml:space="preserve"> </w:t>
      </w:r>
      <w:r w:rsidRPr="006A3A07">
        <w:t>The basic idea is that if voters were intelligent, they would vote for an intelligent person who listened to intelligent people and all would be well. It is a staple of the liberal imaginary. Reflected here is the obtuse belief that the populist tide is simply mistaken, that it has gotten something wrong, which has the effect of veiling the real and justified dissatisfaction with the past 40 years of neoliberalism. Also reflected is the common view, which is not confined to one end of the political spectrum, that our biggest problems are essentially technical ones, and that the solution to them lies in the empowerment of intelligent people. The aura around Elon Musk is an extreme example of this kind of thinking.</w:t>
      </w:r>
      <w:r>
        <w:t xml:space="preserve"> </w:t>
      </w:r>
      <w:r w:rsidRPr="006A3A07">
        <w:t>The problem with the general view that intelligence will save us is that it involves pinning the failures of capitalist society on supposedly dumb people (them), who, so the logic goes, need to be replaced with supposedly smart ones (us). This is a spectacular delusion.</w:t>
      </w:r>
      <w:r>
        <w:t xml:space="preserve"> </w:t>
      </w:r>
      <w:r w:rsidRPr="00EB154F">
        <w:t>When a company makes a decision that is destructive to the environment, for instance, it is not because there</w:t>
      </w:r>
      <w:r w:rsidRPr="006A3A07">
        <w:t xml:space="preserve"> are bad or unintelligent people in </w:t>
      </w:r>
      <w:r w:rsidRPr="00EB154F">
        <w:t>charge: Directors typically have a fiduciary responsibility that makes the bottom line their only priority</w:t>
      </w:r>
      <w:r w:rsidRPr="006A3A07">
        <w:t>. They serve a function, and if they don’t, others can take their place. If something goes wrong — which is to say, if something endangers profit making — they can serve as convenient scapegoats, but any stupid or dangerous decisions they make result from being personifications of capital.</w:t>
      </w:r>
      <w:r>
        <w:t xml:space="preserve"> </w:t>
      </w:r>
      <w:r w:rsidRPr="006A3A07">
        <w:t xml:space="preserve">The claim here is not that unintelligent people do not do unintelligent things, but rather that </w:t>
      </w:r>
      <w:r w:rsidRPr="00D81639">
        <w:rPr>
          <w:highlight w:val="green"/>
          <w:u w:val="single"/>
        </w:rPr>
        <w:t xml:space="preserve">the overwhelming unintelligence involved in keeping the engines of production roaring when they are making the planet increasingly uninhabitable cannot be pinned on specific people. </w:t>
      </w:r>
      <w:r w:rsidRPr="00D81639">
        <w:rPr>
          <w:b/>
          <w:highlight w:val="green"/>
          <w:u w:val="single"/>
        </w:rPr>
        <w:t>It is the system as a whole</w:t>
      </w:r>
      <w:r w:rsidRPr="00EB154F">
        <w:rPr>
          <w:b/>
          <w:u w:val="single"/>
        </w:rPr>
        <w:t xml:space="preserve"> that is at issue, and every time we pick out bumbling morons to lament or fresh-faced geniuses to praise is a missed opportunity to see plainly the necessity of structural change.</w:t>
      </w:r>
      <w:r>
        <w:t xml:space="preserve"> </w:t>
      </w:r>
      <w:r w:rsidRPr="006A3A07">
        <w:t xml:space="preserve">Put differently, </w:t>
      </w:r>
      <w:r w:rsidRPr="00D81639">
        <w:rPr>
          <w:highlight w:val="green"/>
          <w:u w:val="single"/>
        </w:rPr>
        <w:t>the hope that we can empower intelligent people to positions where they can design the perfect set of regulations, or</w:t>
      </w:r>
      <w:r w:rsidRPr="005D1FA5">
        <w:rPr>
          <w:u w:val="single"/>
        </w:rPr>
        <w:t xml:space="preserve"> that we can rely on scientists to take the carbon out of the atmosphere and engineer sources of renewable energy, serves to cover over the simple fact that the work of saving the planet is political, not technical</w:t>
      </w:r>
      <w:r w:rsidRPr="006A3A07">
        <w:t xml:space="preserve">. </w:t>
      </w:r>
      <w:r w:rsidRPr="005D1FA5">
        <w:rPr>
          <w:u w:val="single"/>
        </w:rPr>
        <w:t>We have a much better chance of making it past the 22nd century if environmental regulations are designed by a team of people with no formal education in a democratic socialist society than we do if they are made by a team of the most esteemed scientific luminaries in a capitalist society</w:t>
      </w:r>
      <w:r w:rsidRPr="005D1FA5">
        <w:rPr>
          <w:b/>
          <w:u w:val="single"/>
        </w:rPr>
        <w:t xml:space="preserve">. </w:t>
      </w:r>
      <w:r w:rsidRPr="00D81639">
        <w:rPr>
          <w:b/>
          <w:highlight w:val="green"/>
          <w:u w:val="single"/>
        </w:rPr>
        <w:t>The intelligence of the brightest people around is no match for the rampant stupidity of capitalism</w:t>
      </w:r>
      <w:r w:rsidRPr="006A3A07">
        <w:t>.</w:t>
      </w:r>
      <w:r>
        <w:t xml:space="preserve"> </w:t>
      </w:r>
      <w:r w:rsidRPr="006A3A07">
        <w:t>On the defensive for centuries, socialists have become quite adept at responding to objections from people for whom the basic functions of life seem difficult to reproduce without the motive power of capital. There are real issues here, issues that point to the opacity of sociability, as Bini Adamczak’s recent book, “</w:t>
      </w:r>
      <w:hyperlink r:id="rId69" w:tgtFrame="_blank" w:history="1">
        <w:r w:rsidRPr="006A3A07">
          <w:rPr>
            <w:rStyle w:val="Hyperlink"/>
          </w:rPr>
          <w:t>Communism for Kids</w:t>
        </w:r>
      </w:hyperlink>
      <w:r w:rsidRPr="006A3A07">
        <w:t>,” playfully explores. But the burden of justification should not fall on the shoulders of those putting forward an alternative. For anyone who has really thought about the climate crisis, it is capitalism, and not its transcendence, that is in need of justification. And don’t be surprised, or fooled, when its defenders point to the tireless work of intelligent people.</w:t>
      </w:r>
    </w:p>
    <w:p w:rsidR="00810271" w:rsidRDefault="00810271" w:rsidP="00810271">
      <w:pPr>
        <w:pStyle w:val="Heading4"/>
      </w:pPr>
      <w:r>
        <w:t>Globalism and imperialism is embedded in the forms of how environmental degradation came to be – it has shaped the way U.S sovereignty is used to justify divisions of violence</w:t>
      </w:r>
    </w:p>
    <w:p w:rsidR="00810271" w:rsidRDefault="00810271" w:rsidP="00810271">
      <w:r w:rsidRPr="00724156">
        <w:rPr>
          <w:rStyle w:val="Style13ptBold"/>
        </w:rPr>
        <w:t>Danzl, Kaisinger, and Strab 12</w:t>
      </w:r>
      <w:r>
        <w:t xml:space="preserve">, </w:t>
      </w:r>
      <w:r w:rsidRPr="00724156">
        <w:t xml:space="preserve">Heidi is a PhD student University of Salzburg, Yvonee is a PhD student University of Salzburg, Hanna is a PhD student LMU, </w:t>
      </w:r>
      <w:r>
        <w:t xml:space="preserve">[“Imperialism, Narrative, and the Environment”, </w:t>
      </w:r>
      <w:hyperlink r:id="rId70" w:history="1">
        <w:r w:rsidRPr="00962CF3">
          <w:rPr>
            <w:rStyle w:val="Hyperlink"/>
          </w:rPr>
          <w:t>https://www.carsoncenter.uni-muenchen.de/download/events/conference_reports/121012_imperialism_confrep.pdf</w:t>
        </w:r>
      </w:hyperlink>
      <w:r>
        <w:t>]//SML</w:t>
      </w:r>
    </w:p>
    <w:p w:rsidR="00810271" w:rsidRPr="00866514" w:rsidRDefault="00810271" w:rsidP="00810271">
      <w:pPr>
        <w:rPr>
          <w:sz w:val="16"/>
        </w:rPr>
      </w:pPr>
      <w:r w:rsidRPr="00866514">
        <w:rPr>
          <w:sz w:val="16"/>
        </w:rPr>
        <w:t xml:space="preserve">With its focus on environmental challenges such as climate change, resource management, food security, disaster, and toxicity, this workshop offered discussions of ecological problems in connection with questions of historical and contemporary imperialism and environmental justice. </w:t>
      </w:r>
      <w:r w:rsidRPr="00724156">
        <w:rPr>
          <w:rStyle w:val="StyleUnderline"/>
        </w:rPr>
        <w:t xml:space="preserve">Notions of </w:t>
      </w:r>
      <w:r w:rsidRPr="00D81639">
        <w:rPr>
          <w:rStyle w:val="StyleUnderline"/>
          <w:highlight w:val="green"/>
        </w:rPr>
        <w:t>imperialism and environment are embedded in the cultural imagination and its articulations in language, narratives, and the media</w:t>
      </w:r>
      <w:r w:rsidRPr="00724156">
        <w:rPr>
          <w:rStyle w:val="StyleUnderline"/>
        </w:rPr>
        <w:t>.</w:t>
      </w:r>
      <w:r w:rsidRPr="00866514">
        <w:rPr>
          <w:sz w:val="16"/>
        </w:rPr>
        <w:t xml:space="preserve"> At this conference, issues like agency, power structures, marginalization, silencing, and knowledge forms were discussed by international scholars from the humanities and social sciences. This disciplinary variety inspired lively debates on the role of the humanities – in particular postcolonial studies – and their theoretical and methodological paradigms in the face of global environmental crises. The workshop started with a keynote lecture by historian DAVID ARNOLD on “The Empire of Nature: Travel, Self, and Transformation.” Arnold pointed out that, over the last 25 years, nature and empire have become increasingly entangled. He used the concept of empire as a sign of epistemological engagement and examined to what extent (pre-colonial) inhabitants are valorised. To discuss these approaches, he divided his keynote speech into three parts. First, he introduced the audience to several Indian writings, including Aranyak, a famous Bengali novel written in the 1930s. In the second part of his speech he turned to poison and pollution, an aspect that was ignored by colonial narration but that has evolved as a powerful trope in postcolonial discourse, for example with the discussion of the Bhopal disaster in 1984. The third aspect of his speech concerned the environmentalism of the poor. </w:t>
      </w:r>
      <w:r w:rsidRPr="00724156">
        <w:rPr>
          <w:rStyle w:val="StyleUnderline"/>
        </w:rPr>
        <w:t>Arnold argued that environmentalism is mostly discussed by middle and upper caste Indians. In this context the question of agency arises: Who dominates in the pollution narrative and to what extent</w:t>
      </w:r>
      <w:r w:rsidRPr="00866514">
        <w:rPr>
          <w:sz w:val="16"/>
        </w:rPr>
        <w:t xml:space="preserve">? He wondered if it is better to speak of environmentalism “by” the poor or “of” the poor. The first panel session, Epistemologies of Climate Change, began with a discussion of the paper “Combining Knowledge Types to Address Climate Change and Other Disaster Risk Reduction Concerns,” written by ILAN KELMAN and two of his colleagues. The paper </w:t>
      </w:r>
      <w:r w:rsidRPr="00724156">
        <w:rPr>
          <w:rStyle w:val="StyleUnderline"/>
        </w:rPr>
        <w:t xml:space="preserve">revaluated the importance of indigenous knowledge in the context of disaster risk reduction with respect to climate change, and developed frameworks for risk management and development action that combine indigenous environmental knowledge with formalised scientific knowledge. </w:t>
      </w:r>
      <w:r w:rsidRPr="00866514">
        <w:rPr>
          <w:sz w:val="16"/>
        </w:rPr>
        <w:t xml:space="preserve">Participants noted that it is important to avoid the imposition of one knowledge form (mostly the scientific) onto the other knowledge form (mostly indigenous) in order to avoid the enactment of “unwelcome power relations,” even if the process of surveying and evaluating different knowledge forms is complicated by local social power structures. GEORGE B. HANDLEY‟s essay, “The Poetics of Global Climate Change and the Work of Derek Walcott,” reflected on the ethics and theology of climate change. He traced the shared origins of and links between colonialism and the climate crisis to an instrumentalist understanding of nature and suggested that Derek Walcott‟s poetry offers a corrective to this idea of nature as commodity. Expanding eco-theologian Northcott‟s concept of “preEnlightenment earth stories” beyond religious texts, Handley stressed the creative quality of Walcott‟s poetry, which articulates life‟s continuous process of creation and thereby counters JudeoChristian narratives of domination of the natural world. ELIZABETH DELOUGHREY‟s contribution, “Ordinary Futures: Interspecies Worldings in an Era of Climate Change,” </w:t>
      </w:r>
      <w:r w:rsidRPr="00724156">
        <w:rPr>
          <w:rStyle w:val="StyleUnderline"/>
        </w:rPr>
        <w:t xml:space="preserve">focused on oceanic space and narratives of oceanic futures that reject the common apocalypticism of climate change discourse. Not only can </w:t>
      </w:r>
      <w:r w:rsidRPr="00D81639">
        <w:rPr>
          <w:rStyle w:val="StyleUnderline"/>
          <w:highlight w:val="green"/>
        </w:rPr>
        <w:t>apocalyptic narratives create disillusionment, alienation, and a feeling of helplessness, but the spectacle of apocalypse also inhibits the recognition of “non-spectacular ecological violence”</w:t>
      </w:r>
      <w:r w:rsidRPr="00866514">
        <w:rPr>
          <w:sz w:val="16"/>
        </w:rPr>
        <w:t xml:space="preserve"> (DeLoughrey 1). </w:t>
      </w:r>
      <w:r w:rsidRPr="00724156">
        <w:rPr>
          <w:rStyle w:val="StyleUnderline"/>
        </w:rPr>
        <w:t>She noted an alternative approach to climate change in Keri Hulme‟s short story collection Stonefish, which narrates stories of a “profoundly ordinary future” (ibid.) and points to strategies of environmental adaptation.</w:t>
      </w:r>
      <w:r w:rsidRPr="00866514">
        <w:rPr>
          <w:sz w:val="16"/>
        </w:rPr>
        <w:t xml:space="preserve"> The second panel, Resource Extraction and World Ecology, investigated the role(s) commodities, such as oil and sugar, play in narratives. Two important questions were raised: should books be seen as a commodity? And are all modern novels in fact oil novels? MICHAEL NIBLETT addressed a number of important issues concerning the commodities of oil and sugar in “Oil on Sugar: Commodity Frontiers and Peripheral Aesthetics,” but most importantly “the social significance of these commodities and the demands of aesthetic representation” (Niblett 1). His discussion ranged from the multiple levels and temporalities of sugar and oil to the significance of parabolic oscillations to questions around the inseparability of environmental and social changes in connection with these commodities. The paper proposed two new concepts: “petro-magic-realism” and “saccharineirrealism.” These concepts and the representation of oil in general tie in with the notion of Gothic tropes, where the Gothic sublime often displaces the individual. This notion provided a perfect transition to the discussion of SHARAE DECKARD‟s exploration of “Oboroten Spectres: Lycanthropy, Petrofiction, and New Russia in Victor Pelevin,” in which she questioned the ways in which “phantasmic metaphorics of lyncathropy and vampirism” (Deckard 2) can be used to picture economies of oil, and in particular “the violent conversion into an ecological regime based on petroleum extraction” (ibid). “The Nature of Violence: Political Ecology and African Pirate Stories” by BYRON CAMINERO-SANTANGELO provided a valuable closing discussion. </w:t>
      </w:r>
      <w:r w:rsidRPr="00D81639">
        <w:rPr>
          <w:rStyle w:val="StyleUnderline"/>
          <w:highlight w:val="green"/>
        </w:rPr>
        <w:t>The role of oil was</w:t>
      </w:r>
      <w:r w:rsidRPr="00724156">
        <w:rPr>
          <w:rStyle w:val="StyleUnderline"/>
        </w:rPr>
        <w:t xml:space="preserve"> again considered and was </w:t>
      </w:r>
      <w:r w:rsidRPr="00D81639">
        <w:rPr>
          <w:rStyle w:val="StyleUnderline"/>
          <w:highlight w:val="green"/>
        </w:rPr>
        <w:t>portrayed as a source of global violence and constant pollution and contamination</w:t>
      </w:r>
      <w:r w:rsidRPr="00724156">
        <w:rPr>
          <w:rStyle w:val="StyleUnderline"/>
        </w:rPr>
        <w:t>. More specifically, in the novels that Caminero-Santangelo discussed, it is made clear “that the current conditions in the delta and Somalia result not from archaic divisions, violence, and criminality, but from socio-ecological degradation”</w:t>
      </w:r>
      <w:r w:rsidRPr="00866514">
        <w:rPr>
          <w:sz w:val="16"/>
        </w:rPr>
        <w:t xml:space="preserve"> (Caminero-Santangelo 1). The panel entitled Gardening, Ecology, </w:t>
      </w:r>
      <w:proofErr w:type="gramStart"/>
      <w:r w:rsidRPr="00866514">
        <w:rPr>
          <w:sz w:val="16"/>
        </w:rPr>
        <w:t>Food</w:t>
      </w:r>
      <w:proofErr w:type="gramEnd"/>
      <w:r w:rsidRPr="00866514">
        <w:rPr>
          <w:sz w:val="16"/>
        </w:rPr>
        <w:t xml:space="preserve"> Sovereignty began with a discussion of SUSAN K. MARTIN‟s paper “What is a Native Garden? </w:t>
      </w:r>
      <w:proofErr w:type="gramStart"/>
      <w:r w:rsidRPr="00866514">
        <w:rPr>
          <w:sz w:val="16"/>
        </w:rPr>
        <w:t>Gardening with Indigenous Plants, Environmental Language and Literature in Australia.”</w:t>
      </w:r>
      <w:proofErr w:type="gramEnd"/>
      <w:r w:rsidRPr="00866514">
        <w:rPr>
          <w:sz w:val="16"/>
        </w:rPr>
        <w:t xml:space="preserve"> The paper examined the notion of “native” gardens in Australia – gardens not necessarily planted by Aboriginal people but rather gardens that consist of plants that are indigenous to Australia. </w:t>
      </w:r>
      <w:r w:rsidRPr="00724156">
        <w:rPr>
          <w:rStyle w:val="StyleUnderline"/>
        </w:rPr>
        <w:t>Native gardens are sometimes regarded as an attempt to reconcile the Australian indigenous and settler populations.</w:t>
      </w:r>
      <w:r w:rsidRPr="00866514">
        <w:rPr>
          <w:sz w:val="16"/>
        </w:rPr>
        <w:t xml:space="preserve"> “Unearthing Ecology: Plant-hunting and the Eco-Archaic in Reginald Farrer‟s My Rock Garden” by JILL DIDUR investigated rock and alpine gardens as other forms of colonial control. Didur‟s paper points out that values are often ascribed to gardens and gardening, and </w:t>
      </w:r>
      <w:proofErr w:type="gramStart"/>
      <w:r w:rsidRPr="00866514">
        <w:rPr>
          <w:sz w:val="16"/>
        </w:rPr>
        <w:t>that plants</w:t>
      </w:r>
      <w:proofErr w:type="gramEnd"/>
      <w:r w:rsidRPr="00866514">
        <w:rPr>
          <w:sz w:val="16"/>
        </w:rPr>
        <w:t xml:space="preserve"> are presented as anthropomorphic. Gardens frequently also represent micro-climates – in the case of Didur‟s discussion, rock and alpine micro-climates. Finally, LISA PARAVISINI-GEBERT‟s “Food, Biodiversity, Extinctions: Caribbean Fauna and the Struggle for Food Security during the Conquest of the New World” considered the combination of visual and literary texts by analyzing a narrative about food scarcity of colonists. This contribution illustrated both in written and pictorial form the vulnerability of island spaces by using the example of “the New World‟s first food fight” (Paravisini-Gebert 1). This paper emphasized how the delicate ecosystems on islands often collapse and result in endangerment or even extinction of species. At the same time, the introduction of non-native species that ultimately become invasive species leads to a natural imbalance. The first day concluded with a session on Disaster, Vulnerarbility, Planetarity, with Anthony Carrigan and Graham Huggan. Both presenters aimed to point out fundamental deficits in postcolonial studies. Barbadian poet and historian Kamau Brathwaite served as an example in ANTHONY CARRIGAN‟s presentation “Towards a Postcolonial Disaster Studies.” He argued that postcolonial studies and disaster studies reciprocally influence each other. A disaster does not have to be unforeseen and fast; it can be a chronic or a slow-onset disaster, categories which include poverty, debt, ecological degradation, and militarism. Carrigan also pointed out the intimate relationship between power, exploitation, violence, and disaster, with reference to Nixon‟s concept of “slow violence.” The core question was: How is the rhetoric of disaster designed? In his contribution entitled “Notes on the Postcolonial Arctic,” GRAHAM HUGGAN criticized the “Anglo hegemony” (a phrase coined by Jonathan Arac) in postcolonialism and presented his new project on the postcolonial Arctic. His aim is to combine several of his academic interests into a cultural exploration of the Arctic, mainly focussed on the European Arctic (in contrast to the North American and Russian Arctic), collaborating with scholars and institutes in Greenland, Iceland, and Norway. In his project, Huggan sees an opportunity to engage in a more planetary-oriented discourse that further extends the meaning of “postcolonial” conceptually and geographically. The fifth panel, Environmental Justice and Environmentalisms of the Poor, began with ANTHONY VITAL‟s paper entitled “Reading for a Postcolonial Planet: Literature and Environmental Justice.” Vital argued that “reading always happens in some relation to home” (4). He suggested that it can be a powerful tool to bring together postcolonialism, development, and environmental justice, even though the first two have only recently been linked in theory and the latter two are often in conflict with each other. In her contribution, entitled “Aesthetics, Ethics, Politics: Representations of Environmentalism of the Poor,” SANGEETA RAY argued that aesthetics of planetarity are different from other directional moves. Terms such as “postcolonial,” “diaspora,” and “transnational” were all confined to certain governmental spaces; the planetary, however, ignores these spaces. The turn to the planet offers paradigms that move beyond the dominant US discourse. JORGE MARCONE‟s paper, “Slow Wars: Filming the Environmentalism of the Poor in Latin America,” analysed how slow wars are represented by focusing on the filming of the environmentalism of the poor in Latin America. </w:t>
      </w:r>
      <w:r w:rsidRPr="00D81639">
        <w:rPr>
          <w:rStyle w:val="StyleUnderline"/>
          <w:highlight w:val="green"/>
        </w:rPr>
        <w:t>Two major components of slow wars are extractivism and neo-colonial acts like privatization of water.</w:t>
      </w:r>
      <w:r w:rsidRPr="00866514">
        <w:rPr>
          <w:sz w:val="16"/>
        </w:rPr>
        <w:t xml:space="preserve"> Marcone linked his concept with Rob Nixon‟s notion of slow violence: both are attritional forces to which the poor are disproportionately exposed. The sixth panel focused on questions of Environmental Relocation and Resistance. JAMES D. RICE presented “Indigenous Peoples, Colonialism, and the Environment in Modern North America” as part of his current research project, </w:t>
      </w:r>
      <w:r w:rsidRPr="00724156">
        <w:rPr>
          <w:rStyle w:val="StyleUnderline"/>
        </w:rPr>
        <w:t xml:space="preserve">which aims at chronicling the environmental history of indigenous North American societies and the destructive effects of modern colonialism. </w:t>
      </w:r>
      <w:r w:rsidRPr="00D81639">
        <w:rPr>
          <w:rStyle w:val="StyleUnderline"/>
          <w:highlight w:val="green"/>
        </w:rPr>
        <w:t>Modern colonialism is characterised by its environmentally transformative force</w:t>
      </w:r>
      <w:r w:rsidRPr="00866514">
        <w:rPr>
          <w:sz w:val="16"/>
        </w:rPr>
        <w:t xml:space="preserve">. New technologies and the new energy regimes connected to them, liberal ideologies, exploitation of natural resources, and epidemics all collaborated in the decimation and oppression of indigenous communities. Another perspective on relocation and resistance was adopted by JENNIFER WENZEL in her contribution on filmic representations of surplus people and global apartheid, entitled “Surplus People, Repurposed Forms: Global/Apartheid.” In her paper, Wenzel extrapolated the notion of surplus people from the historical specificities of apartheid South Africa to the concept of global apartheid. The systemic structures, Wenzel argued, are similar in other systems of injustice. Indeed, global apartheid is an inherent aspect of the exploitative geographies of neoliberal globalisation, with capitalist ideology assigning economical rather than ethical value to humans. MEENAKSHI SHARMA‟s essay discussed the question “Where Do the Poor Go? Ecological Refugees as Conservation‟s Detritus in Amitav Ghosh‟s The Hungry Tide.” Ecological refugees, a term commonly denoting people exiled or displaced because of environmental catastrophes, conservation policies, or political decision making, are specifically marginalised and socioeconomically disadvantaged. </w:t>
      </w:r>
      <w:r w:rsidRPr="00724156">
        <w:rPr>
          <w:rStyle w:val="StyleUnderline"/>
        </w:rPr>
        <w:t>Sharma argued that the literary form of the novel (with its freedom from disciplinary constraints) proves to be more epistemologically powerful than other literary genres and represents the social, political, historical, economic, and environmental complexities of ecological refugees‟ living conditions.</w:t>
      </w:r>
      <w:r w:rsidRPr="00866514">
        <w:rPr>
          <w:sz w:val="16"/>
        </w:rPr>
        <w:t xml:space="preserve"> The second day‟s final session was a two-paper panel concerned with Global Mappings. In “Planet and Narration: The Brundtland Commission Public Hearings and the Global Symbolic,” CHERYL LOUSLEY analysed the globalism of the Brundtland Commission reports and the imagination of a global community that this “world commission” attempted to represent. </w:t>
      </w:r>
      <w:r w:rsidRPr="00D81639">
        <w:rPr>
          <w:rStyle w:val="StyleUnderline"/>
          <w:highlight w:val="green"/>
        </w:rPr>
        <w:t>Globalism</w:t>
      </w:r>
      <w:r w:rsidRPr="00724156">
        <w:rPr>
          <w:rStyle w:val="StyleUnderline"/>
        </w:rPr>
        <w:t xml:space="preserve">, however, always </w:t>
      </w:r>
      <w:r w:rsidRPr="00D81639">
        <w:rPr>
          <w:rStyle w:val="StyleUnderline"/>
          <w:highlight w:val="green"/>
        </w:rPr>
        <w:t>exists in a localised plurality, defying universality through localised articulations of global standpoints or initiatives</w:t>
      </w:r>
      <w:r w:rsidRPr="00724156">
        <w:rPr>
          <w:rStyle w:val="StyleUnderline"/>
        </w:rPr>
        <w:t>.</w:t>
      </w:r>
      <w:r w:rsidRPr="00866514">
        <w:rPr>
          <w:sz w:val="16"/>
        </w:rPr>
        <w:t xml:space="preserve"> Despite this multiplicity of possible globalisms, the Brundtland Commission hearings provided the conveners with the opportunity to performatively conjure a coherent “imagined global democratic community” (Lousley 10). AMY M. HAY, in her contribution entitled “„I Love the Smell of Napalm in the Morning‟: Imperialism, Jungles, and Resistance in South Vietnam,” showed how the literary and filmic environmental illness narratives of Vietnam War veterans retrospectively challenge the imperial discourse of the tropical environment/the jungle as an embodiment of resistance. </w:t>
      </w:r>
      <w:r w:rsidRPr="00D00A50">
        <w:rPr>
          <w:rStyle w:val="StyleUnderline"/>
        </w:rPr>
        <w:t>Suffering from toxic contamination and the long-term effects of defoli- ants and other environmental toxins</w:t>
      </w:r>
      <w:r w:rsidRPr="00724156">
        <w:rPr>
          <w:rStyle w:val="StyleUnderline"/>
        </w:rPr>
        <w:t xml:space="preserve">, </w:t>
      </w:r>
      <w:r w:rsidRPr="00D81639">
        <w:rPr>
          <w:rStyle w:val="StyleUnderline"/>
          <w:highlight w:val="green"/>
        </w:rPr>
        <w:t>veterans in the U</w:t>
      </w:r>
      <w:r w:rsidRPr="00D00A50">
        <w:rPr>
          <w:rStyle w:val="StyleUnderline"/>
        </w:rPr>
        <w:t>nited</w:t>
      </w:r>
      <w:r w:rsidRPr="00D81639">
        <w:rPr>
          <w:rStyle w:val="StyleUnderline"/>
          <w:highlight w:val="green"/>
        </w:rPr>
        <w:t xml:space="preserve"> S</w:t>
      </w:r>
      <w:r w:rsidRPr="00D00A50">
        <w:rPr>
          <w:rStyle w:val="StyleUnderline"/>
        </w:rPr>
        <w:t xml:space="preserve">tates </w:t>
      </w:r>
      <w:r w:rsidRPr="00D81639">
        <w:rPr>
          <w:rStyle w:val="StyleUnderline"/>
          <w:highlight w:val="green"/>
        </w:rPr>
        <w:t>produced texts of “popular epidemiology” that</w:t>
      </w:r>
      <w:r w:rsidRPr="00724156">
        <w:rPr>
          <w:rStyle w:val="StyleUnderline"/>
        </w:rPr>
        <w:t xml:space="preserve"> challenged the scientific discourse that promoted the harmlessness of dioxins used during the war. </w:t>
      </w:r>
      <w:r w:rsidRPr="00866514">
        <w:rPr>
          <w:sz w:val="16"/>
        </w:rPr>
        <w:t xml:space="preserve">These texts, as well as texts written by Vietnamese authors, </w:t>
      </w:r>
      <w:r w:rsidRPr="00D81639">
        <w:rPr>
          <w:rStyle w:val="StyleUnderline"/>
          <w:highlight w:val="green"/>
        </w:rPr>
        <w:t>provide a counternarrative to the ecological imperialism endorsed by the U.S. military and eliminate the justification for the extensive use of herbicides.</w:t>
      </w:r>
      <w:r w:rsidRPr="00724156">
        <w:rPr>
          <w:rStyle w:val="StyleUnderline"/>
        </w:rPr>
        <w:t xml:space="preserve"> The Closing Panel highlighted the fact that there is still a lot of research that has to be done in the area of the environmentally oriented postcolonial humanities.</w:t>
      </w:r>
      <w:r w:rsidRPr="00866514">
        <w:rPr>
          <w:sz w:val="16"/>
        </w:rPr>
        <w:t xml:space="preserve"> Some of the issues raised were: the position of the ecological in postcolonialism; the contribution of postcolonial ecocriticism to the humanities; the tensions between globality and the planetary; the tension between historical and literary narrative; the need for an adequate critical framework for environmental justice; the canon; the controversy surrounding population and overpopulation; and more nuanced definitions of imperialism(s), global capitalism, and capitalist imperialism. Participants noted that many universities still lack environmental/postcolonial programmes; comparative literary studies are still quite uncommon as well. In conclusion, participants agreed that in order to progress, pragmatic solutions will be necessary and activism outside the academy should receive more attention.</w:t>
      </w:r>
    </w:p>
    <w:p w:rsidR="00810271" w:rsidRPr="00724156" w:rsidRDefault="00810271" w:rsidP="00810271"/>
    <w:p w:rsidR="00810271" w:rsidRPr="009C1059" w:rsidRDefault="00810271" w:rsidP="00810271">
      <w:pPr>
        <w:pStyle w:val="Heading4"/>
      </w:pPr>
      <w:r>
        <w:t xml:space="preserve">Ecological </w:t>
      </w:r>
      <w:r w:rsidRPr="009C1059">
        <w:t>Imperialism’s accumulation of ecological debt is approaching unsu</w:t>
      </w:r>
      <w:r>
        <w:t>stain</w:t>
      </w:r>
      <w:r w:rsidRPr="009C1059">
        <w:t>able levels of warming causing extinction</w:t>
      </w:r>
    </w:p>
    <w:p w:rsidR="00810271" w:rsidRDefault="00810271" w:rsidP="00810271">
      <w:pPr>
        <w:rPr>
          <w:rStyle w:val="StyleUnderline"/>
        </w:rPr>
      </w:pPr>
      <w:r w:rsidRPr="000835D9">
        <w:rPr>
          <w:rStyle w:val="Style13ptBold"/>
        </w:rPr>
        <w:t>Foster &amp; Clark</w:t>
      </w:r>
      <w:r>
        <w:rPr>
          <w:rStyle w:val="Style13ptBold"/>
        </w:rPr>
        <w:t xml:space="preserve"> 4</w:t>
      </w:r>
      <w:r w:rsidRPr="000835D9">
        <w:rPr>
          <w:rStyle w:val="Style13ptBold"/>
        </w:rPr>
        <w:t xml:space="preserve"> </w:t>
      </w:r>
      <w:r w:rsidRPr="005969CD">
        <w:t>(John Bellamy Foster, professor of sociology at University of Oregon, and Brett Clark, assistant professor of sociology at the University of Utah</w:t>
      </w:r>
      <w:r>
        <w:t xml:space="preserve">, [“Ecological Imperialism: The Curse </w:t>
      </w:r>
      <w:proofErr w:type="gramStart"/>
      <w:r>
        <w:t>Of</w:t>
      </w:r>
      <w:proofErr w:type="gramEnd"/>
      <w:r>
        <w:t xml:space="preserve"> Capitalism”, </w:t>
      </w:r>
      <w:r w:rsidRPr="009C1059">
        <w:t>https://socialistregister.com/index.php/srv/article/viewFile/5817/2713</w:t>
      </w:r>
      <w:r>
        <w:t>]//SML</w:t>
      </w:r>
    </w:p>
    <w:p w:rsidR="00810271" w:rsidRPr="00866514" w:rsidRDefault="00810271" w:rsidP="00810271">
      <w:pPr>
        <w:rPr>
          <w:sz w:val="16"/>
        </w:rPr>
      </w:pPr>
      <w:r w:rsidRPr="009C1059">
        <w:rPr>
          <w:rStyle w:val="StyleUnderline"/>
        </w:rPr>
        <w:t xml:space="preserve">The mobilization of opposition to ecological imperialism is now increasingly taking place via the concept of ‘ecological debt’. </w:t>
      </w:r>
      <w:r w:rsidRPr="00866514">
        <w:rPr>
          <w:sz w:val="16"/>
        </w:rPr>
        <w:t xml:space="preserve">Acción Ecológica, an Ecuadorbased organization that is leading the ecological debt campaign, defines </w:t>
      </w:r>
      <w:r w:rsidRPr="00D81639">
        <w:rPr>
          <w:rStyle w:val="StyleUnderline"/>
          <w:highlight w:val="green"/>
        </w:rPr>
        <w:t>ecological debt broadly as ‘the debt accumulated by Northern, industrial count</w:t>
      </w:r>
      <w:proofErr w:type="gramStart"/>
      <w:r w:rsidRPr="00D81639">
        <w:rPr>
          <w:rStyle w:val="StyleUnderline"/>
          <w:highlight w:val="green"/>
        </w:rPr>
        <w:t>:ies</w:t>
      </w:r>
      <w:proofErr w:type="gramEnd"/>
      <w:r w:rsidRPr="009C1059">
        <w:rPr>
          <w:rStyle w:val="StyleUnderline"/>
        </w:rPr>
        <w:t xml:space="preserve"> toward Third World countries </w:t>
      </w:r>
      <w:r w:rsidRPr="00D81639">
        <w:rPr>
          <w:rStyle w:val="StyleUnderline"/>
          <w:highlight w:val="green"/>
        </w:rPr>
        <w:t>on account of resource plundering, environmental damages, and the free occupation of environmental space to deposit wastes</w:t>
      </w:r>
      <w:r w:rsidRPr="009C1059">
        <w:rPr>
          <w:rStyle w:val="StyleUnderline"/>
        </w:rPr>
        <w:t>, such as greenhouse gases, from the industrial countries.</w:t>
      </w:r>
      <w:r w:rsidRPr="00866514">
        <w:rPr>
          <w:sz w:val="16"/>
        </w:rPr>
        <w:t xml:space="preserve">’24 Accounting for ecological debt radically alters the question: ‘Who Owes Whom?’ Fundamental to this position is an analysis of the social interactions between nature and society, as organized by ecological imperialism. </w:t>
      </w:r>
      <w:r w:rsidRPr="00D81639">
        <w:rPr>
          <w:rStyle w:val="StyleUnderline"/>
          <w:highlight w:val="green"/>
        </w:rPr>
        <w:t>The history of pillage and super-exploitation of peoples is seen as part of a larger ecological debt.</w:t>
      </w:r>
      <w:r w:rsidRPr="009C1059">
        <w:rPr>
          <w:rStyle w:val="StyleUnderline"/>
        </w:rPr>
        <w:t xml:space="preserve"> </w:t>
      </w:r>
      <w:r w:rsidRPr="00D81639">
        <w:rPr>
          <w:rStyle w:val="StyleUnderline"/>
          <w:highlight w:val="green"/>
        </w:rPr>
        <w:t>Capital remains a central focus</w:t>
      </w:r>
      <w:r w:rsidRPr="009C1059">
        <w:rPr>
          <w:rStyle w:val="StyleUnderline"/>
        </w:rPr>
        <w:t xml:space="preserve">, since it is the production and consumption patterns of the central capitalist countries that are held </w:t>
      </w:r>
      <w:r w:rsidRPr="00D81639">
        <w:rPr>
          <w:rStyle w:val="StyleUnderline"/>
          <w:highlight w:val="green"/>
        </w:rPr>
        <w:t>responsible for the deteriorating ecological conditions of the planet</w:t>
      </w:r>
      <w:r w:rsidRPr="009C1059">
        <w:rPr>
          <w:rStyle w:val="StyleUnderline"/>
        </w:rPr>
        <w:t>.</w:t>
      </w:r>
      <w:r w:rsidRPr="00866514">
        <w:rPr>
          <w:sz w:val="16"/>
        </w:rPr>
        <w:t xml:space="preserve">25 A wide range of activities contribute, Third World critics contend, to the ecological debt: </w:t>
      </w:r>
      <w:r w:rsidRPr="00D81639">
        <w:rPr>
          <w:rStyle w:val="StyleUnderline"/>
          <w:highlight w:val="green"/>
        </w:rPr>
        <w:t>the extraction of natural resources</w:t>
      </w:r>
      <w:r w:rsidRPr="009C1059">
        <w:rPr>
          <w:rStyle w:val="StyleUnderline"/>
        </w:rPr>
        <w:t xml:space="preserve">; unequal terms of trade; </w:t>
      </w:r>
      <w:r w:rsidRPr="00D81639">
        <w:rPr>
          <w:rStyle w:val="StyleUnderline"/>
          <w:highlight w:val="green"/>
        </w:rPr>
        <w:t>degradation of land and soil for export crops; other unrecognized environmental damage and pollution caused by extractive and productive processes; appropriation of ancestral knowledge; loss of biodiversity; contamination of the atmosphere and oceans; the introduction of toxic chemicals and dangerous weapons; and the dumping of hazardous waste in the periphery</w:t>
      </w:r>
      <w:r w:rsidRPr="00866514">
        <w:rPr>
          <w:sz w:val="16"/>
        </w:rPr>
        <w:t xml:space="preserve">.26 </w:t>
      </w:r>
      <w:r w:rsidRPr="009C1059">
        <w:rPr>
          <w:rStyle w:val="StyleUnderline"/>
        </w:rPr>
        <w:t xml:space="preserve">Within the discussion of ecological debt there are two major dimensions: (1) </w:t>
      </w:r>
      <w:r w:rsidRPr="00D81639">
        <w:rPr>
          <w:rStyle w:val="StyleUnderline"/>
          <w:highlight w:val="green"/>
        </w:rPr>
        <w:t>the social-ecological destruction and exploitation that takes places within nations under the influence of ecological imperialism;</w:t>
      </w:r>
      <w:r w:rsidRPr="009C1059">
        <w:rPr>
          <w:rStyle w:val="StyleUnderline"/>
        </w:rPr>
        <w:t xml:space="preserve"> and (2) </w:t>
      </w:r>
      <w:r w:rsidRPr="00D81639">
        <w:rPr>
          <w:rStyle w:val="StyleUnderline"/>
          <w:highlight w:val="green"/>
        </w:rPr>
        <w:t>the imperialist appropriation of global commons and the unequal use</w:t>
      </w:r>
      <w:r w:rsidRPr="009C1059">
        <w:rPr>
          <w:rStyle w:val="StyleUnderline"/>
        </w:rPr>
        <w:t xml:space="preserve"> (exploitation) </w:t>
      </w:r>
      <w:r w:rsidRPr="00D81639">
        <w:rPr>
          <w:rStyle w:val="StyleUnderline"/>
          <w:highlight w:val="green"/>
        </w:rPr>
        <w:t>of the absorption capacity of these commons.</w:t>
      </w:r>
      <w:r w:rsidRPr="00866514">
        <w:rPr>
          <w:sz w:val="16"/>
        </w:rPr>
        <w:t xml:space="preserve"> In his Hungry Planet, first published in 1965, Georg Borgstrom introduced the concept of ‘ghost acres’ to illustrate Britain’s dependence on food and raw ECOLOGICAL IMPERIALISM 193 materials from colonial (or neo-colonial) hinterlands in order to sustain the productive, consumption, and trade operations of that nation. The growth of capital has increased the demands placed on the world as a whole. </w:t>
      </w:r>
      <w:r w:rsidRPr="00D81639">
        <w:rPr>
          <w:rStyle w:val="StyleUnderline"/>
          <w:highlight w:val="green"/>
        </w:rPr>
        <w:t>The ‘ecological footprint’ of the core nations continues to expand</w:t>
      </w:r>
      <w:r w:rsidRPr="009C1059">
        <w:rPr>
          <w:rStyle w:val="StyleUnderline"/>
        </w:rPr>
        <w:t xml:space="preserve">, as they deplete their own historic stocks of material and energy, as well as those of other nations.27 Debt cycles and military interventions maintain global inequalities, as the South continues to subsidize the North in terms of labour, commodities and natural resources. </w:t>
      </w:r>
      <w:r w:rsidRPr="00D81639">
        <w:rPr>
          <w:rStyle w:val="StyleUnderline"/>
          <w:highlight w:val="green"/>
        </w:rPr>
        <w:t>Extraction of raw materials for commodity production is organized around meeting the demands of the countries of the North</w:t>
      </w:r>
      <w:r w:rsidRPr="009C1059">
        <w:rPr>
          <w:rStyle w:val="StyleUnderline"/>
        </w:rPr>
        <w:t>, where approximately 25 per cent of the world’s population lives but which consumes 75 per cent of global resources.</w:t>
      </w:r>
      <w:r w:rsidRPr="00866514">
        <w:rPr>
          <w:sz w:val="16"/>
        </w:rPr>
        <w:t xml:space="preserve">28 </w:t>
      </w:r>
      <w:proofErr w:type="gramStart"/>
      <w:r w:rsidRPr="00866514">
        <w:rPr>
          <w:sz w:val="16"/>
        </w:rPr>
        <w:t>For</w:t>
      </w:r>
      <w:proofErr w:type="gramEnd"/>
      <w:r w:rsidRPr="00866514">
        <w:rPr>
          <w:sz w:val="16"/>
        </w:rPr>
        <w:t xml:space="preserve"> hundreds of years, the centre has depended on cheap primary materials and labour from the periphery. The volume of material and economic value that flows out of the South increases (the volume of exports from Latin America increased by 245 per cent between 1980 and 1995)</w:t>
      </w:r>
      <w:proofErr w:type="gramStart"/>
      <w:r w:rsidRPr="00866514">
        <w:rPr>
          <w:sz w:val="16"/>
        </w:rPr>
        <w:t>,29</w:t>
      </w:r>
      <w:proofErr w:type="gramEnd"/>
      <w:r w:rsidRPr="00866514">
        <w:rPr>
          <w:sz w:val="16"/>
        </w:rPr>
        <w:t xml:space="preserve"> yet the financial debt of these nations continues to grow, exacerbated by arbitrary increases in interest rates. At the same time monopoly capital, dominating the world market, is able to overvalue the North’s industrial, high-value commodity exports, further unbalancing international trade.30 Imperialist forces impose socio-ecological regimes of production on the world, deepening the antagonistic division between town and country, as well as between the North and South. Agro-ecosystems (including both labour and nature) are restructured and ‘rationally and systematically reshaped in order to intensify, not merely the production of food and fiber, but the accumulation of personal wealth’ by comprador bourgeoisies and monopoly capital.31 As Josué de Castro noted in a classic 1952 study, ‘</w:t>
      </w:r>
      <w:r w:rsidRPr="00D81639">
        <w:rPr>
          <w:rStyle w:val="StyleUnderline"/>
          <w:highlight w:val="green"/>
        </w:rPr>
        <w:t>It was to the advantage of economic imperialism and international commerce,</w:t>
      </w:r>
      <w:r w:rsidRPr="009C1059">
        <w:rPr>
          <w:rStyle w:val="StyleUnderline"/>
        </w:rPr>
        <w:t xml:space="preserve"> both controlled by profit-seeking minorities, </w:t>
      </w:r>
      <w:r w:rsidRPr="00D81639">
        <w:rPr>
          <w:rStyle w:val="StyleUnderline"/>
          <w:highlight w:val="green"/>
        </w:rPr>
        <w:t>that the production, distribution and consumption of food products be regarded as purely business</w:t>
      </w:r>
      <w:r w:rsidRPr="009C1059">
        <w:rPr>
          <w:rStyle w:val="StyleUnderline"/>
        </w:rPr>
        <w:t xml:space="preserve"> matters rather than as phenomena of the highest importance to society as a whole.’</w:t>
      </w:r>
      <w:r w:rsidRPr="00866514">
        <w:rPr>
          <w:sz w:val="16"/>
        </w:rPr>
        <w:t xml:space="preserve">32 At the planetary level, ecological imperialism has resulted in the appropriation of the global commons (i.e. the atmosphere and oceans) and the carbon absorption capacity of the biosphere, primarily to the benefit of a relatively small number of countries at the centre of the capitalist world economy.33 </w:t>
      </w:r>
      <w:r w:rsidRPr="00D81639">
        <w:rPr>
          <w:rStyle w:val="StyleUnderline"/>
          <w:highlight w:val="green"/>
        </w:rPr>
        <w:t>The North rose to wealth and power in part through high fossil-fuel consumption,</w:t>
      </w:r>
      <w:r w:rsidRPr="009C1059">
        <w:rPr>
          <w:rStyle w:val="StyleUnderline"/>
        </w:rPr>
        <w:t xml:space="preserve"> which is now culminating in a climate crisis due to the dumping of ecological wastes into the atmosphere. </w:t>
      </w:r>
      <w:r w:rsidRPr="00D81639">
        <w:rPr>
          <w:rStyle w:val="StyleUnderline"/>
          <w:highlight w:val="green"/>
        </w:rPr>
        <w:t>Climate change is already occurring due to the increased concentrations of carbon dioxide</w:t>
      </w:r>
      <w:r w:rsidRPr="009C1059">
        <w:rPr>
          <w:rStyle w:val="StyleUnderline"/>
        </w:rPr>
        <w:t xml:space="preserve"> and other minor greenhouse gases, warming the earth 0.6°C during the last hundred years. The ecological debt approach to the question of ecological imperialism</w:t>
      </w:r>
      <w:r w:rsidRPr="00866514">
        <w:rPr>
          <w:sz w:val="16"/>
        </w:rPr>
        <w:t>, while addressing the larger problem in its full dimensions, nonetheless focuses tactically on the carbon debt as its most concrete, empirical basis – taking advantage of the urgent global necessity of addressing this problem. The nations of the North that cause a disproportionate amount of the emissions due to industries, automobiles, and lifestyles, are largely responsible for climate change, as the ‘fossil-fuel 194 SOCIALIST REGISTER 2004 economy creates waste emissions faster than natural systems can absorb them.’34 The Intergovernmental Panel on Climate Change (IPCC) now expects an increase in temperature of 1.5-6.0° C during this century. ‘</w:t>
      </w:r>
      <w:r w:rsidRPr="00D81639">
        <w:rPr>
          <w:rStyle w:val="StyleUnderline"/>
          <w:highlight w:val="green"/>
        </w:rPr>
        <w:t>A temperature rise of 4°C would create an earth that was warmer than at any time in the last 40 million years,’ potentially undermining the ability of human civilization to survive.</w:t>
      </w:r>
      <w:r w:rsidRPr="009C1059">
        <w:rPr>
          <w:rStyle w:val="StyleUnderline"/>
        </w:rPr>
        <w:t xml:space="preserve">35 The extreme weather patterns (hurricanes, floods, droughts, etc.) in recent decades, which disproportionately affect the nations of the South, may be partly the result of greenhouse gases accumulating in the atmosphere. Global warming leading to a rise in sea levels threatens many islands as well as some densely populated, lowlying countries such as Bangladesh with floods that would submerge them. Given that no one owns the atmosphere or oceans, </w:t>
      </w:r>
      <w:r w:rsidRPr="00D81639">
        <w:rPr>
          <w:rStyle w:val="StyleUnderline"/>
          <w:highlight w:val="green"/>
        </w:rPr>
        <w:t>calculating the carbon debt is an attempt to measure how unsustainable the production and consumption of a given economy is,</w:t>
      </w:r>
      <w:r w:rsidRPr="009C1059">
        <w:rPr>
          <w:rStyle w:val="StyleUnderline"/>
        </w:rPr>
        <w:t xml:space="preserve"> relative to all the others.</w:t>
      </w:r>
      <w:r w:rsidRPr="00866514">
        <w:rPr>
          <w:sz w:val="16"/>
        </w:rPr>
        <w:t xml:space="preserve"> </w:t>
      </w:r>
      <w:proofErr w:type="gramStart"/>
      <w:r w:rsidRPr="00866514">
        <w:rPr>
          <w:sz w:val="16"/>
        </w:rPr>
        <w:t>Simply stated, if a nation uses fossil fuel above a set rate, then it is accumulating a carbon debt, making a disproportionate use of environmental space in the commons for the disposal of its carbon waste.</w:t>
      </w:r>
      <w:proofErr w:type="gramEnd"/>
      <w:r w:rsidRPr="00866514">
        <w:rPr>
          <w:sz w:val="16"/>
        </w:rPr>
        <w:t xml:space="preserve"> In determining how to calculate this set rate of emissions, several things must be considered. In the year 1996, already, approximately 7 billion metric tons of </w:t>
      </w:r>
      <w:proofErr w:type="gramStart"/>
      <w:r w:rsidRPr="00866514">
        <w:rPr>
          <w:sz w:val="16"/>
        </w:rPr>
        <w:t>carbon were</w:t>
      </w:r>
      <w:proofErr w:type="gramEnd"/>
      <w:r w:rsidRPr="00866514">
        <w:rPr>
          <w:sz w:val="16"/>
        </w:rPr>
        <w:t xml:space="preserve"> released into the atmosphere, more than 50 per cent of it by the United States and Europe – a massively disproportionate share. Second, current carbon emissions exceed the amount that the environment can absorb. The IPCC has estimated that at least a 60 per cent reduction in carbon emissions from 1990 levels (down to 2,800 million metric tons) is necessary to stabilize or reduce the risk of further climate change. For all these reasons it follows that the rich industrialized nations, whose output alone already exceeds the world’s total allowable amount, must – from a moral standpoint – bear the brunt of the necessary reduction in emissions. As Agarwal and Narain suggested in 1991, any just and reasonable approach for determining how much carbon a nation can emit into the global commons, without accumulating a carbon debt, must be based on emissions per head of population.36 Andrew Simms and his colleagues have calculated that ‘based on the 1990 target for climate stabilization, everyone in the world would have a per capita allowance of carbon of around 0.4 tonnes, per year.’37 But as time passes and the release and accumulation of gases continues, that allowance decreases. Before long the per capita allowance of carbon will only be 0.2 tons, per year. Inaction creates an ever more difficult position for the future. </w:t>
      </w:r>
      <w:r w:rsidRPr="009C1059">
        <w:rPr>
          <w:rStyle w:val="StyleUnderline"/>
        </w:rPr>
        <w:t xml:space="preserve">In fact, </w:t>
      </w:r>
      <w:r w:rsidRPr="00D81639">
        <w:rPr>
          <w:rStyle w:val="StyleUnderline"/>
          <w:highlight w:val="green"/>
        </w:rPr>
        <w:t>if current trends continue, global warming could spiral out of control,</w:t>
      </w:r>
      <w:r w:rsidRPr="009C1059">
        <w:rPr>
          <w:rStyle w:val="StyleUnderline"/>
        </w:rPr>
        <w:t xml:space="preserve"> seriously </w:t>
      </w:r>
      <w:r w:rsidRPr="00D81639">
        <w:rPr>
          <w:rStyle w:val="StyleUnderline"/>
          <w:highlight w:val="green"/>
        </w:rPr>
        <w:t>threatening the sustainability of life</w:t>
      </w:r>
      <w:r w:rsidRPr="009C1059">
        <w:rPr>
          <w:rStyle w:val="StyleUnderline"/>
        </w:rPr>
        <w:t xml:space="preserve"> on earth. An ‘ecological discontinuity’ can occur with few, if any, immediate warning signs.38 When the North’s current excess of carbon emissions</w:t>
      </w:r>
      <w:r w:rsidRPr="00866514">
        <w:rPr>
          <w:sz w:val="16"/>
        </w:rPr>
        <w:t xml:space="preserve"> (beyond what is sustainable per capita for the entire world) is translated into dollar terms, based on ‘the historically close correlation between the basic measure of economic activity, Gross Domestic Product (GDP) and carbon dioxide emissions,’ the ecological debt owed by the North to the South in terms of carbon emissions alone ECOLOGICAL IMPERIALISM 195 amounts to an estimated $13 trillion per year.39 </w:t>
      </w:r>
      <w:r w:rsidRPr="009C1059">
        <w:rPr>
          <w:rStyle w:val="StyleUnderline"/>
        </w:rPr>
        <w:t>The annual ecological debt of the North, owed to the South, without even looking at the cumulative impact,</w:t>
      </w:r>
      <w:r w:rsidRPr="00866514">
        <w:rPr>
          <w:sz w:val="16"/>
        </w:rPr>
        <w:t xml:space="preserve"> is thus calculated to be at least three times the financial debt that the South currently ‘owes’ to the North. Paying it would cancel out the loans that have imprisoned Third World nations, and would also allow them to adopt more fuelefficient technologies. But payment of this debt and new technologies will not solve the carbon rift if capitalist production in the South takes place in the same way that it has in the North. </w:t>
      </w:r>
      <w:r w:rsidRPr="009C1059">
        <w:rPr>
          <w:rStyle w:val="StyleUnderline"/>
        </w:rPr>
        <w:t>Ecological debt proponents therefore advocate a process of contraction and convergence. I</w:t>
      </w:r>
      <w:r w:rsidRPr="00866514">
        <w:rPr>
          <w:sz w:val="16"/>
        </w:rPr>
        <w:t xml:space="preserve">n this scenario, the rich nations of the North would reduce their carbon (and other greenhouse gas) emissions to an appropriate level to meet the IPCC recommendations, while the poor nations of the South would be allowed to increase their emissions gradually in the interest of social and economic development. The nations of the world would thus converge towards ‘equal, and low, per capita allotments’.40 Variations in allotments may exist, given differences in climate, but per capita emissions for the world as a whole would be within acceptable standards. </w:t>
      </w:r>
      <w:r w:rsidRPr="00D81639">
        <w:rPr>
          <w:rStyle w:val="StyleUnderline"/>
          <w:highlight w:val="green"/>
        </w:rPr>
        <w:t>Assessing the ecological degradation and conditions of international inequality as these relate to global warming is</w:t>
      </w:r>
      <w:r w:rsidRPr="009C1059">
        <w:rPr>
          <w:rStyle w:val="StyleUnderline"/>
        </w:rPr>
        <w:t xml:space="preserve">, of course, </w:t>
      </w:r>
      <w:r w:rsidRPr="00D81639">
        <w:rPr>
          <w:rStyle w:val="StyleUnderline"/>
          <w:highlight w:val="green"/>
        </w:rPr>
        <w:t>only the beginning in trying to access the ecological debt</w:t>
      </w:r>
      <w:r w:rsidRPr="009C1059">
        <w:rPr>
          <w:rStyle w:val="StyleUnderline"/>
        </w:rPr>
        <w:t xml:space="preserve"> owed to the South. The ocean, another global commons, has long been used for the dumping of toxins and hazardous waste, and its ability to serve as a sink for carbon is decreasing. Furthermore, the depletion of the ocean fish stock threatens to disrupt metabolic relationships within the ocean ecosystem. The full extent of the damage caused by ecological imperialism is indeed unaccounted for, especially if we take into account the historical pillage carried out over several centuries throughout the global periphery as a result of the economic expansion of the core capitalist states. </w:t>
      </w:r>
      <w:r w:rsidRPr="00D81639">
        <w:rPr>
          <w:rStyle w:val="StyleUnderline"/>
          <w:highlight w:val="green"/>
        </w:rPr>
        <w:t>The ecological debt movement today fights for the restoration and renewal of nature on a global basis</w:t>
      </w:r>
      <w:r w:rsidRPr="009C1059">
        <w:rPr>
          <w:rStyle w:val="StyleUnderline"/>
        </w:rPr>
        <w:t>. And as ecological sustainability is impossible without social and economic balance, ecological debt activists are increasingly confronting the forces of capitalist expansion, calling into question the legitimacy of the global order</w:t>
      </w:r>
      <w:r w:rsidRPr="00866514">
        <w:rPr>
          <w:sz w:val="16"/>
        </w:rPr>
        <w:t xml:space="preserve">. The concentration of wealth is explicitly linked to the impoverishment and exploitation of people and nature throughout the world. A system of incessant accumulation on an ever-increasing scale – and of consumption without bounds – is recognized as one bent on suicide. </w:t>
      </w:r>
      <w:r w:rsidRPr="00D81639">
        <w:rPr>
          <w:rStyle w:val="StyleUnderline"/>
          <w:highlight w:val="green"/>
        </w:rPr>
        <w:t>Stopping the destruction caused by ecological imperialism is seen as the only solution to this global problem</w:t>
      </w:r>
      <w:r w:rsidRPr="009C1059">
        <w:rPr>
          <w:rStyle w:val="StyleUnderline"/>
        </w:rPr>
        <w:t>. A transformation of the social-ecological relationships of production is needed. If the global commons is the sink where wastes are absorbed, the sink is clogged and overflowing. To challenge ecological imperialism,</w:t>
      </w:r>
      <w:r w:rsidRPr="00866514">
        <w:rPr>
          <w:sz w:val="16"/>
        </w:rPr>
        <w:t xml:space="preserve"> Acción Ecológica insists that ‘it’s time to shut off the tap’ to prevent the ‘unjust flow of energy, natural resources, food, cheap labour and financial resources from the South to the North.’41</w:t>
      </w:r>
    </w:p>
    <w:p w:rsidR="00810271" w:rsidRPr="006A3A07" w:rsidRDefault="00810271" w:rsidP="00810271">
      <w:pPr>
        <w:spacing w:before="240"/>
      </w:pPr>
    </w:p>
    <w:p w:rsidR="006B7A16" w:rsidRDefault="006B7A16" w:rsidP="006B7A16"/>
    <w:p w:rsidR="006B7A16" w:rsidRDefault="006B7A16" w:rsidP="006B7A16">
      <w:pPr>
        <w:pStyle w:val="Heading2"/>
      </w:pPr>
    </w:p>
    <w:p w:rsidR="006B7A16" w:rsidRDefault="006B7A16" w:rsidP="006B7A16">
      <w:pPr>
        <w:pStyle w:val="Heading2"/>
      </w:pPr>
      <w:r>
        <w:t>***Alts***</w:t>
      </w:r>
    </w:p>
    <w:p w:rsidR="006B7A16" w:rsidRDefault="006B7A16" w:rsidP="006B7A16"/>
    <w:p w:rsidR="006B7A16" w:rsidRPr="00BF0514" w:rsidRDefault="006B7A16" w:rsidP="00784E88">
      <w:pPr>
        <w:pStyle w:val="Heading3"/>
      </w:pPr>
      <w:r>
        <w:t>Alt—Prefiguration</w:t>
      </w:r>
    </w:p>
    <w:p w:rsidR="006B7A16" w:rsidRPr="00BF0514" w:rsidRDefault="006B7A16" w:rsidP="006B7A16">
      <w:pPr>
        <w:pStyle w:val="Heading4"/>
      </w:pPr>
      <w:r>
        <w:t>Thus our alternative—</w:t>
      </w:r>
      <w:r w:rsidRPr="001D1934">
        <w:rPr>
          <w:u w:val="single"/>
        </w:rPr>
        <w:t>Reject the affirmative in order engage in the prefiguration of a world without capitalism</w:t>
      </w:r>
      <w:r>
        <w:t xml:space="preserve">. Prefigurative politics end capitalism through the experimentation with alternative modes of consuming, producing and living. Only in rejecting the aff can such acts of worlding flourish. </w:t>
      </w:r>
    </w:p>
    <w:p w:rsidR="006B7A16" w:rsidRDefault="006B7A16" w:rsidP="006B7A16">
      <w:r w:rsidRPr="00BF0514">
        <w:rPr>
          <w:rStyle w:val="Style13ptBold"/>
        </w:rPr>
        <w:t>Monticelli, 18</w:t>
      </w:r>
      <w:r>
        <w:t xml:space="preserve"> – Lara, Independent researcher (“Embodying Alternatives to Capitalism in the 21st Century,” CC-BY-NC-ND: Creative Commons License, 2018, tripleC 16(2): 501-517, http://www.triple-c.at, Date of Publication: May 5, 2018)//BL</w:t>
      </w:r>
    </w:p>
    <w:p w:rsidR="006B7A16" w:rsidRDefault="006B7A16" w:rsidP="006B7A16">
      <w:r>
        <w:t>Beyond Resistance: A Sociology Of and For Prefigurative Social Movements</w:t>
      </w:r>
    </w:p>
    <w:p w:rsidR="006B7A16" w:rsidRDefault="006B7A16" w:rsidP="006B7A16">
      <w:r>
        <w:t>“We live in capitalism, its power seems inescapable. So did the divine right of kings. Any human power can be resisted and changed by human beings.” (Le Guin 2014)</w:t>
      </w:r>
    </w:p>
    <w:p w:rsidR="006B7A16" w:rsidRPr="004120D4" w:rsidRDefault="006B7A16" w:rsidP="006B7A16">
      <w:pPr>
        <w:rPr>
          <w:sz w:val="16"/>
        </w:rPr>
      </w:pPr>
      <w:r w:rsidRPr="00D81639">
        <w:rPr>
          <w:rStyle w:val="StyleUnderline"/>
          <w:highlight w:val="green"/>
        </w:rPr>
        <w:t>In the last two decades</w:t>
      </w:r>
      <w:r w:rsidRPr="001E12E9">
        <w:rPr>
          <w:rStyle w:val="StyleUnderline"/>
        </w:rPr>
        <w:t xml:space="preserve">, several </w:t>
      </w:r>
      <w:r w:rsidRPr="00D81639">
        <w:rPr>
          <w:rStyle w:val="StyleUnderline"/>
          <w:highlight w:val="green"/>
        </w:rPr>
        <w:t>initiatives have been mushrooming around the world</w:t>
      </w:r>
      <w:r w:rsidRPr="001E12E9">
        <w:rPr>
          <w:rStyle w:val="StyleUnderline"/>
        </w:rPr>
        <w:t xml:space="preserve">: </w:t>
      </w:r>
      <w:r w:rsidRPr="00D81639">
        <w:rPr>
          <w:rStyle w:val="StyleUnderline"/>
          <w:highlight w:val="green"/>
        </w:rPr>
        <w:t>community</w:t>
      </w:r>
      <w:r w:rsidRPr="001E12E9">
        <w:rPr>
          <w:rStyle w:val="StyleUnderline"/>
        </w:rPr>
        <w:t xml:space="preserve"> and urban </w:t>
      </w:r>
      <w:r w:rsidRPr="00D81639">
        <w:rPr>
          <w:rStyle w:val="StyleUnderline"/>
          <w:highlight w:val="green"/>
        </w:rPr>
        <w:t>gardens</w:t>
      </w:r>
      <w:r w:rsidRPr="001E12E9">
        <w:rPr>
          <w:rStyle w:val="StyleUnderline"/>
        </w:rPr>
        <w:t xml:space="preserve">, </w:t>
      </w:r>
      <w:r w:rsidRPr="00D81639">
        <w:rPr>
          <w:rStyle w:val="StyleUnderline"/>
          <w:highlight w:val="green"/>
        </w:rPr>
        <w:t>worker-owned coops</w:t>
      </w:r>
      <w:r w:rsidRPr="001E12E9">
        <w:rPr>
          <w:rStyle w:val="StyleUnderline"/>
        </w:rPr>
        <w:t xml:space="preserve">, producer-consumer coops, ecological and </w:t>
      </w:r>
      <w:r w:rsidRPr="00D81639">
        <w:rPr>
          <w:rStyle w:val="StyleUnderline"/>
          <w:highlight w:val="green"/>
        </w:rPr>
        <w:t>intentional communities</w:t>
      </w:r>
      <w:r w:rsidRPr="001E12E9">
        <w:rPr>
          <w:rStyle w:val="StyleUnderline"/>
        </w:rPr>
        <w:t xml:space="preserve">, </w:t>
      </w:r>
      <w:r w:rsidRPr="00D81639">
        <w:rPr>
          <w:rStyle w:val="StyleUnderline"/>
          <w:highlight w:val="green"/>
        </w:rPr>
        <w:t>co-housing coops</w:t>
      </w:r>
      <w:r w:rsidRPr="001E12E9">
        <w:rPr>
          <w:rStyle w:val="StyleUnderline"/>
        </w:rPr>
        <w:t xml:space="preserve">, </w:t>
      </w:r>
      <w:r w:rsidRPr="00D81639">
        <w:rPr>
          <w:rStyle w:val="StyleUnderline"/>
          <w:highlight w:val="green"/>
        </w:rPr>
        <w:t>food sovereignty initiatives</w:t>
      </w:r>
      <w:r w:rsidRPr="001E12E9">
        <w:rPr>
          <w:rStyle w:val="StyleUnderline"/>
        </w:rPr>
        <w:t xml:space="preserve">, occupied and </w:t>
      </w:r>
      <w:r w:rsidRPr="00D81639">
        <w:rPr>
          <w:rStyle w:val="StyleUnderline"/>
          <w:highlight w:val="green"/>
        </w:rPr>
        <w:t>worker-managed factories</w:t>
      </w:r>
      <w:r w:rsidRPr="001E12E9">
        <w:rPr>
          <w:rStyle w:val="StyleUnderline"/>
        </w:rPr>
        <w:t xml:space="preserve">, participatory budgeting, and direct democracy at local level. </w:t>
      </w:r>
      <w:r w:rsidRPr="004120D4">
        <w:rPr>
          <w:sz w:val="16"/>
        </w:rPr>
        <w:t xml:space="preserve">At the same time, </w:t>
      </w:r>
      <w:r w:rsidRPr="001E12E9">
        <w:rPr>
          <w:rStyle w:val="StyleUnderline"/>
        </w:rPr>
        <w:t xml:space="preserve">revolutionary and contentious social movements, the most notable examples being </w:t>
      </w:r>
      <w:r w:rsidRPr="00D81639">
        <w:rPr>
          <w:rStyle w:val="StyleUnderline"/>
          <w:highlight w:val="green"/>
        </w:rPr>
        <w:t>the Zapatistas in Mexico</w:t>
      </w:r>
      <w:r w:rsidRPr="001E12E9">
        <w:rPr>
          <w:rStyle w:val="StyleUnderline"/>
        </w:rPr>
        <w:t xml:space="preserve"> </w:t>
      </w:r>
      <w:r w:rsidRPr="00D81639">
        <w:rPr>
          <w:rStyle w:val="StyleUnderline"/>
          <w:highlight w:val="green"/>
        </w:rPr>
        <w:t>and the People’s Protection Units</w:t>
      </w:r>
      <w:r w:rsidRPr="001E12E9">
        <w:rPr>
          <w:rStyle w:val="StyleUnderline"/>
        </w:rPr>
        <w:t xml:space="preserve"> (YPG) and the Women’s Protection Units (YPJ) </w:t>
      </w:r>
      <w:r w:rsidRPr="00D81639">
        <w:rPr>
          <w:rStyle w:val="StyleUnderline"/>
          <w:highlight w:val="green"/>
        </w:rPr>
        <w:t>in Rojava</w:t>
      </w:r>
      <w:r w:rsidRPr="004120D4">
        <w:rPr>
          <w:sz w:val="16"/>
        </w:rPr>
        <w:t xml:space="preserve"> (Federation of Northern Syria), have placed at the core of their strategies principles of direct democracy, cooperative economy, ecology and women’s leadership, influenced (especially the latter) by the eco-feminist and political-ecological thought of scholars like Silvia Federici and Murray Bookchin. Similarly, hard hit by the consequences of the austerity measures imposed by the Troika, </w:t>
      </w:r>
      <w:r w:rsidRPr="001E12E9">
        <w:rPr>
          <w:rStyle w:val="StyleUnderline"/>
        </w:rPr>
        <w:t>Greek civil society started to organise from below, forming a constellation of grassroots initiatives centred on the values of solidarity and mutualism followed by other groups in countries like Italy, Spain, and Portugal</w:t>
      </w:r>
      <w:r w:rsidRPr="004120D4">
        <w:rPr>
          <w:sz w:val="16"/>
        </w:rPr>
        <w:t xml:space="preserve">. In the field of social sciences and humanities, the debate on these grassroots initiatives has gained prominence but a comprehensive theoretical and analytical framework is still lacking. </w:t>
      </w:r>
      <w:r w:rsidRPr="001E12E9">
        <w:rPr>
          <w:rStyle w:val="StyleUnderline"/>
        </w:rPr>
        <w:t xml:space="preserve">My argument is that all </w:t>
      </w:r>
      <w:r w:rsidRPr="00D81639">
        <w:rPr>
          <w:rStyle w:val="StyleUnderline"/>
          <w:highlight w:val="green"/>
        </w:rPr>
        <w:t>these experiences</w:t>
      </w:r>
      <w:r w:rsidRPr="001E12E9">
        <w:rPr>
          <w:rStyle w:val="StyleUnderline"/>
        </w:rPr>
        <w:t xml:space="preserve">, putting aside their interstitial nature and the different socio-economic and political contexts from which they have emerged, share an important trait: they </w:t>
      </w:r>
      <w:r w:rsidRPr="00D81639">
        <w:rPr>
          <w:rStyle w:val="StyleUnderline"/>
          <w:highlight w:val="green"/>
        </w:rPr>
        <w:t>are prefigurative</w:t>
      </w:r>
      <w:r w:rsidRPr="001E12E9">
        <w:rPr>
          <w:rStyle w:val="StyleUnderline"/>
        </w:rPr>
        <w:t xml:space="preserve">, meaning that </w:t>
      </w:r>
      <w:r w:rsidRPr="00D81639">
        <w:rPr>
          <w:rStyle w:val="StyleUnderline"/>
          <w:highlight w:val="green"/>
        </w:rPr>
        <w:t>they embody their ultimate goals and their vision of a future society through their ongoing social practices</w:t>
      </w:r>
      <w:r w:rsidRPr="001E12E9">
        <w:rPr>
          <w:rStyle w:val="StyleUnderline"/>
        </w:rPr>
        <w:t>, social relations, decision-making philosophy and culture. These interrelated processes, unfolding over time, involve collective experimentation with the production and circulation of new meanings and future-oriented social norms</w:t>
      </w:r>
      <w:r w:rsidRPr="004120D4">
        <w:rPr>
          <w:sz w:val="16"/>
        </w:rPr>
        <w:t xml:space="preserve"> (Yates 2015). In this sense, we can hypothesise that we are witnessing the emergence of a new wave of social movements differing in its features, claims and strategies from the historical class-based movements of the 19th century, from the new social movements of the Sixties and Seventies, and even from the alter-globalisation movement of the late Nineties and early 2000s. If these prefigurative social movements constitute the real/concrete/current utopias that new generations of critical scholars and Marxists are starting to look at as potential subjects of emancipation, it becomes a crucial task, then, to disentangle their ontological, epistemological and phenomenological characteristics. In other words, the task is to build a sociology of and, most importantly, for prefigurative social movements. The term “prefigurative” appears for the first time in the writings of the American anthropologist Margaret Mead in 1973. She uses the term to indicate the advent of a “prefigurative culture” where “it will be the child – and not the parent and grandparent – that represents what is to come” (Mead 1973, 204). In this sense, prefigurative culture is future-oriented and differs from “postfigurative” and “configurative” cultures: In the former, cultural transmission is strongly affected by the worshipping of ancestors and traditions from the past, whereas the latter – arising after the collapse of a postfigurative culture – has a transitional nature and is present-oriented. It is not until 1977, however, that the word appears in critical scholarship, in Carl Boggs’ (1977) essay “Marxism, Prefigurative Communism, and the Problem of Workers' Control’ published in the magazine Radical America. In his essay, pointing at the “failure of Marxism to spell-out the process of transition”, Boggs uses some historical examples, like the Biennio Rosso in Italy and the uprisings of students and workers in the 1968 French May to outline the defining features of prefigurative communism: “Prefigurative strategy, on the other hand, views statism and authoritarianism as special obstacles to be overturned; its goal is to replace the bureaucratic state with distinctly popular institutions. Ideally, this tradition expresses three basic concerns: fear of reproducing hierarchical authority relations under a new ideological rationale, criticism of political parties and trade unions because their centralized forms reproduce the old power relations in a way that undermines revolutionary struggles, and commitment to democratization through local, collective structures that anticipate the future liberated society” (Boggs 1977).11 The concept of prefiguration gained popularity with the wave of alter-globalisation movements in the late Nineties (Maeckelbergh 2011) and then became one of the main tenets of the Occupy Wall Street movement (Graeber 2013). </w:t>
      </w:r>
      <w:r w:rsidRPr="001E12E9">
        <w:rPr>
          <w:rStyle w:val="StyleUnderline"/>
        </w:rPr>
        <w:t xml:space="preserve">Ten years after the financial crash, </w:t>
      </w:r>
      <w:r w:rsidRPr="00D81639">
        <w:rPr>
          <w:rStyle w:val="StyleUnderline"/>
          <w:highlight w:val="green"/>
        </w:rPr>
        <w:t>prefiguration – conceived as the need to live and strive to reproduce in the present the kind of society we envision for the future – is central to</w:t>
      </w:r>
      <w:r w:rsidRPr="001E12E9">
        <w:rPr>
          <w:rStyle w:val="StyleUnderline"/>
        </w:rPr>
        <w:t xml:space="preserve"> all the social movements and </w:t>
      </w:r>
      <w:r w:rsidRPr="00D81639">
        <w:rPr>
          <w:rStyle w:val="StyleUnderline"/>
          <w:highlight w:val="green"/>
        </w:rPr>
        <w:t>grassroots initiatives</w:t>
      </w:r>
      <w:r w:rsidRPr="001E12E9">
        <w:rPr>
          <w:rStyle w:val="StyleUnderline"/>
        </w:rPr>
        <w:t xml:space="preserve"> mentioned above</w:t>
      </w:r>
      <w:r w:rsidRPr="004120D4">
        <w:rPr>
          <w:sz w:val="16"/>
        </w:rPr>
        <w:t xml:space="preserve">. For them prefiguration plays an even more central role than it did in the alter-globalisation and the Occupy movements, where it was reflected mostly in the practices of horizontalism and direct democracy deployed in their decisional processes. “This is what democracy looks like” is the chant that demonstrators shouted while marching on the streets of Seattle during the protests against the WTO in 1999. </w:t>
      </w:r>
      <w:r w:rsidRPr="001E12E9">
        <w:rPr>
          <w:rStyle w:val="StyleUnderline"/>
        </w:rPr>
        <w:t xml:space="preserve">Today, looking at the ecological communalism of the Protection Units in Rojava or the focus on radical everyday lifestyles of certain intentional communities, it is clear that </w:t>
      </w:r>
      <w:r w:rsidRPr="00D81639">
        <w:rPr>
          <w:rStyle w:val="StyleUnderline"/>
          <w:highlight w:val="green"/>
        </w:rPr>
        <w:t>prefiguration is conceived</w:t>
      </w:r>
      <w:r w:rsidRPr="001E12E9">
        <w:rPr>
          <w:rStyle w:val="StyleUnderline"/>
        </w:rPr>
        <w:t xml:space="preserve"> by these movements </w:t>
      </w:r>
      <w:r w:rsidRPr="00D81639">
        <w:rPr>
          <w:rStyle w:val="StyleUnderline"/>
          <w:highlight w:val="green"/>
        </w:rPr>
        <w:t>as the need to rethink holistically our relationship towards nature, the economy and society</w:t>
      </w:r>
      <w:r w:rsidRPr="001E12E9">
        <w:rPr>
          <w:rStyle w:val="StyleUnderline"/>
        </w:rPr>
        <w:t xml:space="preserve">, or - as Dinerstein (2017, 53) puts it - </w:t>
      </w:r>
      <w:r w:rsidRPr="00D81639">
        <w:rPr>
          <w:rStyle w:val="StyleUnderline"/>
          <w:highlight w:val="green"/>
        </w:rPr>
        <w:t>to “denaturalize” capitalist logic</w:t>
      </w:r>
      <w:r w:rsidRPr="004120D4">
        <w:rPr>
          <w:sz w:val="16"/>
        </w:rPr>
        <w:t xml:space="preserve">. </w:t>
      </w:r>
      <w:r w:rsidRPr="001E12E9">
        <w:rPr>
          <w:rStyle w:val="StyleUnderline"/>
        </w:rPr>
        <w:t xml:space="preserve">Nowadays </w:t>
      </w:r>
      <w:r w:rsidRPr="00D81639">
        <w:rPr>
          <w:rStyle w:val="StyleUnderline"/>
          <w:highlight w:val="green"/>
        </w:rPr>
        <w:t>prefiguration can be seen as part of the repertoire of action</w:t>
      </w:r>
      <w:r w:rsidRPr="001E12E9">
        <w:rPr>
          <w:rStyle w:val="StyleUnderline"/>
        </w:rPr>
        <w:t xml:space="preserve"> of several movements and grassroots initiatives</w:t>
      </w:r>
      <w:r w:rsidRPr="004120D4">
        <w:rPr>
          <w:sz w:val="16"/>
        </w:rPr>
        <w:t xml:space="preserve">. </w:t>
      </w:r>
      <w:r w:rsidRPr="00D81639">
        <w:rPr>
          <w:rStyle w:val="StyleUnderline"/>
          <w:highlight w:val="green"/>
        </w:rPr>
        <w:t>Some of them are defending spaces from capitalist accumulation</w:t>
      </w:r>
      <w:r w:rsidRPr="001E12E9">
        <w:rPr>
          <w:rStyle w:val="StyleUnderline"/>
        </w:rPr>
        <w:t>.</w:t>
      </w:r>
      <w:r w:rsidRPr="004120D4">
        <w:rPr>
          <w:sz w:val="16"/>
        </w:rPr>
        <w:t xml:space="preserve"> Close to the North-Western French coast, in an area called Notre Dame de Landes, </w:t>
      </w:r>
      <w:proofErr w:type="gramStart"/>
      <w:r w:rsidRPr="001E12E9">
        <w:rPr>
          <w:rStyle w:val="StyleUnderline"/>
        </w:rPr>
        <w:t>a movement of people have</w:t>
      </w:r>
      <w:proofErr w:type="gramEnd"/>
      <w:r w:rsidRPr="001E12E9">
        <w:rPr>
          <w:rStyle w:val="StyleUnderline"/>
        </w:rPr>
        <w:t xml:space="preserve"> spent the last ten years occupying and living on an agricultural plot of land to prevent an airport being built on it.</w:t>
      </w:r>
      <w:r w:rsidRPr="004120D4">
        <w:rPr>
          <w:sz w:val="16"/>
        </w:rPr>
        <w:t xml:space="preserve"> In the ZAD – Zone à Defendre, a French acronym for “area to defend” – contentious action against police attempts to evict the activists (the latest eviction attempt is currently being resisted at the moment of writing in April 2018) is blended together with prefigurative practices such as permaculture, organic farming, and the production of goods like dairies and bread. </w:t>
      </w:r>
      <w:r w:rsidRPr="00E61001">
        <w:rPr>
          <w:rStyle w:val="StyleUnderline"/>
        </w:rPr>
        <w:t>Other groups deploy prefigurative practices to restore spaces of former capitalist production.</w:t>
      </w:r>
      <w:r w:rsidRPr="004120D4">
        <w:rPr>
          <w:sz w:val="16"/>
        </w:rPr>
        <w:t xml:space="preserve"> </w:t>
      </w:r>
      <w:r w:rsidRPr="00E61001">
        <w:rPr>
          <w:rStyle w:val="StyleUnderline"/>
        </w:rPr>
        <w:t>RiMaflow and Vio.Me are two examples</w:t>
      </w:r>
      <w:r w:rsidRPr="004120D4">
        <w:rPr>
          <w:sz w:val="16"/>
        </w:rPr>
        <w:t xml:space="preserve">. Two former factories, the first in the North of Italy and the second close to the Greek city of Thessaloniki, have both been recovered by dismissed employees after they were closed-down in the early 2010s. </w:t>
      </w:r>
      <w:r w:rsidRPr="00E61001">
        <w:rPr>
          <w:rStyle w:val="StyleUnderline"/>
        </w:rPr>
        <w:t>The conversion of these two factories did not only involve the restarting of new productive activities through workers’ self-management, it also led to a flourishing of solidarity activities (e.g. free medical ambulatories) and international networks with other worker-owned cooperatives in Europe and Latin America</w:t>
      </w:r>
      <w:r w:rsidRPr="004120D4">
        <w:rPr>
          <w:sz w:val="16"/>
        </w:rPr>
        <w:t xml:space="preserve">. Finally, for a third group of movements, </w:t>
      </w:r>
      <w:r w:rsidRPr="00D81639">
        <w:rPr>
          <w:rStyle w:val="StyleUnderline"/>
          <w:highlight w:val="green"/>
        </w:rPr>
        <w:t xml:space="preserve">prefiguration is concretised through the </w:t>
      </w:r>
      <w:r w:rsidRPr="00D81639">
        <w:rPr>
          <w:rStyle w:val="Emphasis"/>
          <w:highlight w:val="green"/>
        </w:rPr>
        <w:t>creation of new spaces through experimentation with alternative modes of producing, consuming and living</w:t>
      </w:r>
      <w:r w:rsidRPr="00D81639">
        <w:rPr>
          <w:rStyle w:val="StyleUnderline"/>
          <w:highlight w:val="green"/>
        </w:rPr>
        <w:t>.</w:t>
      </w:r>
      <w:r w:rsidRPr="004120D4">
        <w:rPr>
          <w:sz w:val="16"/>
        </w:rPr>
        <w:t xml:space="preserve"> </w:t>
      </w:r>
      <w:r w:rsidRPr="00D81639">
        <w:rPr>
          <w:rStyle w:val="StyleUnderline"/>
          <w:highlight w:val="green"/>
        </w:rPr>
        <w:t>The most notable examples are producer-consumer co-ops, intentional communities, and eco-villages</w:t>
      </w:r>
      <w:r w:rsidRPr="004120D4">
        <w:rPr>
          <w:sz w:val="16"/>
        </w:rPr>
        <w:t>. The latter can be described using the prism of Paolo Virno’s “theory of exodus”, according to which “</w:t>
      </w:r>
      <w:r w:rsidRPr="00E61001">
        <w:rPr>
          <w:rStyle w:val="StyleUnderline"/>
        </w:rPr>
        <w:t>the most powerful way of opposing capitalism and the liberal state is not through direct confrontation but by means of engaged withdrawal”</w:t>
      </w:r>
      <w:r w:rsidRPr="004120D4">
        <w:rPr>
          <w:sz w:val="16"/>
        </w:rPr>
        <w:t xml:space="preserve"> (Graeber 2004, 60).12 The diffusion of movements deploying – explicitly or implicitly – prefigurative practices and discourses has given rise to a range of critical appraisals that question the effectiveness of prefiguration in opposing or supplanting capitalism. At the heart of these critiques, we find Chantal Mouffe’s argument that the Occupy movement failed in constructing an anti-hegemonic narrative and in identifying precise, targetable “nodal points of power” against which to direct the movement’s agonistic efforts (Mouffe 2013, 75). According to Mouffe, the Occupy movement lacked a political strategy capable of establishing precisely who the 1 per cent – the enemy – was, and was weakened by its unwillingness to translate and organise claims in the sphere of institutional and representative politics (see Decreus et al. 2014). If we expand the focus to include what I argue to be the diverse constellation of prefigurative movements that have flourished since Occupy, it is easy to see how Mouffe’s critique can be directed at them as well. It is in fact a difficult and arduous task to recognise who or what constitute the nodal points of power for a worker’s co-operative, urban garden, or ecovillage, although it is easier for those initiatives that include contentious actions in their repertoire like the above mentioned ZAD or the protection units in Rojava. The red thread connecting all of these movements is precisely that they seek to push towards the realisation of a post-capitalist society by embodying it in the present. By and large, then, the analytical dichotomy between “strategic” and “prefigurative” movements put forward by Mouffe and others does not help us to understand their emancipatory potential (Maeckelbergh 2017). In an attempt to constructively re-interpret the Occupy movement and the Indignados movement in light of Mouffe’s critique, Decreus et al. (2014, 145) affirm that “if the terrain of struggle cannot be clearly located or determined, social movements will have to create it by themselves. It is in relation to this observation, that one should understand the symbolic and artistic character of radical protest movements today”. This point reduces prefigurative practices to symbolic, artistic and theatrical acts and, while it might be enough to capture the role of prefiguration within the Occupy and Indignados movements, it certainly does not do so for the myriad of movements that we are addressing in this article. We are left then with some vexing questions: Who constitutes the collective identity of these movements, the “we”? Can we locate “the political” in these movements or are they – as some would argue – mere post-ideological, postpolitical and ephemeral laboratories? Revisiting Alberto Melucci’s volume Challenging Codes published in 1996 provides timely hints for reflection. Many of the features described by Melucci in his book have eventually been deployed by subsequent generations of social movement scholars to refer to the alter-globalisation movement and still prove valuable to understand prefigurative movements. Movements “announce what is taking shape even before its direction and content has become clear” (Melucci 1996, 1), states the author in the introduction. These movements claim “a desire for immediate control over the conditions of existence and to claim independence from the system” (</w:t>
      </w:r>
      <w:proofErr w:type="gramStart"/>
      <w:r w:rsidRPr="004120D4">
        <w:rPr>
          <w:sz w:val="16"/>
        </w:rPr>
        <w:t>Ibid.,</w:t>
      </w:r>
      <w:proofErr w:type="gramEnd"/>
      <w:r w:rsidRPr="004120D4">
        <w:rPr>
          <w:sz w:val="16"/>
        </w:rPr>
        <w:t xml:space="preserve"> 102). At the same time, these prefigurative movements aim at a participation that is not mediated by institutional and representative politics, which is why they display disinterest in seizing state power, and do not recognise a separation between the public and the private sphere. By consequence, instead of being post-political, </w:t>
      </w:r>
      <w:r w:rsidRPr="00D81639">
        <w:rPr>
          <w:rStyle w:val="StyleUnderline"/>
          <w:highlight w:val="green"/>
        </w:rPr>
        <w:t>prefigurative movements end-up (re)politicizing what is usually non-politicized: everyday life, the spaces of private, economic and social (re)production through “conscious processes of organization”</w:t>
      </w:r>
      <w:r w:rsidRPr="00E61001">
        <w:rPr>
          <w:rStyle w:val="StyleUnderline"/>
        </w:rPr>
        <w:t xml:space="preserve"> and not-necessarily through confrontational actions</w:t>
      </w:r>
      <w:r w:rsidRPr="004120D4">
        <w:rPr>
          <w:sz w:val="16"/>
        </w:rPr>
        <w:t xml:space="preserve"> (Melucci 1996, 77). It takes little to realise that a serious engagement with these movements calls for a re-conceptualisation of social movements and a recognition that traditional frameworks utilised to assess the effectiveness of movements are inadequate. In the case of prefigurative movements, social change is achieved through a “plural configuration of practices” and iterative processes of experimentation, re-organisation, and re-imagination (Yates 2015). In the last ten years, we have witnessed an upsurge of these movements that, rather than constituting “isolated” units – or islands like in Thomas More’s utopia – are locally rooted, but closely interconnected through national and transnational networks. Examples are the RIPESS network of social and solidarity economy initiatives, the Co-operative Housing International, the Global Ecovillage Network, La </w:t>
      </w:r>
      <w:proofErr w:type="gramStart"/>
      <w:r w:rsidRPr="004120D4">
        <w:rPr>
          <w:sz w:val="16"/>
        </w:rPr>
        <w:t>Via</w:t>
      </w:r>
      <w:proofErr w:type="gramEnd"/>
      <w:r w:rsidRPr="004120D4">
        <w:rPr>
          <w:sz w:val="16"/>
        </w:rPr>
        <w:t xml:space="preserve"> Campesina, the Transition Town network, or Genuino Clandestino in Italy. The list could go on to form a heterogeneous and global tapestry: some networks have been established more recently than others, some are informal rather than formal, some collaborate with institutions and international organisations while others are keen to protect their autonomy from national and supranational institutions. The question is if and to what extent they are managing to “transcend capitalism” as Erik Olin Wright (2018) puts it. Although a discussion on the criteria and temporalities required to determine the successes or failures of prefigurative movements is beyond the scope of this article13, a brief reflection on the ways in which prefigurative movements bring about social change leads us to a crucial realisation: Every effort to prefigure a post-capitalist society in the “here and now” is quickly destined to be confronted by the dominant mechanisms of primitive accumulation, expropriation, privatisation of the commons and commodity fetishism (see the contributions by Harvey and Hardt/Negri in this special issue). In fact, prefigurative movements are struggling to survive in the context of capitalism in which they are immersed. At this point it is useful to share an illustrative example. I recently visited one of the biggest and oldest intentional communities in the world, where a lush green forest is growing in a previously desert plain thanks to a massive reforestation project by its inhabitants. Permaculture and organic farms are producing fruits and vegetables for a large part of the community. The rest of the products needed are bought from surrounding local producers and distributed through a co-operative supermarket where inhabitants can go and take as much as they need as part of their monthly allowance. All of the electricity consumed in the community is produced off-grid thanks to solar and wind energy. Cutting-edge technologies are deployed to calculate the most efficient way to irrigate cultivated lands without wasting the precious and scarce resource that is water. Waste is kept to a minimum through conscious consumption, recycling and re-utilisisation. The inflow of cash coming from hundreds of thousands of tourists visiting every year to attend activities, workshops, and courses are re-distributed by a central committee to each inhabitant through a monthly basic income. All that said, the city plan that this community is following to reach its target of 50,000 inhabitants is being challenged by encroaching private property speculation. The rising influx of tourists and visitors in the last years has resulted in a boom of guest-houses and hotels being built in nearby villages thus driving up the prices of land and gentrifying the surrounding areas. This is making it very difficult for the intentional community to preserve what they call the ‘green belt’ (the forest grown thanks to their reforestation efforts in the last 50 years) on which they plan to expand. At the same time, many inhabitants are struggling to survive on the monthly allowance and are therefore working ‘outside’ of the intentional community. This creates economic inequalities between those who rely solely on the internal basic allowance and those who earn a salary by working in the capitalist economy. The relationship with the state is also problematic. If on the one side, the state has been sponsoring and financing some of their activities and projects, on the other side tensions are emerging between those within the community who want to maintain autonomy and prevent co-optation and those who see an opportunity to scale-up and disseminate initiatives and practices. Borrowing Chatterton’s and Pickerill’s definition, prefigurative movements such as this one can be characterised as being “anti, despite, and post-capitalism” movements (2010, 14). Labels aside, having to interact with the capitalist context (the state and the market) is inevitable for prefigurative movements. Here is the most controversial point: Isn’t it exactly through the interaction with the capitalist context that prefigurative movements are going to erode it? Isn’t it exactly when a municipality, a state, a supranational institution or even a multinational corporation starts to recognise, for instance, that the social and solidarity economy is a ‘best practice’ and thus starts to encourage its growth through funds and favourable policies, that prefigurative movements can consider themselves as having succeeded in their goals? Or is this co-optation nullifying their efforts</w:t>
      </w:r>
      <w:proofErr w:type="gramStart"/>
      <w:r w:rsidRPr="004120D4">
        <w:rPr>
          <w:sz w:val="16"/>
        </w:rPr>
        <w:t>?14</w:t>
      </w:r>
      <w:proofErr w:type="gramEnd"/>
      <w:r w:rsidRPr="004120D4">
        <w:rPr>
          <w:sz w:val="16"/>
        </w:rPr>
        <w:t xml:space="preserve"> The answer to these questions are far from straightforward. In his essay for the present special issue, Wright (2018) states that “the problem […] is whether or not it is possible to erode the dominance of capitalism within this complex economic system by expanding the weight of alternative, non- capitalist economic activities organized through democratic-egalitarian-solidaristic relations”. In Wright’s view, in sum, transcending capitalism is inevitably linked to the incremental expansion of alternative economic practices over traditional capitalistic ones. This requires rethinking the conventional modes through which work, production and consumption are organised in contemporary society. In an attempt to provide a framework to interpret collectives engaging in political consumerism as a form of political participation, Forno and Graziano coined the definition of “sustainable community movement organizations” to define “a social movement organization that has the peculiarity of mobilizing citizens primarily via their purchasing power and for which the main battlefield is represented by the market where its members are politically concerned consumers” (2014, 142). Whether or not “battling” in the marketplace is enough to transcend capitalism can be discussed, as well as the fact that purchasing power is directly dependent upon the availability of economic resources which, we know, are unequally distributed across the population. While Forno and Graziano are primarily concerned with the shift in consumers’ “consciousness”, the encompassing link between work, production and consumption to realise a post-capitalist society is at the heart of theories about the “commons” created by a group of radical scholars including J.K. Gibson-Graham, Silvia Federici, George Caffentzis, Peter Linebaugh, and Massimo de Angelis. From the perspective of this group of scholars, a post-capitalist society should be achieved through the process of commoning, that is “a specific multifaceted social labour through which commonwealth and the community of commoners are (re)produced together with the reproduction of stuff, social relations, affects, decisions, cultures” (De Angelis 2017, 123). This process, which reminds us about Bloch’s autopoietic process towards the “not-yet” possible futures, comprises two essential moments: decision making and “doing together”. Interestingly, De Angelis points out that there is a difference between social movements and the “commons”: The former are focused on claiming for alternatives, the latter embody the alternatives through practices. A synthesis can be found in what he calls “commons movements”, i.e. movements that engage in both protest and practice. In her contribution to the present special issue, Silvia Federici concludes by invoking the need to “refocus our politics on the production of our material life, and the life of the ecosystems in which we live” (Federici 2018). </w:t>
      </w:r>
      <w:r w:rsidRPr="00D81639">
        <w:rPr>
          <w:rStyle w:val="StyleUnderline"/>
          <w:highlight w:val="green"/>
        </w:rPr>
        <w:t>Prefigurative movements</w:t>
      </w:r>
      <w:r w:rsidRPr="00E61001">
        <w:rPr>
          <w:rStyle w:val="StyleUnderline"/>
        </w:rPr>
        <w:t xml:space="preserve"> are moving in this direction. They </w:t>
      </w:r>
      <w:r w:rsidRPr="00D81639">
        <w:rPr>
          <w:rStyle w:val="StyleUnderline"/>
          <w:highlight w:val="green"/>
        </w:rPr>
        <w:t>are not merely movements of resistance against the status quo, but they are trying</w:t>
      </w:r>
      <w:r w:rsidRPr="00E61001">
        <w:rPr>
          <w:rStyle w:val="StyleUnderline"/>
        </w:rPr>
        <w:t xml:space="preserve">, through their concrete practices, </w:t>
      </w:r>
      <w:r w:rsidRPr="00D81639">
        <w:rPr>
          <w:rStyle w:val="StyleUnderline"/>
          <w:highlight w:val="green"/>
        </w:rPr>
        <w:t>to oppose capitalism as a moral system, a system dictating what is ‘valuable’ and what is not</w:t>
      </w:r>
      <w:r w:rsidRPr="004120D4">
        <w:rPr>
          <w:sz w:val="16"/>
        </w:rPr>
        <w:t xml:space="preserve">.15 </w:t>
      </w:r>
      <w:r w:rsidRPr="00E61001">
        <w:rPr>
          <w:rStyle w:val="StyleUnderline"/>
        </w:rPr>
        <w:t xml:space="preserve">In other words, </w:t>
      </w:r>
      <w:r w:rsidRPr="00D81639">
        <w:rPr>
          <w:rStyle w:val="StyleUnderline"/>
          <w:highlight w:val="green"/>
        </w:rPr>
        <w:t>prefigurative movements have the goal of going beyond capitalist morality and normativity and coming forth with alternative forms of moral, economic and social (re)production</w:t>
      </w:r>
      <w:r w:rsidRPr="004120D4">
        <w:rPr>
          <w:sz w:val="16"/>
        </w:rPr>
        <w:t xml:space="preserve">. 16 Prefiguration, to sum up, is now an integral part of contemporary social movements, and – as the various examples above show – various interpretive frameworks are starting to emerge. </w:t>
      </w:r>
      <w:proofErr w:type="gramStart"/>
      <w:r w:rsidRPr="004120D4">
        <w:rPr>
          <w:rStyle w:val="StyleUnderline"/>
        </w:rPr>
        <w:t>Hence my call to join forces and establish a sociology of and for prefigurative social movements.</w:t>
      </w:r>
      <w:proofErr w:type="gramEnd"/>
      <w:r w:rsidRPr="004120D4">
        <w:rPr>
          <w:rStyle w:val="StyleUnderline"/>
        </w:rPr>
        <w:t xml:space="preserve"> </w:t>
      </w:r>
      <w:r w:rsidRPr="004120D4">
        <w:rPr>
          <w:sz w:val="16"/>
        </w:rPr>
        <w:t xml:space="preserve">The “for” is as important as the “of”: through their work scholars can help these movements to be self-reflexive, to think about themselves as pioneers of change in a process of trial and error that characterises all experimentations. 4. Conclusion “Are there still other possibilities? Of course there </w:t>
      </w:r>
      <w:proofErr w:type="gramStart"/>
      <w:r w:rsidRPr="004120D4">
        <w:rPr>
          <w:sz w:val="16"/>
        </w:rPr>
        <w:t>are</w:t>
      </w:r>
      <w:proofErr w:type="gramEnd"/>
      <w:r w:rsidRPr="004120D4">
        <w:rPr>
          <w:sz w:val="16"/>
        </w:rPr>
        <w:t xml:space="preserve"> […] Whichever option is chosen, it will not be the end of history, but in a real sense its beginning. The human social world is still very young in cosmological time. In 2050 or 2100, when we look back at capitalist civilization, what will we see?” (Immanuel Wallerstein 2014, 163) This article set out to describe how, ten years after the financial collapse of 2008, there is a growing awareness of the unsustainability of capitalism. Despite the criticism expressed by Marx towards socialist utopianism and experimentalism, two hundred years after his birth, there is also a resurgent interest among new generations of Marxist scholars in the idea of utopia, conceived as a continuous process of striving in the present towards an alternative society. Terms such as “real utopia”, “concrete utopia” and “current utopia” are now being deployed by scholars to describe the emergence of “new social movements” that are not only opposing capitalism but also prefiguring post-capitalist societies. These movements are re-thinking and re-politicising conventional modes of production, consumption and living by defending, restoring and creating spaces of resistance and experimentation. Within the social science more broadly we have seen a flourishing of parallel literatures interested in these movements, all published within the same temporal span (2008-2018) by scholars coming from different, albeit adjacent, disciplines: social theory, political economy, political ecology, social movement studies, sustainability transitions studies, consumer studies and environmental studies. Due to the simultaneous way in which these literatures have emerged it is difficult to find substantial cross-references between them, although they are clearly analysing the same social phenomena. </w:t>
      </w:r>
      <w:r w:rsidRPr="004120D4">
        <w:rPr>
          <w:rStyle w:val="StyleUnderline"/>
        </w:rPr>
        <w:t>Cross-pollination that transcends disciplinary boundaries would therefore be enormously fruitful for the development of new theoretical and analytical frameworks</w:t>
      </w:r>
      <w:r w:rsidRPr="004120D4">
        <w:rPr>
          <w:sz w:val="16"/>
        </w:rPr>
        <w:t xml:space="preserve">. More than providing a rebuttal to those scholars who critique prefigurative movements for being inefficient, post-political and post-ideological, this article constitutes an invitation firstly to create an interdisciplinary sociology of prefigurative social movements, and secondly for them by engaging in a constructive dialogue that can enhance strategies and manage challenges, rather than simplistically dismissing them. “Fellow-travelling” (Keucheyan 2014) with prefigurative social movements could create a dialogical process in which practice is nourished by research as much as research is nourished by practice. To conduct transdisciplinary research effectively, though, we need be open to experimenting with participatory, visual and creative methods that can help overcome the “observer-researcher” modality in which the former is simply the passive object of study. This may in turn require further reflections about alternative ways of producing and disseminating knowledge outside of traditional academic institutions that often act as constraints on innovation. Finally, </w:t>
      </w:r>
      <w:r w:rsidRPr="00D81639">
        <w:rPr>
          <w:rStyle w:val="StyleUnderline"/>
          <w:highlight w:val="green"/>
        </w:rPr>
        <w:t>it is time to lay the age-old debate about whether change can be achieved best through strategies aimed at seizing political and institutional power or through grassroots,</w:t>
      </w:r>
      <w:r w:rsidRPr="004120D4">
        <w:rPr>
          <w:rStyle w:val="StyleUnderline"/>
        </w:rPr>
        <w:t xml:space="preserve"> prefigurative initiatives to rest. </w:t>
      </w:r>
      <w:r w:rsidRPr="00D81639">
        <w:rPr>
          <w:rStyle w:val="StyleUnderline"/>
          <w:highlight w:val="green"/>
        </w:rPr>
        <w:t>Both are striving to resist and supplant capitalism</w:t>
      </w:r>
      <w:r w:rsidRPr="004120D4">
        <w:rPr>
          <w:rStyle w:val="StyleUnderline"/>
        </w:rPr>
        <w:t xml:space="preserve"> and establish more just and egalitarian economic systems. </w:t>
      </w:r>
      <w:r w:rsidRPr="00D81639">
        <w:rPr>
          <w:rStyle w:val="StyleUnderline"/>
          <w:highlight w:val="green"/>
        </w:rPr>
        <w:t>The key question moving forward is how strategies at the macro and micro level can be connected and fine-tuned to attain the common goal which has so far proved elusive</w:t>
      </w:r>
      <w:r w:rsidRPr="00D81639">
        <w:rPr>
          <w:sz w:val="16"/>
          <w:highlight w:val="green"/>
        </w:rPr>
        <w:t>.</w:t>
      </w:r>
      <w:r w:rsidRPr="004120D4">
        <w:rPr>
          <w:sz w:val="16"/>
        </w:rPr>
        <w:t xml:space="preserve"> This arguably represents one of the greatest challenges for the future of radical theory.</w:t>
      </w:r>
    </w:p>
    <w:p w:rsidR="006B7A16" w:rsidRPr="00A64D25" w:rsidRDefault="006B7A16" w:rsidP="006B7A16"/>
    <w:p w:rsidR="00A95652" w:rsidRDefault="006B7A16" w:rsidP="00784E88">
      <w:pPr>
        <w:pStyle w:val="Heading3"/>
      </w:pPr>
      <w:r>
        <w:t>Alt—Decolonial Dialectics</w:t>
      </w:r>
    </w:p>
    <w:p w:rsidR="006B7A16" w:rsidRPr="00A26D99" w:rsidRDefault="006B7A16" w:rsidP="00A26D99">
      <w:pPr>
        <w:pStyle w:val="Heading4"/>
      </w:pPr>
      <w:r w:rsidRPr="00A26D99">
        <w:t>The alternative is a decolonial dialectics – a refusal of the lure of totality that forces us to leap without certainty of what the world may look like.</w:t>
      </w:r>
    </w:p>
    <w:p w:rsidR="006B7A16" w:rsidRPr="003979E9" w:rsidRDefault="006B7A16" w:rsidP="006B7A16">
      <w:pPr>
        <w:rPr>
          <w:b/>
          <w:bCs/>
          <w:sz w:val="26"/>
        </w:rPr>
      </w:pPr>
      <w:r>
        <w:rPr>
          <w:rStyle w:val="Style13ptBold"/>
        </w:rPr>
        <w:t xml:space="preserve">Ciccariello-Maher 17 </w:t>
      </w:r>
      <w:r w:rsidRPr="00A26D99">
        <w:t>[George, former Professor at Drexel University, “Decolonizing Dialectics”, Duke University Press, p.9-14 //RH]</w:t>
      </w:r>
      <w:r w:rsidRPr="00305191">
        <w:rPr>
          <w:rStyle w:val="Style13ptBold"/>
          <w:sz w:val="20"/>
        </w:rPr>
        <w:t xml:space="preserve"> </w:t>
      </w:r>
    </w:p>
    <w:p w:rsidR="006B7A16" w:rsidRPr="00A80E5C" w:rsidRDefault="006B7A16" w:rsidP="006B7A16">
      <w:pPr>
        <w:rPr>
          <w:sz w:val="12"/>
        </w:rPr>
      </w:pPr>
      <w:r w:rsidRPr="003979E9">
        <w:rPr>
          <w:rStyle w:val="StyleUnderline"/>
        </w:rPr>
        <w:t xml:space="preserve">Each of the thinkers considered here is a sharp critic of the dialectical tradition in its different manifestations. </w:t>
      </w:r>
      <w:r w:rsidRPr="00A80E5C">
        <w:rPr>
          <w:sz w:val="12"/>
        </w:rPr>
        <w:t xml:space="preserve">Sorel goes so far as to denounce dialectics as illusory, </w:t>
      </w:r>
      <w:r w:rsidRPr="003979E9">
        <w:rPr>
          <w:rStyle w:val="StyleUnderline"/>
        </w:rPr>
        <w:t xml:space="preserve">Fanon aims his sharpest theoretical barbs at Hegel’s dialectic of recognition, and Dussel turns to exteriority against what he reads—transposing concepts with geopolitics—as a sort of dialectical imperialism. Each rejects elements so common to dialectical thinking as to be considered by some its essential ingredients: teleology, determinism, progress, class-centrism, and two-sidedness, among others. If dialectics—or better, “the dialectic”—is necessarily totalizing, deterministic, or teleological, one could argue that the thinkers in question here move, each in their own way, and perhaps without knowing it, irreversibly beyond anything that could be called properly </w:t>
      </w:r>
      <w:r w:rsidRPr="00A80E5C">
        <w:rPr>
          <w:rStyle w:val="StyleUnderline"/>
        </w:rPr>
        <w:t xml:space="preserve">dialectical. </w:t>
      </w:r>
      <w:r w:rsidRPr="00A80E5C">
        <w:rPr>
          <w:sz w:val="12"/>
        </w:rPr>
        <w:t>More precisely, one might argue that what passes for dialectics in this book, especially</w:t>
      </w:r>
      <w:r w:rsidRPr="00A80E5C">
        <w:rPr>
          <w:rStyle w:val="StyleUnderline"/>
        </w:rPr>
        <w:t xml:space="preserve"> a </w:t>
      </w:r>
      <w:r w:rsidRPr="00D81639">
        <w:rPr>
          <w:rStyle w:val="StyleUnderline"/>
          <w:highlight w:val="green"/>
        </w:rPr>
        <w:t>decolonized dialectics that foregrounds the category of subontological difference and exteriority,</w:t>
      </w:r>
      <w:r w:rsidRPr="00A80E5C">
        <w:rPr>
          <w:rStyle w:val="StyleUnderline"/>
        </w:rPr>
        <w:t xml:space="preserve"> has crossed the crucial Hegelian threshold that divides difference (an internal relationship) from diversity (the indifferent difference of a purely external relation).</w:t>
      </w:r>
      <w:r w:rsidRPr="00A80E5C">
        <w:rPr>
          <w:sz w:val="12"/>
        </w:rPr>
        <w:t xml:space="preserve">16 </w:t>
      </w:r>
      <w:r w:rsidRPr="00D81639">
        <w:rPr>
          <w:rStyle w:val="StyleUnderline"/>
          <w:highlight w:val="green"/>
        </w:rPr>
        <w:t>Without the ties that bind opposing elements by necessity to one another</w:t>
      </w:r>
      <w:r w:rsidRPr="00A80E5C">
        <w:rPr>
          <w:rStyle w:val="StyleUnderline"/>
        </w:rPr>
        <w:t>—without, in other words</w:t>
      </w:r>
      <w:r w:rsidRPr="00D81639">
        <w:rPr>
          <w:rStyle w:val="StyleUnderline"/>
          <w:highlight w:val="green"/>
        </w:rPr>
        <w:t>, the unified ground of totality to grant meaning to oppositions</w:t>
      </w:r>
      <w:r w:rsidRPr="00A80E5C">
        <w:rPr>
          <w:rStyle w:val="StyleUnderline"/>
        </w:rPr>
        <w:t xml:space="preserve">—nothing remains but unrelated multiplicity. </w:t>
      </w:r>
      <w:r w:rsidRPr="00A80E5C">
        <w:rPr>
          <w:sz w:val="12"/>
        </w:rPr>
        <w:t xml:space="preserve">Why then attempt to unite such a motley band of theoretical heretics under the banner of dialectics in the first place? Is it not fairer and safer to circumvent thorny philological and Marxological debates by simply opting out? While tempting in its simplicity, I believe that to evade dialectics entirely would be a cop-out, for at least three reasons: two theoretical reasons that point, from inverse directions and at opposite extremes, toward the danger of bad dialectics on the one hand and bad multiplicity on the other. These two theoretical reasons then ground the potentially too-obvious practical argument for a dialectical approach that nevertheless, in its simplicity, conceals its own theoretical rationale: that the thinkers in question considered themselves to be doing the same. First, to surrender the name dialectics would be to hand dialectical thinking over to its more conservative proponents, as a phenomenon oriented toward internal closure or centered too stringently on the internal nature of oppositions. </w:t>
      </w:r>
      <w:r w:rsidRPr="00A80E5C">
        <w:rPr>
          <w:rStyle w:val="StyleUnderline"/>
        </w:rPr>
        <w:t>If we hold too tightly to what binds the two sides to one another in a predetermined logic, we foreclose on a radicalized dialectics by succumbing to what Fredric Jameson describes as “the possibility that difference might vanish altogether in some premature identity.”</w:t>
      </w:r>
      <w:r w:rsidRPr="00A80E5C">
        <w:rPr>
          <w:sz w:val="12"/>
        </w:rPr>
        <w:t xml:space="preserve">17 This threat should not be a surprise, since the question of unity constitutes a fundamental tension and perennial temptation for even the inaugurators of the tradition. </w:t>
      </w:r>
      <w:r w:rsidRPr="00A80E5C">
        <w:rPr>
          <w:rStyle w:val="StyleUnderline"/>
        </w:rPr>
        <w:t xml:space="preserve">Whether it </w:t>
      </w:r>
      <w:proofErr w:type="gramStart"/>
      <w:r w:rsidRPr="00A80E5C">
        <w:rPr>
          <w:rStyle w:val="StyleUnderline"/>
        </w:rPr>
        <w:t>be</w:t>
      </w:r>
      <w:proofErr w:type="gramEnd"/>
      <w:r w:rsidRPr="00A80E5C">
        <w:rPr>
          <w:rStyle w:val="StyleUnderline"/>
        </w:rPr>
        <w:t xml:space="preserve"> Hegel’s own anxieties toward dialectical rupture and desire to theorize systematic reunification, or Marx’s posing of a less systematic but still reconciled logic and end of history, master dialecticians past were not immune to those elements so scrutinized in the past century: teleology, determinism, linearity, progressivism, and the lure of totality.</w:t>
      </w:r>
      <w:r w:rsidRPr="00A80E5C">
        <w:rPr>
          <w:sz w:val="12"/>
        </w:rPr>
        <w:t xml:space="preserve"> This is not and cannot be a book about Hegel or Marx however—about those who draw them together or oppose them—for space limitations, for the interminable debates this would provoke, and above all because we must set such questions aside if we are ever going to get where we are going. What can and must be said is that the powerful ambivalence both Hegel and Marx display toward unity bespeaks radical kernels of possibility at the very least, kernels that the thinkers discussed in this book seize upon, transform, and exploit in more unabashedly combative directions.18 This is not to suggest that there have been no previous efforts to decolonize the dialectical tradition, and much less to strip that tradition of its more conservative residues.19 Suffice it to say, however, many attempts to liberate the dialectical tradition from such fetters have ended up inadvertently reproducing elements of the same, with even the best examples showing just how far epistemic decolonization still has to go.20 My approach, and that of the thinkers—not to mention the political processes and movements discussed here— will be more directly trained on the dual task of radically rethinking dialectics in a manner faithful to the combative dialectical spirit and decolonizing dialectical thought in the process, insisting all the way that this ostensibly dual task is in fact but a single one. If radicalizing dialectics to the very point of incommensurability runs the risk of moving beyond dialectics entirely, it has the virtue of bringing into the dialectical purview oppositions that are too often obscured</w:t>
      </w:r>
      <w:r w:rsidRPr="00A80E5C">
        <w:rPr>
          <w:rStyle w:val="StyleUnderline"/>
        </w:rPr>
        <w:t xml:space="preserve">. </w:t>
      </w:r>
      <w:r w:rsidRPr="00D81639">
        <w:rPr>
          <w:rStyle w:val="StyleUnderline"/>
          <w:highlight w:val="green"/>
        </w:rPr>
        <w:t>If radicalizing dialectics means attempting to strip away all teleology, decolonizing dialectics underscores how the telos of Hegelian and Marxian conceptions of history emerges from a particular location</w:t>
      </w:r>
      <w:r w:rsidRPr="00A80E5C">
        <w:rPr>
          <w:rStyle w:val="StyleUnderline"/>
        </w:rPr>
        <w:t xml:space="preserve"> (Europe), and assumes forms of dialectical resolution specific to it (Sittlichkeit through civil society for Hegel, the resolution of the industrial proletariat-bourgeoisie class opposition for Marx). If a radicalized dialectics </w:t>
      </w:r>
      <w:r w:rsidRPr="00D81639">
        <w:rPr>
          <w:rStyle w:val="StyleUnderline"/>
          <w:highlight w:val="green"/>
        </w:rPr>
        <w:t>resists the idea that the dialectic moves inexorably and deterministically according to its own internal oppositions, a decolonized dialectics recognizes both the historical source of that motion outside Europe in the colonies as well as the brutal reality that for colonial subjects</w:t>
      </w:r>
      <w:r w:rsidRPr="00A80E5C">
        <w:rPr>
          <w:rStyle w:val="StyleUnderline"/>
        </w:rPr>
        <w:t xml:space="preserve">, history often seems to move backward rather than forward, if it moves at all. If a radicalized dialectics questions the fixed linearity of dialectical movement and recognizes the subjective capacity to set relations into motion and change course, </w:t>
      </w:r>
      <w:r w:rsidRPr="00D81639">
        <w:rPr>
          <w:rStyle w:val="StyleUnderline"/>
          <w:highlight w:val="green"/>
        </w:rPr>
        <w:t>a decolonized dialectics sets out from the historical experience of those who have been instructed to either catch up with Europe by completing the necessary “stages” or to await “objective conditions</w:t>
      </w:r>
      <w:r w:rsidRPr="00A80E5C">
        <w:rPr>
          <w:rStyle w:val="StyleUnderline"/>
        </w:rPr>
        <w:t>” that are possible only under a full-fledged capitalism. Although it is possible to radicalize dialectics without decolonizing, as Sorel does, I argue that it is not possible to decolonize without radicalizing.</w:t>
      </w:r>
      <w:r w:rsidRPr="00A80E5C">
        <w:rPr>
          <w:sz w:val="12"/>
        </w:rPr>
        <w:t xml:space="preserve"> Any process of decolonization that shies away from incessant dialectical tensions, the contingency of struggle, and the indeterminacy of the future risks reiterating the history of actually existing decolonization that Fanon unceremoniously dismissed as the “dead end” and “sterile formalism” of bourgeois nationalist rule.21 </w:t>
      </w:r>
      <w:r w:rsidRPr="00D81639">
        <w:rPr>
          <w:rStyle w:val="StyleUnderline"/>
          <w:highlight w:val="green"/>
        </w:rPr>
        <w:t>To the extent that we refuse this straitjacketed view of a dialectical difference that refuses or subsumes diversity—foregrounding instead division, rupture, and dynamic opposition</w:t>
      </w:r>
      <w:r w:rsidRPr="00A80E5C">
        <w:rPr>
          <w:rStyle w:val="StyleUnderline"/>
        </w:rPr>
        <w:t>—we will always be confronted with a subversive and unpredictable remainder that, as we move toward decolonization, gains a distinct valence in what Fanon calls “nonbeing” and Dussel calls “exteriority,” that which lies beyond the realm of division and which by appearing makes a more profound rupture manifest</w:t>
      </w:r>
      <w:r w:rsidRPr="00A80E5C">
        <w:rPr>
          <w:sz w:val="12"/>
        </w:rPr>
        <w:t>. And to the extent that the turn toward this remainder pulls us from internal to external difference, our dialectics will lose all the comforts of predictable motion or inevitable progress. Second, if we do not put up a fight for the name dialectics, we risk abandoning the field of dynamic oppositions—especially those macro-oppositions that cut across society and globe—to the many theories of multiplicity so prevalent today, theories that would see us willfully neglect or deny the broad swing of motion such oppositions often entail. In what follows, I resist this danger not only by reclaiming dialectics, but also—simultaneously and from the opposite direction—by reclaiming Foucault’s conception of counterdiscourse as itself dialectical, thereby robbing uncritical theories of multiplicity of a caricatured Foucault reducible to the micropolitical. It was against such bad multiplicities—and that of Gottfried Wilhelm Leibniz in particular—that Hegel sought to fold diversity immediately into dialectical opposition, and while mindful of this concern, I hope to instead slow this folding, to sit with and inhabit the category of diversity and the external relation it poses as a key to decolonizing Hegel himself. Third: it i</w:t>
      </w:r>
      <w:r w:rsidRPr="00A80E5C">
        <w:rPr>
          <w:rStyle w:val="StyleUnderline"/>
        </w:rPr>
        <w:t>s between these two reasons—bad dialectics on the one hand and bad multiplicity on the other—that we can then walk the practical line set out by the thinkers considered here, not to mention an entire trajectory of decolonial organic intellectuals</w:t>
      </w:r>
      <w:r w:rsidRPr="00A80E5C">
        <w:rPr>
          <w:sz w:val="12"/>
        </w:rPr>
        <w:t xml:space="preserve">. In other words, this is a dialectical project in part because the thinkers involved took the dialectical tradition—however critically understood—as a central point of reference. These are thinkers who saw Hegel, Marx, or both as powerful and necessary interlocutors, and in this they were not alone: for more than a century, for better or for worse, the dialectical tradition has served as a go-to weapon in the struggle for not only class liberation but also—all ambiguities and tensions aside—for racial and national liberation. These ambiguities and tensions are not to be set aside entirely, however, but are instead a central part of the story. An entire litany of radical and decolonial thinkers—George Padmore, Richard Wright, and Aimé Césaire, to name only a few—were even members of official communist parties before breaking with those parties precisely amid sharp debates over race and colonialism.22 These are thinkers who found in Hegel and Marx values of autonomous selfhood and liberation, tools to diagnose and critique global capitalism, methods that began—as they knew they should—not from negotiation but from struggle, and weapons to sharpen against the “slavery and social death” left in the wake of colonization.23 But these are also thinkers who often found Hegel and Marx unable, and their political heirs unwilling, to grapple seriously with the legacy of actual slavery. Once we add those such as Frederick Douglass, who as I will argue in the conclusion puts forth a decolonized dialectics without having read either, it becomes clear that to argue, as Timothy Brennan does, that “the parentage of the postcolonial is, ultimately, a communist one,” is misleading at best, and furthermore evades entirely the central tension posed here. 24 </w:t>
      </w:r>
      <w:r w:rsidRPr="00D81639">
        <w:rPr>
          <w:rStyle w:val="StyleUnderline"/>
          <w:highlight w:val="green"/>
        </w:rPr>
        <w:t>Rather than skirt the questions that this tension raises on both sides—and losing in the process either the importance of communism for decolonization or its failings</w:t>
      </w:r>
      <w:r w:rsidRPr="00A80E5C">
        <w:rPr>
          <w:rStyle w:val="StyleUnderline"/>
        </w:rPr>
        <w:t>, why so many were members but also why they left—</w:t>
      </w:r>
      <w:r w:rsidRPr="00D81639">
        <w:rPr>
          <w:rStyle w:val="StyleUnderline"/>
          <w:highlight w:val="green"/>
        </w:rPr>
        <w:t>my goal here is to confront the tension head on as one to be grappled with.</w:t>
      </w:r>
      <w:r w:rsidRPr="00A80E5C">
        <w:rPr>
          <w:rStyle w:val="StyleUnderline"/>
        </w:rPr>
        <w:t xml:space="preserve"> Which is another way of saying that we must walk in theory the same fine line that decolonial militants have often walked in practice: neither rejecting nor uncritically embracing the dialectical tradition, but instead attempting to rescue a theory of dynamic oppositions from being recolonized by logics of unity or dispersed into meaningless multiplicity</w:t>
      </w:r>
      <w:r w:rsidRPr="00A80E5C">
        <w:rPr>
          <w:sz w:val="12"/>
        </w:rPr>
        <w:t xml:space="preserve">. These are thinkers who, while stubborn in their insistence on the rupture of the existing order, are simultaneously and for the same reason deeply hostile to the recuperation of dialectics into unitary logics. As a result, the radicalized dialectical approach they produce, with its combative oppositions and refusal to see divisions subsumed into the whole, is arguably more faithful to the dialectical spirit than even some who gave the approach its name. Viewed this way, the thinkers considered here, as a result of their liminal position that straddles the very border of dialectical thought, might just be the best defenders of any dialectics worth its salt. Here again, Jameson is productive for his nuanced mapping of the terrain to be traversed between the uncritical unity of conservative dialectics and the uncritical multiplicity of deconstructive temptations, between which lay the terrain of a radicalized dialectics: </w:t>
      </w:r>
      <w:r w:rsidRPr="00D81639">
        <w:rPr>
          <w:rStyle w:val="StyleUnderline"/>
          <w:highlight w:val="green"/>
        </w:rPr>
        <w:t>the dialectic moves jerkily from moment to moment like a slide show, where deconstruction dizzily fast-forwards . . . both work to bring up into the light the structural incoherences of the “idea” or conceptual “positions” or interpretations which are their object of critique.</w:t>
      </w:r>
      <w:r w:rsidRPr="00A80E5C">
        <w:rPr>
          <w:rStyle w:val="StyleUnderline"/>
        </w:rPr>
        <w:t xml:space="preserve"> But where the dialectic pauses, waiting for the new “dialectical” solution to freeze over in its turn and become an idea or an ideology to which the dialectic can again be “applied” . . . </w:t>
      </w:r>
      <w:r w:rsidRPr="00D81639">
        <w:rPr>
          <w:rStyle w:val="StyleUnderline"/>
          <w:highlight w:val="green"/>
        </w:rPr>
        <w:t>deconstruction races forward</w:t>
      </w:r>
      <w:r w:rsidRPr="00A80E5C">
        <w:rPr>
          <w:rStyle w:val="StyleUnderline"/>
        </w:rPr>
        <w:t xml:space="preserve"> . . . devour[ing] its own tail, and thus itself in the process</w:t>
      </w:r>
      <w:r w:rsidRPr="00A80E5C">
        <w:rPr>
          <w:sz w:val="12"/>
        </w:rPr>
        <w:t xml:space="preserve">. One of the outcomes thus devoured and unraveled is of course the dialectic itself, which paused too long, and became an ideology in its own right, yet another object of deconstruction.25 It is in this generative space between the stalled hesitancy of a dialectic that waits too long and the ravenous appetite of a deconstruction that, in the absence of sustenance, is content to feed on itself, that my project also moves. In lieu of offering a preemptive definition of dialectics that might violate the spirit of the term, I begin provisionally from Jameson’s own methodological insistence that “any opposition can be the starting point for a dialectic in its own right,” allowing a proliferation of local dialectics and dynamic oppositions, and I follow him in generally shunning the definite article denoting “the” dialectic.26 However, my approach is different in two ways: first, </w:t>
      </w:r>
      <w:r w:rsidRPr="00A80E5C">
        <w:rPr>
          <w:rStyle w:val="StyleUnderline"/>
        </w:rPr>
        <w:t xml:space="preserve">I trail slightly closer to deconstruction in the degree </w:t>
      </w:r>
      <w:r w:rsidRPr="00D81639">
        <w:rPr>
          <w:rStyle w:val="StyleUnderline"/>
          <w:highlight w:val="green"/>
        </w:rPr>
        <w:t>to which contingency, indeterminacy, and an open hostility to totality imbue the multiple and local dialectics of the thinkers</w:t>
      </w:r>
      <w:r w:rsidRPr="00A80E5C">
        <w:rPr>
          <w:rStyle w:val="StyleUnderline"/>
        </w:rPr>
        <w:t xml:space="preserve"> considered here</w:t>
      </w:r>
      <w:r w:rsidRPr="00A80E5C">
        <w:rPr>
          <w:sz w:val="12"/>
        </w:rPr>
        <w:t xml:space="preserve">. Furthermore, I move toward a dialectics understood above all as a practice, or what C. L. R. James aspired to do in his Notes on Dialectics: “not explanations of the dialectic but directly the dialectic itself.”27 The thinkers considered here are more organic intellectuals than world-historical philosophers looking down with a bird’s-eye- view from above, thinkers who </w:t>
      </w:r>
      <w:proofErr w:type="gramStart"/>
      <w:r w:rsidRPr="00A80E5C">
        <w:rPr>
          <w:sz w:val="12"/>
        </w:rPr>
        <w:t>do theory</w:t>
      </w:r>
      <w:proofErr w:type="gramEnd"/>
      <w:r w:rsidRPr="00A80E5C">
        <w:rPr>
          <w:sz w:val="12"/>
        </w:rPr>
        <w:t xml:space="preserve"> on the basis of actors pressing the dialectic forward themselves through collective solidarities and combat. If this sounds like a strange way to speak of dialectics, this is precisely because the closer we trail toward a conservative dialectics, the less often we hear of one acting dialectically or engaging in dialectical struggle. In this caricatured view—certainly more Hegel than Marx, and a conservative Hegel at that—the dialectic (and here it is almost always the) is something that happens to us and acts upon us, in which we are enmeshed whether we know it or not, unconsciously doing the grand work of history.</w:t>
      </w:r>
      <w:r w:rsidRPr="00A80E5C">
        <w:rPr>
          <w:rStyle w:val="StyleUnderline"/>
        </w:rPr>
        <w:t xml:space="preserve">28 The thinkers considered here are doing something different, and to approach dialectics as practice helps to partially allay the dangerous flights that have characterized some previous attempts to think dialectics beyond its conservative forms: to take refuge in paradox or incommensurability in which there is no motion but the (not inconsequential) whirring of the philosopher’s mental gears. Actual struggles, ongoing and permanent, can thereby recede into the background, or worse still, be unilaterally dismissed by master dialecticians. </w:t>
      </w:r>
      <w:r w:rsidRPr="00D81639">
        <w:rPr>
          <w:rStyle w:val="StyleUnderline"/>
          <w:highlight w:val="green"/>
        </w:rPr>
        <w:t>If dialectical thought is instead localized and embedded in concrete material practice, however, to be a dialectician gains a wholly new meaning: that of pressing subjectively forward in collective combat, embodying Lenin’s “leaps, leaps, leaps!” without any certainty whatsoever that a better world will be the inevitable result.</w:t>
      </w:r>
      <w:r w:rsidRPr="00A80E5C">
        <w:rPr>
          <w:sz w:val="12"/>
        </w:rPr>
        <w:t>29</w:t>
      </w:r>
    </w:p>
    <w:p w:rsidR="006B7A16" w:rsidRPr="006B7A16" w:rsidRDefault="006B7A16" w:rsidP="006B7A16"/>
    <w:p w:rsidR="004A3588" w:rsidRDefault="004A3588" w:rsidP="00784E88">
      <w:pPr>
        <w:pStyle w:val="Heading3"/>
      </w:pPr>
      <w:r>
        <w:t>Alt—Globalize Resistance</w:t>
      </w:r>
    </w:p>
    <w:p w:rsidR="004A3588" w:rsidRDefault="004A3588" w:rsidP="004A3588">
      <w:pPr>
        <w:pStyle w:val="Heading4"/>
      </w:pPr>
      <w:r>
        <w:t xml:space="preserve">Thus our alternative—reject the affirmative in order to globalize resistance. In opposition to hegemonic, capitalistic globalization that the affirmative props up, our alternative manifests other worlds. </w:t>
      </w:r>
    </w:p>
    <w:p w:rsidR="004A3588" w:rsidRPr="005D4B0F" w:rsidRDefault="004A3588" w:rsidP="004A3588">
      <w:r w:rsidRPr="00080A58">
        <w:rPr>
          <w:rStyle w:val="StyleUnderline"/>
        </w:rPr>
        <w:t>Blume, 18</w:t>
      </w:r>
      <w:r>
        <w:t xml:space="preserve"> – Sydney, Appalachian State University (“Creative Resistance and Utopian Subjectivities: Zapatista Autonomy as Discourse, Power, and Practice,” These at Appalachian State University, May 2018)//BL</w:t>
      </w:r>
    </w:p>
    <w:p w:rsidR="004A3588" w:rsidRPr="00080A58" w:rsidRDefault="004A3588" w:rsidP="004A3588">
      <w:pPr>
        <w:rPr>
          <w:sz w:val="16"/>
        </w:rPr>
      </w:pPr>
      <w:r w:rsidRPr="00080A58">
        <w:rPr>
          <w:sz w:val="16"/>
        </w:rPr>
        <w:t xml:space="preserve">‘A world in which many worlds fit’: the Zapatistas and Global Resistance Remember that the Zapatistas’ uprising was first and foremost to counter neoliberal capitalism, and essentially the entire dominant system, by opposing it through the creation of alternatives on the level of autonomous infrastructure and services and the level of discourse. </w:t>
      </w:r>
      <w:r w:rsidRPr="00536F7E">
        <w:rPr>
          <w:rStyle w:val="StyleUnderline"/>
        </w:rPr>
        <w:t xml:space="preserve">Seeing that the dominant development discourse provides the base assumptions for the dominant system, </w:t>
      </w:r>
      <w:r w:rsidRPr="00D81639">
        <w:rPr>
          <w:rStyle w:val="StyleUnderline"/>
          <w:highlight w:val="green"/>
        </w:rPr>
        <w:t>an alternative discourse is necessary to resist</w:t>
      </w:r>
      <w:r w:rsidRPr="00080A58">
        <w:rPr>
          <w:sz w:val="16"/>
        </w:rPr>
        <w:t xml:space="preserve">. </w:t>
      </w:r>
      <w:r w:rsidRPr="00D81639">
        <w:rPr>
          <w:rStyle w:val="StyleUnderline"/>
          <w:highlight w:val="green"/>
        </w:rPr>
        <w:t>Zapatismo provides this alternative discourse, and in its emphasis on horizontality</w:t>
      </w:r>
      <w:r w:rsidRPr="00536F7E">
        <w:rPr>
          <w:rStyle w:val="StyleUnderline"/>
        </w:rPr>
        <w:t xml:space="preserve">, mandar-obedeciendo, </w:t>
      </w:r>
      <w:r w:rsidRPr="00D81639">
        <w:rPr>
          <w:rStyle w:val="StyleUnderline"/>
          <w:highlight w:val="green"/>
        </w:rPr>
        <w:t>and integral recognition of pluralities</w:t>
      </w:r>
      <w:r w:rsidRPr="00536F7E">
        <w:rPr>
          <w:rStyle w:val="StyleUnderline"/>
        </w:rPr>
        <w:t xml:space="preserve"> and multiplicities, it </w:t>
      </w:r>
      <w:r w:rsidRPr="00D81639">
        <w:rPr>
          <w:rStyle w:val="StyleUnderline"/>
          <w:highlight w:val="green"/>
        </w:rPr>
        <w:t xml:space="preserve">acts as a non-hegemonic alternative </w:t>
      </w:r>
      <w:r w:rsidRPr="00536F7E">
        <w:rPr>
          <w:rStyle w:val="StyleUnderline"/>
        </w:rPr>
        <w:t>because it outright denies the possibility for political or cultural dominance.</w:t>
      </w:r>
      <w:r w:rsidRPr="00080A58">
        <w:rPr>
          <w:sz w:val="16"/>
        </w:rPr>
        <w:t xml:space="preserve"> Through putting people first and recognizing their power and further capacitating them to change their own realities, Zapatismo enables utopia, understood here as the self-definition and pursuit of alternative subjectivities and practices. The expression of this utopian capability in the creation of alternative systems such as the autonomous education and health systems shows how the discourse is in fact working towards the main goal of resisting the dominant system. These autonomous systems, along with Zapatista governance structures and production cooperatives, work independently from the hegemonic system and causal dominant discourse, engaging with state governments and global markets only insofar as it is still required to meet needs without seriously undermining autonomy. Furthermore, over time the subjectivities, which are established through lived practices of the alternative discourse, shift to one in which the automatic response to a problem is to collectively imagine and then practice a solution, a stark comparison to the learned helplessness and incapacitation of the development discourse. </w:t>
      </w:r>
      <w:r w:rsidRPr="00536F7E">
        <w:rPr>
          <w:rStyle w:val="StyleUnderline"/>
        </w:rPr>
        <w:t xml:space="preserve">Essentially, </w:t>
      </w:r>
      <w:r w:rsidRPr="00D81639">
        <w:rPr>
          <w:rStyle w:val="StyleUnderline"/>
          <w:highlight w:val="green"/>
        </w:rPr>
        <w:t>Zapatismo works as the ultimate opposition to the neoliberal mentality that ‘there is no alternative’</w:t>
      </w:r>
      <w:r w:rsidRPr="00080A58">
        <w:rPr>
          <w:sz w:val="16"/>
        </w:rPr>
        <w:t xml:space="preserve"> (Harvey 2005). However, all of this is not to say that the Zapatistas are changing, nor intending to change, the world on their own. Rather, they seek to support and learn from others and let others learn from them: </w:t>
      </w:r>
      <w:r w:rsidRPr="00D81639">
        <w:rPr>
          <w:rStyle w:val="StyleUnderline"/>
          <w:highlight w:val="green"/>
        </w:rPr>
        <w:t>What we want in the world is to tell all of those who are resisting and fighting in their own ways and in their own countries, that you are not alone</w:t>
      </w:r>
      <w:r w:rsidRPr="005D4B0F">
        <w:rPr>
          <w:rStyle w:val="StyleUnderline"/>
        </w:rPr>
        <w:t xml:space="preserve">, that we, the Zapatistas, even though we are very small, are supporting you, </w:t>
      </w:r>
      <w:r w:rsidRPr="00D81639">
        <w:rPr>
          <w:rStyle w:val="StyleUnderline"/>
          <w:highlight w:val="green"/>
        </w:rPr>
        <w:t>and we are going to look at how to help you in your struggles and to speak to you in order to learn, because what we have</w:t>
      </w:r>
      <w:r w:rsidRPr="005D4B0F">
        <w:rPr>
          <w:rStyle w:val="StyleUnderline"/>
        </w:rPr>
        <w:t xml:space="preserve">, in fact, </w:t>
      </w:r>
      <w:r w:rsidRPr="00D81639">
        <w:rPr>
          <w:rStyle w:val="StyleUnderline"/>
          <w:highlight w:val="green"/>
        </w:rPr>
        <w:t>learned is to learn</w:t>
      </w:r>
      <w:r w:rsidRPr="005D4B0F">
        <w:rPr>
          <w:rStyle w:val="StyleUnderline"/>
        </w:rPr>
        <w:t>.</w:t>
      </w:r>
      <w:r w:rsidRPr="00080A58">
        <w:rPr>
          <w:sz w:val="16"/>
        </w:rPr>
        <w:t xml:space="preserve"> (EZLN 2005) Their emphasis on constant learning and solidarity helps build the foundation for an expansive network of related social movements. </w:t>
      </w:r>
      <w:r w:rsidRPr="005D4B0F">
        <w:rPr>
          <w:rStyle w:val="StyleUnderline"/>
        </w:rPr>
        <w:t>Because of their devotion to plurality that is exemplified in their statement “in the world we want, many worlds fit,” the Zapatistas create the possibility to mobilize collectively, united under a common denial of the dominant system and a shared affirmation in the possibility of creating another way, though these other ways may differ</w:t>
      </w:r>
      <w:r w:rsidRPr="00080A58">
        <w:rPr>
          <w:sz w:val="16"/>
        </w:rPr>
        <w:t xml:space="preserve"> (EZLN 1996; 2013). And truly, this mobilization is occurring all over. </w:t>
      </w:r>
      <w:r w:rsidRPr="005D4B0F">
        <w:rPr>
          <w:rStyle w:val="StyleUnderline"/>
        </w:rPr>
        <w:t>The Zapatistas recognize that “</w:t>
      </w:r>
      <w:r w:rsidRPr="00D81639">
        <w:rPr>
          <w:rStyle w:val="StyleUnderline"/>
          <w:highlight w:val="green"/>
        </w:rPr>
        <w:t>as there is a neoliberal globalization, there is a globalization of rebellion”</w:t>
      </w:r>
      <w:r w:rsidRPr="00080A58">
        <w:rPr>
          <w:sz w:val="16"/>
        </w:rPr>
        <w:t xml:space="preserve"> (EZLN 2005). </w:t>
      </w:r>
      <w:r w:rsidRPr="00D81639">
        <w:rPr>
          <w:rStyle w:val="StyleUnderline"/>
          <w:highlight w:val="green"/>
        </w:rPr>
        <w:t>Sometimes these rebellions and movements explicitly draw inspiration from the Zapatistas</w:t>
      </w:r>
      <w:r w:rsidRPr="005D4B0F">
        <w:rPr>
          <w:rStyle w:val="StyleUnderline"/>
        </w:rPr>
        <w:t xml:space="preserve"> and others express radical democracy and autonomy in independent ways. However, </w:t>
      </w:r>
      <w:r w:rsidRPr="00D81639">
        <w:rPr>
          <w:rStyle w:val="StyleUnderline"/>
          <w:highlight w:val="green"/>
        </w:rPr>
        <w:t>the Zapatista analysis that there is a ‘globalization of rebellion’ is evident.</w:t>
      </w:r>
      <w:r w:rsidRPr="00080A58">
        <w:rPr>
          <w:sz w:val="16"/>
        </w:rPr>
        <w:t xml:space="preserve"> In what follows, I will explore some of these other anti-systemic movements towards autonomy to examine their common qualities with the Zapatistas and conclude by drawing lessons from the Zapatistas for the future of anti-systemic, non-hegemonic and counter-hegemonic social movements and uprisings. In this final part, I will broaden the conversation on resistance by examining the Zapatistas through the lens of anarchist, non-hegemonic, and anti-systemic social movement theory and providing a few examples of other recent creative resistances to show that this is a widespread movement. Escobar explains that “the contemporary crisis is a crisis of a particular modelo civilizatorio, or civilizational model, that of patriarchal Western capitalist modernity” (2018: ix). </w:t>
      </w:r>
      <w:r w:rsidRPr="00D81639">
        <w:rPr>
          <w:rStyle w:val="StyleUnderline"/>
          <w:highlight w:val="green"/>
        </w:rPr>
        <w:t>In layperson terms, “it’s the system, man.”</w:t>
      </w:r>
      <w:r w:rsidRPr="005D4B0F">
        <w:rPr>
          <w:rStyle w:val="StyleUnderline"/>
        </w:rPr>
        <w:t xml:space="preserve"> Ecological disaster, exploitation, and social inequality (to name just a few) that make up this contemporary crisis are all just symptoms of the dominant system, or model of civilization, which has at its basis a particular discourse that sets the limits of possibility within that system by determining which forms of knowledge, power, and subjectivities reign supreme</w:t>
      </w:r>
      <w:r w:rsidRPr="00080A58">
        <w:rPr>
          <w:sz w:val="16"/>
        </w:rPr>
        <w:t xml:space="preserve">. </w:t>
      </w:r>
      <w:r w:rsidRPr="00D81639">
        <w:rPr>
          <w:rStyle w:val="StyleUnderline"/>
          <w:highlight w:val="green"/>
        </w:rPr>
        <w:t>The systemic nature of the present crisis can make resistance seem daunting</w:t>
      </w:r>
      <w:r w:rsidRPr="005D4B0F">
        <w:rPr>
          <w:rStyle w:val="StyleUnderline"/>
        </w:rPr>
        <w:t xml:space="preserve"> and change, insurmountable–how </w:t>
      </w:r>
      <w:proofErr w:type="gramStart"/>
      <w:r w:rsidRPr="005D4B0F">
        <w:rPr>
          <w:rStyle w:val="StyleUnderline"/>
        </w:rPr>
        <w:t>does</w:t>
      </w:r>
      <w:proofErr w:type="gramEnd"/>
      <w:r w:rsidRPr="005D4B0F">
        <w:rPr>
          <w:rStyle w:val="StyleUnderline"/>
        </w:rPr>
        <w:t xml:space="preserve"> one change a discourse?</w:t>
      </w:r>
      <w:r w:rsidRPr="00080A58">
        <w:rPr>
          <w:sz w:val="16"/>
        </w:rPr>
        <w:t xml:space="preserve"> </w:t>
      </w:r>
      <w:r w:rsidRPr="005D4B0F">
        <w:rPr>
          <w:rStyle w:val="StyleUnderline"/>
        </w:rPr>
        <w:t xml:space="preserve">Regarding this, the Zapatistas are encouraging because their model of creative resistance has created change at the discursive level. </w:t>
      </w:r>
      <w:r w:rsidRPr="00080A58">
        <w:rPr>
          <w:sz w:val="16"/>
        </w:rPr>
        <w:t xml:space="preserve">Here, I want to highlight certain aspects of the Zapatistas’ model of resistance that are informative for social movements more broadly. </w:t>
      </w:r>
      <w:r w:rsidRPr="00D81639">
        <w:rPr>
          <w:rStyle w:val="StyleUnderline"/>
          <w:highlight w:val="green"/>
        </w:rPr>
        <w:t>The Zapatistas’ utopian, plural, and autonomous approach to resistance has been powerful</w:t>
      </w:r>
      <w:r w:rsidRPr="005D4B0F">
        <w:rPr>
          <w:rStyle w:val="StyleUnderline"/>
        </w:rPr>
        <w:t xml:space="preserve"> </w:t>
      </w:r>
      <w:r w:rsidRPr="00D81639">
        <w:rPr>
          <w:rStyle w:val="StyleUnderline"/>
          <w:highlight w:val="green"/>
        </w:rPr>
        <w:t>and</w:t>
      </w:r>
      <w:r w:rsidRPr="005D4B0F">
        <w:rPr>
          <w:rStyle w:val="StyleUnderline"/>
        </w:rPr>
        <w:t xml:space="preserve"> has, I would argue, successfully </w:t>
      </w:r>
      <w:r w:rsidRPr="00D81639">
        <w:rPr>
          <w:rStyle w:val="StyleUnderline"/>
          <w:highlight w:val="green"/>
        </w:rPr>
        <w:t>contributed to the systemic change that they desire</w:t>
      </w:r>
      <w:r w:rsidRPr="005D4B0F">
        <w:rPr>
          <w:rStyle w:val="StyleUnderline"/>
        </w:rPr>
        <w:t xml:space="preserve"> both in its function in their own communities </w:t>
      </w:r>
      <w:r w:rsidRPr="00D81639">
        <w:rPr>
          <w:rStyle w:val="StyleUnderline"/>
          <w:highlight w:val="green"/>
        </w:rPr>
        <w:t>and in the way that it has inspired or informed other anti-systemic social movements.</w:t>
      </w:r>
      <w:r w:rsidRPr="00080A58">
        <w:rPr>
          <w:sz w:val="16"/>
        </w:rPr>
        <w:t xml:space="preserve"> Their unique knowledge-practices and inspiration to others is a valuable contribution that Melenotte (2015) and Mentinis (2006) did not consider in their evaluation of the movement. The Zapatistas take a utopian approach to resistance in that they believe another world is possible and take steps to achieve that. </w:t>
      </w:r>
      <w:r w:rsidRPr="00D81639">
        <w:rPr>
          <w:rStyle w:val="StyleUnderline"/>
          <w:highlight w:val="green"/>
        </w:rPr>
        <w:t>A utopian approach requires both the imagination to dream of an alternative</w:t>
      </w:r>
      <w:r w:rsidRPr="005D4B0F">
        <w:rPr>
          <w:rStyle w:val="StyleUnderline"/>
        </w:rPr>
        <w:t xml:space="preserve"> to the dominant system and also the capacity to build those alternatives as counter-power to the dominant The Zapatistas have, through the basis of their alternative discourse that supports utopian imagination, built counter-power through their creation of autonomous communities with infrastructure, social services, and networks of trade which have acted both as steps towards creating the world that they wish to live in and also resisting the dominant systems of neoliberalism and state control</w:t>
      </w:r>
      <w:r w:rsidRPr="00080A58">
        <w:rPr>
          <w:sz w:val="16"/>
        </w:rPr>
        <w:t xml:space="preserve">. Their approach to resistance in this way is insightful, too, in that it addresses pressing survival issues like lack of healthcare and education while acting as part of a greater political project. </w:t>
      </w:r>
      <w:r w:rsidRPr="005D4B0F">
        <w:rPr>
          <w:rStyle w:val="StyleUnderline"/>
        </w:rPr>
        <w:t>This is what Dixon (2014), writing about ‘another politics,’ means when speaking of the importance of maintaining the idea of “in this world but not of it” because it “emphasizes both the circumstances in which we struggle and our capacity to collectively imagine and push beyond them</w:t>
      </w:r>
      <w:r w:rsidRPr="00080A58">
        <w:rPr>
          <w:sz w:val="16"/>
        </w:rPr>
        <w:t xml:space="preserve">” (126). </w:t>
      </w:r>
      <w:r w:rsidRPr="00D81639">
        <w:rPr>
          <w:rStyle w:val="StyleUnderline"/>
          <w:highlight w:val="green"/>
        </w:rPr>
        <w:t>To create utopia, there needs to be,</w:t>
      </w:r>
      <w:r w:rsidRPr="005D4B0F">
        <w:rPr>
          <w:rStyle w:val="StyleUnderline"/>
        </w:rPr>
        <w:t xml:space="preserve"> simultaneously, </w:t>
      </w:r>
      <w:r w:rsidRPr="00D81639">
        <w:rPr>
          <w:rStyle w:val="StyleUnderline"/>
          <w:highlight w:val="green"/>
        </w:rPr>
        <w:t>direct action now and planning for the utopian ideal</w:t>
      </w:r>
      <w:r w:rsidRPr="00080A58">
        <w:rPr>
          <w:sz w:val="16"/>
        </w:rPr>
        <w:t xml:space="preserve">. Additionally, Dixon talks about creative resistance as working “against-and-beyond,” both opposing domination and building new forms of social organization. Subcomandante Insurgente Marcos writes about this notion explicitly in one 2013 publication regarding the sixth Zapatista declaration: ‘Could it be another way?’ This question could be the one that sparks rebellion and its broader acceptance. And this could be because there is a “no” that has birthed it: it doesn’t have to be this way . . . What we want to say, compañeras, compañeros, compañeroas, is that what convoked us all in the Sixth was this rebellious, heretic, rude, irreverent, bothersome, uncomfortable ‘no.’ We have gotten to this point because our realities, histories, and rebellions have brought us to this ‘it doesn’t have to be this way.’ This and also because, intuitively or by design, we have answered ‘yes’ to the question, ‘could it be another way?’ (EZLN 2013) This commonly shared ‘yes’ is the utopian approach that stems from the opposition to the dominant system, the shared ‘no.’ This commonality of sharing the “against-and-beyond,” the opposition and the utopian hope, to form a basis of resistance is important in anarchist theory as well. Graeber (2004) highlights how anarchists share “the rejection of certain types of social relations, the confidence that certain others would be much better ones on which to build a livable society, [and] the belief that such a society could actually exist,” (4). </w:t>
      </w:r>
      <w:r w:rsidRPr="005D4B0F">
        <w:rPr>
          <w:rStyle w:val="StyleUnderline"/>
        </w:rPr>
        <w:t xml:space="preserve">Each of these aspects are vital to utopian social movements: </w:t>
      </w:r>
      <w:r w:rsidRPr="00D81639">
        <w:rPr>
          <w:rStyle w:val="Emphasis"/>
          <w:highlight w:val="green"/>
        </w:rPr>
        <w:t>it begins with the ‘no,’</w:t>
      </w:r>
      <w:r w:rsidRPr="00D81639">
        <w:rPr>
          <w:rStyle w:val="StyleUnderline"/>
          <w:highlight w:val="green"/>
        </w:rPr>
        <w:t xml:space="preserve"> the rejection of the dominant system, </w:t>
      </w:r>
      <w:r w:rsidRPr="00D81639">
        <w:rPr>
          <w:rStyle w:val="Emphasis"/>
          <w:highlight w:val="green"/>
        </w:rPr>
        <w:t>in order to open space for the ‘yes,’</w:t>
      </w:r>
      <w:r w:rsidRPr="00D81639">
        <w:rPr>
          <w:rStyle w:val="StyleUnderline"/>
          <w:highlight w:val="green"/>
        </w:rPr>
        <w:t xml:space="preserve"> the creation of another way</w:t>
      </w:r>
      <w:r w:rsidRPr="005D4B0F">
        <w:rPr>
          <w:rStyle w:val="StyleUnderline"/>
        </w:rPr>
        <w:t xml:space="preserve">. </w:t>
      </w:r>
      <w:proofErr w:type="gramStart"/>
      <w:r w:rsidRPr="00080A58">
        <w:rPr>
          <w:sz w:val="16"/>
        </w:rPr>
        <w:t>This collective ‘no’ and diverse approach to ‘yeses’ is what Hardt and Negri (2004) call ‘the multitude’ (Juris and Khasnabish 2013).</w:t>
      </w:r>
      <w:proofErr w:type="gramEnd"/>
      <w:r w:rsidRPr="00080A58">
        <w:rPr>
          <w:sz w:val="16"/>
        </w:rPr>
        <w:t xml:space="preserve"> Furthermore, for the Zapatistas, the new approaches of the ‘yes’ must be consistent with the ‘no,’ as seen in the examples of their autonomous governance, education, and health. These foundational beliefs are vital for action, and the Zapatistas are an example of what that action can look like, especially in regards to power relations, which I will explore next. One of the most central elements of the Zapatistas’ project is autonomy, which they have enacted both in creating communities that are self-ruling and self-servicing to deny the state and also by rejecting oppression and domination as a rule by putting power in the hands of the people. Their quest for autonomy is rooted from their denial of the exploitative power relations that have plagued Chiapas for almost half a millennium and belief that society can be built upon a structure in which the people have the power. The Zapatistas have built their autonomy through horizontal structures of governance, employing mandar obedeciendo in all leadership positions, and practicing consensus-style decision making, all of which have been epitomized in the caracol governance structures that they established in 2003. By denying power out right through these approaches to governance, their rejection of the state takes on another level: not only are they rejecting the corruption and exploitation of the state government, but its entire structural basis. </w:t>
      </w:r>
      <w:r w:rsidRPr="005D4B0F">
        <w:rPr>
          <w:rStyle w:val="StyleUnderline"/>
        </w:rPr>
        <w:t>Creating new social relations as a basis for resistance in this way is what Dixon (2014) calls “prefigurative politics,” an approach in which the methods of resistance match the reality that the movement is seeking to create</w:t>
      </w:r>
      <w:r w:rsidRPr="00080A58">
        <w:rPr>
          <w:sz w:val="16"/>
        </w:rPr>
        <w:t xml:space="preserve">. As such, resistance becomes not only about the negative aspect of what it is resisting, but also the positive aspect of what is being created to replace it. These strategies from the Zapatistas, including horizontality, consensus, leading by obeying, and empowering capacitation in both political education and hard skills, are thus key lessons in creative resistance by providing some examples of the way that the process (social movement/resistance) can coincide with the desired product (utopian society). Escobar (2018) also takes on the importance of autonomy in looking at it through the design lens. He explains that “autonomy is the key to </w:t>
      </w:r>
      <w:proofErr w:type="gramStart"/>
      <w:r w:rsidRPr="00080A58">
        <w:rPr>
          <w:sz w:val="16"/>
        </w:rPr>
        <w:t>autopoiesis,</w:t>
      </w:r>
      <w:proofErr w:type="gramEnd"/>
      <w:r w:rsidRPr="00080A58">
        <w:rPr>
          <w:sz w:val="16"/>
        </w:rPr>
        <w:t xml:space="preserve"> or the self-creation of living systems” (5). Design has typically been at the root of unsustainability, but the ability to create a new design, which he argues that everyone is capable of doing, is autonomy, which is sustainable because it supports a system of self-creation that can exist in perpetuity. Designing reality, as the Zapatistas have taken on in their discourse and autonomous communities, is powerful because designs shape people and create culture (Escobar 2018). As I argued earlier, the Zapatistas’ emphasis on self-capacitation and self-sufficiency that is supported in the design of their communities creates new subjectivities that resist the dependence and helplessness subjectivities of the dominant discourse. Autonomy, then, is a key element of anti-systemic social movements both in that it prepares for systemic change and the fall of dominant powers, creates the opportunity to establish new forms of horizontal, people-centered governance modeled on the future that is desired, and shapes subjectivities through self-created designs of reality. This last aspect of self-created design also permits for a multiplicity of designs to create a pluralistic reality, which is another key aspect of social change. Plurality is important for anti-systemic resistance because it creates the possibility for more inclusive mass mobilization and also because it rejects the homogenizing dominant discourse’s violent devaluation of non-dominant ways. Autonomous design and a non-hegemonic focus on power both help enable the creation of pluralistic alternatives for “reimagining and reconstructing local worlds” (Escobar 2018: 4). </w:t>
      </w:r>
      <w:r w:rsidRPr="005D4B0F">
        <w:rPr>
          <w:rStyle w:val="StyleUnderline"/>
        </w:rPr>
        <w:t>A plurality of small local worlds is strange to consider a mass movement, but when the oppositional force is all-encompassing and homogenizing, it makes sense as a means of resistance</w:t>
      </w:r>
      <w:r w:rsidRPr="00080A58">
        <w:rPr>
          <w:sz w:val="16"/>
        </w:rPr>
        <w:t xml:space="preserve">. </w:t>
      </w:r>
      <w:r w:rsidRPr="00D81639">
        <w:rPr>
          <w:rStyle w:val="StyleUnderline"/>
          <w:highlight w:val="green"/>
        </w:rPr>
        <w:t>Emphasizing people’s power to design reality and capacitating them to do so is a movement to plurality</w:t>
      </w:r>
      <w:r w:rsidRPr="005D4B0F">
        <w:rPr>
          <w:rStyle w:val="StyleUnderline"/>
        </w:rPr>
        <w:t xml:space="preserve"> because people are inherently heterogeneous</w:t>
      </w:r>
      <w:r w:rsidRPr="00080A58">
        <w:rPr>
          <w:sz w:val="16"/>
        </w:rPr>
        <w:t xml:space="preserve">. </w:t>
      </w:r>
      <w:r w:rsidRPr="005D4B0F">
        <w:rPr>
          <w:rStyle w:val="StyleUnderline"/>
        </w:rPr>
        <w:t xml:space="preserve">This approach also is inclusive to a wide variety of people and approaches, so </w:t>
      </w:r>
      <w:r w:rsidRPr="00D81639">
        <w:rPr>
          <w:rStyle w:val="StyleUnderline"/>
          <w:highlight w:val="green"/>
        </w:rPr>
        <w:t>it makes ‘taking down the system’ much more plausible because it does not have to be unified.</w:t>
      </w:r>
      <w:r w:rsidRPr="00080A58">
        <w:rPr>
          <w:sz w:val="16"/>
        </w:rPr>
        <w:t xml:space="preserve"> The Zapatistas have promoted this idea of plurality, worded well by Marcos here: The Sixth [Declaration of the Lacandon Jungle] was convoked by the Zapatistas. To convoke is not to unite. We don’t intend to unite under a single leadership, be it Zapatista or any other. We do not seek to co-opt, recruit, supplant, impersonate, simulate, trick, subordinate, or use anybody. Our destiny is the same, but the richness of the Sixth is its difference, its heterogeneity, the autonomy of distinct modes of walking, this is its strength. We offer and will continue to offer respect, and we demand and will continue to demand the same. The only requirement to adhere to the Sixth is the “no” that convokes us and the commitment to construct the “yeses” that are necessary. (EZLN 2013) This refers back to the “against-and-beyond” approach above for its role in creating an inclusive plurality; the only stipulation to joining the fight of the Zapatistas is the agreement that the world does not have to be this way and the dedication to make another world possible. In this way, plurality works both as process and product–it is inclusive and widespread in the way that it extends an invitation to the whole world which builds movement power by encouraging a multitude of localized resistance as process, and also, in its actualization, resists the homogenization of the global, neoliberal system of oppression. This is </w:t>
      </w:r>
      <w:proofErr w:type="gramStart"/>
      <w:r w:rsidRPr="00080A58">
        <w:rPr>
          <w:sz w:val="16"/>
        </w:rPr>
        <w:t>key</w:t>
      </w:r>
      <w:proofErr w:type="gramEnd"/>
      <w:r w:rsidRPr="00080A58">
        <w:rPr>
          <w:sz w:val="16"/>
        </w:rPr>
        <w:t xml:space="preserve"> to the anti-systemic movement as a whole. If it can be taken up anywhere, by anyone, with any conception of utopia, and take steps to establishing autonomy then it becomes not-so-insurmountable of a task. Essentially, this is a reiteration of my argument against Mentinis’s and Melenotte’s claims that the Zapatistas’ discourse is insufficient to creating global change. </w:t>
      </w:r>
      <w:r w:rsidRPr="00D81639">
        <w:rPr>
          <w:rStyle w:val="StyleUnderline"/>
          <w:highlight w:val="green"/>
        </w:rPr>
        <w:t>The Zapatistas’ multitude-based approach of unification around a common denial of a hegemonic system and openness to diverse responses has profound potential for creating widespread non-hegemonic change</w:t>
      </w:r>
      <w:r w:rsidRPr="00080A58">
        <w:rPr>
          <w:sz w:val="16"/>
        </w:rPr>
        <w:t>. And in fact, it’s already happening all over the world. Next, I will give a cursory look at some of these other autonomous anti-systemic social movements to show some of the common approaches that they take. Rojava is an autonomous rural region in Northern Syria that is based around democratic confederalism and has maintained autonomy since 2012 (Huff, Tasdemir, and Huff 2018). Like the Zapatistas, it too began with a militant aspect, though in Rojava, the military effort remains a major part of their society because of the pressing violence that they face from hostile states and jihadist groups (</w:t>
      </w:r>
      <w:proofErr w:type="gramStart"/>
      <w:r w:rsidRPr="00080A58">
        <w:rPr>
          <w:sz w:val="16"/>
        </w:rPr>
        <w:t>ibid.,</w:t>
      </w:r>
      <w:proofErr w:type="gramEnd"/>
      <w:r w:rsidRPr="00080A58">
        <w:rPr>
          <w:sz w:val="16"/>
        </w:rPr>
        <w:t xml:space="preserve"> System D Media 2015). However, they are also working towards a utopian future by returning power to the people through multiple levels of decision making based around community deliberation and through emphasizing community capacitation to address their own problems (Huff, Tasdemir, and Huff 2018). They are building economic autonomy in operating community production cooperatives, which are especially necessary because they are under a trade embargo, and collectivizing resources, which was easier to do because of the vast number of people that fled the region (System D Media 2015). Like the Zapatistas, in Rojava, as mostly Kurds, their resistance is also due to centuries of ethnic oppression. Further, they have taken definite steps to promoting gender equality including a 40% quota for women’s participation in governance and a women’s army (the YPJ) that protects women in civil society. Rojava is an example of creative resistance because of the way that they have sought to create utopia by building autonomy through creating people-powered democracy, emphasizing the importance of ethnic plurality, and creating a platform for community capacitation (</w:t>
      </w:r>
      <w:proofErr w:type="gramStart"/>
      <w:r w:rsidRPr="00080A58">
        <w:rPr>
          <w:sz w:val="16"/>
        </w:rPr>
        <w:t>ibid.,</w:t>
      </w:r>
      <w:proofErr w:type="gramEnd"/>
      <w:r w:rsidRPr="00080A58">
        <w:rPr>
          <w:sz w:val="16"/>
        </w:rPr>
        <w:t xml:space="preserve"> Huff, Tasdemir, and Huff 2018). </w:t>
      </w:r>
      <w:r w:rsidRPr="00080A58">
        <w:rPr>
          <w:rStyle w:val="StyleUnderline"/>
        </w:rPr>
        <w:t xml:space="preserve">Another creative resistance movement is the Landless Workers’ Movement of Brazil </w:t>
      </w:r>
      <w:r w:rsidRPr="00080A58">
        <w:rPr>
          <w:sz w:val="16"/>
        </w:rPr>
        <w:t xml:space="preserve">(Trabalhadores </w:t>
      </w:r>
      <w:proofErr w:type="gramStart"/>
      <w:r w:rsidRPr="00080A58">
        <w:rPr>
          <w:sz w:val="16"/>
        </w:rPr>
        <w:t>Sem</w:t>
      </w:r>
      <w:proofErr w:type="gramEnd"/>
      <w:r w:rsidRPr="00080A58">
        <w:rPr>
          <w:sz w:val="16"/>
        </w:rPr>
        <w:t xml:space="preserve"> Terra or MST). </w:t>
      </w:r>
      <w:r w:rsidRPr="00080A58">
        <w:rPr>
          <w:rStyle w:val="StyleUnderline"/>
        </w:rPr>
        <w:t>The MST is a rural peasant land movement that settles unused land to get the government to expropriate it to them and establish self-sufficient communities as a response to the devastating landlessness that many Brazilians face as a result of their colonial history and recent rise in neoliberal policy</w:t>
      </w:r>
      <w:r w:rsidRPr="00080A58">
        <w:rPr>
          <w:sz w:val="16"/>
        </w:rPr>
        <w:t xml:space="preserve"> (Diniz and Gilbert 2013). The movement emphasizes autonomy, solidarity, and social ownership and practices cooperative production as a resistance to neoliberalism. They employ democratic decision making based around consensus and provide free schooling based on critical pedagogy to capacitate the youth. In their process of critical dialogue, inspired by Freire, to constantly reassess and improve their communities, the MST transitioned from a more capitalistically driven cooperative model to a production model based around peasant values and ways of life to recognize the desires of the people (ibid.). Their commitment to autonomy through people power and emphasis on flexibility through critical evaluation positions them to be sustainable in the long run, and their self-sufficient </w:t>
      </w:r>
      <w:proofErr w:type="gramStart"/>
      <w:r w:rsidRPr="00080A58">
        <w:rPr>
          <w:sz w:val="16"/>
        </w:rPr>
        <w:t>communities outside of the dominant system establishes</w:t>
      </w:r>
      <w:proofErr w:type="gramEnd"/>
      <w:r w:rsidRPr="00080A58">
        <w:rPr>
          <w:sz w:val="16"/>
        </w:rPr>
        <w:t xml:space="preserve"> them as a creative resistance movement. Mutual Aid Disaster Relief (MADR) presents a different form of creative resistance than the other examples because they are an organizational network for disaster relief rather than a set autonomous community. They are based on principles of solidarity, mutual aid, and autonomous direct action and emphasize a grassroots, decentralized, and plural approach to disaster relief (Mutual Aid Disaster Relief 2018b). MADR draws directly from the Zapatistas, citing mandar obedeciendo as a core value to recognize the importance of non-hegemonic leadership. Their disaster relief programs function as temporary autonomous zones that build power from within and below to open up visions of a better world to those on the margins, a utopian vision. They seek to make change without state power or coercion. Their focus on “solidarity, not charity” seeks to support people in disaster in whatever way they need it to acknowledge the autonomy of people in disaster. For example, following Hurricane Maria’s disastrous hit on Puerto Rico, MADR’s NGO status allowed them to give community leaders access to resources from FEMA (Federal Emergency Management Agency) that were previously inaccessible due to bureaucratic hoops. By simply enabling existing community organizations to help meet their communities’ needs, they were able to bring more aid to many areas in desperate need. Additionally, they emphasize the importance of community organizing as preventative disaster relief to create freedom from the “reflective impotence” that capitalism inspires and, instead, usurp survival mechanisms and facilitate peoples’ capacitation to meet their own needs (Mutual Aid Disaster Relief 2018a). In this way, they are strategically meeting direct, crisis needs while facilitating capacitation and a subjectivity change away from that of the dominant discourse that often (directly or indirectly) causes the crisis. Furthermore, their decentralized network of organizations based on a local context allow for diverse approaches and, like the Zapatistas, seeks to mobilize many people broadly in a plurality of action towards a common goal. These examples serve primarily to show that everywhere the dominant discourse has sought to spread its hegemony, it has been met with resistance. </w:t>
      </w:r>
      <w:r w:rsidRPr="00D81639">
        <w:rPr>
          <w:rStyle w:val="StyleUnderline"/>
          <w:highlight w:val="green"/>
        </w:rPr>
        <w:t>The current tide of social movements employing creative resistance are taking this to the next level by providing the foundation to build a plurality of alternate utopian futures free from hegemony–“a world in which many worlds fit.”</w:t>
      </w:r>
      <w:r w:rsidRPr="00080A58">
        <w:rPr>
          <w:sz w:val="16"/>
        </w:rPr>
        <w:t xml:space="preserve"> Here, I have analyzed the discourse of development to provide an understanding of the basis of the hegemonic system in order to draw awareness to the underlying assumptions and preferences towards certain forms of knowledge, power, and subjectivity. This is crucial for understanding that, in order to change the dominant order, there must be change at the level of discourse. I then examined the Zapatistas’ alternative discourse to demonstrate how it enables resistance both at the discursive level (through alternative knowledge, power, and subjectivities) and also in the practices that the discourse inspires. To evince how this practical resistance has played out in reality, I examined the Zapatistas’ autonomous governance and education and health systems which address community needs and build community autonomy to reject state legitimacy as a life-giving power and to solidify the alternative subjectivities of Zapatismo such as self-capacitation and the revaluation of traditional ways of knowing. Finally, I analyzed the Zapatistas through the lenses of anti-systemic, non-hegemonic, and anarchist social movements to establish their strength as a social movement and see how they have contributed to the conversation of strategies through implementing utopian creative resistance, autonomy, and pluralism. I then offered a cursory glance at other autonomous, non-hegemonic, and anti-systemic social movements to show that the Zapatistas are far from an insular movement in the corner of Mexico–there is common resistance everywhere. Many of the Zapatistas’ strategies and knowledge-practices are widely shared in a variety of diverse approaches to social change and will be informative to future movements as well. This leaves us with clear reason to believe that there can be change from the dominant system. In conclusion, I want to offer a quote that I feel sums up the purpose of this work: The habit of thought which defines the world, or society, as a totalizing system . . . tends to lead almost inevitably to a view of revolutions as cataclysmic ruptures. Since, after all, how else could one totalizing system </w:t>
      </w:r>
      <w:proofErr w:type="gramStart"/>
      <w:r w:rsidRPr="00080A58">
        <w:rPr>
          <w:sz w:val="16"/>
        </w:rPr>
        <w:t>be</w:t>
      </w:r>
      <w:proofErr w:type="gramEnd"/>
      <w:r w:rsidRPr="00080A58">
        <w:rPr>
          <w:sz w:val="16"/>
        </w:rPr>
        <w:t xml:space="preserve"> replaced by a completely different one? . . . The easiest way to get our minds around it is to stop thinking about revolution as a thing–“the” revolution, the great cataclysmic break–and instead ask “what is revolutionary action?” We could then suggest: revolutionary action is any collective action which rejects, and therefore confronts, some form of power or domination and in doing so, reconstitutes social relations–even within the collectivity–in that light. </w:t>
      </w:r>
      <w:r w:rsidRPr="00080A58">
        <w:rPr>
          <w:rStyle w:val="StyleUnderline"/>
        </w:rPr>
        <w:t>Revolutionary action does not necessarily have to aim to topple governments. Attempts to create autonomous communities in the face of power . . . (ones that constitute themselves, collectively make their own rules or principles of operation, and continually reexamine them) would, for instance, be almost by definition revolutionary acts. And history shows us that the continual accumulation of such acts can change (almost) everything.</w:t>
      </w:r>
      <w:r w:rsidRPr="00080A58">
        <w:rPr>
          <w:sz w:val="16"/>
        </w:rPr>
        <w:t xml:space="preserve"> (Graeber 2004: 44-45) </w:t>
      </w:r>
      <w:r w:rsidRPr="00D81639">
        <w:rPr>
          <w:rStyle w:val="StyleUnderline"/>
          <w:highlight w:val="green"/>
        </w:rPr>
        <w:t>Fighting a system is daunting until we realize that creative resistance in the face of power is inherently revolutionary</w:t>
      </w:r>
      <w:r w:rsidRPr="00080A58">
        <w:rPr>
          <w:sz w:val="16"/>
        </w:rPr>
        <w:t xml:space="preserve">. </w:t>
      </w:r>
      <w:r w:rsidRPr="00D81639">
        <w:rPr>
          <w:rStyle w:val="StyleUnderline"/>
          <w:highlight w:val="green"/>
        </w:rPr>
        <w:t>Take it from the Zapatistas, or the people in Rojava, or the Landless Workers in Brazil, or from Mutual Aid Disaster Relief: change is possible, and it is happening now</w:t>
      </w:r>
      <w:r w:rsidRPr="00080A58">
        <w:rPr>
          <w:sz w:val="16"/>
        </w:rPr>
        <w:t>. If I may, I want to make the prediction that there will come a time when autonomous alternatives that deny and disengage from the empire of hegemonic power and global capitalism will both outnumber and outweigh that dominant power, and the Zapatistas’ belief that ‘</w:t>
      </w:r>
      <w:r w:rsidRPr="00D81639">
        <w:rPr>
          <w:rStyle w:val="StyleUnderline"/>
          <w:highlight w:val="green"/>
        </w:rPr>
        <w:t>another world is possible’ will be manifest.</w:t>
      </w:r>
    </w:p>
    <w:p w:rsidR="004A3588" w:rsidRDefault="004A3588" w:rsidP="004A3588"/>
    <w:p w:rsidR="003B6C94" w:rsidRDefault="003B6C94" w:rsidP="00784E88">
      <w:pPr>
        <w:pStyle w:val="Heading3"/>
      </w:pPr>
      <w:r>
        <w:t>Alt—Marxian Ontology</w:t>
      </w:r>
    </w:p>
    <w:p w:rsidR="003B6C94" w:rsidRPr="00A26D99" w:rsidRDefault="003B6C94" w:rsidP="00A26D99">
      <w:pPr>
        <w:pStyle w:val="Heading4"/>
      </w:pPr>
      <w:r w:rsidRPr="00A26D99">
        <w:t>The alternative is to adopt a Marxian ontology for societal reconstruction, utilizing the social productivity of the proletariat to invert the flow of the fruits of labor from the employer to the employee.  Only then can we reappropriate our productive power to direct them towards a new means instead of to enfranchise the 1%.</w:t>
      </w:r>
    </w:p>
    <w:p w:rsidR="003B6C94" w:rsidRPr="0076312A" w:rsidRDefault="003B6C94" w:rsidP="003B6C94">
      <w:pPr>
        <w:rPr>
          <w:rFonts w:asciiTheme="minorHAnsi" w:hAnsiTheme="minorHAnsi" w:cstheme="minorHAnsi"/>
        </w:rPr>
      </w:pPr>
      <w:r w:rsidRPr="0076312A">
        <w:rPr>
          <w:rStyle w:val="Style13ptBold"/>
          <w:rFonts w:asciiTheme="minorHAnsi" w:hAnsiTheme="minorHAnsi" w:cstheme="minorHAnsi"/>
        </w:rPr>
        <w:t xml:space="preserve">Negri and Hardt 18 </w:t>
      </w:r>
      <w:r w:rsidRPr="0076312A">
        <w:rPr>
          <w:rFonts w:asciiTheme="minorHAnsi" w:hAnsiTheme="minorHAnsi" w:cstheme="minorHAnsi"/>
          <w:sz w:val="16"/>
        </w:rPr>
        <w:t xml:space="preserve">("The Powers of the Exploited and the Social Ontology of Praxis," Triple-C, </w:t>
      </w:r>
      <w:hyperlink r:id="rId71" w:history="1">
        <w:r w:rsidRPr="0076312A">
          <w:rPr>
            <w:rStyle w:val="Hyperlink"/>
            <w:rFonts w:asciiTheme="minorHAnsi" w:hAnsiTheme="minorHAnsi" w:cstheme="minorHAnsi"/>
            <w:sz w:val="16"/>
          </w:rPr>
          <w:t>https://triple-c.at/index.php/tripleC/article/view/1024</w:t>
        </w:r>
      </w:hyperlink>
      <w:r w:rsidRPr="0076312A">
        <w:rPr>
          <w:rFonts w:asciiTheme="minorHAnsi" w:hAnsiTheme="minorHAnsi" w:cstheme="minorHAnsi"/>
          <w:sz w:val="16"/>
        </w:rPr>
        <w:t>”) Michael Hardt is an American literary theorist and political philosopher. Hardt is best known for his book Empire, which was co-written with Antonio Negri. Antonio "Toni" Negri is an Italian Marxist sociologist and political philosopher, best known for his co-authorship of Empire.</w:t>
      </w:r>
    </w:p>
    <w:p w:rsidR="003B6C94" w:rsidRPr="0076312A" w:rsidRDefault="003B6C94" w:rsidP="003B6C94">
      <w:pPr>
        <w:rPr>
          <w:rStyle w:val="StyleUnderline"/>
          <w:rFonts w:asciiTheme="minorHAnsi" w:hAnsiTheme="minorHAnsi" w:cstheme="minorHAnsi"/>
        </w:rPr>
      </w:pPr>
      <w:r w:rsidRPr="0076312A">
        <w:rPr>
          <w:rFonts w:asciiTheme="minorHAnsi" w:hAnsiTheme="minorHAnsi" w:cstheme="minorHAnsi"/>
          <w:sz w:val="16"/>
        </w:rPr>
        <w:t xml:space="preserve">This brings us to the second question we posed at the outset: What forms of Marxian praxis are necessary in this context? It should be obvious from what we have said thus far that Marxian theory appears as </w:t>
      </w:r>
      <w:proofErr w:type="gramStart"/>
      <w:r w:rsidRPr="0076312A">
        <w:rPr>
          <w:rFonts w:asciiTheme="minorHAnsi" w:hAnsiTheme="minorHAnsi" w:cstheme="minorHAnsi"/>
          <w:sz w:val="16"/>
        </w:rPr>
        <w:t>an ontology</w:t>
      </w:r>
      <w:proofErr w:type="gramEnd"/>
      <w:r w:rsidRPr="0076312A">
        <w:rPr>
          <w:rFonts w:asciiTheme="minorHAnsi" w:hAnsiTheme="minorHAnsi" w:cstheme="minorHAnsi"/>
          <w:sz w:val="16"/>
        </w:rPr>
        <w:t xml:space="preserve"> of the power of labour, without any interruption from his early manuscripts to his final articles on Wagner. We give particular importance to the Grundrisse (Marx 1857/588) in this regard because we consider it not merely a preparatory draft of Capital (Marx 1867) but a text where we find the best theoretical synthesis of Marx’s philosophical and economic writings, and also a text that weaves together the fabric of his historical writings. We should also remember that </w:t>
      </w:r>
      <w:r w:rsidRPr="00D81639">
        <w:rPr>
          <w:rStyle w:val="StyleUnderline"/>
          <w:rFonts w:asciiTheme="minorHAnsi" w:hAnsiTheme="minorHAnsi" w:cstheme="minorHAnsi"/>
          <w:highlight w:val="green"/>
        </w:rPr>
        <w:t>Marx’s ontology is</w:t>
      </w:r>
      <w:r w:rsidRPr="0076312A">
        <w:rPr>
          <w:rStyle w:val="StyleUnderline"/>
          <w:rFonts w:asciiTheme="minorHAnsi" w:hAnsiTheme="minorHAnsi" w:cstheme="minorHAnsi"/>
        </w:rPr>
        <w:t xml:space="preserve"> a theory of class struggle </w:t>
      </w:r>
      <w:r w:rsidRPr="00D81639">
        <w:rPr>
          <w:rStyle w:val="StyleUnderline"/>
          <w:rFonts w:asciiTheme="minorHAnsi" w:hAnsiTheme="minorHAnsi" w:cstheme="minorHAnsi"/>
          <w:highlight w:val="green"/>
        </w:rPr>
        <w:t>founded on the subjectivation of living labour, a constituent ontology rather than a dialectical ontology, even one inverted to “stand on its feet”.</w:t>
      </w:r>
      <w:r w:rsidRPr="00D81639">
        <w:rPr>
          <w:rFonts w:asciiTheme="minorHAnsi" w:hAnsiTheme="minorHAnsi" w:cstheme="minorHAnsi"/>
          <w:sz w:val="16"/>
          <w:highlight w:val="green"/>
        </w:rPr>
        <w:t xml:space="preserve"> </w:t>
      </w:r>
      <w:r w:rsidRPr="00D81639">
        <w:rPr>
          <w:rStyle w:val="StyleUnderline"/>
          <w:rFonts w:asciiTheme="minorHAnsi" w:hAnsiTheme="minorHAnsi" w:cstheme="minorHAnsi"/>
          <w:highlight w:val="green"/>
        </w:rPr>
        <w:t>Mere inversion,</w:t>
      </w:r>
      <w:r w:rsidRPr="0076312A">
        <w:rPr>
          <w:rStyle w:val="StyleUnderline"/>
          <w:rFonts w:asciiTheme="minorHAnsi" w:hAnsiTheme="minorHAnsi" w:cstheme="minorHAnsi"/>
        </w:rPr>
        <w:t xml:space="preserve"> in fact, </w:t>
      </w:r>
      <w:r w:rsidRPr="00D81639">
        <w:rPr>
          <w:rStyle w:val="StyleUnderline"/>
          <w:rFonts w:asciiTheme="minorHAnsi" w:hAnsiTheme="minorHAnsi" w:cstheme="minorHAnsi"/>
          <w:highlight w:val="green"/>
        </w:rPr>
        <w:t>rarely produces effects</w:t>
      </w:r>
      <w:r w:rsidRPr="0076312A">
        <w:rPr>
          <w:rStyle w:val="StyleUnderline"/>
          <w:rFonts w:asciiTheme="minorHAnsi" w:hAnsiTheme="minorHAnsi" w:cstheme="minorHAnsi"/>
        </w:rPr>
        <w:t xml:space="preserve"> that go </w:t>
      </w:r>
      <w:r w:rsidRPr="00D81639">
        <w:rPr>
          <w:rStyle w:val="StyleUnderline"/>
          <w:rFonts w:asciiTheme="minorHAnsi" w:hAnsiTheme="minorHAnsi" w:cstheme="minorHAnsi"/>
          <w:highlight w:val="green"/>
        </w:rPr>
        <w:t>beyond the critique of</w:t>
      </w:r>
      <w:r w:rsidRPr="0076312A">
        <w:rPr>
          <w:rStyle w:val="StyleUnderline"/>
          <w:rFonts w:asciiTheme="minorHAnsi" w:hAnsiTheme="minorHAnsi" w:cstheme="minorHAnsi"/>
        </w:rPr>
        <w:t xml:space="preserve"> the structures of </w:t>
      </w:r>
      <w:r w:rsidRPr="00D81639">
        <w:rPr>
          <w:rStyle w:val="StyleUnderline"/>
          <w:rFonts w:asciiTheme="minorHAnsi" w:hAnsiTheme="minorHAnsi" w:cstheme="minorHAnsi"/>
          <w:highlight w:val="green"/>
        </w:rPr>
        <w:t>capitalist power</w:t>
      </w:r>
      <w:r w:rsidRPr="0076312A">
        <w:rPr>
          <w:rStyle w:val="StyleUnderline"/>
          <w:rFonts w:asciiTheme="minorHAnsi" w:hAnsiTheme="minorHAnsi" w:cstheme="minorHAnsi"/>
        </w:rPr>
        <w:t xml:space="preserve"> – or really, the unmasking of the ideology of the class adversary</w:t>
      </w:r>
      <w:r w:rsidRPr="0076312A">
        <w:rPr>
          <w:rFonts w:asciiTheme="minorHAnsi" w:hAnsiTheme="minorHAnsi" w:cstheme="minorHAnsi"/>
          <w:sz w:val="16"/>
        </w:rPr>
        <w:t xml:space="preserve">. And </w:t>
      </w:r>
      <w:proofErr w:type="gramStart"/>
      <w:r w:rsidRPr="0076312A">
        <w:rPr>
          <w:rFonts w:asciiTheme="minorHAnsi" w:hAnsiTheme="minorHAnsi" w:cstheme="minorHAnsi"/>
          <w:sz w:val="16"/>
        </w:rPr>
        <w:t>every dialectic</w:t>
      </w:r>
      <w:proofErr w:type="gramEnd"/>
      <w:r w:rsidRPr="0076312A">
        <w:rPr>
          <w:rFonts w:asciiTheme="minorHAnsi" w:hAnsiTheme="minorHAnsi" w:cstheme="minorHAnsi"/>
          <w:sz w:val="16"/>
        </w:rPr>
        <w:t xml:space="preserve"> that refuses the subjectivising prospects of the conflict and the constituent figure of the project of transformation limits critique to an objectivism (reminiscent of David Ricardo) of the theory of production and to a transcendent or transhistorical perspective of the theory of valorisation. In contrast, the concept of capital from an ontological perspective is given as an historical figure and one produced by class struggle. </w:t>
      </w:r>
      <w:r w:rsidRPr="0076312A">
        <w:rPr>
          <w:rStyle w:val="StyleUnderline"/>
          <w:rFonts w:asciiTheme="minorHAnsi" w:hAnsiTheme="minorHAnsi" w:cstheme="minorHAnsi"/>
        </w:rPr>
        <w:t xml:space="preserve">In other words, the concept of </w:t>
      </w:r>
      <w:r w:rsidRPr="00D81639">
        <w:rPr>
          <w:rStyle w:val="StyleUnderline"/>
          <w:rFonts w:asciiTheme="minorHAnsi" w:hAnsiTheme="minorHAnsi" w:cstheme="minorHAnsi"/>
          <w:highlight w:val="green"/>
        </w:rPr>
        <w:t>capital is posed in a relationship that recognises</w:t>
      </w:r>
      <w:r w:rsidRPr="0076312A">
        <w:rPr>
          <w:rStyle w:val="StyleUnderline"/>
          <w:rFonts w:asciiTheme="minorHAnsi" w:hAnsiTheme="minorHAnsi" w:cstheme="minorHAnsi"/>
        </w:rPr>
        <w:t xml:space="preserve">, within development, </w:t>
      </w:r>
      <w:r w:rsidRPr="00D81639">
        <w:rPr>
          <w:rStyle w:val="StyleUnderline"/>
          <w:rFonts w:asciiTheme="minorHAnsi" w:hAnsiTheme="minorHAnsi" w:cstheme="minorHAnsi"/>
          <w:highlight w:val="green"/>
        </w:rPr>
        <w:t>the continuous</w:t>
      </w:r>
      <w:r w:rsidRPr="0076312A">
        <w:rPr>
          <w:rStyle w:val="StyleUnderline"/>
          <w:rFonts w:asciiTheme="minorHAnsi" w:hAnsiTheme="minorHAnsi" w:cstheme="minorHAnsi"/>
        </w:rPr>
        <w:t xml:space="preserve"> rupture and </w:t>
      </w:r>
      <w:r w:rsidRPr="00D81639">
        <w:rPr>
          <w:rStyle w:val="StyleUnderline"/>
          <w:rFonts w:asciiTheme="minorHAnsi" w:hAnsiTheme="minorHAnsi" w:cstheme="minorHAnsi"/>
          <w:highlight w:val="green"/>
        </w:rPr>
        <w:t>recomposition of capitalist command</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and the resistance of the subjects it puts to work</w:t>
      </w:r>
      <w:r w:rsidRPr="0076312A">
        <w:rPr>
          <w:rStyle w:val="StyleUnderline"/>
          <w:rFonts w:asciiTheme="minorHAnsi" w:hAnsiTheme="minorHAnsi" w:cstheme="minorHAnsi"/>
        </w:rPr>
        <w:t xml:space="preserve"> (that is, constant capital and living labour). These appear as asymmetrical and intransitive powers in continuous conflict.</w:t>
      </w:r>
      <w:r w:rsidRPr="0076312A">
        <w:rPr>
          <w:rFonts w:asciiTheme="minorHAnsi" w:hAnsiTheme="minorHAnsi" w:cstheme="minorHAnsi"/>
          <w:sz w:val="16"/>
        </w:rPr>
        <w:t xml:space="preserve"> This is a real dialectic – one with no Aufhebung, no teleology, and one that is kept always open to class struggle. When we speak of ontology in this light, we mean simply to plant our feet on the ground. One can debate endlessly with philosophers about what ontology means. Echoing Marx’s Theses on Feuerbach, however, we can say that until now philosophers have understood ontology as an idea of being, whereas today must be discovered the ontological conditions of revolutionary praxis. What, then, is the ontology we want to assert, and to which struggles give meaning and direction? It is </w:t>
      </w:r>
      <w:proofErr w:type="gramStart"/>
      <w:r w:rsidRPr="0076312A">
        <w:rPr>
          <w:rFonts w:asciiTheme="minorHAnsi" w:hAnsiTheme="minorHAnsi" w:cstheme="minorHAnsi"/>
          <w:sz w:val="16"/>
        </w:rPr>
        <w:t>an ontology</w:t>
      </w:r>
      <w:proofErr w:type="gramEnd"/>
      <w:r w:rsidRPr="0076312A">
        <w:rPr>
          <w:rFonts w:asciiTheme="minorHAnsi" w:hAnsiTheme="minorHAnsi" w:cstheme="minorHAnsi"/>
          <w:sz w:val="16"/>
        </w:rPr>
        <w:t xml:space="preserve"> of the workers’ history, that is, of being that is constructed constantly by the acts of producers, by living labour, by the multitudinous subjectivation that, in cooperation, produces and reproduces the world of life. This frame is where Marxian ontology appears. It describes the world, recognising on one side the productive forces of labour and on the other the forms and relations of production, denouncing the laws of a stupid and unjust order organised on the exploitation in production and the hierarchies in the experience and exercise of power</w:t>
      </w:r>
      <w:r w:rsidRPr="00D81639">
        <w:rPr>
          <w:rFonts w:asciiTheme="minorHAnsi" w:hAnsiTheme="minorHAnsi" w:cstheme="minorHAnsi"/>
          <w:sz w:val="16"/>
          <w:highlight w:val="green"/>
        </w:rPr>
        <w:t xml:space="preserve">. </w:t>
      </w:r>
      <w:r w:rsidRPr="00D81639">
        <w:rPr>
          <w:rStyle w:val="StyleUnderline"/>
          <w:rFonts w:asciiTheme="minorHAnsi" w:hAnsiTheme="minorHAnsi" w:cstheme="minorHAnsi"/>
          <w:highlight w:val="green"/>
        </w:rPr>
        <w:t>Marxian ontology is</w:t>
      </w:r>
      <w:r w:rsidRPr="0076312A">
        <w:rPr>
          <w:rStyle w:val="StyleUnderline"/>
          <w:rFonts w:asciiTheme="minorHAnsi" w:hAnsiTheme="minorHAnsi" w:cstheme="minorHAnsi"/>
        </w:rPr>
        <w:t xml:space="preserve"> constituted and always </w:t>
      </w:r>
      <w:r w:rsidRPr="00D81639">
        <w:rPr>
          <w:rStyle w:val="StyleUnderline"/>
          <w:rFonts w:asciiTheme="minorHAnsi" w:hAnsiTheme="minorHAnsi" w:cstheme="minorHAnsi"/>
          <w:highlight w:val="green"/>
        </w:rPr>
        <w:t>renewed by class struggle</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by</w:t>
      </w:r>
      <w:r w:rsidRPr="0076312A">
        <w:rPr>
          <w:rStyle w:val="StyleUnderline"/>
          <w:rFonts w:asciiTheme="minorHAnsi" w:hAnsiTheme="minorHAnsi" w:cstheme="minorHAnsi"/>
        </w:rPr>
        <w:t xml:space="preserve"> the </w:t>
      </w:r>
      <w:r w:rsidRPr="00D81639">
        <w:rPr>
          <w:rStyle w:val="StyleUnderline"/>
          <w:rFonts w:asciiTheme="minorHAnsi" w:hAnsiTheme="minorHAnsi" w:cstheme="minorHAnsi"/>
          <w:highlight w:val="green"/>
        </w:rPr>
        <w:t>material antagonism that distributes the elements of real being</w:t>
      </w:r>
      <w:r w:rsidRPr="0076312A">
        <w:rPr>
          <w:rStyle w:val="StyleUnderline"/>
          <w:rFonts w:asciiTheme="minorHAnsi" w:hAnsiTheme="minorHAnsi" w:cstheme="minorHAnsi"/>
        </w:rPr>
        <w:t xml:space="preserve"> and </w:t>
      </w:r>
      <w:r w:rsidRPr="00D81639">
        <w:rPr>
          <w:rStyle w:val="StyleUnderline"/>
          <w:rFonts w:asciiTheme="minorHAnsi" w:hAnsiTheme="minorHAnsi" w:cstheme="minorHAnsi"/>
          <w:highlight w:val="green"/>
        </w:rPr>
        <w:t>by the continuous excess of value that living labour expresses.</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This web of relations</w:t>
      </w:r>
      <w:r w:rsidRPr="0076312A">
        <w:rPr>
          <w:rStyle w:val="StyleUnderline"/>
          <w:rFonts w:asciiTheme="minorHAnsi" w:hAnsiTheme="minorHAnsi" w:cstheme="minorHAnsi"/>
        </w:rPr>
        <w:t xml:space="preserve"> and these conflicts </w:t>
      </w:r>
      <w:r w:rsidRPr="00D81639">
        <w:rPr>
          <w:rStyle w:val="StyleUnderline"/>
          <w:rFonts w:asciiTheme="minorHAnsi" w:hAnsiTheme="minorHAnsi" w:cstheme="minorHAnsi"/>
          <w:highlight w:val="green"/>
        </w:rPr>
        <w:t>constitute</w:t>
      </w:r>
      <w:r w:rsidRPr="0076312A">
        <w:rPr>
          <w:rStyle w:val="StyleUnderline"/>
          <w:rFonts w:asciiTheme="minorHAnsi" w:hAnsiTheme="minorHAnsi" w:cstheme="minorHAnsi"/>
        </w:rPr>
        <w:t xml:space="preserve"> a landscape on which are developed </w:t>
      </w:r>
      <w:r w:rsidRPr="00D81639">
        <w:rPr>
          <w:rStyle w:val="StyleUnderline"/>
          <w:rFonts w:asciiTheme="minorHAnsi" w:hAnsiTheme="minorHAnsi" w:cstheme="minorHAnsi"/>
          <w:highlight w:val="green"/>
        </w:rPr>
        <w:t>productions of subjectivity and figures of emancipation</w:t>
      </w:r>
      <w:r w:rsidRPr="0076312A">
        <w:rPr>
          <w:rStyle w:val="StyleUnderline"/>
          <w:rFonts w:asciiTheme="minorHAnsi" w:hAnsiTheme="minorHAnsi" w:cstheme="minorHAnsi"/>
        </w:rPr>
        <w:t xml:space="preserve"> adequate to the material forces that express them. </w:t>
      </w:r>
      <w:r w:rsidRPr="00D81639">
        <w:rPr>
          <w:rStyle w:val="StyleUnderline"/>
          <w:rFonts w:asciiTheme="minorHAnsi" w:hAnsiTheme="minorHAnsi" w:cstheme="minorHAnsi"/>
          <w:highlight w:val="green"/>
        </w:rPr>
        <w:t xml:space="preserve">Antagonism and class struggle are </w:t>
      </w:r>
      <w:r w:rsidRPr="0076312A">
        <w:rPr>
          <w:rStyle w:val="StyleUnderline"/>
          <w:rFonts w:asciiTheme="minorHAnsi" w:hAnsiTheme="minorHAnsi" w:cstheme="minorHAnsi"/>
        </w:rPr>
        <w:t xml:space="preserve">not, then, powers that are inscribed on a surface over a static foundation. They are </w:t>
      </w:r>
      <w:r w:rsidRPr="00D81639">
        <w:rPr>
          <w:rStyle w:val="StyleUnderline"/>
          <w:rFonts w:asciiTheme="minorHAnsi" w:hAnsiTheme="minorHAnsi" w:cstheme="minorHAnsi"/>
          <w:highlight w:val="green"/>
        </w:rPr>
        <w:t>powers and movements of all that exists</w:t>
      </w:r>
      <w:r w:rsidRPr="0076312A">
        <w:rPr>
          <w:rStyle w:val="StyleUnderline"/>
          <w:rFonts w:asciiTheme="minorHAnsi" w:hAnsiTheme="minorHAnsi" w:cstheme="minorHAnsi"/>
        </w:rPr>
        <w:t xml:space="preserve">, and </w:t>
      </w:r>
      <w:r w:rsidRPr="00D81639">
        <w:rPr>
          <w:rStyle w:val="StyleUnderline"/>
          <w:rFonts w:asciiTheme="minorHAnsi" w:hAnsiTheme="minorHAnsi" w:cstheme="minorHAnsi"/>
          <w:highlight w:val="green"/>
        </w:rPr>
        <w:t>they mark a surface that is</w:t>
      </w:r>
      <w:r w:rsidRPr="0076312A">
        <w:rPr>
          <w:rStyle w:val="StyleUnderline"/>
          <w:rFonts w:asciiTheme="minorHAnsi" w:hAnsiTheme="minorHAnsi" w:cstheme="minorHAnsi"/>
        </w:rPr>
        <w:t xml:space="preserve"> also a dynamic and </w:t>
      </w:r>
      <w:r w:rsidRPr="00D81639">
        <w:rPr>
          <w:rStyle w:val="StyleUnderline"/>
          <w:rFonts w:asciiTheme="minorHAnsi" w:hAnsiTheme="minorHAnsi" w:cstheme="minorHAnsi"/>
          <w:highlight w:val="green"/>
        </w:rPr>
        <w:t>subjectivating foundation. They are historical powers that express multitudes of desire.</w:t>
      </w:r>
      <w:r w:rsidRPr="0076312A">
        <w:rPr>
          <w:rFonts w:asciiTheme="minorHAnsi" w:hAnsiTheme="minorHAnsi" w:cstheme="minorHAnsi"/>
          <w:sz w:val="16"/>
        </w:rPr>
        <w:t xml:space="preserve"> We should also note here, especially from the perspective of praxis, the importance of Marx’s intuition of a tendency for production and reproduction to progressively overlap, an intuition that was renewed and extended by Western Marxism, from Lukács to the Frankfurt School. Gradually the reproductive processes are included in those of production. </w:t>
      </w:r>
      <w:r w:rsidRPr="0076312A">
        <w:rPr>
          <w:rStyle w:val="StyleUnderline"/>
          <w:rFonts w:asciiTheme="minorHAnsi" w:hAnsiTheme="minorHAnsi" w:cstheme="minorHAnsi"/>
        </w:rPr>
        <w:t xml:space="preserve">Against classical economics, for which reproduction is a consequence of production (and primarily included in consumption), on the basis of Marxian ontology </w:t>
      </w:r>
      <w:r w:rsidRPr="00D81639">
        <w:rPr>
          <w:rStyle w:val="StyleUnderline"/>
          <w:rFonts w:asciiTheme="minorHAnsi" w:hAnsiTheme="minorHAnsi" w:cstheme="minorHAnsi"/>
          <w:highlight w:val="green"/>
        </w:rPr>
        <w:t>there is instead an opening to the inclusion in production of reproduction</w:t>
      </w:r>
      <w:r w:rsidRPr="0076312A">
        <w:rPr>
          <w:rStyle w:val="StyleUnderline"/>
          <w:rFonts w:asciiTheme="minorHAnsi" w:hAnsiTheme="minorHAnsi" w:cstheme="minorHAnsi"/>
        </w:rPr>
        <w:t xml:space="preserve"> – and an extension there of antagonism. From this standpoint, the biopolitical perspective can already be gleaned in Marxian ontology</w:t>
      </w:r>
      <w:r w:rsidRPr="0076312A">
        <w:rPr>
          <w:rFonts w:asciiTheme="minorHAnsi" w:hAnsiTheme="minorHAnsi" w:cstheme="minorHAnsi"/>
          <w:sz w:val="16"/>
        </w:rPr>
        <w:t xml:space="preserve">. On these bases, then, the socialist feminist argument that women’s unwaged domestic labour, which was not included in the standard definitions of “productive labour” of the industrial era, today becomes centrally important – and in some sense paradigmatic – from the standpoint of the definition of exploitation as an extraction of socially produced value. It should not be surprising that a coherent line can be drawn from feminist demands for “wages for housework” to struggles on the terrain of social reproduction and against the patriarchal violence that commands over the family and society. </w:t>
      </w:r>
      <w:r w:rsidRPr="0076312A">
        <w:rPr>
          <w:rStyle w:val="StyleUnderline"/>
          <w:rFonts w:asciiTheme="minorHAnsi" w:hAnsiTheme="minorHAnsi" w:cstheme="minorHAnsi"/>
        </w:rPr>
        <w:t xml:space="preserve">We should also </w:t>
      </w:r>
      <w:r w:rsidRPr="00D81639">
        <w:rPr>
          <w:rStyle w:val="StyleUnderline"/>
          <w:rFonts w:asciiTheme="minorHAnsi" w:hAnsiTheme="minorHAnsi" w:cstheme="minorHAnsi"/>
          <w:highlight w:val="green"/>
        </w:rPr>
        <w:t>consider the</w:t>
      </w:r>
      <w:r w:rsidRPr="0076312A">
        <w:rPr>
          <w:rStyle w:val="StyleUnderline"/>
          <w:rFonts w:asciiTheme="minorHAnsi" w:hAnsiTheme="minorHAnsi" w:cstheme="minorHAnsi"/>
        </w:rPr>
        <w:t xml:space="preserve"> disruptive and </w:t>
      </w:r>
      <w:r w:rsidRPr="00D81639">
        <w:rPr>
          <w:rStyle w:val="StyleUnderline"/>
          <w:rFonts w:asciiTheme="minorHAnsi" w:hAnsiTheme="minorHAnsi" w:cstheme="minorHAnsi"/>
          <w:highlight w:val="green"/>
        </w:rPr>
        <w:t>constituent power of the processes of subjectivation that appear on the technological terrain</w:t>
      </w:r>
      <w:r w:rsidRPr="0076312A">
        <w:rPr>
          <w:rStyle w:val="StyleUnderline"/>
          <w:rFonts w:asciiTheme="minorHAnsi" w:hAnsiTheme="minorHAnsi" w:cstheme="minorHAnsi"/>
        </w:rPr>
        <w:t xml:space="preserve">. If one wants to deal with praxis in Marxian terms, then </w:t>
      </w:r>
      <w:r w:rsidRPr="00D81639">
        <w:rPr>
          <w:rStyle w:val="StyleUnderline"/>
          <w:rFonts w:asciiTheme="minorHAnsi" w:hAnsiTheme="minorHAnsi" w:cstheme="minorHAnsi"/>
          <w:highlight w:val="green"/>
        </w:rPr>
        <w:t xml:space="preserve">the problem of technology must be central </w:t>
      </w:r>
      <w:r w:rsidRPr="0076312A">
        <w:rPr>
          <w:rStyle w:val="StyleUnderline"/>
          <w:rFonts w:asciiTheme="minorHAnsi" w:hAnsiTheme="minorHAnsi" w:cstheme="minorHAnsi"/>
        </w:rPr>
        <w:t xml:space="preserve">because, with respect to subjectivation, </w:t>
      </w:r>
      <w:r w:rsidRPr="00D81639">
        <w:rPr>
          <w:rStyle w:val="StyleUnderline"/>
          <w:rFonts w:asciiTheme="minorHAnsi" w:hAnsiTheme="minorHAnsi" w:cstheme="minorHAnsi"/>
          <w:highlight w:val="green"/>
        </w:rPr>
        <w:t>it highlights the political theme of subversion in the era of social production.</w:t>
      </w:r>
      <w:r w:rsidRPr="0076312A">
        <w:rPr>
          <w:rStyle w:val="StyleUnderline"/>
          <w:rFonts w:asciiTheme="minorHAnsi" w:hAnsiTheme="minorHAnsi" w:cstheme="minorHAnsi"/>
        </w:rPr>
        <w:t xml:space="preserve"> </w:t>
      </w:r>
      <w:r w:rsidRPr="0076312A">
        <w:rPr>
          <w:rFonts w:asciiTheme="minorHAnsi" w:hAnsiTheme="minorHAnsi" w:cstheme="minorHAnsi"/>
          <w:sz w:val="16"/>
        </w:rPr>
        <w:t xml:space="preserve">It is not enough to note here, against many objections, that this theme is posed clearly in the Grundrisse and resolved by Marx in a utopian way. This claim must be theoretically and politically reproposed as a decisive site of critique when considering Marxian praxis in a society where intelligence is put to work at the center of the productive process. </w:t>
      </w:r>
      <w:r w:rsidRPr="0076312A">
        <w:rPr>
          <w:rStyle w:val="StyleUnderline"/>
          <w:rFonts w:asciiTheme="minorHAnsi" w:hAnsiTheme="minorHAnsi" w:cstheme="minorHAnsi"/>
        </w:rPr>
        <w:t xml:space="preserve">Here emerges with great force </w:t>
      </w:r>
      <w:r w:rsidRPr="00D81639">
        <w:rPr>
          <w:rStyle w:val="StyleUnderline"/>
          <w:rFonts w:asciiTheme="minorHAnsi" w:hAnsiTheme="minorHAnsi" w:cstheme="minorHAnsi"/>
          <w:highlight w:val="green"/>
        </w:rPr>
        <w:t>the theme of the liberation of humans from work, on the basis of the transformations of work.</w:t>
      </w:r>
      <w:r w:rsidRPr="0076312A">
        <w:rPr>
          <w:rStyle w:val="StyleUnderline"/>
          <w:rFonts w:asciiTheme="minorHAnsi" w:hAnsiTheme="minorHAnsi" w:cstheme="minorHAnsi"/>
        </w:rPr>
        <w:t xml:space="preserve"> And </w:t>
      </w:r>
      <w:r w:rsidRPr="00D81639">
        <w:rPr>
          <w:rStyle w:val="StyleUnderline"/>
          <w:rFonts w:asciiTheme="minorHAnsi" w:hAnsiTheme="minorHAnsi" w:cstheme="minorHAnsi"/>
          <w:highlight w:val="green"/>
        </w:rPr>
        <w:t xml:space="preserve">here the field opens to other objectives of praxis, </w:t>
      </w:r>
      <w:r w:rsidRPr="0076312A">
        <w:rPr>
          <w:rStyle w:val="StyleUnderline"/>
          <w:rFonts w:asciiTheme="minorHAnsi" w:hAnsiTheme="minorHAnsi" w:cstheme="minorHAnsi"/>
        </w:rPr>
        <w:t xml:space="preserve">such as the appropriation of fixed capital by living labour, the overthrow of the alienated conditions in a productive “second nature”, and all the themes on which the productivity of worker antagonism demonstrates its power. Let’s </w:t>
      </w:r>
      <w:r w:rsidRPr="00D81639">
        <w:rPr>
          <w:rStyle w:val="StyleUnderline"/>
          <w:rFonts w:asciiTheme="minorHAnsi" w:hAnsiTheme="minorHAnsi" w:cstheme="minorHAnsi"/>
          <w:highlight w:val="green"/>
        </w:rPr>
        <w:t>consider the call for the appropriation of fixed capital by living labour</w:t>
      </w:r>
      <w:r w:rsidRPr="0076312A">
        <w:rPr>
          <w:rStyle w:val="StyleUnderline"/>
          <w:rFonts w:asciiTheme="minorHAnsi" w:hAnsiTheme="minorHAnsi" w:cstheme="minorHAnsi"/>
        </w:rPr>
        <w:t xml:space="preserve">. </w:t>
      </w:r>
      <w:r w:rsidRPr="0076312A">
        <w:rPr>
          <w:rFonts w:asciiTheme="minorHAnsi" w:hAnsiTheme="minorHAnsi" w:cstheme="minorHAnsi"/>
          <w:sz w:val="16"/>
        </w:rPr>
        <w:t xml:space="preserve">This call is not metaphorical. Marx develops it concretely in Capital, and he begins with the demonstration of how the situation of the worker in the face (of the command) of the means of production modifies not only productive capacities but also their figure, nature, and ontology. Central, in this respect, is Marx’s account of the passage from the era of manufacture to that of large-scale industry. In manufacture there is still a subjective principle in the division of labour – and that means that the worker appropriates the productive process after the productive process has been adapted to the worker. In large-scale industry, instead, the division of labour is “objective” in the sense that the subjective and artisanal use of the machine is eliminated and machinery is used against humans. </w:t>
      </w:r>
      <w:r w:rsidRPr="00D81639">
        <w:rPr>
          <w:rStyle w:val="StyleUnderline"/>
          <w:rFonts w:asciiTheme="minorHAnsi" w:hAnsiTheme="minorHAnsi" w:cstheme="minorHAnsi"/>
          <w:highlight w:val="green"/>
        </w:rPr>
        <w:t>The machines not only compete with the workers but also come to command them.</w:t>
      </w:r>
      <w:r w:rsidRPr="0076312A">
        <w:rPr>
          <w:rStyle w:val="StyleUnderline"/>
          <w:rFonts w:asciiTheme="minorHAnsi" w:hAnsiTheme="minorHAnsi" w:cstheme="minorHAnsi"/>
        </w:rPr>
        <w:t xml:space="preserve"> But here Marx’s reasoning flips and another line appears in Capital, when Marx recognizes that </w:t>
      </w:r>
      <w:r w:rsidRPr="00D81639">
        <w:rPr>
          <w:rStyle w:val="StyleUnderline"/>
          <w:rFonts w:asciiTheme="minorHAnsi" w:hAnsiTheme="minorHAnsi" w:cstheme="minorHAnsi"/>
          <w:highlight w:val="green"/>
        </w:rPr>
        <w:t>the worker and the means of labour are configured as a hybrid construction</w:t>
      </w:r>
      <w:r w:rsidRPr="0076312A">
        <w:rPr>
          <w:rStyle w:val="StyleUnderline"/>
          <w:rFonts w:asciiTheme="minorHAnsi" w:hAnsiTheme="minorHAnsi" w:cstheme="minorHAnsi"/>
        </w:rPr>
        <w:t xml:space="preserve"> and that the conditions of the productive process constitute in large part the conditions of the life of workers, their “form of life”. </w:t>
      </w:r>
      <w:r w:rsidRPr="0076312A">
        <w:rPr>
          <w:rFonts w:asciiTheme="minorHAnsi" w:hAnsiTheme="minorHAnsi" w:cstheme="minorHAnsi"/>
          <w:sz w:val="16"/>
        </w:rPr>
        <w:t>The very concept of the productivity of labour implies a strict and dynamic connection between variable capital and fixed capital. But when the theoretical discoveries, science, the modes of life are taken up again, Marx adds, in the productive process through the experience of workers, this hybrid constitution increases in intensity. We should remember here that Marx’s (1867) analysis in Capital is supported by the argumentation of the Grundrisse (Marx 1857/58), and in particular by the theorization of the General Intellect as the material and subject of the productive process (</w:t>
      </w:r>
      <w:proofErr w:type="gramStart"/>
      <w:r w:rsidRPr="0076312A">
        <w:rPr>
          <w:rFonts w:asciiTheme="minorHAnsi" w:hAnsiTheme="minorHAnsi" w:cstheme="minorHAnsi"/>
          <w:sz w:val="16"/>
        </w:rPr>
        <w:t>Ibid.,</w:t>
      </w:r>
      <w:proofErr w:type="gramEnd"/>
      <w:r w:rsidRPr="0076312A">
        <w:rPr>
          <w:rFonts w:asciiTheme="minorHAnsi" w:hAnsiTheme="minorHAnsi" w:cstheme="minorHAnsi"/>
          <w:sz w:val="16"/>
        </w:rPr>
        <w:t xml:space="preserve"> 706). </w:t>
      </w:r>
      <w:r w:rsidRPr="0076312A">
        <w:rPr>
          <w:rStyle w:val="StyleUnderline"/>
          <w:rFonts w:asciiTheme="minorHAnsi" w:hAnsiTheme="minorHAnsi" w:cstheme="minorHAnsi"/>
        </w:rPr>
        <w:t>Marx demonstrates how much cognitive and intellectual activity is central to production, and how much fixed capital is mixed with cognitive labour and its intensified productive power, such that the very concept of fixed capital is transformed by it</w:t>
      </w:r>
      <w:r w:rsidRPr="0076312A">
        <w:rPr>
          <w:rFonts w:asciiTheme="minorHAnsi" w:hAnsiTheme="minorHAnsi" w:cstheme="minorHAnsi"/>
          <w:sz w:val="16"/>
        </w:rPr>
        <w:t>. When Marx (</w:t>
      </w:r>
      <w:proofErr w:type="gramStart"/>
      <w:r w:rsidRPr="0076312A">
        <w:rPr>
          <w:rFonts w:asciiTheme="minorHAnsi" w:hAnsiTheme="minorHAnsi" w:cstheme="minorHAnsi"/>
          <w:sz w:val="16"/>
        </w:rPr>
        <w:t>Ibid.,</w:t>
      </w:r>
      <w:proofErr w:type="gramEnd"/>
      <w:r w:rsidRPr="0076312A">
        <w:rPr>
          <w:rFonts w:asciiTheme="minorHAnsi" w:hAnsiTheme="minorHAnsi" w:cstheme="minorHAnsi"/>
          <w:sz w:val="16"/>
        </w:rPr>
        <w:t xml:space="preserve"> 712) proclaims that fixed capital (which is normally understood as the complex of machines) has become “man himself”, he anticipates the development of capitalism in our own time and demonstrates its radical contradictions. </w:t>
      </w:r>
      <w:r w:rsidRPr="00D81639">
        <w:rPr>
          <w:rStyle w:val="StyleUnderline"/>
          <w:rFonts w:asciiTheme="minorHAnsi" w:hAnsiTheme="minorHAnsi" w:cstheme="minorHAnsi"/>
          <w:highlight w:val="green"/>
        </w:rPr>
        <w:t>Even though fixed capital is produced by labour</w:t>
      </w:r>
      <w:r w:rsidRPr="0076312A">
        <w:rPr>
          <w:rStyle w:val="StyleUnderline"/>
          <w:rFonts w:asciiTheme="minorHAnsi" w:hAnsiTheme="minorHAnsi" w:cstheme="minorHAnsi"/>
        </w:rPr>
        <w:t xml:space="preserve"> and is nothing but labour appropriated by capital</w:t>
      </w:r>
      <w:r w:rsidRPr="00D81639">
        <w:rPr>
          <w:rStyle w:val="StyleUnderline"/>
          <w:rFonts w:asciiTheme="minorHAnsi" w:hAnsiTheme="minorHAnsi" w:cstheme="minorHAnsi"/>
          <w:highlight w:val="green"/>
        </w:rPr>
        <w:t>, even though the accumulation of</w:t>
      </w:r>
      <w:r w:rsidRPr="0076312A">
        <w:rPr>
          <w:rStyle w:val="StyleUnderline"/>
          <w:rFonts w:asciiTheme="minorHAnsi" w:hAnsiTheme="minorHAnsi" w:cstheme="minorHAnsi"/>
        </w:rPr>
        <w:t xml:space="preserve"> scientific activity and the productivity of what Marx calls “</w:t>
      </w:r>
      <w:r w:rsidRPr="00D81639">
        <w:rPr>
          <w:rStyle w:val="StyleUnderline"/>
          <w:rFonts w:asciiTheme="minorHAnsi" w:hAnsiTheme="minorHAnsi" w:cstheme="minorHAnsi"/>
          <w:highlight w:val="green"/>
        </w:rPr>
        <w:t>social intellect” are incorporated in the machines under the control of capital</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and even though capital appropriates all this without paying, at a certain point</w:t>
      </w:r>
      <w:r w:rsidRPr="0076312A">
        <w:rPr>
          <w:rStyle w:val="StyleUnderline"/>
          <w:rFonts w:asciiTheme="minorHAnsi" w:hAnsiTheme="minorHAnsi" w:cstheme="minorHAnsi"/>
        </w:rPr>
        <w:t xml:space="preserve"> in capitalist development </w:t>
      </w:r>
      <w:r w:rsidRPr="00D81639">
        <w:rPr>
          <w:rStyle w:val="StyleUnderline"/>
          <w:rFonts w:asciiTheme="minorHAnsi" w:hAnsiTheme="minorHAnsi" w:cstheme="minorHAnsi"/>
          <w:highlight w:val="green"/>
        </w:rPr>
        <w:t>living labour expresses the capacity to exercise the power of inverting this relationship</w:t>
      </w:r>
      <w:r w:rsidRPr="0076312A">
        <w:rPr>
          <w:rStyle w:val="StyleUnderline"/>
          <w:rFonts w:asciiTheme="minorHAnsi" w:hAnsiTheme="minorHAnsi" w:cstheme="minorHAnsi"/>
        </w:rPr>
        <w:t>.</w:t>
      </w:r>
      <w:r w:rsidRPr="0076312A">
        <w:rPr>
          <w:rFonts w:asciiTheme="minorHAnsi" w:hAnsiTheme="minorHAnsi" w:cstheme="minorHAnsi"/>
          <w:sz w:val="16"/>
        </w:rPr>
        <w:t xml:space="preserve"> Living labour demonstrates, that is, its ontological priority with respect to capital and the capitalist management of social production. That means that, whereas constant capital (if it wants to enrich itself) cannot subtract itself from the use of variable capital because it cannot imagine accumulation without the extortion of value from labour of workers. Living labour can transform praxis, that is, the conditions of living, emancipating them from the command of capital. In other words, when it becomes an ever more widespread social power, living labour operates as a more independent activity, outside the disciplinary structures that capital commands – and this is expressed not only as labour-power but also, in a general way, as the productive activity of life. </w:t>
      </w:r>
      <w:r w:rsidRPr="0076312A">
        <w:rPr>
          <w:rStyle w:val="StyleUnderline"/>
          <w:rFonts w:asciiTheme="minorHAnsi" w:hAnsiTheme="minorHAnsi" w:cstheme="minorHAnsi"/>
        </w:rPr>
        <w:t xml:space="preserve">On one hand, past human activity and human intelligence are accumulated, crystallised as fixed capital. But, on the other, </w:t>
      </w:r>
      <w:r w:rsidRPr="00D81639">
        <w:rPr>
          <w:rStyle w:val="StyleUnderline"/>
          <w:rFonts w:asciiTheme="minorHAnsi" w:hAnsiTheme="minorHAnsi" w:cstheme="minorHAnsi"/>
          <w:highlight w:val="green"/>
        </w:rPr>
        <w:t>the flow can be reversed such the living humans are able to reappropriate the productive power of capital, making it their own instrument in the life they live</w:t>
      </w:r>
      <w:r w:rsidRPr="0076312A">
        <w:rPr>
          <w:rStyle w:val="StyleUnderline"/>
          <w:rFonts w:asciiTheme="minorHAnsi" w:hAnsiTheme="minorHAnsi" w:cstheme="minorHAnsi"/>
        </w:rPr>
        <w:t>. Fixed capital is “man himself” in both senses. Here the appropriation of fixed capital is no longer a metaphor but a dispositive that class struggle can adopt and that can be deployed as a political programme.</w:t>
      </w:r>
      <w:r w:rsidRPr="0076312A">
        <w:rPr>
          <w:rFonts w:asciiTheme="minorHAnsi" w:hAnsiTheme="minorHAnsi" w:cstheme="minorHAnsi"/>
          <w:sz w:val="16"/>
        </w:rPr>
        <w:t xml:space="preserve"> Capital is not longer, in fact, in this case, a relationship that objectively includes the producer, imposing its command by force, but the capitalist relationship includes, now, a final contradiction: that of a producer or a class of producers that can effectively dispossess (in part or wholly) the capitalist owner of the means of production – imposing themselves as the hegemonic subject. In a splendid passage in the Grundrisse Marx poses this double relation</w:t>
      </w:r>
      <w:r w:rsidRPr="0076312A">
        <w:rPr>
          <w:rStyle w:val="StyleUnderline"/>
          <w:rFonts w:asciiTheme="minorHAnsi" w:hAnsiTheme="minorHAnsi" w:cstheme="minorHAnsi"/>
        </w:rPr>
        <w:t>: “</w:t>
      </w:r>
      <w:r w:rsidRPr="00D81639">
        <w:rPr>
          <w:rStyle w:val="StyleUnderline"/>
          <w:rFonts w:asciiTheme="minorHAnsi" w:hAnsiTheme="minorHAnsi" w:cstheme="minorHAnsi"/>
          <w:highlight w:val="green"/>
        </w:rPr>
        <w:t>It requires no great penetration to grasp that</w:t>
      </w:r>
      <w:r w:rsidRPr="0076312A">
        <w:rPr>
          <w:rStyle w:val="StyleUnderline"/>
          <w:rFonts w:asciiTheme="minorHAnsi" w:hAnsiTheme="minorHAnsi" w:cstheme="minorHAnsi"/>
        </w:rPr>
        <w:t>, where e.g. f</w:t>
      </w:r>
      <w:r w:rsidRPr="00D81639">
        <w:rPr>
          <w:rStyle w:val="StyleUnderline"/>
          <w:rFonts w:asciiTheme="minorHAnsi" w:hAnsiTheme="minorHAnsi" w:cstheme="minorHAnsi"/>
          <w:highlight w:val="green"/>
        </w:rPr>
        <w:t>ree labour or wage labour arising out of the dissolution of bondage is the point of departure</w:t>
      </w:r>
      <w:r w:rsidRPr="0076312A">
        <w:rPr>
          <w:rStyle w:val="StyleUnderline"/>
          <w:rFonts w:asciiTheme="minorHAnsi" w:hAnsiTheme="minorHAnsi" w:cstheme="minorHAnsi"/>
        </w:rPr>
        <w:t xml:space="preserve">, there machines can only arise in antithesis to living labour, as property alien to it, and as power hostile to it; i.e. that they must confront it as capital. But it is just as easy to perceive that </w:t>
      </w:r>
      <w:r w:rsidRPr="00D81639">
        <w:rPr>
          <w:rStyle w:val="StyleUnderline"/>
          <w:rFonts w:asciiTheme="minorHAnsi" w:hAnsiTheme="minorHAnsi" w:cstheme="minorHAnsi"/>
          <w:highlight w:val="green"/>
        </w:rPr>
        <w:t>machines will</w:t>
      </w:r>
      <w:r w:rsidRPr="0076312A">
        <w:rPr>
          <w:rStyle w:val="StyleUnderline"/>
          <w:rFonts w:asciiTheme="minorHAnsi" w:hAnsiTheme="minorHAnsi" w:cstheme="minorHAnsi"/>
        </w:rPr>
        <w:t xml:space="preserve"> not cease to be agencies of social production when they </w:t>
      </w:r>
      <w:r w:rsidRPr="00D81639">
        <w:rPr>
          <w:rStyle w:val="StyleUnderline"/>
          <w:rFonts w:asciiTheme="minorHAnsi" w:hAnsiTheme="minorHAnsi" w:cstheme="minorHAnsi"/>
          <w:highlight w:val="green"/>
        </w:rPr>
        <w:t>become</w:t>
      </w:r>
      <w:r w:rsidRPr="0076312A">
        <w:rPr>
          <w:rStyle w:val="StyleUnderline"/>
          <w:rFonts w:asciiTheme="minorHAnsi" w:hAnsiTheme="minorHAnsi" w:cstheme="minorHAnsi"/>
        </w:rPr>
        <w:t xml:space="preserve"> e.g. </w:t>
      </w:r>
      <w:r w:rsidRPr="00D81639">
        <w:rPr>
          <w:rStyle w:val="StyleUnderline"/>
          <w:rFonts w:asciiTheme="minorHAnsi" w:hAnsiTheme="minorHAnsi" w:cstheme="minorHAnsi"/>
          <w:highlight w:val="green"/>
        </w:rPr>
        <w:t>property of the associated workers</w:t>
      </w:r>
      <w:r w:rsidRPr="0076312A">
        <w:rPr>
          <w:rStyle w:val="StyleUnderline"/>
          <w:rFonts w:asciiTheme="minorHAnsi" w:hAnsiTheme="minorHAnsi" w:cstheme="minorHAnsi"/>
        </w:rPr>
        <w:t xml:space="preserve">. In the first case, however, their distribution, i.e. that they do not belong to the worker, is just as much a condition of the mode of production founded on wage labour. </w:t>
      </w:r>
      <w:proofErr w:type="gramStart"/>
      <w:r w:rsidRPr="0076312A">
        <w:rPr>
          <w:rStyle w:val="StyleUnderline"/>
          <w:rFonts w:asciiTheme="minorHAnsi" w:hAnsiTheme="minorHAnsi" w:cstheme="minorHAnsi"/>
        </w:rPr>
        <w:t xml:space="preserve">In the second case </w:t>
      </w:r>
      <w:r w:rsidRPr="00D81639">
        <w:rPr>
          <w:rStyle w:val="StyleUnderline"/>
          <w:rFonts w:asciiTheme="minorHAnsi" w:hAnsiTheme="minorHAnsi" w:cstheme="minorHAnsi"/>
          <w:highlight w:val="green"/>
        </w:rPr>
        <w:t>the changed distribution would start from a changed foundation of production</w:t>
      </w:r>
      <w:r w:rsidRPr="0076312A">
        <w:rPr>
          <w:rStyle w:val="StyleUnderline"/>
          <w:rFonts w:asciiTheme="minorHAnsi" w:hAnsiTheme="minorHAnsi" w:cstheme="minorHAnsi"/>
        </w:rPr>
        <w:t>, a new foundation first created by the process of history” (Marx 1857/58, 832-833).</w:t>
      </w:r>
      <w:proofErr w:type="gramEnd"/>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And this foundation can only be created indeed by revolution</w:t>
      </w:r>
      <w:r w:rsidRPr="0076312A">
        <w:rPr>
          <w:rStyle w:val="StyleUnderline"/>
          <w:rFonts w:asciiTheme="minorHAnsi" w:hAnsiTheme="minorHAnsi" w:cstheme="minorHAnsi"/>
        </w:rPr>
        <w:t>.</w:t>
      </w:r>
    </w:p>
    <w:p w:rsidR="003B6C94" w:rsidRPr="003B6C94" w:rsidRDefault="003B6C94" w:rsidP="003B6C94"/>
    <w:p w:rsidR="00D76F97" w:rsidRDefault="00D76F97" w:rsidP="00D76F97">
      <w:pPr>
        <w:pStyle w:val="Heading3"/>
      </w:pPr>
      <w:r>
        <w:t>Alt Solves—Denaturalization of Racial Scripts</w:t>
      </w:r>
    </w:p>
    <w:p w:rsidR="00D76F97" w:rsidRPr="00A26D99" w:rsidRDefault="00D76F97" w:rsidP="00A26D99">
      <w:pPr>
        <w:pStyle w:val="Heading4"/>
      </w:pPr>
      <w:r w:rsidRPr="00A26D99">
        <w:t xml:space="preserve">The American mythos is sustained through racialized </w:t>
      </w:r>
      <w:proofErr w:type="gramStart"/>
      <w:r w:rsidRPr="00A26D99">
        <w:t>rhetorical scripts that determines</w:t>
      </w:r>
      <w:proofErr w:type="gramEnd"/>
      <w:r w:rsidRPr="00A26D99">
        <w:t xml:space="preserve"> who is/is not part of the nation—Exposing the linkages between racism, capitalism, and immigration is key to de-naturalizing these power structures. </w:t>
      </w:r>
    </w:p>
    <w:p w:rsidR="00D76F97" w:rsidRPr="00DE4A05" w:rsidRDefault="00D76F97" w:rsidP="00D76F97">
      <w:pPr>
        <w:rPr>
          <w:rFonts w:asciiTheme="minorHAnsi" w:hAnsiTheme="minorHAnsi" w:cstheme="minorHAnsi"/>
        </w:rPr>
      </w:pPr>
      <w:r w:rsidRPr="00DE4A05">
        <w:rPr>
          <w:rStyle w:val="Style13ptBold"/>
          <w:rFonts w:asciiTheme="minorHAnsi" w:hAnsiTheme="minorHAnsi" w:cstheme="minorHAnsi"/>
        </w:rPr>
        <w:t>Molina 10’</w:t>
      </w:r>
      <w:r w:rsidRPr="00DE4A05">
        <w:rPr>
          <w:rFonts w:asciiTheme="minorHAnsi" w:hAnsiTheme="minorHAnsi" w:cstheme="minorHAnsi"/>
        </w:rPr>
        <w:t xml:space="preserve"> (Natalia Molina, “The Power of racial scripts: What the history of Mexican immigration teaches us about relational notions of race.” </w:t>
      </w:r>
      <w:r w:rsidRPr="00DE4A05">
        <w:rPr>
          <w:rFonts w:asciiTheme="minorHAnsi" w:hAnsiTheme="minorHAnsi" w:cstheme="minorHAnsi"/>
          <w:i/>
        </w:rPr>
        <w:t>Latino Studies</w:t>
      </w:r>
      <w:r w:rsidRPr="00DE4A05">
        <w:rPr>
          <w:rFonts w:asciiTheme="minorHAnsi" w:hAnsiTheme="minorHAnsi" w:cstheme="minorHAnsi"/>
        </w:rPr>
        <w:t xml:space="preserve"> Vol. 8 (2). 2010. Pgs. 171-172.)</w:t>
      </w:r>
    </w:p>
    <w:p w:rsidR="00D76F97" w:rsidRPr="00DE4A05" w:rsidRDefault="00D76F97" w:rsidP="00D76F97">
      <w:pPr>
        <w:rPr>
          <w:rFonts w:asciiTheme="minorHAnsi" w:hAnsiTheme="minorHAnsi" w:cstheme="minorHAnsi"/>
        </w:rPr>
      </w:pPr>
      <w:r w:rsidRPr="00DE4A05">
        <w:rPr>
          <w:rFonts w:asciiTheme="minorHAnsi" w:hAnsiTheme="minorHAnsi" w:cstheme="minorHAnsi"/>
        </w:rPr>
        <w:t>The enduring power of racial scripts</w:t>
      </w:r>
    </w:p>
    <w:p w:rsidR="00D76F97" w:rsidRPr="00DE4A05" w:rsidRDefault="00D76F97" w:rsidP="00D76F97">
      <w:pPr>
        <w:rPr>
          <w:rFonts w:asciiTheme="minorHAnsi" w:hAnsiTheme="minorHAnsi" w:cstheme="minorHAnsi"/>
        </w:rPr>
      </w:pPr>
      <w:r w:rsidRPr="00DE4A05">
        <w:rPr>
          <w:rFonts w:asciiTheme="minorHAnsi" w:hAnsiTheme="minorHAnsi" w:cstheme="minorHAnsi"/>
        </w:rPr>
        <w:t xml:space="preserve">Nikhil Pal Singh (2004) argues that </w:t>
      </w:r>
      <w:r w:rsidRPr="00DE4A05">
        <w:rPr>
          <w:rStyle w:val="StyleUnderline"/>
          <w:rFonts w:asciiTheme="minorHAnsi" w:hAnsiTheme="minorHAnsi" w:cstheme="minorHAnsi"/>
          <w:highlight w:val="cyan"/>
        </w:rPr>
        <w:t>the ‘‘story of nationhood must be told over and over, because there is nothing natural about the nation or the fashioning of its predominant civic identities. Nations</w:t>
      </w:r>
      <w:proofErr w:type="gramStart"/>
      <w:r w:rsidRPr="00DE4A05">
        <w:rPr>
          <w:rStyle w:val="StyleUnderline"/>
          <w:rFonts w:asciiTheme="minorHAnsi" w:hAnsiTheme="minorHAnsi" w:cstheme="minorHAnsi"/>
          <w:highlight w:val="cyan"/>
        </w:rPr>
        <w:t>…[</w:t>
      </w:r>
      <w:proofErr w:type="gramEnd"/>
      <w:r w:rsidRPr="00DE4A05">
        <w:rPr>
          <w:rStyle w:val="StyleUnderline"/>
          <w:rFonts w:asciiTheme="minorHAnsi" w:hAnsiTheme="minorHAnsi" w:cstheme="minorHAnsi"/>
          <w:highlight w:val="cyan"/>
        </w:rPr>
        <w:t>are] lived primarily through the techniques of narration and representation’’</w:t>
      </w:r>
      <w:r w:rsidRPr="00DE4A05">
        <w:rPr>
          <w:rFonts w:asciiTheme="minorHAnsi" w:hAnsiTheme="minorHAnsi" w:cstheme="minorHAnsi"/>
        </w:rPr>
        <w:t xml:space="preserve"> (19). </w:t>
      </w:r>
      <w:r w:rsidRPr="00DE4A05">
        <w:rPr>
          <w:rStyle w:val="StyleUnderline"/>
          <w:rFonts w:asciiTheme="minorHAnsi" w:hAnsiTheme="minorHAnsi" w:cstheme="minorHAnsi"/>
          <w:highlight w:val="cyan"/>
        </w:rPr>
        <w:t>In the case of Mexican immigration, every new bill introduced on this subject, every hearing, every testimony, became ways of telling who was and was not part of the nation</w:t>
      </w:r>
      <w:r w:rsidRPr="00DE4A05">
        <w:rPr>
          <w:rFonts w:asciiTheme="minorHAnsi" w:hAnsiTheme="minorHAnsi" w:cstheme="minorHAnsi"/>
          <w:highlight w:val="cyan"/>
        </w:rPr>
        <w:t xml:space="preserve">. </w:t>
      </w:r>
      <w:r w:rsidRPr="00DE4A05">
        <w:rPr>
          <w:rStyle w:val="StyleUnderline"/>
          <w:rFonts w:asciiTheme="minorHAnsi" w:hAnsiTheme="minorHAnsi" w:cstheme="minorHAnsi"/>
          <w:highlight w:val="cyan"/>
        </w:rPr>
        <w:t>In order to establish whether or not Mexicans ‘‘belonged,’’ it was important to articulate who else did or did not belong</w:t>
      </w:r>
      <w:r w:rsidRPr="00DE4A05">
        <w:rPr>
          <w:rStyle w:val="StyleUnderline"/>
          <w:rFonts w:asciiTheme="minorHAnsi" w:hAnsiTheme="minorHAnsi" w:cstheme="minorHAnsi"/>
        </w:rPr>
        <w:t>.</w:t>
      </w:r>
      <w:r w:rsidRPr="00DE4A05">
        <w:rPr>
          <w:rFonts w:asciiTheme="minorHAnsi" w:hAnsiTheme="minorHAnsi" w:cstheme="minorHAnsi"/>
        </w:rPr>
        <w:t xml:space="preserve"> Aligning Mexicans with these groups brought Mexicans’ place in the racial order into stark relief. Anti-immigrationists appropriated America’s usable past, its failed racial experiments, and the specter of the racial other to advance their cause. Supporters of immigration countered with their own scripts of America’s racial past. Thus, </w:t>
      </w:r>
      <w:r w:rsidRPr="00DE4A05">
        <w:rPr>
          <w:rStyle w:val="StyleUnderline"/>
          <w:rFonts w:asciiTheme="minorHAnsi" w:hAnsiTheme="minorHAnsi" w:cstheme="minorHAnsi"/>
          <w:highlight w:val="cyan"/>
        </w:rPr>
        <w:t>to discuss Mexican immigration, therefore, was to reveal where groups stood in the US racial order and to reinforce, justify, and naturalize that order</w:t>
      </w:r>
      <w:r w:rsidRPr="00DE4A05">
        <w:rPr>
          <w:rFonts w:asciiTheme="minorHAnsi" w:hAnsiTheme="minorHAnsi" w:cstheme="minorHAnsi"/>
        </w:rPr>
        <w:t>. As this article has documented</w:t>
      </w:r>
      <w:r w:rsidRPr="00DE4A05">
        <w:rPr>
          <w:rStyle w:val="StyleUnderline"/>
          <w:rFonts w:asciiTheme="minorHAnsi" w:hAnsiTheme="minorHAnsi" w:cstheme="minorHAnsi"/>
          <w:highlight w:val="cyan"/>
        </w:rPr>
        <w:t>, immigration issues can cut across a range of communities and interests</w:t>
      </w:r>
      <w:r w:rsidRPr="00DE4A05">
        <w:rPr>
          <w:rFonts w:asciiTheme="minorHAnsi" w:hAnsiTheme="minorHAnsi" w:cstheme="minorHAnsi"/>
          <w:highlight w:val="cyan"/>
        </w:rPr>
        <w:t xml:space="preserve">. </w:t>
      </w:r>
      <w:r w:rsidRPr="00DE4A05">
        <w:rPr>
          <w:rStyle w:val="StyleUnderline"/>
          <w:rFonts w:asciiTheme="minorHAnsi" w:hAnsiTheme="minorHAnsi" w:cstheme="minorHAnsi"/>
          <w:highlight w:val="cyan"/>
        </w:rPr>
        <w:t>Yet we often fail to perceive these links</w:t>
      </w:r>
      <w:r w:rsidRPr="00DE4A05">
        <w:rPr>
          <w:rFonts w:asciiTheme="minorHAnsi" w:hAnsiTheme="minorHAnsi" w:cstheme="minorHAnsi"/>
          <w:highlight w:val="cyan"/>
        </w:rPr>
        <w:t>.</w:t>
      </w:r>
      <w:r w:rsidRPr="00DE4A05">
        <w:rPr>
          <w:rFonts w:asciiTheme="minorHAnsi" w:hAnsiTheme="minorHAnsi" w:cstheme="minorHAnsi"/>
        </w:rPr>
        <w:t xml:space="preserve"> The relational </w:t>
      </w:r>
      <w:proofErr w:type="gramStart"/>
      <w:r w:rsidRPr="00DE4A05">
        <w:rPr>
          <w:rFonts w:asciiTheme="minorHAnsi" w:hAnsiTheme="minorHAnsi" w:cstheme="minorHAnsi"/>
        </w:rPr>
        <w:t>nature of race, and its potentially devastating implications, persistently escape</w:t>
      </w:r>
      <w:proofErr w:type="gramEnd"/>
      <w:r w:rsidRPr="00DE4A05">
        <w:rPr>
          <w:rFonts w:asciiTheme="minorHAnsi" w:hAnsiTheme="minorHAnsi" w:cstheme="minorHAnsi"/>
        </w:rPr>
        <w:t xml:space="preserve"> our attention. </w:t>
      </w:r>
      <w:r w:rsidRPr="00DE4A05">
        <w:rPr>
          <w:rStyle w:val="StyleUnderline"/>
          <w:rFonts w:asciiTheme="minorHAnsi" w:hAnsiTheme="minorHAnsi" w:cstheme="minorHAnsi"/>
          <w:highlight w:val="cyan"/>
        </w:rPr>
        <w:t>Until we begin to recognize that the racial scripts through which we see and act on one group may soon be applied to another group, we will continue to misread the role of race in our political and personal lives.</w:t>
      </w:r>
      <w:r w:rsidRPr="00DE4A05">
        <w:rPr>
          <w:rStyle w:val="StyleUnderline"/>
          <w:rFonts w:asciiTheme="minorHAnsi" w:hAnsiTheme="minorHAnsi" w:cstheme="minorHAnsi"/>
        </w:rPr>
        <w:t xml:space="preserve"> </w:t>
      </w:r>
      <w:r w:rsidRPr="00DE4A05">
        <w:rPr>
          <w:rFonts w:asciiTheme="minorHAnsi" w:hAnsiTheme="minorHAnsi" w:cstheme="minorHAnsi"/>
        </w:rPr>
        <w:t>For example, in the days and months immediately after 9/11, there was a dramatic upturn in the political and public suspicion trained not only on Arab and Muslim US residents, but on all groups with brown skin (Rodriguez, 2001). But, as the historical examples in this article make clear, racial profiling is nothing new, and neither are institutionalized, systematic government programs that target people of color. Sunaina Maira (2006) argues that, ‘‘The ‘war on drugs,’ ‘war on gangs,’ and ‘war on immigration,’ that preceded 9/11 have used the criminalization of African Americans, Asian Americans and Latinos to enforce policies of discipline and punishment, detention and deportation that overlap, and are reinforced by, the current regime of ‘homeland security’.’’ Maira helps us see the ways in which racial scripts are linked and how easily, even seamlessly, they can travel from one application to another. When these linkages are left unexposed, racial scripts are more likely to appear natural, simple manifestations of ‘‘common sense.</w:t>
      </w:r>
      <w:r w:rsidRPr="00DE4A05">
        <w:rPr>
          <w:rStyle w:val="StyleUnderline"/>
          <w:rFonts w:asciiTheme="minorHAnsi" w:hAnsiTheme="minorHAnsi" w:cstheme="minorHAnsi"/>
          <w:highlight w:val="cyan"/>
        </w:rPr>
        <w:t>’’ Understanding the relational nature of race and exposing the linkages sustained by the use of racial scripts brings us one step closer to de-naturalizing these scripts and, in the process, challenging the dominant narratives and power structures they support</w:t>
      </w:r>
      <w:r w:rsidRPr="00DE4A05">
        <w:rPr>
          <w:rFonts w:asciiTheme="minorHAnsi" w:hAnsiTheme="minorHAnsi" w:cstheme="minorHAnsi"/>
        </w:rPr>
        <w:t xml:space="preserve">. I believe such actions are possible. Sociologist and ethnic studies scholar Yen Le Espiritu (1992) reminds us that the term ‘‘Asian,’’ like other pan-ethnic labels, ‘‘are products of political and social processes, rather than cultural bonds’’ (13). </w:t>
      </w:r>
      <w:r w:rsidRPr="00DE4A05">
        <w:rPr>
          <w:rStyle w:val="StyleUnderline"/>
          <w:rFonts w:asciiTheme="minorHAnsi" w:hAnsiTheme="minorHAnsi" w:cstheme="minorHAnsi"/>
          <w:highlight w:val="cyan"/>
        </w:rPr>
        <w:t>Identifying and revising these processes can move us from</w:t>
      </w:r>
      <w:r w:rsidRPr="00DE4A05">
        <w:rPr>
          <w:rFonts w:asciiTheme="minorHAnsi" w:hAnsiTheme="minorHAnsi" w:cstheme="minorHAnsi"/>
        </w:rPr>
        <w:t xml:space="preserve"> what historian and ethnic studies scholar George Lipsitz (2001) describes as</w:t>
      </w:r>
      <w:r w:rsidRPr="00DE4A05">
        <w:rPr>
          <w:rStyle w:val="StyleUnderline"/>
          <w:rFonts w:asciiTheme="minorHAnsi" w:hAnsiTheme="minorHAnsi" w:cstheme="minorHAnsi"/>
        </w:rPr>
        <w:t xml:space="preserve"> </w:t>
      </w:r>
      <w:r w:rsidRPr="00DE4A05">
        <w:rPr>
          <w:rStyle w:val="StyleUnderline"/>
          <w:rFonts w:asciiTheme="minorHAnsi" w:hAnsiTheme="minorHAnsi" w:cstheme="minorHAnsi"/>
          <w:highlight w:val="cyan"/>
        </w:rPr>
        <w:t>a ‘‘politics based on identity’’ to an ‘‘identity based on politics’’</w:t>
      </w:r>
      <w:r w:rsidRPr="00DE4A05">
        <w:rPr>
          <w:rFonts w:asciiTheme="minorHAnsi" w:hAnsiTheme="minorHAnsi" w:cstheme="minorHAnsi"/>
        </w:rPr>
        <w:t xml:space="preserve"> (285–286).</w:t>
      </w:r>
    </w:p>
    <w:p w:rsidR="00D76F97" w:rsidRPr="00D76F97" w:rsidRDefault="00D76F97" w:rsidP="00D76F97"/>
    <w:p w:rsidR="0029002A" w:rsidRDefault="0029002A" w:rsidP="0029002A">
      <w:pPr>
        <w:pStyle w:val="Heading3"/>
      </w:pPr>
      <w:r>
        <w:t>Alt Solves—A2: Cap Inev</w:t>
      </w:r>
    </w:p>
    <w:p w:rsidR="0029002A" w:rsidRPr="0076312A" w:rsidRDefault="0029002A" w:rsidP="0029002A">
      <w:pPr>
        <w:pStyle w:val="Heading4"/>
        <w:rPr>
          <w:rFonts w:asciiTheme="minorHAnsi" w:hAnsiTheme="minorHAnsi" w:cstheme="minorHAnsi"/>
        </w:rPr>
      </w:pPr>
      <w:r w:rsidRPr="0076312A">
        <w:rPr>
          <w:rFonts w:asciiTheme="minorHAnsi" w:hAnsiTheme="minorHAnsi" w:cstheme="minorHAnsi"/>
        </w:rPr>
        <w:t xml:space="preserve">Capitalism thrives off of the belief that it is inevitable- Cap creates crisis so that it can manage them for profit </w:t>
      </w:r>
    </w:p>
    <w:p w:rsidR="0029002A" w:rsidRPr="00A26D99" w:rsidRDefault="0029002A" w:rsidP="0029002A">
      <w:r w:rsidRPr="0076312A">
        <w:rPr>
          <w:rStyle w:val="Style13ptBold"/>
          <w:rFonts w:asciiTheme="minorHAnsi" w:hAnsiTheme="minorHAnsi" w:cstheme="minorHAnsi"/>
        </w:rPr>
        <w:t xml:space="preserve">Morrison </w:t>
      </w:r>
      <w:proofErr w:type="gramStart"/>
      <w:r w:rsidRPr="0076312A">
        <w:rPr>
          <w:rStyle w:val="Style13ptBold"/>
          <w:rFonts w:asciiTheme="minorHAnsi" w:hAnsiTheme="minorHAnsi" w:cstheme="minorHAnsi"/>
        </w:rPr>
        <w:t>13’</w:t>
      </w:r>
      <w:r w:rsidRPr="00A26D99">
        <w:t>(</w:t>
      </w:r>
      <w:proofErr w:type="gramEnd"/>
      <w:r w:rsidRPr="00A26D99">
        <w:t xml:space="preserve">Josh Morrison. </w:t>
      </w:r>
      <w:proofErr w:type="gramStart"/>
      <w:r w:rsidRPr="00A26D99">
        <w:t>“Chronic Time under Crisis Capitalism.”</w:t>
      </w:r>
      <w:proofErr w:type="gramEnd"/>
      <w:r w:rsidRPr="00A26D99">
        <w:t> Discourse, vol. 35, no. 3, 2013, pp. 423–426. JSTOR, JSTOR, www.jstor.org/stable/10.13110/discourse.35.3.0423.//AT)</w:t>
      </w:r>
    </w:p>
    <w:p w:rsidR="0029002A" w:rsidRPr="0076312A" w:rsidRDefault="0029002A" w:rsidP="0029002A">
      <w:pPr>
        <w:rPr>
          <w:rFonts w:asciiTheme="minorHAnsi" w:hAnsiTheme="minorHAnsi" w:cstheme="minorHAnsi"/>
          <w:sz w:val="16"/>
          <w:szCs w:val="16"/>
        </w:rPr>
      </w:pPr>
      <w:r w:rsidRPr="0076312A">
        <w:rPr>
          <w:rFonts w:asciiTheme="minorHAnsi" w:hAnsiTheme="minorHAnsi" w:cstheme="minorHAnsi"/>
          <w:sz w:val="14"/>
        </w:rPr>
        <w:t xml:space="preserve">Eric Cazdyn’s The Already Dead: The New Time of Politics insists that </w:t>
      </w:r>
      <w:r w:rsidRPr="0076312A">
        <w:rPr>
          <w:rStyle w:val="StyleUnderline"/>
          <w:rFonts w:asciiTheme="minorHAnsi" w:hAnsiTheme="minorHAnsi" w:cstheme="minorHAnsi"/>
        </w:rPr>
        <w:t>under contemporary capitalism, crisis does not occur when things go wrong: it happens when they go right</w:t>
      </w:r>
      <w:r w:rsidRPr="0076312A">
        <w:rPr>
          <w:rFonts w:asciiTheme="minorHAnsi" w:hAnsiTheme="minorHAnsi" w:cstheme="minorHAnsi"/>
          <w:sz w:val="14"/>
        </w:rPr>
        <w:t xml:space="preserve">. For Cazdyn, </w:t>
      </w:r>
      <w:r w:rsidRPr="0076312A">
        <w:rPr>
          <w:rStyle w:val="StyleUnderline"/>
          <w:rFonts w:asciiTheme="minorHAnsi" w:hAnsiTheme="minorHAnsi" w:cstheme="minorHAnsi"/>
        </w:rPr>
        <w:t xml:space="preserve">capitalism has reached a point of transparency whereby its inequalities and the individual crises they produce serve as proof that the system is working at peak efficiency, manufacturing the conditions that it promises to remedy. </w:t>
      </w:r>
      <w:r w:rsidRPr="00D81639">
        <w:rPr>
          <w:rStyle w:val="StyleUnderline"/>
          <w:rFonts w:asciiTheme="minorHAnsi" w:hAnsiTheme="minorHAnsi" w:cstheme="minorHAnsi"/>
          <w:highlight w:val="green"/>
        </w:rPr>
        <w:t>Our lives and deaths have been commodified and prescribed; our future has been colonized by the capitalist present so that we can no longer imagine a cure for capitalism.</w:t>
      </w:r>
      <w:r w:rsidRPr="0076312A">
        <w:rPr>
          <w:rFonts w:asciiTheme="minorHAnsi" w:hAnsiTheme="minorHAnsi" w:cstheme="minorHAnsi"/>
          <w:sz w:val="14"/>
        </w:rPr>
        <w:t xml:space="preserve"> Drawing on an examination of big pharma (a metonym for the powerful control of the major pharmaceutical companies and their lobbyists), Cazdyn demonstrates how </w:t>
      </w:r>
      <w:r w:rsidRPr="00D81639">
        <w:rPr>
          <w:rStyle w:val="StyleUnderline"/>
          <w:rFonts w:asciiTheme="minorHAnsi" w:hAnsiTheme="minorHAnsi" w:cstheme="minorHAnsi"/>
          <w:highlight w:val="green"/>
        </w:rPr>
        <w:t>capitalism encourages treatments for social and physical ills that see suffering managed but not cured</w:t>
      </w:r>
      <w:r w:rsidRPr="00D81639">
        <w:rPr>
          <w:rFonts w:asciiTheme="minorHAnsi" w:hAnsiTheme="minorHAnsi" w:cstheme="minorHAnsi"/>
          <w:sz w:val="14"/>
          <w:highlight w:val="green"/>
        </w:rPr>
        <w:t xml:space="preserve">. </w:t>
      </w:r>
      <w:r w:rsidRPr="00D81639">
        <w:rPr>
          <w:rStyle w:val="StyleUnderline"/>
          <w:rFonts w:asciiTheme="minorHAnsi" w:hAnsiTheme="minorHAnsi" w:cstheme="minorHAnsi"/>
          <w:highlight w:val="green"/>
        </w:rPr>
        <w:t>The effect is the creation of a stalled temporality that keeps us in the unresolved present, where we are ripe for continuous exploitation</w:t>
      </w:r>
      <w:r w:rsidRPr="00D81639">
        <w:rPr>
          <w:rFonts w:asciiTheme="minorHAnsi" w:hAnsiTheme="minorHAnsi" w:cstheme="minorHAnsi"/>
          <w:sz w:val="14"/>
          <w:highlight w:val="green"/>
        </w:rPr>
        <w:t>.</w:t>
      </w:r>
      <w:r w:rsidRPr="0076312A">
        <w:rPr>
          <w:rFonts w:asciiTheme="minorHAnsi" w:hAnsiTheme="minorHAnsi" w:cstheme="minorHAnsi"/>
          <w:sz w:val="14"/>
        </w:rPr>
        <w:t xml:space="preserve"> </w:t>
      </w:r>
      <w:r w:rsidRPr="0076312A">
        <w:rPr>
          <w:rStyle w:val="StyleUnderline"/>
          <w:rFonts w:asciiTheme="minorHAnsi" w:hAnsiTheme="minorHAnsi" w:cstheme="minorHAnsi"/>
        </w:rPr>
        <w:t>Capitalist globalization creates</w:t>
      </w:r>
      <w:r w:rsidRPr="0076312A">
        <w:rPr>
          <w:rFonts w:asciiTheme="minorHAnsi" w:hAnsiTheme="minorHAnsi" w:cstheme="minorHAnsi"/>
          <w:sz w:val="14"/>
        </w:rPr>
        <w:t xml:space="preserve"> what he calls </w:t>
      </w:r>
      <w:r w:rsidRPr="0076312A">
        <w:rPr>
          <w:rStyle w:val="StyleUnderline"/>
          <w:rFonts w:asciiTheme="minorHAnsi" w:hAnsiTheme="minorHAnsi" w:cstheme="minorHAnsi"/>
        </w:rPr>
        <w:t>the chronic abyss, beyond which we can no longer imagine a cure for capitalism, just as the profit-driven pharmaceutical industry works only to manage our symptoms rather than cure illnesses</w:t>
      </w:r>
      <w:r w:rsidRPr="0076312A">
        <w:rPr>
          <w:rFonts w:asciiTheme="minorHAnsi" w:hAnsiTheme="minorHAnsi" w:cstheme="minorHAnsi"/>
          <w:sz w:val="14"/>
        </w:rPr>
        <w:t xml:space="preserve">. Cazdyn constructs a meticulous, historically specific account of contemporary capitalism that, though bleak, maintains a sense of stoic optimism by promising that </w:t>
      </w:r>
      <w:r w:rsidRPr="0076312A">
        <w:rPr>
          <w:rStyle w:val="StyleUnderline"/>
          <w:rFonts w:asciiTheme="minorHAnsi" w:hAnsiTheme="minorHAnsi" w:cstheme="minorHAnsi"/>
        </w:rPr>
        <w:t>even if we cannot imagine life beyond the chronic present, we may still reclaim our right to live terminally and in doing so have faith that there is in us a future beyond the inevitable death of capitalism.</w:t>
      </w:r>
      <w:r w:rsidRPr="0076312A">
        <w:rPr>
          <w:rFonts w:asciiTheme="minorHAnsi" w:hAnsiTheme="minorHAnsi" w:cstheme="minorHAnsi"/>
          <w:sz w:val="14"/>
        </w:rPr>
        <w:t xml:space="preserve"> The Already Dead tackles such subjects as the temporality of capitalism, Japanese cinema, global pharmaceutical companies, and the psychic life of capitalist subjectivity. In The Flash of Capital: Film and Geopolitics in Japan (2002), Cazdyn examines the intertwined history of cinema and capitalism in Japan. In The Already Dead, his project broadens to examine how globalized capitalism has changed the way we relate to psychoanalysis, cinema, illness, death, and revolution worldwide, interweaving aesthetic and historical knowledge into a project of global scope. </w:t>
      </w:r>
      <w:r w:rsidRPr="00D81639">
        <w:rPr>
          <w:rStyle w:val="StyleUnderline"/>
          <w:rFonts w:asciiTheme="minorHAnsi" w:hAnsiTheme="minorHAnsi" w:cstheme="minorHAnsi"/>
          <w:highlight w:val="green"/>
        </w:rPr>
        <w:t>People caught in the no win contradictions of capitalism become the already dead,</w:t>
      </w:r>
      <w:r w:rsidRPr="0076312A">
        <w:rPr>
          <w:rFonts w:asciiTheme="minorHAnsi" w:hAnsiTheme="minorHAnsi" w:cstheme="minorHAnsi"/>
          <w:sz w:val="14"/>
        </w:rPr>
        <w:t xml:space="preserve"> an argument that the book makes in three parts. </w:t>
      </w:r>
      <w:r w:rsidRPr="0076312A">
        <w:rPr>
          <w:rStyle w:val="StyleUnderline"/>
          <w:rFonts w:asciiTheme="minorHAnsi" w:hAnsiTheme="minorHAnsi" w:cstheme="minorHAnsi"/>
        </w:rPr>
        <w:t>This is not quite a zombie existence, as t</w:t>
      </w:r>
      <w:r w:rsidRPr="00D81639">
        <w:rPr>
          <w:rStyle w:val="StyleUnderline"/>
          <w:rFonts w:asciiTheme="minorHAnsi" w:hAnsiTheme="minorHAnsi" w:cstheme="minorHAnsi"/>
          <w:highlight w:val="green"/>
        </w:rPr>
        <w:t>he already dead exist within the capitalist system and make choices and critiques of it, exercising limited agency</w:t>
      </w:r>
      <w:r w:rsidRPr="0076312A">
        <w:rPr>
          <w:rFonts w:asciiTheme="minorHAnsi" w:hAnsiTheme="minorHAnsi" w:cstheme="minorHAnsi"/>
          <w:sz w:val="14"/>
        </w:rPr>
        <w:t xml:space="preserve">. As Cazdyn argues in part 1 of the book, “The New Chronic,” </w:t>
      </w:r>
      <w:r w:rsidRPr="0076312A">
        <w:rPr>
          <w:rStyle w:val="StyleUnderline"/>
          <w:rFonts w:asciiTheme="minorHAnsi" w:hAnsiTheme="minorHAnsi" w:cstheme="minorHAnsi"/>
        </w:rPr>
        <w:t>the already dead is a subjectivity specific to the present, whereby time collapses into the perpetual now, a chronic moment of crisis management in which crises are created by the system that ensures their very solutions.</w:t>
      </w:r>
      <w:r w:rsidRPr="0076312A">
        <w:rPr>
          <w:rFonts w:asciiTheme="minorHAnsi" w:hAnsiTheme="minorHAnsi" w:cstheme="minorHAnsi"/>
          <w:sz w:val="14"/>
        </w:rPr>
        <w:t xml:space="preserve"> Part 2, “The Global Abyss,” describes how </w:t>
      </w:r>
      <w:r w:rsidRPr="0076312A">
        <w:rPr>
          <w:rStyle w:val="StyleUnderline"/>
          <w:rFonts w:asciiTheme="minorHAnsi" w:hAnsiTheme="minorHAnsi" w:cstheme="minorHAnsi"/>
        </w:rPr>
        <w:t>people fall through the cracks between globalization and the nation when profit is made from managing illness or the other everyday crises</w:t>
      </w:r>
      <w:r w:rsidRPr="0076312A">
        <w:rPr>
          <w:rFonts w:asciiTheme="minorHAnsi" w:hAnsiTheme="minorHAnsi" w:cstheme="minorHAnsi"/>
          <w:sz w:val="14"/>
        </w:rPr>
        <w:t xml:space="preserve">. Cazdyn includes his own story of managing leukemia as an American applying for Canadian permanent residency. Canadian immigration law can only imagine his diagnosis as terminal and expensive, even though chronic capitalism’s disease-managing drugs make him a healthy commodity, stranding Cazdyn in between national laws and globalized capital. In part 3, “The Already Dead,” Cazdyn elucidates a subjectivity that seeks to reclaim its own death and right to live terminally rather than chronically. This, he suggests, provides a way of pursuing the problem of utopia from the knowledge that one has already been killed emotionally and politically but has yet to die. For Cazdyn, “Our right to die . . . is our right to dream—and live in—a radically different present than the one we now inhabit” (7). </w:t>
      </w:r>
      <w:r w:rsidRPr="0076312A">
        <w:rPr>
          <w:rStyle w:val="StyleUnderline"/>
          <w:rFonts w:asciiTheme="minorHAnsi" w:hAnsiTheme="minorHAnsi" w:cstheme="minorHAnsi"/>
        </w:rPr>
        <w:t>The already dead embody a rupture born of the constant crises of capitalism, and as such they offer the promise of a different future than capitalism’s chronic present.</w:t>
      </w:r>
      <w:r w:rsidRPr="0076312A">
        <w:rPr>
          <w:rFonts w:asciiTheme="minorHAnsi" w:hAnsiTheme="minorHAnsi" w:cstheme="minorHAnsi"/>
          <w:sz w:val="14"/>
        </w:rPr>
        <w:t xml:space="preserve"> The greatest strength of The Already Dead is its nonmoralizing critique of capitalist systems. Positing that </w:t>
      </w:r>
      <w:r w:rsidRPr="0076312A">
        <w:rPr>
          <w:rStyle w:val="StyleUnderline"/>
          <w:rFonts w:asciiTheme="minorHAnsi" w:hAnsiTheme="minorHAnsi" w:cstheme="minorHAnsi"/>
        </w:rPr>
        <w:t>neither juridical reforms nor moral outrage have prevented the rise of chronic capitalism,</w:t>
      </w:r>
      <w:r w:rsidRPr="0076312A">
        <w:rPr>
          <w:rFonts w:asciiTheme="minorHAnsi" w:hAnsiTheme="minorHAnsi" w:cstheme="minorHAnsi"/>
          <w:sz w:val="14"/>
        </w:rPr>
        <w:t xml:space="preserve"> Cazdyn looks to the mechanisms of capitalist exploitation in such realms as psychoanalysis, pharmaceuticals, and immigration law to demonstrate how </w:t>
      </w:r>
      <w:r w:rsidRPr="0076312A">
        <w:rPr>
          <w:rStyle w:val="StyleUnderline"/>
          <w:rFonts w:asciiTheme="minorHAnsi" w:hAnsiTheme="minorHAnsi" w:cstheme="minorHAnsi"/>
        </w:rPr>
        <w:t>global capitalism profits from moral crises</w:t>
      </w:r>
      <w:r w:rsidRPr="0076312A">
        <w:rPr>
          <w:rFonts w:asciiTheme="minorHAnsi" w:hAnsiTheme="minorHAnsi" w:cstheme="minorHAnsi"/>
          <w:sz w:val="14"/>
        </w:rPr>
        <w:t xml:space="preserve">. </w:t>
      </w:r>
      <w:r w:rsidRPr="00D81639">
        <w:rPr>
          <w:rStyle w:val="StyleUnderline"/>
          <w:rFonts w:asciiTheme="minorHAnsi" w:hAnsiTheme="minorHAnsi" w:cstheme="minorHAnsi"/>
          <w:highlight w:val="green"/>
        </w:rPr>
        <w:t>Crisis capitalism is the norm, and it must be analyzed with an eye toward creating the conditions for revolutionary change in temporality that do not rely on discourses of morality that capitalism can profit from</w:t>
      </w:r>
      <w:r w:rsidRPr="0076312A">
        <w:rPr>
          <w:rFonts w:asciiTheme="minorHAnsi" w:hAnsiTheme="minorHAnsi" w:cstheme="minorHAnsi"/>
          <w:sz w:val="14"/>
        </w:rPr>
        <w:t xml:space="preserve">. Cazdyn employs nonmoralizing criticism to explore a wide archive of sociopolitical ills at a systemic level, outlining how they work together to create the chronic present and the already dead. Cazdyn is not unsympathetic to the plight of people suffering under capitalism. A nonmoralizing critique, however, insists upon examining the place of individual situations within larger global contexts, and in doing so The Already Dead maintains a pragmatic focus on the conditions that create situations that may seem to be impossibly contradictory but are actually prescient examples of chronic capitalism profiting from the already dead. Cazdyn engages with a broad range of thinkers, including Karl Marx, Sigmund Freud, Jacques Lacan, Jean-Luc Nancy, Giorgio Agamben, and Slavoj Žižek. Cazdyn sees these theoretical projects as ones that are full of minute, detailed analysis supporting sweeping sociopolitical conclusions to capture key glimpses of the massive, complex, and contradictory systems of capitalism and its psychic ramifications. He follows suit by connecting his case studies and film analyses to the larger concepts of the book, mapping contemporary globalized capital’s everyday and systemic contours to make convincing claims as to the state of current subjectivity under capitalism, uniting political and psychic reality with clarity and verve. Above all, The Already Dead is about revolutionary consciousness. The book, despite its restrained tone, dares to make a brilliant and wide-ranging critique that promises hope for a way of being beyond capitalism. Cazdyn dares us to </w:t>
      </w:r>
      <w:r w:rsidRPr="0076312A">
        <w:rPr>
          <w:rStyle w:val="StyleUnderline"/>
          <w:rFonts w:asciiTheme="minorHAnsi" w:hAnsiTheme="minorHAnsi" w:cstheme="minorHAnsi"/>
        </w:rPr>
        <w:t>rationally unsettle our complicities in capitalist ideologies.</w:t>
      </w:r>
      <w:r w:rsidRPr="0076312A">
        <w:rPr>
          <w:rFonts w:asciiTheme="minorHAnsi" w:hAnsiTheme="minorHAnsi" w:cstheme="minorHAnsi"/>
          <w:sz w:val="14"/>
        </w:rPr>
        <w:t xml:space="preserve"> His unconventionally organized text dances between theory, film, psychoanalysis, public health, economics, and autobiography. The Already Dead never fully rests in one critical lineage and instead traverses many to produce stunningly original thinking about the new face of crisis capitalism. Cazdyn’s ambitious project deploys a rich methodological tool kit to guide his reader through the sprawling contours of chronic capitalism with exactitude. He engages capitalism as vastly as it entangles us in the hopes of opening an abyss between his critique and the system that shapes it to propel future work into new paradigms of thought. The Already Dead is to be admired for its relentless and farreaching critique. Cazdyn’s text implacably insists on </w:t>
      </w:r>
      <w:r w:rsidRPr="0076312A">
        <w:rPr>
          <w:rStyle w:val="StyleUnderline"/>
          <w:rFonts w:asciiTheme="minorHAnsi" w:hAnsiTheme="minorHAnsi" w:cstheme="minorHAnsi"/>
        </w:rPr>
        <w:t>hope for something more and better than capitalism’s constant meantime.</w:t>
      </w:r>
      <w:r w:rsidRPr="0076312A">
        <w:rPr>
          <w:rFonts w:asciiTheme="minorHAnsi" w:hAnsiTheme="minorHAnsi" w:cstheme="minorHAnsi"/>
          <w:sz w:val="14"/>
        </w:rPr>
        <w:t xml:space="preserve"> It is not a book that prescribes a future like one would prescribe an illness-managing drug: Cazdyn cannot give us a pat answer in an argument that reminds us that </w:t>
      </w:r>
      <w:r w:rsidRPr="00D81639">
        <w:rPr>
          <w:rStyle w:val="StyleUnderline"/>
          <w:rFonts w:asciiTheme="minorHAnsi" w:hAnsiTheme="minorHAnsi" w:cstheme="minorHAnsi"/>
          <w:highlight w:val="green"/>
        </w:rPr>
        <w:t>as long as capitalism lives, we cannot know what lies beyond its death</w:t>
      </w:r>
      <w:r w:rsidRPr="0076312A">
        <w:rPr>
          <w:rStyle w:val="StyleUnderline"/>
          <w:rFonts w:asciiTheme="minorHAnsi" w:hAnsiTheme="minorHAnsi" w:cstheme="minorHAnsi"/>
        </w:rPr>
        <w:t>.</w:t>
      </w:r>
      <w:r w:rsidRPr="0076312A">
        <w:rPr>
          <w:rFonts w:asciiTheme="minorHAnsi" w:hAnsiTheme="minorHAnsi" w:cstheme="minorHAnsi"/>
          <w:sz w:val="14"/>
        </w:rPr>
        <w:t xml:space="preserve"> For Cazdyn, “</w:t>
      </w:r>
      <w:r w:rsidRPr="0076312A">
        <w:rPr>
          <w:rStyle w:val="StyleUnderline"/>
          <w:rFonts w:asciiTheme="minorHAnsi" w:hAnsiTheme="minorHAnsi" w:cstheme="minorHAnsi"/>
        </w:rPr>
        <w:t>Just as revolutionary consciousness is snuffed out by the logic of the chronic (in which the possibilities to imagine and desire a radically different future are suppressed by the promise of management), the already dead flashes the radical possibility of usurping dominant discourses of life and death and reigniting revolutionary consciousness</w:t>
      </w:r>
      <w:r w:rsidRPr="0076312A">
        <w:rPr>
          <w:rFonts w:asciiTheme="minorHAnsi" w:hAnsiTheme="minorHAnsi" w:cstheme="minorHAnsi"/>
          <w:sz w:val="14"/>
        </w:rPr>
        <w:t xml:space="preserve">” (189). </w:t>
      </w:r>
      <w:r w:rsidRPr="0076312A">
        <w:rPr>
          <w:rStyle w:val="StyleUnderline"/>
          <w:rFonts w:asciiTheme="minorHAnsi" w:hAnsiTheme="minorHAnsi" w:cstheme="minorHAnsi"/>
        </w:rPr>
        <w:t>In reclaiming their deaths, the already dead take control of finding new ways to live beyond capitalism,</w:t>
      </w:r>
      <w:r w:rsidRPr="0076312A">
        <w:rPr>
          <w:rFonts w:asciiTheme="minorHAnsi" w:hAnsiTheme="minorHAnsi" w:cstheme="minorHAnsi"/>
          <w:sz w:val="14"/>
        </w:rPr>
        <w:t xml:space="preserve"> reminding us that this text is one about the hope and utopia inherent in knowing that </w:t>
      </w:r>
      <w:r w:rsidRPr="0076312A">
        <w:rPr>
          <w:rFonts w:asciiTheme="minorHAnsi" w:hAnsiTheme="minorHAnsi" w:cstheme="minorHAnsi"/>
          <w:sz w:val="16"/>
          <w:szCs w:val="16"/>
        </w:rPr>
        <w:t>capitalism will not last forever.</w:t>
      </w:r>
    </w:p>
    <w:p w:rsidR="0029002A" w:rsidRPr="003B6C94" w:rsidRDefault="0029002A" w:rsidP="0029002A"/>
    <w:p w:rsidR="003B6C94" w:rsidRDefault="0029002A" w:rsidP="003B6C94">
      <w:pPr>
        <w:pStyle w:val="Heading3"/>
      </w:pPr>
      <w:r>
        <w:t>Alt is Prereq—</w:t>
      </w:r>
      <w:r w:rsidR="003B6C94">
        <w:t>No Borders</w:t>
      </w:r>
    </w:p>
    <w:p w:rsidR="003B6C94" w:rsidRPr="0076312A" w:rsidRDefault="003B6C94" w:rsidP="003B6C94">
      <w:pPr>
        <w:pStyle w:val="Heading4"/>
        <w:rPr>
          <w:rFonts w:asciiTheme="minorHAnsi" w:hAnsiTheme="minorHAnsi" w:cstheme="minorHAnsi"/>
        </w:rPr>
      </w:pPr>
      <w:r w:rsidRPr="0076312A">
        <w:rPr>
          <w:rFonts w:asciiTheme="minorHAnsi" w:hAnsiTheme="minorHAnsi" w:cstheme="minorHAnsi"/>
        </w:rPr>
        <w:t>The alt. is a pre-requisite to the affirmative--Capitalism’s dream is a world without borders- it’s moving that world, so it can abuse workers worldwide. Building cross-border coalitions is the only way to solve.</w:t>
      </w:r>
    </w:p>
    <w:p w:rsidR="003B6C94" w:rsidRPr="0076312A" w:rsidRDefault="003B6C94" w:rsidP="003B6C94">
      <w:pPr>
        <w:rPr>
          <w:rFonts w:asciiTheme="minorHAnsi" w:hAnsiTheme="minorHAnsi" w:cstheme="minorHAnsi"/>
        </w:rPr>
      </w:pPr>
      <w:r w:rsidRPr="0076312A">
        <w:rPr>
          <w:rStyle w:val="Style13ptBold"/>
          <w:rFonts w:asciiTheme="minorHAnsi" w:hAnsiTheme="minorHAnsi" w:cstheme="minorHAnsi"/>
        </w:rPr>
        <w:t>Mize 9’</w:t>
      </w:r>
      <w:r w:rsidRPr="0076312A">
        <w:rPr>
          <w:rFonts w:asciiTheme="minorHAnsi" w:hAnsiTheme="minorHAnsi" w:cstheme="minorHAnsi"/>
          <w:color w:val="333333"/>
          <w:sz w:val="21"/>
          <w:szCs w:val="21"/>
          <w:shd w:val="clear" w:color="auto" w:fill="FFFFFF"/>
        </w:rPr>
        <w:t xml:space="preserve"> (Mize, Ronald L. “Interrogating Race, Class, Gender and Capitalism </w:t>
      </w:r>
      <w:proofErr w:type="gramStart"/>
      <w:r w:rsidRPr="0076312A">
        <w:rPr>
          <w:rFonts w:asciiTheme="minorHAnsi" w:hAnsiTheme="minorHAnsi" w:cstheme="minorHAnsi"/>
          <w:color w:val="333333"/>
          <w:sz w:val="21"/>
          <w:szCs w:val="21"/>
          <w:shd w:val="clear" w:color="auto" w:fill="FFFFFF"/>
        </w:rPr>
        <w:t>Along</w:t>
      </w:r>
      <w:proofErr w:type="gramEnd"/>
      <w:r w:rsidRPr="0076312A">
        <w:rPr>
          <w:rFonts w:asciiTheme="minorHAnsi" w:hAnsiTheme="minorHAnsi" w:cstheme="minorHAnsi"/>
          <w:color w:val="333333"/>
          <w:sz w:val="21"/>
          <w:szCs w:val="21"/>
          <w:shd w:val="clear" w:color="auto" w:fill="FFFFFF"/>
        </w:rPr>
        <w:t xml:space="preserve"> the U.S.-Mexico Border: Neoliberal Nativism and Maquila Modes of Production.” </w:t>
      </w:r>
      <w:r w:rsidRPr="0076312A">
        <w:rPr>
          <w:rFonts w:asciiTheme="minorHAnsi" w:hAnsiTheme="minorHAnsi" w:cstheme="minorHAnsi"/>
          <w:i/>
          <w:iCs/>
          <w:color w:val="333333"/>
          <w:sz w:val="21"/>
          <w:szCs w:val="21"/>
          <w:shd w:val="clear" w:color="auto" w:fill="FFFFFF"/>
        </w:rPr>
        <w:t>Race, Gender &amp; Class</w:t>
      </w:r>
      <w:r w:rsidRPr="0076312A">
        <w:rPr>
          <w:rFonts w:asciiTheme="minorHAnsi" w:hAnsiTheme="minorHAnsi" w:cstheme="minorHAnsi"/>
          <w:color w:val="333333"/>
          <w:sz w:val="21"/>
          <w:szCs w:val="21"/>
          <w:shd w:val="clear" w:color="auto" w:fill="FFFFFF"/>
        </w:rPr>
        <w:t>, vol. 15, no. 1/2, 2008, pp. 134–155., www.jstor.org/stable/41675362.//AT)</w:t>
      </w:r>
    </w:p>
    <w:p w:rsidR="003B6C94" w:rsidRPr="003B6C94" w:rsidRDefault="003B6C94" w:rsidP="003B6C94">
      <w:pPr>
        <w:rPr>
          <w:rFonts w:asciiTheme="minorHAnsi" w:hAnsiTheme="minorHAnsi" w:cstheme="minorHAnsi"/>
          <w:u w:val="single"/>
        </w:rPr>
      </w:pPr>
      <w:r w:rsidRPr="00D81639">
        <w:rPr>
          <w:rStyle w:val="StyleUnderline"/>
          <w:rFonts w:asciiTheme="minorHAnsi" w:hAnsiTheme="minorHAnsi" w:cstheme="minorHAnsi"/>
          <w:highlight w:val="green"/>
        </w:rPr>
        <w:t>The current era of late capitalism increasingly relies upon national and supra-national agreements to facilitate capital accumulation by driving down wages, displacing non-capitalist social relations with market and wage labor relations, eviscerating the nation-state in terms of public infrastructure and social services, and creating tariff-free zones to maximize transnational corporate profits</w:t>
      </w:r>
      <w:r w:rsidRPr="00D81639">
        <w:rPr>
          <w:rFonts w:asciiTheme="minorHAnsi" w:hAnsiTheme="minorHAnsi" w:cstheme="minorHAnsi"/>
          <w:sz w:val="16"/>
          <w:highlight w:val="green"/>
        </w:rPr>
        <w:t xml:space="preserve">. </w:t>
      </w:r>
      <w:r w:rsidRPr="0076312A">
        <w:rPr>
          <w:rFonts w:asciiTheme="minorHAnsi" w:hAnsiTheme="minorHAnsi" w:cstheme="minorHAnsi"/>
          <w:sz w:val="16"/>
        </w:rPr>
        <w:t xml:space="preserve">Seemingly, </w:t>
      </w:r>
      <w:r w:rsidRPr="00D81639">
        <w:rPr>
          <w:rStyle w:val="StyleUnderline"/>
          <w:rFonts w:asciiTheme="minorHAnsi" w:hAnsiTheme="minorHAnsi" w:cstheme="minorHAnsi"/>
          <w:highlight w:val="green"/>
        </w:rPr>
        <w:t>nation-states become more irrelevant as global capital writes the rules of the game in terms of labor relations and environmental safeguards</w:t>
      </w:r>
      <w:r w:rsidRPr="00D81639">
        <w:rPr>
          <w:rFonts w:asciiTheme="minorHAnsi" w:hAnsiTheme="minorHAnsi" w:cstheme="minorHAnsi"/>
          <w:sz w:val="16"/>
          <w:highlight w:val="green"/>
        </w:rPr>
        <w:t>.</w:t>
      </w:r>
      <w:r w:rsidRPr="0076312A">
        <w:rPr>
          <w:rFonts w:asciiTheme="minorHAnsi" w:hAnsiTheme="minorHAnsi" w:cstheme="minorHAnsi"/>
          <w:sz w:val="16"/>
        </w:rPr>
        <w:t xml:space="preserve"> Yet, as </w:t>
      </w:r>
      <w:r w:rsidRPr="00D81639">
        <w:rPr>
          <w:rStyle w:val="StyleUnderline"/>
          <w:rFonts w:asciiTheme="minorHAnsi" w:hAnsiTheme="minorHAnsi" w:cstheme="minorHAnsi"/>
          <w:highlight w:val="green"/>
        </w:rPr>
        <w:t>neoliberalism signals the end of nation-state borders</w:t>
      </w:r>
      <w:r w:rsidRPr="00D81639">
        <w:rPr>
          <w:rFonts w:asciiTheme="minorHAnsi" w:hAnsiTheme="minorHAnsi" w:cstheme="minorHAnsi"/>
          <w:sz w:val="16"/>
          <w:highlight w:val="green"/>
        </w:rPr>
        <w:t xml:space="preserve"> (</w:t>
      </w:r>
      <w:r w:rsidRPr="0076312A">
        <w:rPr>
          <w:rFonts w:asciiTheme="minorHAnsi" w:hAnsiTheme="minorHAnsi" w:cstheme="minorHAnsi"/>
          <w:sz w:val="16"/>
        </w:rPr>
        <w:t xml:space="preserve">or as the Las Americas marketing gurus describe it as "fashion without borders"), the resurgence in nativist sentiment has created a new Washington Consensus on the issue of border security and the supposed need for further fortification and militarization, in a very thinly veiled adherence to nativism. It is the vigilantes and their media backers that make the violence inherent in militarization manifest in both its logic and practice. Yet, the militarization of the border and the lack of respect for maquila laborers </w:t>
      </w:r>
      <w:proofErr w:type="gramStart"/>
      <w:r w:rsidRPr="0076312A">
        <w:rPr>
          <w:rFonts w:asciiTheme="minorHAnsi" w:hAnsiTheme="minorHAnsi" w:cstheme="minorHAnsi"/>
          <w:sz w:val="16"/>
        </w:rPr>
        <w:t>leads</w:t>
      </w:r>
      <w:proofErr w:type="gramEnd"/>
      <w:r w:rsidRPr="0076312A">
        <w:rPr>
          <w:rFonts w:asciiTheme="minorHAnsi" w:hAnsiTheme="minorHAnsi" w:cstheme="minorHAnsi"/>
          <w:sz w:val="16"/>
        </w:rPr>
        <w:t xml:space="preserve"> to the callous view towards Mexican bodies as disposable. This </w:t>
      </w:r>
      <w:r w:rsidRPr="00D81639">
        <w:rPr>
          <w:rStyle w:val="StyleUnderline"/>
          <w:rFonts w:asciiTheme="minorHAnsi" w:hAnsiTheme="minorHAnsi" w:cstheme="minorHAnsi"/>
          <w:highlight w:val="green"/>
        </w:rPr>
        <w:t>marginalization can often serve as the basis for resistance</w:t>
      </w:r>
      <w:r w:rsidRPr="00D81639">
        <w:rPr>
          <w:rFonts w:asciiTheme="minorHAnsi" w:hAnsiTheme="minorHAnsi" w:cstheme="minorHAnsi"/>
          <w:sz w:val="16"/>
          <w:highlight w:val="green"/>
        </w:rPr>
        <w:t>.</w:t>
      </w:r>
      <w:r w:rsidRPr="0076312A">
        <w:rPr>
          <w:rFonts w:asciiTheme="minorHAnsi" w:hAnsiTheme="minorHAnsi" w:cstheme="minorHAnsi"/>
          <w:sz w:val="16"/>
        </w:rPr>
        <w:t xml:space="preserve"> The question I pose in closing is how well equipped are Mexican- American workers in their assumptions about their Mexican coworkers for a transborder, post-nationalist political project of economic equality, racial fairness, and non-nativist relations? In 1998, 1 was not particularly hopeful for this non-unionized labor force </w:t>
      </w:r>
      <w:proofErr w:type="gramStart"/>
      <w:r w:rsidRPr="0076312A">
        <w:rPr>
          <w:rFonts w:asciiTheme="minorHAnsi" w:hAnsiTheme="minorHAnsi" w:cstheme="minorHAnsi"/>
          <w:sz w:val="16"/>
        </w:rPr>
        <w:t>who</w:t>
      </w:r>
      <w:proofErr w:type="gramEnd"/>
      <w:r w:rsidRPr="0076312A">
        <w:rPr>
          <w:rFonts w:asciiTheme="minorHAnsi" w:hAnsiTheme="minorHAnsi" w:cstheme="minorHAnsi"/>
          <w:sz w:val="16"/>
        </w:rPr>
        <w:t xml:space="preserve"> were clearly not in a place where they might be able to exert pressure from both sides of the border to press for better working conditions, work schedules that adhered to California law, and a cross-border solidarity that brought together Mexican and Mexican-American workers. In 2006, the entire picture changed. With the immigrant rights movement so strongly and publicly calling for recognition of their contributions to the U.S. economy, it is difficult to believe that the case of the educational supply company is wholly representative of the Mexican community residing in the United States. A groundswell of support for immigrants to come out of the shadows and claim their rightful place in an economy that increasingly relies upon Mexican immigrant labor to service its basic needs, the story of the distribution maquila should serve as a reminder that Mexican solidarities are never necessarily to be assumed and require as much work to bring gente together in common cause as it does to keep them apart. Clearly, </w:t>
      </w:r>
      <w:r w:rsidRPr="00D81639">
        <w:rPr>
          <w:rStyle w:val="StyleUnderline"/>
          <w:rFonts w:asciiTheme="minorHAnsi" w:hAnsiTheme="minorHAnsi" w:cstheme="minorHAnsi"/>
          <w:highlight w:val="green"/>
        </w:rPr>
        <w:t xml:space="preserve">it is in the interests of maquiladora owners to have workers on both sides of the sister plants to see their lives and collective fates as disconnected, and to accentuate the differences based on </w:t>
      </w:r>
      <w:r w:rsidRPr="0076312A">
        <w:rPr>
          <w:rStyle w:val="StyleUnderline"/>
          <w:rFonts w:asciiTheme="minorHAnsi" w:hAnsiTheme="minorHAnsi" w:cstheme="minorHAnsi"/>
        </w:rPr>
        <w:t xml:space="preserve">nation, gender, and other </w:t>
      </w:r>
      <w:r w:rsidRPr="00D81639">
        <w:rPr>
          <w:rStyle w:val="StyleUnderline"/>
          <w:rFonts w:asciiTheme="minorHAnsi" w:hAnsiTheme="minorHAnsi" w:cstheme="minorHAnsi"/>
          <w:highlight w:val="green"/>
        </w:rPr>
        <w:t>factors, but one important lesson to be taken from the nationwide immigrant rights movement is that the possibilities for cross-border organizing and transnational mobilizations from below to counter the globalization from above are not only necessary but fully realizable.</w:t>
      </w:r>
    </w:p>
    <w:p w:rsidR="003B6C94" w:rsidRDefault="0029002A" w:rsidP="003B6C94">
      <w:pPr>
        <w:pStyle w:val="Heading3"/>
      </w:pPr>
      <w:r>
        <w:t>Alt is Prereq—</w:t>
      </w:r>
      <w:r w:rsidR="003B6C94">
        <w:t>Race/Gender</w:t>
      </w:r>
    </w:p>
    <w:p w:rsidR="003B6C94" w:rsidRPr="0076312A" w:rsidRDefault="003B6C94" w:rsidP="003B6C94">
      <w:pPr>
        <w:pStyle w:val="Heading4"/>
        <w:rPr>
          <w:rFonts w:asciiTheme="minorHAnsi" w:hAnsiTheme="minorHAnsi" w:cstheme="minorHAnsi"/>
        </w:rPr>
      </w:pPr>
      <w:r w:rsidRPr="0076312A">
        <w:rPr>
          <w:rFonts w:asciiTheme="minorHAnsi" w:hAnsiTheme="minorHAnsi" w:cstheme="minorHAnsi"/>
        </w:rPr>
        <w:t xml:space="preserve">Race and gender have been subsumed into capital to the point where capital uses racist and patriarchal power structures for modes of domination.  </w:t>
      </w:r>
    </w:p>
    <w:p w:rsidR="003B6C94" w:rsidRPr="0076312A" w:rsidRDefault="003B6C94" w:rsidP="003B6C94">
      <w:pPr>
        <w:rPr>
          <w:rFonts w:asciiTheme="minorHAnsi" w:hAnsiTheme="minorHAnsi" w:cstheme="minorHAnsi"/>
          <w:b/>
          <w:sz w:val="26"/>
        </w:rPr>
      </w:pPr>
      <w:r w:rsidRPr="0076312A">
        <w:rPr>
          <w:rStyle w:val="Style13ptBold"/>
          <w:rFonts w:asciiTheme="minorHAnsi" w:hAnsiTheme="minorHAnsi" w:cstheme="minorHAnsi"/>
        </w:rPr>
        <w:t xml:space="preserve">Negri and Hardt 18 </w:t>
      </w:r>
      <w:r w:rsidRPr="0076312A">
        <w:rPr>
          <w:rStyle w:val="Style13ptBold"/>
          <w:rFonts w:asciiTheme="minorHAnsi" w:hAnsiTheme="minorHAnsi" w:cstheme="minorHAnsi"/>
          <w:sz w:val="16"/>
        </w:rPr>
        <w:t xml:space="preserve">(("The Multiplicities within Capitalist Rule and the Articulation of Struggles </w:t>
      </w:r>
      <w:hyperlink r:id="rId72" w:history="1">
        <w:r w:rsidRPr="0076312A">
          <w:rPr>
            <w:rStyle w:val="Hyperlink"/>
            <w:rFonts w:asciiTheme="minorHAnsi" w:hAnsiTheme="minorHAnsi" w:cstheme="minorHAnsi"/>
            <w:sz w:val="16"/>
          </w:rPr>
          <w:t>https://triple-c.at/index.php/tripleC/article/view/1024</w:t>
        </w:r>
      </w:hyperlink>
      <w:r w:rsidRPr="0076312A">
        <w:rPr>
          <w:rStyle w:val="Style13ptBold"/>
          <w:rFonts w:asciiTheme="minorHAnsi" w:hAnsiTheme="minorHAnsi" w:cstheme="minorHAnsi"/>
          <w:sz w:val="16"/>
        </w:rPr>
        <w:t>”)</w:t>
      </w:r>
      <w:r w:rsidRPr="0076312A">
        <w:rPr>
          <w:rFonts w:asciiTheme="minorHAnsi" w:hAnsiTheme="minorHAnsi" w:cstheme="minorHAnsi"/>
          <w:sz w:val="16"/>
        </w:rPr>
        <w:t>Michael Hardt is an American literary theorist and political philosopher. Hardt is best known for his book Empire, which was co-written with Antonio Negri. Antonio "Toni" Negri is an Italian Marxist sociologist and political philosopher, best known for his co-authorship of Empire.)</w:t>
      </w:r>
    </w:p>
    <w:p w:rsidR="003B6C94" w:rsidRPr="0076312A" w:rsidRDefault="003B6C94" w:rsidP="003B6C94">
      <w:pPr>
        <w:rPr>
          <w:rFonts w:asciiTheme="minorHAnsi" w:hAnsiTheme="minorHAnsi" w:cstheme="minorHAnsi"/>
          <w:sz w:val="16"/>
        </w:rPr>
      </w:pPr>
      <w:r w:rsidRPr="0076312A">
        <w:rPr>
          <w:rFonts w:asciiTheme="minorHAnsi" w:hAnsiTheme="minorHAnsi" w:cstheme="minorHAnsi"/>
          <w:sz w:val="16"/>
        </w:rPr>
        <w:t xml:space="preserve">Scholars of racial capitalism and patriarchal capitalism, although they do not use the terms, effectively extend further these analyses of formal and real subsumption. Cedric Robinson, for instance, begins his investigation of racial capitalism by noting that when capitalist relations of production developed in Europe they employed various forms of racism that preceded it, subordinating not only Africans but also the Irish, the Slavs, and various others (Robinson 1983, 9-44). </w:t>
      </w:r>
      <w:r w:rsidRPr="00D81639">
        <w:rPr>
          <w:rStyle w:val="StyleUnderline"/>
          <w:rFonts w:asciiTheme="minorHAnsi" w:hAnsiTheme="minorHAnsi" w:cstheme="minorHAnsi"/>
          <w:highlight w:val="green"/>
        </w:rPr>
        <w:t>The capitalist mode of production enlisted</w:t>
      </w:r>
      <w:r w:rsidRPr="0076312A">
        <w:rPr>
          <w:rStyle w:val="StyleUnderline"/>
          <w:rFonts w:asciiTheme="minorHAnsi" w:hAnsiTheme="minorHAnsi" w:cstheme="minorHAnsi"/>
        </w:rPr>
        <w:t xml:space="preserve"> and deployed – we might say formally subsumed – racial markers and </w:t>
      </w:r>
      <w:r w:rsidRPr="00D81639">
        <w:rPr>
          <w:rStyle w:val="StyleUnderline"/>
          <w:rFonts w:asciiTheme="minorHAnsi" w:hAnsiTheme="minorHAnsi" w:cstheme="minorHAnsi"/>
          <w:highlight w:val="green"/>
        </w:rPr>
        <w:t>racial hierarchies within its own structures of rule</w:t>
      </w:r>
      <w:r w:rsidRPr="0076312A">
        <w:rPr>
          <w:rStyle w:val="StyleUnderline"/>
          <w:rFonts w:asciiTheme="minorHAnsi" w:hAnsiTheme="minorHAnsi" w:cstheme="minorHAnsi"/>
        </w:rPr>
        <w:t xml:space="preserve">. Robin D. G. Kelley explicates further Robinson’s concept: </w:t>
      </w:r>
      <w:r w:rsidRPr="00D81639">
        <w:rPr>
          <w:rStyle w:val="StyleUnderline"/>
          <w:rFonts w:asciiTheme="minorHAnsi" w:hAnsiTheme="minorHAnsi" w:cstheme="minorHAnsi"/>
          <w:highlight w:val="green"/>
        </w:rPr>
        <w:t>capitalism and racism</w:t>
      </w:r>
      <w:r w:rsidRPr="0076312A">
        <w:rPr>
          <w:rStyle w:val="StyleUnderline"/>
          <w:rFonts w:asciiTheme="minorHAnsi" w:hAnsiTheme="minorHAnsi" w:cstheme="minorHAnsi"/>
        </w:rPr>
        <w:t xml:space="preserve"> “did not break from the old order but rather </w:t>
      </w:r>
      <w:r w:rsidRPr="00D81639">
        <w:rPr>
          <w:rStyle w:val="StyleUnderline"/>
          <w:rFonts w:asciiTheme="minorHAnsi" w:hAnsiTheme="minorHAnsi" w:cstheme="minorHAnsi"/>
          <w:highlight w:val="green"/>
        </w:rPr>
        <w:t>evolved</w:t>
      </w:r>
      <w:r w:rsidRPr="0076312A">
        <w:rPr>
          <w:rStyle w:val="StyleUnderline"/>
          <w:rFonts w:asciiTheme="minorHAnsi" w:hAnsiTheme="minorHAnsi" w:cstheme="minorHAnsi"/>
        </w:rPr>
        <w:t xml:space="preserve"> from it </w:t>
      </w:r>
      <w:r w:rsidRPr="00D81639">
        <w:rPr>
          <w:rStyle w:val="StyleUnderline"/>
          <w:rFonts w:asciiTheme="minorHAnsi" w:hAnsiTheme="minorHAnsi" w:cstheme="minorHAnsi"/>
          <w:highlight w:val="green"/>
        </w:rPr>
        <w:t>to produce a modern world system of ‘racial capitalism’ dependent on slavery, violence, imperialism, and genocide.</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Capitalism was ‘racial’</w:t>
      </w:r>
      <w:r w:rsidRPr="0076312A">
        <w:rPr>
          <w:rStyle w:val="StyleUnderline"/>
          <w:rFonts w:asciiTheme="minorHAnsi" w:hAnsiTheme="minorHAnsi" w:cstheme="minorHAnsi"/>
        </w:rPr>
        <w:t xml:space="preserve"> not because of some conspiracy to divide workers or justify slavery and dispossession, but </w:t>
      </w:r>
      <w:r w:rsidRPr="00D81639">
        <w:rPr>
          <w:rStyle w:val="StyleUnderline"/>
          <w:rFonts w:asciiTheme="minorHAnsi" w:hAnsiTheme="minorHAnsi" w:cstheme="minorHAnsi"/>
          <w:highlight w:val="green"/>
        </w:rPr>
        <w:t>because racialism had already permeated Western feudal society</w:t>
      </w:r>
      <w:r w:rsidRPr="0076312A">
        <w:rPr>
          <w:rStyle w:val="StyleUnderline"/>
          <w:rFonts w:asciiTheme="minorHAnsi" w:hAnsiTheme="minorHAnsi" w:cstheme="minorHAnsi"/>
        </w:rPr>
        <w:t>” (Kelley 2017a</w:t>
      </w:r>
      <w:proofErr w:type="gramStart"/>
      <w:r w:rsidRPr="0076312A">
        <w:rPr>
          <w:rStyle w:val="StyleUnderline"/>
          <w:rFonts w:asciiTheme="minorHAnsi" w:hAnsiTheme="minorHAnsi" w:cstheme="minorHAnsi"/>
        </w:rPr>
        <w:t>)3</w:t>
      </w:r>
      <w:proofErr w:type="gramEnd"/>
      <w:r w:rsidRPr="0076312A">
        <w:rPr>
          <w:rStyle w:val="StyleUnderline"/>
          <w:rFonts w:asciiTheme="minorHAnsi" w:hAnsiTheme="minorHAnsi" w:cstheme="minorHAnsi"/>
        </w:rPr>
        <w:t xml:space="preserve">. The fact that race and racial hierarchies pre-existed capital (and were subsequently incorporated and redeployed in capitalist society) provides one means to recognise that race is not an accidental or incidental feature of the capitalist system. </w:t>
      </w:r>
      <w:r w:rsidRPr="00D81639">
        <w:rPr>
          <w:rStyle w:val="StyleUnderline"/>
          <w:rFonts w:asciiTheme="minorHAnsi" w:hAnsiTheme="minorHAnsi" w:cstheme="minorHAnsi"/>
          <w:highlight w:val="green"/>
        </w:rPr>
        <w:t>Race is constitutive of the capitalist mode of production and essential to the continuing rule of capital</w:t>
      </w:r>
      <w:r w:rsidRPr="0076312A">
        <w:rPr>
          <w:rStyle w:val="StyleUnderline"/>
          <w:rFonts w:asciiTheme="minorHAnsi" w:hAnsiTheme="minorHAnsi" w:cstheme="minorHAnsi"/>
        </w:rPr>
        <w:t>.</w:t>
      </w:r>
      <w:r w:rsidRPr="0076312A">
        <w:rPr>
          <w:rFonts w:asciiTheme="minorHAnsi" w:hAnsiTheme="minorHAnsi" w:cstheme="minorHAnsi"/>
          <w:sz w:val="16"/>
        </w:rPr>
        <w:t xml:space="preserve"> Note that the concept of racial capitalism does not merely invert the priority, that is, refuse that racism be considered as secondary to capital in order to claim that capital is subordinate to racial hierarchies. The point instead is that, on the one hand, racial and capitalist hierarchies are relatively autonomous, neither subordinate to or derivative of the other, and, on the other hand, the two have become intimately intertwined in contemporary society such that the functioning and survival of the one depends on that of the other. Feminist theories of patriarchal capitalism have long made arguments about the history of capital and patriarchy parallel to those employed by theories of racial capitalism4. </w:t>
      </w:r>
      <w:r w:rsidRPr="0076312A">
        <w:rPr>
          <w:rStyle w:val="StyleUnderline"/>
          <w:rFonts w:asciiTheme="minorHAnsi" w:hAnsiTheme="minorHAnsi" w:cstheme="minorHAnsi"/>
        </w:rPr>
        <w:t xml:space="preserve">Like the theorists of racial capitalism, </w:t>
      </w:r>
      <w:r w:rsidRPr="00D81639">
        <w:rPr>
          <w:rStyle w:val="StyleUnderline"/>
          <w:rFonts w:asciiTheme="minorHAnsi" w:hAnsiTheme="minorHAnsi" w:cstheme="minorHAnsi"/>
          <w:highlight w:val="green"/>
        </w:rPr>
        <w:t>s</w:t>
      </w:r>
      <w:r w:rsidRPr="0076312A">
        <w:rPr>
          <w:rStyle w:val="StyleUnderline"/>
          <w:rFonts w:asciiTheme="minorHAnsi" w:hAnsiTheme="minorHAnsi" w:cstheme="minorHAnsi"/>
        </w:rPr>
        <w:t xml:space="preserve">ocialist feminists argued that patriarchy long preceded the advent of capital and thus was not its product. </w:t>
      </w:r>
      <w:r w:rsidRPr="00D81639">
        <w:rPr>
          <w:rStyle w:val="StyleUnderline"/>
          <w:rFonts w:asciiTheme="minorHAnsi" w:hAnsiTheme="minorHAnsi" w:cstheme="minorHAnsi"/>
          <w:highlight w:val="green"/>
        </w:rPr>
        <w:t xml:space="preserve">The fact that </w:t>
      </w:r>
      <w:r w:rsidRPr="0076312A">
        <w:rPr>
          <w:rStyle w:val="StyleUnderline"/>
          <w:rFonts w:asciiTheme="minorHAnsi" w:hAnsiTheme="minorHAnsi" w:cstheme="minorHAnsi"/>
        </w:rPr>
        <w:t xml:space="preserve">conceptions of gender and </w:t>
      </w:r>
      <w:r w:rsidRPr="00D81639">
        <w:rPr>
          <w:rStyle w:val="StyleUnderline"/>
          <w:rFonts w:asciiTheme="minorHAnsi" w:hAnsiTheme="minorHAnsi" w:cstheme="minorHAnsi"/>
          <w:highlight w:val="green"/>
        </w:rPr>
        <w:t>structures of gender domination existed previously</w:t>
      </w:r>
      <w:r w:rsidRPr="0076312A">
        <w:rPr>
          <w:rStyle w:val="StyleUnderline"/>
          <w:rFonts w:asciiTheme="minorHAnsi" w:hAnsiTheme="minorHAnsi" w:cstheme="minorHAnsi"/>
        </w:rPr>
        <w:t xml:space="preserve">, however, </w:t>
      </w:r>
      <w:r w:rsidRPr="00D81639">
        <w:rPr>
          <w:rStyle w:val="StyleUnderline"/>
          <w:rFonts w:asciiTheme="minorHAnsi" w:hAnsiTheme="minorHAnsi" w:cstheme="minorHAnsi"/>
          <w:highlight w:val="green"/>
        </w:rPr>
        <w:t>does not mean that patriarchy is some universal system with the same basic structures throughout history.</w:t>
      </w:r>
      <w:r w:rsidRPr="0076312A">
        <w:rPr>
          <w:rStyle w:val="StyleUnderline"/>
          <w:rFonts w:asciiTheme="minorHAnsi" w:hAnsiTheme="minorHAnsi" w:cstheme="minorHAnsi"/>
        </w:rPr>
        <w:t xml:space="preserve"> Instead, </w:t>
      </w:r>
      <w:r w:rsidRPr="00D81639">
        <w:rPr>
          <w:rStyle w:val="StyleUnderline"/>
          <w:rFonts w:asciiTheme="minorHAnsi" w:hAnsiTheme="minorHAnsi" w:cstheme="minorHAnsi"/>
          <w:highlight w:val="green"/>
        </w:rPr>
        <w:t>patriarchal structures were adopted and transformed within capitalist society</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creating</w:t>
      </w:r>
      <w:r w:rsidRPr="0076312A">
        <w:rPr>
          <w:rStyle w:val="StyleUnderline"/>
          <w:rFonts w:asciiTheme="minorHAnsi" w:hAnsiTheme="minorHAnsi" w:cstheme="minorHAnsi"/>
        </w:rPr>
        <w:t xml:space="preserve">, for instance, </w:t>
      </w:r>
      <w:r w:rsidRPr="00D81639">
        <w:rPr>
          <w:rStyle w:val="StyleUnderline"/>
          <w:rFonts w:asciiTheme="minorHAnsi" w:hAnsiTheme="minorHAnsi" w:cstheme="minorHAnsi"/>
          <w:highlight w:val="green"/>
        </w:rPr>
        <w:t xml:space="preserve">a </w:t>
      </w:r>
      <w:r w:rsidRPr="0076312A">
        <w:rPr>
          <w:rStyle w:val="StyleUnderline"/>
          <w:rFonts w:asciiTheme="minorHAnsi" w:hAnsiTheme="minorHAnsi" w:cstheme="minorHAnsi"/>
        </w:rPr>
        <w:t>new</w:t>
      </w:r>
      <w:r w:rsidRPr="00D81639">
        <w:rPr>
          <w:rStyle w:val="StyleUnderline"/>
          <w:rFonts w:asciiTheme="minorHAnsi" w:hAnsiTheme="minorHAnsi" w:cstheme="minorHAnsi"/>
          <w:highlight w:val="green"/>
        </w:rPr>
        <w:t xml:space="preserve"> family structure along with a complex </w:t>
      </w:r>
      <w:r w:rsidRPr="0076312A">
        <w:rPr>
          <w:rStyle w:val="StyleUnderline"/>
          <w:rFonts w:asciiTheme="minorHAnsi" w:hAnsiTheme="minorHAnsi" w:cstheme="minorHAnsi"/>
        </w:rPr>
        <w:t xml:space="preserve">and resilient </w:t>
      </w:r>
      <w:r w:rsidRPr="00D81639">
        <w:rPr>
          <w:rStyle w:val="StyleUnderline"/>
          <w:rFonts w:asciiTheme="minorHAnsi" w:hAnsiTheme="minorHAnsi" w:cstheme="minorHAnsi"/>
          <w:highlight w:val="green"/>
        </w:rPr>
        <w:t>system of sexual divisions of labour</w:t>
      </w:r>
      <w:r w:rsidRPr="0076312A">
        <w:rPr>
          <w:rStyle w:val="StyleUnderline"/>
          <w:rFonts w:asciiTheme="minorHAnsi" w:hAnsiTheme="minorHAnsi" w:cstheme="minorHAnsi"/>
        </w:rPr>
        <w:t xml:space="preserve">. The historical precedence of gender hierarchy, in other words, does not necessitate that it remains autonomous with respect to capitalist rule, but, as it does for the theorists of racial capitalism, such historical accounts provide a vantage point for recognising that </w:t>
      </w:r>
      <w:r w:rsidRPr="00D81639">
        <w:rPr>
          <w:rStyle w:val="StyleUnderline"/>
          <w:rFonts w:asciiTheme="minorHAnsi" w:hAnsiTheme="minorHAnsi" w:cstheme="minorHAnsi"/>
          <w:highlight w:val="green"/>
        </w:rPr>
        <w:t>gender like race, although</w:t>
      </w:r>
      <w:r w:rsidRPr="0076312A">
        <w:rPr>
          <w:rStyle w:val="StyleUnderline"/>
          <w:rFonts w:asciiTheme="minorHAnsi" w:hAnsiTheme="minorHAnsi" w:cstheme="minorHAnsi"/>
        </w:rPr>
        <w:t xml:space="preserve"> thoroughly </w:t>
      </w:r>
      <w:r w:rsidRPr="00D81639">
        <w:rPr>
          <w:rStyle w:val="StyleUnderline"/>
          <w:rFonts w:asciiTheme="minorHAnsi" w:hAnsiTheme="minorHAnsi" w:cstheme="minorHAnsi"/>
          <w:highlight w:val="green"/>
        </w:rPr>
        <w:t>interwoven with capitalist hierarchies,</w:t>
      </w:r>
      <w:r w:rsidRPr="0076312A">
        <w:rPr>
          <w:rStyle w:val="StyleUnderline"/>
          <w:rFonts w:asciiTheme="minorHAnsi" w:hAnsiTheme="minorHAnsi" w:cstheme="minorHAnsi"/>
        </w:rPr>
        <w:t xml:space="preserve"> </w:t>
      </w:r>
      <w:r w:rsidRPr="00D81639">
        <w:rPr>
          <w:rStyle w:val="StyleUnderline"/>
          <w:rFonts w:asciiTheme="minorHAnsi" w:hAnsiTheme="minorHAnsi" w:cstheme="minorHAnsi"/>
          <w:highlight w:val="green"/>
        </w:rPr>
        <w:t>retains a relative autonomy</w:t>
      </w:r>
      <w:r w:rsidRPr="0076312A">
        <w:rPr>
          <w:rStyle w:val="StyleUnderline"/>
          <w:rFonts w:asciiTheme="minorHAnsi" w:hAnsiTheme="minorHAnsi" w:cstheme="minorHAnsi"/>
        </w:rPr>
        <w:t xml:space="preserve">. </w:t>
      </w:r>
      <w:r w:rsidRPr="0076312A">
        <w:rPr>
          <w:rFonts w:asciiTheme="minorHAnsi" w:hAnsiTheme="minorHAnsi" w:cstheme="minorHAnsi"/>
          <w:sz w:val="16"/>
        </w:rPr>
        <w:t xml:space="preserve">The point, as Iris Young argued in the early 1980s, is that in our analyses we must give the structures of patriarchy and capitalism equal weight and relative independence while still recognizing their mutually constitutive nature and thereby demonstrating that capitalism is essentially patriarchal (Young 1981, especially pp. 46, 64)5. There is much more to the debates over racial and patriarchal capitalism, of course, but for the purpose of our argument here we simply want to highlight a double argument that is shared by these theoretical traditions and that, moreover, furthers our understandings of the contemporary functioning of the formal and real subsumption. </w:t>
      </w:r>
      <w:r w:rsidRPr="0076312A">
        <w:rPr>
          <w:rStyle w:val="StyleUnderline"/>
          <w:rFonts w:asciiTheme="minorHAnsi" w:hAnsiTheme="minorHAnsi" w:cstheme="minorHAnsi"/>
        </w:rPr>
        <w:t xml:space="preserve">On the one hand, </w:t>
      </w:r>
      <w:r w:rsidRPr="00D81639">
        <w:rPr>
          <w:rStyle w:val="StyleUnderline"/>
          <w:rFonts w:asciiTheme="minorHAnsi" w:hAnsiTheme="minorHAnsi" w:cstheme="minorHAnsi"/>
          <w:highlight w:val="green"/>
        </w:rPr>
        <w:t>racism and patriarchy are not incidental features of the capitalist system and not subordinate to its rule</w:t>
      </w:r>
      <w:r w:rsidRPr="0076312A">
        <w:rPr>
          <w:rStyle w:val="StyleUnderline"/>
          <w:rFonts w:asciiTheme="minorHAnsi" w:hAnsiTheme="minorHAnsi" w:cstheme="minorHAnsi"/>
        </w:rPr>
        <w:t xml:space="preserve">, as if they were merely secondary enemies in the primary struggle against capital. </w:t>
      </w:r>
      <w:r w:rsidRPr="00D81639">
        <w:rPr>
          <w:rStyle w:val="StyleUnderline"/>
          <w:rFonts w:asciiTheme="minorHAnsi" w:hAnsiTheme="minorHAnsi" w:cstheme="minorHAnsi"/>
          <w:highlight w:val="green"/>
        </w:rPr>
        <w:t>They are relatively autonomous structures that have been subsumed formally within it.</w:t>
      </w:r>
      <w:r w:rsidRPr="0076312A">
        <w:rPr>
          <w:rStyle w:val="StyleUnderline"/>
          <w:rFonts w:asciiTheme="minorHAnsi" w:hAnsiTheme="minorHAnsi" w:cstheme="minorHAnsi"/>
        </w:rPr>
        <w:t xml:space="preserve"> One the other hand, </w:t>
      </w:r>
      <w:r w:rsidRPr="00D81639">
        <w:rPr>
          <w:rStyle w:val="StyleUnderline"/>
          <w:rFonts w:asciiTheme="minorHAnsi" w:hAnsiTheme="minorHAnsi" w:cstheme="minorHAnsi"/>
          <w:highlight w:val="green"/>
        </w:rPr>
        <w:t>racial and gender hierarchies are</w:t>
      </w:r>
      <w:r w:rsidRPr="0076312A">
        <w:rPr>
          <w:rStyle w:val="StyleUnderline"/>
          <w:rFonts w:asciiTheme="minorHAnsi" w:hAnsiTheme="minorHAnsi" w:cstheme="minorHAnsi"/>
        </w:rPr>
        <w:t xml:space="preserve"> not historically immutable but instead have been thoroughly transformed, reinvented, and redeployed – that is, really </w:t>
      </w:r>
      <w:r w:rsidRPr="00D81639">
        <w:rPr>
          <w:rStyle w:val="StyleUnderline"/>
          <w:rFonts w:asciiTheme="minorHAnsi" w:hAnsiTheme="minorHAnsi" w:cstheme="minorHAnsi"/>
          <w:highlight w:val="green"/>
        </w:rPr>
        <w:t>subsumed – within “properly capitalist” society and its global mode of production</w:t>
      </w:r>
      <w:r w:rsidRPr="0076312A">
        <w:rPr>
          <w:rStyle w:val="StyleUnderline"/>
          <w:rFonts w:asciiTheme="minorHAnsi" w:hAnsiTheme="minorHAnsi" w:cstheme="minorHAnsi"/>
        </w:rPr>
        <w:t xml:space="preserve">. These two claims, moreover, of formal and real subsumption, are not contradictory but instead highlight the real multiplicities that exist within capitalist rule. </w:t>
      </w:r>
      <w:r w:rsidRPr="00D81639">
        <w:rPr>
          <w:rStyle w:val="StyleUnderline"/>
          <w:rFonts w:asciiTheme="minorHAnsi" w:hAnsiTheme="minorHAnsi" w:cstheme="minorHAnsi"/>
          <w:highlight w:val="green"/>
        </w:rPr>
        <w:t>Racism and patriarchy are constitutive of capitalist society and essential to its perseverance in this double sense</w:t>
      </w:r>
      <w:r w:rsidRPr="0076312A">
        <w:rPr>
          <w:rStyle w:val="StyleUnderline"/>
          <w:rFonts w:asciiTheme="minorHAnsi" w:hAnsiTheme="minorHAnsi" w:cstheme="minorHAnsi"/>
        </w:rPr>
        <w:t xml:space="preserve">, between the formal and real subsumption6. We should add, parenthetically, that in our recent work we have tried to investigate these multiple dynamics in terms of the common. Contemporary </w:t>
      </w:r>
      <w:r w:rsidRPr="00D81639">
        <w:rPr>
          <w:rStyle w:val="StyleUnderline"/>
          <w:rFonts w:asciiTheme="minorHAnsi" w:hAnsiTheme="minorHAnsi" w:cstheme="minorHAnsi"/>
          <w:highlight w:val="green"/>
        </w:rPr>
        <w:t>capitalist circuits of production and reproduction,</w:t>
      </w:r>
      <w:r w:rsidRPr="0076312A">
        <w:rPr>
          <w:rStyle w:val="StyleUnderline"/>
          <w:rFonts w:asciiTheme="minorHAnsi" w:hAnsiTheme="minorHAnsi" w:cstheme="minorHAnsi"/>
        </w:rPr>
        <w:t xml:space="preserve"> we claim, </w:t>
      </w:r>
      <w:r w:rsidRPr="00D81639">
        <w:rPr>
          <w:rStyle w:val="StyleUnderline"/>
          <w:rFonts w:asciiTheme="minorHAnsi" w:hAnsiTheme="minorHAnsi" w:cstheme="minorHAnsi"/>
          <w:highlight w:val="green"/>
        </w:rPr>
        <w:t>function</w:t>
      </w:r>
      <w:r w:rsidRPr="0076312A">
        <w:rPr>
          <w:rStyle w:val="StyleUnderline"/>
          <w:rFonts w:asciiTheme="minorHAnsi" w:hAnsiTheme="minorHAnsi" w:cstheme="minorHAnsi"/>
        </w:rPr>
        <w:t xml:space="preserve"> primarily </w:t>
      </w:r>
      <w:r w:rsidRPr="00D81639">
        <w:rPr>
          <w:rStyle w:val="StyleUnderline"/>
          <w:rFonts w:asciiTheme="minorHAnsi" w:hAnsiTheme="minorHAnsi" w:cstheme="minorHAnsi"/>
          <w:highlight w:val="green"/>
        </w:rPr>
        <w:t>through the extraction</w:t>
      </w:r>
      <w:r w:rsidRPr="0076312A">
        <w:rPr>
          <w:rStyle w:val="StyleUnderline"/>
          <w:rFonts w:asciiTheme="minorHAnsi" w:hAnsiTheme="minorHAnsi" w:cstheme="minorHAnsi"/>
        </w:rPr>
        <w:t xml:space="preserve"> and expropriation </w:t>
      </w:r>
      <w:r w:rsidRPr="00D81639">
        <w:rPr>
          <w:rStyle w:val="StyleUnderline"/>
          <w:rFonts w:asciiTheme="minorHAnsi" w:hAnsiTheme="minorHAnsi" w:cstheme="minorHAnsi"/>
          <w:highlight w:val="green"/>
        </w:rPr>
        <w:t>of the common</w:t>
      </w:r>
      <w:r w:rsidRPr="0076312A">
        <w:rPr>
          <w:rStyle w:val="StyleUnderline"/>
          <w:rFonts w:asciiTheme="minorHAnsi" w:hAnsiTheme="minorHAnsi" w:cstheme="minorHAnsi"/>
        </w:rPr>
        <w:t xml:space="preserve">, both natural forms of the common and, most importantly, socially produced forms of the common. </w:t>
      </w:r>
      <w:r w:rsidRPr="00D81639">
        <w:rPr>
          <w:rStyle w:val="StyleUnderline"/>
          <w:rFonts w:asciiTheme="minorHAnsi" w:hAnsiTheme="minorHAnsi" w:cstheme="minorHAnsi"/>
          <w:highlight w:val="green"/>
        </w:rPr>
        <w:t>The common is not uniform</w:t>
      </w:r>
      <w:r w:rsidRPr="0076312A">
        <w:rPr>
          <w:rStyle w:val="StyleUnderline"/>
          <w:rFonts w:asciiTheme="minorHAnsi" w:hAnsiTheme="minorHAnsi" w:cstheme="minorHAnsi"/>
        </w:rPr>
        <w:t xml:space="preserve"> or homogeneous, of course, </w:t>
      </w:r>
      <w:r w:rsidRPr="00D81639">
        <w:rPr>
          <w:rStyle w:val="StyleUnderline"/>
          <w:rFonts w:asciiTheme="minorHAnsi" w:hAnsiTheme="minorHAnsi" w:cstheme="minorHAnsi"/>
          <w:highlight w:val="green"/>
        </w:rPr>
        <w:t xml:space="preserve">but instead </w:t>
      </w:r>
      <w:proofErr w:type="gramStart"/>
      <w:r w:rsidRPr="00D81639">
        <w:rPr>
          <w:rStyle w:val="StyleUnderline"/>
          <w:rFonts w:asciiTheme="minorHAnsi" w:hAnsiTheme="minorHAnsi" w:cstheme="minorHAnsi"/>
          <w:highlight w:val="green"/>
        </w:rPr>
        <w:t>a field on which radical differences are</w:t>
      </w:r>
      <w:proofErr w:type="gramEnd"/>
      <w:r w:rsidRPr="00D81639">
        <w:rPr>
          <w:rStyle w:val="StyleUnderline"/>
          <w:rFonts w:asciiTheme="minorHAnsi" w:hAnsiTheme="minorHAnsi" w:cstheme="minorHAnsi"/>
          <w:highlight w:val="green"/>
        </w:rPr>
        <w:t xml:space="preserve"> expressed and interact</w:t>
      </w:r>
      <w:r w:rsidRPr="0076312A">
        <w:rPr>
          <w:rStyle w:val="StyleUnderline"/>
          <w:rFonts w:asciiTheme="minorHAnsi" w:hAnsiTheme="minorHAnsi" w:cstheme="minorHAnsi"/>
        </w:rPr>
        <w:t xml:space="preserve">, and as such </w:t>
      </w:r>
      <w:r w:rsidRPr="00D81639">
        <w:rPr>
          <w:rStyle w:val="StyleUnderline"/>
          <w:rFonts w:asciiTheme="minorHAnsi" w:hAnsiTheme="minorHAnsi" w:cstheme="minorHAnsi"/>
          <w:highlight w:val="green"/>
        </w:rPr>
        <w:t>the common is a framework for understanding the multiplicities within capital.</w:t>
      </w:r>
      <w:r w:rsidRPr="0076312A">
        <w:rPr>
          <w:rStyle w:val="StyleUnderline"/>
          <w:rFonts w:asciiTheme="minorHAnsi" w:hAnsiTheme="minorHAnsi" w:cstheme="minorHAnsi"/>
        </w:rPr>
        <w:t xml:space="preserve"> But we will have to leave development of this notion to another occasion7</w:t>
      </w:r>
      <w:r w:rsidRPr="0076312A">
        <w:rPr>
          <w:rFonts w:asciiTheme="minorHAnsi" w:hAnsiTheme="minorHAnsi" w:cstheme="minorHAnsi"/>
          <w:sz w:val="16"/>
        </w:rPr>
        <w:t>.</w:t>
      </w:r>
    </w:p>
    <w:p w:rsidR="003B6C94" w:rsidRPr="003B6C94" w:rsidRDefault="003B6C94" w:rsidP="003B6C94"/>
    <w:p w:rsidR="003B6C94" w:rsidRPr="003B6C94" w:rsidRDefault="0029002A" w:rsidP="003B6C94">
      <w:pPr>
        <w:pStyle w:val="Heading3"/>
      </w:pPr>
      <w:r>
        <w:t>Alt is Prereq—</w:t>
      </w:r>
      <w:r w:rsidR="003B6C94">
        <w:t>General</w:t>
      </w:r>
    </w:p>
    <w:p w:rsidR="003B6C94" w:rsidRPr="0076312A" w:rsidRDefault="003B6C94" w:rsidP="003B6C94">
      <w:pPr>
        <w:pStyle w:val="Heading4"/>
        <w:rPr>
          <w:rFonts w:asciiTheme="minorHAnsi" w:hAnsiTheme="minorHAnsi" w:cstheme="minorHAnsi"/>
        </w:rPr>
      </w:pPr>
      <w:r w:rsidRPr="0076312A">
        <w:rPr>
          <w:rFonts w:asciiTheme="minorHAnsi" w:hAnsiTheme="minorHAnsi" w:cstheme="minorHAnsi"/>
        </w:rPr>
        <w:t>Social movements against capitalism or sovereignty fail – they result in backlash from the state and even more disenfranchisement of the working class.  It is foolish to think that we can liberate ourselves from the inescapable control of capitalism.  Without understanding of the alienation of the worker from production, we cannot liberate ourselves from capitalism.</w:t>
      </w:r>
    </w:p>
    <w:p w:rsidR="003B6C94" w:rsidRPr="0076312A" w:rsidRDefault="003B6C94" w:rsidP="003B6C94">
      <w:pPr>
        <w:rPr>
          <w:rStyle w:val="Style13ptBold"/>
          <w:rFonts w:asciiTheme="minorHAnsi" w:hAnsiTheme="minorHAnsi" w:cstheme="minorHAnsi"/>
          <w:b w:val="0"/>
          <w:sz w:val="16"/>
          <w:szCs w:val="16"/>
        </w:rPr>
      </w:pPr>
      <w:r w:rsidRPr="0076312A">
        <w:rPr>
          <w:rStyle w:val="Style13ptBold"/>
          <w:rFonts w:asciiTheme="minorHAnsi" w:hAnsiTheme="minorHAnsi" w:cstheme="minorHAnsi"/>
        </w:rPr>
        <w:t xml:space="preserve">Harvey 18 </w:t>
      </w:r>
      <w:r w:rsidRPr="0076312A">
        <w:rPr>
          <w:rFonts w:asciiTheme="minorHAnsi" w:hAnsiTheme="minorHAnsi" w:cstheme="minorHAnsi"/>
          <w:sz w:val="16"/>
          <w:szCs w:val="16"/>
        </w:rPr>
        <w:t>(David, Universal Alienation, David Harvey is Distinguished Professor of Anthropology and Geography at the Graduate Center of the City University of New York (CUNY) and author of various books, articles, and lectures that have been highly influential in the development of modern geography as a discipline and in the advancement of geographical and spatial analysis in Marxist and critical analysis. He is the author of books such as “Seventeen Contradictions and the End of Capitalism”, “The Enigma of Capital and the Crises of Capitalism”, “A Companion to Marx’s Capital”, “Rebel Cities”, “A Short History of Neoliberalism”, “The New Imperialism”, “Limits to Capital”, “Social Justice and the City”, and “Marx, Capital and the Madness of Economic Reason”. David Harvey has been teaching Karl Marx’s Capital for nearly 40 years. He was director of the Center for Place, Culture and Politics at the CUNY from 2008 to 2014//e-toth)</w:t>
      </w:r>
    </w:p>
    <w:p w:rsidR="003B6C94" w:rsidRPr="0076312A" w:rsidRDefault="003B6C94" w:rsidP="003B6C94">
      <w:pPr>
        <w:rPr>
          <w:rStyle w:val="StyleUnderline"/>
          <w:rFonts w:asciiTheme="minorHAnsi" w:hAnsiTheme="minorHAnsi" w:cstheme="minorHAnsi"/>
        </w:rPr>
      </w:pPr>
      <w:r w:rsidRPr="0076312A">
        <w:rPr>
          <w:rFonts w:asciiTheme="minorHAnsi" w:hAnsiTheme="minorHAnsi" w:cstheme="minorHAnsi"/>
          <w:sz w:val="16"/>
        </w:rPr>
        <w:t xml:space="preserve">This gets me back to the roots of the deep discontent with this system. At some point we are almost certainly going to see a revolt against debt peonage. I’m surprised in some ways that the student debt movement didn’t morph into a massive oppositional movement, but it’s actually very difficult to get out of it for a number of reasons. A moratorium on debt or a jubilee could wipe out all debt but that would include my pension fund. This cannot be done without guaranteeing future incomes by other means. It is extremely difficult also to get mass solidarity among many individual debtors some of whom have already paid off a significant part of their debt and would resent a younger generation escaping such a burden. </w:t>
      </w:r>
      <w:r w:rsidRPr="0076312A">
        <w:rPr>
          <w:rStyle w:val="StyleUnderline"/>
          <w:rFonts w:asciiTheme="minorHAnsi" w:hAnsiTheme="minorHAnsi" w:cstheme="minorHAnsi"/>
        </w:rPr>
        <w:t xml:space="preserve">At this point </w:t>
      </w:r>
      <w:r w:rsidRPr="00D81639">
        <w:rPr>
          <w:rStyle w:val="StyleUnderline"/>
          <w:rFonts w:asciiTheme="minorHAnsi" w:hAnsiTheme="minorHAnsi" w:cstheme="minorHAnsi"/>
          <w:highlight w:val="green"/>
        </w:rPr>
        <w:t>we are all locked in. We have to support the system because if we do not then we are the ones who get screwed.</w:t>
      </w:r>
      <w:r w:rsidRPr="0076312A">
        <w:rPr>
          <w:rStyle w:val="StyleUnderline"/>
          <w:rFonts w:asciiTheme="minorHAnsi" w:hAnsiTheme="minorHAnsi" w:cstheme="minorHAnsi"/>
        </w:rPr>
        <w:t xml:space="preserve"> We are all locked into a system of debt peonage. </w:t>
      </w:r>
      <w:r w:rsidRPr="0076312A">
        <w:rPr>
          <w:rFonts w:asciiTheme="minorHAnsi" w:hAnsiTheme="minorHAnsi" w:cstheme="minorHAnsi"/>
          <w:sz w:val="16"/>
        </w:rPr>
        <w:t xml:space="preserve">This seems a perfect recipe for the production of mass alienation. The state, as it is currently structured, cannot deal with it, because, as Bill Clinton was so clearly told, </w:t>
      </w:r>
      <w:r w:rsidRPr="00D81639">
        <w:rPr>
          <w:rStyle w:val="StyleUnderline"/>
          <w:rFonts w:asciiTheme="minorHAnsi" w:hAnsiTheme="minorHAnsi" w:cstheme="minorHAnsi"/>
          <w:highlight w:val="green"/>
        </w:rPr>
        <w:t>governments are dependent entirely on the power of the bondholders. If they go against that power, the state loses its financial base.</w:t>
      </w:r>
      <w:r w:rsidRPr="0076312A">
        <w:rPr>
          <w:rStyle w:val="StyleUnderline"/>
          <w:rFonts w:asciiTheme="minorHAnsi" w:hAnsiTheme="minorHAnsi" w:cstheme="minorHAnsi"/>
        </w:rPr>
        <w:t xml:space="preserve"> At the centre of it all lies what I call the state-finance nexus – the alliance between central banks (the pinnacle of the private financial system) and the treasury departments (the arbiter of power within the state). This is the nexus of power that locks all of us into debt peonage and a foreclosed future.</w:t>
      </w:r>
      <w:r w:rsidRPr="0076312A">
        <w:rPr>
          <w:rFonts w:asciiTheme="minorHAnsi" w:hAnsiTheme="minorHAnsi" w:cstheme="minorHAnsi"/>
          <w:sz w:val="16"/>
        </w:rPr>
        <w:t xml:space="preserve"> The big, big question is how do we escape the clutches of the state-finance nexus? </w:t>
      </w:r>
      <w:r w:rsidRPr="00D81639">
        <w:rPr>
          <w:rStyle w:val="StyleUnderline"/>
          <w:rFonts w:asciiTheme="minorHAnsi" w:hAnsiTheme="minorHAnsi" w:cstheme="minorHAnsi"/>
          <w:highlight w:val="green"/>
        </w:rPr>
        <w:t>What forms of social movement can help us get out? There are</w:t>
      </w:r>
      <w:r w:rsidRPr="0076312A">
        <w:rPr>
          <w:rStyle w:val="StyleUnderline"/>
          <w:rFonts w:asciiTheme="minorHAnsi" w:hAnsiTheme="minorHAnsi" w:cstheme="minorHAnsi"/>
        </w:rPr>
        <w:t xml:space="preserve"> lots of heterotopic </w:t>
      </w:r>
      <w:r w:rsidRPr="00D81639">
        <w:rPr>
          <w:rStyle w:val="StyleUnderline"/>
          <w:rFonts w:asciiTheme="minorHAnsi" w:hAnsiTheme="minorHAnsi" w:cstheme="minorHAnsi"/>
          <w:highlight w:val="green"/>
        </w:rPr>
        <w:t>spaces</w:t>
      </w:r>
      <w:r w:rsidRPr="0076312A">
        <w:rPr>
          <w:rStyle w:val="StyleUnderline"/>
          <w:rFonts w:asciiTheme="minorHAnsi" w:hAnsiTheme="minorHAnsi" w:cstheme="minorHAnsi"/>
        </w:rPr>
        <w:t xml:space="preserve"> emerging </w:t>
      </w:r>
      <w:r w:rsidRPr="00D81639">
        <w:rPr>
          <w:rStyle w:val="StyleUnderline"/>
          <w:rFonts w:asciiTheme="minorHAnsi" w:hAnsiTheme="minorHAnsi" w:cstheme="minorHAnsi"/>
          <w:highlight w:val="green"/>
        </w:rPr>
        <w:t>where people try and live an alternative life</w:t>
      </w:r>
      <w:r w:rsidRPr="0076312A">
        <w:rPr>
          <w:rStyle w:val="StyleUnderline"/>
          <w:rFonts w:asciiTheme="minorHAnsi" w:hAnsiTheme="minorHAnsi" w:cstheme="minorHAnsi"/>
        </w:rPr>
        <w:t xml:space="preserve"> and contract out of the debt economy. They are searching for some other way to live </w:t>
      </w:r>
      <w:r w:rsidRPr="00D81639">
        <w:rPr>
          <w:rStyle w:val="StyleUnderline"/>
          <w:rFonts w:asciiTheme="minorHAnsi" w:hAnsiTheme="minorHAnsi" w:cstheme="minorHAnsi"/>
          <w:highlight w:val="green"/>
        </w:rPr>
        <w:t>and refuse to get locked in</w:t>
      </w:r>
      <w:r w:rsidRPr="0076312A">
        <w:rPr>
          <w:rStyle w:val="StyleUnderline"/>
          <w:rFonts w:asciiTheme="minorHAnsi" w:hAnsiTheme="minorHAnsi" w:cstheme="minorHAnsi"/>
        </w:rPr>
        <w:t xml:space="preserve">. The belated hope is that somewhere and somehow a parallel form of governing and financing (perhaps with local currencies) will allow more and more people to escape into a world of unalienated social relations and autonomous forms of production and consumption. </w:t>
      </w:r>
      <w:r w:rsidRPr="00D81639">
        <w:rPr>
          <w:rStyle w:val="StyleUnderline"/>
          <w:rFonts w:asciiTheme="minorHAnsi" w:hAnsiTheme="minorHAnsi" w:cstheme="minorHAnsi"/>
          <w:highlight w:val="green"/>
        </w:rPr>
        <w:t>Such an anarchist strategy is unlikely to succeed.</w:t>
      </w:r>
      <w:r w:rsidRPr="0076312A">
        <w:rPr>
          <w:rFonts w:asciiTheme="minorHAnsi" w:hAnsiTheme="minorHAnsi" w:cstheme="minorHAnsi"/>
          <w:sz w:val="16"/>
        </w:rPr>
        <w:t xml:space="preserve"> The power of the state-finance nexus has to be confronted directly. The history of the Greek problem illustrates how hard that will be</w:t>
      </w:r>
      <w:r w:rsidRPr="0076312A">
        <w:rPr>
          <w:rStyle w:val="StyleUnderline"/>
          <w:rFonts w:asciiTheme="minorHAnsi" w:hAnsiTheme="minorHAnsi" w:cstheme="minorHAnsi"/>
        </w:rPr>
        <w:t xml:space="preserve">. But we also have to understand that </w:t>
      </w:r>
      <w:r w:rsidRPr="00D81639">
        <w:rPr>
          <w:rStyle w:val="StyleUnderline"/>
          <w:rFonts w:asciiTheme="minorHAnsi" w:hAnsiTheme="minorHAnsi" w:cstheme="minorHAnsi"/>
          <w:highlight w:val="green"/>
        </w:rPr>
        <w:t>we are also a key part of the problem</w:t>
      </w:r>
      <w:r w:rsidRPr="0076312A">
        <w:rPr>
          <w:rStyle w:val="StyleUnderline"/>
          <w:rFonts w:asciiTheme="minorHAnsi" w:hAnsiTheme="minorHAnsi" w:cstheme="minorHAnsi"/>
        </w:rPr>
        <w:t xml:space="preserve">. It is not just the dominant capitalist class and their hangers on who are actively engaged in foreclosing our future in order to ensure the perpetual growth of their monetary power. </w:t>
      </w:r>
      <w:r w:rsidRPr="00D81639">
        <w:rPr>
          <w:rStyle w:val="StyleUnderline"/>
          <w:rFonts w:asciiTheme="minorHAnsi" w:hAnsiTheme="minorHAnsi" w:cstheme="minorHAnsi"/>
          <w:highlight w:val="green"/>
        </w:rPr>
        <w:t>We are all caught in a trap. The</w:t>
      </w:r>
      <w:r w:rsidRPr="0076312A">
        <w:rPr>
          <w:rStyle w:val="StyleUnderline"/>
          <w:rFonts w:asciiTheme="minorHAnsi" w:hAnsiTheme="minorHAnsi" w:cstheme="minorHAnsi"/>
        </w:rPr>
        <w:t xml:space="preserve"> unassuming </w:t>
      </w:r>
      <w:r w:rsidRPr="00D81639">
        <w:rPr>
          <w:rStyle w:val="StyleUnderline"/>
          <w:rFonts w:asciiTheme="minorHAnsi" w:hAnsiTheme="minorHAnsi" w:cstheme="minorHAnsi"/>
          <w:highlight w:val="green"/>
        </w:rPr>
        <w:t>peasant who falls for the trap of microfinance and the pensioner who demands assurances of their own financial future are all caught up in this system of debt peonage</w:t>
      </w:r>
      <w:r w:rsidRPr="0076312A">
        <w:rPr>
          <w:rStyle w:val="StyleUnderline"/>
          <w:rFonts w:asciiTheme="minorHAnsi" w:hAnsiTheme="minorHAnsi" w:cstheme="minorHAnsi"/>
        </w:rPr>
        <w:t xml:space="preserve">. Until we understand that and act consciously to get ourselves out of this trap, then </w:t>
      </w:r>
      <w:r w:rsidRPr="00D81639">
        <w:rPr>
          <w:rStyle w:val="StyleUnderline"/>
          <w:rFonts w:asciiTheme="minorHAnsi" w:hAnsiTheme="minorHAnsi" w:cstheme="minorHAnsi"/>
          <w:highlight w:val="green"/>
        </w:rPr>
        <w:t>we are not going to be able to do anything other than keep on going with the global Ponzi scheme</w:t>
      </w:r>
      <w:r w:rsidRPr="0076312A">
        <w:rPr>
          <w:rStyle w:val="StyleUnderline"/>
          <w:rFonts w:asciiTheme="minorHAnsi" w:hAnsiTheme="minorHAnsi" w:cstheme="minorHAnsi"/>
        </w:rPr>
        <w:t>, where debt and money will be created without limit for the benefit of a financialized capitalist class. Privileged classes will use the circulation process in such a way as to extract as much personal wealth and power as they can and while the opportunity lasts</w:t>
      </w:r>
      <w:r w:rsidRPr="00D81639">
        <w:rPr>
          <w:rStyle w:val="StyleUnderline"/>
          <w:rFonts w:asciiTheme="minorHAnsi" w:hAnsiTheme="minorHAnsi" w:cstheme="minorHAnsi"/>
          <w:highlight w:val="green"/>
        </w:rPr>
        <w:t>. Since 2007-2008 almost all of the gains from the recovery have gone into the pockets of the top 1%.</w:t>
      </w:r>
      <w:r w:rsidRPr="0076312A">
        <w:rPr>
          <w:rStyle w:val="StyleUnderline"/>
          <w:rFonts w:asciiTheme="minorHAnsi" w:hAnsiTheme="minorHAnsi" w:cstheme="minorHAnsi"/>
        </w:rPr>
        <w:t xml:space="preserve"> They are by and large doing just fine. For the rest of us</w:t>
      </w:r>
      <w:r w:rsidRPr="00D81639">
        <w:rPr>
          <w:rStyle w:val="StyleUnderline"/>
          <w:rFonts w:asciiTheme="minorHAnsi" w:hAnsiTheme="minorHAnsi" w:cstheme="minorHAnsi"/>
          <w:highlight w:val="green"/>
        </w:rPr>
        <w:t xml:space="preserve">, the objective alienation of whatever wealth we have by the ruling </w:t>
      </w:r>
      <w:proofErr w:type="gramStart"/>
      <w:r w:rsidRPr="00D81639">
        <w:rPr>
          <w:rStyle w:val="StyleUnderline"/>
          <w:rFonts w:asciiTheme="minorHAnsi" w:hAnsiTheme="minorHAnsi" w:cstheme="minorHAnsi"/>
          <w:highlight w:val="green"/>
        </w:rPr>
        <w:t>classes</w:t>
      </w:r>
      <w:proofErr w:type="gramEnd"/>
      <w:r w:rsidRPr="00D81639">
        <w:rPr>
          <w:rStyle w:val="StyleUnderline"/>
          <w:rFonts w:asciiTheme="minorHAnsi" w:hAnsiTheme="minorHAnsi" w:cstheme="minorHAnsi"/>
          <w:highlight w:val="green"/>
        </w:rPr>
        <w:t xml:space="preserve"> leaves behind a bitter residue of subjective alienation from the kind of political economy that capital has constructed</w:t>
      </w:r>
      <w:r w:rsidRPr="0076312A">
        <w:rPr>
          <w:rStyle w:val="StyleUnderline"/>
          <w:rFonts w:asciiTheme="minorHAnsi" w:hAnsiTheme="minorHAnsi" w:cstheme="minorHAnsi"/>
        </w:rPr>
        <w:t>. We have, in short, an amazing situation where the capitalist classes are everywhere doing extremely well, while capital in general is doing rather badly</w:t>
      </w:r>
      <w:r w:rsidRPr="00D81639">
        <w:rPr>
          <w:rStyle w:val="StyleUnderline"/>
          <w:rFonts w:asciiTheme="minorHAnsi" w:hAnsiTheme="minorHAnsi" w:cstheme="minorHAnsi"/>
          <w:highlight w:val="green"/>
        </w:rPr>
        <w:t>. It is foolish</w:t>
      </w:r>
      <w:r w:rsidRPr="0076312A">
        <w:rPr>
          <w:rStyle w:val="StyleUnderline"/>
          <w:rFonts w:asciiTheme="minorHAnsi" w:hAnsiTheme="minorHAnsi" w:cstheme="minorHAnsi"/>
        </w:rPr>
        <w:t xml:space="preserve"> 438 David Harvey CC-BY-NC-ND: Creative Commons License, 2018</w:t>
      </w:r>
      <w:r w:rsidRPr="00D81639">
        <w:rPr>
          <w:rStyle w:val="StyleUnderline"/>
          <w:rFonts w:asciiTheme="minorHAnsi" w:hAnsiTheme="minorHAnsi" w:cstheme="minorHAnsi"/>
          <w:highlight w:val="green"/>
        </w:rPr>
        <w:t xml:space="preserve">. </w:t>
      </w:r>
      <w:proofErr w:type="gramStart"/>
      <w:r w:rsidRPr="00D81639">
        <w:rPr>
          <w:rStyle w:val="StyleUnderline"/>
          <w:rFonts w:asciiTheme="minorHAnsi" w:hAnsiTheme="minorHAnsi" w:cstheme="minorHAnsi"/>
          <w:highlight w:val="green"/>
        </w:rPr>
        <w:t>to</w:t>
      </w:r>
      <w:proofErr w:type="gramEnd"/>
      <w:r w:rsidRPr="00D81639">
        <w:rPr>
          <w:rStyle w:val="StyleUnderline"/>
          <w:rFonts w:asciiTheme="minorHAnsi" w:hAnsiTheme="minorHAnsi" w:cstheme="minorHAnsi"/>
          <w:highlight w:val="green"/>
        </w:rPr>
        <w:t xml:space="preserve"> imagine that the capitalist class will do anything about such a situation. They have no incentive.</w:t>
      </w:r>
      <w:r w:rsidRPr="0076312A">
        <w:rPr>
          <w:rStyle w:val="StyleUnderline"/>
          <w:rFonts w:asciiTheme="minorHAnsi" w:hAnsiTheme="minorHAnsi" w:cstheme="minorHAnsi"/>
        </w:rPr>
        <w:t xml:space="preserve"> And many of us are also in a situation where we do not have an immediate incentive to do anything about it either </w:t>
      </w:r>
      <w:r w:rsidRPr="00D81639">
        <w:rPr>
          <w:rStyle w:val="StyleUnderline"/>
          <w:rFonts w:asciiTheme="minorHAnsi" w:hAnsiTheme="minorHAnsi" w:cstheme="minorHAnsi"/>
          <w:highlight w:val="green"/>
        </w:rPr>
        <w:t>– I totally lose my pension, my house and property as financial assets if the state-finance nexus, the Bastille of contemporary capitalism, is stormed by angry mobs</w:t>
      </w:r>
      <w:r w:rsidRPr="0076312A">
        <w:rPr>
          <w:rStyle w:val="StyleUnderline"/>
          <w:rFonts w:asciiTheme="minorHAnsi" w:hAnsiTheme="minorHAnsi" w:cstheme="minorHAnsi"/>
        </w:rPr>
        <w:t xml:space="preserve">. This is the political dilemma inherent in the current situation. </w:t>
      </w:r>
      <w:r w:rsidRPr="00D81639">
        <w:rPr>
          <w:rStyle w:val="StyleUnderline"/>
          <w:rFonts w:asciiTheme="minorHAnsi" w:hAnsiTheme="minorHAnsi" w:cstheme="minorHAnsi"/>
          <w:highlight w:val="green"/>
        </w:rPr>
        <w:t>While our task may be to change the world, it is a prerequisite for revolutionary theory that we first understand it. The theory of objective alienation along with an understanding of its subjective consequences is one vital key to unlock the door of a progressive politics for the future.</w:t>
      </w:r>
    </w:p>
    <w:p w:rsidR="003B6C94" w:rsidRPr="003B6C94" w:rsidRDefault="003B6C94" w:rsidP="003B6C94"/>
    <w:p w:rsidR="00E717C6" w:rsidRDefault="00E717C6" w:rsidP="00E717C6">
      <w:pPr>
        <w:pStyle w:val="Heading2"/>
      </w:pPr>
    </w:p>
    <w:p w:rsidR="004C250C" w:rsidRDefault="004C250C" w:rsidP="00E717C6">
      <w:pPr>
        <w:pStyle w:val="Heading2"/>
      </w:pPr>
      <w:r>
        <w:t>***Framework***</w:t>
      </w:r>
    </w:p>
    <w:p w:rsidR="004C250C" w:rsidRDefault="0029002A" w:rsidP="004C250C">
      <w:pPr>
        <w:pStyle w:val="Heading3"/>
      </w:pPr>
      <w:r>
        <w:t>FW—</w:t>
      </w:r>
      <w:r w:rsidR="004C250C">
        <w:t>General</w:t>
      </w:r>
    </w:p>
    <w:p w:rsidR="004C250C" w:rsidRPr="009E641F" w:rsidRDefault="004C250C" w:rsidP="004C250C">
      <w:pPr>
        <w:pStyle w:val="Heading4"/>
      </w:pPr>
      <w:r>
        <w:t xml:space="preserve">The logic of rational “science” to determine acceptable knowledge is a reaffirmation of biopolitical power that colonizes and recodes discourse– our counterdiscourse is </w:t>
      </w:r>
      <w:proofErr w:type="gramStart"/>
      <w:r>
        <w:t>key</w:t>
      </w:r>
      <w:proofErr w:type="gramEnd"/>
      <w:r>
        <w:t xml:space="preserve"> to disrupt this power. </w:t>
      </w:r>
    </w:p>
    <w:p w:rsidR="004C250C" w:rsidRPr="009E641F" w:rsidRDefault="004C250C" w:rsidP="004C250C">
      <w:pPr>
        <w:rPr>
          <w:b/>
          <w:bCs/>
          <w:sz w:val="26"/>
        </w:rPr>
      </w:pPr>
      <w:r>
        <w:rPr>
          <w:rStyle w:val="Style13ptBold"/>
        </w:rPr>
        <w:t xml:space="preserve">Ciccariello-Maher 17 </w:t>
      </w:r>
      <w:r w:rsidRPr="00305191">
        <w:rPr>
          <w:rStyle w:val="Style13ptBold"/>
          <w:sz w:val="20"/>
        </w:rPr>
        <w:t xml:space="preserve">[George, former Professor at Drexel University, “Decolonizing Dialectics”, Duke University Press, p.15-16 //RH] </w:t>
      </w:r>
    </w:p>
    <w:p w:rsidR="004C250C" w:rsidRPr="009E641F" w:rsidRDefault="004C250C" w:rsidP="004C250C">
      <w:pPr>
        <w:rPr>
          <w:sz w:val="14"/>
        </w:rPr>
      </w:pPr>
      <w:r w:rsidRPr="009E641F">
        <w:rPr>
          <w:rStyle w:val="StyleUnderline"/>
        </w:rPr>
        <w:t xml:space="preserve">With regard to content, </w:t>
      </w:r>
      <w:r w:rsidRPr="00D81639">
        <w:rPr>
          <w:rStyle w:val="StyleUnderline"/>
          <w:highlight w:val="green"/>
        </w:rPr>
        <w:t>counterdiscourses stand against the unitary pretensions of</w:t>
      </w:r>
      <w:r w:rsidRPr="009E641F">
        <w:rPr>
          <w:rStyle w:val="StyleUnderline"/>
        </w:rPr>
        <w:t xml:space="preserve"> what Foucault calls “</w:t>
      </w:r>
      <w:r w:rsidRPr="00D81639">
        <w:rPr>
          <w:rStyle w:val="StyleUnderline"/>
          <w:highlight w:val="green"/>
        </w:rPr>
        <w:t>science</w:t>
      </w:r>
      <w:r w:rsidRPr="009E641F">
        <w:rPr>
          <w:rStyle w:val="StyleUnderline"/>
        </w:rPr>
        <w:t xml:space="preserve">” </w:t>
      </w:r>
      <w:r w:rsidRPr="009E641F">
        <w:rPr>
          <w:sz w:val="14"/>
        </w:rPr>
        <w:t xml:space="preserve">(traditional dialectics included). Genealogies are thus “antisciences” </w:t>
      </w:r>
      <w:r w:rsidRPr="00D81639">
        <w:rPr>
          <w:rStyle w:val="StyleUnderline"/>
          <w:highlight w:val="green"/>
        </w:rPr>
        <w:t>because they incite an “insurrection of knowledges” against the “centralizing power-effects” of scientific discourse, which legitimizes some knowledges and disqualifies others, establishing the ground of what does and does not count</w:t>
      </w:r>
      <w:r w:rsidRPr="009E641F">
        <w:rPr>
          <w:sz w:val="14"/>
        </w:rPr>
        <w:t xml:space="preserve">.34 The problem with Marxism, for Foucault—and indeed with dialectics tout court—is not that it lacks scientific rigor, but that it aspires to be a science in the first place (this is a sentiment that Sorel shared). Hence genealogy as method is doubled in terms of the very content that renders it effective: what is recovered is not just any historical discourse that has been occluded from sight, but rather those discourses that pose a challenge to prevailing logics and practices of unity.35 </w:t>
      </w:r>
      <w:r w:rsidRPr="009E641F">
        <w:rPr>
          <w:rStyle w:val="StyleUnderline"/>
        </w:rPr>
        <w:t xml:space="preserve">Nowhere is this coincidence of method and content clearer than in Foucault’s excavation of what is arguably the paradigmatic counterdiscourse: what he calls, revealingly and provocatively, the “race war.” Toward the end of the sixteenth century, according to Foucault, </w:t>
      </w:r>
      <w:r w:rsidRPr="00D81639">
        <w:rPr>
          <w:rStyle w:val="StyleUnderline"/>
          <w:highlight w:val="green"/>
        </w:rPr>
        <w:t>European states consolidated their monopoly on violence and “war was expelled to the limits of the State,” to the border, exiled from society to interstate relations</w:t>
      </w:r>
      <w:r w:rsidRPr="009E641F">
        <w:rPr>
          <w:sz w:val="14"/>
        </w:rPr>
        <w:t xml:space="preserve">.36 But a counterdiscourse to this milestone in sovereign unity emerged almost immediately, according to which “a battlefront runs through the whole of society, continuously and permanently, and it is this battlefront that puts us all on one side or the other.”37 </w:t>
      </w:r>
      <w:r w:rsidRPr="00D81639">
        <w:rPr>
          <w:rStyle w:val="StyleUnderline"/>
          <w:highlight w:val="green"/>
        </w:rPr>
        <w:t>Such a “binary” view has clear epistemological implications: if society is divided, then no subject can be “universal, totalizing, or neutral,” and all knowledge is “perspectival . . . interested in the totality only to the extent that it can</w:t>
      </w:r>
      <w:r w:rsidRPr="009E641F">
        <w:rPr>
          <w:rStyle w:val="StyleUnderline"/>
        </w:rPr>
        <w:t xml:space="preserve"> see it in one-sided terms, </w:t>
      </w:r>
      <w:r w:rsidRPr="00D81639">
        <w:rPr>
          <w:rStyle w:val="StyleUnderline"/>
          <w:highlight w:val="green"/>
        </w:rPr>
        <w:t>distort it and see it from its own point of view.”</w:t>
      </w:r>
      <w:r w:rsidRPr="009E641F">
        <w:rPr>
          <w:sz w:val="14"/>
        </w:rPr>
        <w:t xml:space="preserve"> “The truth is, in other words,” he writes, “a truth that can be deployed only from its combat position.” The idea of the “race war” as absolute incommensurability stands against not only ruling discourse but all unitary discourse, “tears society apart and speaks of legitimate rights solely in order to declare war on laws.”38 But </w:t>
      </w:r>
      <w:r w:rsidRPr="00D81639">
        <w:rPr>
          <w:rStyle w:val="StyleUnderline"/>
          <w:highlight w:val="green"/>
        </w:rPr>
        <w:t>the immediate danger that confronts all radically oppositional discourses is that they “will be recoded, recolonized by the unitary discourses</w:t>
      </w:r>
      <w:r w:rsidRPr="009E641F">
        <w:rPr>
          <w:rStyle w:val="StyleUnderline"/>
        </w:rPr>
        <w:t>.”</w:t>
      </w:r>
      <w:r w:rsidRPr="009E641F">
        <w:rPr>
          <w:sz w:val="14"/>
        </w:rPr>
        <w:t xml:space="preserve"> 39 The counterdiscourse of the race war was no exception, and as a result, Foucault shows how this formerly “decentered” counterdiscourse was eventually “recentered” to “become the discourse of power itself.”40</w:t>
      </w:r>
    </w:p>
    <w:p w:rsidR="004C250C" w:rsidRDefault="0029002A" w:rsidP="004C250C">
      <w:pPr>
        <w:pStyle w:val="Heading3"/>
      </w:pPr>
      <w:r>
        <w:t>FW—</w:t>
      </w:r>
      <w:r w:rsidR="004C250C">
        <w:t>Epistemology First</w:t>
      </w:r>
    </w:p>
    <w:p w:rsidR="004C250C" w:rsidRPr="005D4E0A" w:rsidRDefault="004C250C" w:rsidP="004C250C">
      <w:pPr>
        <w:pStyle w:val="Heading4"/>
      </w:pPr>
      <w:r w:rsidRPr="005D4E0A">
        <w:t>Epistemology comes first-only constantly questioning the way we evaluate development projects can possibly open up new modes of thought and action</w:t>
      </w:r>
    </w:p>
    <w:p w:rsidR="004C250C" w:rsidRDefault="004C250C" w:rsidP="004C250C">
      <w:r>
        <w:rPr>
          <w:rStyle w:val="Style13ptBold"/>
        </w:rPr>
        <w:t xml:space="preserve">Andreasson 10 </w:t>
      </w:r>
      <w:r w:rsidRPr="00445AE1">
        <w:t xml:space="preserve">(Stefan </w:t>
      </w:r>
      <w:r w:rsidRPr="001E6CF4">
        <w:t xml:space="preserve">Andreasson </w:t>
      </w:r>
      <w:r w:rsidRPr="00445AE1">
        <w:t xml:space="preserve">received his PhD in political science from Arizona State University and was a research associate with the Institute for Global Dialogue in Johannesburg. </w:t>
      </w:r>
      <w:r>
        <w:t>“Africa’s Development Impasse: Rethinking the Political Economy of Transformation” ISBN 978-1-84277-972-9, Pages 191-193,)//sjp</w:t>
      </w:r>
    </w:p>
    <w:p w:rsidR="004C250C" w:rsidRPr="00387527" w:rsidRDefault="004C250C" w:rsidP="004C250C">
      <w:pPr>
        <w:rPr>
          <w:u w:val="single"/>
        </w:rPr>
      </w:pPr>
      <w:r w:rsidRPr="00A7478E">
        <w:rPr>
          <w:sz w:val="16"/>
        </w:rPr>
        <w:t xml:space="preserve">In examining the ways in which southern African countries have pursued development, the intention here is not to employ the critique of mainstream blueprints for development and a sympathetic engagement with post-development theory which casts into doubt various shibboleths of modernism to thereby reject completely the notion of development in the way that some post-development thinkers have previously done (e.g. Esteva 1985; Rahnema 1997b). </w:t>
      </w:r>
      <w:r w:rsidRPr="001E07D9">
        <w:rPr>
          <w:u w:val="single"/>
        </w:rPr>
        <w:t>Instead t</w:t>
      </w:r>
      <w:r w:rsidRPr="00D81639">
        <w:rPr>
          <w:highlight w:val="green"/>
          <w:u w:val="single"/>
        </w:rPr>
        <w:t>he intention has been to use the insights of post-development theory</w:t>
      </w:r>
      <w:r w:rsidRPr="001E07D9">
        <w:rPr>
          <w:u w:val="single"/>
        </w:rPr>
        <w:t xml:space="preserve">, combined with an analysis of how socially and culturally driven shifts in the region’s political economy have reconfigured states and their priorities, </w:t>
      </w:r>
      <w:r w:rsidRPr="00D81639">
        <w:rPr>
          <w:highlight w:val="green"/>
          <w:u w:val="single"/>
        </w:rPr>
        <w:t>to rethink the ‘development project’</w:t>
      </w:r>
      <w:r w:rsidRPr="001E07D9">
        <w:rPr>
          <w:u w:val="single"/>
        </w:rPr>
        <w:t xml:space="preserve"> – its means, aims and goals – and to determine whether there exist in southern Africa today identifiable social foundations in which a thinking beyond development can be anchored</w:t>
      </w:r>
      <w:r w:rsidRPr="00A7478E">
        <w:rPr>
          <w:sz w:val="16"/>
        </w:rPr>
        <w:t xml:space="preserve">. This has been done with an aim to understand the possibilities for envisioning and pursing a better future than that which is deemed possible within the contemporary paradigm of a quasi-liberal, procedural democracy and a culturally and economically globalized world order (however piecemeal and fraught that order may currently seem). </w:t>
      </w:r>
      <w:r w:rsidRPr="00D81639">
        <w:rPr>
          <w:highlight w:val="green"/>
          <w:u w:val="single"/>
        </w:rPr>
        <w:t>This examination is intended to encourage questions about alternative trajectories, including those which reject epistemological</w:t>
      </w:r>
      <w:r w:rsidRPr="001E07D9">
        <w:rPr>
          <w:u w:val="single"/>
        </w:rPr>
        <w:t xml:space="preserve"> and ontological </w:t>
      </w:r>
      <w:r w:rsidRPr="00D81639">
        <w:rPr>
          <w:highlight w:val="green"/>
          <w:u w:val="single"/>
        </w:rPr>
        <w:t>foundations on which orthodox development thinking rests. It is important to ask whether there really is something beyond the current development paradigm</w:t>
      </w:r>
      <w:r w:rsidRPr="001E07D9">
        <w:rPr>
          <w:u w:val="single"/>
        </w:rPr>
        <w:t xml:space="preserve">, tangible goals that can be identified and towards which Africans can aspire – </w:t>
      </w:r>
      <w:r w:rsidRPr="00D81639">
        <w:rPr>
          <w:highlight w:val="green"/>
          <w:u w:val="single"/>
        </w:rPr>
        <w:t>new ways of understanding how well-being could be secured</w:t>
      </w:r>
      <w:r w:rsidRPr="001E07D9">
        <w:rPr>
          <w:u w:val="single"/>
        </w:rPr>
        <w:t xml:space="preserve"> in the greater context of a human existence fully cognizant of the cultural, social, spiritual and natural dimensions of that existence</w:t>
      </w:r>
      <w:r w:rsidRPr="00A7478E">
        <w:rPr>
          <w:sz w:val="16"/>
        </w:rPr>
        <w:t xml:space="preserve">. </w:t>
      </w:r>
      <w:r w:rsidRPr="00A7478E">
        <w:rPr>
          <w:u w:val="single"/>
        </w:rPr>
        <w:t>Such an effort acknowledges the importance, as outlined in the Introduction, of a communal effort at reinventing development and the need to overcome the alienation that modernity has produced</w:t>
      </w:r>
      <w:r w:rsidRPr="00A7478E">
        <w:rPr>
          <w:sz w:val="16"/>
        </w:rPr>
        <w:t xml:space="preserve">. In concrete terms, is it possible for communities and nations to build a better future for all its members based on principles other than those deriving from the dynamics of the global economy as currently constituted and the perceived need to enhance local/national/regional competitiveness in a global marketplace at whatever cost (since marginalization in our increasingly interconnected and volatile global society supposedly cannot produce anything but misery and hardship)? In other words, what options are left for those who have already experienced failures of both state-led and liberal development blueprints to deliver broad-based development that can become sustainable in the cultural, social, political, economic, environmental and spiritual sense of that term? What role can be found for traditional forms of rule, indigenous notions of community, human relations and spirituality – in this case a holistic view of what it means to be fully human as embodied in </w:t>
      </w:r>
      <w:r w:rsidRPr="00A7478E">
        <w:rPr>
          <w:i/>
          <w:sz w:val="16"/>
        </w:rPr>
        <w:t>Ubuntu</w:t>
      </w:r>
      <w:r w:rsidRPr="00A7478E">
        <w:rPr>
          <w:sz w:val="16"/>
        </w:rPr>
        <w:t xml:space="preserve"> – in a contemporary age where theories about international convergence and exhortations to international best practice (in terms of governing both states and markets) seem to suggest few possibilities for seeking out alternative paths? These interconnected questions form the basis for some final reflections on Africa’s developmental dilemma, the variety of post-transition trajectories in southern Africa and what lessons can be learned from the region’s experiences with the end of settler colonial rule and its first steps towards a post-colonial age in which the fates of countries and peoples will be directed primarily by indigenous political dynamics, traditions of governance and sets of cultural values, rather than by exogenous systems and values transmitted, in however indirect or diluted fashion, from the former colonial homelands of the Europeans who played such a crucial role in shaping modern-day southern Africa. </w:t>
      </w:r>
      <w:r w:rsidRPr="00D81639">
        <w:rPr>
          <w:highlight w:val="green"/>
          <w:u w:val="single"/>
        </w:rPr>
        <w:t xml:space="preserve">It is by rethinking </w:t>
      </w:r>
      <w:r w:rsidRPr="00387527">
        <w:rPr>
          <w:u w:val="single"/>
        </w:rPr>
        <w:t xml:space="preserve">southern Africa’s </w:t>
      </w:r>
      <w:r w:rsidRPr="00D81639">
        <w:rPr>
          <w:highlight w:val="green"/>
          <w:u w:val="single"/>
        </w:rPr>
        <w:t>trajectories, and the political economy of transformation</w:t>
      </w:r>
      <w:r w:rsidRPr="00A7478E">
        <w:rPr>
          <w:u w:val="single"/>
        </w:rPr>
        <w:t xml:space="preserve"> constituting the intellectual context in which these trajectories unfold, </w:t>
      </w:r>
      <w:r w:rsidRPr="00D81639">
        <w:rPr>
          <w:highlight w:val="green"/>
          <w:u w:val="single"/>
        </w:rPr>
        <w:t>that we can begin to understand whether the questions we ask are feasible to begin with</w:t>
      </w:r>
      <w:r w:rsidRPr="00A7478E">
        <w:rPr>
          <w:u w:val="single"/>
        </w:rPr>
        <w:t xml:space="preserve"> </w:t>
      </w:r>
      <w:r w:rsidRPr="00D81639">
        <w:rPr>
          <w:highlight w:val="green"/>
          <w:u w:val="single"/>
        </w:rPr>
        <w:t>– such as why the dream of liberation has for too many been deferred</w:t>
      </w:r>
      <w:r w:rsidRPr="00A7478E">
        <w:rPr>
          <w:u w:val="single"/>
        </w:rPr>
        <w:t xml:space="preserve">, or even abandoned, </w:t>
      </w:r>
      <w:r w:rsidRPr="00D81639">
        <w:rPr>
          <w:highlight w:val="green"/>
          <w:u w:val="single"/>
        </w:rPr>
        <w:t>and how a different future can be</w:t>
      </w:r>
      <w:r w:rsidRPr="00A7478E">
        <w:rPr>
          <w:u w:val="single"/>
        </w:rPr>
        <w:t xml:space="preserve"> not only envisioned, but practical</w:t>
      </w:r>
      <w:r w:rsidRPr="00387527">
        <w:rPr>
          <w:u w:val="single"/>
        </w:rPr>
        <w:t>ly</w:t>
      </w:r>
      <w:r w:rsidRPr="00D81639">
        <w:rPr>
          <w:highlight w:val="green"/>
          <w:u w:val="single"/>
        </w:rPr>
        <w:t xml:space="preserve"> pursued</w:t>
      </w:r>
      <w:r w:rsidRPr="00A7478E">
        <w:rPr>
          <w:sz w:val="16"/>
        </w:rPr>
        <w:t xml:space="preserve">. </w:t>
      </w:r>
      <w:r w:rsidRPr="00A7478E">
        <w:rPr>
          <w:u w:val="single"/>
        </w:rPr>
        <w:t xml:space="preserve">If the questions about Africa’s future deriving from orthodox understandings of development are insufficient and misleading, </w:t>
      </w:r>
      <w:r w:rsidRPr="00A7478E">
        <w:rPr>
          <w:i/>
          <w:u w:val="single"/>
        </w:rPr>
        <w:t>and whether this is the case is the key issue in which the arguments developed in this book depend</w:t>
      </w:r>
      <w:r w:rsidRPr="00A7478E">
        <w:rPr>
          <w:u w:val="single"/>
        </w:rPr>
        <w:t xml:space="preserve">, then what different questions need to be asked about Africa’s developmental dilemma and the way beyond? If existing visions for development lead to the cul-de-sac of ‘normalization’ that is contemporary southern Africa, with its persistently high levels of socio-economic inequality and suffering, </w:t>
      </w:r>
      <w:r w:rsidRPr="00D81639">
        <w:rPr>
          <w:highlight w:val="green"/>
          <w:u w:val="single"/>
        </w:rPr>
        <w:t>is it possible to identify societal foundations capable of supporting thinking beyond development in any of these countries?</w:t>
      </w:r>
      <w:r w:rsidRPr="00A7478E">
        <w:rPr>
          <w:u w:val="single"/>
        </w:rPr>
        <w:t xml:space="preserve"> Can these countries really accommodate and sustain a post-development thinking that would push statesmen and civil society alike beyond the current impasse in ways that have been hinted at in this study? Can bold new thinking percolate into the public sphere and eventually into politics and decision-making, thus reorienting the region towards a different and more hopeful future</w:t>
      </w:r>
      <w:r w:rsidRPr="00D81639">
        <w:rPr>
          <w:highlight w:val="green"/>
          <w:u w:val="single"/>
        </w:rPr>
        <w:t xml:space="preserve">? It is on the answers we provide to these questions that the possibility of transcending </w:t>
      </w:r>
      <w:r w:rsidRPr="00387527">
        <w:rPr>
          <w:u w:val="single"/>
        </w:rPr>
        <w:t>Africa’s developmental dilemma</w:t>
      </w:r>
      <w:r w:rsidRPr="00D81639">
        <w:rPr>
          <w:highlight w:val="green"/>
          <w:u w:val="single"/>
        </w:rPr>
        <w:t xml:space="preserve"> ultimately depends.</w:t>
      </w:r>
    </w:p>
    <w:p w:rsidR="004C250C" w:rsidRPr="004C250C" w:rsidRDefault="004C250C" w:rsidP="004C250C"/>
    <w:p w:rsidR="00737563" w:rsidRDefault="00737563" w:rsidP="00737563">
      <w:pPr>
        <w:pStyle w:val="Heading2"/>
      </w:pPr>
    </w:p>
    <w:p w:rsidR="00737563" w:rsidRDefault="00737563" w:rsidP="00737563">
      <w:pPr>
        <w:pStyle w:val="Heading2"/>
      </w:pPr>
      <w:r>
        <w:t>***Hegemony Bad***</w:t>
      </w:r>
    </w:p>
    <w:p w:rsidR="00737563" w:rsidRDefault="00737563" w:rsidP="00737563"/>
    <w:p w:rsidR="00737563" w:rsidRDefault="00737563" w:rsidP="00737563">
      <w:pPr>
        <w:pStyle w:val="Heading3"/>
      </w:pPr>
      <w:r>
        <w:t>Heg Bad—Conflict/War</w:t>
      </w:r>
    </w:p>
    <w:p w:rsidR="00737563" w:rsidRDefault="00737563" w:rsidP="00737563"/>
    <w:p w:rsidR="00737563" w:rsidRDefault="00737563" w:rsidP="00737563">
      <w:pPr>
        <w:pStyle w:val="Heading4"/>
      </w:pPr>
      <w:r>
        <w:t xml:space="preserve">The affirmative is wrong in their claim that hegemony “solves conflict”—cooperation will blossom after US decline. Allowing the status quo to transition </w:t>
      </w:r>
      <w:r>
        <w:rPr>
          <w:u w:val="single"/>
        </w:rPr>
        <w:t>de-escalates</w:t>
      </w:r>
      <w:r>
        <w:t xml:space="preserve"> global flashpoints, upholding hegemony creates conflict by forcing outside nations to concede to US demands. </w:t>
      </w:r>
    </w:p>
    <w:p w:rsidR="00737563" w:rsidRDefault="00737563" w:rsidP="00737563">
      <w:r w:rsidRPr="009844B1">
        <w:rPr>
          <w:rStyle w:val="Style13ptBold"/>
        </w:rPr>
        <w:t>Gills, 17</w:t>
      </w:r>
      <w:r>
        <w:t xml:space="preserve"> - Barry K. Gills and Heikki Patomäki [University of Helsinki, Finland] (“Trumponomics and the “post-hegemonic” world,” real-world economics review, issue no. 79, 2017)//BL</w:t>
      </w:r>
    </w:p>
    <w:p w:rsidR="00737563" w:rsidRDefault="00737563" w:rsidP="00737563">
      <w:r>
        <w:t>HST = Hegemonic stability theory</w:t>
      </w:r>
    </w:p>
    <w:p w:rsidR="00737563" w:rsidRPr="0004616C" w:rsidRDefault="00737563" w:rsidP="00737563">
      <w:pPr>
        <w:rPr>
          <w:sz w:val="14"/>
        </w:rPr>
      </w:pPr>
      <w:r w:rsidRPr="0004616C">
        <w:rPr>
          <w:sz w:val="14"/>
        </w:rPr>
        <w:t xml:space="preserve">HST emerged at a time when the partial collapse of the Bretton Woods system was widely conceived as a sign of crisis in US global leadership. This perception was further reinforced by the catastrophe of the Vietnam War and the rise of the New Left movement. Basically, </w:t>
      </w:r>
      <w:r w:rsidRPr="00D81639">
        <w:rPr>
          <w:rStyle w:val="StyleUnderline"/>
          <w:highlight w:val="green"/>
        </w:rPr>
        <w:t>HST claims that the stability of the world economy is dependent on the benevolent leadership of the hegemonic state</w:t>
      </w:r>
      <w:r w:rsidRPr="0098549D">
        <w:rPr>
          <w:rStyle w:val="StyleUnderline"/>
        </w:rPr>
        <w:t>. HST was first proposed by economic historian Charles P. Kindleberger</w:t>
      </w:r>
      <w:r w:rsidRPr="0004616C">
        <w:rPr>
          <w:sz w:val="14"/>
        </w:rPr>
        <w:t xml:space="preserve"> (1973) in The World in Depression 1929-1939. In the concluding chapter of that work, “An Explanation of the 1929 Depression”, Kindleberger suggested a chain of partly contrastive historical analogies between three eras. The first was the era of free trade under British leadership from 1846 (abolition of the Corn Laws) or 1860 (further elimination of tariffs) until 1913.4 The second was the interwar era of 1919-39, when the US first refused to accept the role of hegemonic leadership and then resorted to the protectionist Smoot-Hawley Tariff Act of 1930 in response to the financial crisis and its consequences. </w:t>
      </w:r>
      <w:r w:rsidRPr="0098549D">
        <w:rPr>
          <w:rStyle w:val="StyleUnderline"/>
        </w:rPr>
        <w:t>The third was the era of the US (hegemonic) leadership in 1945-71. In addition, the fourth era was beginning in the 1970s, when the US was arguably “beginning to slip” (ibid., p. 307), but which we retrospectively know as the era of neoliberalism or market-globalism</w:t>
      </w:r>
      <w:r w:rsidRPr="0004616C">
        <w:rPr>
          <w:sz w:val="14"/>
        </w:rPr>
        <w:t xml:space="preserve"> (see Harvey, 2005; Steger, 2009; Springer, Birch and MacLeavy 2016). Kindleberger anticipated future tendencies towards protectionism and a diplomatic stalemate between the US and EEC. The next forty years turned out different, but in Kindleberger’s historical reading, a stalemate and repression would mean a heightened danger of regressive spiral into war. These historical analogies were subsequently formulated into a general theory by Stephen D. Krasner (1976), Robert Keohane (1980), Robert Gilpin (1981), and Kindleberger (1981) himself. In Krasner’s (1976, p. 318) formulation, the main hypothesis of the theory is that “a hegemonic distribution of potential economic power is likely to result in an open trading structure” and, more generally, in an open world economy. Krasner qualified his state-power argument by talking about delayed political reactions to changes in patterns of trade and finance and structures of production; the actual effects of gradual economic changes may in some cases become visible only after decades. Moreover, “some catalytic external event seems necessary to move states to dramatic policy initiatives in line with state interests” (1976, p. 341). Policy-choices are thus path-dependent, and states </w:t>
      </w:r>
      <w:proofErr w:type="gramStart"/>
      <w:r w:rsidRPr="0004616C">
        <w:rPr>
          <w:sz w:val="14"/>
        </w:rPr>
        <w:t>become</w:t>
      </w:r>
      <w:proofErr w:type="gramEnd"/>
      <w:r w:rsidRPr="0004616C">
        <w:rPr>
          <w:sz w:val="14"/>
        </w:rPr>
        <w:t xml:space="preserve"> rather easily locked into the pattern set by their previous choices. </w:t>
      </w:r>
      <w:r w:rsidRPr="0098549D">
        <w:rPr>
          <w:rStyle w:val="StyleUnderline"/>
        </w:rPr>
        <w:t>The key assumption underlying the theory of hegemonic stability, however, is that free trade and maximal (global) openness in investments and finance are beneficial to everyone, albeit not equally so, in sharp contrast to many alternative perspectives</w:t>
      </w:r>
      <w:r w:rsidRPr="0004616C">
        <w:rPr>
          <w:sz w:val="14"/>
        </w:rPr>
        <w:t xml:space="preserve"> (such as Rodrik 2001; Unger 2008): “Neoclassical trade theory is based upon the assumption that states act to maximize their aggregate economic utility. This leads to the conclusion that maximum global welfare and Pareto optimality are achieved under free trade. While particular countries may better their situations through protectionism, economic theory has generally looked askance at such policies. […] Neoclassical theory recognizes that trade regulations can also be used to correct domestic distortions and to promote infant industries, but these are exceptions or temporary departures from policy conclusions that lead logically to the support of free trade” (Krasner, 1976, p. 318). Krasner stressed that the benefits are clearest in the case of large and technologically advanced states and for some small states, but large backward states may in some cases experience excessive costs from trade openness. Krasner’s qualifications notwithstanding, in the next step of the development of the theory, liberal international order was bluntly defined as a (global) public good. The global public good was supposed to include the definition and enforcement of property rights, resolution of disputes, stability and security (Gilpin, 1981, p. 16, 30, 34; Gilpin, 1987, pp. 86-7; Kindleberger, 1981, p. 247).5 Yet these HST theorists were not united about the nature of what constituted that ‘good’. Whereas Kindleberger emphasised moral responsibilities and the need to overcome temporary asymmetries and counter business cycles, Gilpin, by contrast, put forward a more neo-imperialist interpretation: “As was the case with premodern empires, the hegemonic powers may be said to supply public goods (security and protection of property rights) in exchange for revenue. </w:t>
      </w:r>
      <w:proofErr w:type="gramStart"/>
      <w:r w:rsidRPr="0004616C">
        <w:rPr>
          <w:sz w:val="14"/>
        </w:rPr>
        <w:t>The Pax Britannica and Pax Americana, like the Pax Romana, ensured an international system of relative peace and security” (Gilpin, 1981, p. 145).</w:t>
      </w:r>
      <w:proofErr w:type="gramEnd"/>
      <w:r w:rsidRPr="0004616C">
        <w:rPr>
          <w:sz w:val="14"/>
        </w:rPr>
        <w:t xml:space="preserve"> The theory of hegemonic stability thus depicted 19th century Britain as a model for the late 20th and early 21st century US. The precise ethical and political implications of the theory were somewhat unclear, however. Gilpin presented a gloomy picture of future options. Despite the Cold War bipolar structure being a major stabilising factor, threatened only by the continuous rise of the Soviet Union, Gilpin argued that “the danger of a hegemonic war is very real” (ibid., p. 234). His prescription: a hegemonic or imperial enforcement – i.e. </w:t>
      </w:r>
      <w:proofErr w:type="gramStart"/>
      <w:r w:rsidRPr="0004616C">
        <w:rPr>
          <w:sz w:val="14"/>
        </w:rPr>
        <w:t>that powerful states</w:t>
      </w:r>
      <w:proofErr w:type="gramEnd"/>
      <w:r w:rsidRPr="0004616C">
        <w:rPr>
          <w:sz w:val="14"/>
        </w:rPr>
        <w:t xml:space="preserve"> should control the “lesser states” – for global security and protection of property rights, has been taken seriously by many US-based scholars, politicians and journalists. Coupled with the assumption of the benevolence of the hegemon and related apologetic narratives, this line of thinking readily lends itself to the conclusion that the US has been assuming an unfair share of sustaining the global public good.6 Strange (1987, p. 552) expressed the main practical implication of the theory: “[</w:t>
      </w:r>
      <w:r w:rsidRPr="00D81639">
        <w:rPr>
          <w:rStyle w:val="StyleUnderline"/>
          <w:highlight w:val="green"/>
        </w:rPr>
        <w:t>T]he myth of lost hegemony is apt to induce in everybody only pessimism, despair, and the conviction that</w:t>
      </w:r>
      <w:r w:rsidRPr="0098549D">
        <w:rPr>
          <w:rStyle w:val="StyleUnderline"/>
        </w:rPr>
        <w:t xml:space="preserve">, in these inauspicious circumstances, </w:t>
      </w:r>
      <w:r w:rsidRPr="00D81639">
        <w:rPr>
          <w:rStyle w:val="StyleUnderline"/>
          <w:highlight w:val="green"/>
        </w:rPr>
        <w:t>the only thing to do is to ignore everyone else and look after your own</w:t>
      </w:r>
      <w:r w:rsidRPr="0098549D">
        <w:rPr>
          <w:rStyle w:val="StyleUnderline"/>
        </w:rPr>
        <w:t xml:space="preserve"> individual or national </w:t>
      </w:r>
      <w:r w:rsidRPr="00D81639">
        <w:rPr>
          <w:rStyle w:val="StyleUnderline"/>
          <w:highlight w:val="green"/>
        </w:rPr>
        <w:t>interests</w:t>
      </w:r>
      <w:r w:rsidRPr="0098549D">
        <w:rPr>
          <w:rStyle w:val="StyleUnderline"/>
        </w:rPr>
        <w:t xml:space="preserve">. Thus, some of </w:t>
      </w:r>
      <w:r w:rsidRPr="00D81639">
        <w:rPr>
          <w:rStyle w:val="StyleUnderline"/>
          <w:highlight w:val="green"/>
        </w:rPr>
        <w:t xml:space="preserve">the </w:t>
      </w:r>
      <w:r w:rsidRPr="009844B1">
        <w:rPr>
          <w:rStyle w:val="StyleUnderline"/>
        </w:rPr>
        <w:t xml:space="preserve">same </w:t>
      </w:r>
      <w:r w:rsidRPr="00D81639">
        <w:rPr>
          <w:rStyle w:val="StyleUnderline"/>
          <w:highlight w:val="green"/>
        </w:rPr>
        <w:t>American contributors</w:t>
      </w:r>
      <w:r w:rsidRPr="0098549D">
        <w:rPr>
          <w:rStyle w:val="StyleUnderline"/>
        </w:rPr>
        <w:t xml:space="preserve"> to International Organization </w:t>
      </w:r>
      <w:r w:rsidRPr="00D81639">
        <w:rPr>
          <w:rStyle w:val="StyleUnderline"/>
          <w:highlight w:val="green"/>
        </w:rPr>
        <w:t>who are personally persuaded of the benefits of more international cooperation</w:t>
      </w:r>
      <w:r w:rsidRPr="0098549D">
        <w:rPr>
          <w:rStyle w:val="StyleUnderline"/>
        </w:rPr>
        <w:t xml:space="preserve"> and conflict </w:t>
      </w:r>
      <w:proofErr w:type="gramStart"/>
      <w:r w:rsidRPr="0098549D">
        <w:rPr>
          <w:rStyle w:val="StyleUnderline"/>
        </w:rPr>
        <w:t>resolution,</w:t>
      </w:r>
      <w:proofErr w:type="gramEnd"/>
      <w:r w:rsidRPr="0098549D">
        <w:rPr>
          <w:rStyle w:val="StyleUnderline"/>
        </w:rPr>
        <w:t xml:space="preserve"> </w:t>
      </w:r>
      <w:r w:rsidRPr="00D81639">
        <w:rPr>
          <w:rStyle w:val="StyleUnderline"/>
          <w:highlight w:val="green"/>
        </w:rPr>
        <w:t>may paradoxically be contributing to a less cooperative</w:t>
      </w:r>
      <w:r w:rsidRPr="009844B1">
        <w:rPr>
          <w:rStyle w:val="StyleUnderline"/>
        </w:rPr>
        <w:t xml:space="preserve"> </w:t>
      </w:r>
      <w:r w:rsidRPr="00D81639">
        <w:rPr>
          <w:rStyle w:val="StyleUnderline"/>
          <w:highlight w:val="green"/>
        </w:rPr>
        <w:t>environment by subscribing to and perpetuating the myth of lost American power.”</w:t>
      </w:r>
      <w:r w:rsidRPr="0004616C">
        <w:rPr>
          <w:sz w:val="14"/>
        </w:rPr>
        <w:t xml:space="preserve"> </w:t>
      </w:r>
      <w:r w:rsidRPr="00D81639">
        <w:rPr>
          <w:rStyle w:val="StyleUnderline"/>
          <w:highlight w:val="green"/>
        </w:rPr>
        <w:t>Trump’s project to “Make America great again” has deep historical roots</w:t>
      </w:r>
      <w:r w:rsidRPr="0098549D">
        <w:rPr>
          <w:rStyle w:val="StyleUnderline"/>
        </w:rPr>
        <w:t>. The erosion of the Bretton Woods system triggered the emergence of the US-American myth about lost hegemony and its global consequences</w:t>
      </w:r>
      <w:r w:rsidRPr="0004616C">
        <w:rPr>
          <w:sz w:val="14"/>
        </w:rPr>
        <w:t xml:space="preserve">. The Bretton Woods system itself was inherently dilemmatic and presupposed a largely disintegrated world economy of the 1940s and its continuous economic domination by the US. The Triffin Dilemma7 was a direct consequence of the decision reached in Bretton Woods – on the insistence of the US – to make the dollar the currency of world trade, and let creditors retain their surplus and remain passive. The turning point of the early 1970s would not have occurred until much later had Keynes’ proposal been implemented in full, and it could have occurred in a very different way (Patomäki, 2008: 185-90). </w:t>
      </w:r>
      <w:r w:rsidRPr="009844B1">
        <w:rPr>
          <w:rStyle w:val="StyleUnderline"/>
        </w:rPr>
        <w:t xml:space="preserve">The implication of the </w:t>
      </w:r>
      <w:r w:rsidRPr="00D81639">
        <w:rPr>
          <w:rStyle w:val="StyleUnderline"/>
          <w:highlight w:val="green"/>
        </w:rPr>
        <w:t>HST</w:t>
      </w:r>
      <w:r w:rsidRPr="0098549D">
        <w:rPr>
          <w:rStyle w:val="StyleUnderline"/>
        </w:rPr>
        <w:t xml:space="preserve"> – that others should be made to pay for the maintenance of the existing “order” and indirectly thereby subsidise the costs on US terms – </w:t>
      </w:r>
      <w:r w:rsidRPr="00D81639">
        <w:rPr>
          <w:rStyle w:val="StyleUnderline"/>
          <w:highlight w:val="green"/>
        </w:rPr>
        <w:t>has paved the way towards the US inclination to become, over time, ever more selfregarding</w:t>
      </w:r>
      <w:r w:rsidRPr="0098549D">
        <w:rPr>
          <w:rStyle w:val="StyleUnderline"/>
        </w:rPr>
        <w:t>.</w:t>
      </w:r>
      <w:r w:rsidRPr="0004616C">
        <w:rPr>
          <w:sz w:val="14"/>
        </w:rPr>
        <w:t xml:space="preserve"> Of the early developers of HST, Kindleberger (1973, p. 308) was open to the alternative of new “international institutions with real authority and sovereignty” to govern the world economy (i.e. an evolutionary path towards a “post-hegemonic” situation, with increased trans-nationalisation of state authority, governing a highly trans-nationalised global economic system). However, he too seems to have ultimately assumed that agenda setting and decision-making must always be hierarchical at least to a degree; i.e. one state must always lead and others must follow. International cooperation “after hegemony”: a reconstructive critique </w:t>
      </w:r>
      <w:proofErr w:type="gramStart"/>
      <w:r w:rsidRPr="0098549D">
        <w:rPr>
          <w:rStyle w:val="StyleUnderline"/>
        </w:rPr>
        <w:t>The</w:t>
      </w:r>
      <w:proofErr w:type="gramEnd"/>
      <w:r w:rsidRPr="0098549D">
        <w:rPr>
          <w:rStyle w:val="StyleUnderline"/>
        </w:rPr>
        <w:t xml:space="preserve"> assumption underlying HST that a single hegemonic leader is necessary for effective international cooperation (to uphold the existing international institutions of “order” and ensure the stability of the global capitalist economic system) was questioned by Keohane</w:t>
      </w:r>
      <w:r w:rsidRPr="0004616C">
        <w:rPr>
          <w:sz w:val="14"/>
        </w:rPr>
        <w:t xml:space="preserve"> in his 1984 book After Hegemony: Cooperation and Discord in the World Political Economy. In this book, Keohane (2005) argues, “it might be possible, after the decline of hegemonic regimes, for most symmetrical patterns of cooperation to evolve after a transitional period of discord”. </w:t>
      </w:r>
      <w:r w:rsidRPr="0098549D">
        <w:rPr>
          <w:rStyle w:val="StyleUnderline"/>
        </w:rPr>
        <w:t xml:space="preserve">Keohane uses game theory to show that </w:t>
      </w:r>
      <w:r w:rsidRPr="00D81639">
        <w:rPr>
          <w:rStyle w:val="StyleUnderline"/>
          <w:highlight w:val="green"/>
        </w:rPr>
        <w:t>spontaneous cooperation can emerge</w:t>
      </w:r>
      <w:r w:rsidRPr="0098549D">
        <w:rPr>
          <w:rStyle w:val="StyleUnderline"/>
        </w:rPr>
        <w:t xml:space="preserve"> even among egoists </w:t>
      </w:r>
      <w:r w:rsidRPr="00D81639">
        <w:rPr>
          <w:rStyle w:val="StyleUnderline"/>
          <w:highlight w:val="green"/>
        </w:rPr>
        <w:t>and in the absence of common government</w:t>
      </w:r>
      <w:r w:rsidRPr="0098549D">
        <w:rPr>
          <w:rStyle w:val="StyleUnderline"/>
        </w:rPr>
        <w:t>, but “the extent of such cooperation will depend on the existence of international institutions, or international regimes, with particular characteristics”</w:t>
      </w:r>
      <w:r w:rsidRPr="0004616C">
        <w:rPr>
          <w:sz w:val="14"/>
        </w:rPr>
        <w:t xml:space="preserve"> (2005, p. 13). </w:t>
      </w:r>
      <w:r w:rsidRPr="00D81639">
        <w:rPr>
          <w:rStyle w:val="StyleUnderline"/>
          <w:highlight w:val="green"/>
        </w:rPr>
        <w:t>The possibility of effective international cooperation</w:t>
      </w:r>
      <w:r w:rsidRPr="0098549D">
        <w:rPr>
          <w:rStyle w:val="StyleUnderline"/>
        </w:rPr>
        <w:t xml:space="preserve"> continuing or even </w:t>
      </w:r>
      <w:r w:rsidRPr="00D81639">
        <w:rPr>
          <w:rStyle w:val="StyleUnderline"/>
          <w:highlight w:val="green"/>
        </w:rPr>
        <w:t>blossoming “after hegemony”</w:t>
      </w:r>
      <w:r w:rsidRPr="0098549D">
        <w:rPr>
          <w:rStyle w:val="StyleUnderline"/>
        </w:rPr>
        <w:t xml:space="preserve"> is reinforced by the complementary nature of hegemony and international regimes. These </w:t>
      </w:r>
      <w:r w:rsidRPr="00D81639">
        <w:rPr>
          <w:rStyle w:val="StyleUnderline"/>
          <w:highlight w:val="green"/>
        </w:rPr>
        <w:t>can</w:t>
      </w:r>
      <w:r w:rsidRPr="0098549D">
        <w:rPr>
          <w:rStyle w:val="StyleUnderline"/>
        </w:rPr>
        <w:t xml:space="preserve"> both </w:t>
      </w:r>
      <w:r w:rsidRPr="00D81639">
        <w:rPr>
          <w:rStyle w:val="StyleUnderline"/>
          <w:highlight w:val="green"/>
        </w:rPr>
        <w:t>make agreements possible</w:t>
      </w:r>
      <w:r w:rsidRPr="0098549D">
        <w:rPr>
          <w:rStyle w:val="StyleUnderline"/>
        </w:rPr>
        <w:t>, and facilitate continuing compliance with the rules established in this system of world order</w:t>
      </w:r>
      <w:r w:rsidRPr="0004616C">
        <w:rPr>
          <w:sz w:val="14"/>
        </w:rPr>
        <w:t xml:space="preserve">. Keohane thus made it clear that in his analysis </w:t>
      </w:r>
      <w:r w:rsidRPr="00D81639">
        <w:rPr>
          <w:rStyle w:val="StyleUnderline"/>
          <w:highlight w:val="green"/>
        </w:rPr>
        <w:t>there is no need to expect a serious historical decline</w:t>
      </w:r>
      <w:r w:rsidRPr="0098549D">
        <w:rPr>
          <w:rStyle w:val="StyleUnderline"/>
        </w:rPr>
        <w:t xml:space="preserve"> in international cooperation in the 1980s, 1990s or beyond, </w:t>
      </w:r>
      <w:r w:rsidRPr="00D81639">
        <w:rPr>
          <w:rStyle w:val="StyleUnderline"/>
          <w:highlight w:val="green"/>
        </w:rPr>
        <w:t>even as the dominance of the US within the system undergoes gradual decline. The ‘system’ itself will not collapse into a state of chaos</w:t>
      </w:r>
      <w:r w:rsidRPr="0098549D">
        <w:rPr>
          <w:rStyle w:val="StyleUnderline"/>
        </w:rPr>
        <w:t xml:space="preserve"> or disorder. </w:t>
      </w:r>
      <w:r w:rsidRPr="00D81639">
        <w:rPr>
          <w:rStyle w:val="StyleUnderline"/>
          <w:highlight w:val="green"/>
        </w:rPr>
        <w:t>On the contrary, there is a real prospect that vital post-war international norms, institutions, and practices will</w:t>
      </w:r>
      <w:r w:rsidRPr="0098549D">
        <w:rPr>
          <w:rStyle w:val="StyleUnderline"/>
        </w:rPr>
        <w:t xml:space="preserve"> not only continue, but </w:t>
      </w:r>
      <w:r w:rsidRPr="00D81639">
        <w:rPr>
          <w:rStyle w:val="StyleUnderline"/>
          <w:highlight w:val="green"/>
        </w:rPr>
        <w:t xml:space="preserve">will </w:t>
      </w:r>
      <w:r w:rsidRPr="009844B1">
        <w:rPr>
          <w:rStyle w:val="StyleUnderline"/>
        </w:rPr>
        <w:t xml:space="preserve">even </w:t>
      </w:r>
      <w:r w:rsidRPr="00D81639">
        <w:rPr>
          <w:rStyle w:val="StyleUnderline"/>
          <w:highlight w:val="green"/>
        </w:rPr>
        <w:t>be strengthened</w:t>
      </w:r>
      <w:r w:rsidRPr="0098549D">
        <w:rPr>
          <w:rStyle w:val="StyleUnderline"/>
        </w:rPr>
        <w:t xml:space="preserve">. </w:t>
      </w:r>
      <w:r w:rsidRPr="00D81639">
        <w:rPr>
          <w:rStyle w:val="StyleUnderline"/>
          <w:highlight w:val="green"/>
        </w:rPr>
        <w:t>This is</w:t>
      </w:r>
      <w:r w:rsidRPr="0098549D">
        <w:rPr>
          <w:rStyle w:val="StyleUnderline"/>
        </w:rPr>
        <w:t xml:space="preserve"> a condition he refers to as “</w:t>
      </w:r>
      <w:r w:rsidRPr="00D81639">
        <w:rPr>
          <w:rStyle w:val="StyleUnderline"/>
          <w:highlight w:val="green"/>
        </w:rPr>
        <w:t>non-hegemonic cooperation”</w:t>
      </w:r>
      <w:r w:rsidRPr="0098549D">
        <w:rPr>
          <w:rStyle w:val="StyleUnderline"/>
        </w:rPr>
        <w:t xml:space="preserve"> </w:t>
      </w:r>
      <w:r w:rsidRPr="0004616C">
        <w:rPr>
          <w:sz w:val="14"/>
        </w:rPr>
        <w:t>(Keohane, 2005, p. 79).</w:t>
      </w:r>
    </w:p>
    <w:p w:rsidR="00737563" w:rsidRDefault="00737563" w:rsidP="00737563">
      <w:pPr>
        <w:pStyle w:val="Heading4"/>
      </w:pPr>
      <w:r>
        <w:t>United States hegemony is bad – foreign policy interests are only used to expand its regime of financial and military power across the globe: military coups, human rights imperialism, and several other destabilizing acts that make war inevitable.</w:t>
      </w:r>
    </w:p>
    <w:p w:rsidR="00737563" w:rsidRPr="002A1EFA" w:rsidRDefault="00737563" w:rsidP="00737563">
      <w:pPr>
        <w:rPr>
          <w:rFonts w:eastAsiaTheme="majorEastAsia" w:cstheme="majorBidi"/>
          <w:b/>
          <w:bCs/>
          <w:color w:val="1B1B1B"/>
          <w:sz w:val="47"/>
          <w:szCs w:val="47"/>
        </w:rPr>
      </w:pPr>
      <w:r>
        <w:rPr>
          <w:rStyle w:val="Style13ptBold"/>
        </w:rPr>
        <w:t xml:space="preserve">Pear 18 – </w:t>
      </w:r>
      <w:r w:rsidRPr="00E928EB">
        <w:t>qualifications (</w:t>
      </w:r>
      <w:r>
        <w:t>David</w:t>
      </w:r>
      <w:r w:rsidRPr="00E928EB">
        <w:t>, “</w:t>
      </w:r>
      <w:r>
        <w:t>On US Imperialism, Capitalism, and Fascism</w:t>
      </w:r>
      <w:r w:rsidRPr="00E928EB">
        <w:t xml:space="preserve">”, </w:t>
      </w:r>
      <w:r>
        <w:t>5/14/18</w:t>
      </w:r>
      <w:r w:rsidRPr="00E928EB">
        <w:t xml:space="preserve">, </w:t>
      </w:r>
      <w:r w:rsidRPr="0083107A">
        <w:t>http://www.pravdareport.com/opinion/columnists/14-05-2018/140949-imperialism-0/</w:t>
      </w:r>
      <w:r w:rsidRPr="00E928EB">
        <w:t>)</w:t>
      </w:r>
      <w:r>
        <w:t>//JK</w:t>
      </w:r>
    </w:p>
    <w:p w:rsidR="00737563" w:rsidRPr="006E0EB5" w:rsidRDefault="00737563" w:rsidP="00737563">
      <w:pPr>
        <w:rPr>
          <w:sz w:val="14"/>
        </w:rPr>
      </w:pPr>
      <w:r w:rsidRPr="006E0EB5">
        <w:rPr>
          <w:sz w:val="14"/>
        </w:rPr>
        <w:t xml:space="preserve">If you want to know the untold history of the U.S.A., then a good place to start is with the history of US imperialism in Asia from the mid-19th century until today. Not only will that reveal the history of the criminality of US foreign policy, but it will also reveal the true nature of U.S. capitalism, imperialism, fascism and U.S. wars of aggression: past, present and future. For centuries the U.S. has preached that it believes in democracy, freedom and self-determination, but its actions towards other countries speak louder than words. </w:t>
      </w:r>
      <w:r w:rsidRPr="00D81639">
        <w:rPr>
          <w:highlight w:val="green"/>
          <w:u w:val="single"/>
        </w:rPr>
        <w:t>Internationally the U.S. is a predator and a bully. It subjugates small countries</w:t>
      </w:r>
      <w:r w:rsidRPr="007D14D1">
        <w:rPr>
          <w:u w:val="single"/>
        </w:rPr>
        <w:t xml:space="preserve">, corrupts them by backing right-wing dictators, </w:t>
      </w:r>
      <w:r w:rsidRPr="00D81639">
        <w:rPr>
          <w:highlight w:val="green"/>
          <w:u w:val="single"/>
        </w:rPr>
        <w:t>and enables death squads to commit mass murder of all suspected dissidents</w:t>
      </w:r>
      <w:r w:rsidRPr="006E0EB5">
        <w:rPr>
          <w:sz w:val="14"/>
        </w:rPr>
        <w:t xml:space="preserve">. </w:t>
      </w:r>
      <w:r w:rsidRPr="007D14D1">
        <w:rPr>
          <w:u w:val="single"/>
        </w:rPr>
        <w:t xml:space="preserve">During the First Cold War leftists, </w:t>
      </w:r>
      <w:r w:rsidRPr="00D81639">
        <w:rPr>
          <w:highlight w:val="green"/>
          <w:u w:val="single"/>
        </w:rPr>
        <w:t>anti-colonialists, nationalists and intellectuals were called "communists" and imprisoned, tortured and executed. Now they are called "terrorists"</w:t>
      </w:r>
      <w:r w:rsidRPr="00D81639">
        <w:rPr>
          <w:sz w:val="14"/>
          <w:highlight w:val="green"/>
        </w:rPr>
        <w:t xml:space="preserve">. </w:t>
      </w:r>
      <w:r w:rsidRPr="00D81639">
        <w:rPr>
          <w:highlight w:val="green"/>
          <w:u w:val="single"/>
        </w:rPr>
        <w:t>The foreign policy interests of the U.S. are to promote the neocolonial interests of U.S. corporations, and to project the financial and military power of the U.S. internationally. If the U.S. cannot bully a head of state</w:t>
      </w:r>
      <w:r w:rsidRPr="003141B4">
        <w:rPr>
          <w:u w:val="single"/>
        </w:rPr>
        <w:t xml:space="preserve"> into collaborating </w:t>
      </w:r>
      <w:r w:rsidRPr="00D81639">
        <w:rPr>
          <w:highlight w:val="green"/>
          <w:u w:val="single"/>
        </w:rPr>
        <w:t>then it backs a military coup d'etat, stirs up internal violence</w:t>
      </w:r>
      <w:r w:rsidRPr="003141B4">
        <w:rPr>
          <w:u w:val="single"/>
        </w:rPr>
        <w:t xml:space="preserve"> with divide and conquer strategies, </w:t>
      </w:r>
      <w:r w:rsidRPr="00D81639">
        <w:rPr>
          <w:highlight w:val="green"/>
          <w:u w:val="single"/>
        </w:rPr>
        <w:t>and covertly uses mercenaries to start civil wars</w:t>
      </w:r>
      <w:r w:rsidRPr="003141B4">
        <w:rPr>
          <w:u w:val="single"/>
        </w:rPr>
        <w:t>. If all else fails it will find a pretext or a false flag to invade and overthrow an unfriendly government.</w:t>
      </w:r>
      <w:r w:rsidRPr="006E0EB5">
        <w:rPr>
          <w:sz w:val="14"/>
        </w:rPr>
        <w:t xml:space="preserve"> Because of past disasters in Korea, Vietnam, and Iraq the U.S. is hesitant to commit large numbers of U.S. boots on the ground. Instead it prefers the safety of "boots in the sky" with its domination of air power to bomb helpless countries into submission. </w:t>
      </w:r>
      <w:r w:rsidRPr="00D81639">
        <w:rPr>
          <w:highlight w:val="green"/>
          <w:u w:val="single"/>
        </w:rPr>
        <w:t>If it cannot get a country to submit then it destroys it mercilessly</w:t>
      </w:r>
      <w:r w:rsidRPr="00761643">
        <w:rPr>
          <w:u w:val="single"/>
        </w:rPr>
        <w:t xml:space="preserve"> </w:t>
      </w:r>
      <w:r w:rsidRPr="006E0EB5">
        <w:rPr>
          <w:sz w:val="14"/>
        </w:rPr>
        <w:t xml:space="preserve">as an example of the price that other countries will pay if they do not go along to get along with the U.S.A. </w:t>
      </w:r>
      <w:r w:rsidRPr="00D01E51">
        <w:rPr>
          <w:u w:val="single"/>
        </w:rPr>
        <w:t>The U.S. never gives up on its quest for control of worldwide capitalism. Any doubters of U.S. persistence need only to look to North Korea, Cuba and Iran</w:t>
      </w:r>
      <w:r w:rsidRPr="006E0EB5">
        <w:rPr>
          <w:sz w:val="14"/>
        </w:rPr>
        <w:t xml:space="preserve">. U.S. foreign policy is the domain of the elites. The public busies itself with domestic issues, just trying to make a living and raise a family. Sometimes the elites of foreign policy let their masks slip to reveal their true nature. When Zbigniew Brzezinski said in 2009 that "today it is infinitely easier to kill a million people than to control a million people" he was not just intellectualizing, as if teaching a Harvard course on political science. Brzezinski was admitting to his personal responsibility for policies that have killed millions of people. It was Brzezinski that advised President Jimmy Carter to destabilize Afghanistan in the 1980's. At the time Afghanistan's communist government was modernizing the country, developing its economy, educating its people, and improving the standard of living for millions of Afghans. It was also advancing the rights and opportunities for women, which the U.S. is constantly touting as one of its cherished human rights concerns. </w:t>
      </w:r>
      <w:r w:rsidRPr="00F8036D">
        <w:rPr>
          <w:u w:val="single"/>
        </w:rPr>
        <w:t>It was Brzezinski's destabilization project that set women's rights back hundreds of years in Afghanistan.</w:t>
      </w:r>
      <w:r w:rsidRPr="006E0EB5">
        <w:rPr>
          <w:sz w:val="14"/>
        </w:rPr>
        <w:t xml:space="preserve"> </w:t>
      </w:r>
      <w:r w:rsidRPr="00D81639">
        <w:rPr>
          <w:highlight w:val="green"/>
          <w:u w:val="single"/>
        </w:rPr>
        <w:t>When human rights get in the way of U.S. foreign policy objectives, then human rights lose</w:t>
      </w:r>
      <w:r w:rsidRPr="006E0EB5">
        <w:rPr>
          <w:sz w:val="14"/>
        </w:rPr>
        <w:t>. In 1979 Brzezinski advised Carter to </w:t>
      </w:r>
      <w:hyperlink r:id="rId73" w:history="1">
        <w:r w:rsidRPr="006E0EB5">
          <w:rPr>
            <w:rStyle w:val="Hyperlink"/>
            <w:sz w:val="14"/>
          </w:rPr>
          <w:t>secretly authorize </w:t>
        </w:r>
      </w:hyperlink>
      <w:r w:rsidRPr="006E0EB5">
        <w:rPr>
          <w:sz w:val="14"/>
        </w:rPr>
        <w:t>the CIA to give financial and military aid to further inflame Islamic fanatic mujahideen that were violently opposed to modernization. When the Soviet Union </w:t>
      </w:r>
      <w:hyperlink r:id="rId74" w:history="1">
        <w:r w:rsidRPr="006E0EB5">
          <w:rPr>
            <w:rStyle w:val="Hyperlink"/>
            <w:sz w:val="14"/>
          </w:rPr>
          <w:t>intervened militarily in support</w:t>
        </w:r>
      </w:hyperlink>
      <w:r w:rsidRPr="006E0EB5">
        <w:rPr>
          <w:sz w:val="14"/>
        </w:rPr>
        <w:t xml:space="preserve"> of the threatened Afghan government it was not an invasion. It was the legal response of Russia to a neighboring country that was asking for military aid against foreign backed insurgents. Today </w:t>
      </w:r>
      <w:r w:rsidRPr="006E0EB5">
        <w:rPr>
          <w:rStyle w:val="Style13ptBold"/>
          <w:sz w:val="14"/>
        </w:rPr>
        <w:t>we</w:t>
      </w:r>
      <w:r w:rsidRPr="006E0EB5">
        <w:rPr>
          <w:sz w:val="14"/>
        </w:rPr>
        <w:t xml:space="preserve"> see a similar Russian military assistance program in Syria for similar reasons against very similar villains. Carter </w:t>
      </w:r>
      <w:hyperlink r:id="rId75" w:history="1">
        <w:r w:rsidRPr="006E0EB5">
          <w:rPr>
            <w:rStyle w:val="Hyperlink"/>
            <w:sz w:val="14"/>
          </w:rPr>
          <w:t>feigned indignation</w:t>
        </w:r>
      </w:hyperlink>
      <w:r w:rsidRPr="006E0EB5">
        <w:rPr>
          <w:sz w:val="14"/>
        </w:rPr>
        <w:t> and outrage towards Russia and he put the freeze back into the Cold War. He decried the "invasion as a deliberate effort by a powerful atheistic government to subjugate an independent Islamic people", and </w:t>
      </w:r>
      <w:hyperlink r:id="rId76" w:history="1">
        <w:r w:rsidRPr="006E0EB5">
          <w:rPr>
            <w:rStyle w:val="Hyperlink"/>
            <w:sz w:val="14"/>
          </w:rPr>
          <w:t>Carter claimed</w:t>
        </w:r>
      </w:hyperlink>
      <w:r w:rsidRPr="006E0EB5">
        <w:rPr>
          <w:sz w:val="14"/>
        </w:rPr>
        <w:t> it was a Russian plot to control Afghanistan's oil. Carter declared a U.S. boycott of the 1980 Moscow-hosted Olympics to punish Russia, and by doing so he dashed the dreams of U.S. athletes that had been training for 4 years in preparation for the Olympic Games. A good time was had by all in Moscow without the U.S. participation. U.S. athletes were sacrificed as pawns in Brzezinski's game of the Grand Chessboard. It is a blood soaked chessboard where the masters see flesh and blood people as objects to be toyed with. What Brzezinski and Carter did was to set a trap that the Soviets fell into when they sent their military into Afghanistan. The trap had been laid before the Russian "invasion", and not afterwards as Brzezinski would brag years later in a </w:t>
      </w:r>
      <w:hyperlink r:id="rId77" w:history="1">
        <w:r w:rsidRPr="006E0EB5">
          <w:rPr>
            <w:rStyle w:val="Hyperlink"/>
            <w:sz w:val="14"/>
          </w:rPr>
          <w:t>1998 interview</w:t>
        </w:r>
      </w:hyperlink>
      <w:r w:rsidRPr="006E0EB5">
        <w:rPr>
          <w:sz w:val="14"/>
        </w:rPr>
        <w:t xml:space="preserve"> with Le Nouvel Observateur: "Brzezinski: Yes. According to the official version of history, CIA aid to the Mujahiddin began during 1980, that is to say, after the Soviet army invaded Afghanistan on December 24, 1979. But the reality, closely guarded until now, is completely otherwise: Indeed, it was July 3, 1979 that President Carter signed the first directive for secret aid to the opponents of the pro-Soviet regime in Kabul. And that very day, I wrote a note to the president in which I explained to him that in my opinion this aid was going to induce a Soviet military intervention." Carter and Brzezinski were overjoyed that the U.S. would then have the sweet revenge of giving Russia a bloody Vietnam experience. Carter and Brzezinski gave Afghanistan a Vietnam experience too, in which millions of people were destroyed. Once events in Afghanistan were set into motion, then Carter and Brzezinski added gasoline to the inflamed Islamic fanatics with billions of dollars in U.S. military support funneled through Pakistan. Thousands of mercenaries from Arab countries poured into Afghanistan to join the fight and get paid too. They were called "Afghan-Arabs". The Brzezinski-Carter scheme would be continued under President Reagan and led to the destruction of Afghanistan, the re-subjugation of Afghan women, and millions of Afghan civilian victims of war. Afghanistan never recovered but from its ashes rose up the Taliban and al Qaeda. The mysteries surrounding the attacks on the U.S. of September 11th 2001 are unresolved. Regardless of whodunit the attacks of 9/11 would be used as justification by President W. Bush to launch another invasion of Afghanistan. Brzezinski's egotism to show how smart he thought he was is the smoking gun of George Orwell's famous quote: "He who controls the past controls the future. He who controls the present controls the past." For decades the U.S. pretended that the false narrative of a Soviet invasion of Afghanistan was reality. The U.S. glorified the mujahideen as freedom fighters, when actually they were Islamic fanatics and mercenary proxies used by the U.S. and its coconspirators. The U.S. and the Saudis funded a heavily armed brand of Islamic terrorism that the U.S. though that it could control, ignore or kill off once it was no longer needed. </w:t>
      </w:r>
      <w:proofErr w:type="gramStart"/>
      <w:r w:rsidRPr="006E0EB5">
        <w:rPr>
          <w:sz w:val="14"/>
        </w:rPr>
        <w:t>As Brzezinski also said in that Le Nouvel Observateur interview: "What is most important to the history of the world?</w:t>
      </w:r>
      <w:proofErr w:type="gramEnd"/>
      <w:r w:rsidRPr="006E0EB5">
        <w:rPr>
          <w:sz w:val="14"/>
        </w:rPr>
        <w:t xml:space="preserve"> </w:t>
      </w:r>
      <w:proofErr w:type="gramStart"/>
      <w:r w:rsidRPr="006E0EB5">
        <w:rPr>
          <w:sz w:val="14"/>
        </w:rPr>
        <w:t>The Taliban or the collapse of the Soviet empire?</w:t>
      </w:r>
      <w:proofErr w:type="gramEnd"/>
      <w:r w:rsidRPr="006E0EB5">
        <w:rPr>
          <w:sz w:val="14"/>
        </w:rPr>
        <w:t xml:space="preserve"> Some stirred-up Muslims or the liberation of Central Europe and the end of the cold war?" </w:t>
      </w:r>
      <w:r w:rsidRPr="00D81639">
        <w:rPr>
          <w:highlight w:val="green"/>
          <w:u w:val="single"/>
        </w:rPr>
        <w:t>The U.S. thought that it had found the "silver bullet" to destroy all of its enemies and control West Asia with "stirred-up Muslims".</w:t>
      </w:r>
      <w:r w:rsidRPr="00CE6720">
        <w:rPr>
          <w:u w:val="single"/>
        </w:rPr>
        <w:t xml:space="preserve"> With the illusion of such power the U.S. fed its addiction to regime change projects using Islamic mercenaries. As Brzezinski said, controlling people is difficult. </w:t>
      </w:r>
      <w:r w:rsidRPr="00D81639">
        <w:rPr>
          <w:highlight w:val="green"/>
          <w:u w:val="single"/>
        </w:rPr>
        <w:t>The result of regime change projects has been chaos. For the U.S. chaos is an opportunity. It is of no concern for the elites that chaos costs millions of people in the world to suffer</w:t>
      </w:r>
      <w:r w:rsidRPr="00CE6720">
        <w:rPr>
          <w:u w:val="single"/>
        </w:rPr>
        <w:t>.</w:t>
      </w:r>
      <w:r w:rsidRPr="006E0EB5">
        <w:rPr>
          <w:sz w:val="14"/>
        </w:rPr>
        <w:t xml:space="preserve"> Today the destruction of Afghanistan, Iraq, Libya and Syria can be laid posthumously at the feet of Brzezinski. Carter has escaped public blame and he still teaches </w:t>
      </w:r>
      <w:hyperlink r:id="rId78" w:history="1">
        <w:r w:rsidRPr="006E0EB5">
          <w:rPr>
            <w:rStyle w:val="Hyperlink"/>
            <w:sz w:val="14"/>
          </w:rPr>
          <w:t xml:space="preserve">Sunday </w:t>
        </w:r>
        <w:proofErr w:type="gramStart"/>
        <w:r w:rsidRPr="006E0EB5">
          <w:rPr>
            <w:rStyle w:val="Hyperlink"/>
            <w:sz w:val="14"/>
          </w:rPr>
          <w:t>School</w:t>
        </w:r>
        <w:proofErr w:type="gramEnd"/>
      </w:hyperlink>
      <w:r w:rsidRPr="006E0EB5">
        <w:rPr>
          <w:sz w:val="14"/>
        </w:rPr>
        <w:t> as the </w:t>
      </w:r>
      <w:hyperlink r:id="rId79" w:history="1">
        <w:r w:rsidRPr="006E0EB5">
          <w:rPr>
            <w:rStyle w:val="Hyperlink"/>
            <w:sz w:val="14"/>
          </w:rPr>
          <w:t>Nobel Peace Prize</w:t>
        </w:r>
      </w:hyperlink>
      <w:r w:rsidRPr="006E0EB5">
        <w:rPr>
          <w:sz w:val="14"/>
        </w:rPr>
        <w:t xml:space="preserve"> president. Brzezinski was so good at killing millions of people that he went on to advising another Peace Prize president how to do it. President Obama called Brzezinski "one of our most outstanding thinkers". Obama picked up the killing where W. Bush left off. Killing millions of people instead of trying to control them is the model for asymmetrical warfare. Asymmetrical warfare is when the U.S. destroys a small country that has a limited ability to defend itself and cannot strike back. The tools of the trade are the CIA, air power, missiles, drones and mercenaries. </w:t>
      </w:r>
      <w:r w:rsidRPr="00D81639">
        <w:rPr>
          <w:highlight w:val="green"/>
          <w:u w:val="single"/>
        </w:rPr>
        <w:t>The U.S. public has become immune to its government killing millions</w:t>
      </w:r>
      <w:r w:rsidRPr="00A342DC">
        <w:rPr>
          <w:u w:val="single"/>
        </w:rPr>
        <w:t xml:space="preserve"> of Koreans, Vietnamese, Afghans, and Arabs, </w:t>
      </w:r>
      <w:r w:rsidRPr="00D81639">
        <w:rPr>
          <w:highlight w:val="green"/>
          <w:u w:val="single"/>
        </w:rPr>
        <w:t>as long as it does not interrupt with the public's busy daily lives</w:t>
      </w:r>
      <w:r w:rsidRPr="00A342DC">
        <w:rPr>
          <w:u w:val="single"/>
        </w:rPr>
        <w:t>. The opportunity costs to the American people is costing them universal healthcare, affordable higher education, modern mass transportation, modern infrastructure and economic security in old age</w:t>
      </w:r>
      <w:r w:rsidRPr="006E0EB5">
        <w:rPr>
          <w:sz w:val="14"/>
        </w:rPr>
        <w:t>; but the public does not seem to notice, and cannot connect the dots. They still think that the U.S. has the highest standard of living in the world. The reality is that the U.S. comes in at </w:t>
      </w:r>
      <w:hyperlink r:id="rId80" w:history="1">
        <w:r w:rsidRPr="006E0EB5">
          <w:rPr>
            <w:rStyle w:val="Hyperlink"/>
            <w:sz w:val="14"/>
          </w:rPr>
          <w:t>about 19</w:t>
        </w:r>
        <w:r w:rsidRPr="006E0EB5">
          <w:rPr>
            <w:rStyle w:val="Hyperlink"/>
            <w:sz w:val="14"/>
            <w:vertAlign w:val="superscript"/>
          </w:rPr>
          <w:t>th</w:t>
        </w:r>
        <w:r w:rsidRPr="006E0EB5">
          <w:rPr>
            <w:rStyle w:val="Hyperlink"/>
            <w:sz w:val="14"/>
          </w:rPr>
          <w:t xml:space="preserve"> on everything</w:t>
        </w:r>
      </w:hyperlink>
      <w:r w:rsidRPr="006E0EB5">
        <w:rPr>
          <w:sz w:val="14"/>
        </w:rPr>
        <w:t xml:space="preserve"> from the infant mortality rate to high speed internet; except military spending and political prisoners at which the U.S. is number one. How did the U.S. fall so low when it started with such high hopes on July 4th 1776 with the Declaration of Independence that proclaimed: "We hold these truths to be self-evident, that all men are created equal, that they are endowed by their Creator with certain unalienable Rights, that among these are Life, Liberty and the pursuit of Happiness"? Those words never really meant what most Americans think they mean.  American capitalism is a hierarchical based class society.  Property bestows more rights and privileges on the top of the pyramid of wealth. </w:t>
      </w:r>
      <w:r w:rsidRPr="00CC5469">
        <w:rPr>
          <w:u w:val="single"/>
        </w:rPr>
        <w:t>The Founding Documents of the U.S.A. were written by the elites, for the elites and for future elites in the lottery of capitalism American-style. By "</w:t>
      </w:r>
      <w:r w:rsidRPr="00D81639">
        <w:rPr>
          <w:highlight w:val="green"/>
          <w:u w:val="single"/>
        </w:rPr>
        <w:t>Life" is meant for those that can afford the necessities and luxuries of life. "Liberty" is the liberty to close off the commons from the natives and those that do not own property</w:t>
      </w:r>
      <w:r w:rsidRPr="00CC5469">
        <w:rPr>
          <w:u w:val="single"/>
        </w:rPr>
        <w:t xml:space="preserve">. "Happiness" is the </w:t>
      </w:r>
      <w:r w:rsidRPr="00D81639">
        <w:rPr>
          <w:highlight w:val="green"/>
          <w:u w:val="single"/>
        </w:rPr>
        <w:t>happiness that comes with owning slaves, and finding foreign sources of cheap labor</w:t>
      </w:r>
      <w:r w:rsidRPr="00CC5469">
        <w:rPr>
          <w:u w:val="single"/>
        </w:rPr>
        <w:t>.</w:t>
      </w:r>
      <w:r w:rsidRPr="006E0EB5">
        <w:rPr>
          <w:sz w:val="14"/>
        </w:rPr>
        <w:t xml:space="preserve"> </w:t>
      </w:r>
      <w:r w:rsidRPr="00840ED8">
        <w:rPr>
          <w:u w:val="single"/>
        </w:rPr>
        <w:t>As the greed for more and more land, more slaves and more wealth grew, the elites declared that it was </w:t>
      </w:r>
      <w:hyperlink r:id="rId81" w:history="1">
        <w:r w:rsidRPr="00840ED8">
          <w:rPr>
            <w:rStyle w:val="Hyperlink"/>
            <w:u w:val="single"/>
          </w:rPr>
          <w:t>Manifest Destiny</w:t>
        </w:r>
      </w:hyperlink>
      <w:r w:rsidRPr="00840ED8">
        <w:rPr>
          <w:u w:val="single"/>
        </w:rPr>
        <w:t> for them to spread capitalism and the American way of life across</w:t>
      </w:r>
      <w:r w:rsidRPr="006E0EB5">
        <w:rPr>
          <w:sz w:val="14"/>
        </w:rPr>
        <w:t xml:space="preserve"> all of North America. It was then that Asia's destiny became America's destiny. When the U.S. boundary met the Pacific Ocean the U.S. did not stop its Westward expansion. It kept on going to Hawaii, Japan, China and Korea. The U.S. joined the European scramble for overseas colonies and empire. </w:t>
      </w:r>
      <w:r w:rsidRPr="00D81639">
        <w:rPr>
          <w:highlight w:val="green"/>
          <w:u w:val="single"/>
        </w:rPr>
        <w:t>Capitalism must expand to survive</w:t>
      </w:r>
      <w:r w:rsidRPr="00840ED8">
        <w:rPr>
          <w:u w:val="single"/>
        </w:rPr>
        <w:t xml:space="preserve">. </w:t>
      </w:r>
      <w:r w:rsidRPr="006E0EB5">
        <w:rPr>
          <w:sz w:val="14"/>
        </w:rPr>
        <w:t xml:space="preserve">Adam Smith's quaint form of </w:t>
      </w:r>
      <w:r w:rsidRPr="00C40965">
        <w:rPr>
          <w:u w:val="single"/>
        </w:rPr>
        <w:t>capitalism was based on bartering</w:t>
      </w:r>
      <w:r w:rsidRPr="006E0EB5">
        <w:rPr>
          <w:sz w:val="14"/>
        </w:rPr>
        <w:t xml:space="preserve">. The butcher, baker and candlestick maker traded their products with each other providing all with meat, bread and light. </w:t>
      </w:r>
      <w:r w:rsidRPr="00C40965">
        <w:rPr>
          <w:u w:val="single"/>
        </w:rPr>
        <w:t xml:space="preserve">Modern capitalism American-style is based on money, and money is </w:t>
      </w:r>
      <w:r w:rsidRPr="00BB3E60">
        <w:rPr>
          <w:u w:val="single"/>
        </w:rPr>
        <w:t>based on debt. Debt requires that interest be paid by the borrower to the lender, thus syphoning off capital from the capitalist to the financier. The capitalist must expand production and find sources of cheap labor to pay the interest and to skim a profit too. Expanding production means that more and more natural resources are needed. To produce more requires even cheaper labor and automation. To sell an ever increasing amount of finished products of capitalism requires advertising and expanding to foreign markets. If any link in the chain is broken then the Ponzi scheme of capitalism collapses into an economic depression.</w:t>
      </w:r>
      <w:r w:rsidRPr="006E0EB5">
        <w:rPr>
          <w:sz w:val="14"/>
        </w:rPr>
        <w:t xml:space="preserve"> Economic depressions cause social unrest, civil disturbances and class conflict. </w:t>
      </w:r>
      <w:r w:rsidRPr="00BB3E60">
        <w:rPr>
          <w:u w:val="single"/>
        </w:rPr>
        <w:t xml:space="preserve">When the social hierarchy of capitalism is shaken by economic depression, then </w:t>
      </w:r>
      <w:r w:rsidRPr="00D81639">
        <w:rPr>
          <w:highlight w:val="green"/>
          <w:u w:val="single"/>
        </w:rPr>
        <w:t>capitalism must restore order either with violent repression or appeasement by redistributing some of the wealth to reduce tension.</w:t>
      </w:r>
      <w:r w:rsidRPr="00BB3E60">
        <w:rPr>
          <w:u w:val="single"/>
        </w:rPr>
        <w:t xml:space="preserve"> The first instinct of the capitalists is to resort to violence and repression to preserve their wealth. That is why capitalism and true democracy cannot coexist</w:t>
      </w:r>
      <w:r w:rsidRPr="006E0EB5">
        <w:rPr>
          <w:sz w:val="14"/>
        </w:rPr>
        <w:t xml:space="preserve">. One or the other has to give or the system is in danger of breaking down entirely. The natural political order for capitalism is right-wing dictatorship, martial law and fascism. Only by continuous expansion, imperialism and the exploitation of others can there be a compromise between capitalism and democracy domestically. When U.S. presidents say that the "American Way of Life" is being threatened by enemies what they mean is that small countries resist being subjugated and exploited by the U.S. Empire. When the U.S. first began to expand beyond the shores of the Pacific Ocean they were met with rejection. Ancient societies such as in Japan, Korea and China had civilizations with thousands of years of history. They had their own social order, their way of life and they were self-sufficient. They told the U.S. capitalists to go away. Such behavior by Asians was intolerable to the U.S. capitalist and merchant classes who wanted to sell their excess production and make trading profits. The U.S. was outraged that Asians, whom the white supremacists Euro-Americans saw as being non-Christian barbarians and inferior humans, would act so superior as to refuse to buy and sell with U.S. traders. How was the U.S. to expand trade when it was met with such 'insolence'? The answer that came naturally was to send in the navy with gunboats and the marines with bayonets to subjugate the 'insolent barbarians' to either open up to trade or have their cities bombarded with cannon balls and burnt to the ground. The "West was won" with genocide of the Native Americans, and if genocide was needed to subjugate Asia, then the U.S. would use it, and it did. The U.S. continued its killing spree in the Philippians, Korea, Indonesia, and Southeast Asia. The U.S. considers the Pacific Ocean a U.S. lake. </w:t>
      </w:r>
      <w:r w:rsidRPr="00D81639">
        <w:rPr>
          <w:highlight w:val="green"/>
          <w:u w:val="single"/>
        </w:rPr>
        <w:t>The U.S. is still trying to control the world</w:t>
      </w:r>
      <w:r w:rsidRPr="002139BC">
        <w:rPr>
          <w:u w:val="single"/>
        </w:rPr>
        <w:t xml:space="preserve"> with cannon balls. The cannon balls keep getting bigger, </w:t>
      </w:r>
      <w:r w:rsidRPr="00D81639">
        <w:rPr>
          <w:highlight w:val="green"/>
          <w:u w:val="single"/>
        </w:rPr>
        <w:t>more technologically complex and more genocidal</w:t>
      </w:r>
      <w:r w:rsidRPr="002139BC">
        <w:rPr>
          <w:u w:val="single"/>
        </w:rPr>
        <w:t xml:space="preserve">. The U.S. cannot accept the reality that it cannot control the world. The more it tries to, the more destruction, death and chaos it causes. Instead of creating world order the U.S. keeps creating world disorder. </w:t>
      </w:r>
      <w:r w:rsidRPr="00D81639">
        <w:rPr>
          <w:highlight w:val="green"/>
          <w:u w:val="single"/>
        </w:rPr>
        <w:t>World disorder threatens domestic order as more and more of the U.S. wealth is drained off by military expenditures and maintaining a foreign empire</w:t>
      </w:r>
      <w:r w:rsidRPr="002139BC">
        <w:rPr>
          <w:u w:val="single"/>
        </w:rPr>
        <w:t>.</w:t>
      </w:r>
      <w:r w:rsidRPr="006E0EB5">
        <w:rPr>
          <w:sz w:val="14"/>
        </w:rPr>
        <w:t xml:space="preserve"> Vladimir Lenin explained how today's U.S. foreign policy works in his 1917 thesis on the causes of World War One: "</w:t>
      </w:r>
      <w:hyperlink r:id="rId82" w:history="1">
        <w:r w:rsidRPr="006E0EB5">
          <w:rPr>
            <w:rStyle w:val="Hyperlink"/>
            <w:sz w:val="14"/>
          </w:rPr>
          <w:t>Imperialism, the Highest Stage of Capitalism</w:t>
        </w:r>
      </w:hyperlink>
      <w:r w:rsidRPr="006E0EB5">
        <w:rPr>
          <w:sz w:val="14"/>
        </w:rPr>
        <w:t xml:space="preserve">". </w:t>
      </w:r>
      <w:r w:rsidRPr="00D81639">
        <w:rPr>
          <w:b/>
          <w:highlight w:val="green"/>
          <w:u w:val="single"/>
        </w:rPr>
        <w:t>Capitalism leads to monopoly, monopoly leads to imperialism and imperialism leads to war.</w:t>
      </w:r>
      <w:r w:rsidRPr="00D81639">
        <w:rPr>
          <w:sz w:val="14"/>
          <w:highlight w:val="green"/>
        </w:rPr>
        <w:t xml:space="preserve"> </w:t>
      </w:r>
      <w:r w:rsidRPr="00D81639">
        <w:rPr>
          <w:highlight w:val="green"/>
          <w:u w:val="single"/>
        </w:rPr>
        <w:t>Capitalism also leads to inequality. Inequality and democracy cannot coexist forever because there are limits to expansion and growth</w:t>
      </w:r>
      <w:r w:rsidRPr="006E0EB5">
        <w:rPr>
          <w:sz w:val="14"/>
        </w:rPr>
        <w:t xml:space="preserve">. To preserve inequality requires fascism and a police state. Democracy can only thrive if there is more equality. Eventually, choices will be made between fascism </w:t>
      </w:r>
      <w:proofErr w:type="gramStart"/>
      <w:r w:rsidRPr="006E0EB5">
        <w:rPr>
          <w:sz w:val="14"/>
        </w:rPr>
        <w:t>or</w:t>
      </w:r>
      <w:proofErr w:type="gramEnd"/>
      <w:r w:rsidRPr="006E0EB5">
        <w:rPr>
          <w:sz w:val="14"/>
        </w:rPr>
        <w:t xml:space="preserve"> democracy, and between capitalism or something else?</w:t>
      </w:r>
    </w:p>
    <w:p w:rsidR="00737563" w:rsidRPr="0076312A" w:rsidRDefault="00737563" w:rsidP="00737563">
      <w:pPr>
        <w:pStyle w:val="Heading4"/>
        <w:rPr>
          <w:rStyle w:val="Style13ptBold"/>
          <w:rFonts w:asciiTheme="minorHAnsi" w:hAnsiTheme="minorHAnsi" w:cstheme="minorHAnsi"/>
          <w:b/>
          <w:bCs w:val="0"/>
        </w:rPr>
      </w:pPr>
      <w:r w:rsidRPr="0076312A">
        <w:rPr>
          <w:rStyle w:val="Style13ptBold"/>
          <w:rFonts w:asciiTheme="minorHAnsi" w:hAnsiTheme="minorHAnsi" w:cstheme="minorHAnsi"/>
          <w:b/>
        </w:rPr>
        <w:t>Hegemony increases the likelihood and magnitude of conflicts.</w:t>
      </w:r>
    </w:p>
    <w:p w:rsidR="00737563" w:rsidRPr="0076312A" w:rsidRDefault="00737563" w:rsidP="00737563">
      <w:pPr>
        <w:rPr>
          <w:rFonts w:asciiTheme="minorHAnsi" w:hAnsiTheme="minorHAnsi" w:cstheme="minorHAnsi"/>
        </w:rPr>
      </w:pPr>
      <w:r w:rsidRPr="0076312A">
        <w:rPr>
          <w:rStyle w:val="Style13ptBold"/>
          <w:rFonts w:asciiTheme="minorHAnsi" w:hAnsiTheme="minorHAnsi" w:cstheme="minorHAnsi"/>
        </w:rPr>
        <w:t>Cypher 16</w:t>
      </w:r>
      <w:r w:rsidRPr="0076312A">
        <w:rPr>
          <w:rFonts w:asciiTheme="minorHAnsi" w:hAnsiTheme="minorHAnsi" w:cstheme="minorHAnsi"/>
        </w:rPr>
        <w:t xml:space="preserve"> — James Cypher, Professor of Economics in the Doctoral Program in Development Studies (UAED) at the Universidad Autónoma de Zacatecas, Mexico ("Hegemony, military power projection and US structural economic interests in the periphery," Third World Quarterly.  (2016): 803. http://www.tandfonline.com/doi/full/10.1080/01436597.2015.1109435, Accessed 7/20/2017)//RR</w:t>
      </w:r>
    </w:p>
    <w:p w:rsidR="00737563" w:rsidRPr="0076312A" w:rsidRDefault="00737563" w:rsidP="00737563">
      <w:pPr>
        <w:rPr>
          <w:rFonts w:asciiTheme="minorHAnsi" w:hAnsiTheme="minorHAnsi" w:cstheme="minorHAnsi"/>
          <w:sz w:val="16"/>
        </w:rPr>
      </w:pPr>
      <w:r w:rsidRPr="00D81639">
        <w:rPr>
          <w:rStyle w:val="StyleUnderline"/>
          <w:rFonts w:asciiTheme="minorHAnsi" w:hAnsiTheme="minorHAnsi" w:cstheme="minorHAnsi"/>
          <w:highlight w:val="green"/>
        </w:rPr>
        <w:t>US m</w:t>
      </w:r>
      <w:r w:rsidRPr="0076312A">
        <w:rPr>
          <w:rStyle w:val="StyleUnderline"/>
          <w:rFonts w:asciiTheme="minorHAnsi" w:hAnsiTheme="minorHAnsi" w:cstheme="minorHAnsi"/>
        </w:rPr>
        <w:t xml:space="preserve">ilitary interventions since WW II have spanned the globe, with at least </w:t>
      </w:r>
      <w:r w:rsidRPr="00D81639">
        <w:rPr>
          <w:rStyle w:val="Emphasis"/>
          <w:rFonts w:asciiTheme="minorHAnsi" w:hAnsiTheme="minorHAnsi" w:cstheme="minorHAnsi"/>
          <w:highlight w:val="green"/>
        </w:rPr>
        <w:t>67 major intrusions</w:t>
      </w:r>
      <w:r w:rsidRPr="0076312A">
        <w:rPr>
          <w:rFonts w:asciiTheme="minorHAnsi" w:hAnsiTheme="minorHAnsi" w:cstheme="minorHAnsi"/>
          <w:sz w:val="16"/>
        </w:rPr>
        <w:t xml:space="preserve"> recorded </w:t>
      </w:r>
      <w:r w:rsidRPr="00D81639">
        <w:rPr>
          <w:rStyle w:val="StyleUnderline"/>
          <w:rFonts w:asciiTheme="minorHAnsi" w:hAnsiTheme="minorHAnsi" w:cstheme="minorHAnsi"/>
          <w:highlight w:val="green"/>
        </w:rPr>
        <w:t>from 1945 to 1999, over 80% of which occurred in the global Sout</w:t>
      </w:r>
      <w:r w:rsidRPr="0076312A">
        <w:rPr>
          <w:rFonts w:asciiTheme="minorHAnsi" w:hAnsiTheme="minorHAnsi" w:cstheme="minorHAnsi"/>
          <w:sz w:val="16"/>
        </w:rPr>
        <w:t xml:space="preserve">h.2323. </w:t>
      </w:r>
      <w:proofErr w:type="gramStart"/>
      <w:r w:rsidRPr="0076312A">
        <w:rPr>
          <w:rFonts w:asciiTheme="minorHAnsi" w:hAnsiTheme="minorHAnsi" w:cstheme="minorHAnsi"/>
          <w:sz w:val="16"/>
        </w:rPr>
        <w:t>Blum, Rogue State.</w:t>
      </w:r>
      <w:proofErr w:type="gramEnd"/>
      <w:r w:rsidRPr="0076312A">
        <w:rPr>
          <w:rFonts w:asciiTheme="minorHAnsi" w:hAnsiTheme="minorHAnsi" w:cstheme="minorHAnsi"/>
          <w:sz w:val="16"/>
        </w:rPr>
        <w:t xml:space="preserve"> Since then, </w:t>
      </w:r>
      <w:r w:rsidRPr="0076312A">
        <w:rPr>
          <w:rStyle w:val="StyleUnderline"/>
          <w:rFonts w:asciiTheme="minorHAnsi" w:hAnsiTheme="minorHAnsi" w:cstheme="minorHAnsi"/>
        </w:rPr>
        <w:t>particularly with the promulgation of the ‘Bush Doctrine’ in 2002 – articulating the option of initiating unilateral war as part of the National Security Strategy</w:t>
      </w:r>
      <w:r w:rsidRPr="0076312A">
        <w:rPr>
          <w:rFonts w:asciiTheme="minorHAnsi" w:hAnsiTheme="minorHAnsi" w:cstheme="minorHAnsi"/>
          <w:sz w:val="16"/>
        </w:rPr>
        <w:t xml:space="preserve"> of the USA – </w:t>
      </w:r>
      <w:r w:rsidRPr="00D81639">
        <w:rPr>
          <w:rStyle w:val="Emphasis"/>
          <w:rFonts w:asciiTheme="minorHAnsi" w:hAnsiTheme="minorHAnsi" w:cstheme="minorHAnsi"/>
          <w:highlight w:val="green"/>
        </w:rPr>
        <w:t>US incursions have increased and broadened under conditions of constant war-fightin</w:t>
      </w:r>
      <w:r w:rsidRPr="0076312A">
        <w:rPr>
          <w:rStyle w:val="Emphasis"/>
          <w:rFonts w:asciiTheme="minorHAnsi" w:hAnsiTheme="minorHAnsi" w:cstheme="minorHAnsi"/>
        </w:rPr>
        <w:t>g.</w:t>
      </w:r>
      <w:r w:rsidRPr="0076312A">
        <w:rPr>
          <w:rFonts w:asciiTheme="minorHAnsi" w:hAnsiTheme="minorHAnsi" w:cstheme="minorHAnsi"/>
          <w:sz w:val="16"/>
        </w:rPr>
        <w:t xml:space="preserve"> </w:t>
      </w:r>
      <w:r w:rsidRPr="0076312A">
        <w:rPr>
          <w:rStyle w:val="StyleUnderline"/>
          <w:rFonts w:asciiTheme="minorHAnsi" w:hAnsiTheme="minorHAnsi" w:cstheme="minorHAnsi"/>
        </w:rPr>
        <w:t>According to a Congressional Research Service report, from the beginning of 2000 to August 2014 presidents have used</w:t>
      </w:r>
      <w:r w:rsidRPr="0076312A">
        <w:rPr>
          <w:rFonts w:asciiTheme="minorHAnsi" w:hAnsiTheme="minorHAnsi" w:cstheme="minorHAnsi"/>
          <w:sz w:val="16"/>
        </w:rPr>
        <w:t xml:space="preserve"> the </w:t>
      </w:r>
      <w:r w:rsidRPr="0076312A">
        <w:rPr>
          <w:rStyle w:val="StyleUnderline"/>
          <w:rFonts w:asciiTheme="minorHAnsi" w:hAnsiTheme="minorHAnsi" w:cstheme="minorHAnsi"/>
        </w:rPr>
        <w:t>War Powers Resolution</w:t>
      </w:r>
      <w:r w:rsidRPr="0076312A">
        <w:rPr>
          <w:rFonts w:asciiTheme="minorHAnsi" w:hAnsiTheme="minorHAnsi" w:cstheme="minorHAnsi"/>
          <w:sz w:val="16"/>
        </w:rPr>
        <w:t xml:space="preserve">, or its equivalent, </w:t>
      </w:r>
      <w:r w:rsidRPr="0076312A">
        <w:rPr>
          <w:rStyle w:val="Emphasis"/>
          <w:rFonts w:asciiTheme="minorHAnsi" w:hAnsiTheme="minorHAnsi" w:cstheme="minorHAnsi"/>
        </w:rPr>
        <w:t>to authorise military interventions on 81 occasions,</w:t>
      </w:r>
      <w:r w:rsidRPr="0076312A">
        <w:rPr>
          <w:rStyle w:val="StyleUnderline"/>
          <w:rFonts w:asciiTheme="minorHAnsi" w:hAnsiTheme="minorHAnsi" w:cstheme="minorHAnsi"/>
        </w:rPr>
        <w:t xml:space="preserve"> including re-approval of some previous interventions.</w:t>
      </w:r>
      <w:r w:rsidRPr="0076312A">
        <w:rPr>
          <w:rFonts w:asciiTheme="minorHAnsi" w:hAnsiTheme="minorHAnsi" w:cstheme="minorHAnsi"/>
          <w:sz w:val="16"/>
        </w:rPr>
        <w:t>2424. Salazar Torreon, Instances of Use of United States Armed Forces, 19–33</w:t>
      </w:r>
      <w:r w:rsidRPr="0076312A">
        <w:rPr>
          <w:rStyle w:val="StyleUnderline"/>
          <w:rFonts w:asciiTheme="minorHAnsi" w:hAnsiTheme="minorHAnsi" w:cstheme="minorHAnsi"/>
        </w:rPr>
        <w:t>. Of these interventions</w:t>
      </w:r>
      <w:r w:rsidRPr="0076312A">
        <w:rPr>
          <w:rFonts w:asciiTheme="minorHAnsi" w:hAnsiTheme="minorHAnsi" w:cstheme="minorHAnsi"/>
          <w:sz w:val="16"/>
        </w:rPr>
        <w:t xml:space="preserve">, up to August 2014 </w:t>
      </w:r>
      <w:r w:rsidRPr="0076312A">
        <w:rPr>
          <w:rStyle w:val="StyleUnderline"/>
          <w:rFonts w:asciiTheme="minorHAnsi" w:hAnsiTheme="minorHAnsi" w:cstheme="minorHAnsi"/>
        </w:rPr>
        <w:t xml:space="preserve">all occurred in the global South, save several in the Balkan region </w:t>
      </w:r>
      <w:r w:rsidRPr="0076312A">
        <w:rPr>
          <w:rFonts w:asciiTheme="minorHAnsi" w:hAnsiTheme="minorHAnsi" w:cstheme="minorHAnsi"/>
          <w:sz w:val="16"/>
        </w:rPr>
        <w:t>(part of what Raúl Prebisch described as the ‘periphery’) as the former Yugoslavia was dismembered.</w:t>
      </w:r>
    </w:p>
    <w:p w:rsidR="00737563" w:rsidRPr="0076312A" w:rsidRDefault="00737563" w:rsidP="00737563">
      <w:pPr>
        <w:rPr>
          <w:rStyle w:val="StyleUnderline"/>
          <w:rFonts w:asciiTheme="minorHAnsi" w:hAnsiTheme="minorHAnsi" w:cstheme="minorHAnsi"/>
        </w:rPr>
      </w:pPr>
      <w:r w:rsidRPr="0076312A">
        <w:rPr>
          <w:rFonts w:asciiTheme="minorHAnsi" w:hAnsiTheme="minorHAnsi" w:cstheme="minorHAnsi"/>
          <w:sz w:val="16"/>
        </w:rPr>
        <w:t xml:space="preserve">It is important to understand that, </w:t>
      </w:r>
      <w:r w:rsidRPr="0076312A">
        <w:rPr>
          <w:rStyle w:val="StyleUnderline"/>
          <w:rFonts w:asciiTheme="minorHAnsi" w:hAnsiTheme="minorHAnsi" w:cstheme="minorHAnsi"/>
        </w:rPr>
        <w:t>increasingly, the US Congress now obscures the scope of military adventurism by frequently registering multiple interventions</w:t>
      </w:r>
      <w:r w:rsidRPr="0076312A">
        <w:rPr>
          <w:rFonts w:asciiTheme="minorHAnsi" w:hAnsiTheme="minorHAnsi" w:cstheme="minorHAnsi"/>
          <w:sz w:val="16"/>
        </w:rPr>
        <w:t xml:space="preserve">. For example, </w:t>
      </w:r>
      <w:r w:rsidRPr="0076312A">
        <w:rPr>
          <w:rStyle w:val="StyleUnderline"/>
          <w:rFonts w:asciiTheme="minorHAnsi" w:hAnsiTheme="minorHAnsi" w:cstheme="minorHAnsi"/>
        </w:rPr>
        <w:t>in December 2011 the report on the use of presidential war powers imprecisely noted that ‘The United States has deployed various “combat-equipped forces”</w:t>
      </w:r>
      <w:r w:rsidRPr="0076312A">
        <w:rPr>
          <w:rFonts w:asciiTheme="minorHAnsi" w:hAnsiTheme="minorHAnsi" w:cstheme="minorHAnsi"/>
          <w:sz w:val="16"/>
        </w:rPr>
        <w:t xml:space="preserve"> to a number of locations in the Central, Pacific, European, Southern, and African Command areas of operation’.2525. </w:t>
      </w:r>
      <w:proofErr w:type="gramStart"/>
      <w:r w:rsidRPr="0076312A">
        <w:rPr>
          <w:rFonts w:asciiTheme="minorHAnsi" w:hAnsiTheme="minorHAnsi" w:cstheme="minorHAnsi"/>
          <w:sz w:val="16"/>
        </w:rPr>
        <w:t>Ibid.,</w:t>
      </w:r>
      <w:proofErr w:type="gramEnd"/>
      <w:r w:rsidRPr="0076312A">
        <w:rPr>
          <w:rFonts w:asciiTheme="minorHAnsi" w:hAnsiTheme="minorHAnsi" w:cstheme="minorHAnsi"/>
          <w:sz w:val="16"/>
        </w:rPr>
        <w:t xml:space="preserve"> 29. </w:t>
      </w:r>
      <w:r w:rsidRPr="0076312A">
        <w:rPr>
          <w:rStyle w:val="StyleUnderline"/>
          <w:rFonts w:asciiTheme="minorHAnsi" w:hAnsiTheme="minorHAnsi" w:cstheme="minorHAnsi"/>
        </w:rPr>
        <w:t>Thus, there can be no doubt that US military interventions since the beginning of 2000 are a multiple of the 81 authorisations registered, and that today such reports hide much more than they reveal.</w:t>
      </w:r>
    </w:p>
    <w:p w:rsidR="00737563" w:rsidRPr="0076312A" w:rsidRDefault="00737563" w:rsidP="00737563">
      <w:pPr>
        <w:pStyle w:val="Heading4"/>
        <w:rPr>
          <w:rFonts w:asciiTheme="minorHAnsi" w:hAnsiTheme="minorHAnsi" w:cstheme="minorHAnsi"/>
        </w:rPr>
      </w:pPr>
      <w:r w:rsidRPr="0076312A">
        <w:rPr>
          <w:rFonts w:asciiTheme="minorHAnsi" w:hAnsiTheme="minorHAnsi" w:cstheme="minorHAnsi"/>
        </w:rPr>
        <w:t xml:space="preserve">US Heg uses conflict to sustain itself </w:t>
      </w:r>
    </w:p>
    <w:p w:rsidR="00737563" w:rsidRPr="0076312A" w:rsidRDefault="00737563" w:rsidP="00737563">
      <w:pPr>
        <w:rPr>
          <w:rFonts w:asciiTheme="minorHAnsi" w:hAnsiTheme="minorHAnsi" w:cstheme="minorHAnsi"/>
        </w:rPr>
      </w:pPr>
      <w:r w:rsidRPr="0076312A">
        <w:rPr>
          <w:rStyle w:val="Style13ptBold"/>
          <w:rFonts w:asciiTheme="minorHAnsi" w:hAnsiTheme="minorHAnsi" w:cstheme="minorHAnsi"/>
        </w:rPr>
        <w:t>Monteiro, 12-</w:t>
      </w:r>
      <w:r w:rsidRPr="0076312A">
        <w:rPr>
          <w:rFonts w:asciiTheme="minorHAnsi" w:hAnsiTheme="minorHAnsi" w:cstheme="minorHAnsi"/>
        </w:rPr>
        <w:t xml:space="preserve">Nuno P, Associate professor of Political Science at Yale University (“Unrest Assured: Why Unipolarity Is Not Peaceful”, 2012, </w:t>
      </w:r>
      <w:hyperlink r:id="rId83" w:history="1">
        <w:r w:rsidRPr="0076312A">
          <w:rPr>
            <w:rStyle w:val="Hyperlink"/>
            <w:rFonts w:asciiTheme="minorHAnsi" w:hAnsiTheme="minorHAnsi" w:cstheme="minorHAnsi"/>
          </w:rPr>
          <w:t>https://www.mitpressjournals.org/doi/pdf/10.1162/ISEC_a_00064</w:t>
        </w:r>
      </w:hyperlink>
      <w:r w:rsidRPr="0076312A">
        <w:rPr>
          <w:rFonts w:asciiTheme="minorHAnsi" w:hAnsiTheme="minorHAnsi" w:cstheme="minorHAnsi"/>
        </w:rPr>
        <w:t>, Accessed July 7th 2018) //RR</w:t>
      </w:r>
    </w:p>
    <w:p w:rsidR="00737563" w:rsidRPr="0076312A" w:rsidRDefault="00737563" w:rsidP="00737563">
      <w:pPr>
        <w:rPr>
          <w:rFonts w:asciiTheme="minorHAnsi" w:eastAsia="Times New Roman" w:hAnsiTheme="minorHAnsi" w:cstheme="minorHAnsi"/>
          <w:sz w:val="20"/>
          <w:szCs w:val="20"/>
        </w:rPr>
      </w:pPr>
      <w:r w:rsidRPr="00D81639">
        <w:rPr>
          <w:rFonts w:asciiTheme="minorHAnsi" w:eastAsia="Times New Roman" w:hAnsiTheme="minorHAnsi" w:cstheme="minorHAnsi"/>
          <w:b/>
          <w:szCs w:val="20"/>
          <w:highlight w:val="green"/>
          <w:u w:val="single"/>
        </w:rPr>
        <w:t>A unipole</w:t>
      </w:r>
      <w:r w:rsidRPr="0076312A">
        <w:rPr>
          <w:rFonts w:asciiTheme="minorHAnsi" w:eastAsia="Times New Roman" w:hAnsiTheme="minorHAnsi" w:cstheme="minorHAnsi"/>
          <w:b/>
          <w:szCs w:val="20"/>
          <w:u w:val="single"/>
        </w:rPr>
        <w:t xml:space="preserve"> carrying out an offensive-dominance strategy </w:t>
      </w:r>
      <w:r w:rsidRPr="00D81639">
        <w:rPr>
          <w:rFonts w:asciiTheme="minorHAnsi" w:eastAsia="Times New Roman" w:hAnsiTheme="minorHAnsi" w:cstheme="minorHAnsi"/>
          <w:b/>
          <w:szCs w:val="20"/>
          <w:highlight w:val="green"/>
          <w:u w:val="single"/>
        </w:rPr>
        <w:t>wants to revise the status quo in its favor by acquiring more territory</w:t>
      </w:r>
      <w:r w:rsidRPr="0076312A">
        <w:rPr>
          <w:rFonts w:asciiTheme="minorHAnsi" w:eastAsia="Times New Roman" w:hAnsiTheme="minorHAnsi" w:cstheme="minorHAnsi"/>
          <w:sz w:val="20"/>
          <w:szCs w:val="20"/>
        </w:rPr>
        <w:t xml:space="preserve">, by favorably changing the alignment of other states, </w:t>
      </w:r>
      <w:r w:rsidRPr="0076312A">
        <w:rPr>
          <w:rFonts w:asciiTheme="minorHAnsi" w:eastAsia="Times New Roman" w:hAnsiTheme="minorHAnsi" w:cstheme="minorHAnsi"/>
          <w:szCs w:val="20"/>
          <w:u w:val="single"/>
        </w:rPr>
        <w:t>or by altering the distribution of power in its own benefit</w:t>
      </w:r>
      <w:r w:rsidRPr="0076312A">
        <w:rPr>
          <w:rFonts w:asciiTheme="minorHAnsi" w:eastAsia="Times New Roman" w:hAnsiTheme="minorHAnsi" w:cstheme="minorHAnsi"/>
          <w:sz w:val="20"/>
          <w:szCs w:val="20"/>
        </w:rPr>
        <w:t>—</w:t>
      </w:r>
      <w:r w:rsidRPr="0076312A">
        <w:rPr>
          <w:rFonts w:asciiTheme="minorHAnsi" w:eastAsia="Times New Roman" w:hAnsiTheme="minorHAnsi" w:cstheme="minorHAnsi"/>
          <w:sz w:val="18"/>
          <w:szCs w:val="20"/>
        </w:rPr>
        <w:t>or some combination of these</w:t>
      </w:r>
      <w:r w:rsidRPr="0076312A">
        <w:rPr>
          <w:rFonts w:asciiTheme="minorHAnsi" w:eastAsia="Times New Roman" w:hAnsiTheme="minorHAnsi" w:cstheme="minorHAnsi"/>
          <w:sz w:val="20"/>
          <w:szCs w:val="20"/>
        </w:rPr>
        <w:t xml:space="preserve">. </w:t>
      </w:r>
      <w:r w:rsidRPr="00D81639">
        <w:rPr>
          <w:rFonts w:asciiTheme="minorHAnsi" w:eastAsia="Times New Roman" w:hAnsiTheme="minorHAnsi" w:cstheme="minorHAnsi"/>
          <w:b/>
          <w:szCs w:val="20"/>
          <w:highlight w:val="green"/>
          <w:u w:val="single"/>
        </w:rPr>
        <w:t>Territorial conquest,</w:t>
      </w:r>
      <w:r w:rsidRPr="0076312A">
        <w:rPr>
          <w:rFonts w:asciiTheme="minorHAnsi" w:eastAsia="Times New Roman" w:hAnsiTheme="minorHAnsi" w:cstheme="minorHAnsi"/>
          <w:b/>
          <w:szCs w:val="20"/>
          <w:u w:val="single"/>
        </w:rPr>
        <w:t xml:space="preserve"> </w:t>
      </w:r>
      <w:r w:rsidRPr="0076312A">
        <w:rPr>
          <w:rFonts w:asciiTheme="minorHAnsi" w:eastAsia="Times New Roman" w:hAnsiTheme="minorHAnsi" w:cstheme="minorHAnsi"/>
          <w:sz w:val="16"/>
          <w:szCs w:val="20"/>
        </w:rPr>
        <w:t>which is the most ambitious goal of an offensive dominance strategy, is a daunting task in an age of nationalism and is thus likely to be rare.89 Efforts to</w:t>
      </w:r>
      <w:r w:rsidRPr="0076312A">
        <w:rPr>
          <w:rFonts w:asciiTheme="minorHAnsi" w:eastAsia="Times New Roman" w:hAnsiTheme="minorHAnsi" w:cstheme="minorHAnsi"/>
          <w:sz w:val="20"/>
          <w:szCs w:val="20"/>
        </w:rPr>
        <w:t xml:space="preserve"> </w:t>
      </w:r>
      <w:r w:rsidRPr="00D81639">
        <w:rPr>
          <w:rFonts w:asciiTheme="minorHAnsi" w:eastAsia="Times New Roman" w:hAnsiTheme="minorHAnsi" w:cstheme="minorHAnsi"/>
          <w:b/>
          <w:szCs w:val="20"/>
          <w:highlight w:val="green"/>
          <w:u w:val="single"/>
        </w:rPr>
        <w:t>alter the international alignments of other states or the balance of powe</w:t>
      </w:r>
      <w:r w:rsidRPr="0076312A">
        <w:rPr>
          <w:rFonts w:asciiTheme="minorHAnsi" w:eastAsia="Times New Roman" w:hAnsiTheme="minorHAnsi" w:cstheme="minorHAnsi"/>
          <w:b/>
          <w:szCs w:val="20"/>
          <w:u w:val="single"/>
        </w:rPr>
        <w:t>r</w:t>
      </w:r>
      <w:r w:rsidRPr="0076312A">
        <w:rPr>
          <w:rFonts w:asciiTheme="minorHAnsi" w:eastAsia="Times New Roman" w:hAnsiTheme="minorHAnsi" w:cstheme="minorHAnsi"/>
          <w:szCs w:val="20"/>
        </w:rPr>
        <w:t xml:space="preserve"> </w:t>
      </w:r>
      <w:r w:rsidRPr="0076312A">
        <w:rPr>
          <w:rFonts w:asciiTheme="minorHAnsi" w:eastAsia="Times New Roman" w:hAnsiTheme="minorHAnsi" w:cstheme="minorHAnsi"/>
          <w:sz w:val="18"/>
          <w:szCs w:val="20"/>
        </w:rPr>
        <w:t xml:space="preserve">can be pursued through soft power and persuasion, but this is unlikely to prove sufficient, and the </w:t>
      </w:r>
      <w:r w:rsidRPr="00D81639">
        <w:rPr>
          <w:rFonts w:asciiTheme="minorHAnsi" w:eastAsia="Times New Roman" w:hAnsiTheme="minorHAnsi" w:cstheme="minorHAnsi"/>
          <w:b/>
          <w:szCs w:val="20"/>
          <w:highlight w:val="green"/>
          <w:u w:val="single"/>
        </w:rPr>
        <w:t>unipole may decide to use force</w:t>
      </w:r>
      <w:r w:rsidRPr="0076312A">
        <w:rPr>
          <w:rFonts w:asciiTheme="minorHAnsi" w:eastAsia="Times New Roman" w:hAnsiTheme="minorHAnsi" w:cstheme="minorHAnsi"/>
          <w:b/>
          <w:szCs w:val="20"/>
          <w:u w:val="single"/>
        </w:rPr>
        <w:t>.</w:t>
      </w:r>
      <w:r w:rsidRPr="0076312A">
        <w:rPr>
          <w:rFonts w:asciiTheme="minorHAnsi" w:eastAsia="Times New Roman" w:hAnsiTheme="minorHAnsi" w:cstheme="minorHAnsi"/>
          <w:sz w:val="20"/>
          <w:szCs w:val="20"/>
        </w:rPr>
        <w:t xml:space="preserve">90 By putting recalcitrant </w:t>
      </w:r>
      <w:r w:rsidRPr="0076312A">
        <w:rPr>
          <w:rFonts w:asciiTheme="minorHAnsi" w:eastAsia="Times New Roman" w:hAnsiTheme="minorHAnsi" w:cstheme="minorHAnsi"/>
          <w:sz w:val="18"/>
          <w:szCs w:val="20"/>
        </w:rPr>
        <w:t>minor powers in a position of extreme-self help</w:t>
      </w:r>
      <w:r w:rsidRPr="0076312A">
        <w:rPr>
          <w:rFonts w:asciiTheme="minorHAnsi" w:eastAsia="Times New Roman" w:hAnsiTheme="minorHAnsi" w:cstheme="minorHAnsi"/>
          <w:sz w:val="20"/>
          <w:szCs w:val="20"/>
        </w:rPr>
        <w:t xml:space="preserve">, </w:t>
      </w:r>
      <w:r w:rsidRPr="0076312A">
        <w:rPr>
          <w:rFonts w:asciiTheme="minorHAnsi" w:eastAsia="Times New Roman" w:hAnsiTheme="minorHAnsi" w:cstheme="minorHAnsi"/>
          <w:b/>
          <w:szCs w:val="20"/>
          <w:u w:val="single"/>
        </w:rPr>
        <w:t xml:space="preserve">an </w:t>
      </w:r>
      <w:r w:rsidRPr="00D81639">
        <w:rPr>
          <w:rFonts w:asciiTheme="minorHAnsi" w:eastAsia="Times New Roman" w:hAnsiTheme="minorHAnsi" w:cstheme="minorHAnsi"/>
          <w:b/>
          <w:szCs w:val="20"/>
          <w:highlight w:val="green"/>
          <w:u w:val="single"/>
        </w:rPr>
        <w:t>offensive</w:t>
      </w:r>
      <w:r w:rsidRPr="0076312A">
        <w:rPr>
          <w:rFonts w:asciiTheme="minorHAnsi" w:eastAsia="Times New Roman" w:hAnsiTheme="minorHAnsi" w:cstheme="minorHAnsi"/>
          <w:b/>
          <w:szCs w:val="20"/>
          <w:u w:val="single"/>
        </w:rPr>
        <w:t xml:space="preserve">-dominance </w:t>
      </w:r>
      <w:r w:rsidRPr="00D81639">
        <w:rPr>
          <w:rFonts w:asciiTheme="minorHAnsi" w:eastAsia="Times New Roman" w:hAnsiTheme="minorHAnsi" w:cstheme="minorHAnsi"/>
          <w:b/>
          <w:szCs w:val="20"/>
          <w:highlight w:val="green"/>
          <w:u w:val="single"/>
        </w:rPr>
        <w:t>strategy triggers</w:t>
      </w:r>
      <w:r w:rsidRPr="0076312A">
        <w:rPr>
          <w:rFonts w:asciiTheme="minorHAnsi" w:eastAsia="Times New Roman" w:hAnsiTheme="minorHAnsi" w:cstheme="minorHAnsi"/>
          <w:b/>
          <w:szCs w:val="20"/>
          <w:u w:val="single"/>
        </w:rPr>
        <w:t xml:space="preserve"> two pathways to conflict. In both cases, a deterrence </w:t>
      </w:r>
      <w:r w:rsidRPr="00D81639">
        <w:rPr>
          <w:rFonts w:asciiTheme="minorHAnsi" w:eastAsia="Times New Roman" w:hAnsiTheme="minorHAnsi" w:cstheme="minorHAnsi"/>
          <w:b/>
          <w:szCs w:val="20"/>
          <w:highlight w:val="green"/>
          <w:u w:val="single"/>
        </w:rPr>
        <w:t>breakdown leads to a preventive war</w:t>
      </w:r>
      <w:r w:rsidRPr="0076312A">
        <w:rPr>
          <w:rFonts w:asciiTheme="minorHAnsi" w:eastAsia="Times New Roman" w:hAnsiTheme="minorHAnsi" w:cstheme="minorHAnsi"/>
          <w:b/>
          <w:szCs w:val="20"/>
          <w:u w:val="single"/>
        </w:rPr>
        <w:t>.</w:t>
      </w:r>
      <w:r w:rsidRPr="0076312A">
        <w:rPr>
          <w:rFonts w:asciiTheme="minorHAnsi" w:eastAsia="Times New Roman" w:hAnsiTheme="minorHAnsi" w:cstheme="minorHAnsi"/>
          <w:szCs w:val="20"/>
        </w:rPr>
        <w:t xml:space="preserve"> </w:t>
      </w:r>
      <w:proofErr w:type="gramStart"/>
      <w:r w:rsidRPr="0076312A">
        <w:rPr>
          <w:rFonts w:asciiTheme="minorHAnsi" w:eastAsia="Times New Roman" w:hAnsiTheme="minorHAnsi" w:cstheme="minorHAnsi"/>
          <w:sz w:val="20"/>
          <w:szCs w:val="20"/>
        </w:rPr>
        <w:t xml:space="preserve">Following the first pathway: </w:t>
      </w:r>
      <w:r w:rsidRPr="0076312A">
        <w:rPr>
          <w:rFonts w:asciiTheme="minorHAnsi" w:eastAsia="Times New Roman" w:hAnsiTheme="minorHAnsi" w:cstheme="minorHAnsi"/>
          <w:b/>
          <w:sz w:val="20"/>
          <w:szCs w:val="20"/>
          <w:u w:val="single"/>
        </w:rPr>
        <w:t>the unipole makes revisionist demands that recalcitrant minor powers are unlikely to accept peacefully,</w:t>
      </w:r>
      <w:r w:rsidRPr="0076312A">
        <w:rPr>
          <w:rFonts w:asciiTheme="minorHAnsi" w:eastAsia="Times New Roman" w:hAnsiTheme="minorHAnsi" w:cstheme="minorHAnsi"/>
          <w:sz w:val="20"/>
          <w:szCs w:val="20"/>
          <w:u w:val="single"/>
        </w:rPr>
        <w:t xml:space="preserve"> </w:t>
      </w:r>
      <w:r w:rsidRPr="0076312A">
        <w:rPr>
          <w:rFonts w:asciiTheme="minorHAnsi" w:eastAsia="Times New Roman" w:hAnsiTheme="minorHAnsi" w:cstheme="minorHAnsi"/>
          <w:sz w:val="18"/>
          <w:szCs w:val="20"/>
        </w:rPr>
        <w:t>because these pose a threat to their survival.</w:t>
      </w:r>
      <w:proofErr w:type="gramEnd"/>
      <w:r w:rsidRPr="0076312A">
        <w:rPr>
          <w:rFonts w:asciiTheme="minorHAnsi" w:eastAsia="Times New Roman" w:hAnsiTheme="minorHAnsi" w:cstheme="minorHAnsi"/>
          <w:sz w:val="18"/>
          <w:szCs w:val="20"/>
        </w:rPr>
        <w:t xml:space="preserve"> </w:t>
      </w:r>
      <w:r w:rsidRPr="00D81639">
        <w:rPr>
          <w:rFonts w:asciiTheme="minorHAnsi" w:eastAsia="Times New Roman" w:hAnsiTheme="minorHAnsi" w:cstheme="minorHAnsi"/>
          <w:sz w:val="18"/>
          <w:szCs w:val="20"/>
          <w:highlight w:val="green"/>
        </w:rPr>
        <w:t>Given its preponderance of power</w:t>
      </w:r>
      <w:r w:rsidRPr="00D81639">
        <w:rPr>
          <w:rFonts w:asciiTheme="minorHAnsi" w:eastAsia="Times New Roman" w:hAnsiTheme="minorHAnsi" w:cstheme="minorHAnsi"/>
          <w:sz w:val="20"/>
          <w:szCs w:val="20"/>
          <w:highlight w:val="green"/>
          <w:u w:val="single"/>
        </w:rPr>
        <w:t>,</w:t>
      </w:r>
      <w:r w:rsidRPr="0076312A">
        <w:rPr>
          <w:rFonts w:asciiTheme="minorHAnsi" w:eastAsia="Times New Roman" w:hAnsiTheme="minorHAnsi" w:cstheme="minorHAnsi"/>
          <w:sz w:val="20"/>
          <w:szCs w:val="20"/>
          <w:u w:val="single"/>
        </w:rPr>
        <w:t xml:space="preserve"> </w:t>
      </w:r>
      <w:r w:rsidRPr="00D81639">
        <w:rPr>
          <w:rFonts w:asciiTheme="minorHAnsi" w:eastAsia="Times New Roman" w:hAnsiTheme="minorHAnsi" w:cstheme="minorHAnsi"/>
          <w:b/>
          <w:sz w:val="20"/>
          <w:szCs w:val="20"/>
          <w:highlight w:val="green"/>
          <w:u w:val="single"/>
        </w:rPr>
        <w:t>the unipole may decide to go to war</w:t>
      </w:r>
      <w:r w:rsidRPr="00D81639">
        <w:rPr>
          <w:rFonts w:asciiTheme="minorHAnsi" w:eastAsia="Times New Roman" w:hAnsiTheme="minorHAnsi" w:cstheme="minorHAnsi"/>
          <w:sz w:val="20"/>
          <w:szCs w:val="20"/>
          <w:highlight w:val="green"/>
          <w:u w:val="single"/>
        </w:rPr>
        <w:t>.</w:t>
      </w:r>
      <w:r w:rsidRPr="0076312A">
        <w:rPr>
          <w:rFonts w:asciiTheme="minorHAnsi" w:eastAsia="Times New Roman" w:hAnsiTheme="minorHAnsi" w:cstheme="minorHAnsi"/>
          <w:sz w:val="20"/>
          <w:szCs w:val="20"/>
          <w:u w:val="single"/>
        </w:rPr>
        <w:t xml:space="preserve"> The second causal pathway follows a slightly more complex logic. Like its defensive version, a strategy of offensive dominance provides strong incentives for recalcitrant minor powers to balance internally.</w:t>
      </w:r>
      <w:r w:rsidRPr="0076312A">
        <w:rPr>
          <w:rFonts w:asciiTheme="minorHAnsi" w:eastAsia="Times New Roman" w:hAnsiTheme="minorHAnsi" w:cstheme="minorHAnsi"/>
          <w:sz w:val="20"/>
          <w:szCs w:val="20"/>
        </w:rPr>
        <w:t xml:space="preserve"> </w:t>
      </w:r>
      <w:r w:rsidRPr="0076312A">
        <w:rPr>
          <w:rFonts w:asciiTheme="minorHAnsi" w:eastAsia="Times New Roman" w:hAnsiTheme="minorHAnsi" w:cstheme="minorHAnsi"/>
          <w:b/>
          <w:sz w:val="20"/>
          <w:szCs w:val="20"/>
          <w:u w:val="single"/>
        </w:rPr>
        <w:t>These attempts to bolster their relative power, however, are likely to lead to war</w:t>
      </w:r>
      <w:r w:rsidRPr="0076312A">
        <w:rPr>
          <w:rFonts w:asciiTheme="minorHAnsi" w:eastAsia="Times New Roman" w:hAnsiTheme="minorHAnsi" w:cstheme="minorHAnsi"/>
          <w:sz w:val="20"/>
          <w:szCs w:val="20"/>
        </w:rPr>
        <w:t xml:space="preserve"> </w:t>
      </w:r>
      <w:r w:rsidRPr="0076312A">
        <w:rPr>
          <w:rFonts w:asciiTheme="minorHAnsi" w:eastAsia="Times New Roman" w:hAnsiTheme="minorHAnsi" w:cstheme="minorHAnsi"/>
          <w:sz w:val="18"/>
          <w:szCs w:val="20"/>
        </w:rPr>
        <w:t xml:space="preserve">with the unipole before the recalcitrant power is able to acquire additional capabilities. The reason for this outcome is </w:t>
      </w:r>
      <w:r w:rsidRPr="00D81639">
        <w:rPr>
          <w:rFonts w:asciiTheme="minorHAnsi" w:eastAsia="Times New Roman" w:hAnsiTheme="minorHAnsi" w:cstheme="minorHAnsi"/>
          <w:sz w:val="18"/>
          <w:szCs w:val="20"/>
          <w:highlight w:val="green"/>
        </w:rPr>
        <w:t xml:space="preserve">that </w:t>
      </w:r>
      <w:r w:rsidRPr="00D81639">
        <w:rPr>
          <w:rFonts w:asciiTheme="minorHAnsi" w:eastAsia="Times New Roman" w:hAnsiTheme="minorHAnsi" w:cstheme="minorHAnsi"/>
          <w:b/>
          <w:sz w:val="20"/>
          <w:szCs w:val="20"/>
          <w:highlight w:val="green"/>
          <w:u w:val="single"/>
        </w:rPr>
        <w:t>the unipole will oppose any attempt by minor powers to revise the status quo in a way that is detrimental to its interests</w:t>
      </w:r>
      <w:r w:rsidRPr="0076312A">
        <w:rPr>
          <w:rFonts w:asciiTheme="minorHAnsi" w:eastAsia="Times New Roman" w:hAnsiTheme="minorHAnsi" w:cstheme="minorHAnsi"/>
          <w:sz w:val="20"/>
          <w:szCs w:val="20"/>
        </w:rPr>
        <w:t xml:space="preserve">. In addition, </w:t>
      </w:r>
      <w:r w:rsidRPr="00D81639">
        <w:rPr>
          <w:rFonts w:asciiTheme="minorHAnsi" w:eastAsia="Times New Roman" w:hAnsiTheme="minorHAnsi" w:cstheme="minorHAnsi"/>
          <w:b/>
          <w:szCs w:val="20"/>
          <w:highlight w:val="green"/>
          <w:u w:val="single"/>
        </w:rPr>
        <w:t>wars pitting a recalcitrant minor power against a unipole implementing a strategy of offensive dominance</w:t>
      </w:r>
      <w:r w:rsidRPr="0076312A">
        <w:rPr>
          <w:rFonts w:asciiTheme="minorHAnsi" w:eastAsia="Times New Roman" w:hAnsiTheme="minorHAnsi" w:cstheme="minorHAnsi"/>
          <w:b/>
          <w:szCs w:val="20"/>
          <w:u w:val="single"/>
        </w:rPr>
        <w:t xml:space="preserve"> </w:t>
      </w:r>
      <w:r w:rsidRPr="0076312A">
        <w:rPr>
          <w:rFonts w:asciiTheme="minorHAnsi" w:eastAsia="Times New Roman" w:hAnsiTheme="minorHAnsi" w:cstheme="minorHAnsi"/>
          <w:sz w:val="20"/>
          <w:szCs w:val="20"/>
        </w:rPr>
        <w:t xml:space="preserve">have </w:t>
      </w:r>
      <w:r w:rsidRPr="0076312A">
        <w:rPr>
          <w:rFonts w:asciiTheme="minorHAnsi" w:eastAsia="Times New Roman" w:hAnsiTheme="minorHAnsi" w:cstheme="minorHAnsi"/>
          <w:sz w:val="20"/>
          <w:szCs w:val="20"/>
          <w:u w:val="single"/>
        </w:rPr>
        <w:t>two effects common to defensive dominance. First, they encourage other recalcitrant minor powers to redouble their balancing efforts</w:t>
      </w:r>
      <w:r w:rsidRPr="0076312A">
        <w:rPr>
          <w:rFonts w:asciiTheme="minorHAnsi" w:eastAsia="Times New Roman" w:hAnsiTheme="minorHAnsi" w:cstheme="minorHAnsi"/>
          <w:sz w:val="20"/>
          <w:szCs w:val="20"/>
        </w:rPr>
        <w:t xml:space="preserve">. Second, they may </w:t>
      </w:r>
      <w:r w:rsidRPr="00D81639">
        <w:rPr>
          <w:rFonts w:asciiTheme="minorHAnsi" w:eastAsia="Times New Roman" w:hAnsiTheme="minorHAnsi" w:cstheme="minorHAnsi"/>
          <w:b/>
          <w:szCs w:val="20"/>
          <w:highlight w:val="green"/>
          <w:u w:val="single"/>
        </w:rPr>
        <w:t>make room for wars among major and minor powers</w:t>
      </w:r>
      <w:r w:rsidRPr="0076312A">
        <w:rPr>
          <w:rFonts w:asciiTheme="minorHAnsi" w:eastAsia="Times New Roman" w:hAnsiTheme="minorHAnsi" w:cstheme="minorHAnsi"/>
          <w:szCs w:val="20"/>
        </w:rPr>
        <w:t>.</w:t>
      </w:r>
    </w:p>
    <w:p w:rsidR="00737563" w:rsidRDefault="00737563" w:rsidP="00737563">
      <w:pPr>
        <w:pStyle w:val="Heading4"/>
      </w:pPr>
      <w:r>
        <w:t>Unipolarity encourages conflict – their evidence only assumes great power war. United States unipolarity has spent more than four times at war than multipolarity</w:t>
      </w:r>
    </w:p>
    <w:p w:rsidR="00737563" w:rsidRDefault="00737563" w:rsidP="00737563">
      <w:pPr>
        <w:rPr>
          <w:sz w:val="16"/>
        </w:rPr>
      </w:pPr>
      <w:r w:rsidRPr="00EC2683">
        <w:rPr>
          <w:rStyle w:val="Style13ptBold"/>
        </w:rPr>
        <w:t>Monteiro 12</w:t>
      </w:r>
      <w:r>
        <w:rPr>
          <w:sz w:val="16"/>
        </w:rPr>
        <w:t xml:space="preserve"> </w:t>
      </w:r>
      <w:r w:rsidRPr="00EC2683">
        <w:rPr>
          <w:sz w:val="18"/>
          <w:szCs w:val="18"/>
        </w:rPr>
        <w:t xml:space="preserve">(Nuno P., “Unrest Assured: Why Unipolarity is not Peaceful”, Pages 22-23, </w:t>
      </w:r>
      <w:hyperlink r:id="rId84" w:history="1">
        <w:r w:rsidRPr="00EC2683">
          <w:rPr>
            <w:rStyle w:val="Hyperlink"/>
            <w:sz w:val="18"/>
            <w:szCs w:val="18"/>
          </w:rPr>
          <w:t>https://www.mitpressjournals.org/doi/pdf/10.1162/ISEC_a_00064</w:t>
        </w:r>
      </w:hyperlink>
      <w:r w:rsidRPr="00EC2683">
        <w:rPr>
          <w:sz w:val="18"/>
          <w:szCs w:val="18"/>
        </w:rPr>
        <w:t xml:space="preserve"> ) // Postman</w:t>
      </w:r>
    </w:p>
    <w:p w:rsidR="00737563" w:rsidRPr="00EC2683" w:rsidRDefault="00737563" w:rsidP="00737563">
      <w:pPr>
        <w:rPr>
          <w:sz w:val="16"/>
        </w:rPr>
      </w:pPr>
      <w:r w:rsidRPr="00EC2683">
        <w:rPr>
          <w:sz w:val="16"/>
        </w:rPr>
        <w:t xml:space="preserve">In contrast, the question of unipolar peacefulness has received virtually no attention. Although the past decade has witnessed a resurgence of security studies, with much scholarship on such conflict-generating issues as terrorism, preventive war, military occupation, insurgency, and nuclear proliferation, no one has systematically connected any of them to unipolarity. This silence is unjustified. </w:t>
      </w:r>
      <w:r w:rsidRPr="00D81639">
        <w:rPr>
          <w:rStyle w:val="StyleUnderline"/>
          <w:highlight w:val="green"/>
        </w:rPr>
        <w:t>The first two decades of the unipolar era have been anything but peaceful. U.S. forces have been deployed in four interstate wars</w:t>
      </w:r>
      <w:r w:rsidRPr="00EC2683">
        <w:rPr>
          <w:rStyle w:val="StyleUnderline"/>
        </w:rPr>
        <w:t xml:space="preserve">: Kuwait in 1991, Kosovo in 1999, Afghanistan from 2001 to the present, and Iraq between 2003 and 2010. In all, the United States has been at war for thirteen of the twenty-two years since the end of the Cold War. Put another way, </w:t>
      </w:r>
      <w:r w:rsidRPr="00D81639">
        <w:rPr>
          <w:rStyle w:val="StyleUnderline"/>
          <w:highlight w:val="green"/>
        </w:rPr>
        <w:t>the first two decades of unipolarity, which make up less than 10 percent of U.S. history, account for more than 25 percent of the nation’s total time at war</w:t>
      </w:r>
      <w:r w:rsidRPr="00EC2683">
        <w:rPr>
          <w:sz w:val="16"/>
        </w:rPr>
        <w:t>. And yet, the theoretical consensus continues to be that unipolarity encourages peace. Why? To date, scholars do not have a theory of how unipolar systems operate. The debate on whether, when, and how unipolarity will end (i.e., the debate on durability) has all but monopolized our attention…</w:t>
      </w:r>
      <w:r w:rsidRPr="00D81639">
        <w:rPr>
          <w:rStyle w:val="StyleUnderline"/>
          <w:highlight w:val="green"/>
        </w:rPr>
        <w:t>Unipolarity is the most conflict prone of all the systems,</w:t>
      </w:r>
      <w:r w:rsidRPr="00EC2683">
        <w:rPr>
          <w:rStyle w:val="StyleUnderline"/>
        </w:rPr>
        <w:t xml:space="preserve"> according to at least two important criteria: the percentage of years that great powers spend at war and the incidence of war involving great powers. </w:t>
      </w:r>
      <w:r w:rsidRPr="00D81639">
        <w:rPr>
          <w:rStyle w:val="StyleUnderline"/>
          <w:highlight w:val="green"/>
        </w:rPr>
        <w:t>In multipolarity, 18 percent of great power years were spent at war. In bipolarity, the ratio is 16 percent. In unipolarity, however, a remarkable 59 percent of great power years until now were spent at war. This is by far the highest percentage in all three systems. Furthermore, during periods of multipolarity and bipolarity, the probability that war involving a great power would break out in any given year was, respectively, 4.2 percent and 3.4 percent. Under unipolarity, it is 18.2 percent—or more than four times higher</w:t>
      </w:r>
      <w:r w:rsidRPr="00EC2683">
        <w:rPr>
          <w:sz w:val="16"/>
        </w:rPr>
        <w:t>. These figures provide no evidence that unipolarity is peaceful. In sum, the argument that unipolarity makes for peace is heavily weighted toward interactions among the most powerful states in the system. This should come as no surprise given that Wohlforth makes a structural argument: peace powers from the unipolar structure of international politics, not from any particular characteristic of the unipole.49 Structural analyses of the international system are usually centered on interactions between great powers.</w:t>
      </w:r>
    </w:p>
    <w:p w:rsidR="00737563" w:rsidRPr="00E032A6" w:rsidRDefault="00737563" w:rsidP="00737563"/>
    <w:p w:rsidR="00737563" w:rsidRDefault="00737563" w:rsidP="00737563">
      <w:pPr>
        <w:pStyle w:val="Heading3"/>
      </w:pPr>
      <w:r>
        <w:t>Heg Bad—Economic Decline</w:t>
      </w:r>
    </w:p>
    <w:p w:rsidR="00737563" w:rsidRPr="0076312A" w:rsidRDefault="00737563" w:rsidP="00737563">
      <w:pPr>
        <w:pStyle w:val="Heading4"/>
        <w:rPr>
          <w:rFonts w:asciiTheme="minorHAnsi" w:hAnsiTheme="minorHAnsi" w:cstheme="minorHAnsi"/>
        </w:rPr>
      </w:pPr>
      <w:r w:rsidRPr="0076312A">
        <w:rPr>
          <w:rFonts w:asciiTheme="minorHAnsi" w:hAnsiTheme="minorHAnsi" w:cstheme="minorHAnsi"/>
        </w:rPr>
        <w:t>US pursuit of primacy makes economic decline inevitable</w:t>
      </w:r>
    </w:p>
    <w:p w:rsidR="00737563" w:rsidRPr="0076312A" w:rsidRDefault="00737563" w:rsidP="00737563">
      <w:pPr>
        <w:rPr>
          <w:rFonts w:asciiTheme="minorHAnsi" w:hAnsiTheme="minorHAnsi" w:cstheme="minorHAnsi"/>
        </w:rPr>
      </w:pPr>
      <w:r w:rsidRPr="0076312A">
        <w:rPr>
          <w:rStyle w:val="Style13ptBold"/>
          <w:rFonts w:asciiTheme="minorHAnsi" w:hAnsiTheme="minorHAnsi" w:cstheme="minorHAnsi"/>
        </w:rPr>
        <w:t>Layne, 7</w:t>
      </w:r>
      <w:r w:rsidRPr="0076312A">
        <w:rPr>
          <w:rFonts w:asciiTheme="minorHAnsi" w:hAnsiTheme="minorHAnsi" w:cstheme="minorHAnsi"/>
        </w:rPr>
        <w:t>-Associate Professor in the Bush School of Government and Public Service at Texas A&amp;M University (“American Empire: A Debate, ‘Reply to Bradley Thayer’” (2007): 124-6)//RR</w:t>
      </w:r>
    </w:p>
    <w:p w:rsidR="00737563" w:rsidRPr="0076312A" w:rsidRDefault="00737563" w:rsidP="00737563">
      <w:pPr>
        <w:rPr>
          <w:rStyle w:val="SmalltextChar"/>
          <w:rFonts w:asciiTheme="minorHAnsi" w:hAnsiTheme="minorHAnsi" w:cstheme="minorHAnsi"/>
        </w:rPr>
      </w:pPr>
      <w:r w:rsidRPr="0076312A">
        <w:rPr>
          <w:rStyle w:val="SmalltextChar"/>
          <w:rFonts w:asciiTheme="minorHAnsi" w:hAnsiTheme="minorHAnsi" w:cstheme="minorHAnsi"/>
        </w:rPr>
        <w:t>In fact, if anything</w:t>
      </w:r>
      <w:r w:rsidRPr="0076312A">
        <w:rPr>
          <w:rFonts w:asciiTheme="minorHAnsi" w:hAnsiTheme="minorHAnsi" w:cstheme="minorHAnsi"/>
        </w:rPr>
        <w:t xml:space="preserve">, </w:t>
      </w:r>
      <w:r w:rsidRPr="00D81639">
        <w:rPr>
          <w:rStyle w:val="StyleUnderline"/>
          <w:rFonts w:asciiTheme="minorHAnsi" w:hAnsiTheme="minorHAnsi" w:cstheme="minorHAnsi"/>
          <w:highlight w:val="green"/>
        </w:rPr>
        <w:t>the costs of the American Empire are likely to increase in coming years</w:t>
      </w:r>
      <w:r w:rsidRPr="00D81639">
        <w:rPr>
          <w:rFonts w:asciiTheme="minorHAnsi" w:hAnsiTheme="minorHAnsi" w:cstheme="minorHAnsi"/>
          <w:highlight w:val="green"/>
        </w:rPr>
        <w:t>.</w:t>
      </w:r>
      <w:r w:rsidRPr="0076312A">
        <w:rPr>
          <w:rFonts w:asciiTheme="minorHAnsi" w:hAnsiTheme="minorHAnsi" w:cstheme="minorHAnsi"/>
        </w:rPr>
        <w:t xml:space="preserve"> </w:t>
      </w:r>
      <w:r w:rsidRPr="0076312A">
        <w:rPr>
          <w:rStyle w:val="SmalltextChar"/>
          <w:rFonts w:asciiTheme="minorHAnsi" w:hAnsiTheme="minorHAnsi" w:cstheme="minorHAnsi"/>
        </w:rPr>
        <w:t>There are two reasons for this. First</w:t>
      </w:r>
      <w:r w:rsidRPr="0076312A">
        <w:rPr>
          <w:rFonts w:asciiTheme="minorHAnsi" w:hAnsiTheme="minorHAnsi" w:cstheme="minorHAnsi"/>
        </w:rPr>
        <w:t xml:space="preserve">, </w:t>
      </w:r>
      <w:r w:rsidRPr="00D81639">
        <w:rPr>
          <w:rStyle w:val="StyleUnderline"/>
          <w:rFonts w:asciiTheme="minorHAnsi" w:hAnsiTheme="minorHAnsi" w:cstheme="minorHAnsi"/>
          <w:highlight w:val="green"/>
        </w:rPr>
        <w:t>there is the spiraling cost of the Iraq quagmire</w:t>
      </w:r>
      <w:r w:rsidRPr="00D81639">
        <w:rPr>
          <w:rFonts w:asciiTheme="minorHAnsi" w:hAnsiTheme="minorHAnsi" w:cstheme="minorHAnsi"/>
          <w:highlight w:val="green"/>
        </w:rPr>
        <w:t>.</w:t>
      </w:r>
      <w:r w:rsidRPr="0076312A">
        <w:rPr>
          <w:rFonts w:asciiTheme="minorHAnsi" w:hAnsiTheme="minorHAnsi" w:cstheme="minorHAnsi"/>
        </w:rPr>
        <w:t xml:space="preserve"> </w:t>
      </w:r>
      <w:r w:rsidRPr="0076312A">
        <w:rPr>
          <w:rStyle w:val="SmalltextChar"/>
          <w:rFonts w:asciiTheme="minorHAnsi" w:hAnsiTheme="minorHAnsi" w:cstheme="minorHAnsi"/>
        </w:rPr>
        <w:t>As some readers may recall, the Bush II admin-istration's economic advisor, Lawrence Lindsey, was fired because he daredto predict that the cost of the Iraq war, and its aftermath, might reach $200billion. The administration predicted that the war itself would cost no morethan $50-$60 billion and that Iraq would pay for its own postwar recoveryfrom oil sales. Of course, the United States to date has borne most of the costof Iraq's postwar recovery. As far as the ultimate economic costs of the war areconcerned, it is apparent that the administration's $50-$60 billion estimate was a projection right out of Fantasyland. Recently, Joesph Sitglitz (a Nobellaureate in economics) and Linda Bilmes have indicated that, at the end of theday, the budgetary cost of the war will be somewhere between $750 billionand $1,184 billion (which includes, among other things, the costs of militaryoperations, Veterans Administration costs attributable to the war, increaseddefense spending, and additional interest on the national debt). Moreover, they estimate that</w:t>
      </w:r>
      <w:r w:rsidRPr="0076312A">
        <w:rPr>
          <w:rFonts w:asciiTheme="minorHAnsi" w:hAnsiTheme="minorHAnsi" w:cstheme="minorHAnsi"/>
        </w:rPr>
        <w:t xml:space="preserve"> </w:t>
      </w:r>
      <w:r w:rsidRPr="0076312A">
        <w:rPr>
          <w:rStyle w:val="StyleUnderline"/>
          <w:rFonts w:asciiTheme="minorHAnsi" w:hAnsiTheme="minorHAnsi" w:cstheme="minorHAnsi"/>
          <w:sz w:val="16"/>
        </w:rPr>
        <w:t xml:space="preserve">the direct and indirect </w:t>
      </w:r>
      <w:r w:rsidRPr="00D81639">
        <w:rPr>
          <w:rStyle w:val="StyleUnderline"/>
          <w:rFonts w:asciiTheme="minorHAnsi" w:hAnsiTheme="minorHAnsi" w:cstheme="minorHAnsi"/>
          <w:highlight w:val="green"/>
        </w:rPr>
        <w:t>costs of the war to the U.S. economy will be between $1,026 billion and $1,854 billion</w:t>
      </w:r>
      <w:r w:rsidRPr="0076312A">
        <w:rPr>
          <w:rFonts w:asciiTheme="minorHAnsi" w:hAnsiTheme="minorHAnsi" w:cstheme="minorHAnsi"/>
        </w:rPr>
        <w:t xml:space="preserve">." </w:t>
      </w:r>
      <w:r w:rsidRPr="0076312A">
        <w:rPr>
          <w:rStyle w:val="SmalltextChar"/>
          <w:rFonts w:asciiTheme="minorHAnsi" w:hAnsiTheme="minorHAnsi" w:cstheme="minorHAnsi"/>
        </w:rPr>
        <w:t>'The second reason that</w:t>
      </w:r>
      <w:r w:rsidRPr="0076312A">
        <w:rPr>
          <w:rFonts w:asciiTheme="minorHAnsi" w:hAnsiTheme="minorHAnsi" w:cstheme="minorHAnsi"/>
        </w:rPr>
        <w:t xml:space="preserve"> </w:t>
      </w:r>
      <w:r w:rsidRPr="00D81639">
        <w:rPr>
          <w:rStyle w:val="StyleUnderline"/>
          <w:rFonts w:asciiTheme="minorHAnsi" w:hAnsiTheme="minorHAnsi" w:cstheme="minorHAnsi"/>
          <w:sz w:val="24"/>
          <w:highlight w:val="green"/>
        </w:rPr>
        <w:t>defense spending is likely to increase</w:t>
      </w:r>
      <w:r w:rsidRPr="00D81639">
        <w:rPr>
          <w:rFonts w:asciiTheme="minorHAnsi" w:hAnsiTheme="minorHAnsi" w:cstheme="minorHAnsi"/>
          <w:sz w:val="28"/>
          <w:highlight w:val="green"/>
          <w:u w:val="single"/>
        </w:rPr>
        <w:t xml:space="preserve"> </w:t>
      </w:r>
      <w:r w:rsidRPr="00D81639">
        <w:rPr>
          <w:rStyle w:val="SmalltextChar"/>
          <w:rFonts w:asciiTheme="minorHAnsi" w:hAnsiTheme="minorHAnsi" w:cstheme="minorHAnsi"/>
          <w:sz w:val="18"/>
          <w:highlight w:val="green"/>
          <w:u w:val="single"/>
        </w:rPr>
        <w:t>is the simple fact that the U.S. military is not large enough to meet all of America's imperial commitments.</w:t>
      </w:r>
      <w:r w:rsidRPr="0076312A">
        <w:rPr>
          <w:rStyle w:val="SmalltextChar"/>
          <w:rFonts w:asciiTheme="minorHAnsi" w:hAnsiTheme="minorHAnsi" w:cstheme="minorHAnsi"/>
          <w:sz w:val="18"/>
        </w:rPr>
        <w:t xml:space="preserve"> </w:t>
      </w:r>
      <w:r w:rsidRPr="0076312A">
        <w:rPr>
          <w:rStyle w:val="SmalltextChar"/>
          <w:rFonts w:asciiTheme="minorHAnsi" w:hAnsiTheme="minorHAnsi" w:cstheme="minorHAnsi"/>
        </w:rPr>
        <w:t>Since the Cold War's end, the United States has shown everysign of succumbing to the"hegemon' temptation"—the temptation to use itsmilitary power promiscuously—and Iraq, along with the simultaneous criseswith Iran and North Korea, have highlighted the mismatch between America'shegemonic ambitions and the military resources available to support them</w:t>
      </w:r>
      <w:r w:rsidRPr="0076312A">
        <w:rPr>
          <w:rFonts w:asciiTheme="minorHAnsi" w:hAnsiTheme="minorHAnsi" w:cstheme="minorHAnsi"/>
        </w:rPr>
        <w:t xml:space="preserve">. </w:t>
      </w:r>
      <w:r w:rsidRPr="0076312A">
        <w:rPr>
          <w:rStyle w:val="StyleUnderline"/>
          <w:rFonts w:asciiTheme="minorHAnsi" w:hAnsiTheme="minorHAnsi" w:cstheme="minorHAnsi"/>
          <w:sz w:val="16"/>
        </w:rPr>
        <w:t xml:space="preserve">To maintain its dominance, </w:t>
      </w:r>
      <w:r w:rsidRPr="00D81639">
        <w:rPr>
          <w:rStyle w:val="StyleUnderline"/>
          <w:rFonts w:asciiTheme="minorHAnsi" w:hAnsiTheme="minorHAnsi" w:cstheme="minorHAnsi"/>
          <w:highlight w:val="green"/>
        </w:rPr>
        <w:t>the American military will have to be expanded in size</w:t>
      </w:r>
      <w:r w:rsidRPr="00D81639">
        <w:rPr>
          <w:rFonts w:asciiTheme="minorHAnsi" w:hAnsiTheme="minorHAnsi" w:cstheme="minorHAnsi"/>
          <w:highlight w:val="green"/>
        </w:rPr>
        <w:t xml:space="preserve">, </w:t>
      </w:r>
      <w:r w:rsidRPr="00D81639">
        <w:rPr>
          <w:rStyle w:val="SmalltextChar"/>
          <w:rFonts w:asciiTheme="minorHAnsi" w:hAnsiTheme="minorHAnsi" w:cstheme="minorHAnsi"/>
          <w:highlight w:val="green"/>
        </w:rPr>
        <w:t>because it is too small to meet present—and likely future—commit-ments.</w:t>
      </w:r>
      <w:r w:rsidRPr="0076312A">
        <w:rPr>
          <w:rStyle w:val="SmalltextChar"/>
          <w:rFonts w:asciiTheme="minorHAnsi" w:hAnsiTheme="minorHAnsi" w:cstheme="minorHAnsi"/>
        </w:rPr>
        <w:t>'sNo one can say for certain how long significant U.S. forces will needto remain in Iraq (and Afghanistan), but it's safe to say that substantial num-bers of troops will be there for a long time. At the same time, in addition to theongoing War on Terrorism (and the concomitant requirements of homeland defense), the United States faces possible future conflicts with North Korea,Iran, and China. During the past fifteen years or so since the Soviet Union's collapse, theUnited States was able to postpone the need to grapple with the painful issuesKennedy raised in 1987. However, the chickens are coming home to roost</w:t>
      </w:r>
      <w:proofErr w:type="gramStart"/>
      <w:r w:rsidRPr="0076312A">
        <w:rPr>
          <w:rStyle w:val="SmalltextChar"/>
          <w:rFonts w:asciiTheme="minorHAnsi" w:hAnsiTheme="minorHAnsi" w:cstheme="minorHAnsi"/>
        </w:rPr>
        <w:t>,and</w:t>
      </w:r>
      <w:proofErr w:type="gramEnd"/>
      <w:r w:rsidRPr="0076312A">
        <w:rPr>
          <w:rStyle w:val="SmalltextChar"/>
          <w:rFonts w:asciiTheme="minorHAnsi" w:hAnsiTheme="minorHAnsi" w:cstheme="minorHAnsi"/>
        </w:rPr>
        <w:t xml:space="preserve"> those questions soon will have to be faced. Gilpin's 1987 description ofAmerica's grand strategic and economic dilemmas is, if anything, even moretimely today: With a decreased rate of economic growth and. a low rate of nationalsavings, the United States was living and defending commitments farbeyond its means. In order to bring its commitments and power backinto balance once again, the United. States would one day have to cutback further on its overseas commitments, reduce the American stan-dard of living, or decrease domestic productive investment even morethan it already had.</w:t>
      </w:r>
    </w:p>
    <w:p w:rsidR="00737563" w:rsidRPr="0076312A" w:rsidRDefault="00737563" w:rsidP="00737563">
      <w:pPr>
        <w:rPr>
          <w:rStyle w:val="SmalltextChar"/>
          <w:rFonts w:asciiTheme="minorHAnsi" w:hAnsiTheme="minorHAnsi" w:cstheme="minorHAnsi"/>
        </w:rPr>
      </w:pPr>
    </w:p>
    <w:p w:rsidR="00737563" w:rsidRPr="0076312A" w:rsidRDefault="00737563" w:rsidP="00737563">
      <w:pPr>
        <w:pStyle w:val="Heading4"/>
        <w:rPr>
          <w:rFonts w:asciiTheme="minorHAnsi" w:hAnsiTheme="minorHAnsi" w:cstheme="minorHAnsi"/>
        </w:rPr>
      </w:pPr>
      <w:r w:rsidRPr="0076312A">
        <w:rPr>
          <w:rFonts w:asciiTheme="minorHAnsi" w:hAnsiTheme="minorHAnsi" w:cstheme="minorHAnsi"/>
        </w:rPr>
        <w:t>US Heg disrupts global economy</w:t>
      </w:r>
    </w:p>
    <w:p w:rsidR="00737563" w:rsidRPr="0076312A" w:rsidRDefault="00737563" w:rsidP="00737563">
      <w:pPr>
        <w:rPr>
          <w:rFonts w:asciiTheme="minorHAnsi" w:eastAsia="Times New Roman" w:hAnsiTheme="minorHAnsi" w:cstheme="minorHAnsi"/>
          <w:color w:val="000000" w:themeColor="text1"/>
          <w:szCs w:val="16"/>
        </w:rPr>
      </w:pPr>
      <w:r w:rsidRPr="0076312A">
        <w:rPr>
          <w:rStyle w:val="Style13ptBold"/>
          <w:rFonts w:asciiTheme="minorHAnsi" w:hAnsiTheme="minorHAnsi" w:cstheme="minorHAnsi"/>
        </w:rPr>
        <w:t>Sobel 12</w:t>
      </w:r>
      <w:r w:rsidRPr="0076312A">
        <w:rPr>
          <w:rFonts w:asciiTheme="minorHAnsi" w:hAnsiTheme="minorHAnsi" w:cstheme="minorHAnsi"/>
          <w:b/>
          <w:color w:val="000000" w:themeColor="text1"/>
          <w:sz w:val="20"/>
          <w:szCs w:val="20"/>
        </w:rPr>
        <w:t xml:space="preserve"> </w:t>
      </w:r>
      <w:r w:rsidRPr="0076312A">
        <w:rPr>
          <w:rFonts w:asciiTheme="minorHAnsi" w:hAnsiTheme="minorHAnsi" w:cstheme="minorHAnsi"/>
          <w:color w:val="000000" w:themeColor="text1"/>
          <w:szCs w:val="16"/>
        </w:rPr>
        <w:t xml:space="preserve">(Andrew C. Sobel, </w:t>
      </w:r>
      <w:r w:rsidRPr="0076312A">
        <w:rPr>
          <w:rFonts w:asciiTheme="minorHAnsi" w:eastAsia="Times New Roman" w:hAnsiTheme="minorHAnsi" w:cstheme="minorHAnsi"/>
          <w:color w:val="000000" w:themeColor="text1"/>
          <w:szCs w:val="16"/>
          <w:shd w:val="clear" w:color="auto" w:fill="FFFFFF"/>
        </w:rPr>
        <w:t> political scientist in the International and Area Studies Program at Washington University in St. Louis and an author,</w:t>
      </w:r>
      <w:r w:rsidRPr="0076312A">
        <w:rPr>
          <w:rFonts w:asciiTheme="minorHAnsi" w:eastAsia="Times New Roman" w:hAnsiTheme="minorHAnsi" w:cstheme="minorHAnsi"/>
          <w:color w:val="000000" w:themeColor="text1"/>
          <w:szCs w:val="16"/>
        </w:rPr>
        <w:t xml:space="preserve"> </w:t>
      </w:r>
      <w:r w:rsidRPr="0076312A">
        <w:rPr>
          <w:rFonts w:asciiTheme="minorHAnsi" w:hAnsiTheme="minorHAnsi" w:cstheme="minorHAnsi"/>
          <w:color w:val="000000" w:themeColor="text1"/>
          <w:szCs w:val="16"/>
          <w:u w:val="single"/>
        </w:rPr>
        <w:t>Birth of Hegemony</w:t>
      </w:r>
      <w:r w:rsidRPr="0076312A">
        <w:rPr>
          <w:rFonts w:asciiTheme="minorHAnsi" w:hAnsiTheme="minorHAnsi" w:cstheme="minorHAnsi"/>
          <w:color w:val="000000" w:themeColor="text1"/>
          <w:szCs w:val="16"/>
        </w:rPr>
        <w:t>, Chapter 7: The Future of US Leadership in the Twenty-First Century and Potential Successors, page 193, 9/3/12)//EW</w:t>
      </w:r>
    </w:p>
    <w:p w:rsidR="00737563" w:rsidRPr="0076312A" w:rsidRDefault="00737563" w:rsidP="00737563">
      <w:pPr>
        <w:rPr>
          <w:rFonts w:asciiTheme="minorHAnsi" w:hAnsiTheme="minorHAnsi" w:cstheme="minorHAnsi"/>
          <w:sz w:val="20"/>
          <w:szCs w:val="20"/>
        </w:rPr>
      </w:pPr>
      <w:r w:rsidRPr="0076312A">
        <w:rPr>
          <w:rFonts w:asciiTheme="minorHAnsi" w:hAnsiTheme="minorHAnsi" w:cstheme="minorHAnsi"/>
          <w:sz w:val="13"/>
          <w:szCs w:val="13"/>
        </w:rPr>
        <w:t>The public and private actions and innovation that led to a deepening and widening of global financial integration, expanded economic opportunity, and growth in</w:t>
      </w:r>
      <w:r w:rsidRPr="0076312A">
        <w:rPr>
          <w:rFonts w:asciiTheme="minorHAnsi" w:hAnsiTheme="minorHAnsi" w:cstheme="minorHAnsi"/>
          <w:sz w:val="20"/>
          <w:szCs w:val="20"/>
        </w:rPr>
        <w:t xml:space="preserve"> </w:t>
      </w:r>
      <w:r w:rsidRPr="00D81639">
        <w:rPr>
          <w:rFonts w:asciiTheme="minorHAnsi" w:hAnsiTheme="minorHAnsi" w:cstheme="minorHAnsi"/>
          <w:b/>
          <w:sz w:val="20"/>
          <w:szCs w:val="20"/>
          <w:highlight w:val="green"/>
          <w:u w:val="single"/>
        </w:rPr>
        <w:t>US influence also had the potential for being disruptive to the global economy</w:t>
      </w:r>
      <w:r w:rsidRPr="00D81639">
        <w:rPr>
          <w:rFonts w:asciiTheme="minorHAnsi" w:hAnsiTheme="minorHAnsi" w:cstheme="minorHAnsi"/>
          <w:sz w:val="20"/>
          <w:szCs w:val="20"/>
          <w:highlight w:val="green"/>
        </w:rPr>
        <w:t xml:space="preserve">. </w:t>
      </w:r>
      <w:r w:rsidRPr="00D81639">
        <w:rPr>
          <w:rFonts w:asciiTheme="minorHAnsi" w:hAnsiTheme="minorHAnsi" w:cstheme="minorHAnsi"/>
          <w:b/>
          <w:sz w:val="20"/>
          <w:szCs w:val="20"/>
          <w:highlight w:val="green"/>
          <w:u w:val="single"/>
        </w:rPr>
        <w:t>The increasing return dynamic a global financial integration creates a potential for systemic risks if the tentacles of financial integration convey severe dislocations from society to society just as the same network transmits opportunities for economic advancement.</w:t>
      </w:r>
      <w:r w:rsidRPr="0076312A">
        <w:rPr>
          <w:rFonts w:asciiTheme="minorHAnsi" w:hAnsiTheme="minorHAnsi" w:cstheme="minorHAnsi"/>
          <w:sz w:val="20"/>
          <w:szCs w:val="20"/>
        </w:rPr>
        <w:t xml:space="preserve"> </w:t>
      </w:r>
      <w:r w:rsidRPr="0076312A">
        <w:rPr>
          <w:rFonts w:asciiTheme="minorHAnsi" w:hAnsiTheme="minorHAnsi" w:cstheme="minorHAnsi"/>
          <w:sz w:val="13"/>
          <w:szCs w:val="13"/>
        </w:rPr>
        <w:t>Denser linkages increase the likelihood of transferring good information and growth across national boundaries, but such connections can also spread misinformation and shocks as quickly. Transmission of shocks, poor information, and fear can undermine the intentions of national macroeconomic policy manipulations, raise concerns about foreign ownership of domestic economic enterprises, presents monitoring and compliance dilemmas, and increase speculative pressures and volatility in the markets.</w:t>
      </w:r>
      <w:r w:rsidRPr="0076312A">
        <w:rPr>
          <w:rFonts w:asciiTheme="minorHAnsi" w:hAnsiTheme="minorHAnsi" w:cstheme="minorHAnsi"/>
          <w:sz w:val="20"/>
          <w:szCs w:val="20"/>
        </w:rPr>
        <w:t xml:space="preserve"> </w:t>
      </w:r>
      <w:r w:rsidRPr="00D81639">
        <w:rPr>
          <w:rFonts w:asciiTheme="minorHAnsi" w:hAnsiTheme="minorHAnsi" w:cstheme="minorHAnsi"/>
          <w:b/>
          <w:sz w:val="20"/>
          <w:szCs w:val="20"/>
          <w:highlight w:val="green"/>
          <w:u w:val="single"/>
        </w:rPr>
        <w:t>International trade in financial services adds complexity to already sophisticated financial markets, increases sensitivity and vulnerability of market to each other, and highlights the tensions between economic interdependence and sovereignty. This is the back of the hand of financial deregulation, liberation, and globalization.</w:t>
      </w:r>
      <w:r w:rsidRPr="0076312A">
        <w:rPr>
          <w:rFonts w:asciiTheme="minorHAnsi" w:hAnsiTheme="minorHAnsi" w:cstheme="minorHAnsi"/>
          <w:sz w:val="20"/>
          <w:szCs w:val="20"/>
        </w:rPr>
        <w:t xml:space="preserve"> </w:t>
      </w:r>
    </w:p>
    <w:p w:rsidR="00737563" w:rsidRPr="00631DFE" w:rsidRDefault="00737563" w:rsidP="00737563"/>
    <w:p w:rsidR="00737563" w:rsidRDefault="00737563" w:rsidP="00737563">
      <w:pPr>
        <w:pStyle w:val="Heading3"/>
      </w:pPr>
      <w:r>
        <w:t>Heg Bad—Ecological Damage/Terrorism</w:t>
      </w:r>
    </w:p>
    <w:p w:rsidR="00737563" w:rsidRPr="00E67A1A" w:rsidRDefault="00737563" w:rsidP="00737563">
      <w:pPr>
        <w:pStyle w:val="Heading4"/>
        <w:rPr>
          <w:rStyle w:val="Style13ptBold"/>
          <w:b/>
        </w:rPr>
      </w:pPr>
      <w:r w:rsidRPr="00E67A1A">
        <w:rPr>
          <w:rStyle w:val="Style13ptBold"/>
          <w:b/>
        </w:rPr>
        <w:t>US Hegemony Militarization Causes Ecological Damage and the Threat for Terrorism to Rise</w:t>
      </w:r>
    </w:p>
    <w:p w:rsidR="00737563" w:rsidRPr="00D81639" w:rsidRDefault="00737563" w:rsidP="00737563">
      <w:pPr>
        <w:rPr>
          <w:sz w:val="20"/>
          <w:szCs w:val="20"/>
          <w:highlight w:val="green"/>
        </w:rPr>
      </w:pPr>
      <w:r w:rsidRPr="0093745F">
        <w:rPr>
          <w:b/>
          <w:sz w:val="20"/>
          <w:szCs w:val="20"/>
        </w:rPr>
        <w:t>Wittes 7</w:t>
      </w:r>
      <w:r>
        <w:rPr>
          <w:sz w:val="20"/>
          <w:szCs w:val="20"/>
        </w:rPr>
        <w:t xml:space="preserve"> </w:t>
      </w:r>
      <w:r w:rsidRPr="0093745F">
        <w:t xml:space="preserve">(Tamara Cofman Wittes, Senior Fellow-Foreign Policy, Center for Middle East Policy, “American Hegemony: Myth and Reality”, </w:t>
      </w:r>
      <w:hyperlink r:id="rId85" w:history="1">
        <w:r w:rsidRPr="0093745F">
          <w:rPr>
            <w:rStyle w:val="Hyperlink"/>
            <w:rFonts w:cs="Times New Roman"/>
            <w:szCs w:val="16"/>
          </w:rPr>
          <w:t>https://www.brookings.edu/articles/american-hegemony-myth-and-reality/</w:t>
        </w:r>
      </w:hyperlink>
      <w:r w:rsidRPr="0093745F">
        <w:t>, 3/22/07)</w:t>
      </w:r>
    </w:p>
    <w:p w:rsidR="00737563" w:rsidRDefault="00737563" w:rsidP="00737563">
      <w:pPr>
        <w:rPr>
          <w:rFonts w:cs="Times New Roman"/>
          <w:color w:val="101010"/>
          <w:sz w:val="20"/>
          <w:szCs w:val="20"/>
        </w:rPr>
      </w:pPr>
      <w:r w:rsidRPr="00D81639">
        <w:rPr>
          <w:rFonts w:cs="Times New Roman"/>
          <w:b/>
          <w:color w:val="101010"/>
          <w:sz w:val="20"/>
          <w:szCs w:val="20"/>
          <w:highlight w:val="green"/>
          <w:u w:val="single"/>
        </w:rPr>
        <w:t>For many outside the US, news that America’s era of supremacy was over might produce more relief than regret. As any recent poll will show you, the US reign of power has not been a popular one. America is more mistrusted and more reviled, in more places around the world, than it has ever been in its history</w:t>
      </w:r>
      <w:r w:rsidRPr="00E665F0">
        <w:rPr>
          <w:rFonts w:cs="Times New Roman"/>
          <w:color w:val="101010"/>
          <w:sz w:val="20"/>
          <w:szCs w:val="20"/>
        </w:rPr>
        <w:t>.</w:t>
      </w:r>
      <w:r w:rsidRPr="00FF1E3B">
        <w:rPr>
          <w:rFonts w:cs="Times New Roman"/>
          <w:color w:val="101010"/>
          <w:sz w:val="20"/>
          <w:szCs w:val="20"/>
        </w:rPr>
        <w:t xml:space="preserve"> </w:t>
      </w:r>
      <w:r w:rsidRPr="00E665F0">
        <w:rPr>
          <w:rFonts w:cs="Times New Roman"/>
          <w:color w:val="101010"/>
          <w:sz w:val="13"/>
          <w:szCs w:val="13"/>
        </w:rPr>
        <w:t>But while it is clear that the international environment—especially in the Middle East—has shifted in ways that constrain US power today, I do not believe it is proper to call 2006 the year that America lost its supremacy in international affairs. In fact US supremacy was never as total, or as meaningful, as either its admirers or its enemies claimed. What has diminished over the past few years has not been US power itself, but rather our perceptions of that power and what it can do.</w:t>
      </w:r>
      <w:r w:rsidRPr="003367E7">
        <w:rPr>
          <w:rFonts w:cs="Times New Roman"/>
          <w:color w:val="101010"/>
          <w:sz w:val="13"/>
          <w:szCs w:val="13"/>
        </w:rPr>
        <w:t xml:space="preserve"> </w:t>
      </w:r>
      <w:r w:rsidRPr="00D81639">
        <w:rPr>
          <w:rFonts w:cs="Times New Roman"/>
          <w:b/>
          <w:color w:val="101010"/>
          <w:sz w:val="20"/>
          <w:szCs w:val="20"/>
          <w:highlight w:val="green"/>
          <w:u w:val="single"/>
        </w:rPr>
        <w:t xml:space="preserve">Nowhere have the limits of American hegemony been more clearly on display, and with more serious results, than in the Middle East over the past four years. Iraq is the area where the real limits of American hegemony are most evident. Since the US and its allies invaded Iraq and overthrew the government of Saddam Hussein, America’s position in the region has shifted from advantageous to disadvantaged, from nearly unstoppable to deeply </w:t>
      </w:r>
      <w:proofErr w:type="gramStart"/>
      <w:r w:rsidRPr="00D81639">
        <w:rPr>
          <w:rFonts w:cs="Times New Roman"/>
          <w:b/>
          <w:color w:val="101010"/>
          <w:sz w:val="20"/>
          <w:szCs w:val="20"/>
          <w:highlight w:val="green"/>
          <w:u w:val="single"/>
        </w:rPr>
        <w:t>restrained</w:t>
      </w:r>
      <w:proofErr w:type="gramEnd"/>
      <w:r w:rsidRPr="00D81639">
        <w:rPr>
          <w:rFonts w:cs="Times New Roman"/>
          <w:b/>
          <w:color w:val="101010"/>
          <w:sz w:val="20"/>
          <w:szCs w:val="20"/>
          <w:highlight w:val="green"/>
          <w:u w:val="single"/>
        </w:rPr>
        <w:t>. The decline in America’s ability to influence events in the Middle East has not come about because America’s military capabilities or economic capacity have declined. Rather, American influence in the region has been sapped by the failure of efforts at political reconstruction in Iraq, by war-weariness at home, by relative neglect of the Arab-Israeli peace process, and by the effect of US regional policies on the influence of Iran. The result of these developments is the emergence of a new fault line in the region</w:t>
      </w:r>
      <w:r w:rsidRPr="00D81639">
        <w:rPr>
          <w:rFonts w:cs="Times New Roman"/>
          <w:b/>
          <w:color w:val="101010"/>
          <w:sz w:val="13"/>
          <w:szCs w:val="13"/>
          <w:highlight w:val="green"/>
          <w:u w:val="single"/>
        </w:rPr>
        <w:t>.</w:t>
      </w:r>
      <w:r w:rsidRPr="003367E7">
        <w:rPr>
          <w:rFonts w:cs="Times New Roman"/>
          <w:color w:val="101010"/>
          <w:sz w:val="13"/>
          <w:szCs w:val="13"/>
        </w:rPr>
        <w:t xml:space="preserve"> </w:t>
      </w:r>
      <w:r w:rsidRPr="00E665F0">
        <w:rPr>
          <w:rFonts w:cs="Times New Roman"/>
          <w:color w:val="101010"/>
          <w:sz w:val="13"/>
          <w:szCs w:val="13"/>
        </w:rPr>
        <w:t>In the Middle East today, we can see an emerging struggle for power between an Iranian-led bloc of mainly Shia actors, and a bloc of Sunni forces led by the Arab states of Saudi Arabia and Egypt. The sectarian killing in Iraq has fed, and been fed by, this broader regional contest. But the conflict is not as simple as the one described by US President George W. Bush in announcing his surge strategy for Iraq, which he called a conflict between radicals and moderates. Each bloc encompasses both moderates and extremists, severely complicating the effort to pursue a coherent US strategy to bolster moderates at the expense of extremists.</w:t>
      </w:r>
      <w:r w:rsidRPr="003367E7">
        <w:rPr>
          <w:rFonts w:cs="Times New Roman"/>
          <w:color w:val="101010"/>
          <w:sz w:val="13"/>
          <w:szCs w:val="13"/>
        </w:rPr>
        <w:t xml:space="preserve"> </w:t>
      </w:r>
      <w:r w:rsidRPr="00E665F0">
        <w:rPr>
          <w:rFonts w:cs="Times New Roman"/>
          <w:color w:val="101010"/>
          <w:sz w:val="13"/>
          <w:szCs w:val="13"/>
        </w:rPr>
        <w:t>It took a war to expose this new sectarian fault line. For some time Arab leaders in Egypt, Saudi Arabia, and Jordan had been warning that a “Shiite crescent” was spreading its influence across the region. Iraq’s descent into civil war and Iran’s defiant pursuit of nuclear weapons fed these Arab concerns. But it was only in 2006 that these leaders rang alarm bells: when Hezbollah provoked a confrontation with Israel in Lebanon, and when the Assad regime in Damascus blocked Egypt from organizing a prisoner exchange to calm tensions in the Gaza Strip.</w:t>
      </w:r>
      <w:r w:rsidRPr="003367E7">
        <w:rPr>
          <w:rFonts w:cs="Times New Roman"/>
          <w:color w:val="101010"/>
          <w:sz w:val="13"/>
          <w:szCs w:val="13"/>
        </w:rPr>
        <w:t xml:space="preserve"> </w:t>
      </w:r>
      <w:r w:rsidRPr="00E665F0">
        <w:rPr>
          <w:rFonts w:cs="Times New Roman"/>
          <w:color w:val="101010"/>
          <w:sz w:val="13"/>
          <w:szCs w:val="13"/>
        </w:rPr>
        <w:t>For America’s Arab allies in Egypt, Saudi Arabia, and Jordan, it was simply unacceptable that a Shia-dominated, Persian Iran should blatantly interfere in Iraq, Lebanon and Palestine and become the arbiter of Arab interests in those places. They decried the Shia crescent that appears to stretch from its base in Tehran, to the Shia-led government in Baghdad, to the minority Alawi regime in Damascus and on to Hezbollah in Beirut. When, just before year’s end, cameras caught Shia guards jeering at Saddam Hussein on the gallows, the broader Sunni Arab public began to share their leaders’ concerns.</w:t>
      </w:r>
      <w:r w:rsidRPr="003367E7">
        <w:rPr>
          <w:rFonts w:cs="Times New Roman"/>
          <w:color w:val="101010"/>
          <w:sz w:val="13"/>
          <w:szCs w:val="13"/>
        </w:rPr>
        <w:t xml:space="preserve"> </w:t>
      </w:r>
      <w:r w:rsidRPr="00E665F0">
        <w:rPr>
          <w:rFonts w:cs="Times New Roman"/>
          <w:color w:val="101010"/>
          <w:sz w:val="13"/>
          <w:szCs w:val="13"/>
        </w:rPr>
        <w:t>From Washington’s perspective, however, this new fault line was perceived differently: as a division between the region’s moderates and extremists. Indeed, the Lebanon War in the summer of 2006 looked like a proxy war between two sets of forces, each presenting competing visions of the Middle East’s future. Hezbollah’s dynamic leader, Hassan Nasrallah, and Iran’s populist president, Mahmoud Ahmadinejad, put forward a vision of the region defined by unending “resistance” (meaning violence, terrorism, and perpetual confrontation) against Israel, the US, and status-quo leaders across the Arab world. Nasrallah and Ahmadinejad argue for the redemptive value of violence and offer the false promise of justice and dignity for Arabs humiliated by the long history of defeat at the hands of the West and Israel. It was violence, they assert, that forced Israel to withdraw unilaterally from Lebanon in May 2000 and from Gaza in August 2005. It is defiance, they say, that has enabled Iran to proceed with its nuclear program in the face of US-led international opposition. And, in their view, violence and defiance enabled Hezbollah to stand proudly in 2006 against the Israeli army and US-inspired UN Security Council resolutions.</w:t>
      </w:r>
      <w:r w:rsidRPr="003367E7">
        <w:rPr>
          <w:rFonts w:cs="Times New Roman"/>
          <w:color w:val="101010"/>
          <w:sz w:val="13"/>
          <w:szCs w:val="13"/>
        </w:rPr>
        <w:t xml:space="preserve"> </w:t>
      </w:r>
      <w:r w:rsidRPr="00E665F0">
        <w:rPr>
          <w:rFonts w:cs="Times New Roman"/>
          <w:color w:val="101010"/>
          <w:sz w:val="13"/>
          <w:szCs w:val="13"/>
        </w:rPr>
        <w:t>In the Palestinian territories, the Shia axis provides critical support for Hamas and Palestine Islamic Jihad, who reject an Israeli-Palestinian peace to which the Sunni Arab leaders are committed.</w:t>
      </w:r>
      <w:r w:rsidRPr="00930302">
        <w:rPr>
          <w:rFonts w:cs="Times New Roman"/>
          <w:color w:val="101010"/>
          <w:sz w:val="13"/>
          <w:szCs w:val="13"/>
        </w:rPr>
        <w:t xml:space="preserve"> </w:t>
      </w:r>
      <w:r w:rsidRPr="00E665F0">
        <w:rPr>
          <w:rFonts w:cs="Times New Roman"/>
          <w:color w:val="101010"/>
          <w:sz w:val="13"/>
          <w:szCs w:val="13"/>
        </w:rPr>
        <w:t>In Iraq, Iran is aiding and encouraging the Shia militias in ethnic cleansing of Baghdad and southern Iraq and threatening to establish a virtual Shia state on the borders of Saudi Arabia and Kuwait, which these states find a menacing prospect.</w:t>
      </w:r>
      <w:r w:rsidRPr="00930302">
        <w:rPr>
          <w:rFonts w:cs="Times New Roman"/>
          <w:color w:val="101010"/>
          <w:sz w:val="13"/>
          <w:szCs w:val="13"/>
        </w:rPr>
        <w:t xml:space="preserve"> </w:t>
      </w:r>
      <w:r w:rsidRPr="00E665F0">
        <w:rPr>
          <w:rFonts w:cs="Times New Roman"/>
          <w:color w:val="101010"/>
          <w:sz w:val="13"/>
          <w:szCs w:val="13"/>
        </w:rPr>
        <w:t>Most alarmingly, Iran is attempting to achieve military dominance through a nuclear program that could put it in possession of nuclear weapons.</w:t>
      </w:r>
      <w:r w:rsidRPr="00930302">
        <w:rPr>
          <w:rFonts w:cs="Times New Roman"/>
          <w:color w:val="101010"/>
          <w:sz w:val="13"/>
          <w:szCs w:val="13"/>
        </w:rPr>
        <w:t xml:space="preserve"> </w:t>
      </w:r>
      <w:r w:rsidRPr="00E665F0">
        <w:rPr>
          <w:rFonts w:cs="Times New Roman"/>
          <w:color w:val="101010"/>
          <w:sz w:val="13"/>
          <w:szCs w:val="13"/>
        </w:rPr>
        <w:t>Given these Arab concerns, the Shiite rise presents the US with a measure of opportunity, but also with danger. To overcome these regional challenges, the US and the status-quo states of the Middle East need to help one another. The only way Sunni Arab leaders can counter Iran’s bid for regional hegemony is by securing U.S. action to strengthen the Lebanese government and the Palestinian presidency of Mahmoud Abbas, promoting an effective Israeli-Palestinian peace process, preventing an Iranian takeover in Iraq, heading off Iran’s nuclear program, and enhancing their own security capabilities. And America needs Arab help with the Iraqi Sunnis and with the Palestinians.</w:t>
      </w:r>
      <w:r w:rsidRPr="00930302">
        <w:rPr>
          <w:rFonts w:cs="Times New Roman"/>
          <w:color w:val="101010"/>
          <w:sz w:val="13"/>
          <w:szCs w:val="13"/>
        </w:rPr>
        <w:t xml:space="preserve"> </w:t>
      </w:r>
      <w:r w:rsidRPr="00E665F0">
        <w:rPr>
          <w:rFonts w:cs="Times New Roman"/>
          <w:color w:val="101010"/>
          <w:sz w:val="13"/>
          <w:szCs w:val="13"/>
        </w:rPr>
        <w:t>However, these Arab leaders do not share Washington’s antipathy for Sunni-Salafi jihadists, preferring to co-opt them rather than see them fall into the waiting arms of Iran and Hezbollah. Hamas, for example, became steadily more dependent on Iran for funding and training when Arab leaders acceded to the Bush administration’s insistence after Sept. 11 that they cut off their support for the militant Islamist organization. But with the emergence of this new Sunni-Shia fault line the Sunni leaders want to woo Hamas away from Iran and bring it back to the Sunni side.</w:t>
      </w:r>
      <w:r w:rsidRPr="0069753E">
        <w:rPr>
          <w:rFonts w:cs="Times New Roman"/>
          <w:color w:val="101010"/>
          <w:sz w:val="13"/>
          <w:szCs w:val="13"/>
        </w:rPr>
        <w:t xml:space="preserve"> </w:t>
      </w:r>
      <w:r w:rsidRPr="00E665F0">
        <w:rPr>
          <w:rFonts w:cs="Times New Roman"/>
          <w:color w:val="101010"/>
          <w:sz w:val="13"/>
          <w:szCs w:val="13"/>
        </w:rPr>
        <w:t>Similarly, they will not support a renewed American effort to suppress the Sunni insurgency in Iraq if it leads only to unfettered Shia supremacy there. They may now be looking to support an effort by the Sunni Muslim Brotherhood to destabilize President Bashar al-Assad’s Alawi regime in Syria—a tactic that might appeal to those who still argue for forceful regime change, but could unleash havoc in the Middle East heartland.</w:t>
      </w:r>
      <w:r w:rsidRPr="0069753E">
        <w:rPr>
          <w:rFonts w:cs="Times New Roman"/>
          <w:color w:val="101010"/>
          <w:sz w:val="13"/>
          <w:szCs w:val="13"/>
        </w:rPr>
        <w:t xml:space="preserve"> </w:t>
      </w:r>
      <w:r w:rsidRPr="00E665F0">
        <w:rPr>
          <w:rFonts w:cs="Times New Roman"/>
          <w:color w:val="101010"/>
          <w:sz w:val="13"/>
          <w:szCs w:val="13"/>
        </w:rPr>
        <w:t>The challenge for the US today in the Middle East is to cement and sustain a coalition of moderate forces to combat the newly emerging radical forces and the harsh vision of the region’s future that they represent. And it must do so while recognizing that it does not share all of its Arab allies’ assumptions and preferences about who is on which side.</w:t>
      </w:r>
      <w:r w:rsidRPr="0069753E">
        <w:rPr>
          <w:rFonts w:cs="Times New Roman"/>
          <w:color w:val="101010"/>
          <w:sz w:val="13"/>
          <w:szCs w:val="13"/>
        </w:rPr>
        <w:t xml:space="preserve"> </w:t>
      </w:r>
      <w:r w:rsidRPr="00E665F0">
        <w:rPr>
          <w:rFonts w:cs="Times New Roman"/>
          <w:color w:val="101010"/>
          <w:sz w:val="13"/>
          <w:szCs w:val="13"/>
        </w:rPr>
        <w:t>Three aspects of US policy in t</w:t>
      </w:r>
      <w:r>
        <w:rPr>
          <w:rFonts w:cs="Times New Roman"/>
          <w:color w:val="101010"/>
          <w:sz w:val="13"/>
          <w:szCs w:val="13"/>
        </w:rPr>
        <w:t xml:space="preserve"> </w:t>
      </w:r>
      <w:r w:rsidRPr="00E665F0">
        <w:rPr>
          <w:rFonts w:cs="Times New Roman"/>
          <w:color w:val="101010"/>
          <w:sz w:val="13"/>
          <w:szCs w:val="13"/>
        </w:rPr>
        <w:t>he Middle East over the past few years have harmed America’s position in the region:</w:t>
      </w:r>
      <w:r w:rsidRPr="0069753E">
        <w:rPr>
          <w:rFonts w:cs="Times New Roman"/>
          <w:color w:val="101010"/>
          <w:sz w:val="13"/>
          <w:szCs w:val="13"/>
        </w:rPr>
        <w:t xml:space="preserve"> </w:t>
      </w:r>
      <w:r w:rsidRPr="00E665F0">
        <w:rPr>
          <w:rFonts w:cs="Times New Roman"/>
          <w:color w:val="101010"/>
          <w:sz w:val="13"/>
          <w:szCs w:val="13"/>
        </w:rPr>
        <w:t>First, Iraq’s disintegration has clearly tipped the balance in the Persian Gulf in favor of Iran, while dealing a blow to America’s image of invincibility and tarnishing its perceived values as a defender of democracy.</w:t>
      </w:r>
      <w:r w:rsidRPr="0069753E">
        <w:rPr>
          <w:rFonts w:cs="Times New Roman"/>
          <w:color w:val="101010"/>
          <w:sz w:val="13"/>
          <w:szCs w:val="13"/>
        </w:rPr>
        <w:t xml:space="preserve"> </w:t>
      </w:r>
      <w:r w:rsidRPr="00E665F0">
        <w:rPr>
          <w:rFonts w:cs="Times New Roman"/>
          <w:color w:val="101010"/>
          <w:sz w:val="13"/>
          <w:szCs w:val="13"/>
        </w:rPr>
        <w:t>Second, the emphasis in US policy on early elections, even where security and political institutions, such as courts and parties, were weak, advantaged Islamist militias like Muqtada al-Sadr’s supporters in Iraq, Hezbollah in Lebanon and Hamas in the Palestinian territories. With superior organization, an anti-American, anti-regime message and only a feeble central government to counter them, they were able to exploit elections and enter government with their militias and terrorist cadres intact. From there they have succeeded in further eroding the state institutions of Iraq, Lebanon, and the Palestinian Authority, advancing radical agendas and pushing those states to, or even beyond, the brink of civil war.</w:t>
      </w:r>
      <w:r w:rsidRPr="0069753E">
        <w:rPr>
          <w:rFonts w:cs="Times New Roman"/>
          <w:color w:val="101010"/>
          <w:sz w:val="13"/>
          <w:szCs w:val="13"/>
        </w:rPr>
        <w:t xml:space="preserve"> </w:t>
      </w:r>
      <w:r w:rsidRPr="00E665F0">
        <w:rPr>
          <w:rFonts w:cs="Times New Roman"/>
          <w:color w:val="101010"/>
          <w:sz w:val="13"/>
          <w:szCs w:val="13"/>
        </w:rPr>
        <w:t>Third, the Bush administration’s determination to keep at arm’s length from the Israeli-Palestinian peace process contributed to Hamas’ rise to power in the Palestinian Authority. Israel’s decision to pursue a policy of unilateral withdrawal reinforced Hamas and Hezbollah’s claim that violence was the only way to make gains against Israel. All this further undermined President Abbas, who was committed to negotiating a two-state solution with Israel.</w:t>
      </w:r>
      <w:r w:rsidRPr="0069753E">
        <w:rPr>
          <w:rFonts w:cs="Times New Roman"/>
          <w:color w:val="101010"/>
          <w:sz w:val="13"/>
          <w:szCs w:val="13"/>
        </w:rPr>
        <w:t xml:space="preserve"> </w:t>
      </w:r>
      <w:r w:rsidRPr="00E665F0">
        <w:rPr>
          <w:rFonts w:cs="Times New Roman"/>
          <w:color w:val="101010"/>
          <w:sz w:val="13"/>
          <w:szCs w:val="13"/>
        </w:rPr>
        <w:t xml:space="preserve">Recognizing the limits of military power-as demonstrated in </w:t>
      </w:r>
      <w:proofErr w:type="gramStart"/>
      <w:r w:rsidRPr="00E665F0">
        <w:rPr>
          <w:rFonts w:cs="Times New Roman"/>
          <w:color w:val="101010"/>
          <w:sz w:val="13"/>
          <w:szCs w:val="13"/>
        </w:rPr>
        <w:t>Iraq,</w:t>
      </w:r>
      <w:proofErr w:type="gramEnd"/>
      <w:r w:rsidRPr="00E665F0">
        <w:rPr>
          <w:rFonts w:cs="Times New Roman"/>
          <w:color w:val="101010"/>
          <w:sz w:val="13"/>
          <w:szCs w:val="13"/>
        </w:rPr>
        <w:t xml:space="preserve"> and in Israel’s experience in Lebanon in the summer of 2006, the US is forced to turn to diplomacy and look for assistance from its allies. But it does so when its adversaries in the Middle East are less fearful of American power and see less need for America’s favor, and when its allies are no longer sure that America is a reliable partner. That’s why Iran could spurn US Secretary of State Condoleezza Rice’s offer of negotiations over its nuclear program in exchange for suspension of uranium enrichment, and scoff at the weak UN sanctions that resulted last winter. And that’s why, while President Bush rattles sabers at Iran and tries to block international aid to a Hamas </w:t>
      </w:r>
      <w:proofErr w:type="gramStart"/>
      <w:r w:rsidRPr="00E665F0">
        <w:rPr>
          <w:rFonts w:cs="Times New Roman"/>
          <w:color w:val="101010"/>
          <w:sz w:val="13"/>
          <w:szCs w:val="13"/>
        </w:rPr>
        <w:t>government,</w:t>
      </w:r>
      <w:proofErr w:type="gramEnd"/>
      <w:r w:rsidRPr="00E665F0">
        <w:rPr>
          <w:rFonts w:cs="Times New Roman"/>
          <w:color w:val="101010"/>
          <w:sz w:val="13"/>
          <w:szCs w:val="13"/>
        </w:rPr>
        <w:t xml:space="preserve"> the Saudis are trying to work with Iran to defuse the crisis in Lebanon and with Hamas to defuse the crisis in Gaza.</w:t>
      </w:r>
      <w:r w:rsidRPr="0069753E">
        <w:rPr>
          <w:rFonts w:cs="Times New Roman"/>
          <w:color w:val="101010"/>
          <w:sz w:val="13"/>
          <w:szCs w:val="13"/>
        </w:rPr>
        <w:t xml:space="preserve"> </w:t>
      </w:r>
      <w:r w:rsidRPr="00E665F0">
        <w:rPr>
          <w:rFonts w:cs="Times New Roman"/>
          <w:color w:val="101010"/>
          <w:sz w:val="13"/>
          <w:szCs w:val="13"/>
        </w:rPr>
        <w:t>The US is now returning to a balance-of-power approach to the Middle East, building a counter-alliance to the Iranian-Syrian-Hezbollah alliance, and correcting the tilt in Iran’s favor that was the unintended consequence of the Iraq war. But this balance-of-power approach will inevitably put the US in league with some unfamiliar or unreliable allies and will create moral dilemmas and policy inconsistencies.</w:t>
      </w:r>
      <w:r w:rsidRPr="0069753E">
        <w:rPr>
          <w:rFonts w:cs="Times New Roman"/>
          <w:color w:val="101010"/>
          <w:sz w:val="13"/>
          <w:szCs w:val="13"/>
        </w:rPr>
        <w:t xml:space="preserve"> </w:t>
      </w:r>
      <w:r w:rsidRPr="00E665F0">
        <w:rPr>
          <w:rFonts w:cs="Times New Roman"/>
          <w:color w:val="101010"/>
          <w:sz w:val="13"/>
          <w:szCs w:val="13"/>
        </w:rPr>
        <w:t>What are some key elements of this new approach?</w:t>
      </w:r>
      <w:r w:rsidRPr="0069753E">
        <w:rPr>
          <w:rFonts w:cs="Times New Roman"/>
          <w:color w:val="101010"/>
          <w:sz w:val="13"/>
          <w:szCs w:val="13"/>
        </w:rPr>
        <w:t xml:space="preserve"> </w:t>
      </w:r>
      <w:r w:rsidRPr="00E665F0">
        <w:rPr>
          <w:rFonts w:cs="Times New Roman"/>
          <w:color w:val="101010"/>
          <w:sz w:val="13"/>
          <w:szCs w:val="13"/>
        </w:rPr>
        <w:t>Renewed efforts at Arab-Israeli diplomacy as cement for this coalition of moderate states, and to head off Iranian influence in Palestinian territories.</w:t>
      </w:r>
      <w:r w:rsidRPr="0069753E">
        <w:rPr>
          <w:rFonts w:cs="Times New Roman"/>
          <w:color w:val="101010"/>
          <w:sz w:val="13"/>
          <w:szCs w:val="13"/>
        </w:rPr>
        <w:t xml:space="preserve"> </w:t>
      </w:r>
      <w:r w:rsidRPr="00E665F0">
        <w:rPr>
          <w:rFonts w:cs="Times New Roman"/>
          <w:color w:val="101010"/>
          <w:sz w:val="13"/>
          <w:szCs w:val="13"/>
        </w:rPr>
        <w:t>Diplomacy with Iran: in a multilateral context, dealing first with the nuclear file and with Iraq, but over time perhaps other issues as well</w:t>
      </w:r>
      <w:r w:rsidRPr="0069753E">
        <w:rPr>
          <w:rFonts w:cs="Times New Roman"/>
          <w:color w:val="101010"/>
          <w:sz w:val="13"/>
          <w:szCs w:val="13"/>
        </w:rPr>
        <w:t xml:space="preserve"> </w:t>
      </w:r>
      <w:r w:rsidRPr="00E665F0">
        <w:rPr>
          <w:rFonts w:cs="Times New Roman"/>
          <w:color w:val="101010"/>
          <w:sz w:val="13"/>
          <w:szCs w:val="13"/>
        </w:rPr>
        <w:t>Restructuring US deployments in Iraq. If this last-ditch effort to contain the civil violence fails, then US forces will have to move to contain the effects of civil chaos there and prevent conflict in Iraq from drawing in the neighbors and expanding into a regional conflagration</w:t>
      </w:r>
      <w:r w:rsidRPr="0069753E">
        <w:rPr>
          <w:rFonts w:cs="Times New Roman"/>
          <w:color w:val="101010"/>
          <w:sz w:val="13"/>
          <w:szCs w:val="13"/>
        </w:rPr>
        <w:t xml:space="preserve"> </w:t>
      </w:r>
      <w:r w:rsidRPr="00E665F0">
        <w:rPr>
          <w:rFonts w:cs="Times New Roman"/>
          <w:color w:val="101010"/>
          <w:sz w:val="13"/>
          <w:szCs w:val="13"/>
        </w:rPr>
        <w:t>While there is no evident work in this direction yet, it will be important for the US to develop a new security regime in the Persian Gulf to address the fears of Arab Gulf states about Iran and reduce the likelihood of broader nuclear proliferation in the region. America’s strategic approach to the Persian Gulf for the past fifteen years was focused on dealing with the threat posed by Saddam Hussein. A post-Saddam security regime must now be constructed.</w:t>
      </w:r>
      <w:r w:rsidRPr="0069753E">
        <w:rPr>
          <w:rFonts w:cs="Times New Roman"/>
          <w:color w:val="101010"/>
          <w:sz w:val="13"/>
          <w:szCs w:val="13"/>
        </w:rPr>
        <w:t xml:space="preserve"> </w:t>
      </w:r>
      <w:r w:rsidRPr="00E665F0">
        <w:rPr>
          <w:rFonts w:cs="Times New Roman"/>
          <w:color w:val="101010"/>
          <w:sz w:val="13"/>
          <w:szCs w:val="13"/>
        </w:rPr>
        <w:t>Now, where does democracy promotion fit into all of this?</w:t>
      </w:r>
      <w:r w:rsidRPr="00E665F0">
        <w:rPr>
          <w:rFonts w:cs="Times New Roman"/>
          <w:b/>
          <w:bCs/>
          <w:color w:val="101010"/>
          <w:sz w:val="20"/>
          <w:szCs w:val="20"/>
          <w:bdr w:val="none" w:sz="0" w:space="0" w:color="auto" w:frame="1"/>
        </w:rPr>
        <w:t>Part II</w:t>
      </w:r>
      <w:r w:rsidRPr="00FF1E3B">
        <w:rPr>
          <w:rFonts w:cs="Times New Roman"/>
          <w:color w:val="101010"/>
          <w:sz w:val="20"/>
          <w:szCs w:val="20"/>
        </w:rPr>
        <w:t xml:space="preserve"> </w:t>
      </w:r>
      <w:r w:rsidRPr="00E665F0">
        <w:rPr>
          <w:rFonts w:cs="Times New Roman"/>
          <w:color w:val="101010"/>
          <w:sz w:val="13"/>
          <w:szCs w:val="13"/>
        </w:rPr>
        <w:t>Some argue that the emphasis on democracy by President George W. Bush’s administration is just another aspect of a foolish American unilateralism and should be jettisoned for a more “realistic” policy.</w:t>
      </w:r>
      <w:r w:rsidRPr="00D66119">
        <w:rPr>
          <w:rFonts w:cs="Times New Roman"/>
          <w:color w:val="101010"/>
          <w:sz w:val="13"/>
          <w:szCs w:val="13"/>
        </w:rPr>
        <w:t xml:space="preserve"> </w:t>
      </w:r>
      <w:r w:rsidRPr="00E665F0">
        <w:rPr>
          <w:rFonts w:cs="Times New Roman"/>
          <w:color w:val="101010"/>
          <w:sz w:val="13"/>
          <w:szCs w:val="13"/>
        </w:rPr>
        <w:t>After all the Sunni leaders whose regimes America seeks to liberalize are the very ones whose support is most necessary to deflect Iran’s bid for hegemony. How then can we insist that they undertake political and economic reforms? And anyway aren’t these reforms that America is advocating inherently destabilizing? Isn’t democracy promotion dangerous in today’s volatile Middle East?</w:t>
      </w:r>
      <w:r w:rsidRPr="00D66119">
        <w:rPr>
          <w:rFonts w:cs="Times New Roman"/>
          <w:color w:val="101010"/>
          <w:sz w:val="13"/>
          <w:szCs w:val="13"/>
        </w:rPr>
        <w:t xml:space="preserve"> </w:t>
      </w:r>
      <w:r w:rsidRPr="00E665F0">
        <w:rPr>
          <w:rFonts w:cs="Times New Roman"/>
          <w:color w:val="101010"/>
          <w:sz w:val="13"/>
          <w:szCs w:val="13"/>
        </w:rPr>
        <w:t>It is crucial to realize that the main drivers of political change in the Middle East come from within the region itself. These forces of change—not only globalization, but new media and information technology, a large youth cohort with higher aspirations, and a broader consensus in favor of democratic politics—have not dissipated and are not likely to do so.</w:t>
      </w:r>
      <w:r w:rsidRPr="00D66119">
        <w:rPr>
          <w:rFonts w:cs="Times New Roman"/>
          <w:color w:val="101010"/>
          <w:sz w:val="13"/>
          <w:szCs w:val="13"/>
        </w:rPr>
        <w:t xml:space="preserve"> </w:t>
      </w:r>
      <w:r w:rsidRPr="00E665F0">
        <w:rPr>
          <w:rFonts w:cs="Times New Roman"/>
          <w:color w:val="101010"/>
          <w:sz w:val="13"/>
          <w:szCs w:val="13"/>
        </w:rPr>
        <w:t>In addition there have been real advances in political freedom and political participation in some Arab countries in recent years. The question is whether this progress is sustainable and whether it will advance any further.</w:t>
      </w:r>
      <w:r w:rsidRPr="00D66119">
        <w:rPr>
          <w:rFonts w:cs="Times New Roman"/>
          <w:color w:val="101010"/>
          <w:sz w:val="13"/>
          <w:szCs w:val="13"/>
        </w:rPr>
        <w:t xml:space="preserve"> </w:t>
      </w:r>
      <w:r w:rsidRPr="00E665F0">
        <w:rPr>
          <w:rFonts w:cs="Times New Roman"/>
          <w:color w:val="101010"/>
          <w:sz w:val="13"/>
          <w:szCs w:val="13"/>
        </w:rPr>
        <w:t>But more troubling is the fact that the political openings in the Middle East over the past few years have also given Arab regimes, and Islamist radicals, greater opportunities to strengthen their power, just as they have aided those interested in democracy for its own sake. What should the US and the world do about this double-edged set of developments?</w:t>
      </w:r>
      <w:r w:rsidRPr="00D66119">
        <w:rPr>
          <w:rFonts w:cs="Times New Roman"/>
          <w:color w:val="101010"/>
          <w:sz w:val="13"/>
          <w:szCs w:val="13"/>
        </w:rPr>
        <w:t xml:space="preserve"> </w:t>
      </w:r>
      <w:r w:rsidRPr="00E665F0">
        <w:rPr>
          <w:rFonts w:cs="Times New Roman"/>
          <w:color w:val="101010"/>
          <w:sz w:val="13"/>
          <w:szCs w:val="13"/>
        </w:rPr>
        <w:t xml:space="preserve">In fact the changed environment in the region makes democracy promotion in the Middle East as important to </w:t>
      </w:r>
      <w:proofErr w:type="gramStart"/>
      <w:r w:rsidRPr="00E665F0">
        <w:rPr>
          <w:rFonts w:cs="Times New Roman"/>
          <w:color w:val="101010"/>
          <w:sz w:val="13"/>
          <w:szCs w:val="13"/>
        </w:rPr>
        <w:t>US,</w:t>
      </w:r>
      <w:proofErr w:type="gramEnd"/>
      <w:r w:rsidRPr="00E665F0">
        <w:rPr>
          <w:rFonts w:cs="Times New Roman"/>
          <w:color w:val="101010"/>
          <w:sz w:val="13"/>
          <w:szCs w:val="13"/>
        </w:rPr>
        <w:t xml:space="preserve"> and regional, interests as ever. Bitter experience teaches that repressing the region’s radicals does not remove the threat they pose; instead repression in one country often pushes radicals to safer havens from where they can wreak more terrible damage. That is what happened in the 1990s when America supported the Egyptian government’s brutal suppression of Islamist militants in Egypt. Those who fled the country ended up in Afghanistan, where they merged with al-Qaeda, with terrible results. Domestic repression is NOT an effective answer to domestic radicalism—there has to be another way.</w:t>
      </w:r>
      <w:r w:rsidRPr="00D66119">
        <w:rPr>
          <w:rFonts w:cs="Times New Roman"/>
          <w:color w:val="101010"/>
          <w:sz w:val="13"/>
          <w:szCs w:val="13"/>
        </w:rPr>
        <w:t xml:space="preserve"> </w:t>
      </w:r>
      <w:r w:rsidRPr="00E665F0">
        <w:rPr>
          <w:rFonts w:cs="Times New Roman"/>
          <w:color w:val="101010"/>
          <w:sz w:val="13"/>
          <w:szCs w:val="13"/>
        </w:rPr>
        <w:t>The very appeal of Islamist radicalism to young Arabs lies in its ideology of revolutionary resistance to the stagnation and suffering in many Arab societies today. Countering that ideology requires a positive alternative vision of the future, one in which moderation, tolerance and peace provide more benefits and opportunities than resistance and violence.</w:t>
      </w:r>
      <w:r w:rsidRPr="00D66119">
        <w:rPr>
          <w:rFonts w:cs="Times New Roman"/>
          <w:color w:val="101010"/>
          <w:sz w:val="13"/>
          <w:szCs w:val="13"/>
        </w:rPr>
        <w:t xml:space="preserve"> </w:t>
      </w:r>
      <w:r w:rsidRPr="00E665F0">
        <w:rPr>
          <w:rFonts w:cs="Times New Roman"/>
          <w:color w:val="101010"/>
          <w:sz w:val="13"/>
          <w:szCs w:val="13"/>
        </w:rPr>
        <w:t>So marginalizing the radical rejectionists requires a positive vision. Of course this vision must encompass prospects for realizing Palestinian national aspirations. But this vision must also present the vast majority of Arabs outside Palestine with the opportunity to shape their own future. That is why the US must continue to persuade its Arab allies to undertake far-reaching political, economic, and social reforms that create a new social contract between Arab governments and their citizens.</w:t>
      </w:r>
      <w:r w:rsidRPr="00D66119">
        <w:rPr>
          <w:rFonts w:cs="Times New Roman"/>
          <w:color w:val="101010"/>
          <w:sz w:val="13"/>
          <w:szCs w:val="13"/>
        </w:rPr>
        <w:t xml:space="preserve"> </w:t>
      </w:r>
      <w:r w:rsidRPr="00E665F0">
        <w:rPr>
          <w:rFonts w:cs="Times New Roman"/>
          <w:color w:val="101010"/>
          <w:sz w:val="13"/>
          <w:szCs w:val="13"/>
        </w:rPr>
        <w:t>Why should Arab leaders listen to the US on this issue? Arab leaders keenly feel the threats from radical Islam within their own societies. The corruption, inefficiency and nepotism pervasive in the moderate regimes have produced economic stagnation and an increasing inability to deliver basic government services to a burgeoning population. Islamists capitalize on this failing with charitable networks that provide efficient social welfare to the needy.</w:t>
      </w:r>
      <w:r w:rsidRPr="00E665F0">
        <w:rPr>
          <w:rFonts w:cs="Times New Roman"/>
          <w:color w:val="101010"/>
          <w:sz w:val="20"/>
          <w:szCs w:val="20"/>
        </w:rPr>
        <w:t xml:space="preserve"> </w:t>
      </w:r>
      <w:r w:rsidRPr="00E665F0">
        <w:rPr>
          <w:rFonts w:cs="Times New Roman"/>
          <w:color w:val="101010"/>
          <w:sz w:val="13"/>
          <w:szCs w:val="13"/>
        </w:rPr>
        <w:t>Moreover, for decades, Islamist movements in Jordan, Egypt and other US-allied states have steadily built up their grassroots popularity by attacking the passivity of these regimes in the face of US and Israeli policies that are portrayed negatively. These local radical movements benefit from the apparent successes of Hassan Nasrallah and Mahmoud Ahmadinejad. Likewise the critique that local Islamists provide of their regime’s performance echoes the rhetoric trumpeted by Iran and Hezbollah. There is a close and mutually reinforcing relationship between the region’s radicals abroad and those that Arab governments face at home.</w:t>
      </w:r>
      <w:r w:rsidRPr="00D66119">
        <w:rPr>
          <w:rFonts w:cs="Times New Roman"/>
          <w:color w:val="101010"/>
          <w:sz w:val="13"/>
          <w:szCs w:val="13"/>
        </w:rPr>
        <w:t xml:space="preserve"> </w:t>
      </w:r>
      <w:r w:rsidRPr="00E665F0">
        <w:rPr>
          <w:rFonts w:cs="Times New Roman"/>
          <w:color w:val="101010"/>
          <w:sz w:val="13"/>
          <w:szCs w:val="13"/>
        </w:rPr>
        <w:t>In this environment US efforts to persuade Arab leaders of the need to reform should resonate; the task is not as difficult as it may appear. The leaders are increasingly aware that the sheer size of the restless and underutilized youth cohort in today’s Arab world combines with the relentless demands of a globalized economy to produce mounting expectations. More than half of the Arab world’s population is under the age of majority. While current rulers can still manipulate political institutions, buy support with government resources and call in their security forces when all else fails, their capacity to play this game is increasingly challenged.</w:t>
      </w:r>
      <w:r w:rsidRPr="00043E0E">
        <w:rPr>
          <w:rFonts w:cs="Times New Roman"/>
          <w:color w:val="101010"/>
          <w:sz w:val="13"/>
          <w:szCs w:val="13"/>
        </w:rPr>
        <w:t xml:space="preserve"> </w:t>
      </w:r>
      <w:r w:rsidRPr="00E665F0">
        <w:rPr>
          <w:rFonts w:cs="Times New Roman"/>
          <w:color w:val="101010"/>
          <w:sz w:val="13"/>
          <w:szCs w:val="13"/>
        </w:rPr>
        <w:t>For now though Arab regimes believe that the best way to tamp down the threat from domestic Islamist oppositions is to work at resolving regional conflicts like Iraq, Lebanon and Palestine, relieving them of the burden of addressing domestic grievances. While the US should work with them to resolve regional conflicts, America also needs to help them understand that the best insulation against the destabilizing effects of domestic Islamist movements is to repair the frayed social contract between citizens and state.</w:t>
      </w:r>
      <w:r w:rsidRPr="00FF1E3B">
        <w:rPr>
          <w:rFonts w:cs="Times New Roman"/>
          <w:color w:val="101010"/>
          <w:sz w:val="20"/>
          <w:szCs w:val="20"/>
        </w:rPr>
        <w:t xml:space="preserve"> </w:t>
      </w:r>
      <w:r w:rsidRPr="00E665F0">
        <w:rPr>
          <w:rFonts w:cs="Times New Roman"/>
          <w:color w:val="101010"/>
          <w:sz w:val="13"/>
          <w:szCs w:val="13"/>
        </w:rPr>
        <w:t>In today’s Middle East, Arab leaders face a dilemma: they know that addressing the region’s crises requires close cooperation with the US.</w:t>
      </w:r>
      <w:r w:rsidRPr="00E665F0">
        <w:rPr>
          <w:rFonts w:cs="Times New Roman"/>
          <w:color w:val="101010"/>
          <w:sz w:val="20"/>
          <w:szCs w:val="20"/>
        </w:rPr>
        <w:t xml:space="preserve"> </w:t>
      </w:r>
      <w:r w:rsidRPr="00D81639">
        <w:rPr>
          <w:rFonts w:cs="Times New Roman"/>
          <w:b/>
          <w:color w:val="101010"/>
          <w:sz w:val="20"/>
          <w:szCs w:val="20"/>
          <w:highlight w:val="green"/>
          <w:u w:val="single"/>
        </w:rPr>
        <w:t>But America’s unpopularity with the Arab public makes it hard for Arab leaders to sustain this necessary cooperation, because in doing so they play into the arguments of their radical opposition. To extract Arab rulers from this dilemma, and to be sustainable and effective in countering the region’s radical axis, American-Arab cooperation must rest on a new foundation of partnership among the US, moderate Arab governments and their mostly moderate citizens—a partnership designed to produce a better future for the people of the Middle East. Reform will come about only through the willingness of Arab regimes to undertake necessary changes. We have no alternative but to work with them.</w:t>
      </w:r>
      <w:r w:rsidRPr="00E665F0">
        <w:rPr>
          <w:rFonts w:cs="Times New Roman"/>
          <w:b/>
          <w:color w:val="101010"/>
          <w:sz w:val="13"/>
          <w:szCs w:val="13"/>
          <w:u w:val="single"/>
        </w:rPr>
        <w:t xml:space="preserve"> The American role should be to reduce the risks and costs of undertaking essential, long-delayed reforms through material incentives, disincentives and dialogue.</w:t>
      </w:r>
      <w:r w:rsidRPr="001D10F7">
        <w:rPr>
          <w:rFonts w:cs="Times New Roman"/>
          <w:color w:val="101010"/>
          <w:sz w:val="13"/>
          <w:szCs w:val="13"/>
        </w:rPr>
        <w:t xml:space="preserve"> </w:t>
      </w:r>
      <w:r w:rsidRPr="00E665F0">
        <w:rPr>
          <w:rFonts w:cs="Times New Roman"/>
          <w:color w:val="101010"/>
          <w:sz w:val="13"/>
          <w:szCs w:val="13"/>
        </w:rPr>
        <w:t>In the Middle East cultivating moderation is essential to building democracy, and cultivating democracy is essential to building moderation</w:t>
      </w:r>
      <w:r w:rsidRPr="00E665F0">
        <w:rPr>
          <w:rFonts w:cs="Times New Roman"/>
          <w:b/>
          <w:color w:val="101010"/>
          <w:sz w:val="13"/>
          <w:szCs w:val="13"/>
          <w:u w:val="single"/>
        </w:rPr>
        <w:t xml:space="preserve">. </w:t>
      </w:r>
      <w:r w:rsidRPr="00D81639">
        <w:rPr>
          <w:rFonts w:cs="Times New Roman"/>
          <w:b/>
          <w:color w:val="101010"/>
          <w:sz w:val="20"/>
          <w:szCs w:val="20"/>
          <w:highlight w:val="green"/>
          <w:u w:val="single"/>
        </w:rPr>
        <w:t>If over time limited political openings are perceived as window dressing on autocracy, then moderates will be discredited, while the radicals will grow in popularity. Building democracy and moderation together requires focusing democracy-promotion efforts on those societies</w:t>
      </w:r>
      <w:r w:rsidRPr="00E665F0">
        <w:rPr>
          <w:rFonts w:cs="Times New Roman"/>
          <w:color w:val="101010"/>
          <w:sz w:val="13"/>
          <w:szCs w:val="13"/>
        </w:rPr>
        <w:t>—like our allies Egypt, Morocco and Jordan—</w:t>
      </w:r>
      <w:r w:rsidRPr="00D81639">
        <w:rPr>
          <w:rFonts w:cs="Times New Roman"/>
          <w:b/>
          <w:color w:val="101010"/>
          <w:sz w:val="20"/>
          <w:szCs w:val="20"/>
          <w:highlight w:val="green"/>
          <w:u w:val="single"/>
        </w:rPr>
        <w:t>with strong, capable governments and a relatively secure domestic environment.</w:t>
      </w:r>
      <w:r w:rsidRPr="00E665F0">
        <w:rPr>
          <w:rFonts w:cs="Times New Roman"/>
          <w:color w:val="101010"/>
          <w:sz w:val="20"/>
          <w:szCs w:val="20"/>
        </w:rPr>
        <w:t xml:space="preserve"> </w:t>
      </w:r>
      <w:r w:rsidRPr="00E665F0">
        <w:rPr>
          <w:rFonts w:cs="Times New Roman"/>
          <w:color w:val="101010"/>
          <w:sz w:val="13"/>
          <w:szCs w:val="13"/>
        </w:rPr>
        <w:t>In such societies radical arguments have the weakest hold and Islamists have the greatest incentive to remain peaceful and moderate in exchange for the ability to play a public role in politics and society. There regimes are strong enough to tolerate greater freedom of expression and association, while citizens are open to moderate alternatives to Islamic radicalism.</w:t>
      </w:r>
      <w:r w:rsidRPr="004F6EFB">
        <w:rPr>
          <w:rFonts w:cs="Times New Roman"/>
          <w:color w:val="101010"/>
          <w:sz w:val="13"/>
          <w:szCs w:val="13"/>
        </w:rPr>
        <w:t xml:space="preserve"> </w:t>
      </w:r>
      <w:r w:rsidRPr="00E665F0">
        <w:rPr>
          <w:rFonts w:cs="Times New Roman"/>
          <w:color w:val="101010"/>
          <w:sz w:val="13"/>
          <w:szCs w:val="13"/>
        </w:rPr>
        <w:t>In weaker states—like Lebanon, Palestine and Iraq—the priority should be on state-building more than democracy promotion. In these settings, only when communal security is assured will the local radicals with weapons in hand lose their claim on public loyalty.</w:t>
      </w:r>
      <w:r w:rsidRPr="00D66119">
        <w:rPr>
          <w:rFonts w:cs="Times New Roman"/>
          <w:color w:val="101010"/>
          <w:sz w:val="13"/>
          <w:szCs w:val="13"/>
        </w:rPr>
        <w:t xml:space="preserve"> </w:t>
      </w:r>
      <w:r w:rsidRPr="00E665F0">
        <w:rPr>
          <w:rFonts w:cs="Times New Roman"/>
          <w:color w:val="101010"/>
          <w:sz w:val="13"/>
          <w:szCs w:val="13"/>
        </w:rPr>
        <w:t>The US will need to be consistent and candid with Arab allies, voicing expectations about reform priorities and policies and integrating reform into the framework of bilateral relations as a precondition for long-term, reliable and stable US-Arab cooperation. America will be required to offer Arab states a great many security guarantees to offset the harmful consequences of Iraq’s chaos and Iran’s ambitions; Arab states should be expected to match this US investment by making the changes necessary to build internal stability.</w:t>
      </w:r>
      <w:r w:rsidRPr="00FF1E3B">
        <w:rPr>
          <w:rFonts w:cs="Times New Roman"/>
          <w:color w:val="101010"/>
          <w:sz w:val="20"/>
          <w:szCs w:val="20"/>
        </w:rPr>
        <w:t xml:space="preserve"> </w:t>
      </w:r>
      <w:r w:rsidRPr="00D81639">
        <w:rPr>
          <w:rFonts w:cs="Times New Roman"/>
          <w:b/>
          <w:color w:val="101010"/>
          <w:sz w:val="20"/>
          <w:szCs w:val="20"/>
          <w:highlight w:val="green"/>
          <w:u w:val="single"/>
        </w:rPr>
        <w:t>An American return to a balance of power approach in the Middle East should not be misunderstood as the end of American hegemony—we are still very much in an era where American power and American policies will shape the world in which we will live. But the failures of the past few years, most notably in Iraq, have generated a new tendency within American society in favor of disengagement from global affairs. There has always been a strand within American public opinion that favored isolationism – unfortunately that strand is gaining strength today as some Americans conclude that, if American hegemony does not make our success inevitable, it is better for us not to try to have an influence, but merely to protect our homeland and let others go their own way.</w:t>
      </w:r>
      <w:r w:rsidRPr="00E665F0">
        <w:rPr>
          <w:rFonts w:cs="Times New Roman"/>
          <w:color w:val="101010"/>
          <w:sz w:val="20"/>
          <w:szCs w:val="20"/>
        </w:rPr>
        <w:t xml:space="preserve"> </w:t>
      </w:r>
      <w:r w:rsidRPr="00E665F0">
        <w:rPr>
          <w:rFonts w:cs="Times New Roman"/>
          <w:color w:val="101010"/>
          <w:sz w:val="13"/>
          <w:szCs w:val="13"/>
        </w:rPr>
        <w:t>It is this tendency that has given strength to calls by some members of Congress for an immediate withdrawal from Iraq.</w:t>
      </w:r>
      <w:r w:rsidRPr="004F6EFB">
        <w:rPr>
          <w:rFonts w:cs="Times New Roman"/>
          <w:color w:val="101010"/>
          <w:sz w:val="13"/>
          <w:szCs w:val="13"/>
        </w:rPr>
        <w:t xml:space="preserve"> </w:t>
      </w:r>
      <w:r w:rsidRPr="00E665F0">
        <w:rPr>
          <w:rFonts w:cs="Times New Roman"/>
          <w:color w:val="101010"/>
          <w:sz w:val="13"/>
          <w:szCs w:val="13"/>
        </w:rPr>
        <w:t xml:space="preserve">This is a dangerous tendency, but it is also one that, in the end, is unlikely to prevail—because isolation is not a viable way of protecting American interests and because inaction does not absolve one of responsibility; it is also a policy choice with real consequences. </w:t>
      </w:r>
      <w:r w:rsidRPr="00D81639">
        <w:rPr>
          <w:rFonts w:cs="Times New Roman"/>
          <w:b/>
          <w:color w:val="101010"/>
          <w:sz w:val="20"/>
          <w:szCs w:val="20"/>
          <w:highlight w:val="green"/>
          <w:u w:val="single"/>
        </w:rPr>
        <w:t>Because of America’s huge consumption of fossil fuels, a choice by the US to disengage from debates over global warming also has an impact. Because of the power of the US economy, American trading practices will affect the world whether or not the US is committed to the World Trade Organization (WTO).</w:t>
      </w:r>
      <w:r w:rsidRPr="00E665F0">
        <w:rPr>
          <w:rFonts w:cs="Times New Roman"/>
          <w:b/>
          <w:color w:val="101010"/>
          <w:sz w:val="20"/>
          <w:szCs w:val="20"/>
          <w:u w:val="single"/>
        </w:rPr>
        <w:t xml:space="preserve"> </w:t>
      </w:r>
      <w:r w:rsidRPr="00E665F0">
        <w:rPr>
          <w:rFonts w:cs="Times New Roman"/>
          <w:color w:val="101010"/>
          <w:sz w:val="13"/>
          <w:szCs w:val="13"/>
        </w:rPr>
        <w:t>And because of the strategic cooperation between Arab governments and the US, a choice by the US not to press for political and economic liberalization in the Arab world also affects Arab lives and affects the ability of radicals who advocate violence to win new recruits who might one day attack Americans.</w:t>
      </w:r>
      <w:r w:rsidRPr="00FF1E3B">
        <w:rPr>
          <w:rFonts w:cs="Times New Roman"/>
          <w:color w:val="101010"/>
          <w:sz w:val="20"/>
          <w:szCs w:val="20"/>
        </w:rPr>
        <w:t xml:space="preserve"> </w:t>
      </w:r>
      <w:r w:rsidRPr="00D81639">
        <w:rPr>
          <w:rFonts w:cs="Times New Roman"/>
          <w:b/>
          <w:color w:val="101010"/>
          <w:sz w:val="20"/>
          <w:szCs w:val="20"/>
          <w:highlight w:val="green"/>
          <w:u w:val="single"/>
        </w:rPr>
        <w:t>Precisely because America’s economic and military power remains unmatched by any other global actor, America cannot disengage from the world and certainly not from the Middle East. While America is not all-powerful it remains, as former Secretary of State Madeleine Albright used to say, the “indispensable” nation</w:t>
      </w:r>
      <w:r w:rsidRPr="00E665F0">
        <w:rPr>
          <w:rFonts w:cs="Times New Roman"/>
          <w:b/>
          <w:color w:val="101010"/>
          <w:sz w:val="13"/>
          <w:szCs w:val="13"/>
          <w:u w:val="single"/>
        </w:rPr>
        <w:t xml:space="preserve">. </w:t>
      </w:r>
      <w:r w:rsidRPr="00E665F0">
        <w:rPr>
          <w:rFonts w:cs="Times New Roman"/>
          <w:color w:val="101010"/>
          <w:sz w:val="13"/>
          <w:szCs w:val="13"/>
        </w:rPr>
        <w:t>So ultimately the question for the US is not whether to engage the world, or the Middle East, but in what way and to what ends.</w:t>
      </w:r>
      <w:r w:rsidRPr="00043E0E">
        <w:rPr>
          <w:rFonts w:cs="Times New Roman"/>
          <w:color w:val="101010"/>
          <w:sz w:val="13"/>
          <w:szCs w:val="13"/>
        </w:rPr>
        <w:t xml:space="preserve"> </w:t>
      </w:r>
      <w:r w:rsidRPr="00E665F0">
        <w:rPr>
          <w:rFonts w:cs="Times New Roman"/>
          <w:color w:val="101010"/>
          <w:sz w:val="13"/>
          <w:szCs w:val="13"/>
        </w:rPr>
        <w:t xml:space="preserve">An American return to the balance of power in the Middle East also is not the same thing as a return to “realism,” if by realism we mean the theory of foreign policy that says states must seek to maximize their relative power in pursuit of narrowly defined national interests. Rather, America is returning to pragmatism: </w:t>
      </w:r>
      <w:proofErr w:type="gramStart"/>
      <w:r w:rsidRPr="00E665F0">
        <w:rPr>
          <w:rFonts w:cs="Times New Roman"/>
          <w:color w:val="101010"/>
          <w:sz w:val="13"/>
          <w:szCs w:val="13"/>
        </w:rPr>
        <w:t>a recognition</w:t>
      </w:r>
      <w:proofErr w:type="gramEnd"/>
      <w:r w:rsidRPr="00E665F0">
        <w:rPr>
          <w:rFonts w:cs="Times New Roman"/>
          <w:color w:val="101010"/>
          <w:sz w:val="13"/>
          <w:szCs w:val="13"/>
        </w:rPr>
        <w:t xml:space="preserve"> of the complexity of the Middle Eastern environment and a willingness to tolerate more ambiguity and flexibility in America’s relations with other states.</w:t>
      </w:r>
      <w:r w:rsidRPr="00043E0E">
        <w:rPr>
          <w:rFonts w:cs="Times New Roman"/>
          <w:color w:val="101010"/>
          <w:sz w:val="13"/>
          <w:szCs w:val="13"/>
        </w:rPr>
        <w:t xml:space="preserve"> </w:t>
      </w:r>
      <w:r w:rsidRPr="00E665F0">
        <w:rPr>
          <w:rFonts w:cs="Times New Roman"/>
          <w:color w:val="101010"/>
          <w:sz w:val="13"/>
          <w:szCs w:val="13"/>
        </w:rPr>
        <w:t>For the Bush administration the ambiguity and flexibility required in relations with the Middle East will be uncomfortable.</w:t>
      </w:r>
      <w:r w:rsidRPr="00E665F0">
        <w:rPr>
          <w:rFonts w:cs="Times New Roman"/>
          <w:b/>
          <w:color w:val="101010"/>
          <w:sz w:val="20"/>
          <w:szCs w:val="20"/>
          <w:u w:val="single"/>
        </w:rPr>
        <w:t xml:space="preserve"> </w:t>
      </w:r>
      <w:r w:rsidRPr="00D81639">
        <w:rPr>
          <w:rFonts w:cs="Times New Roman"/>
          <w:b/>
          <w:color w:val="101010"/>
          <w:sz w:val="20"/>
          <w:szCs w:val="20"/>
          <w:highlight w:val="green"/>
          <w:u w:val="single"/>
        </w:rPr>
        <w:t>But what can make it more tolerable for all concerned is clarity in American goals and honesty in methods. For the US declaring democracy promotion as its key goal in the Middle East did not eliminate the conflicts that sometimes arise between pursuing democracy and achieving other strategic goals, such as security cooperation. The success of America’s democracy promotion effort has always hinged on direct engagement with governments in the region, discussing democracy on the same plane with other issues, and making occasional tradeoffs when necessary. That challenge remains the same today, and the need for that kind of American engagement is as great as ever.</w:t>
      </w:r>
      <w:r w:rsidRPr="00043E0E">
        <w:rPr>
          <w:rFonts w:cs="Times New Roman"/>
          <w:b/>
          <w:color w:val="101010"/>
          <w:sz w:val="20"/>
          <w:szCs w:val="20"/>
          <w:u w:val="single"/>
        </w:rPr>
        <w:t xml:space="preserve"> </w:t>
      </w:r>
    </w:p>
    <w:p w:rsidR="00737563" w:rsidRDefault="00737563" w:rsidP="00737563">
      <w:pPr>
        <w:pStyle w:val="Heading3"/>
      </w:pPr>
      <w:r>
        <w:t>Heg Bad—Prolif</w:t>
      </w:r>
    </w:p>
    <w:p w:rsidR="00737563" w:rsidRDefault="00737563" w:rsidP="00737563"/>
    <w:p w:rsidR="00737563" w:rsidRPr="00CE28A9" w:rsidRDefault="00737563" w:rsidP="00737563">
      <w:pPr>
        <w:pStyle w:val="Heading4"/>
      </w:pPr>
      <w:r w:rsidRPr="00CE28A9">
        <w:t xml:space="preserve">Heg encourages </w:t>
      </w:r>
      <w:r>
        <w:t xml:space="preserve">counter-balancing, </w:t>
      </w:r>
      <w:r w:rsidRPr="005E5D30">
        <w:rPr>
          <w:u w:val="single"/>
        </w:rPr>
        <w:t>aggression</w:t>
      </w:r>
      <w:r w:rsidRPr="00CE28A9">
        <w:t xml:space="preserve"> and </w:t>
      </w:r>
      <w:r w:rsidRPr="005E5D30">
        <w:rPr>
          <w:u w:val="single"/>
        </w:rPr>
        <w:t>prolif</w:t>
      </w:r>
      <w:r>
        <w:t xml:space="preserve"> – decline RESOLVES “transition” wars theory by removing all incentives for conflict. </w:t>
      </w:r>
    </w:p>
    <w:p w:rsidR="00737563" w:rsidRPr="00CE28A9" w:rsidRDefault="00737563" w:rsidP="00737563">
      <w:r w:rsidRPr="000D53D9">
        <w:rPr>
          <w:rStyle w:val="Style13ptBold"/>
        </w:rPr>
        <w:t>Monteiro 12</w:t>
      </w:r>
      <w:r>
        <w:t xml:space="preserve"> — Nuno P. Monteiro, Assistant Professor of Political Science at Yale University, (“Unrest Assured: Why Unipolarity is Not Peaceful,” published in the International Security Journal, Avaialbe Online at </w:t>
      </w:r>
      <w:r w:rsidRPr="00CE28A9">
        <w:t>Vol. 36, No. 3, p. 9-40</w:t>
      </w:r>
      <w:r>
        <w:t>)</w:t>
      </w:r>
    </w:p>
    <w:p w:rsidR="00737563" w:rsidRPr="00BA1B8E" w:rsidRDefault="00737563" w:rsidP="00737563">
      <w:r w:rsidRPr="00BA1B8E">
        <w:t xml:space="preserve">From the perspective of the overall peacefulness of the international system, then, </w:t>
      </w:r>
      <w:r w:rsidRPr="00BA1B8E">
        <w:rPr>
          <w:rStyle w:val="StyleUnderline"/>
        </w:rPr>
        <w:t>no U.S. grand strategy is, as in the Goldilocks tale, “just right.”116 In fact, each strategic option available to the unipole produces significant conflict</w:t>
      </w:r>
      <w:r w:rsidRPr="00BA1B8E">
        <w:t xml:space="preserve">. Whereas offensive and defensive dominance will entangle it in wars against recalcitrant minor powers, disengagement will produce regional wars among minor and major powers. </w:t>
      </w:r>
      <w:r w:rsidRPr="00BA1B8E">
        <w:rPr>
          <w:rStyle w:val="StyleUnderline"/>
        </w:rPr>
        <w:t>Regardless of U.S. strategy, conflict will abound</w:t>
      </w:r>
      <w:r w:rsidRPr="00BA1B8E">
        <w:t xml:space="preserve">. Indeed, if my argument is correct, </w:t>
      </w:r>
      <w:r w:rsidRPr="00D81639">
        <w:rPr>
          <w:rStyle w:val="StyleUnderline"/>
          <w:highlight w:val="green"/>
        </w:rPr>
        <w:t>the significant level of conflict the world has experienced over the last two decades will continue for as long as U.S. power remains preponderant</w:t>
      </w:r>
      <w:r w:rsidRPr="00BA1B8E">
        <w:t xml:space="preserve">. </w:t>
      </w:r>
      <w:r w:rsidRPr="00BA1B8E">
        <w:rPr>
          <w:rStyle w:val="StyleUnderline"/>
        </w:rPr>
        <w:t xml:space="preserve">From the narrower perspective of the unipole’s ability to avoid being involved in wars, however, </w:t>
      </w:r>
      <w:r w:rsidRPr="00D81639">
        <w:rPr>
          <w:rStyle w:val="StyleUnderline"/>
          <w:highlight w:val="green"/>
        </w:rPr>
        <w:t>disengagement is the best strategy</w:t>
      </w:r>
      <w:r w:rsidRPr="00BA1B8E">
        <w:t xml:space="preserve">. </w:t>
      </w:r>
      <w:r w:rsidRPr="00D81639">
        <w:rPr>
          <w:rStyle w:val="StyleUnderline"/>
          <w:highlight w:val="green"/>
        </w:rPr>
        <w:t>A unipolar structure provides no incentives for conflict involving a disengaged unipole.</w:t>
      </w:r>
      <w:r w:rsidRPr="00BA1B8E">
        <w:rPr>
          <w:rStyle w:val="StyleUnderline"/>
        </w:rPr>
        <w:t xml:space="preserve"> </w:t>
      </w:r>
      <w:r w:rsidRPr="00D81639">
        <w:rPr>
          <w:rStyle w:val="StyleUnderline"/>
          <w:highlight w:val="green"/>
        </w:rPr>
        <w:t>Disengagement would</w:t>
      </w:r>
      <w:r w:rsidRPr="00BA1B8E">
        <w:rPr>
          <w:rStyle w:val="StyleUnderline"/>
        </w:rPr>
        <w:t xml:space="preserve"> extricate the unipole’s forces from wars against recalcitrant minor powers and </w:t>
      </w:r>
      <w:r w:rsidRPr="00D81639">
        <w:rPr>
          <w:rStyle w:val="StyleUnderline"/>
          <w:highlight w:val="green"/>
        </w:rPr>
        <w:t>decrease systemic pressures for nuclear proliferation.</w:t>
      </w:r>
      <w:r w:rsidRPr="00BA1B8E">
        <w:rPr>
          <w:rStyle w:val="StyleUnderline"/>
        </w:rPr>
        <w:t xml:space="preserve"> </w:t>
      </w:r>
      <w:r w:rsidRPr="00BA1B8E">
        <w:t xml:space="preserve">There is, however, a downside. Disengagement would lead to heightened conflict beyond the unipole’s region and increase regional pressures for nuclear proliferation. As regards the unipole’s grand strategy, then, the choice is between a strategy of dominance, which leads to involvement in numerous conflicts, and a strategy of disengagement, which allows conflict between others to fester. </w:t>
      </w:r>
      <w:r w:rsidRPr="00A142A0">
        <w:rPr>
          <w:rStyle w:val="StyleUnderline"/>
        </w:rPr>
        <w:t xml:space="preserve">In a sense, then, </w:t>
      </w:r>
      <w:r w:rsidRPr="00D81639">
        <w:rPr>
          <w:rStyle w:val="StyleUnderline"/>
          <w:highlight w:val="green"/>
        </w:rPr>
        <w:t>strategies of defensive and offensive dominance are self-defeating.</w:t>
      </w:r>
      <w:r w:rsidRPr="00D81639">
        <w:rPr>
          <w:highlight w:val="green"/>
        </w:rPr>
        <w:t xml:space="preserve"> </w:t>
      </w:r>
      <w:r w:rsidRPr="00D81639">
        <w:rPr>
          <w:rStyle w:val="StyleUnderline"/>
          <w:highlight w:val="green"/>
        </w:rPr>
        <w:t xml:space="preserve">They create incentives for recalcitrant minor powers to </w:t>
      </w:r>
      <w:r w:rsidRPr="00D81639">
        <w:rPr>
          <w:rStyle w:val="Emphasis"/>
          <w:highlight w:val="green"/>
        </w:rPr>
        <w:t>bolster their capabilities</w:t>
      </w:r>
      <w:r w:rsidRPr="00A142A0">
        <w:rPr>
          <w:rStyle w:val="StyleUnderline"/>
        </w:rPr>
        <w:t xml:space="preserve"> and present the United States with a tough choice: allowing them to succeed or resorting to war in order to thwart them. </w:t>
      </w:r>
      <w:r w:rsidRPr="00D81639">
        <w:rPr>
          <w:rStyle w:val="StyleUnderline"/>
          <w:highlight w:val="green"/>
        </w:rPr>
        <w:t>This will</w:t>
      </w:r>
      <w:r w:rsidRPr="00A142A0">
        <w:rPr>
          <w:rStyle w:val="StyleUnderline"/>
        </w:rPr>
        <w:t xml:space="preserve"> either </w:t>
      </w:r>
      <w:r w:rsidRPr="00D81639">
        <w:rPr>
          <w:rStyle w:val="StyleUnderline"/>
          <w:highlight w:val="green"/>
        </w:rPr>
        <w:t>drag U.S. forces into numerous conflicts</w:t>
      </w:r>
      <w:r w:rsidRPr="00A142A0">
        <w:rPr>
          <w:rStyle w:val="StyleUnderline"/>
        </w:rPr>
        <w:t xml:space="preserve"> or result in an increasing number of major powers.</w:t>
      </w:r>
      <w:r w:rsidRPr="00BA1B8E">
        <w:t xml:space="preserve"> In any case, U.S. ability to convert power into favorable outcomes peacefully will be constrained.117</w:t>
      </w:r>
      <w:r>
        <w:t xml:space="preserve"> </w:t>
      </w:r>
      <w:proofErr w:type="gramStart"/>
      <w:r w:rsidRPr="00BA1B8E">
        <w:t>This</w:t>
      </w:r>
      <w:proofErr w:type="gramEnd"/>
      <w:r w:rsidRPr="00BA1B8E">
        <w:t xml:space="preserve"> last point highlights one of the crucial issues where Wohlforth and I differ—the benefits of the unipole’s power preponderance. Whereas Wohlforth believes that the power preponderance of the United States will lead all states in the system to bandwagon with the unipole, I predict that states engaged in security competition with the unipole’s allies and states for whom the status quo otherwise has lesser value will not accommodate the unipole. To the contrary, these minor powers will become recalcitrant despite U.S. power preponderance, displaying the limited pacifying effects of U.S. power. What, then, is the value of unipolarity for the unipole? What can a unipole do that a great power in bipolarity or multipolarity cannot? My argument hints at the possibility that—at least in the security realm—unipolarity does not give the unipole greater influence over international outcomes.118 If unipolarity provides structural incentives for nuclear proliferation, it may, as Robert Jervis has hinted, “have within it the seeds if not of its own destruction, then at least of its modification.”119 For Jervis, “[t]his raises the question of what would remain of a unipolar system in a proliferated world. The American ability to coerce others would decrease but so would its need to defend friendly powers that would now have their own deterrents. The world would still be unipolar by most measures and considerations, but many countries would be able to protect themselves, perhaps even against the superpower. . . . In any event, the polarity of the system may become less important.”120 At the same time, nothing in my argument determines the decline of U.S. power. The level of conflict entailed by the strategies of defensive dominance, offensive dominance, and disengagement may be acceptable to the unipole and have only a marginal effect on its ability to maintain its preeminent position. Whether a unipole will be economically or militarily overstretched is an empirical question that depends on the magnitude of the disparity in power between it and major powers and the magnitude of the conflicts in which it gets involved. Neither of these factors can be addressed a priori, and so a theory of unipolarity must acknowledge the possibility of frequent conflict in a nonetheless durable unipolar system. </w:t>
      </w:r>
      <w:r w:rsidRPr="00A142A0">
        <w:rPr>
          <w:rStyle w:val="StyleUnderline"/>
        </w:rPr>
        <w:t>Finally, my argument points to a “paradox of power preponderance.”</w:t>
      </w:r>
      <w:r w:rsidRPr="00BA1B8E">
        <w:t xml:space="preserve">121 </w:t>
      </w:r>
      <w:r w:rsidRPr="00A142A0">
        <w:rPr>
          <w:rStyle w:val="StyleUnderline"/>
        </w:rPr>
        <w:t xml:space="preserve">By putting other states in extreme self-help, a systemic imbalance of power requires the unipole to act in ways that minimize the threat it poses. Only by exercising great restraint can it avoid being involved in wars. </w:t>
      </w:r>
      <w:r w:rsidRPr="00D81639">
        <w:rPr>
          <w:rStyle w:val="StyleUnderline"/>
          <w:highlight w:val="green"/>
        </w:rPr>
        <w:t xml:space="preserve">If the unipole fails to exercise restraint, other states will develop their capabilities, including nuclear </w:t>
      </w:r>
      <w:r w:rsidRPr="00D81639">
        <w:rPr>
          <w:rStyle w:val="Emphasis"/>
          <w:highlight w:val="green"/>
        </w:rPr>
        <w:t>weapons</w:t>
      </w:r>
      <w:r w:rsidRPr="00A142A0">
        <w:rPr>
          <w:rStyle w:val="StyleUnderline"/>
        </w:rPr>
        <w:t>—restraining it all the same.</w:t>
      </w:r>
      <w:r w:rsidRPr="00BA1B8E">
        <w:t xml:space="preserve">122 </w:t>
      </w:r>
      <w:proofErr w:type="gramStart"/>
      <w:r w:rsidRPr="00BA1B8E">
        <w:t>Paradoxically</w:t>
      </w:r>
      <w:proofErr w:type="gramEnd"/>
      <w:r w:rsidRPr="00BA1B8E">
        <w:t>, then, more relative power does not necessarily lead to greater influence and a better ability to convert capabilities into favorable outcomes peacefully. In effect, unparalleled relative power requires unequaled self-restraint</w:t>
      </w:r>
      <w:r>
        <w:t xml:space="preserve">. </w:t>
      </w:r>
    </w:p>
    <w:p w:rsidR="00737563" w:rsidRPr="00A854F6" w:rsidRDefault="00737563" w:rsidP="00737563"/>
    <w:p w:rsidR="00737563" w:rsidRDefault="00737563" w:rsidP="00737563">
      <w:pPr>
        <w:pStyle w:val="Heading3"/>
      </w:pPr>
      <w:r>
        <w:t>Heg Bad—Financial Heg</w:t>
      </w:r>
    </w:p>
    <w:p w:rsidR="00737563" w:rsidRPr="003F465A" w:rsidRDefault="00737563" w:rsidP="00737563"/>
    <w:p w:rsidR="00737563" w:rsidRDefault="00737563" w:rsidP="00737563">
      <w:pPr>
        <w:pStyle w:val="Heading4"/>
      </w:pPr>
      <w:r>
        <w:t>The affirmative’s focus on national borders obscures the state’s investments in financial hegemony—the impact is U.S. global sovereignty and neocolonial violence.</w:t>
      </w:r>
    </w:p>
    <w:p w:rsidR="00737563" w:rsidRDefault="00737563" w:rsidP="00737563">
      <w:r w:rsidRPr="003F465A">
        <w:rPr>
          <w:rStyle w:val="Style13ptBold"/>
        </w:rPr>
        <w:t>Potts 17</w:t>
      </w:r>
      <w:r>
        <w:t xml:space="preserve"> – Shaina Potts, PhD from the University of California Berkeley (Displaced Sovereignty: U.S. Law and the Transformation of International Financial Space. UC Berkeley. ProQuest ID: Potts_berkeley_0028E_17047. Merritt ID: ark</w:t>
      </w:r>
      <w:proofErr w:type="gramStart"/>
      <w:r>
        <w:t>:/</w:t>
      </w:r>
      <w:proofErr w:type="gramEnd"/>
      <w:r>
        <w:t>13030/m5c58fpw. Retrieved from https://escholarship.org/uc/item/81k2z5cg)</w:t>
      </w:r>
    </w:p>
    <w:p w:rsidR="00737563" w:rsidRPr="00FA0286" w:rsidRDefault="00737563" w:rsidP="00737563">
      <w:pPr>
        <w:rPr>
          <w:sz w:val="16"/>
        </w:rPr>
      </w:pPr>
      <w:r w:rsidRPr="00833C0C">
        <w:rPr>
          <w:sz w:val="16"/>
        </w:rPr>
        <w:t xml:space="preserve">Of more immediate concern may be the Supreme Court’s decision to allow creditors to demand information from anyone about Argentina’s assets anywhere in the world. As the U.S. Deputy Attorney General made explicit in the Supreme Court hearing on the matter, </w:t>
      </w:r>
      <w:r w:rsidRPr="00D81639">
        <w:rPr>
          <w:rStyle w:val="StyleUnderline"/>
          <w:highlight w:val="green"/>
        </w:rPr>
        <w:t>the U.S. has assets all over the world</w:t>
      </w:r>
      <w:r w:rsidRPr="00833C0C">
        <w:rPr>
          <w:sz w:val="16"/>
        </w:rPr>
        <w:t>. Once the political will is there, it will not be difficult for a court in another country to order their seizure. And while the United States may be powerful enough to refuse to accept such a ruling, having to do so would put it in an awkward position</w:t>
      </w:r>
      <w:r w:rsidRPr="009F014A">
        <w:rPr>
          <w:rStyle w:val="StyleUnderline"/>
        </w:rPr>
        <w:t>. A major purpose of transferring agency over transnational decisions from the executive to the judicial sphere has been to de-politicize and naturalize what would otherwise appear as the blatantly imperialist moves of the United States</w:t>
      </w:r>
      <w:r w:rsidRPr="00833C0C">
        <w:rPr>
          <w:sz w:val="16"/>
        </w:rPr>
        <w:t xml:space="preserve">. If the United States itself were to refuse to obey courts that have simply adopted U.S. style legal practices, it could put another serious dent in the United States’ already threadbare international legitimacy. </w:t>
      </w:r>
      <w:r w:rsidRPr="009F014A">
        <w:rPr>
          <w:rStyle w:val="StyleUnderline"/>
        </w:rPr>
        <w:t xml:space="preserve">Conversely, </w:t>
      </w:r>
      <w:r w:rsidRPr="00D81639">
        <w:rPr>
          <w:rStyle w:val="StyleUnderline"/>
          <w:highlight w:val="green"/>
        </w:rPr>
        <w:t>if U.S. power or legitimacy declines</w:t>
      </w:r>
      <w:r w:rsidRPr="009F014A">
        <w:rPr>
          <w:rStyle w:val="StyleUnderline"/>
        </w:rPr>
        <w:t xml:space="preserve"> enough, </w:t>
      </w:r>
      <w:r w:rsidRPr="00D81639">
        <w:rPr>
          <w:rStyle w:val="StyleUnderline"/>
          <w:highlight w:val="green"/>
        </w:rPr>
        <w:t>other courts around the world will become more and more willing to make such rulings against the United</w:t>
      </w:r>
      <w:r w:rsidRPr="009F014A">
        <w:rPr>
          <w:rStyle w:val="StyleUnderline"/>
        </w:rPr>
        <w:t xml:space="preserve"> States. </w:t>
      </w:r>
      <w:r w:rsidRPr="00D81639">
        <w:rPr>
          <w:rStyle w:val="StyleUnderline"/>
          <w:highlight w:val="green"/>
        </w:rPr>
        <w:t>U.S. courts are not simply pro-finance.</w:t>
      </w:r>
      <w:r w:rsidRPr="009F014A">
        <w:rPr>
          <w:rStyle w:val="StyleUnderline"/>
        </w:rPr>
        <w:t xml:space="preserve"> As they have expanded their judicial reach over the past fifty years, judges have become increasingly accustomed to having extensive judicial power over foreign nations in their own right. In the process, New York federal courts and </w:t>
      </w:r>
      <w:r w:rsidRPr="00D81639">
        <w:rPr>
          <w:rStyle w:val="StyleUnderline"/>
          <w:highlight w:val="green"/>
        </w:rPr>
        <w:t>the U.S. Supreme Court have increasingly aligned themselves with the power of New York’s transnational financial space</w:t>
      </w:r>
      <w:r w:rsidRPr="009F014A">
        <w:rPr>
          <w:rStyle w:val="StyleUnderline"/>
        </w:rPr>
        <w:t xml:space="preserve"> — even when their decisions might go against the foreign policy interests of the executive branch. In this context, there are increasing questions about how far the power of the U.S. judiciary can be separated from that of the United States as a whole — in other words, </w:t>
      </w:r>
      <w:r w:rsidRPr="00D81639">
        <w:rPr>
          <w:rStyle w:val="StyleUnderline"/>
          <w:highlight w:val="green"/>
        </w:rPr>
        <w:t>can “judicial imperialism” be divorced from</w:t>
      </w:r>
      <w:r w:rsidRPr="009F014A">
        <w:rPr>
          <w:rStyle w:val="StyleUnderline"/>
        </w:rPr>
        <w:t xml:space="preserve">, or even undermine, </w:t>
      </w:r>
      <w:r w:rsidRPr="00D81639">
        <w:rPr>
          <w:rStyle w:val="StyleUnderline"/>
          <w:highlight w:val="green"/>
        </w:rPr>
        <w:t>broader U.S. power</w:t>
      </w:r>
      <w:r w:rsidRPr="009F014A">
        <w:rPr>
          <w:rStyle w:val="StyleUnderline"/>
        </w:rPr>
        <w:t xml:space="preserve"> in any significant way, </w:t>
      </w:r>
      <w:r w:rsidRPr="00D81639">
        <w:rPr>
          <w:rStyle w:val="StyleUnderline"/>
          <w:highlight w:val="green"/>
        </w:rPr>
        <w:t>even as it remains dependent on the production of national legal borders?</w:t>
      </w:r>
      <w:r w:rsidRPr="00833C0C">
        <w:rPr>
          <w:sz w:val="16"/>
        </w:rPr>
        <w:t xml:space="preserve"> What is certain is that U.S. judicial power is dependent on New York City’s financial space. A major change in the position of the U.S. economy and the related power of the U.S. dollar in the global economic order would indeed greatly reduce the power of New York courts and the U.S. 192Supreme Court along with it.In short, since World War II, (re-)writing the law has become a more and more important strategy for bolstering the power of private capital and of U.S. hegemony. The point here has not been to determine whether particular legal changes are “wrong,” “mistaken” or contrary to “settled market understandings” as many analysts of the pari passu decisions have done. Rather, the point has been to show that new legal decisions are constantly re-mapping U.S. juridico-economic territories, and to understand how and with what effects they are doing so. Whatever their legal flaws or merits, the Cuban nationalization cases of the 1960s and 1970s, the debt cases of the 1980s and 1990s, and, most recently, NML v. Argentina have each produced new legal geographies and extended U.S. judicial reach over more transnational economic relations involving sovereign governments than had been the case before. </w:t>
      </w:r>
      <w:r w:rsidRPr="009F014A">
        <w:rPr>
          <w:rStyle w:val="StyleUnderline"/>
        </w:rPr>
        <w:t>In addition to examining this legal history and its implications for sovereign debt dynamics and U.S. hegemony, one goal of this dissertation has been to offer a more general analysis of the legal spatiality of contemporary capitalism. All three branches of the U.S. government have played active roles in fashioning this expansion. Through litigation, capitalists and their lawyers have long participated just as actively, if perhaps with less longterm vision. With the rise of hedge funds and an increasing crossover between investors and lawyers, this participation has become even more strategic — re-fashioning the law has become central to specialized accumulation strategies in many cases. In fact, these investors are known in the industry as “activist investors.”</w:t>
      </w:r>
      <w:r w:rsidRPr="00833C0C">
        <w:rPr>
          <w:sz w:val="16"/>
        </w:rPr>
        <w:t xml:space="preserve"> As some legal scholars explain approvingly, </w:t>
      </w:r>
      <w:r w:rsidRPr="009F014A">
        <w:rPr>
          <w:rStyle w:val="StyleUnderline"/>
        </w:rPr>
        <w:t>“Unlike traditional investors, activist hedge funds look for bonds where companies have violated, have arguably violated, or are about to violate some contractual provisions; buy up a large quantity of the issue; and then aggressively enforce their rights”</w:t>
      </w:r>
      <w:r w:rsidRPr="00833C0C">
        <w:rPr>
          <w:sz w:val="16"/>
        </w:rPr>
        <w:t xml:space="preserve"> (Kahan &amp; Rock, 2009, p. 283). As this quote suggests, what these hedge funds do is often portrayed in terms of the morality of contract — they are seen as “finding” the legal details or loopholes in a contract and then “enforcing” the law. It is more accurately understood as making the law. Or as Foucault writes in The Punitive Society (2016, p. 148), </w:t>
      </w:r>
      <w:r w:rsidRPr="00D81639">
        <w:rPr>
          <w:rStyle w:val="StyleUnderline"/>
          <w:highlight w:val="green"/>
        </w:rPr>
        <w:t>the privileged classes are able to get around the law “</w:t>
      </w:r>
      <w:r w:rsidRPr="00D81639">
        <w:rPr>
          <w:rStyle w:val="Emphasis"/>
          <w:highlight w:val="green"/>
        </w:rPr>
        <w:t>by giving themselves the power to make and dismantle the law.”</w:t>
      </w:r>
      <w:r w:rsidRPr="003F465A">
        <w:rPr>
          <w:rStyle w:val="StyleUnderline"/>
        </w:rPr>
        <w:t xml:space="preserve"> A primary goal of this dissertation has been to show that </w:t>
      </w:r>
      <w:r w:rsidRPr="00D81639">
        <w:rPr>
          <w:rStyle w:val="StyleUnderline"/>
          <w:highlight w:val="green"/>
        </w:rPr>
        <w:t>the law that gets produced in the process has not become de-spatialized or even de-territorialized as capitalism has become more and more “global</w:t>
      </w:r>
      <w:r w:rsidRPr="003F465A">
        <w:rPr>
          <w:rStyle w:val="StyleUnderline"/>
        </w:rPr>
        <w:t>.”</w:t>
      </w:r>
      <w:r w:rsidRPr="00833C0C">
        <w:rPr>
          <w:sz w:val="16"/>
        </w:rPr>
        <w:t xml:space="preserve"> It is true that the </w:t>
      </w:r>
      <w:proofErr w:type="gramStart"/>
      <w:r w:rsidRPr="00833C0C">
        <w:rPr>
          <w:sz w:val="16"/>
        </w:rPr>
        <w:t>sources on which legal jurisdiction is</w:t>
      </w:r>
      <w:proofErr w:type="gramEnd"/>
      <w:r w:rsidRPr="00833C0C">
        <w:rPr>
          <w:sz w:val="16"/>
        </w:rPr>
        <w:t xml:space="preserve"> founded have become more complicated and more diverse. </w:t>
      </w:r>
      <w:r w:rsidRPr="00D81639">
        <w:rPr>
          <w:rStyle w:val="StyleUnderline"/>
          <w:highlight w:val="green"/>
        </w:rPr>
        <w:t>This “flexibilization,”</w:t>
      </w:r>
      <w:r w:rsidRPr="003F465A">
        <w:rPr>
          <w:rStyle w:val="StyleUnderline"/>
        </w:rPr>
        <w:t xml:space="preserve"> however, </w:t>
      </w:r>
      <w:r w:rsidRPr="00D81639">
        <w:rPr>
          <w:rStyle w:val="StyleUnderline"/>
          <w:highlight w:val="green"/>
        </w:rPr>
        <w:t>continues to be deeply territorial</w:t>
      </w:r>
      <w:r w:rsidRPr="003F465A">
        <w:rPr>
          <w:rStyle w:val="StyleUnderline"/>
        </w:rPr>
        <w:t xml:space="preserve"> not only in its effects, but in its framing; the more complicated these questions have become, the more time, effort and text have gone into arguing about precisely how to define the borders of X and the route of Y. </w:t>
      </w:r>
      <w:r w:rsidRPr="00D81639">
        <w:rPr>
          <w:rStyle w:val="StyleUnderline"/>
          <w:highlight w:val="green"/>
        </w:rPr>
        <w:t>Globalization has not meant the end of legal borders, but rather their proliferation</w:t>
      </w:r>
      <w:r w:rsidRPr="003F465A">
        <w:rPr>
          <w:rStyle w:val="StyleUnderline"/>
        </w:rPr>
        <w:t>.</w:t>
      </w:r>
      <w:r>
        <w:rPr>
          <w:rStyle w:val="StyleUnderline"/>
        </w:rPr>
        <w:t xml:space="preserve"> </w:t>
      </w:r>
      <w:r w:rsidRPr="003F465A">
        <w:rPr>
          <w:rStyle w:val="StyleUnderline"/>
        </w:rPr>
        <w:t>These lessons extend far beyond the field of sovereign debt and even of state-private transactions to help us understand contemporary capitalism more generally</w:t>
      </w:r>
      <w:r w:rsidRPr="00833C0C">
        <w:rPr>
          <w:sz w:val="16"/>
        </w:rPr>
        <w:t xml:space="preserve">. This dissertation has not attempted to lay out a comprehensive map of U.S. juridico-economic territory today. </w:t>
      </w:r>
      <w:proofErr w:type="gramStart"/>
      <w:r w:rsidRPr="00833C0C">
        <w:rPr>
          <w:sz w:val="16"/>
        </w:rPr>
        <w:t>Nor could it.</w:t>
      </w:r>
      <w:proofErr w:type="gramEnd"/>
      <w:r w:rsidRPr="00833C0C">
        <w:rPr>
          <w:sz w:val="16"/>
        </w:rPr>
        <w:t xml:space="preserve"> What I have done is much more modest. I have identified and illustrated some important lines on that map with respect to commercial relations between private actors and foreign sovereign governments.Enumerating all the contours of U.S. juridico-economic space would likely be impossible. For one thing, this space varies according to the precise modality of judicial power in question — for instance, according to whether powers of judgment, discovery, injunction, or attachment are involved. It also differs according to the kind of economic activity in question. To take the key examples from this dissertation, the spatial logic applied to sovereign bonds builds on, but is not identical with that applied to nationalizations. Both of these differ in some important ways from the spatial logic applying to transnational contracts between two private parties, where the Foreign Sovereign Immunities Act (FSIA) and the Act of State Doctrine are of no relevance. </w:t>
      </w:r>
      <w:r w:rsidRPr="003F465A">
        <w:rPr>
          <w:rStyle w:val="StyleUnderline"/>
        </w:rPr>
        <w:t xml:space="preserve">In short, U.S. legal space today, like all space, is actively produced, including through many of the legal practices explored in this dissertation. It is undeniably capitalist space, fundamental to the reproduction of the relations of production </w:t>
      </w:r>
      <w:r w:rsidRPr="00833C0C">
        <w:rPr>
          <w:sz w:val="16"/>
        </w:rPr>
        <w:t xml:space="preserve">(Lefebvre, 1976). Yet it does not fit comfortably within the framework of increasing homogenization often identified with capitalist space and “globalization.” U.S. juridico-economic territory is delimited by state borders, but it is simultaneously transnational. It involves territorial struggles for control over space, but the borders being fought over are ad hoc, irregular and convoluted. They are legible only to a small number of highly trained experts in law, business and policy circles, and even then, only in relatively small pieces. A sovereign debt lawyer, most likely does not know the details of derivatives or real estate law. While not attempting to provide a comprehensive map of U.S. legal space, this dissertation has aimed to provide some theoretical and methodological tools for pursuing similar spatio-legal investigations of other processes. I have provided a historical framework for situating U.S. legal power in relation to post-World War II geopolitical dynamics and U.S. hegemony that is relevant to understanding many economic processes. I have also demonstrated the importance of “reasoning by dichotomy” as a key spatial method of the production of legal geographies in U.S. law. </w:t>
      </w:r>
      <w:r w:rsidRPr="003F465A">
        <w:rPr>
          <w:rStyle w:val="StyleUnderline"/>
        </w:rPr>
        <w:t xml:space="preserve">As part of this, I have shown how it </w:t>
      </w:r>
      <w:r w:rsidRPr="00D81639">
        <w:rPr>
          <w:rStyle w:val="StyleUnderline"/>
          <w:highlight w:val="green"/>
        </w:rPr>
        <w:t xml:space="preserve">is not only explicit spatial categories like foreign and domestic </w:t>
      </w:r>
      <w:proofErr w:type="gramStart"/>
      <w:r w:rsidRPr="00D81639">
        <w:rPr>
          <w:rStyle w:val="StyleUnderline"/>
          <w:highlight w:val="green"/>
        </w:rPr>
        <w:t>that are</w:t>
      </w:r>
      <w:proofErr w:type="gramEnd"/>
      <w:r w:rsidRPr="00D81639">
        <w:rPr>
          <w:rStyle w:val="StyleUnderline"/>
          <w:highlight w:val="green"/>
        </w:rPr>
        <w:t xml:space="preserve"> relevant to producing legal space</w:t>
      </w:r>
      <w:r w:rsidRPr="003F465A">
        <w:rPr>
          <w:rStyle w:val="StyleUnderline"/>
        </w:rPr>
        <w:t xml:space="preserve">. Other </w:t>
      </w:r>
      <w:r w:rsidRPr="00D81639">
        <w:rPr>
          <w:rStyle w:val="StyleUnderline"/>
          <w:highlight w:val="green"/>
        </w:rPr>
        <w:t>categories like private/public, law/politics and nature/purpose</w:t>
      </w:r>
      <w:r w:rsidRPr="003F465A">
        <w:rPr>
          <w:rStyle w:val="StyleUnderline"/>
        </w:rPr>
        <w:t xml:space="preserve"> also often </w:t>
      </w:r>
      <w:r w:rsidRPr="00D81639">
        <w:rPr>
          <w:rStyle w:val="StyleUnderline"/>
          <w:highlight w:val="green"/>
        </w:rPr>
        <w:t>serve spatial functions</w:t>
      </w:r>
      <w:r w:rsidRPr="003F465A">
        <w:rPr>
          <w:rStyle w:val="StyleUnderline"/>
        </w:rPr>
        <w:t>, separately and, most importantly, in their links and interactions with one another</w:t>
      </w:r>
      <w:r w:rsidRPr="00833C0C">
        <w:rPr>
          <w:sz w:val="16"/>
        </w:rPr>
        <w:t>. These dichotomies operate explicitly within legal arguments, but also, less directly, in the minds of judges and politicians in ways that shape legal outcomes. In short, I hope to have provided some new tools for reading the spatial in legal documents and practices that may be helpful to geographers, legal scholars, and political economists.I hope this framework can and will be usefully applied to exploring a host of important questions about the legal spaces of contemporary capitalism that I was unable to address here. This dissertation has not done justice to the importance of various Third World actors, especially elites, in both participating in and, in some cases, resisting the production of these transnational legal spaces dominated by the United States. Likewise, although I allude to the importance of English legal space at points, the history of English juridico-economic geographies and their imbrication with those of the United States requires much deeper analysis. Transnational payment geographies, in addition, deserve a dissertation of their own, as do the legal spaces shaping derivatives transactions, currency exchanges and land grabs. Another pressing question is how the increasing inclusion of “investor state dispute settlement” clauses in bi- and multi-lateral trade treaties are reshaping legal territories, and perhaps even subordinating the United States’ own legal power to that of transnational corporations. Finally, a fundamental question for political economists and economic geographers is how all of these “elite” legal spaces of transnational finance relate to other capitalist spaces, often ones that are highly visible and homogenizing. How do the convolutions of transnational payment geographies intersect with the growing power of industrial agriculture, massive Apple factories in China, or the expansion of mega-cities</w:t>
      </w:r>
      <w:proofErr w:type="gramStart"/>
      <w:r w:rsidRPr="00833C0C">
        <w:rPr>
          <w:sz w:val="16"/>
        </w:rPr>
        <w:t>?However</w:t>
      </w:r>
      <w:proofErr w:type="gramEnd"/>
      <w:r w:rsidRPr="00833C0C">
        <w:rPr>
          <w:sz w:val="16"/>
        </w:rPr>
        <w:t xml:space="preserve">, the most important question I have tried to raise, if not fully answer in this dissertation is the following: what are the ethical and political stakes of establishing one kind of juridico-economic territory and not another? </w:t>
      </w:r>
      <w:r w:rsidRPr="003F465A">
        <w:rPr>
          <w:rStyle w:val="StyleUnderline"/>
        </w:rPr>
        <w:t xml:space="preserve">Throughout, </w:t>
      </w:r>
      <w:r w:rsidRPr="00D81639">
        <w:rPr>
          <w:rStyle w:val="StyleUnderline"/>
          <w:highlight w:val="green"/>
        </w:rPr>
        <w:t>I have critiqued the systematic expansion of U.S. juridico-economic territory for correspondingly reducing the space over which other countries, especially in the Third World, have authority</w:t>
      </w:r>
      <w:r w:rsidRPr="003F465A">
        <w:rPr>
          <w:rStyle w:val="StyleUnderline"/>
        </w:rPr>
        <w:t>.</w:t>
      </w:r>
      <w:r w:rsidRPr="00833C0C">
        <w:rPr>
          <w:sz w:val="16"/>
        </w:rPr>
        <w:t xml:space="preserve"> </w:t>
      </w:r>
      <w:r w:rsidRPr="003F465A">
        <w:rPr>
          <w:rStyle w:val="StyleUnderline"/>
        </w:rPr>
        <w:t xml:space="preserve">I have argued that </w:t>
      </w:r>
      <w:r w:rsidRPr="00D81639">
        <w:rPr>
          <w:rStyle w:val="StyleUnderline"/>
          <w:highlight w:val="green"/>
        </w:rPr>
        <w:t>this displaces national economic sovereignty from many other countries to the United States</w:t>
      </w:r>
      <w:r w:rsidRPr="00833C0C">
        <w:rPr>
          <w:sz w:val="16"/>
        </w:rPr>
        <w:t xml:space="preserve">. Yet this is not necessarily to suggest that we need a return to so-called “Westphalian” legal borders, in which legal territory is exactly matched to official political borders — which it never was in any case. </w:t>
      </w:r>
      <w:r w:rsidRPr="00D81639">
        <w:rPr>
          <w:rStyle w:val="StyleUnderline"/>
          <w:highlight w:val="green"/>
        </w:rPr>
        <w:t>The more basic point is to re-politicize and re-democratize legal border-making by challenging the view that legal rules are simply technical and apolitical</w:t>
      </w:r>
      <w:r w:rsidRPr="003F465A">
        <w:rPr>
          <w:rStyle w:val="StyleUnderline"/>
        </w:rPr>
        <w:t>, and by suggesting that we should not leave these crucial political decisions up to litigants, judges, and lawyers.</w:t>
      </w:r>
      <w:r w:rsidRPr="00833C0C">
        <w:rPr>
          <w:sz w:val="16"/>
        </w:rPr>
        <w:t xml:space="preserve"> A contract is never just a contract, and there is no such thing as “the” rule of law. There are only particular laws and legal practices, which are shaped by particular interests and that benefit some, while harming others. In short, this brings us back to the judicialization debates discussed Chapter 1. I agree with those that have criticized as anti-democratic the judicialization of significant political activities in the last several decades. I hope to have </w:t>
      </w:r>
      <w:proofErr w:type="gramStart"/>
      <w:r w:rsidRPr="00833C0C">
        <w:rPr>
          <w:sz w:val="16"/>
        </w:rPr>
        <w:t>shown,</w:t>
      </w:r>
      <w:proofErr w:type="gramEnd"/>
      <w:r w:rsidRPr="00833C0C">
        <w:rPr>
          <w:sz w:val="16"/>
        </w:rPr>
        <w:t xml:space="preserve"> however, that the scope of judicialization is far greater than it is usually considered to be. It is not only the judicial review of contested elections, or definitions of citizenship that remove important political questions from the realm of popular debate. It is also the far more extensive and far less noticed expansion of judicial power over transnational </w:t>
      </w:r>
      <w:proofErr w:type="gramStart"/>
      <w:r w:rsidRPr="00833C0C">
        <w:rPr>
          <w:sz w:val="16"/>
        </w:rPr>
        <w:t>economic relations that seriously undermines</w:t>
      </w:r>
      <w:proofErr w:type="gramEnd"/>
      <w:r w:rsidRPr="00833C0C">
        <w:rPr>
          <w:sz w:val="16"/>
        </w:rPr>
        <w:t xml:space="preserve"> democracy in the United States and abroad. The answer may not be to try to turn back the legal clock to a more “positivist” territorial frame. </w:t>
      </w:r>
      <w:r w:rsidRPr="00D81639">
        <w:rPr>
          <w:rStyle w:val="StyleUnderline"/>
          <w:highlight w:val="green"/>
        </w:rPr>
        <w:t>Sovereignty is not something that a country either does or does not have, and national power and national political borders are never directly aligned.</w:t>
      </w:r>
      <w:r w:rsidRPr="00833C0C">
        <w:rPr>
          <w:sz w:val="16"/>
        </w:rPr>
        <w:t xml:space="preserve"> The degree and kind of choice a state is able to exercise with respect to its own national economic decisions is a far looser and more variable thing, shaped by internal political dynamics and economic pressures as much as by legal rules. Yet the fact remains that, at a moment when even potential democratic action remains confined to the national and sub-national scales, the increasingly trans-national reach of U.S. common law escapes democratic oversight from either the United States or other nations. Correcting this mismatch would require at the least reversing some of the past half-century’s extensions of U.S. judicial reach over the sovereignty of other states, and reigning in the power of U.S. courts. </w:t>
      </w:r>
      <w:r w:rsidRPr="00D81639">
        <w:rPr>
          <w:rStyle w:val="StyleUnderline"/>
          <w:highlight w:val="green"/>
        </w:rPr>
        <w:t>A more substantive change would require radically rethinking the nature of both legal and economic inter-state relations, and using the law to curb the power of private capital, rather than to produce it</w:t>
      </w:r>
      <w:r w:rsidRPr="00833C0C">
        <w:rPr>
          <w:sz w:val="16"/>
        </w:rPr>
        <w:t xml:space="preserve">. U.S. judicial power is of course not the only way in which U.S. hegemony displaces the sovereignty of foreign nations. In addition to direct U.S. military incursions in Iraq, Afghanistan and elsewhere, drastic economic imbalances in and of themselves reduce the options available to many states. U.S. legal power contributes to these more obvious inequalities. It is distinct, however, in being less visible and, in that way, more insidious. As U.S. judicial power increasingly reaches around the globe, reshaping domestic legal systems in its wake even as it overrides them, exposing these underlying legal structures becomes all the more urgent. </w:t>
      </w:r>
      <w:r w:rsidRPr="003F465A">
        <w:rPr>
          <w:rStyle w:val="StyleUnderline"/>
        </w:rPr>
        <w:t xml:space="preserve">Once established, </w:t>
      </w:r>
      <w:r w:rsidRPr="00D81639">
        <w:rPr>
          <w:rStyle w:val="StyleUnderline"/>
          <w:highlight w:val="green"/>
        </w:rPr>
        <w:t xml:space="preserve">these deep legal structures, on which so much </w:t>
      </w:r>
      <w:r w:rsidRPr="00D81639">
        <w:rPr>
          <w:rStyle w:val="Emphasis"/>
          <w:highlight w:val="green"/>
        </w:rPr>
        <w:t>financial power</w:t>
      </w:r>
      <w:r w:rsidRPr="00D81639">
        <w:rPr>
          <w:rStyle w:val="StyleUnderline"/>
          <w:highlight w:val="green"/>
        </w:rPr>
        <w:t xml:space="preserve"> is based, are</w:t>
      </w:r>
      <w:r w:rsidRPr="003F465A">
        <w:rPr>
          <w:rStyle w:val="StyleUnderline"/>
        </w:rPr>
        <w:t xml:space="preserve"> almost </w:t>
      </w:r>
      <w:r w:rsidRPr="00D81639">
        <w:rPr>
          <w:rStyle w:val="StyleUnderline"/>
          <w:highlight w:val="green"/>
        </w:rPr>
        <w:t>never</w:t>
      </w:r>
      <w:r w:rsidRPr="003F465A">
        <w:rPr>
          <w:rStyle w:val="StyleUnderline"/>
        </w:rPr>
        <w:t xml:space="preserve"> directly </w:t>
      </w:r>
      <w:r w:rsidRPr="00D81639">
        <w:rPr>
          <w:rStyle w:val="StyleUnderline"/>
          <w:highlight w:val="green"/>
        </w:rPr>
        <w:t>criticized by policy makers, activists or scholars</w:t>
      </w:r>
      <w:r w:rsidRPr="003F465A">
        <w:rPr>
          <w:rStyle w:val="StyleUnderline"/>
        </w:rPr>
        <w:t xml:space="preserve">. </w:t>
      </w:r>
      <w:r w:rsidRPr="00D81639">
        <w:rPr>
          <w:rStyle w:val="StyleUnderline"/>
          <w:highlight w:val="green"/>
        </w:rPr>
        <w:t xml:space="preserve">They simply fade into the rule of law to which all countries that wish to participate in the international economic order today must </w:t>
      </w:r>
      <w:r w:rsidRPr="00D81639">
        <w:rPr>
          <w:rStyle w:val="Emphasis"/>
          <w:highlight w:val="green"/>
        </w:rPr>
        <w:t>profess obedience</w:t>
      </w:r>
      <w:r w:rsidRPr="00833C0C">
        <w:rPr>
          <w:sz w:val="16"/>
        </w:rPr>
        <w:t xml:space="preserve">. </w:t>
      </w:r>
    </w:p>
    <w:p w:rsidR="00737563" w:rsidRDefault="00737563" w:rsidP="00737563">
      <w:pPr>
        <w:pStyle w:val="Heading3"/>
      </w:pPr>
      <w:r>
        <w:t>Heg Bad—Multipolarity Good</w:t>
      </w:r>
    </w:p>
    <w:p w:rsidR="00737563" w:rsidRPr="00637B87" w:rsidRDefault="00737563" w:rsidP="00737563">
      <w:pPr>
        <w:pStyle w:val="Heading4"/>
      </w:pPr>
      <w:r>
        <w:t xml:space="preserve">Multipolarity solves negative impacts caused by current unipolarity and prevents fall of US nation-state. </w:t>
      </w:r>
    </w:p>
    <w:p w:rsidR="00737563" w:rsidRDefault="00737563" w:rsidP="00737563">
      <w:r w:rsidRPr="00345C8C">
        <w:rPr>
          <w:rFonts w:eastAsiaTheme="majorEastAsia" w:cstheme="majorBidi"/>
          <w:b/>
          <w:bCs/>
          <w:sz w:val="26"/>
          <w:szCs w:val="26"/>
        </w:rPr>
        <w:t>Weber, Barma, Kroenig, &amp; Ratner 17</w:t>
      </w:r>
      <w:r>
        <w:t xml:space="preserve"> -- </w:t>
      </w:r>
      <w:r w:rsidRPr="00345C8C">
        <w:t xml:space="preserve">Steven Weber is professor of political science and director of the Institute for International Studies at the University of California, Berkeley. Naazneen Barma, Matthew Kroenig, and Ely Ratner are Ph.D. candidates at U.C., Berkeley, and research fellows at its New Era Foreign Policy Center </w:t>
      </w:r>
      <w:r w:rsidRPr="00345C8C">
        <w:sym w:font="Wingdings" w:char="F0E0"/>
      </w:r>
      <w:r>
        <w:t xml:space="preserve"> </w:t>
      </w:r>
      <w:r w:rsidRPr="00345C8C">
        <w:t>Weber, S., Barma, N., Kroenig, M. and Ratner, E. (2017). How Globalization Went Bad. [</w:t>
      </w:r>
      <w:proofErr w:type="gramStart"/>
      <w:r w:rsidRPr="00345C8C">
        <w:t>online</w:t>
      </w:r>
      <w:proofErr w:type="gramEnd"/>
      <w:r w:rsidRPr="00345C8C">
        <w:t>] Wright.edu. Available at: http://www.wright.edu/~tdung/How_globalization_went_bad_FT.pdf [Accessed 8 Jul. 2018].</w:t>
      </w:r>
    </w:p>
    <w:p w:rsidR="00737563" w:rsidRPr="002A6F08" w:rsidRDefault="00737563" w:rsidP="00737563"/>
    <w:p w:rsidR="00737563" w:rsidRPr="0030711B" w:rsidRDefault="00737563" w:rsidP="00737563">
      <w:r w:rsidRPr="0030711B">
        <w:t xml:space="preserve">THE DANGERS OF UNIPOLARITY </w:t>
      </w:r>
      <w:proofErr w:type="gramStart"/>
      <w:r w:rsidRPr="0030711B">
        <w:t>A</w:t>
      </w:r>
      <w:proofErr w:type="gramEnd"/>
      <w:r w:rsidRPr="0030711B">
        <w:t xml:space="preserve"> straightforward piece of logic from market economics helps explain why </w:t>
      </w:r>
      <w:r w:rsidRPr="0030711B">
        <w:rPr>
          <w:rStyle w:val="Emphasis"/>
        </w:rPr>
        <w:t>unipolarity and globalization don’t mix. Monopolies, regardless of who holds them, are almost always bad for both the market and the monopolist.</w:t>
      </w:r>
      <w:r w:rsidRPr="0030711B">
        <w:t xml:space="preserve"> We propose three simple axioms of “globalization under unipolarity” that reveal these dangers. Axiom </w:t>
      </w:r>
      <w:r w:rsidRPr="0030711B">
        <w:rPr>
          <w:rStyle w:val="Emphasis"/>
        </w:rPr>
        <w:t>1: Above a certain threshold of power, the rate at which new global problems are generated will exceed the rate at which old problems are fixed.</w:t>
      </w:r>
      <w:r w:rsidRPr="0030711B">
        <w:t xml:space="preserve"> </w:t>
      </w:r>
      <w:r w:rsidRPr="0030711B">
        <w:rPr>
          <w:rStyle w:val="Emphasis"/>
        </w:rPr>
        <w:t>Power</w:t>
      </w:r>
      <w:r w:rsidRPr="0030711B">
        <w:t xml:space="preserve"> does two things in international politics: It </w:t>
      </w:r>
      <w:r w:rsidRPr="0030711B">
        <w:rPr>
          <w:rStyle w:val="Emphasis"/>
        </w:rPr>
        <w:t>enhances the capability of a state to do things, but it also increases the number of things that a state must worry about</w:t>
      </w:r>
      <w:r w:rsidRPr="0030711B">
        <w:t xml:space="preserve">. At a certain point, </w:t>
      </w:r>
      <w:r w:rsidRPr="0030711B">
        <w:rPr>
          <w:rStyle w:val="Emphasis"/>
        </w:rPr>
        <w:t>the latter starts to overtake the former</w:t>
      </w:r>
      <w:r w:rsidRPr="0030711B">
        <w:t xml:space="preserve">. It’s the familiar law of diminishing returns. </w:t>
      </w:r>
      <w:r w:rsidRPr="00655765">
        <w:rPr>
          <w:rStyle w:val="StyleUnderline"/>
        </w:rPr>
        <w:t>Because powerful states have large spheres of influence and their security and economic interests touch every region of the world, they are threatened by the risk of things going wrong—anywhere. That is particularly true for</w:t>
      </w:r>
      <w:r w:rsidRPr="00655765">
        <w:rPr>
          <w:rStyle w:val="Emphasis"/>
        </w:rPr>
        <w:t xml:space="preserve"> the United States</w:t>
      </w:r>
      <w:r w:rsidRPr="0030711B">
        <w:t xml:space="preserve">, which </w:t>
      </w:r>
      <w:r w:rsidRPr="00655765">
        <w:rPr>
          <w:rStyle w:val="Emphasis"/>
        </w:rPr>
        <w:t>leverages its ability to go anywhere and do anything through massive debt.</w:t>
      </w:r>
      <w:r w:rsidRPr="0030711B">
        <w:t xml:space="preserve"> </w:t>
      </w:r>
      <w:r w:rsidRPr="00655765">
        <w:rPr>
          <w:rStyle w:val="StyleUnderline"/>
        </w:rPr>
        <w:t>No one knows exactly when the law of diminishing returns will kick in</w:t>
      </w:r>
      <w:r w:rsidRPr="0030711B">
        <w:t xml:space="preserve">. But, historically, it starts to happen long before a single great power dominates the entire globe, which is why large empires from Byzantium to Rome have always reached a point of unsustainability. </w:t>
      </w:r>
      <w:r w:rsidRPr="00655765">
        <w:rPr>
          <w:rStyle w:val="Emphasis"/>
        </w:rPr>
        <w:t>That may already be happening to the United States today, on issues ranging from oil dependency and nuclear proliferation to pandemics and global warming.</w:t>
      </w:r>
      <w:r w:rsidRPr="0030711B">
        <w:t xml:space="preserve"> What Axiom 1 tells you is that more U.S. power is not the answer; it’s actually part of the problem. </w:t>
      </w:r>
      <w:r w:rsidRPr="00B55423">
        <w:rPr>
          <w:rStyle w:val="Emphasis"/>
        </w:rPr>
        <w:t>A multipolar world would almost certainly manage the globe’s pressing problems more effectively. The larger the number of great powers in the global system, the greater the chance that at least one of them would exercise some control over a given combination of space, other actors, and problems</w:t>
      </w:r>
      <w:r w:rsidRPr="0030711B">
        <w:t xml:space="preserve">. Such reasoning doesn’t rest on hopeful notions that the great powers will work together. They might do so. But even if they don’t, </w:t>
      </w:r>
      <w:r w:rsidRPr="00B55423">
        <w:rPr>
          <w:rStyle w:val="Emphasis"/>
        </w:rPr>
        <w:t>the result is distributed governance</w:t>
      </w:r>
      <w:r w:rsidRPr="0030711B">
        <w:t>, where some great power is interested in most every part of the world through productive competition. Axiom</w:t>
      </w:r>
      <w:r w:rsidRPr="00B55423">
        <w:rPr>
          <w:rStyle w:val="Emphasis"/>
        </w:rPr>
        <w:t xml:space="preserve"> 2: In an increasingly networked world, places that fall between the networks are very dangerous places—and there will be more ungoverned zones when there is only one network to join</w:t>
      </w:r>
      <w:r w:rsidRPr="0030711B">
        <w:t xml:space="preserve">. The second axiom acknowledges that highly connected networks can be efficient, robust, and resilient to shocks. But in a highly connected world, the pieces that fall between the networks are increasingly shut off from the benefits of connectivity. These problems fester in the form of failed states, mutate like pathogenic bacteria, and, in some cases, reconnect in subterranean networks such as al Qaeda. The truly dangerous places are the points where the subterranean networks touch the mainstream of global politics and economics. What made Afghanistan so dangerous under the Taliban was not that it was a failed state. It wasn’t. It was a partially failed and partially connected state that worked the interstices of globalization through the drug trade, counterfeiting, and terrorism. Can any single superpower monitor all the seams and back alleys of globalization? </w:t>
      </w:r>
      <w:proofErr w:type="gramStart"/>
      <w:r w:rsidRPr="0030711B">
        <w:t>Hardly.</w:t>
      </w:r>
      <w:proofErr w:type="gramEnd"/>
      <w:r w:rsidRPr="0030711B">
        <w:t xml:space="preserve"> In fact, a lone hegemon is unlikely to look closely at these problems, because more pressing issues are happening elsewhere, in places where trade and technology are growing. By contrast, a world of several great powers is a more interest-rich environment in which nations must look in less obvious places to find new sources of advantage. In such a system, it’s harder for troublemakers to spring up, because the cracks and seams of globalization are held together by stronger ties. Axiom </w:t>
      </w:r>
      <w:r w:rsidRPr="00B55423">
        <w:rPr>
          <w:rStyle w:val="Emphasis"/>
        </w:rPr>
        <w:t>3: Without a real chance to find useful allies to counter a superpower, opponents will try to neutralize power, by going underground, going nuclear, or going “bad</w:t>
      </w:r>
      <w:r w:rsidRPr="0030711B">
        <w:t xml:space="preserve">.” Axiom 3 is a story about the preferred strategies of the weak. It’s a basic insight of international relations that states try to balance power. They protect themselves by joining groups that can hold a hegemonic threat at bay. But what if there is no viable group to join? In today’s unipolar world, every nation from Venezuela to North Korea is looking for a way to constrain American power. But in the unipolar world, it’s harder for states to join together to do that. So they turn to other means. They play a different game. Hamas, Iran, Somalia, North Korea, and Venezuela are not going to become allies anytime soon. Each is better off finding other ways to make life more difficult for Washington. Going nuclear is one way. Counterfeiting U.S. currency is another. Raising uncertainty about oil supplies is perhaps the most obvious method of all. Here’s the important downside of unipolar globalization. </w:t>
      </w:r>
      <w:r w:rsidRPr="00B55423">
        <w:rPr>
          <w:rStyle w:val="Emphasis"/>
        </w:rPr>
        <w:t>In a world with multiple great powers, many of these threats would be less troublesome. The relatively weak states would have a choice among potential partners with which to ally, enhancing their influence</w:t>
      </w:r>
      <w:r w:rsidRPr="0030711B">
        <w:t xml:space="preserve">. Without that more attractive choice, facilitating the dark side of globalization becomes the most effective means of constraining American power. </w:t>
      </w:r>
    </w:p>
    <w:p w:rsidR="00737563" w:rsidRPr="00A854F6" w:rsidRDefault="00737563" w:rsidP="00737563"/>
    <w:p w:rsidR="00737563" w:rsidRDefault="00737563" w:rsidP="00737563">
      <w:pPr>
        <w:pStyle w:val="Heading3"/>
      </w:pPr>
      <w:r>
        <w:t>Heg Bad—Racism</w:t>
      </w:r>
    </w:p>
    <w:p w:rsidR="00737563" w:rsidRPr="00340D77" w:rsidRDefault="00737563" w:rsidP="00737563"/>
    <w:p w:rsidR="00737563" w:rsidRPr="00340D77" w:rsidRDefault="00737563" w:rsidP="00737563">
      <w:pPr>
        <w:pStyle w:val="Heading4"/>
      </w:pPr>
      <w:r w:rsidRPr="00340D77">
        <w:rPr>
          <w:u w:val="single"/>
        </w:rPr>
        <w:t>Hegemony is violent</w:t>
      </w:r>
      <w:r>
        <w:t xml:space="preserve">—“America First” principles result in White America First politics—the impacts are the perpetuation of the Trumpian dystopia, racism, and economic and political inequalities.   </w:t>
      </w:r>
    </w:p>
    <w:p w:rsidR="00737563" w:rsidRDefault="00737563" w:rsidP="00737563">
      <w:r w:rsidRPr="00340D77">
        <w:rPr>
          <w:rStyle w:val="StyleUnderline"/>
        </w:rPr>
        <w:t>Norrlof, 18</w:t>
      </w:r>
      <w:r>
        <w:t xml:space="preserve"> - Associate Professor of Political Science at the University of Toronto (Carla, Hegemony and inequality: Trump &amp; the liberal playbook International Affairs Special Issue, eds., G John Ikenberry, Inderjeet Parmar, Doug Stokes) 94(1): 63-88)//BL</w:t>
      </w:r>
    </w:p>
    <w:p w:rsidR="00737563" w:rsidRDefault="00737563" w:rsidP="00737563">
      <w:r>
        <w:t>LIO = Liberal International Order</w:t>
      </w:r>
    </w:p>
    <w:p w:rsidR="00737563" w:rsidRPr="00340D77" w:rsidRDefault="00737563" w:rsidP="00737563">
      <w:pPr>
        <w:rPr>
          <w:sz w:val="16"/>
        </w:rPr>
      </w:pPr>
      <w:r w:rsidRPr="00340D77">
        <w:rPr>
          <w:sz w:val="16"/>
        </w:rPr>
        <w:t xml:space="preserve">Since the end of the Second World War, the United States has served as leader of the ‘free’ world, providing security guarantees and promoting open economic exchange and individual freedoms in a rules-based system. The election in late 2016 of Donald J. Trump as US president raised justifiable and widespread fear for the survival of the liberal international order (LIO). Not since the 1970s, when academics expressed alarm that US decline would result in a more disorderly international system, has the expert community been so pessimistic about the durability of the postwar order. President Trump promises to ‘make America great again’ by playing hardball with allies, overturning the LIO if necessary. </w:t>
      </w:r>
      <w:r w:rsidRPr="00340D77">
        <w:rPr>
          <w:rStyle w:val="StyleUnderline"/>
        </w:rPr>
        <w:t xml:space="preserve">On the international stage, </w:t>
      </w:r>
      <w:r w:rsidRPr="00D81639">
        <w:rPr>
          <w:rStyle w:val="StyleUnderline"/>
          <w:highlight w:val="green"/>
        </w:rPr>
        <w:t>the principle of ‘America first’ is aimed at preventing the United States from incurring losses</w:t>
      </w:r>
      <w:r w:rsidRPr="00340D77">
        <w:rPr>
          <w:rStyle w:val="StyleUnderline"/>
        </w:rPr>
        <w:t xml:space="preserve"> through cooperation in the form of higher security bills, lower commercial benefits and greater monetary burdens</w:t>
      </w:r>
      <w:r w:rsidRPr="00340D77">
        <w:rPr>
          <w:sz w:val="16"/>
        </w:rPr>
        <w:t xml:space="preserve">. </w:t>
      </w:r>
      <w:r w:rsidRPr="00D81639">
        <w:rPr>
          <w:rStyle w:val="StyleUnderline"/>
          <w:highlight w:val="green"/>
        </w:rPr>
        <w:t>To ‘make America great again’, the United States must ‘win, win, win’, negotiating more aggressively with other nations, threatening to leave international agreements and alliances if necessary</w:t>
      </w:r>
      <w:r w:rsidRPr="00340D77">
        <w:rPr>
          <w:sz w:val="16"/>
        </w:rPr>
        <w:t xml:space="preserve">.1 Trump is not alone in his criticism of the LIO. Academics have worried about America’s outsized global commitments since the 1980s.2 Even before the Trump administration began complaining about freeloading allies and unfair traders, proponents of a grand strategy of restraint lamented the costs of ‘liberal hegemony’, also known as ‘deep engagement’.3 US support for the LIO in the form of liberal hegemony and deep engagement has aimed to promote the twin goals of security and prosperity by building security alliances and an economic order rooted in strong institutions and liberal values.4 </w:t>
      </w:r>
      <w:r w:rsidRPr="00340D77">
        <w:rPr>
          <w:rStyle w:val="StyleUnderline"/>
        </w:rPr>
        <w:t>In this article, I argue that the challenge confronting the United States today is not an international redistribution problem but a domestic redistribution problem, which ‘America first’ will only make worse.</w:t>
      </w:r>
      <w:r w:rsidRPr="00340D77">
        <w:rPr>
          <w:sz w:val="16"/>
        </w:rPr>
        <w:t xml:space="preserve"> </w:t>
      </w:r>
      <w:r w:rsidRPr="00340D77">
        <w:rPr>
          <w:rStyle w:val="StyleUnderline"/>
        </w:rPr>
        <w:t xml:space="preserve">Internationally, </w:t>
      </w:r>
      <w:r w:rsidRPr="00D81639">
        <w:rPr>
          <w:rStyle w:val="StyleUnderline"/>
          <w:highlight w:val="green"/>
        </w:rPr>
        <w:t>‘America first’ is premised on zero-sum logic that cannot ‘make America great again’.</w:t>
      </w:r>
      <w:r w:rsidRPr="00340D77">
        <w:rPr>
          <w:sz w:val="16"/>
        </w:rPr>
        <w:t xml:space="preserve"> </w:t>
      </w:r>
      <w:r w:rsidRPr="00340D77">
        <w:rPr>
          <w:rStyle w:val="StyleUnderline"/>
        </w:rPr>
        <w:t xml:space="preserve">In fact, </w:t>
      </w:r>
      <w:r w:rsidRPr="00D81639">
        <w:rPr>
          <w:rStyle w:val="StyleUnderline"/>
          <w:highlight w:val="green"/>
        </w:rPr>
        <w:t>it will do the reverse by putting all countries last,</w:t>
      </w:r>
      <w:r w:rsidRPr="00340D77">
        <w:rPr>
          <w:rStyle w:val="StyleUnderline"/>
        </w:rPr>
        <w:t xml:space="preserve"> thus shrinking the size of the available gains to create more severe distributive pressures. </w:t>
      </w:r>
      <w:proofErr w:type="gramStart"/>
      <w:r w:rsidRPr="00D81639">
        <w:rPr>
          <w:rStyle w:val="StyleUnderline"/>
          <w:highlight w:val="green"/>
        </w:rPr>
        <w:t xml:space="preserve">Domestically, ‘white America first’ promises to restore lost greatness to whites, thus </w:t>
      </w:r>
      <w:r w:rsidRPr="00D81639">
        <w:rPr>
          <w:rStyle w:val="Emphasis"/>
          <w:highlight w:val="green"/>
        </w:rPr>
        <w:t>aggravating economic and political inequality</w:t>
      </w:r>
      <w:r w:rsidRPr="00D81639">
        <w:rPr>
          <w:rStyle w:val="StyleUnderline"/>
          <w:highlight w:val="green"/>
        </w:rPr>
        <w:t xml:space="preserve"> in the United States</w:t>
      </w:r>
      <w:r w:rsidRPr="00340D77">
        <w:rPr>
          <w:sz w:val="16"/>
        </w:rPr>
        <w:t>.</w:t>
      </w:r>
      <w:proofErr w:type="gramEnd"/>
      <w:r w:rsidRPr="00340D77">
        <w:rPr>
          <w:sz w:val="16"/>
        </w:rPr>
        <w:t xml:space="preserve"> I provide comprehensive evidence that the United States has benefited tremendously from the LIO, and show how critics understate both those benefits and the risks of selective disengagement. </w:t>
      </w:r>
      <w:r w:rsidRPr="00340D77">
        <w:rPr>
          <w:rStyle w:val="StyleUnderline"/>
        </w:rPr>
        <w:t xml:space="preserve">I also argue, however, </w:t>
      </w:r>
      <w:r w:rsidRPr="00D81639">
        <w:rPr>
          <w:rStyle w:val="StyleUnderline"/>
          <w:highlight w:val="green"/>
        </w:rPr>
        <w:t>that the gains have been unevenly distributed within the United States</w:t>
      </w:r>
      <w:r w:rsidRPr="00340D77">
        <w:rPr>
          <w:rStyle w:val="StyleUnderline"/>
        </w:rPr>
        <w:t>.</w:t>
      </w:r>
      <w:r w:rsidRPr="00340D77">
        <w:rPr>
          <w:sz w:val="16"/>
        </w:rPr>
        <w:t xml:space="preserve"> The unequal distribution of gains from international economic exchange is a recognized problem in the theoretical literature advocating a liberal economic order.5 </w:t>
      </w:r>
      <w:r w:rsidRPr="00340D77">
        <w:rPr>
          <w:rStyle w:val="StyleUnderline"/>
        </w:rPr>
        <w:t>Globalization can create an enduring division between winners and losers unless investments are made in education and health, so that new generations can compete, and unless labour market adjustment programmes facilitate workers’ transition from declining to expanding industries</w:t>
      </w:r>
      <w:r w:rsidRPr="00340D77">
        <w:rPr>
          <w:sz w:val="16"/>
        </w:rPr>
        <w:t xml:space="preserve">. Redistributive policies, including access to post-secondary education, are necessary to ensure that more Americans partake in the gains from international involvement and to shore up the domestic foundations of the LIO. </w:t>
      </w:r>
      <w:r w:rsidRPr="00340D77">
        <w:rPr>
          <w:rStyle w:val="StyleUnderline"/>
        </w:rPr>
        <w:t xml:space="preserve">In exploring how economic and political inequality within the United States has impinged on its ability to assert hegemonic leadership, I argue that </w:t>
      </w:r>
      <w:r w:rsidRPr="00D81639">
        <w:rPr>
          <w:rStyle w:val="StyleUnderline"/>
          <w:highlight w:val="green"/>
        </w:rPr>
        <w:t xml:space="preserve">an ‘us vs them’ sentiment, internationally vis-à-vis other countries, and domestically vis-àvis non-white ethnic groups, </w:t>
      </w:r>
      <w:r w:rsidRPr="00D81639">
        <w:rPr>
          <w:rStyle w:val="Emphasis"/>
          <w:highlight w:val="green"/>
        </w:rPr>
        <w:t>was the primary force behind Trump’s electoral triumph</w:t>
      </w:r>
      <w:r w:rsidRPr="00340D77">
        <w:rPr>
          <w:rStyle w:val="StyleUnderline"/>
        </w:rPr>
        <w:t>.</w:t>
      </w:r>
      <w:r w:rsidRPr="00340D77">
        <w:rPr>
          <w:sz w:val="16"/>
        </w:rPr>
        <w:t xml:space="preserve"> While previous presidents have more or less recommitted the United States to an internationalist foreign policy in the face of rising inequality, Trump detected festering economic and political wounds within the United States. The announcement of an intention to ‘make America great again’ resonated strongly with citizens of a Great Power who hardly felt economically privileged in relation to the rest of the world, and with white non-college-educated voters who were told they benefited from ‘white privilege’ while experiencing economic hardship and political alienation. Thus, contrary to Stiglitz, for example, who sees income inequalities in ‘white America’ as the main threat to the LIO—but does not problematize why white voters voted differently from other Americans in the same income bracket—I see political inequalities, particularly the appeal of ‘white America first’ among the white non-college-educated electorate, as a major threat to the LIO.6 The article is structured as follows. First I present the criticism of the LIO embodied in the ‘America first’ agenda as expressed on the campaign trail and in Trump’s inaugural promises. Second, I draw on International Relations (IR) theory to better understand both criticisms of the LIO and the rise of Trumpism. Third, I propose an alternative reading of the challenges the LIO confronts in both its international and it domestic foundations, as well as the relationship between the two. The final section offers concluding thoughts.</w:t>
      </w:r>
    </w:p>
    <w:p w:rsidR="00737563" w:rsidRPr="00E032A6" w:rsidRDefault="00737563" w:rsidP="00737563"/>
    <w:p w:rsidR="00737563" w:rsidRDefault="00737563" w:rsidP="00737563">
      <w:pPr>
        <w:pStyle w:val="Heading3"/>
      </w:pPr>
      <w:r>
        <w:t>Heg Bad–Terrorism</w:t>
      </w:r>
    </w:p>
    <w:p w:rsidR="00737563" w:rsidRPr="00305191" w:rsidRDefault="00737563" w:rsidP="00737563">
      <w:pPr>
        <w:pStyle w:val="Heading4"/>
      </w:pPr>
      <w:r>
        <w:t>U.S. hegemony is the direct cause of terrorism: we invade countries to feed the military-industrial complex through expansion and the desire to control resources.</w:t>
      </w:r>
    </w:p>
    <w:p w:rsidR="00737563" w:rsidRPr="00305191" w:rsidRDefault="00737563" w:rsidP="00737563">
      <w:pPr>
        <w:rPr>
          <w:rStyle w:val="Style13ptBold"/>
        </w:rPr>
      </w:pPr>
      <w:r>
        <w:rPr>
          <w:rStyle w:val="Style13ptBold"/>
        </w:rPr>
        <w:t xml:space="preserve">Hathaway ‘15 </w:t>
      </w:r>
      <w:r w:rsidRPr="00305191">
        <w:rPr>
          <w:rStyle w:val="Style13ptBold"/>
          <w:sz w:val="22"/>
        </w:rPr>
        <w:t xml:space="preserve">[William – Adjunct Prof. of American Studies @ Univ. Oldenburg, 03/04/2015, “The root cause of war is oligarchic capitalism”, Middle East Eye, </w:t>
      </w:r>
      <w:hyperlink r:id="rId86" w:history="1">
        <w:r w:rsidRPr="00305191">
          <w:rPr>
            <w:rStyle w:val="Hyperlink"/>
          </w:rPr>
          <w:t>http://www.middleeasteye.net/columns/root-cause-war-oligarchic-capitalism-1397733231</w:t>
        </w:r>
      </w:hyperlink>
      <w:r w:rsidRPr="00305191">
        <w:rPr>
          <w:rStyle w:val="Style13ptBold"/>
          <w:sz w:val="22"/>
        </w:rPr>
        <w:t xml:space="preserve"> //RH]</w:t>
      </w:r>
    </w:p>
    <w:p w:rsidR="00737563" w:rsidRPr="00D64EB6" w:rsidRDefault="00737563" w:rsidP="00737563">
      <w:pPr>
        <w:rPr>
          <w:sz w:val="14"/>
        </w:rPr>
      </w:pPr>
      <w:r w:rsidRPr="00D81639">
        <w:rPr>
          <w:highlight w:val="green"/>
          <w:u w:val="single"/>
        </w:rPr>
        <w:t xml:space="preserve">The ‘enemy’ is not trying to destroy </w:t>
      </w:r>
      <w:proofErr w:type="gramStart"/>
      <w:r w:rsidRPr="00D81639">
        <w:rPr>
          <w:highlight w:val="green"/>
          <w:u w:val="single"/>
        </w:rPr>
        <w:t>us,</w:t>
      </w:r>
      <w:proofErr w:type="gramEnd"/>
      <w:r w:rsidRPr="00D81639">
        <w:rPr>
          <w:highlight w:val="green"/>
          <w:u w:val="single"/>
        </w:rPr>
        <w:t xml:space="preserve"> it just wants the West to leave Muslim lands</w:t>
      </w:r>
      <w:r w:rsidRPr="002D3ED2">
        <w:rPr>
          <w:u w:val="single"/>
        </w:rPr>
        <w:t>.</w:t>
      </w:r>
      <w:r w:rsidRPr="00D64EB6">
        <w:rPr>
          <w:sz w:val="14"/>
        </w:rPr>
        <w:t xml:space="preserve"> Vicious fanatics are trying to kill us and destroy our country. They're blowing up our soldiers overseas. They've infiltrated our country. </w:t>
      </w:r>
      <w:r w:rsidRPr="00D81639">
        <w:rPr>
          <w:rStyle w:val="StyleUnderline"/>
          <w:highlight w:val="green"/>
        </w:rPr>
        <w:t>We must defend ourselves</w:t>
      </w:r>
      <w:r w:rsidRPr="002D3ED2">
        <w:rPr>
          <w:rStyle w:val="StyleUnderline"/>
        </w:rPr>
        <w:t xml:space="preserve"> against these mad-dog berserkers before it's too late. </w:t>
      </w:r>
      <w:r w:rsidRPr="00D81639">
        <w:rPr>
          <w:rStyle w:val="StyleUnderline"/>
          <w:highlight w:val="green"/>
        </w:rPr>
        <w:t>This litany has been repeated by</w:t>
      </w:r>
      <w:r w:rsidRPr="002D3ED2">
        <w:rPr>
          <w:rStyle w:val="StyleUnderline"/>
        </w:rPr>
        <w:t xml:space="preserve"> corporate-</w:t>
      </w:r>
      <w:r w:rsidRPr="00D81639">
        <w:rPr>
          <w:rStyle w:val="StyleUnderline"/>
          <w:highlight w:val="green"/>
        </w:rPr>
        <w:t>controlled media and politicians for years now,</w:t>
      </w:r>
      <w:r w:rsidRPr="002D3ED2">
        <w:rPr>
          <w:rStyle w:val="StyleUnderline"/>
        </w:rPr>
        <w:t xml:space="preserve"> pumping fear into us. </w:t>
      </w:r>
      <w:r w:rsidRPr="00D81639">
        <w:rPr>
          <w:rStyle w:val="StyleUnderline"/>
          <w:highlight w:val="green"/>
        </w:rPr>
        <w:t>It is used to justify a massive ongoing war</w:t>
      </w:r>
      <w:r w:rsidRPr="002D3ED2">
        <w:rPr>
          <w:rStyle w:val="StyleUnderline"/>
        </w:rPr>
        <w:t xml:space="preserve"> that has killed hundreds of thousands of our fellow human beings and almost bankrupted the USA.</w:t>
      </w:r>
      <w:r w:rsidRPr="00D64EB6">
        <w:rPr>
          <w:sz w:val="14"/>
        </w:rPr>
        <w:t xml:space="preserve"> But is it really true? Who started this war? When did it begin? The history of this conflict reveals a different story than the one continually beamed at us. The Romans were the first Westerners to try to dominate and plunder the Middle East; the Christian crusaders followed, then nineteenth-century imperialists. From the Arabs' perspective, the barbarians keep descending on them from the north, and they keep throwing them out. </w:t>
      </w:r>
      <w:r w:rsidRPr="002D3ED2">
        <w:rPr>
          <w:rStyle w:val="StyleUnderline"/>
        </w:rPr>
        <w:t xml:space="preserve">In the past 100 years </w:t>
      </w:r>
      <w:r w:rsidRPr="00D81639">
        <w:rPr>
          <w:rStyle w:val="StyleUnderline"/>
          <w:highlight w:val="green"/>
        </w:rPr>
        <w:t>the attacks have intensified as new treasure has been discovered</w:t>
      </w:r>
      <w:r w:rsidRPr="002D3ED2">
        <w:rPr>
          <w:rStyle w:val="StyleUnderline"/>
        </w:rPr>
        <w:t xml:space="preserve">: vast reserves </w:t>
      </w:r>
      <w:r w:rsidRPr="00D64EB6">
        <w:rPr>
          <w:rStyle w:val="StyleUnderline"/>
        </w:rPr>
        <w:t xml:space="preserve">of </w:t>
      </w:r>
      <w:r w:rsidRPr="00D81639">
        <w:rPr>
          <w:rStyle w:val="StyleUnderline"/>
          <w:highlight w:val="green"/>
        </w:rPr>
        <w:t>black, liquid gold</w:t>
      </w:r>
      <w:r w:rsidRPr="002D3ED2">
        <w:rPr>
          <w:rStyle w:val="StyleUnderline"/>
        </w:rPr>
        <w:t xml:space="preserve"> under the desert sands. During World War One, the British persuaded the Arabs to fight on their side by promising them independence. Thousands of them died in battle for the Brits because of this promise of freedom. But after the victory Britain refused to leave. It maintained control by installing puppet kings - Faisal in Iraq and Ibn Saud in Saudi Arabia - to rule in its interest</w:t>
      </w:r>
      <w:r w:rsidRPr="00D64EB6">
        <w:rPr>
          <w:sz w:val="14"/>
        </w:rPr>
        <w:t xml:space="preserve">. After World War Two, Britain and the USA pressured the United Nations into confiscating Arab land to form the state of Israel, making the Arabs pay for the crimes of the Germans. </w:t>
      </w:r>
      <w:r w:rsidRPr="002D3ED2">
        <w:rPr>
          <w:rStyle w:val="StyleUnderline"/>
        </w:rPr>
        <w:t xml:space="preserve">In addition to providing a nation for the Jews, </w:t>
      </w:r>
      <w:r w:rsidRPr="00D81639">
        <w:rPr>
          <w:rStyle w:val="StyleUnderline"/>
          <w:highlight w:val="green"/>
        </w:rPr>
        <w:t>Israel would be a forward base for Western economic and military power in the Middle East</w:t>
      </w:r>
      <w:r w:rsidRPr="002D3ED2">
        <w:rPr>
          <w:rStyle w:val="StyleUnderline"/>
        </w:rPr>
        <w:t>. To the Arabs it was another European invasion of their territory. In the early 1950s, the USA and Britain overthrew the government of Iran because it tried to nationalise its oil industry, which was under Western control.</w:t>
      </w:r>
      <w:r w:rsidRPr="00D64EB6">
        <w:rPr>
          <w:sz w:val="14"/>
        </w:rPr>
        <w:t xml:space="preserve"> We installed the Shah as dictator, and he promptly gave the oil back to us. Then he began a 25-year reign of terror against his own people. His secret police jailed, tortured or killed hundreds of thousands of Iranians who opposed him. Since they knew he was kept in power only by American military aid, they began hating the USA. They finally ousted the Shah, but then the CIA started subverting the new post-revolution government, trying to bring it down. At that point some Iranian students fought back by holding US Embassy officials hostage. In the mid-1950s, Egypt decided to nationalise the Suez Canal and use the income from it to help their people out of poverty. They were willing to pay its British and French owners the full market value for their shares, but Western governments and Israel responded violently, invading and bombing Egypt into submission. Countries have the right to nationalise their resources as long as they pay a fair compensation, so what Iran and Egypt wanted to do was legal. The Western response, though, was illegal aggression in violation of international law and the United Nations charter. It roused in its victims a deep resolve for revenge. </w:t>
      </w:r>
      <w:r w:rsidRPr="00D81639">
        <w:rPr>
          <w:rStyle w:val="StyleUnderline"/>
          <w:highlight w:val="green"/>
        </w:rPr>
        <w:t>The USA</w:t>
      </w:r>
      <w:r w:rsidRPr="002D3ED2">
        <w:rPr>
          <w:rStyle w:val="StyleUnderline"/>
        </w:rPr>
        <w:t xml:space="preserve"> and Britain </w:t>
      </w:r>
      <w:r w:rsidRPr="00D81639">
        <w:rPr>
          <w:rStyle w:val="StyleUnderline"/>
          <w:highlight w:val="green"/>
        </w:rPr>
        <w:t xml:space="preserve">committed similar atrocities in Iraq, Syria, Lebanon, Libya, Indonesia and Afghanistan. We overthrew their governments, installed dictators, </w:t>
      </w:r>
      <w:proofErr w:type="gramStart"/>
      <w:r w:rsidRPr="00D81639">
        <w:rPr>
          <w:rStyle w:val="StyleUnderline"/>
          <w:highlight w:val="green"/>
        </w:rPr>
        <w:t>undermined</w:t>
      </w:r>
      <w:proofErr w:type="gramEnd"/>
      <w:r w:rsidRPr="00D81639">
        <w:rPr>
          <w:rStyle w:val="StyleUnderline"/>
          <w:highlight w:val="green"/>
        </w:rPr>
        <w:t xml:space="preserve"> their economies - all to strengthen our business interests</w:t>
      </w:r>
      <w:r w:rsidRPr="002D3ED2">
        <w:rPr>
          <w:rStyle w:val="StyleUnderline"/>
        </w:rPr>
        <w:t>. In every nation where we now have terrorism, we had first assaulted them. America is under attack only because it is on the attack. It's no wonder they hate us.</w:t>
      </w:r>
      <w:r w:rsidRPr="00D64EB6">
        <w:rPr>
          <w:sz w:val="14"/>
        </w:rPr>
        <w:t xml:space="preserve"> Imagine how we would feel if a foreign country were doing this to us. We'd be fighting back any way we could. Since they don't have our military power, they resort to guerrilla warfare. As Mike Davis wrote, "The car bomb is the poor man's air force." The rich have Stealth bombers, the poor have Toyota Corollas, both filled with explosives. The bombers are much bigger and kill many more people. </w:t>
      </w:r>
      <w:r w:rsidRPr="00D81639">
        <w:rPr>
          <w:rStyle w:val="StyleUnderline"/>
          <w:highlight w:val="green"/>
        </w:rPr>
        <w:t>Since 9/11 the USA has killed over 300,000</w:t>
      </w:r>
      <w:r w:rsidRPr="00D64EB6">
        <w:rPr>
          <w:sz w:val="14"/>
        </w:rPr>
        <w:t xml:space="preserve"> - a hundred times more than died in the World Trade Center. </w:t>
      </w:r>
      <w:r w:rsidRPr="00D81639">
        <w:rPr>
          <w:rStyle w:val="StyleUnderline"/>
          <w:highlight w:val="green"/>
        </w:rPr>
        <w:t>The overwhelming majority have been civilians. We are the top terrorist, armed to the teeth with weapons of mass destruction</w:t>
      </w:r>
      <w:r w:rsidRPr="002D3ED2">
        <w:rPr>
          <w:rStyle w:val="StyleUnderline"/>
        </w:rPr>
        <w:t xml:space="preserve">. </w:t>
      </w:r>
      <w:proofErr w:type="gramStart"/>
      <w:r w:rsidRPr="002D3ED2">
        <w:rPr>
          <w:rStyle w:val="StyleUnderline"/>
        </w:rPr>
        <w:t>As Martin Luther King stated with simple eloquence: "</w:t>
      </w:r>
      <w:r w:rsidRPr="00D81639">
        <w:rPr>
          <w:rStyle w:val="StyleUnderline"/>
          <w:highlight w:val="green"/>
        </w:rPr>
        <w:t>The greatest purveyor of violence in the world today is my own government</w:t>
      </w:r>
      <w:r w:rsidRPr="002D3ED2">
        <w:rPr>
          <w:rStyle w:val="StyleUnderline"/>
        </w:rPr>
        <w:t>."</w:t>
      </w:r>
      <w:proofErr w:type="gramEnd"/>
      <w:r w:rsidRPr="00D64EB6">
        <w:rPr>
          <w:sz w:val="14"/>
        </w:rPr>
        <w:t xml:space="preserve"> Our politicians and media have created an image of fiendish terrorists who "hate us for our freedom". But they really hate us for subjugating them. Since we started the aggression, the attacks won't end until we leave their countries. Even fanatics like al-Qaeda are mainly trying to force us out. </w:t>
      </w:r>
      <w:r w:rsidRPr="002D3ED2">
        <w:rPr>
          <w:rStyle w:val="StyleUnderline"/>
        </w:rPr>
        <w:t>The Western media never publish their demands. They basically come down to: "Go home and leave us alone. Pull your soldiers, your CIA agents, your missionaries, your corporations out of Muslim territory. If you do that, we'll stop attacking you."</w:t>
      </w:r>
      <w:r w:rsidRPr="00D64EB6">
        <w:rPr>
          <w:sz w:val="14"/>
        </w:rPr>
        <w:t xml:space="preserve"> </w:t>
      </w:r>
      <w:proofErr w:type="gramStart"/>
      <w:r w:rsidRPr="00D64EB6">
        <w:rPr>
          <w:sz w:val="14"/>
        </w:rPr>
        <w:t>Nothing about destroying the West or forcing it to become Islamic.</w:t>
      </w:r>
      <w:proofErr w:type="gramEnd"/>
      <w:r w:rsidRPr="00D64EB6">
        <w:rPr>
          <w:sz w:val="14"/>
        </w:rPr>
        <w:t xml:space="preserve"> </w:t>
      </w:r>
      <w:proofErr w:type="gramStart"/>
      <w:r w:rsidRPr="00D64EB6">
        <w:rPr>
          <w:sz w:val="14"/>
        </w:rPr>
        <w:t>Just that the West should stay in the West.</w:t>
      </w:r>
      <w:proofErr w:type="gramEnd"/>
      <w:r w:rsidRPr="00D64EB6">
        <w:rPr>
          <w:sz w:val="14"/>
        </w:rPr>
        <w:t xml:space="preserve"> If people knew this - knew how easy it would be to stop terrorism - they wouldn't want to fight this war. That's why the media ignore al-Qaeda's demands. Western leaders don't want people to see that the war's real purpose isn't to stop terrorism but to control the resources of this region. </w:t>
      </w:r>
      <w:r w:rsidRPr="002D3ED2">
        <w:rPr>
          <w:rStyle w:val="StyleUnderline"/>
        </w:rPr>
        <w:t>They actually want the terrorism because that gives them the excuse they need - the threat of an evil enemy. As Hermann Goering, Hitler's assistant, declared: "Naturally the common people don't want war.... But...it is always a simple matter to drag the people along, whether it is a democracy, a fascist dictatorship, or a parliament or a communist dictatorship ... All you have to do is to tell them they are being attacked, and denounce the pacifists for lack of patriotism and exposing the country to danger.</w:t>
      </w:r>
      <w:r w:rsidRPr="00D64EB6">
        <w:rPr>
          <w:sz w:val="14"/>
        </w:rPr>
        <w:t xml:space="preserve"> It works the same in any country." Goering was right about the democracies that existed both then and now. In these, the people's influence in politics is regulated to ensure that only pro-capitalist parties have a chance. Corporate financing, winner-takes-all elections, ballot-access laws, and slanted media coverage effectively exclude alternatives. Democracy means power is in the hands of the people. But </w:t>
      </w:r>
      <w:r w:rsidRPr="00D81639">
        <w:rPr>
          <w:rStyle w:val="StyleUnderline"/>
          <w:highlight w:val="green"/>
        </w:rPr>
        <w:t>the real power in our society - economic power - remains firmly in the hands of the rich elite</w:t>
      </w:r>
      <w:r w:rsidRPr="002D3ED2">
        <w:rPr>
          <w:rStyle w:val="StyleUnderline"/>
        </w:rPr>
        <w:t xml:space="preserve">, enabling them to control politics - and us - </w:t>
      </w:r>
      <w:r w:rsidRPr="00D81639">
        <w:rPr>
          <w:rStyle w:val="StyleUnderline"/>
          <w:highlight w:val="green"/>
        </w:rPr>
        <w:t>to a large degree. Capitalism is always at war. The violence, though, is often abstract</w:t>
      </w:r>
      <w:r w:rsidRPr="002D3ED2">
        <w:rPr>
          <w:rStyle w:val="StyleUnderline"/>
        </w:rPr>
        <w:t>: forcing us either to accept low-paying, exhausting jobs or starve; denying us adequate healthcare, education and economic security; convincing us that human beings are basically isolated, autonomous units seeking self gratification.</w:t>
      </w:r>
      <w:r w:rsidRPr="00D64EB6">
        <w:rPr>
          <w:sz w:val="14"/>
        </w:rPr>
        <w:t xml:space="preserve"> But when this doesn't suffice to keep their profits growing, the violence becomes physical, the cannons roar, and the elite rallies us to war to defend "our" country and destroy the fiendish enemy. </w:t>
      </w:r>
      <w:r w:rsidRPr="00D81639">
        <w:rPr>
          <w:rStyle w:val="StyleUnderline"/>
          <w:highlight w:val="green"/>
        </w:rPr>
        <w:t>Motivating us</w:t>
      </w:r>
      <w:r w:rsidRPr="002D3ED2">
        <w:rPr>
          <w:rStyle w:val="StyleUnderline"/>
        </w:rPr>
        <w:t xml:space="preserve"> to kill and die for </w:t>
      </w:r>
      <w:r w:rsidRPr="00D81639">
        <w:rPr>
          <w:rStyle w:val="StyleUnderline"/>
          <w:highlight w:val="green"/>
        </w:rPr>
        <w:t>them requires a massive propaganda campaign - America is under attack! -</w:t>
      </w:r>
      <w:r w:rsidRPr="002D3ED2">
        <w:rPr>
          <w:rStyle w:val="StyleUnderline"/>
        </w:rPr>
        <w:t xml:space="preserve"> </w:t>
      </w:r>
      <w:proofErr w:type="gramStart"/>
      <w:r w:rsidRPr="002D3ED2">
        <w:rPr>
          <w:rStyle w:val="StyleUnderline"/>
        </w:rPr>
        <w:t>which</w:t>
      </w:r>
      <w:proofErr w:type="gramEnd"/>
      <w:r w:rsidRPr="002D3ED2">
        <w:rPr>
          <w:rStyle w:val="StyleUnderline"/>
        </w:rPr>
        <w:t xml:space="preserve"> we confront whenever we turn on their media. </w:t>
      </w:r>
      <w:r w:rsidRPr="00D64EB6">
        <w:rPr>
          <w:rStyle w:val="StyleUnderline"/>
        </w:rPr>
        <w:t xml:space="preserve">Why do they do this? Are they monsters? No, they're not. They're just human beings serving an inhuman system. </w:t>
      </w:r>
      <w:r w:rsidRPr="00D81639">
        <w:rPr>
          <w:rStyle w:val="StyleUnderline"/>
          <w:highlight w:val="green"/>
        </w:rPr>
        <w:t>Capitalism is inherently predatory. It demands aggressive growth</w:t>
      </w:r>
      <w:r w:rsidRPr="00D64EB6">
        <w:rPr>
          <w:rStyle w:val="StyleUnderline"/>
        </w:rPr>
        <w:t xml:space="preserve">. It either dominates or goes under. </w:t>
      </w:r>
      <w:r w:rsidRPr="00D81639">
        <w:rPr>
          <w:rStyle w:val="StyleUnderline"/>
          <w:highlight w:val="green"/>
        </w:rPr>
        <w:t>This drive for domination is the root cause of war, and until we eliminate it, we're going to continue killing one another</w:t>
      </w:r>
      <w:r w:rsidRPr="00D64EB6">
        <w:rPr>
          <w:rStyle w:val="StyleUnderline"/>
        </w:rPr>
        <w:t>.</w:t>
      </w:r>
      <w:r w:rsidRPr="00D64EB6">
        <w:rPr>
          <w:sz w:val="14"/>
        </w:rPr>
        <w:t xml:space="preserve"> Eliminating it requires a global struggle to bring down oligarchic capitalism and replace it with democratic socialism. Political democracy must be expanded and extended into the economic sphere. We, the people of the world, have to take control of the forces that shape our lives. This is the basis for building a society in which we can all fully develop as human beings. Once we achieve this, we'll have a real chance at lasting peace.</w:t>
      </w:r>
    </w:p>
    <w:p w:rsidR="00737563" w:rsidRPr="0076312A" w:rsidRDefault="00737563" w:rsidP="00737563">
      <w:pPr>
        <w:pStyle w:val="Heading4"/>
        <w:rPr>
          <w:rFonts w:asciiTheme="minorHAnsi" w:hAnsiTheme="minorHAnsi" w:cstheme="minorHAnsi"/>
        </w:rPr>
      </w:pPr>
      <w:r w:rsidRPr="0076312A">
        <w:rPr>
          <w:rFonts w:asciiTheme="minorHAnsi" w:hAnsiTheme="minorHAnsi" w:cstheme="minorHAnsi"/>
        </w:rPr>
        <w:t>US hegemony creates terrorism – empirics prove.</w:t>
      </w:r>
    </w:p>
    <w:p w:rsidR="00737563" w:rsidRPr="0076312A" w:rsidRDefault="00737563" w:rsidP="00737563">
      <w:pPr>
        <w:rPr>
          <w:rStyle w:val="Style13ptBold"/>
          <w:rFonts w:asciiTheme="minorHAnsi" w:hAnsiTheme="minorHAnsi" w:cstheme="minorHAnsi"/>
        </w:rPr>
      </w:pPr>
      <w:r w:rsidRPr="0076312A">
        <w:rPr>
          <w:rStyle w:val="Style13ptBold"/>
          <w:rFonts w:asciiTheme="minorHAnsi" w:hAnsiTheme="minorHAnsi" w:cstheme="minorHAnsi"/>
        </w:rPr>
        <w:t xml:space="preserve">Muzaffar, 15 </w:t>
      </w:r>
      <w:r w:rsidRPr="0076312A">
        <w:rPr>
          <w:rFonts w:asciiTheme="minorHAnsi" w:hAnsiTheme="minorHAnsi" w:cstheme="minorHAnsi"/>
        </w:rPr>
        <w:t xml:space="preserve">-Chandra, President of the International Movement for a Just World (JUST), an international NGO concerned with challenges to social justice and human dignity in global politics, published extensively on religion, human rights, Malaysian politics and international relations, authored or edited 19 books and written numerous articles in various local and international journals, sits on the Board of a number of other international NGOs concerned with social justice and civilizational dialogue, received The Harry J. Benda Prize for distinguished scholarship on Southeast Asia from the Association of Asian Studies, North America, (“Tragedy in Paris. Terrorism and the Politics of Hegemony”, Global Research, 16 November 2015, </w:t>
      </w:r>
      <w:hyperlink r:id="rId87" w:history="1">
        <w:r w:rsidRPr="0076312A">
          <w:rPr>
            <w:rStyle w:val="Hyperlink"/>
            <w:rFonts w:asciiTheme="minorHAnsi" w:hAnsiTheme="minorHAnsi" w:cstheme="minorHAnsi"/>
          </w:rPr>
          <w:t>http://www.globalresearch.ca/tragedy-in-paris-terrorism-and-the-politics-of-hegemony/5489418</w:t>
        </w:r>
      </w:hyperlink>
      <w:r w:rsidRPr="0076312A">
        <w:rPr>
          <w:rFonts w:asciiTheme="minorHAnsi" w:hAnsiTheme="minorHAnsi" w:cstheme="minorHAnsi"/>
        </w:rPr>
        <w:t>, Accessed 5 July 2017)//RR</w:t>
      </w:r>
    </w:p>
    <w:p w:rsidR="00737563" w:rsidRPr="0076312A" w:rsidRDefault="00737563" w:rsidP="00737563">
      <w:pPr>
        <w:rPr>
          <w:rFonts w:asciiTheme="minorHAnsi" w:hAnsiTheme="minorHAnsi" w:cstheme="minorHAnsi"/>
        </w:rPr>
      </w:pPr>
      <w:r w:rsidRPr="0076312A">
        <w:rPr>
          <w:rFonts w:asciiTheme="minorHAnsi" w:hAnsiTheme="minorHAnsi" w:cstheme="minorHAnsi"/>
          <w:sz w:val="16"/>
        </w:rPr>
        <w:t xml:space="preserve">It is obvious that there is a set of complex factors ranging from the religious to the geopolitical that is responsible for the opposition to Bashar, a significant part of which is related to the politics of hegemony. It is not just in relation to terrorism in Syria that the politics of hegemony is critical. </w:t>
      </w:r>
      <w:r w:rsidRPr="0076312A">
        <w:rPr>
          <w:rStyle w:val="StyleUnderline"/>
          <w:rFonts w:asciiTheme="minorHAnsi" w:hAnsiTheme="minorHAnsi" w:cstheme="minorHAnsi"/>
        </w:rPr>
        <w:t>If we examined the</w:t>
      </w:r>
      <w:r w:rsidRPr="0076312A">
        <w:rPr>
          <w:rFonts w:asciiTheme="minorHAnsi" w:hAnsiTheme="minorHAnsi" w:cstheme="minorHAnsi"/>
          <w:sz w:val="16"/>
        </w:rPr>
        <w:t xml:space="preserve"> three real </w:t>
      </w:r>
      <w:r w:rsidRPr="0076312A">
        <w:rPr>
          <w:rStyle w:val="StyleUnderline"/>
          <w:rFonts w:asciiTheme="minorHAnsi" w:hAnsiTheme="minorHAnsi" w:cstheme="minorHAnsi"/>
        </w:rPr>
        <w:t>reasons behind the invasion of Iraq in 2003 which sired the current pattern of terrorism</w:t>
      </w:r>
      <w:r w:rsidRPr="0076312A">
        <w:rPr>
          <w:rFonts w:asciiTheme="minorHAnsi" w:hAnsiTheme="minorHAnsi" w:cstheme="minorHAnsi"/>
          <w:sz w:val="16"/>
        </w:rPr>
        <w:t xml:space="preserve"> in WANA t</w:t>
      </w:r>
      <w:r w:rsidRPr="0076312A">
        <w:rPr>
          <w:rStyle w:val="StyleUnderline"/>
          <w:rFonts w:asciiTheme="minorHAnsi" w:hAnsiTheme="minorHAnsi" w:cstheme="minorHAnsi"/>
        </w:rPr>
        <w:t>hey are all connected to hegemony — the US desire to control Iraqi oil; Iraq’s strategic location</w:t>
      </w:r>
      <w:r w:rsidRPr="0076312A">
        <w:rPr>
          <w:rFonts w:asciiTheme="minorHAnsi" w:hAnsiTheme="minorHAnsi" w:cstheme="minorHAnsi"/>
          <w:sz w:val="16"/>
        </w:rPr>
        <w:t xml:space="preserve"> in WANA; </w:t>
      </w:r>
      <w:r w:rsidRPr="0076312A">
        <w:rPr>
          <w:rStyle w:val="StyleUnderline"/>
          <w:rFonts w:asciiTheme="minorHAnsi" w:hAnsiTheme="minorHAnsi" w:cstheme="minorHAnsi"/>
        </w:rPr>
        <w:t>and Israel’s desire to eliminate an Arab leader who was</w:t>
      </w:r>
      <w:r w:rsidRPr="0076312A">
        <w:rPr>
          <w:rFonts w:asciiTheme="minorHAnsi" w:hAnsiTheme="minorHAnsi" w:cstheme="minorHAnsi"/>
          <w:sz w:val="16"/>
        </w:rPr>
        <w:t xml:space="preserve"> not only passionately committed to the Palestinian cause but also uncompromisingly </w:t>
      </w:r>
      <w:r w:rsidRPr="0076312A">
        <w:rPr>
          <w:rStyle w:val="StyleUnderline"/>
          <w:rFonts w:asciiTheme="minorHAnsi" w:hAnsiTheme="minorHAnsi" w:cstheme="minorHAnsi"/>
        </w:rPr>
        <w:t>opposed to Israeli hegemony</w:t>
      </w:r>
      <w:r w:rsidRPr="0076312A">
        <w:rPr>
          <w:rFonts w:asciiTheme="minorHAnsi" w:hAnsiTheme="minorHAnsi" w:cstheme="minorHAnsi"/>
          <w:sz w:val="16"/>
        </w:rPr>
        <w:t xml:space="preserve">. Indeed, </w:t>
      </w:r>
      <w:r w:rsidRPr="0076312A">
        <w:rPr>
          <w:rStyle w:val="StyleUnderline"/>
          <w:rFonts w:asciiTheme="minorHAnsi" w:hAnsiTheme="minorHAnsi" w:cstheme="minorHAnsi"/>
        </w:rPr>
        <w:t>hegemony is at the root of the chaotic mess that prevails in yet another Arab country today. It was because of the West’s quest for control over Libyan oil and to thwart Muamar Gaddafi’s plan for economic self-reliance and political integration for Africa that NATO chose to liquidate him</w:t>
      </w:r>
      <w:r w:rsidRPr="0076312A">
        <w:rPr>
          <w:rFonts w:asciiTheme="minorHAnsi" w:hAnsiTheme="minorHAnsi" w:cstheme="minorHAnsi"/>
          <w:sz w:val="16"/>
        </w:rPr>
        <w:t xml:space="preserve"> in 2011. </w:t>
      </w:r>
      <w:r w:rsidRPr="0076312A">
        <w:rPr>
          <w:rStyle w:val="StyleUnderline"/>
          <w:rFonts w:asciiTheme="minorHAnsi" w:hAnsiTheme="minorHAnsi" w:cstheme="minorHAnsi"/>
        </w:rPr>
        <w:t>His liquidation has opened the way to intense competition for power among contending terrorist groups</w:t>
      </w:r>
      <w:r w:rsidRPr="0076312A">
        <w:rPr>
          <w:rFonts w:asciiTheme="minorHAnsi" w:hAnsiTheme="minorHAnsi" w:cstheme="minorHAnsi"/>
          <w:sz w:val="16"/>
        </w:rPr>
        <w:t xml:space="preserve">. If we go back in history </w:t>
      </w:r>
      <w:r w:rsidRPr="0076312A">
        <w:rPr>
          <w:rStyle w:val="StyleUnderline"/>
          <w:rFonts w:asciiTheme="minorHAnsi" w:hAnsiTheme="minorHAnsi" w:cstheme="minorHAnsi"/>
        </w:rPr>
        <w:t>it was the contest for hegemony between the US and the demised Union of Soviet Socialist Republics (USSR)</w:t>
      </w:r>
      <w:r w:rsidRPr="0076312A">
        <w:rPr>
          <w:rFonts w:asciiTheme="minorHAnsi" w:hAnsiTheme="minorHAnsi" w:cstheme="minorHAnsi"/>
          <w:sz w:val="16"/>
        </w:rPr>
        <w:t xml:space="preserve"> over Afghanistan in the nineteen eighties </w:t>
      </w:r>
      <w:r w:rsidRPr="0076312A">
        <w:rPr>
          <w:rStyle w:val="StyleUnderline"/>
          <w:rFonts w:asciiTheme="minorHAnsi" w:hAnsiTheme="minorHAnsi" w:cstheme="minorHAnsi"/>
        </w:rPr>
        <w:t>that gave birth to terrorist groups such as Al-Qaeda</w:t>
      </w:r>
      <w:r w:rsidRPr="0076312A">
        <w:rPr>
          <w:rFonts w:asciiTheme="minorHAnsi" w:hAnsiTheme="minorHAnsi" w:cstheme="minorHAnsi"/>
          <w:sz w:val="16"/>
        </w:rPr>
        <w:t xml:space="preserve">. Even </w:t>
      </w:r>
      <w:r w:rsidRPr="0076312A">
        <w:rPr>
          <w:rStyle w:val="StyleUnderline"/>
          <w:rFonts w:asciiTheme="minorHAnsi" w:hAnsiTheme="minorHAnsi" w:cstheme="minorHAnsi"/>
        </w:rPr>
        <w:t>if we took another in-depth look at the Paris carnage it is undeniable that France has become a target</w:t>
      </w:r>
      <w:r w:rsidRPr="0076312A">
        <w:rPr>
          <w:rFonts w:asciiTheme="minorHAnsi" w:hAnsiTheme="minorHAnsi" w:cstheme="minorHAnsi"/>
          <w:sz w:val="16"/>
        </w:rPr>
        <w:t xml:space="preserve"> of the IS </w:t>
      </w:r>
      <w:r w:rsidRPr="0076312A">
        <w:rPr>
          <w:rStyle w:val="StyleUnderline"/>
          <w:rFonts w:asciiTheme="minorHAnsi" w:hAnsiTheme="minorHAnsi" w:cstheme="minorHAnsi"/>
        </w:rPr>
        <w:t>because of its military interventions in a number of states from Syria, Iraq and Libya</w:t>
      </w:r>
      <w:r w:rsidRPr="0076312A">
        <w:rPr>
          <w:rFonts w:asciiTheme="minorHAnsi" w:hAnsiTheme="minorHAnsi" w:cstheme="minorHAnsi"/>
          <w:sz w:val="16"/>
        </w:rPr>
        <w:t xml:space="preserve"> in WANA </w:t>
      </w:r>
      <w:r w:rsidRPr="0076312A">
        <w:rPr>
          <w:rStyle w:val="StyleUnderline"/>
          <w:rFonts w:asciiTheme="minorHAnsi" w:hAnsiTheme="minorHAnsi" w:cstheme="minorHAnsi"/>
        </w:rPr>
        <w:t>to Chad, Mali and Ivory Coast</w:t>
      </w:r>
      <w:r w:rsidRPr="0076312A">
        <w:rPr>
          <w:rFonts w:asciiTheme="minorHAnsi" w:hAnsiTheme="minorHAnsi" w:cstheme="minorHAnsi"/>
          <w:sz w:val="16"/>
        </w:rPr>
        <w:t xml:space="preserve">. </w:t>
      </w:r>
      <w:r w:rsidRPr="0076312A">
        <w:rPr>
          <w:rStyle w:val="StyleUnderline"/>
          <w:rFonts w:asciiTheme="minorHAnsi" w:hAnsiTheme="minorHAnsi" w:cstheme="minorHAnsi"/>
        </w:rPr>
        <w:t xml:space="preserve">It appears that France wants to play a more dominant role </w:t>
      </w:r>
      <w:r w:rsidRPr="0076312A">
        <w:rPr>
          <w:rFonts w:asciiTheme="minorHAnsi" w:hAnsiTheme="minorHAnsi" w:cstheme="minorHAnsi"/>
          <w:sz w:val="16"/>
        </w:rPr>
        <w:t xml:space="preserve">in both West Asia and Africa </w:t>
      </w:r>
      <w:r w:rsidRPr="0076312A">
        <w:rPr>
          <w:rStyle w:val="StyleUnderline"/>
          <w:rFonts w:asciiTheme="minorHAnsi" w:hAnsiTheme="minorHAnsi" w:cstheme="minorHAnsi"/>
        </w:rPr>
        <w:t>in pursuit of its own hegemonic agenda</w:t>
      </w:r>
      <w:r w:rsidRPr="0076312A">
        <w:rPr>
          <w:rFonts w:asciiTheme="minorHAnsi" w:hAnsiTheme="minorHAnsi" w:cstheme="minorHAnsi"/>
          <w:sz w:val="16"/>
        </w:rPr>
        <w:t xml:space="preserve">. This has earned it the ire of a lot of Muslims and Africans. This is why </w:t>
      </w:r>
      <w:r w:rsidRPr="0076312A">
        <w:rPr>
          <w:rStyle w:val="Emphasis"/>
          <w:rFonts w:asciiTheme="minorHAnsi" w:hAnsiTheme="minorHAnsi" w:cstheme="minorHAnsi"/>
        </w:rPr>
        <w:t>it will not be possible to eliminate terrorism unless there is a concerted attempt to overcome hegemony at the global level</w:t>
      </w:r>
      <w:r w:rsidRPr="0076312A">
        <w:rPr>
          <w:rFonts w:asciiTheme="minorHAnsi" w:hAnsiTheme="minorHAnsi" w:cstheme="minorHAnsi"/>
          <w:sz w:val="16"/>
        </w:rPr>
        <w:t xml:space="preserve">. Citizens within the hegemonic centres of power in particular will have to stand up and demand that their governments cease overt and covert military operations in other countries. Government leaders should know that they cannot denounce terrorism at the rhetorical level and yet hobnob with terrorist organizations in terms of realpolitik. They should be persuaded through the democratic process to abandon their hegemonic agendas forever. Respecting the independence and sovereignty of other nations and peoples should be a principle that is put into practice rather than preached from a rostrum. This does not mean that if global hegemony ends, terrorism will disappear altogether. There are many other causes of terrorism which will have to be combatted with resolute vigour. Nonetheless, </w:t>
      </w:r>
      <w:r w:rsidRPr="0076312A">
        <w:rPr>
          <w:rStyle w:val="Emphasis"/>
          <w:rFonts w:asciiTheme="minorHAnsi" w:hAnsiTheme="minorHAnsi" w:cstheme="minorHAnsi"/>
        </w:rPr>
        <w:t>a global movement against global hegemony with the focus upon terrorism is the need of the hour</w:t>
      </w:r>
      <w:r w:rsidRPr="0076312A">
        <w:rPr>
          <w:rFonts w:asciiTheme="minorHAnsi" w:hAnsiTheme="minorHAnsi" w:cstheme="minorHAnsi"/>
          <w:sz w:val="16"/>
        </w:rPr>
        <w:t xml:space="preserve">. </w:t>
      </w:r>
    </w:p>
    <w:p w:rsidR="00737563" w:rsidRPr="0076312A" w:rsidRDefault="00737563" w:rsidP="00737563">
      <w:pPr>
        <w:pStyle w:val="Heading4"/>
        <w:rPr>
          <w:rFonts w:asciiTheme="minorHAnsi" w:hAnsiTheme="minorHAnsi" w:cstheme="minorHAnsi"/>
        </w:rPr>
      </w:pPr>
      <w:r w:rsidRPr="0076312A">
        <w:rPr>
          <w:rFonts w:asciiTheme="minorHAnsi" w:hAnsiTheme="minorHAnsi" w:cstheme="minorHAnsi"/>
        </w:rPr>
        <w:t>US hegemony causes terrorism</w:t>
      </w:r>
    </w:p>
    <w:p w:rsidR="00737563" w:rsidRPr="0076312A" w:rsidRDefault="00737563" w:rsidP="00737563">
      <w:pPr>
        <w:widowControl w:val="0"/>
        <w:autoSpaceDE w:val="0"/>
        <w:autoSpaceDN w:val="0"/>
        <w:adjustRightInd w:val="0"/>
        <w:spacing w:after="240" w:line="300" w:lineRule="atLeast"/>
        <w:rPr>
          <w:rFonts w:asciiTheme="minorHAnsi" w:hAnsiTheme="minorHAnsi" w:cstheme="minorHAnsi"/>
          <w:b/>
          <w:sz w:val="26"/>
          <w:u w:val="single"/>
        </w:rPr>
      </w:pPr>
      <w:r w:rsidRPr="0076312A">
        <w:rPr>
          <w:rStyle w:val="Style13ptBold"/>
          <w:rFonts w:asciiTheme="minorHAnsi" w:hAnsiTheme="minorHAnsi" w:cstheme="minorHAnsi"/>
        </w:rPr>
        <w:t>Beyer 12</w:t>
      </w:r>
      <w:r w:rsidRPr="0076312A">
        <w:rPr>
          <w:rFonts w:asciiTheme="minorHAnsi" w:hAnsiTheme="minorHAnsi" w:cstheme="minorHAnsi"/>
          <w:color w:val="000000"/>
          <w:szCs w:val="16"/>
        </w:rPr>
        <w:t xml:space="preserve"> (Anna Cornelia Beyer, </w:t>
      </w:r>
      <w:r w:rsidRPr="0076312A">
        <w:rPr>
          <w:rFonts w:asciiTheme="minorHAnsi" w:hAnsiTheme="minorHAnsi" w:cstheme="minorHAnsi"/>
          <w:color w:val="424242"/>
          <w:spacing w:val="5"/>
          <w:szCs w:val="16"/>
        </w:rPr>
        <w:t xml:space="preserve">Senior Lecturer and Deputy Director for the Centre for Security Studies at the University of Hull, Faculty of Business, Law and Politics, School of Law and Politics, </w:t>
      </w:r>
      <w:r w:rsidRPr="0076312A">
        <w:rPr>
          <w:rFonts w:asciiTheme="minorHAnsi" w:eastAsia="Times New Roman" w:hAnsiTheme="minorHAnsi" w:cstheme="minorHAnsi"/>
          <w:szCs w:val="16"/>
          <w:u w:val="single"/>
          <w:shd w:val="clear" w:color="auto" w:fill="FFFFFF"/>
        </w:rPr>
        <w:t>Power in the 21st Century: International Security and International Political Economy in a Changing World</w:t>
      </w:r>
      <w:r w:rsidRPr="0076312A">
        <w:rPr>
          <w:rFonts w:asciiTheme="minorHAnsi" w:eastAsia="Times New Roman" w:hAnsiTheme="minorHAnsi" w:cstheme="minorHAnsi"/>
          <w:szCs w:val="16"/>
        </w:rPr>
        <w:t xml:space="preserve">, </w:t>
      </w:r>
      <w:r w:rsidRPr="0076312A">
        <w:rPr>
          <w:rFonts w:asciiTheme="minorHAnsi" w:hAnsiTheme="minorHAnsi" w:cstheme="minorHAnsi"/>
          <w:color w:val="000000"/>
          <w:szCs w:val="16"/>
        </w:rPr>
        <w:t>Chapter 2</w:t>
      </w:r>
      <w:r w:rsidRPr="0076312A">
        <w:rPr>
          <w:rFonts w:asciiTheme="minorHAnsi" w:eastAsia="MS Mincho" w:hAnsiTheme="minorHAnsi" w:cstheme="minorHAnsi"/>
          <w:color w:val="000000"/>
          <w:szCs w:val="16"/>
        </w:rPr>
        <w:t>:</w:t>
      </w:r>
      <w:r w:rsidRPr="0076312A">
        <w:rPr>
          <w:rFonts w:asciiTheme="minorHAnsi" w:hAnsiTheme="minorHAnsi" w:cstheme="minorHAnsi"/>
          <w:color w:val="000000"/>
          <w:szCs w:val="16"/>
        </w:rPr>
        <w:t>Hegemony and Power in the Global War on Terrorism,</w:t>
      </w:r>
      <w:r w:rsidRPr="0076312A">
        <w:rPr>
          <w:rFonts w:asciiTheme="minorHAnsi" w:hAnsiTheme="minorHAnsi" w:cstheme="minorHAnsi"/>
        </w:rPr>
        <w:t xml:space="preserve"> 2012)//EW</w:t>
      </w:r>
    </w:p>
    <w:p w:rsidR="00737563" w:rsidRPr="0076312A" w:rsidRDefault="00737563" w:rsidP="00737563">
      <w:pPr>
        <w:widowControl w:val="0"/>
        <w:autoSpaceDE w:val="0"/>
        <w:autoSpaceDN w:val="0"/>
        <w:adjustRightInd w:val="0"/>
        <w:spacing w:after="240" w:line="300" w:lineRule="atLeast"/>
        <w:rPr>
          <w:rFonts w:asciiTheme="minorHAnsi" w:hAnsiTheme="minorHAnsi" w:cstheme="minorHAnsi"/>
          <w:color w:val="000000"/>
          <w:sz w:val="26"/>
          <w:szCs w:val="26"/>
          <w:u w:val="single"/>
        </w:rPr>
      </w:pPr>
      <w:r w:rsidRPr="0076312A">
        <w:rPr>
          <w:rFonts w:asciiTheme="minorHAnsi" w:hAnsiTheme="minorHAnsi" w:cstheme="minorHAnsi"/>
          <w:color w:val="000000"/>
          <w:sz w:val="13"/>
          <w:szCs w:val="13"/>
        </w:rPr>
        <w:t>This chapter discusses the role and power of the United States in a world of globalisation and global governance after 9/11, and specifically in the years 2001–2008.</w:t>
      </w:r>
      <w:r w:rsidRPr="0076312A">
        <w:rPr>
          <w:rFonts w:asciiTheme="minorHAnsi" w:hAnsiTheme="minorHAnsi" w:cstheme="minorHAnsi"/>
          <w:color w:val="000000"/>
          <w:sz w:val="20"/>
          <w:szCs w:val="20"/>
        </w:rPr>
        <w:t xml:space="preserve"> </w:t>
      </w:r>
      <w:r w:rsidRPr="0076312A">
        <w:rPr>
          <w:rFonts w:asciiTheme="minorHAnsi" w:hAnsiTheme="minorHAnsi" w:cstheme="minorHAnsi"/>
          <w:b/>
          <w:color w:val="000000"/>
          <w:sz w:val="20"/>
          <w:szCs w:val="20"/>
          <w:u w:val="single"/>
        </w:rPr>
        <w:t>Theoretically and empirically</w:t>
      </w:r>
      <w:r w:rsidRPr="00D81639">
        <w:rPr>
          <w:rFonts w:asciiTheme="minorHAnsi" w:hAnsiTheme="minorHAnsi" w:cstheme="minorHAnsi"/>
          <w:b/>
          <w:color w:val="000000"/>
          <w:sz w:val="20"/>
          <w:szCs w:val="20"/>
          <w:highlight w:val="green"/>
          <w:u w:val="single"/>
        </w:rPr>
        <w:t>, the Global War on Terrorism served as the background to analyze how the United States uses its power in different forms to ‘govern’ the world in a hegemonic manner</w:t>
      </w:r>
      <w:r w:rsidRPr="00D81639">
        <w:rPr>
          <w:rFonts w:asciiTheme="minorHAnsi" w:hAnsiTheme="minorHAnsi" w:cstheme="minorHAnsi"/>
          <w:color w:val="000000"/>
          <w:sz w:val="13"/>
          <w:szCs w:val="13"/>
          <w:highlight w:val="green"/>
          <w:u w:val="single"/>
        </w:rPr>
        <w:t>.</w:t>
      </w:r>
      <w:r w:rsidRPr="0076312A">
        <w:rPr>
          <w:rFonts w:asciiTheme="minorHAnsi" w:hAnsiTheme="minorHAnsi" w:cstheme="minorHAnsi"/>
          <w:color w:val="000000"/>
          <w:sz w:val="13"/>
          <w:szCs w:val="13"/>
        </w:rPr>
        <w:t xml:space="preserve"> While this governance is not comprehensive and all-encompassing, it is important in creating and influencing world affairs; it sets agendas and influences policy-making</w:t>
      </w:r>
      <w:r w:rsidRPr="0076312A">
        <w:rPr>
          <w:rFonts w:asciiTheme="minorHAnsi" w:hAnsiTheme="minorHAnsi" w:cstheme="minorHAnsi"/>
          <w:color w:val="000000"/>
          <w:sz w:val="10"/>
          <w:szCs w:val="10"/>
        </w:rPr>
        <w:t xml:space="preserve">. </w:t>
      </w:r>
      <w:r w:rsidRPr="00D81639">
        <w:rPr>
          <w:rFonts w:asciiTheme="minorHAnsi" w:hAnsiTheme="minorHAnsi" w:cstheme="minorHAnsi"/>
          <w:b/>
          <w:color w:val="000000"/>
          <w:sz w:val="20"/>
          <w:szCs w:val="20"/>
          <w:highlight w:val="green"/>
          <w:u w:val="single"/>
        </w:rPr>
        <w:t>Hegemonic governance and the use of a superior unipolar position in the international system are based on both material and ideological power. Both dimensions are needed to govern within the context of the Global War on Terrorism</w:t>
      </w:r>
      <w:r w:rsidRPr="00D81639">
        <w:rPr>
          <w:rFonts w:asciiTheme="minorHAnsi" w:hAnsiTheme="minorHAnsi" w:cstheme="minorHAnsi"/>
          <w:b/>
          <w:color w:val="000000"/>
          <w:sz w:val="26"/>
          <w:szCs w:val="26"/>
          <w:highlight w:val="green"/>
          <w:u w:val="single"/>
        </w:rPr>
        <w:t>.</w:t>
      </w:r>
      <w:r w:rsidRPr="0076312A">
        <w:rPr>
          <w:rFonts w:asciiTheme="minorHAnsi" w:hAnsiTheme="minorHAnsi" w:cstheme="minorHAnsi"/>
          <w:color w:val="000000"/>
          <w:sz w:val="26"/>
          <w:szCs w:val="26"/>
          <w:u w:val="single"/>
        </w:rPr>
        <w:t xml:space="preserve"> </w:t>
      </w:r>
      <w:r w:rsidRPr="0076312A">
        <w:rPr>
          <w:rFonts w:asciiTheme="minorHAnsi" w:hAnsiTheme="minorHAnsi" w:cstheme="minorHAnsi"/>
          <w:color w:val="000000"/>
          <w:sz w:val="13"/>
          <w:szCs w:val="13"/>
        </w:rPr>
        <w:t xml:space="preserve">This chapter will first discuss the interrelated role of ideas and matter generally, and for hegemony specifically. It will then discuss United States hegemony more broadly, and conclude with a presentation of how this hegemony was utilised to achieve participation in the GWOT by the EU and ASEAN. Parts of this chapter have been published in a former version in “Hegemony, Equilibrium and Counterpower”, which appeared in International Relations (Beyer </w:t>
      </w:r>
      <w:r w:rsidRPr="0076312A">
        <w:rPr>
          <w:rFonts w:asciiTheme="minorHAnsi" w:hAnsiTheme="minorHAnsi" w:cstheme="minorHAnsi"/>
          <w:color w:val="0000FF"/>
          <w:sz w:val="13"/>
          <w:szCs w:val="13"/>
        </w:rPr>
        <w:t>2009</w:t>
      </w:r>
      <w:r w:rsidRPr="0076312A">
        <w:rPr>
          <w:rFonts w:asciiTheme="minorHAnsi" w:hAnsiTheme="minorHAnsi" w:cstheme="minorHAnsi"/>
          <w:color w:val="000000"/>
          <w:sz w:val="13"/>
          <w:szCs w:val="13"/>
        </w:rPr>
        <w:t>).</w:t>
      </w:r>
      <w:r w:rsidRPr="0076312A">
        <w:rPr>
          <w:rFonts w:asciiTheme="minorHAnsi" w:hAnsiTheme="minorHAnsi" w:cstheme="minorHAnsi"/>
          <w:color w:val="0000FF"/>
          <w:position w:val="10"/>
          <w:sz w:val="13"/>
          <w:szCs w:val="13"/>
        </w:rPr>
        <w:t xml:space="preserve">1 </w:t>
      </w:r>
      <w:r w:rsidRPr="0076312A">
        <w:rPr>
          <w:rFonts w:asciiTheme="minorHAnsi" w:hAnsiTheme="minorHAnsi" w:cstheme="minorHAnsi"/>
          <w:color w:val="000000"/>
          <w:sz w:val="13"/>
          <w:szCs w:val="13"/>
        </w:rPr>
        <w:t>Hegemony in Mind and Matter</w:t>
      </w:r>
      <w:r w:rsidRPr="0076312A">
        <w:rPr>
          <w:rFonts w:asciiTheme="minorHAnsi" w:hAnsiTheme="minorHAnsi" w:cstheme="minorHAnsi"/>
          <w:color w:val="000000"/>
          <w:sz w:val="32"/>
          <w:szCs w:val="32"/>
        </w:rPr>
        <w:t xml:space="preserve"> </w:t>
      </w:r>
      <w:r w:rsidRPr="0076312A">
        <w:rPr>
          <w:rFonts w:asciiTheme="minorHAnsi" w:hAnsiTheme="minorHAnsi" w:cstheme="minorHAnsi"/>
          <w:color w:val="000000"/>
          <w:sz w:val="13"/>
          <w:szCs w:val="13"/>
        </w:rPr>
        <w:t xml:space="preserve">In this section, I will give an example of theory synthesis, which will serve as the background for the following analysis of US power in a globalised world. Here, a synthetic perspective on unipolar power is discussed and it is argued that a realist and constructivist and critical perspectives have to be combined in order to under- stand US unipolar power and its application. It is therefore argued that we have to reconcile realist and other approaches if we are to understand the multidimensional </w:t>
      </w:r>
      <w:r w:rsidRPr="0076312A">
        <w:rPr>
          <w:rFonts w:asciiTheme="minorHAnsi" w:hAnsiTheme="minorHAnsi" w:cstheme="minorHAnsi"/>
          <w:color w:val="000000"/>
          <w:position w:val="10"/>
          <w:sz w:val="13"/>
          <w:szCs w:val="13"/>
        </w:rPr>
        <w:t xml:space="preserve">1 </w:t>
      </w:r>
      <w:r w:rsidRPr="0076312A">
        <w:rPr>
          <w:rFonts w:asciiTheme="minorHAnsi" w:hAnsiTheme="minorHAnsi" w:cstheme="minorHAnsi"/>
          <w:color w:val="000000"/>
          <w:sz w:val="13"/>
          <w:szCs w:val="13"/>
        </w:rPr>
        <w:t>I would like to thank the publishers of International Relations for their generous acceptance to republish parts of a former article. E. Fels et al. (eds.), Power in the 21</w:t>
      </w:r>
      <w:r w:rsidRPr="0076312A">
        <w:rPr>
          <w:rFonts w:asciiTheme="minorHAnsi" w:hAnsiTheme="minorHAnsi" w:cstheme="minorHAnsi"/>
          <w:color w:val="000000"/>
          <w:position w:val="10"/>
          <w:sz w:val="13"/>
          <w:szCs w:val="13"/>
        </w:rPr>
        <w:t xml:space="preserve">st </w:t>
      </w:r>
      <w:r w:rsidRPr="0076312A">
        <w:rPr>
          <w:rFonts w:asciiTheme="minorHAnsi" w:hAnsiTheme="minorHAnsi" w:cstheme="minorHAnsi"/>
          <w:color w:val="000000"/>
          <w:sz w:val="13"/>
          <w:szCs w:val="13"/>
        </w:rPr>
        <w:t xml:space="preserve">Century, Global Power Shift, </w:t>
      </w:r>
      <w:proofErr w:type="gramStart"/>
      <w:r w:rsidRPr="0076312A">
        <w:rPr>
          <w:rFonts w:asciiTheme="minorHAnsi" w:hAnsiTheme="minorHAnsi" w:cstheme="minorHAnsi"/>
          <w:color w:val="000000"/>
          <w:sz w:val="13"/>
          <w:szCs w:val="13"/>
        </w:rPr>
        <w:t xml:space="preserve">29 DOI 10.1007/978-3-642-25082-8_2, </w:t>
      </w:r>
      <w:r w:rsidRPr="0076312A">
        <w:rPr>
          <w:rFonts w:asciiTheme="minorHAnsi" w:hAnsiTheme="minorHAnsi" w:cstheme="minorHAnsi"/>
          <w:color w:val="000000"/>
          <w:position w:val="2"/>
          <w:sz w:val="13"/>
          <w:szCs w:val="13"/>
        </w:rPr>
        <w:t xml:space="preserve"># </w:t>
      </w:r>
      <w:r w:rsidRPr="0076312A">
        <w:rPr>
          <w:rFonts w:asciiTheme="minorHAnsi" w:hAnsiTheme="minorHAnsi" w:cstheme="minorHAnsi"/>
          <w:color w:val="000000"/>
          <w:sz w:val="13"/>
          <w:szCs w:val="13"/>
        </w:rPr>
        <w:t xml:space="preserve">Springer-Verlag Berlin Heidelberg 2012 30 A. Beyer reality of US predominance (Moravcsik </w:t>
      </w:r>
      <w:r w:rsidRPr="0076312A">
        <w:rPr>
          <w:rFonts w:asciiTheme="minorHAnsi" w:hAnsiTheme="minorHAnsi" w:cstheme="minorHAnsi"/>
          <w:color w:val="0000FF"/>
          <w:sz w:val="13"/>
          <w:szCs w:val="13"/>
        </w:rPr>
        <w:t>2003</w:t>
      </w:r>
      <w:r w:rsidRPr="0076312A">
        <w:rPr>
          <w:rFonts w:asciiTheme="minorHAnsi" w:hAnsiTheme="minorHAnsi" w:cstheme="minorHAnsi"/>
          <w:b/>
          <w:color w:val="000000"/>
          <w:sz w:val="13"/>
          <w:szCs w:val="13"/>
          <w:u w:val="single"/>
        </w:rPr>
        <w:t>)</w:t>
      </w:r>
      <w:proofErr w:type="gramEnd"/>
      <w:r w:rsidRPr="0076312A">
        <w:rPr>
          <w:rFonts w:asciiTheme="minorHAnsi" w:hAnsiTheme="minorHAnsi" w:cstheme="minorHAnsi"/>
          <w:b/>
          <w:color w:val="000000"/>
          <w:sz w:val="13"/>
          <w:szCs w:val="13"/>
          <w:u w:val="single"/>
        </w:rPr>
        <w:t>.</w:t>
      </w:r>
      <w:r w:rsidRPr="0076312A">
        <w:rPr>
          <w:rFonts w:asciiTheme="minorHAnsi" w:hAnsiTheme="minorHAnsi" w:cstheme="minorHAnsi"/>
          <w:b/>
          <w:color w:val="000000"/>
          <w:sz w:val="26"/>
          <w:szCs w:val="26"/>
          <w:u w:val="single"/>
        </w:rPr>
        <w:t xml:space="preserve"> </w:t>
      </w:r>
      <w:r w:rsidRPr="0076312A">
        <w:rPr>
          <w:rFonts w:asciiTheme="minorHAnsi" w:hAnsiTheme="minorHAnsi" w:cstheme="minorHAnsi"/>
          <w:b/>
          <w:color w:val="000000"/>
          <w:sz w:val="20"/>
          <w:szCs w:val="20"/>
          <w:u w:val="single"/>
        </w:rPr>
        <w:t xml:space="preserve">In my view, </w:t>
      </w:r>
      <w:r w:rsidRPr="00D81639">
        <w:rPr>
          <w:rFonts w:asciiTheme="minorHAnsi" w:hAnsiTheme="minorHAnsi" w:cstheme="minorHAnsi"/>
          <w:b/>
          <w:color w:val="000000"/>
          <w:sz w:val="20"/>
          <w:szCs w:val="20"/>
          <w:highlight w:val="green"/>
          <w:u w:val="single"/>
        </w:rPr>
        <w:t>the opposition between a focus on ideas or on material factors is an unnecessary one</w:t>
      </w:r>
      <w:r w:rsidRPr="0076312A">
        <w:rPr>
          <w:rFonts w:asciiTheme="minorHAnsi" w:hAnsiTheme="minorHAnsi" w:cstheme="minorHAnsi"/>
          <w:b/>
          <w:color w:val="000000"/>
          <w:sz w:val="20"/>
          <w:szCs w:val="20"/>
          <w:u w:val="single"/>
        </w:rPr>
        <w:t xml:space="preserve"> (Keohane </w:t>
      </w:r>
      <w:r w:rsidRPr="0076312A">
        <w:rPr>
          <w:rFonts w:asciiTheme="minorHAnsi" w:hAnsiTheme="minorHAnsi" w:cstheme="minorHAnsi"/>
          <w:b/>
          <w:color w:val="0000FF"/>
          <w:sz w:val="20"/>
          <w:szCs w:val="20"/>
          <w:u w:val="single"/>
        </w:rPr>
        <w:t>2000</w:t>
      </w:r>
      <w:r w:rsidRPr="0076312A">
        <w:rPr>
          <w:rFonts w:asciiTheme="minorHAnsi" w:hAnsiTheme="minorHAnsi" w:cstheme="minorHAnsi"/>
          <w:b/>
          <w:color w:val="000000"/>
          <w:sz w:val="20"/>
          <w:szCs w:val="20"/>
          <w:u w:val="single"/>
        </w:rPr>
        <w:t xml:space="preserve">): </w:t>
      </w:r>
      <w:r w:rsidRPr="00D81639">
        <w:rPr>
          <w:rFonts w:asciiTheme="minorHAnsi" w:hAnsiTheme="minorHAnsi" w:cstheme="minorHAnsi"/>
          <w:b/>
          <w:color w:val="000000"/>
          <w:sz w:val="20"/>
          <w:szCs w:val="20"/>
          <w:highlight w:val="green"/>
          <w:u w:val="single"/>
        </w:rPr>
        <w:t>whereas realism argues for ‘reality’ being presented in material terms, such as military strength and economic power, constructivism, for example, highlights the importance and shaping power of ideas, with norms being particularly significant. The opposition between the ‘material’ and the ‘ideational’, however, is a false one: human affairs are structured by both; each is ‘real’, ‘true’ and ‘important’</w:t>
      </w:r>
      <w:r w:rsidRPr="00D81639">
        <w:rPr>
          <w:rFonts w:asciiTheme="minorHAnsi" w:hAnsiTheme="minorHAnsi" w:cstheme="minorHAnsi"/>
          <w:b/>
          <w:color w:val="000000"/>
          <w:sz w:val="10"/>
          <w:szCs w:val="10"/>
          <w:highlight w:val="green"/>
          <w:u w:val="single"/>
        </w:rPr>
        <w:t>.</w:t>
      </w:r>
      <w:r w:rsidRPr="0076312A">
        <w:rPr>
          <w:rFonts w:asciiTheme="minorHAnsi" w:hAnsiTheme="minorHAnsi" w:cstheme="minorHAnsi"/>
          <w:color w:val="000000"/>
          <w:sz w:val="10"/>
          <w:szCs w:val="10"/>
        </w:rPr>
        <w:t xml:space="preserve"> </w:t>
      </w:r>
      <w:r w:rsidRPr="0076312A">
        <w:rPr>
          <w:rFonts w:asciiTheme="minorHAnsi" w:hAnsiTheme="minorHAnsi" w:cstheme="minorHAnsi"/>
          <w:color w:val="000000"/>
          <w:sz w:val="13"/>
          <w:szCs w:val="13"/>
        </w:rPr>
        <w:t>One can regard the material and the ideational as quite distinct; they are, however, closely interrelated and partly interdependent</w:t>
      </w:r>
      <w:r w:rsidRPr="0076312A">
        <w:rPr>
          <w:rFonts w:asciiTheme="minorHAnsi" w:hAnsiTheme="minorHAnsi" w:cstheme="minorHAnsi"/>
          <w:color w:val="000000"/>
          <w:sz w:val="10"/>
          <w:szCs w:val="10"/>
        </w:rPr>
        <w:t xml:space="preserve">. </w:t>
      </w:r>
      <w:r w:rsidRPr="00D81639">
        <w:rPr>
          <w:rFonts w:asciiTheme="minorHAnsi" w:hAnsiTheme="minorHAnsi" w:cstheme="minorHAnsi"/>
          <w:b/>
          <w:color w:val="000000"/>
          <w:sz w:val="20"/>
          <w:szCs w:val="20"/>
          <w:highlight w:val="green"/>
          <w:u w:val="single"/>
        </w:rPr>
        <w:t>Material factors have fundamentally shaped human affairs from the beginnings of our existence.</w:t>
      </w:r>
      <w:r w:rsidRPr="0076312A">
        <w:rPr>
          <w:rFonts w:asciiTheme="minorHAnsi" w:hAnsiTheme="minorHAnsi" w:cstheme="minorHAnsi"/>
          <w:color w:val="000000"/>
          <w:sz w:val="26"/>
          <w:szCs w:val="26"/>
          <w:u w:val="single"/>
        </w:rPr>
        <w:t xml:space="preserve"> </w:t>
      </w:r>
      <w:r w:rsidRPr="0076312A">
        <w:rPr>
          <w:rFonts w:asciiTheme="minorHAnsi" w:hAnsiTheme="minorHAnsi" w:cstheme="minorHAnsi"/>
          <w:color w:val="000000"/>
          <w:sz w:val="13"/>
          <w:szCs w:val="13"/>
        </w:rPr>
        <w:t>While life historically has been constrained by material natural conditions such as water, mountains, and deserts and so forth, ideas (in particular, norms) also have a constraining power on individuals, societies and states. For material change to occur, ideas have to be expressed in creative or destructive action. Humans therefore act as the creators of ideas and as the mediators between ideas and the material.</w:t>
      </w:r>
      <w:r w:rsidRPr="0076312A">
        <w:rPr>
          <w:rFonts w:asciiTheme="minorHAnsi" w:hAnsiTheme="minorHAnsi" w:cstheme="minorHAnsi"/>
          <w:color w:val="000000"/>
          <w:sz w:val="10"/>
          <w:szCs w:val="10"/>
        </w:rPr>
        <w:t xml:space="preserve"> </w:t>
      </w:r>
      <w:r w:rsidRPr="00D81639">
        <w:rPr>
          <w:rFonts w:asciiTheme="minorHAnsi" w:hAnsiTheme="minorHAnsi" w:cstheme="minorHAnsi"/>
          <w:b/>
          <w:color w:val="000000"/>
          <w:sz w:val="20"/>
          <w:szCs w:val="20"/>
          <w:highlight w:val="green"/>
          <w:u w:val="single"/>
        </w:rPr>
        <w:t>Regarded by realists as material facts (population) and in constructivism as bearers of ideas (agents), humans operate in both dimensions, able to transform the ideational into the material, and vice versa</w:t>
      </w:r>
      <w:r w:rsidRPr="00D81639">
        <w:rPr>
          <w:rFonts w:asciiTheme="minorHAnsi" w:hAnsiTheme="minorHAnsi" w:cstheme="minorHAnsi"/>
          <w:b/>
          <w:color w:val="000000"/>
          <w:sz w:val="13"/>
          <w:szCs w:val="13"/>
          <w:highlight w:val="green"/>
          <w:u w:val="single"/>
        </w:rPr>
        <w:t>.</w:t>
      </w:r>
      <w:r w:rsidRPr="0076312A">
        <w:rPr>
          <w:rFonts w:asciiTheme="minorHAnsi" w:hAnsiTheme="minorHAnsi" w:cstheme="minorHAnsi"/>
          <w:color w:val="000000"/>
          <w:sz w:val="13"/>
          <w:szCs w:val="13"/>
        </w:rPr>
        <w:t xml:space="preserve"> On the one hand, ideas can develop in response to the material world (Chirot </w:t>
      </w:r>
      <w:r w:rsidRPr="0076312A">
        <w:rPr>
          <w:rFonts w:asciiTheme="minorHAnsi" w:hAnsiTheme="minorHAnsi" w:cstheme="minorHAnsi"/>
          <w:color w:val="0000FF"/>
          <w:sz w:val="13"/>
          <w:szCs w:val="13"/>
        </w:rPr>
        <w:t>2000</w:t>
      </w:r>
      <w:r w:rsidRPr="0076312A">
        <w:rPr>
          <w:rFonts w:asciiTheme="minorHAnsi" w:hAnsiTheme="minorHAnsi" w:cstheme="minorHAnsi"/>
          <w:color w:val="000000"/>
          <w:sz w:val="13"/>
          <w:szCs w:val="13"/>
        </w:rPr>
        <w:t>); modern science, ideologies and arguably even religions refer in one way or other to matter, trying to explain it (through science), change it (through ideology) or transcend it (through religion). Non-natural matter (such as the UN building in New York, weapons arsenals, border fortifications, the means of production or the international transport system), on the other hand, is dependent on ideas, as there is no matter, apart from nature itself, which would exist in its particular realization without ideas. Every non-natural material ‘particle’ of the state and the international world is the outcome of preceding ideas, which have resulted in human actions in order to create these ‘facts’. Non-natural material facts are therefore the accumulated result of ideas.</w:t>
      </w:r>
      <w:r w:rsidRPr="0076312A">
        <w:rPr>
          <w:rFonts w:asciiTheme="minorHAnsi" w:hAnsiTheme="minorHAnsi" w:cstheme="minorHAnsi"/>
          <w:color w:val="000000"/>
          <w:sz w:val="20"/>
          <w:szCs w:val="20"/>
          <w:u w:val="single"/>
        </w:rPr>
        <w:t xml:space="preserve"> </w:t>
      </w:r>
      <w:r w:rsidRPr="0076312A">
        <w:rPr>
          <w:rFonts w:asciiTheme="minorHAnsi" w:hAnsiTheme="minorHAnsi" w:cstheme="minorHAnsi"/>
          <w:b/>
          <w:color w:val="000000"/>
          <w:sz w:val="20"/>
          <w:szCs w:val="20"/>
          <w:u w:val="single"/>
        </w:rPr>
        <w:t>States and institutions can be regarded as material facts, as they only exist so long as they are represented in matter (infrastructure, government buildings, the police, the media and so forth),</w:t>
      </w:r>
      <w:r w:rsidRPr="00D81639">
        <w:rPr>
          <w:rFonts w:asciiTheme="minorHAnsi" w:hAnsiTheme="minorHAnsi" w:cstheme="minorHAnsi"/>
          <w:b/>
          <w:color w:val="000000"/>
          <w:sz w:val="20"/>
          <w:szCs w:val="20"/>
          <w:highlight w:val="green"/>
          <w:u w:val="single"/>
        </w:rPr>
        <w:t xml:space="preserve"> </w:t>
      </w:r>
      <w:r w:rsidRPr="0076312A">
        <w:rPr>
          <w:rFonts w:asciiTheme="minorHAnsi" w:hAnsiTheme="minorHAnsi" w:cstheme="minorHAnsi"/>
          <w:b/>
          <w:color w:val="000000"/>
          <w:sz w:val="20"/>
          <w:szCs w:val="20"/>
          <w:u w:val="single"/>
        </w:rPr>
        <w:t xml:space="preserve">but they are the result of ideas and continue to exist because of these ideas. </w:t>
      </w:r>
      <w:r w:rsidRPr="00D81639">
        <w:rPr>
          <w:rFonts w:asciiTheme="minorHAnsi" w:hAnsiTheme="minorHAnsi" w:cstheme="minorHAnsi"/>
          <w:b/>
          <w:color w:val="000000"/>
          <w:sz w:val="20"/>
          <w:szCs w:val="20"/>
          <w:highlight w:val="green"/>
          <w:u w:val="single"/>
        </w:rPr>
        <w:t>The ‘state’</w:t>
      </w:r>
      <w:r w:rsidRPr="0076312A">
        <w:rPr>
          <w:rFonts w:asciiTheme="minorHAnsi" w:hAnsiTheme="minorHAnsi" w:cstheme="minorHAnsi"/>
          <w:b/>
          <w:color w:val="000000"/>
          <w:sz w:val="20"/>
          <w:szCs w:val="20"/>
          <w:u w:val="single"/>
        </w:rPr>
        <w:t xml:space="preserve">, historically, </w:t>
      </w:r>
      <w:r w:rsidRPr="00D81639">
        <w:rPr>
          <w:rFonts w:asciiTheme="minorHAnsi" w:hAnsiTheme="minorHAnsi" w:cstheme="minorHAnsi"/>
          <w:b/>
          <w:color w:val="000000"/>
          <w:sz w:val="20"/>
          <w:szCs w:val="20"/>
          <w:highlight w:val="green"/>
          <w:u w:val="single"/>
        </w:rPr>
        <w:t>had to be invented</w:t>
      </w:r>
      <w:r w:rsidRPr="0076312A">
        <w:rPr>
          <w:rFonts w:asciiTheme="minorHAnsi" w:hAnsiTheme="minorHAnsi" w:cstheme="minorHAnsi"/>
          <w:b/>
          <w:color w:val="000000"/>
          <w:sz w:val="20"/>
          <w:szCs w:val="20"/>
          <w:u w:val="single"/>
        </w:rPr>
        <w:t xml:space="preserve"> (Chirot </w:t>
      </w:r>
      <w:r w:rsidRPr="0076312A">
        <w:rPr>
          <w:rFonts w:asciiTheme="minorHAnsi" w:hAnsiTheme="minorHAnsi" w:cstheme="minorHAnsi"/>
          <w:b/>
          <w:color w:val="0000FF"/>
          <w:sz w:val="20"/>
          <w:szCs w:val="20"/>
          <w:u w:val="single"/>
        </w:rPr>
        <w:t>2000</w:t>
      </w:r>
      <w:r w:rsidRPr="0076312A">
        <w:rPr>
          <w:rFonts w:asciiTheme="minorHAnsi" w:hAnsiTheme="minorHAnsi" w:cstheme="minorHAnsi"/>
          <w:b/>
          <w:color w:val="000000"/>
          <w:sz w:val="20"/>
          <w:szCs w:val="20"/>
          <w:u w:val="single"/>
        </w:rPr>
        <w:t xml:space="preserve">: 11), </w:t>
      </w:r>
      <w:r w:rsidRPr="00D81639">
        <w:rPr>
          <w:rFonts w:asciiTheme="minorHAnsi" w:hAnsiTheme="minorHAnsi" w:cstheme="minorHAnsi"/>
          <w:b/>
          <w:color w:val="000000"/>
          <w:sz w:val="20"/>
          <w:szCs w:val="20"/>
          <w:highlight w:val="green"/>
          <w:u w:val="single"/>
        </w:rPr>
        <w:t>and it continues to exist only due to the shared belief in its reality and feasibility</w:t>
      </w:r>
      <w:r w:rsidRPr="0076312A">
        <w:rPr>
          <w:rFonts w:asciiTheme="minorHAnsi" w:hAnsiTheme="minorHAnsi" w:cstheme="minorHAnsi"/>
          <w:b/>
          <w:color w:val="000000"/>
          <w:sz w:val="20"/>
          <w:szCs w:val="20"/>
          <w:u w:val="single"/>
        </w:rPr>
        <w:t xml:space="preserve">. In the words of Alexander Wendt: </w:t>
      </w:r>
      <w:r w:rsidRPr="00D81639">
        <w:rPr>
          <w:rFonts w:asciiTheme="minorHAnsi" w:hAnsiTheme="minorHAnsi" w:cstheme="minorHAnsi"/>
          <w:b/>
          <w:color w:val="000000"/>
          <w:sz w:val="20"/>
          <w:szCs w:val="20"/>
          <w:highlight w:val="green"/>
          <w:u w:val="single"/>
        </w:rPr>
        <w:t>‘Sovereignty is an institution, and so it exists only in virtue of certain inter- subjective understandings and expectations’</w:t>
      </w:r>
      <w:r w:rsidRPr="0076312A">
        <w:rPr>
          <w:rFonts w:asciiTheme="minorHAnsi" w:hAnsiTheme="minorHAnsi" w:cstheme="minorHAnsi"/>
          <w:b/>
          <w:color w:val="000000"/>
          <w:sz w:val="20"/>
          <w:szCs w:val="20"/>
          <w:u w:val="single"/>
        </w:rPr>
        <w:t xml:space="preserve"> (Wendt </w:t>
      </w:r>
      <w:r w:rsidRPr="0076312A">
        <w:rPr>
          <w:rFonts w:asciiTheme="minorHAnsi" w:hAnsiTheme="minorHAnsi" w:cstheme="minorHAnsi"/>
          <w:b/>
          <w:color w:val="0000FF"/>
          <w:sz w:val="20"/>
          <w:szCs w:val="20"/>
          <w:u w:val="single"/>
        </w:rPr>
        <w:t>1992</w:t>
      </w:r>
      <w:r w:rsidRPr="0076312A">
        <w:rPr>
          <w:rFonts w:asciiTheme="minorHAnsi" w:hAnsiTheme="minorHAnsi" w:cstheme="minorHAnsi"/>
          <w:b/>
          <w:color w:val="000000"/>
          <w:sz w:val="20"/>
          <w:szCs w:val="20"/>
          <w:u w:val="single"/>
        </w:rPr>
        <w:t>: 412). Ideas are needed for creating and changing material facts.</w:t>
      </w:r>
      <w:r w:rsidRPr="0076312A">
        <w:rPr>
          <w:rFonts w:asciiTheme="minorHAnsi" w:hAnsiTheme="minorHAnsi" w:cstheme="minorHAnsi"/>
          <w:color w:val="000000"/>
          <w:sz w:val="26"/>
          <w:szCs w:val="26"/>
        </w:rPr>
        <w:t xml:space="preserve"> </w:t>
      </w:r>
      <w:r w:rsidRPr="0076312A">
        <w:rPr>
          <w:rFonts w:asciiTheme="minorHAnsi" w:hAnsiTheme="minorHAnsi" w:cstheme="minorHAnsi"/>
          <w:color w:val="000000"/>
          <w:sz w:val="13"/>
          <w:szCs w:val="13"/>
        </w:rPr>
        <w:t xml:space="preserve">The state, the European Union (Parsons </w:t>
      </w:r>
      <w:r w:rsidRPr="0076312A">
        <w:rPr>
          <w:rFonts w:asciiTheme="minorHAnsi" w:hAnsiTheme="minorHAnsi" w:cstheme="minorHAnsi"/>
          <w:color w:val="0000FF"/>
          <w:sz w:val="13"/>
          <w:szCs w:val="13"/>
        </w:rPr>
        <w:t>2003</w:t>
      </w:r>
      <w:r w:rsidRPr="0076312A">
        <w:rPr>
          <w:rFonts w:asciiTheme="minorHAnsi" w:hAnsiTheme="minorHAnsi" w:cstheme="minorHAnsi"/>
          <w:color w:val="000000"/>
          <w:sz w:val="13"/>
          <w:szCs w:val="13"/>
        </w:rPr>
        <w:t xml:space="preserve">), the United Nations, transnational enterprises – none of these would be in existence without preceding ideas. Wars, revolutions (Philpott </w:t>
      </w:r>
      <w:r w:rsidRPr="0076312A">
        <w:rPr>
          <w:rFonts w:asciiTheme="minorHAnsi" w:hAnsiTheme="minorHAnsi" w:cstheme="minorHAnsi"/>
          <w:color w:val="0000FF"/>
          <w:sz w:val="13"/>
          <w:szCs w:val="13"/>
        </w:rPr>
        <w:t>2001</w:t>
      </w:r>
      <w:r w:rsidRPr="0076312A">
        <w:rPr>
          <w:rFonts w:asciiTheme="minorHAnsi" w:hAnsiTheme="minorHAnsi" w:cstheme="minorHAnsi"/>
          <w:color w:val="000000"/>
          <w:sz w:val="13"/>
          <w:szCs w:val="13"/>
        </w:rPr>
        <w:t xml:space="preserve">; Galtung </w:t>
      </w:r>
      <w:r w:rsidRPr="0076312A">
        <w:rPr>
          <w:rFonts w:asciiTheme="minorHAnsi" w:hAnsiTheme="minorHAnsi" w:cstheme="minorHAnsi"/>
          <w:color w:val="0000FF"/>
          <w:sz w:val="13"/>
          <w:szCs w:val="13"/>
        </w:rPr>
        <w:t>1978</w:t>
      </w:r>
      <w:r w:rsidRPr="0076312A">
        <w:rPr>
          <w:rFonts w:asciiTheme="minorHAnsi" w:hAnsiTheme="minorHAnsi" w:cstheme="minorHAnsi"/>
          <w:color w:val="000000"/>
          <w:sz w:val="13"/>
          <w:szCs w:val="13"/>
        </w:rPr>
        <w:t>: 298) and even</w:t>
      </w:r>
      <w:r w:rsidRPr="0076312A">
        <w:rPr>
          <w:rFonts w:asciiTheme="minorHAnsi" w:hAnsiTheme="minorHAnsi" w:cstheme="minorHAnsi"/>
          <w:color w:val="000000"/>
          <w:sz w:val="10"/>
          <w:szCs w:val="10"/>
        </w:rPr>
        <w:t xml:space="preserve"> </w:t>
      </w:r>
      <w:r w:rsidRPr="00D81639">
        <w:rPr>
          <w:rFonts w:asciiTheme="minorHAnsi" w:hAnsiTheme="minorHAnsi" w:cstheme="minorHAnsi"/>
          <w:b/>
          <w:color w:val="000000"/>
          <w:sz w:val="20"/>
          <w:szCs w:val="20"/>
          <w:highlight w:val="green"/>
          <w:u w:val="single"/>
        </w:rPr>
        <w:t>terrorism depend on a preceding ideology</w:t>
      </w:r>
      <w:r w:rsidRPr="0076312A">
        <w:rPr>
          <w:rFonts w:asciiTheme="minorHAnsi" w:hAnsiTheme="minorHAnsi" w:cstheme="minorHAnsi"/>
          <w:b/>
          <w:color w:val="000000"/>
          <w:sz w:val="20"/>
          <w:szCs w:val="20"/>
          <w:u w:val="single"/>
        </w:rPr>
        <w:t xml:space="preserve">, or an idea. </w:t>
      </w:r>
      <w:r w:rsidRPr="00D81639">
        <w:rPr>
          <w:rFonts w:asciiTheme="minorHAnsi" w:hAnsiTheme="minorHAnsi" w:cstheme="minorHAnsi"/>
          <w:b/>
          <w:color w:val="000000"/>
          <w:sz w:val="20"/>
          <w:szCs w:val="20"/>
          <w:highlight w:val="green"/>
          <w:u w:val="single"/>
        </w:rPr>
        <w:t>Change, therefore, creative and destructive, is first and foremost the result of ideational factors, but it has to be realized by affecting the material. Ideas can also serve as stabilizing factors, such as in the case of national identities, and international and societal norms. The third element which is needed for explaining the interrelated nature of the material and the ideational, and which both realist and constructivist approaches regard as important, is agency (the human factor), which represents a</w:t>
      </w:r>
      <w:r w:rsidRPr="0076312A">
        <w:rPr>
          <w:rFonts w:asciiTheme="minorHAnsi" w:hAnsiTheme="minorHAnsi" w:cstheme="minorHAnsi"/>
          <w:color w:val="000000"/>
          <w:sz w:val="26"/>
          <w:szCs w:val="26"/>
          <w:u w:val="single"/>
        </w:rPr>
        <w:t xml:space="preserve"> </w:t>
      </w:r>
      <w:r w:rsidRPr="0076312A">
        <w:rPr>
          <w:rFonts w:asciiTheme="minorHAnsi" w:hAnsiTheme="minorHAnsi" w:cstheme="minorHAnsi"/>
          <w:color w:val="000000"/>
          <w:szCs w:val="16"/>
        </w:rPr>
        <w:t xml:space="preserve">2 </w:t>
      </w:r>
      <w:r w:rsidRPr="0076312A">
        <w:rPr>
          <w:rFonts w:asciiTheme="minorHAnsi" w:hAnsiTheme="minorHAnsi" w:cstheme="minorHAnsi"/>
          <w:color w:val="000000"/>
          <w:sz w:val="13"/>
          <w:szCs w:val="13"/>
        </w:rPr>
        <w:t>Hegemony and Power in the Global War on Terrorism 31</w:t>
      </w:r>
      <w:r w:rsidRPr="0076312A">
        <w:rPr>
          <w:rFonts w:asciiTheme="minorHAnsi" w:hAnsiTheme="minorHAnsi" w:cstheme="minorHAnsi"/>
          <w:color w:val="000000"/>
          <w:sz w:val="21"/>
          <w:szCs w:val="21"/>
        </w:rPr>
        <w:t xml:space="preserve"> </w:t>
      </w:r>
      <w:r w:rsidRPr="00D81639">
        <w:rPr>
          <w:rFonts w:asciiTheme="minorHAnsi" w:hAnsiTheme="minorHAnsi" w:cstheme="minorHAnsi"/>
          <w:b/>
          <w:color w:val="000000"/>
          <w:sz w:val="20"/>
          <w:szCs w:val="20"/>
          <w:highlight w:val="green"/>
          <w:u w:val="single"/>
        </w:rPr>
        <w:t>two-way transmission belt between the material and the ideational</w:t>
      </w:r>
      <w:r w:rsidRPr="0076312A">
        <w:rPr>
          <w:rFonts w:asciiTheme="minorHAnsi" w:hAnsiTheme="minorHAnsi" w:cstheme="minorHAnsi"/>
          <w:b/>
          <w:color w:val="000000"/>
          <w:sz w:val="20"/>
          <w:szCs w:val="20"/>
        </w:rPr>
        <w:t>.</w:t>
      </w:r>
      <w:r w:rsidRPr="0076312A">
        <w:rPr>
          <w:rFonts w:asciiTheme="minorHAnsi" w:hAnsiTheme="minorHAnsi" w:cstheme="minorHAnsi"/>
          <w:color w:val="000000"/>
          <w:sz w:val="20"/>
          <w:szCs w:val="20"/>
        </w:rPr>
        <w:t xml:space="preserve"> </w:t>
      </w:r>
      <w:r w:rsidRPr="0076312A">
        <w:rPr>
          <w:rFonts w:asciiTheme="minorHAnsi" w:hAnsiTheme="minorHAnsi" w:cstheme="minorHAnsi"/>
          <w:color w:val="000000"/>
          <w:sz w:val="13"/>
          <w:szCs w:val="13"/>
        </w:rPr>
        <w:t>Agency is directly contemplated by constructivism, in terms of (other-regarding) active and reactive behavior. In structural realism it is understood indirectly, in the form of (self-regarding) reactive behavior, in Waltz’s defensive version (Wendt and Waltz in interview with the author 2007). In the international world, for example, it is to be found in the processes of exercising policies of conflict and cooperation: internal and external balancing, diplomacy, economic interaction, the creation of institutions, or military interventions.</w:t>
      </w:r>
      <w:r w:rsidRPr="0076312A">
        <w:rPr>
          <w:rFonts w:asciiTheme="minorHAnsi" w:hAnsiTheme="minorHAnsi" w:cstheme="minorHAnsi"/>
          <w:color w:val="000000"/>
          <w:sz w:val="20"/>
          <w:szCs w:val="20"/>
        </w:rPr>
        <w:t xml:space="preserve"> </w:t>
      </w:r>
      <w:r w:rsidRPr="00D81639">
        <w:rPr>
          <w:rFonts w:asciiTheme="minorHAnsi" w:hAnsiTheme="minorHAnsi" w:cstheme="minorHAnsi"/>
          <w:b/>
          <w:color w:val="000000"/>
          <w:sz w:val="20"/>
          <w:szCs w:val="20"/>
          <w:highlight w:val="green"/>
          <w:u w:val="single"/>
        </w:rPr>
        <w:t>Policies are the product of ideas, but material change only happens after action by the agent, usually involving the use of other non-natural material elements</w:t>
      </w:r>
      <w:r w:rsidRPr="0076312A">
        <w:rPr>
          <w:rFonts w:asciiTheme="minorHAnsi" w:hAnsiTheme="minorHAnsi" w:cstheme="minorHAnsi"/>
          <w:b/>
          <w:color w:val="000000"/>
          <w:sz w:val="20"/>
          <w:szCs w:val="20"/>
          <w:u w:val="single"/>
        </w:rPr>
        <w:t xml:space="preserve"> (such as weapons or the means of production) and r</w:t>
      </w:r>
      <w:r w:rsidRPr="00D81639">
        <w:rPr>
          <w:rFonts w:asciiTheme="minorHAnsi" w:hAnsiTheme="minorHAnsi" w:cstheme="minorHAnsi"/>
          <w:b/>
          <w:color w:val="000000"/>
          <w:sz w:val="20"/>
          <w:szCs w:val="20"/>
          <w:highlight w:val="green"/>
          <w:u w:val="single"/>
        </w:rPr>
        <w:t>esulting in material change (such as a shift in polarity, the accumulation of wealth, and the destruction or creation of state entities or institutions)</w:t>
      </w:r>
      <w:r w:rsidRPr="0076312A">
        <w:rPr>
          <w:rFonts w:asciiTheme="minorHAnsi" w:hAnsiTheme="minorHAnsi" w:cstheme="minorHAnsi"/>
          <w:b/>
          <w:color w:val="000000"/>
          <w:sz w:val="20"/>
          <w:szCs w:val="20"/>
          <w:u w:val="single"/>
        </w:rPr>
        <w:t xml:space="preserve"> (Dessler </w:t>
      </w:r>
      <w:r w:rsidRPr="0076312A">
        <w:rPr>
          <w:rFonts w:asciiTheme="minorHAnsi" w:hAnsiTheme="minorHAnsi" w:cstheme="minorHAnsi"/>
          <w:b/>
          <w:color w:val="0000FF"/>
          <w:sz w:val="20"/>
          <w:szCs w:val="20"/>
          <w:u w:val="single"/>
        </w:rPr>
        <w:t>1989</w:t>
      </w:r>
      <w:r w:rsidRPr="0076312A">
        <w:rPr>
          <w:rFonts w:asciiTheme="minorHAnsi" w:hAnsiTheme="minorHAnsi" w:cstheme="minorHAnsi"/>
          <w:b/>
          <w:color w:val="000000"/>
          <w:sz w:val="20"/>
          <w:szCs w:val="20"/>
          <w:u w:val="single"/>
        </w:rPr>
        <w:t xml:space="preserve">). </w:t>
      </w:r>
      <w:r w:rsidRPr="0076312A">
        <w:rPr>
          <w:rFonts w:asciiTheme="minorHAnsi" w:hAnsiTheme="minorHAnsi" w:cstheme="minorHAnsi"/>
          <w:color w:val="000000"/>
          <w:sz w:val="10"/>
          <w:szCs w:val="10"/>
        </w:rPr>
        <w:t>Even the most appealing idea cannot be realized without successful agency; the latter, however, is itself dependent on material potential, such as weapons and energy resources held by states</w:t>
      </w:r>
      <w:r w:rsidRPr="0076312A">
        <w:rPr>
          <w:rFonts w:asciiTheme="minorHAnsi" w:hAnsiTheme="minorHAnsi" w:cstheme="minorHAnsi"/>
          <w:color w:val="000000"/>
          <w:sz w:val="10"/>
          <w:szCs w:val="10"/>
          <w:u w:val="single"/>
        </w:rPr>
        <w:t>.</w:t>
      </w:r>
      <w:r w:rsidRPr="0076312A">
        <w:rPr>
          <w:rFonts w:asciiTheme="minorHAnsi" w:hAnsiTheme="minorHAnsi" w:cstheme="minorHAnsi"/>
          <w:color w:val="000000"/>
          <w:sz w:val="26"/>
          <w:szCs w:val="26"/>
          <w:u w:val="single"/>
        </w:rPr>
        <w:t xml:space="preserve"> </w:t>
      </w:r>
      <w:r w:rsidRPr="00D81639">
        <w:rPr>
          <w:rFonts w:asciiTheme="minorHAnsi" w:hAnsiTheme="minorHAnsi" w:cstheme="minorHAnsi"/>
          <w:b/>
          <w:color w:val="000000"/>
          <w:sz w:val="20"/>
          <w:szCs w:val="20"/>
          <w:highlight w:val="green"/>
          <w:u w:val="single"/>
        </w:rPr>
        <w:t>Wars, revolutions, the creation of new political entities, and political discourse via the media are all highly dependent on material resources, and all are realized via agency. For example, violence depends on financial and energy resources and weaponry, politically creative acts need an economic backing and an infrastructure, and even political discourse is dependent on media</w:t>
      </w:r>
      <w:r w:rsidRPr="0076312A">
        <w:rPr>
          <w:rFonts w:asciiTheme="minorHAnsi" w:hAnsiTheme="minorHAnsi" w:cstheme="minorHAnsi"/>
          <w:b/>
          <w:color w:val="000000"/>
          <w:sz w:val="20"/>
          <w:szCs w:val="20"/>
          <w:u w:val="single"/>
        </w:rPr>
        <w:t>.</w:t>
      </w:r>
      <w:r w:rsidRPr="0076312A">
        <w:rPr>
          <w:rFonts w:asciiTheme="minorHAnsi" w:hAnsiTheme="minorHAnsi" w:cstheme="minorHAnsi"/>
          <w:color w:val="000000"/>
          <w:sz w:val="26"/>
          <w:szCs w:val="26"/>
          <w:u w:val="single"/>
        </w:rPr>
        <w:t xml:space="preserve"> </w:t>
      </w:r>
      <w:r w:rsidRPr="0076312A">
        <w:rPr>
          <w:rFonts w:asciiTheme="minorHAnsi" w:hAnsiTheme="minorHAnsi" w:cstheme="minorHAnsi"/>
          <w:color w:val="000000"/>
          <w:sz w:val="10"/>
          <w:szCs w:val="10"/>
        </w:rPr>
        <w:t xml:space="preserve">It </w:t>
      </w:r>
      <w:r w:rsidRPr="0076312A">
        <w:rPr>
          <w:rFonts w:asciiTheme="minorHAnsi" w:hAnsiTheme="minorHAnsi" w:cstheme="minorHAnsi"/>
          <w:color w:val="000000"/>
          <w:sz w:val="13"/>
          <w:szCs w:val="13"/>
        </w:rPr>
        <w:t>should now be apparent that material and ideational factors are both necessary for understanding international relations more broadly and the predominant posi- tion of the United States in the world more specifically</w:t>
      </w:r>
      <w:r w:rsidRPr="0076312A">
        <w:rPr>
          <w:rFonts w:asciiTheme="minorHAnsi" w:hAnsiTheme="minorHAnsi" w:cstheme="minorHAnsi"/>
          <w:b/>
          <w:color w:val="000000"/>
          <w:sz w:val="10"/>
          <w:szCs w:val="10"/>
        </w:rPr>
        <w:t>.</w:t>
      </w:r>
      <w:r w:rsidRPr="0076312A">
        <w:rPr>
          <w:rFonts w:asciiTheme="minorHAnsi" w:hAnsiTheme="minorHAnsi" w:cstheme="minorHAnsi"/>
          <w:b/>
          <w:color w:val="000000"/>
          <w:sz w:val="26"/>
          <w:szCs w:val="26"/>
        </w:rPr>
        <w:t xml:space="preserve"> </w:t>
      </w:r>
      <w:r w:rsidRPr="00D81639">
        <w:rPr>
          <w:rFonts w:asciiTheme="minorHAnsi" w:hAnsiTheme="minorHAnsi" w:cstheme="minorHAnsi"/>
          <w:b/>
          <w:color w:val="000000"/>
          <w:sz w:val="20"/>
          <w:szCs w:val="20"/>
          <w:highlight w:val="green"/>
          <w:u w:val="single"/>
        </w:rPr>
        <w:t>The United States are not the only great power, but they are the most dominant in both the ideational dimension (its discourse and ideology) and in the material dimension (its economy, armaments) which together combine into ‘thick hegemony’. US hegemony, then, rests on material foundations, but is created and maintained via ideas</w:t>
      </w:r>
      <w:r w:rsidRPr="00D81639">
        <w:rPr>
          <w:rFonts w:asciiTheme="minorHAnsi" w:hAnsiTheme="minorHAnsi" w:cstheme="minorHAnsi"/>
          <w:b/>
          <w:color w:val="000000"/>
          <w:sz w:val="26"/>
          <w:szCs w:val="26"/>
          <w:highlight w:val="green"/>
          <w:u w:val="single"/>
        </w:rPr>
        <w:t>.</w:t>
      </w:r>
      <w:r w:rsidRPr="0076312A">
        <w:rPr>
          <w:rFonts w:asciiTheme="minorHAnsi" w:hAnsiTheme="minorHAnsi" w:cstheme="minorHAnsi"/>
          <w:color w:val="000000"/>
          <w:sz w:val="26"/>
          <w:szCs w:val="26"/>
          <w:u w:val="single"/>
        </w:rPr>
        <w:t xml:space="preserve"> </w:t>
      </w:r>
    </w:p>
    <w:p w:rsidR="00737563" w:rsidRPr="0076312A" w:rsidRDefault="00737563" w:rsidP="00737563">
      <w:pPr>
        <w:pStyle w:val="Heading4"/>
        <w:rPr>
          <w:rFonts w:asciiTheme="minorHAnsi" w:hAnsiTheme="minorHAnsi" w:cstheme="minorHAnsi"/>
        </w:rPr>
      </w:pPr>
      <w:r w:rsidRPr="0076312A">
        <w:rPr>
          <w:rFonts w:asciiTheme="minorHAnsi" w:hAnsiTheme="minorHAnsi" w:cstheme="minorHAnsi"/>
        </w:rPr>
        <w:t>The US not only created the terrorism threat, but exacerbated and exploited it to maintain their hegemony.</w:t>
      </w:r>
    </w:p>
    <w:p w:rsidR="00737563" w:rsidRPr="0076312A" w:rsidRDefault="00737563" w:rsidP="00737563">
      <w:pPr>
        <w:rPr>
          <w:rStyle w:val="Style13ptBold"/>
          <w:rFonts w:asciiTheme="minorHAnsi" w:hAnsiTheme="minorHAnsi" w:cstheme="minorHAnsi"/>
        </w:rPr>
      </w:pPr>
      <w:r w:rsidRPr="0076312A">
        <w:rPr>
          <w:rStyle w:val="Style13ptBold"/>
          <w:rFonts w:asciiTheme="minorHAnsi" w:hAnsiTheme="minorHAnsi" w:cstheme="minorHAnsi"/>
        </w:rPr>
        <w:t>Telatar, 14 -</w:t>
      </w:r>
      <w:r w:rsidRPr="0076312A">
        <w:rPr>
          <w:rFonts w:asciiTheme="minorHAnsi" w:hAnsiTheme="minorHAnsi" w:cstheme="minorHAnsi"/>
        </w:rPr>
        <w:t xml:space="preserve">Gökhan, Assistant Professor at Sinop University in Turkey (“Barack Obama, the War on Terrorism and the US Hegemony”, 2014, </w:t>
      </w:r>
      <w:hyperlink r:id="rId88" w:history="1">
        <w:r w:rsidRPr="0076312A">
          <w:rPr>
            <w:rStyle w:val="Hyperlink"/>
            <w:rFonts w:asciiTheme="minorHAnsi" w:hAnsiTheme="minorHAnsi" w:cstheme="minorHAnsi"/>
          </w:rPr>
          <w:t>http://dergipark.gov.tr/download/article-file/19349</w:t>
        </w:r>
      </w:hyperlink>
      <w:r w:rsidRPr="0076312A">
        <w:rPr>
          <w:rFonts w:asciiTheme="minorHAnsi" w:hAnsiTheme="minorHAnsi" w:cstheme="minorHAnsi"/>
        </w:rPr>
        <w:t>, Accessed 5 July 2017)//JY</w:t>
      </w:r>
    </w:p>
    <w:p w:rsidR="00737563" w:rsidRPr="0076312A" w:rsidRDefault="00737563" w:rsidP="00737563">
      <w:pPr>
        <w:rPr>
          <w:rFonts w:asciiTheme="minorHAnsi" w:hAnsiTheme="minorHAnsi" w:cstheme="minorHAnsi"/>
          <w:sz w:val="14"/>
        </w:rPr>
      </w:pPr>
      <w:r w:rsidRPr="0076312A">
        <w:rPr>
          <w:rFonts w:asciiTheme="minorHAnsi" w:hAnsiTheme="minorHAnsi" w:cstheme="minorHAnsi"/>
          <w:sz w:val="14"/>
        </w:rPr>
        <w:t xml:space="preserve">As stated by Antonio Gramsci, the supremacy of a group is manifested in both ‘domination’ and ‘intellectual and moral leadership’. In Gramsci’s theory, domination is the exercise of coercion over other groups. Hegemony is the exercise of intellectual and moral leadership over other groups. 3 Gramsci’s recognition of the concept of hegemony is based on an ‘equilibrium constituted by a combination of force and consent which are balanced in varying proportions, without force prevailing too greatly over consent’. Inspired by Gramsci’s definition of hegemony, Robert Cox states that a hegemon actor needs to have power, consents of other states are required as well. According to Cox, hegemony is an order that serves interests of hegemon state and various states in its periphery, and it is legitimized by these states. In order to obtain consents of states and to ensure legitimacy of the order, the hegemon is required to associate its interests with interests of other states, and thus, other states define their interests in a harmony with the hegemon’s interests. In case disruption of harmony between interests of hegemon and other states as a result of losing common interests, legitimacy source of a hegemonic order is then be disappeared, it would be more troublesome for a hegemon actor to obtain consents of other states and its order would ultimately experience a crisis. In that case, </w:t>
      </w:r>
      <w:r w:rsidRPr="0076312A">
        <w:rPr>
          <w:rStyle w:val="StyleUnderline"/>
          <w:rFonts w:asciiTheme="minorHAnsi" w:hAnsiTheme="minorHAnsi" w:cstheme="minorHAnsi"/>
        </w:rPr>
        <w:t>it is expected from hegemon to make an effort to achieve consents of other states once more in order to gain legitimacy</w:t>
      </w:r>
      <w:r w:rsidRPr="0076312A">
        <w:rPr>
          <w:rFonts w:asciiTheme="minorHAnsi" w:hAnsiTheme="minorHAnsi" w:cstheme="minorHAnsi"/>
          <w:sz w:val="14"/>
        </w:rPr>
        <w:t xml:space="preserve"> for its hegemony; in other words, it is required to reconstruct its hegemony. </w:t>
      </w:r>
      <w:r w:rsidRPr="0076312A">
        <w:rPr>
          <w:rStyle w:val="StyleUnderline"/>
          <w:rFonts w:asciiTheme="minorHAnsi" w:hAnsiTheme="minorHAnsi" w:cstheme="minorHAnsi"/>
        </w:rPr>
        <w:t>1990s were such a period for the American hegemony</w:t>
      </w:r>
      <w:r w:rsidRPr="0076312A">
        <w:rPr>
          <w:rFonts w:asciiTheme="minorHAnsi" w:hAnsiTheme="minorHAnsi" w:cstheme="minorHAnsi"/>
          <w:sz w:val="14"/>
        </w:rPr>
        <w:t xml:space="preserve">. In the sequel of disruption to the common interest regarding containment framework of communism, </w:t>
      </w:r>
      <w:r w:rsidRPr="0076312A">
        <w:rPr>
          <w:rStyle w:val="StyleUnderline"/>
          <w:rFonts w:asciiTheme="minorHAnsi" w:hAnsiTheme="minorHAnsi" w:cstheme="minorHAnsi"/>
        </w:rPr>
        <w:t>the US hegemony’s source of ideological legitimacy was started to be questioned</w:t>
      </w:r>
      <w:r w:rsidRPr="0076312A">
        <w:rPr>
          <w:rFonts w:asciiTheme="minorHAnsi" w:hAnsiTheme="minorHAnsi" w:cstheme="minorHAnsi"/>
          <w:sz w:val="14"/>
        </w:rPr>
        <w:t xml:space="preserve">. This situation complicated to achieve consents of other states by the United States. Therefore, </w:t>
      </w:r>
      <w:r w:rsidRPr="0076312A">
        <w:rPr>
          <w:rStyle w:val="StyleUnderline"/>
          <w:rFonts w:asciiTheme="minorHAnsi" w:hAnsiTheme="minorHAnsi" w:cstheme="minorHAnsi"/>
        </w:rPr>
        <w:t>the United States experienced difficulty in gaining support</w:t>
      </w:r>
      <w:r w:rsidRPr="0076312A">
        <w:rPr>
          <w:rFonts w:asciiTheme="minorHAnsi" w:hAnsiTheme="minorHAnsi" w:cstheme="minorHAnsi"/>
          <w:sz w:val="14"/>
        </w:rPr>
        <w:t xml:space="preserve"> from its allies and international society </w:t>
      </w:r>
      <w:r w:rsidRPr="0076312A">
        <w:rPr>
          <w:rStyle w:val="StyleUnderline"/>
          <w:rFonts w:asciiTheme="minorHAnsi" w:hAnsiTheme="minorHAnsi" w:cstheme="minorHAnsi"/>
        </w:rPr>
        <w:t>in many of foreign policy-related initiatives in 90s</w:t>
      </w:r>
      <w:r w:rsidRPr="0076312A">
        <w:rPr>
          <w:rFonts w:asciiTheme="minorHAnsi" w:hAnsiTheme="minorHAnsi" w:cstheme="minorHAnsi"/>
          <w:sz w:val="14"/>
        </w:rPr>
        <w:t xml:space="preserve">. Consequently, this result affected success of the foreign policy followed by the Washington. A search for new vision based on common interest to reconstruct the American hegemony dominated the US foreign policy history in 1990s. </w:t>
      </w:r>
      <w:r w:rsidRPr="0076312A">
        <w:rPr>
          <w:rStyle w:val="StyleUnderline"/>
          <w:rFonts w:asciiTheme="minorHAnsi" w:hAnsiTheme="minorHAnsi" w:cstheme="minorHAnsi"/>
        </w:rPr>
        <w:t>The terrorism threat has taken attention across the world in terms of maintaining international peace and security</w:t>
      </w:r>
      <w:r w:rsidRPr="0076312A">
        <w:rPr>
          <w:rFonts w:asciiTheme="minorHAnsi" w:hAnsiTheme="minorHAnsi" w:cstheme="minorHAnsi"/>
          <w:sz w:val="14"/>
        </w:rPr>
        <w:t xml:space="preserve"> after destructive September 11 attacks against the United States. </w:t>
      </w:r>
      <w:r w:rsidRPr="0076312A">
        <w:rPr>
          <w:rStyle w:val="Emphasis"/>
          <w:rFonts w:asciiTheme="minorHAnsi" w:hAnsiTheme="minorHAnsi" w:cstheme="minorHAnsi"/>
        </w:rPr>
        <w:t>The United States attempted to create a common threat perception by emphasizing that this threat was against the whole world. Numbers of countries around the world face with the terrorism threat seriously</w:t>
      </w:r>
      <w:r w:rsidRPr="0076312A">
        <w:rPr>
          <w:rStyle w:val="StyleUnderline"/>
          <w:rFonts w:asciiTheme="minorHAnsi" w:hAnsiTheme="minorHAnsi" w:cstheme="minorHAnsi"/>
        </w:rPr>
        <w:t xml:space="preserve">. Moreover, numbers of anti-democratic countries consider domestic opposition movements </w:t>
      </w:r>
      <w:r w:rsidRPr="0076312A">
        <w:rPr>
          <w:rFonts w:asciiTheme="minorHAnsi" w:hAnsiTheme="minorHAnsi" w:cstheme="minorHAnsi"/>
          <w:sz w:val="14"/>
        </w:rPr>
        <w:t>and uprisings</w:t>
      </w:r>
      <w:r w:rsidRPr="0076312A">
        <w:rPr>
          <w:rStyle w:val="StyleUnderline"/>
          <w:rFonts w:asciiTheme="minorHAnsi" w:hAnsiTheme="minorHAnsi" w:cstheme="minorHAnsi"/>
        </w:rPr>
        <w:t xml:space="preserve"> in context of terrorism. Thus, terrorism is within threat perception of many countries</w:t>
      </w:r>
      <w:r w:rsidRPr="0076312A">
        <w:rPr>
          <w:rFonts w:asciiTheme="minorHAnsi" w:hAnsiTheme="minorHAnsi" w:cstheme="minorHAnsi"/>
          <w:sz w:val="14"/>
        </w:rPr>
        <w:t xml:space="preserve"> around the world. Therefore, the effort to create common interest through the global war on terror that was commenced by the US in the post-September 11 period has significantly succeeded. </w:t>
      </w:r>
      <w:r w:rsidRPr="0076312A">
        <w:rPr>
          <w:rStyle w:val="Emphasis"/>
          <w:rFonts w:asciiTheme="minorHAnsi" w:hAnsiTheme="minorHAnsi" w:cstheme="minorHAnsi"/>
        </w:rPr>
        <w:t>The US administration associated its interests with interests of other states under terrorism threat and tried to gain support from these countries by setting off a global war against terrorism</w:t>
      </w:r>
      <w:r w:rsidRPr="0076312A">
        <w:rPr>
          <w:rFonts w:asciiTheme="minorHAnsi" w:hAnsiTheme="minorHAnsi" w:cstheme="minorHAnsi"/>
          <w:sz w:val="14"/>
        </w:rPr>
        <w:t>. Numerous states has presented their support to the United States in its war on terror and defined their interests in the same line with the American interests by including this subject in their foreign policy agendas. Furthermore,</w:t>
      </w:r>
      <w:r w:rsidRPr="0076312A">
        <w:rPr>
          <w:rStyle w:val="StyleUnderline"/>
          <w:rFonts w:asciiTheme="minorHAnsi" w:hAnsiTheme="minorHAnsi" w:cstheme="minorHAnsi"/>
        </w:rPr>
        <w:t xml:space="preserve"> activities in related with the war on terrorism have gone far by the policy followed and oriented on terrorist organizations; and it included dimensions of democracy promotion</w:t>
      </w:r>
      <w:r w:rsidRPr="0076312A">
        <w:rPr>
          <w:rFonts w:asciiTheme="minorHAnsi" w:hAnsiTheme="minorHAnsi" w:cstheme="minorHAnsi"/>
          <w:sz w:val="14"/>
        </w:rPr>
        <w:t xml:space="preserve"> and thus, </w:t>
      </w:r>
      <w:r w:rsidRPr="0076312A">
        <w:rPr>
          <w:rStyle w:val="StyleUnderline"/>
          <w:rFonts w:asciiTheme="minorHAnsi" w:hAnsiTheme="minorHAnsi" w:cstheme="minorHAnsi"/>
        </w:rPr>
        <w:t>it emerged as a vision that enabled reconstruction of the American hegemony</w:t>
      </w:r>
      <w:r w:rsidRPr="0076312A">
        <w:rPr>
          <w:rFonts w:asciiTheme="minorHAnsi" w:hAnsiTheme="minorHAnsi" w:cstheme="minorHAnsi"/>
          <w:sz w:val="14"/>
        </w:rPr>
        <w:t xml:space="preserve">. Hence, </w:t>
      </w:r>
      <w:r w:rsidRPr="0076312A">
        <w:rPr>
          <w:rStyle w:val="StyleUnderline"/>
          <w:rFonts w:asciiTheme="minorHAnsi" w:hAnsiTheme="minorHAnsi" w:cstheme="minorHAnsi"/>
        </w:rPr>
        <w:t>the United States found opportunity to set off political and military campaigns, such as wars in Afghanistan and Iraq, to establish military bases, to gain control over oil reserves, and to manage focus of international society along with the US interests under the so-called war on terrorism. The United States also re-structured the national security system, made new arrangements in legislation system, and created new security strategies. These initiatives were serving purpose of reconstruction of the American hegemony</w:t>
      </w:r>
      <w:r w:rsidRPr="0076312A">
        <w:rPr>
          <w:rFonts w:asciiTheme="minorHAnsi" w:hAnsiTheme="minorHAnsi" w:cstheme="minorHAnsi"/>
          <w:sz w:val="14"/>
        </w:rPr>
        <w:t>.10 Therefore, the Bush administration saw war on terrorism as a vision that strengthens both in terms of force and consent dimensions of the American hegemony. Thus, the vision for war on terrorism has taken a major place in the American foreign policy. In order to ensure that the American public adopts war on terrorism, it was emphasized that terrorists are targeting American unity, freedom and democracy</w:t>
      </w:r>
      <w:r w:rsidRPr="0076312A">
        <w:rPr>
          <w:rStyle w:val="StyleUnderline"/>
          <w:rFonts w:asciiTheme="minorHAnsi" w:hAnsiTheme="minorHAnsi" w:cstheme="minorHAnsi"/>
        </w:rPr>
        <w:t>. The association of the war on terrorism with the American values (such as democracy, personal liberty, human rights, and rule of law)11 and identity has been one of the elements that enables war on terrorism to become such a comprehensive foreign policy vision</w:t>
      </w:r>
      <w:r w:rsidRPr="0076312A">
        <w:rPr>
          <w:rFonts w:asciiTheme="minorHAnsi" w:hAnsiTheme="minorHAnsi" w:cstheme="minorHAnsi"/>
          <w:sz w:val="14"/>
        </w:rPr>
        <w:t xml:space="preserve"> that it can fill the gap left behind the struggle with communism. According to David Campbell, foreign policy practices have been influential in the processes of both formation and maintaining of American national identity. Additionally, Campbell argues that identity was established in conjunction with differences, and that it ensures its safety by drawing ideological borders concerning what is right or what is wrong in terms of values/ideals descripting an identity. </w:t>
      </w:r>
      <w:r w:rsidRPr="0076312A">
        <w:rPr>
          <w:rStyle w:val="StyleUnderline"/>
          <w:rFonts w:asciiTheme="minorHAnsi" w:hAnsiTheme="minorHAnsi" w:cstheme="minorHAnsi"/>
        </w:rPr>
        <w:t>American national identity has been maintained by means of foreign policy executed against ‘others’ who were produced by marginalization of terrorism emphasized that it is targeting existence of American people and their values, of pro-terrorism states and radical Islamic ideology</w:t>
      </w:r>
      <w:r w:rsidRPr="0076312A">
        <w:rPr>
          <w:rFonts w:asciiTheme="minorHAnsi" w:hAnsiTheme="minorHAnsi" w:cstheme="minorHAnsi"/>
          <w:sz w:val="14"/>
        </w:rPr>
        <w:t xml:space="preserve"> during post-September 11 period. </w:t>
      </w:r>
    </w:p>
    <w:p w:rsidR="00737563" w:rsidRPr="006B7A16" w:rsidRDefault="00737563" w:rsidP="00737563"/>
    <w:p w:rsidR="00737563" w:rsidRDefault="00737563" w:rsidP="00737563">
      <w:pPr>
        <w:pStyle w:val="Heading3"/>
      </w:pPr>
      <w:r>
        <w:t>Heg Bad—Unsustainable</w:t>
      </w:r>
    </w:p>
    <w:p w:rsidR="00737563" w:rsidRPr="0076312A" w:rsidRDefault="00737563" w:rsidP="00737563">
      <w:pPr>
        <w:pStyle w:val="Heading4"/>
        <w:rPr>
          <w:rFonts w:asciiTheme="minorHAnsi" w:hAnsiTheme="minorHAnsi" w:cstheme="minorHAnsi"/>
        </w:rPr>
      </w:pPr>
      <w:r w:rsidRPr="0076312A">
        <w:rPr>
          <w:rFonts w:asciiTheme="minorHAnsi" w:hAnsiTheme="minorHAnsi" w:cstheme="minorHAnsi"/>
        </w:rPr>
        <w:t xml:space="preserve">History exemplifies the unsustainability of hegemony </w:t>
      </w:r>
    </w:p>
    <w:p w:rsidR="00737563" w:rsidRPr="0076312A" w:rsidRDefault="00737563" w:rsidP="00737563">
      <w:pPr>
        <w:rPr>
          <w:rFonts w:asciiTheme="minorHAnsi" w:hAnsiTheme="minorHAnsi" w:cstheme="minorHAnsi"/>
        </w:rPr>
      </w:pPr>
      <w:r w:rsidRPr="0076312A">
        <w:rPr>
          <w:rStyle w:val="Style13ptBold"/>
          <w:rFonts w:asciiTheme="minorHAnsi" w:hAnsiTheme="minorHAnsi" w:cstheme="minorHAnsi"/>
        </w:rPr>
        <w:t>Layne 7’</w:t>
      </w:r>
      <w:r w:rsidRPr="0076312A">
        <w:rPr>
          <w:rFonts w:asciiTheme="minorHAnsi" w:hAnsiTheme="minorHAnsi" w:cstheme="minorHAnsi"/>
        </w:rPr>
        <w:t>- Christopher Layne is a professor in the Bush School of Government and Public Service at Texas A&amp;M University (Christopher Layne</w:t>
      </w:r>
      <w:proofErr w:type="gramStart"/>
      <w:r w:rsidRPr="0076312A">
        <w:rPr>
          <w:rFonts w:asciiTheme="minorHAnsi" w:hAnsiTheme="minorHAnsi" w:cstheme="minorHAnsi"/>
        </w:rPr>
        <w:t>,“</w:t>
      </w:r>
      <w:proofErr w:type="gramEnd"/>
      <w:r w:rsidRPr="0076312A">
        <w:rPr>
          <w:rFonts w:asciiTheme="minorHAnsi" w:hAnsiTheme="minorHAnsi" w:cstheme="minorHAnsi"/>
        </w:rPr>
        <w:t>American Empire: A Debate” (2007): 63)//RR</w:t>
      </w:r>
    </w:p>
    <w:p w:rsidR="00737563" w:rsidRDefault="00737563" w:rsidP="00737563">
      <w:pPr>
        <w:rPr>
          <w:rFonts w:asciiTheme="minorHAnsi" w:hAnsiTheme="minorHAnsi" w:cstheme="minorHAnsi"/>
          <w:u w:val="single"/>
        </w:rPr>
      </w:pPr>
      <w:r w:rsidRPr="0076312A">
        <w:rPr>
          <w:rFonts w:asciiTheme="minorHAnsi" w:hAnsiTheme="minorHAnsi" w:cstheme="minorHAnsi"/>
        </w:rPr>
        <w:t xml:space="preserve">Counterpoised against offensive realism is another variant of realist theory: balance of power realism. Balance of power theorists argue that in one way, at least, international politics is like physics: every action triggers a reaction. Specifically, </w:t>
      </w:r>
      <w:r w:rsidRPr="00D81639">
        <w:rPr>
          <w:rFonts w:asciiTheme="minorHAnsi" w:hAnsiTheme="minorHAnsi" w:cstheme="minorHAnsi"/>
          <w:b/>
          <w:highlight w:val="green"/>
          <w:u w:val="single"/>
        </w:rPr>
        <w:t>when one great power becomes too powerful—</w:t>
      </w:r>
      <w:r w:rsidRPr="0076312A">
        <w:rPr>
          <w:rFonts w:asciiTheme="minorHAnsi" w:hAnsiTheme="minorHAnsi" w:cstheme="minorHAnsi"/>
          <w:u w:val="single"/>
        </w:rPr>
        <w:t>that is, verges on, or gains, primacy</w:t>
      </w:r>
      <w:r w:rsidRPr="00D81639">
        <w:rPr>
          <w:rFonts w:asciiTheme="minorHAnsi" w:hAnsiTheme="minorHAnsi" w:cstheme="minorHAnsi"/>
          <w:highlight w:val="green"/>
          <w:u w:val="single"/>
        </w:rPr>
        <w:t xml:space="preserve">—other great </w:t>
      </w:r>
      <w:r w:rsidRPr="00D81639">
        <w:rPr>
          <w:rFonts w:asciiTheme="minorHAnsi" w:hAnsiTheme="minorHAnsi" w:cstheme="minorHAnsi"/>
          <w:b/>
          <w:highlight w:val="green"/>
          <w:u w:val="single"/>
        </w:rPr>
        <w:t>powers respond</w:t>
      </w:r>
      <w:r w:rsidRPr="00D81639">
        <w:rPr>
          <w:rFonts w:asciiTheme="minorHAnsi" w:hAnsiTheme="minorHAnsi" w:cstheme="minorHAnsi"/>
          <w:highlight w:val="green"/>
          <w:u w:val="single"/>
        </w:rPr>
        <w:t xml:space="preserve"> by "balancing" against it. </w:t>
      </w:r>
      <w:r w:rsidRPr="0076312A">
        <w:rPr>
          <w:rFonts w:asciiTheme="minorHAnsi" w:hAnsiTheme="minorHAnsi" w:cstheme="minorHAnsi"/>
          <w:u w:val="single"/>
        </w:rPr>
        <w:t>That is</w:t>
      </w:r>
      <w:r w:rsidRPr="00D81639">
        <w:rPr>
          <w:rFonts w:asciiTheme="minorHAnsi" w:hAnsiTheme="minorHAnsi" w:cstheme="minorHAnsi"/>
          <w:highlight w:val="green"/>
          <w:u w:val="single"/>
        </w:rPr>
        <w:t>, they build up their military capabilities</w:t>
      </w:r>
      <w:r w:rsidRPr="0076312A">
        <w:rPr>
          <w:rFonts w:asciiTheme="minorHAnsi" w:hAnsiTheme="minorHAnsi" w:cstheme="minorHAnsi"/>
          <w:u w:val="single"/>
        </w:rPr>
        <w:t xml:space="preserve"> (internal balancing) and/or enter into alliances with other great powers (external balancing) to stop it. The reason is simple: when one state becomes too powerful, it threatens other states' security. </w:t>
      </w:r>
      <w:r w:rsidRPr="0076312A">
        <w:rPr>
          <w:rFonts w:asciiTheme="minorHAnsi" w:hAnsiTheme="minorHAnsi" w:cstheme="minorHAnsi"/>
        </w:rPr>
        <w:t>States are ever vigilant when it comes to maintaining their security because they want to survive as independent players in international politics.</w:t>
      </w:r>
      <w:r w:rsidRPr="0076312A">
        <w:rPr>
          <w:rFonts w:asciiTheme="minorHAnsi" w:hAnsiTheme="minorHAnsi" w:cstheme="minorHAnsi"/>
          <w:u w:val="single"/>
        </w:rPr>
        <w:t xml:space="preserve"> </w:t>
      </w:r>
      <w:r w:rsidRPr="0076312A">
        <w:rPr>
          <w:rFonts w:asciiTheme="minorHAnsi" w:hAnsiTheme="minorHAnsi" w:cstheme="minorHAnsi"/>
        </w:rPr>
        <w:t xml:space="preserve">Up to a point, therefore, it is a good thing for a state to be powerful. But </w:t>
      </w:r>
      <w:r w:rsidRPr="00D81639">
        <w:rPr>
          <w:rFonts w:asciiTheme="minorHAnsi" w:hAnsiTheme="minorHAnsi" w:cstheme="minorHAnsi"/>
          <w:highlight w:val="green"/>
          <w:u w:val="single"/>
        </w:rPr>
        <w:t xml:space="preserve">when a state becomes too powerful, it frightens others; in self-defense, they seek to offset and contain those great powers that aspire to primacy. </w:t>
      </w:r>
      <w:r w:rsidRPr="0076312A">
        <w:rPr>
          <w:rFonts w:asciiTheme="minorHAnsi" w:hAnsiTheme="minorHAnsi" w:cstheme="minorHAnsi"/>
          <w:u w:val="single"/>
        </w:rPr>
        <w:t xml:space="preserve">And the ironclad les-son of history is clear: states that bid for hegemony (primacy) invariably fail. </w:t>
      </w:r>
      <w:r w:rsidRPr="0076312A">
        <w:rPr>
          <w:rFonts w:asciiTheme="minorHAnsi" w:hAnsiTheme="minorHAnsi" w:cstheme="minorHAnsi"/>
        </w:rPr>
        <w:t>As Henry A. Kissinger has said,</w:t>
      </w:r>
      <w:r w:rsidRPr="0076312A">
        <w:rPr>
          <w:rFonts w:asciiTheme="minorHAnsi" w:hAnsiTheme="minorHAnsi" w:cstheme="minorHAnsi"/>
          <w:u w:val="single"/>
        </w:rPr>
        <w:t xml:space="preserve"> "hegemonic empires almost automatically elicit universal resistance, which is why all such claimants have sooner or later exhausted themselves.</w:t>
      </w:r>
      <w:r w:rsidRPr="0076312A">
        <w:rPr>
          <w:rFonts w:asciiTheme="minorHAnsi" w:hAnsiTheme="minorHAnsi" w:cstheme="minorHAnsi"/>
        </w:rPr>
        <w:t xml:space="preserve">"34 Indeed, </w:t>
      </w:r>
      <w:r w:rsidRPr="00D81639">
        <w:rPr>
          <w:rFonts w:asciiTheme="minorHAnsi" w:hAnsiTheme="minorHAnsi" w:cstheme="minorHAnsi"/>
          <w:b/>
          <w:highlight w:val="green"/>
          <w:u w:val="single"/>
        </w:rPr>
        <w:t>the history of modern international politics is strewn with the geopolitical wreckage of states that bid unsuccessfully for primacy:</w:t>
      </w:r>
      <w:r w:rsidRPr="0076312A">
        <w:rPr>
          <w:rFonts w:asciiTheme="minorHAnsi" w:hAnsiTheme="minorHAnsi" w:cstheme="minorHAnsi"/>
          <w:u w:val="single"/>
        </w:rPr>
        <w:t xml:space="preserve"> The Hapsburg Empire under Charles V, France under Louis XIV and Napoleon, Victorian Britain, Germany under Hitler. By pursuing a strategy of primacy, </w:t>
      </w:r>
      <w:r w:rsidRPr="00D81639">
        <w:rPr>
          <w:rFonts w:asciiTheme="minorHAnsi" w:hAnsiTheme="minorHAnsi" w:cstheme="minorHAnsi"/>
          <w:highlight w:val="green"/>
          <w:u w:val="single"/>
        </w:rPr>
        <w:t>the United States today risks the same fate that has befallen other great powers that have striven to dominate the international political system.</w:t>
      </w:r>
    </w:p>
    <w:p w:rsidR="00737563" w:rsidRPr="0076312A" w:rsidRDefault="00737563" w:rsidP="00737563">
      <w:pPr>
        <w:pStyle w:val="Heading4"/>
        <w:rPr>
          <w:rFonts w:asciiTheme="minorHAnsi" w:hAnsiTheme="minorHAnsi" w:cstheme="minorHAnsi"/>
          <w:shd w:val="clear" w:color="auto" w:fill="FFFFFF"/>
        </w:rPr>
      </w:pPr>
      <w:r w:rsidRPr="0076312A">
        <w:rPr>
          <w:rFonts w:asciiTheme="minorHAnsi" w:hAnsiTheme="minorHAnsi" w:cstheme="minorHAnsi"/>
          <w:shd w:val="clear" w:color="auto" w:fill="FFFFFF"/>
        </w:rPr>
        <w:t>US hegemony is unsustainable--China will become the new hegemonic superpower</w:t>
      </w:r>
    </w:p>
    <w:p w:rsidR="00737563" w:rsidRPr="0076312A" w:rsidRDefault="00737563" w:rsidP="00737563">
      <w:pPr>
        <w:spacing w:after="0" w:line="240" w:lineRule="auto"/>
        <w:rPr>
          <w:rFonts w:asciiTheme="minorHAnsi" w:eastAsia="Times New Roman" w:hAnsiTheme="minorHAnsi" w:cstheme="minorHAnsi"/>
        </w:rPr>
      </w:pPr>
      <w:r w:rsidRPr="0076312A">
        <w:rPr>
          <w:rStyle w:val="Style13ptBold"/>
          <w:rFonts w:asciiTheme="minorHAnsi" w:hAnsiTheme="minorHAnsi" w:cstheme="minorHAnsi"/>
        </w:rPr>
        <w:t xml:space="preserve">Debin, 12 </w:t>
      </w:r>
      <w:r w:rsidRPr="0076312A">
        <w:rPr>
          <w:rFonts w:asciiTheme="minorHAnsi" w:hAnsiTheme="minorHAnsi" w:cstheme="minorHAnsi"/>
        </w:rPr>
        <w:t>-Liu Debin,</w:t>
      </w:r>
      <w:r w:rsidRPr="0076312A">
        <w:rPr>
          <w:rStyle w:val="Style13ptBold"/>
          <w:rFonts w:asciiTheme="minorHAnsi" w:hAnsiTheme="minorHAnsi" w:cstheme="minorHAnsi"/>
          <w:sz w:val="22"/>
        </w:rPr>
        <w:t xml:space="preserve"> </w:t>
      </w:r>
      <w:r w:rsidRPr="0076312A">
        <w:rPr>
          <w:rFonts w:asciiTheme="minorHAnsi" w:eastAsia="Times New Roman" w:hAnsiTheme="minorHAnsi" w:cstheme="minorHAnsi"/>
        </w:rPr>
        <w:t>Professor of History and International Relations at jilin University (“Wit</w:t>
      </w:r>
      <w:r w:rsidRPr="0076312A">
        <w:rPr>
          <w:rFonts w:asciiTheme="minorHAnsi" w:eastAsia="Times New Roman" w:hAnsiTheme="minorHAnsi" w:cstheme="minorHAnsi"/>
          <w:color w:val="333333"/>
          <w:shd w:val="clear" w:color="auto" w:fill="FFFFFF"/>
        </w:rPr>
        <w:t>hering Hegemony of US and Evolving De-centered Globalism: A Theoretical account,” Journal of Political Studies, Dec, 31, 2012</w:t>
      </w:r>
      <w:r w:rsidRPr="0076312A">
        <w:rPr>
          <w:rFonts w:asciiTheme="minorHAnsi" w:eastAsia="Times New Roman" w:hAnsiTheme="minorHAnsi" w:cstheme="minorHAnsi"/>
        </w:rPr>
        <w:t>, http://pu.edu.pk/home/journal/6/content/19/2/</w:t>
      </w:r>
      <w:proofErr w:type="gramStart"/>
      <w:r w:rsidRPr="0076312A">
        <w:rPr>
          <w:rFonts w:asciiTheme="minorHAnsi" w:eastAsia="Times New Roman" w:hAnsiTheme="minorHAnsi" w:cstheme="minorHAnsi"/>
        </w:rPr>
        <w:t>143 )</w:t>
      </w:r>
      <w:proofErr w:type="gramEnd"/>
      <w:r w:rsidRPr="0076312A">
        <w:rPr>
          <w:rFonts w:asciiTheme="minorHAnsi" w:hAnsiTheme="minorHAnsi" w:cstheme="minorHAnsi"/>
        </w:rPr>
        <w:t>// az</w:t>
      </w:r>
    </w:p>
    <w:p w:rsidR="00737563" w:rsidRPr="0076312A" w:rsidRDefault="00737563" w:rsidP="00737563">
      <w:pPr>
        <w:rPr>
          <w:rFonts w:asciiTheme="minorHAnsi" w:hAnsiTheme="minorHAnsi" w:cstheme="minorHAnsi"/>
          <w:sz w:val="16"/>
        </w:rPr>
      </w:pPr>
      <w:r w:rsidRPr="0076312A">
        <w:rPr>
          <w:rFonts w:asciiTheme="minorHAnsi" w:hAnsiTheme="minorHAnsi" w:cstheme="minorHAnsi"/>
          <w:sz w:val="16"/>
        </w:rPr>
        <w:t xml:space="preserve">In academia the decline of US hegemony is equally debated to </w:t>
      </w:r>
      <w:hyperlink r:id="rId89" w:tooltip="Related articles for'China'" w:history="1">
        <w:r w:rsidRPr="0076312A">
          <w:rPr>
            <w:rFonts w:asciiTheme="minorHAnsi" w:hAnsiTheme="minorHAnsi" w:cstheme="minorHAnsi"/>
            <w:sz w:val="16"/>
          </w:rPr>
          <w:t>China</w:t>
        </w:r>
      </w:hyperlink>
      <w:r w:rsidRPr="0076312A">
        <w:rPr>
          <w:rFonts w:asciiTheme="minorHAnsi" w:hAnsiTheme="minorHAnsi" w:cstheme="minorHAnsi"/>
          <w:sz w:val="16"/>
        </w:rPr>
        <w:t xml:space="preserve">'s rise. History is the witness that even the vast and mighty </w:t>
      </w:r>
      <w:hyperlink r:id="rId90" w:tooltip="Related articles for'Empires'" w:history="1">
        <w:r w:rsidRPr="0076312A">
          <w:rPr>
            <w:rFonts w:asciiTheme="minorHAnsi" w:hAnsiTheme="minorHAnsi" w:cstheme="minorHAnsi"/>
            <w:sz w:val="16"/>
          </w:rPr>
          <w:t>Empires</w:t>
        </w:r>
      </w:hyperlink>
      <w:r w:rsidRPr="0076312A">
        <w:rPr>
          <w:rFonts w:asciiTheme="minorHAnsi" w:hAnsiTheme="minorHAnsi" w:cstheme="minorHAnsi"/>
          <w:sz w:val="16"/>
        </w:rPr>
        <w:t xml:space="preserve"> like Persian Empire, Roman Empire, Ottoman Empire, British Empire and Soviet Empire ultimately shattered to a number of independent states and couldn't stay forever as the most powerful actor in </w:t>
      </w:r>
      <w:hyperlink r:id="rId91" w:tooltip="Related articles for'World politics'" w:history="1">
        <w:r w:rsidRPr="0076312A">
          <w:rPr>
            <w:rFonts w:asciiTheme="minorHAnsi" w:hAnsiTheme="minorHAnsi" w:cstheme="minorHAnsi"/>
            <w:sz w:val="16"/>
          </w:rPr>
          <w:t>World politics</w:t>
        </w:r>
      </w:hyperlink>
      <w:r w:rsidRPr="0076312A">
        <w:rPr>
          <w:rFonts w:asciiTheme="minorHAnsi" w:hAnsiTheme="minorHAnsi" w:cstheme="minorHAnsi"/>
          <w:sz w:val="16"/>
        </w:rPr>
        <w:t xml:space="preserve">. </w:t>
      </w:r>
      <w:hyperlink r:id="rId92" w:tooltip="Related articles for'United States'" w:history="1">
        <w:r w:rsidRPr="0076312A">
          <w:rPr>
            <w:rFonts w:asciiTheme="minorHAnsi" w:hAnsiTheme="minorHAnsi" w:cstheme="minorHAnsi"/>
            <w:sz w:val="16"/>
          </w:rPr>
          <w:t>United States</w:t>
        </w:r>
      </w:hyperlink>
      <w:r w:rsidRPr="0076312A">
        <w:rPr>
          <w:rFonts w:asciiTheme="minorHAnsi" w:hAnsiTheme="minorHAnsi" w:cstheme="minorHAnsi"/>
          <w:sz w:val="16"/>
        </w:rPr>
        <w:t xml:space="preserve"> rose to the status of 'Superpower' in the aftermath of World War II and 'Hyper power' after the demise of Soviet Union. </w:t>
      </w:r>
      <w:r w:rsidRPr="0076312A">
        <w:rPr>
          <w:rStyle w:val="StyleUnderline"/>
          <w:rFonts w:asciiTheme="minorHAnsi" w:hAnsiTheme="minorHAnsi" w:cstheme="minorHAnsi"/>
        </w:rPr>
        <w:t xml:space="preserve">The era of Post Cold War is replete with 'American Unilateralism' and poor role played by international regimes who failed to check upon </w:t>
      </w:r>
      <w:r w:rsidRPr="00D81639">
        <w:rPr>
          <w:rStyle w:val="Emphasis"/>
          <w:rFonts w:asciiTheme="minorHAnsi" w:hAnsiTheme="minorHAnsi" w:cstheme="minorHAnsi"/>
          <w:highlight w:val="green"/>
        </w:rPr>
        <w:t xml:space="preserve">American unrestrained misadventure ranging from Vietnam, Afghan war (2002) and </w:t>
      </w:r>
      <w:hyperlink r:id="rId93" w:tooltip="Related articles for'Iraq'" w:history="1">
        <w:r w:rsidRPr="00D81639">
          <w:rPr>
            <w:rStyle w:val="Emphasis"/>
            <w:rFonts w:asciiTheme="minorHAnsi" w:hAnsiTheme="minorHAnsi" w:cstheme="minorHAnsi"/>
            <w:highlight w:val="green"/>
          </w:rPr>
          <w:t>Iraq</w:t>
        </w:r>
      </w:hyperlink>
      <w:r w:rsidRPr="00D81639">
        <w:rPr>
          <w:rStyle w:val="Emphasis"/>
          <w:rFonts w:asciiTheme="minorHAnsi" w:hAnsiTheme="minorHAnsi" w:cstheme="minorHAnsi"/>
          <w:highlight w:val="green"/>
        </w:rPr>
        <w:t xml:space="preserve"> war (2003).</w:t>
      </w:r>
      <w:r w:rsidRPr="0076312A">
        <w:rPr>
          <w:rStyle w:val="StyleUnderline"/>
          <w:rFonts w:asciiTheme="minorHAnsi" w:hAnsiTheme="minorHAnsi" w:cstheme="minorHAnsi"/>
        </w:rPr>
        <w:t xml:space="preserve"> These overextended commitments </w:t>
      </w:r>
      <w:r w:rsidRPr="00D81639">
        <w:rPr>
          <w:rStyle w:val="StyleUnderline"/>
          <w:rFonts w:asciiTheme="minorHAnsi" w:hAnsiTheme="minorHAnsi" w:cstheme="minorHAnsi"/>
          <w:highlight w:val="green"/>
        </w:rPr>
        <w:t>not only damaged US interests to the great extent but ignited Anti-Americanism all over the world.</w:t>
      </w:r>
      <w:r w:rsidRPr="0076312A">
        <w:rPr>
          <w:rStyle w:val="StyleUnderline"/>
          <w:rFonts w:asciiTheme="minorHAnsi" w:hAnsiTheme="minorHAnsi" w:cstheme="minorHAnsi"/>
        </w:rPr>
        <w:t xml:space="preserve"> Rising Anti-Americanism across globe paved way for another powerful actor in international arena equivalent to United States. </w:t>
      </w:r>
      <w:r w:rsidRPr="0076312A">
        <w:rPr>
          <w:rFonts w:asciiTheme="minorHAnsi" w:hAnsiTheme="minorHAnsi" w:cstheme="minorHAnsi"/>
          <w:sz w:val="16"/>
        </w:rPr>
        <w:t xml:space="preserve">Another significant reason of rising powers to come up is logical balance of power against a unrestrained hyper-power to bring international order in a situation where major stake holder of international system can involve in global decision making to make world better and peaceful place to live in. Recent studies have proved </w:t>
      </w:r>
      <w:hyperlink r:id="rId94" w:tooltip="Related articles for'America'" w:history="1">
        <w:r w:rsidRPr="0076312A">
          <w:rPr>
            <w:rStyle w:val="Emphasis"/>
            <w:rFonts w:asciiTheme="minorHAnsi" w:hAnsiTheme="minorHAnsi" w:cstheme="minorHAnsi"/>
          </w:rPr>
          <w:t>America</w:t>
        </w:r>
      </w:hyperlink>
      <w:r w:rsidRPr="0076312A">
        <w:rPr>
          <w:rStyle w:val="Emphasis"/>
          <w:rFonts w:asciiTheme="minorHAnsi" w:hAnsiTheme="minorHAnsi" w:cstheme="minorHAnsi"/>
        </w:rPr>
        <w:t>'s relative decline</w:t>
      </w:r>
      <w:r w:rsidRPr="0076312A">
        <w:rPr>
          <w:rFonts w:asciiTheme="minorHAnsi" w:hAnsiTheme="minorHAnsi" w:cstheme="minorHAnsi"/>
          <w:sz w:val="16"/>
        </w:rPr>
        <w:t xml:space="preserve"> and dwindling down American popularity even in Western Europe </w:t>
      </w:r>
      <w:r w:rsidRPr="0076312A">
        <w:rPr>
          <w:rStyle w:val="Emphasis"/>
          <w:rFonts w:asciiTheme="minorHAnsi" w:hAnsiTheme="minorHAnsi" w:cstheme="minorHAnsi"/>
        </w:rPr>
        <w:t>and rise of China may change the global order</w:t>
      </w:r>
      <w:r w:rsidRPr="0076312A">
        <w:rPr>
          <w:rFonts w:asciiTheme="minorHAnsi" w:hAnsiTheme="minorHAnsi" w:cstheme="minorHAnsi"/>
          <w:sz w:val="16"/>
        </w:rPr>
        <w:t xml:space="preserve">. It means that the power is gradually shifting from West to East which will ultimately change global order if not fully but partially. </w:t>
      </w:r>
      <w:r w:rsidRPr="0076312A">
        <w:rPr>
          <w:rStyle w:val="StyleUnderline"/>
          <w:rFonts w:asciiTheme="minorHAnsi" w:hAnsiTheme="minorHAnsi" w:cstheme="minorHAnsi"/>
        </w:rPr>
        <w:t>A Flawed Logic of Hegemonic Stability Theory A.F K Organski coined</w:t>
      </w:r>
      <w:r w:rsidRPr="0076312A">
        <w:rPr>
          <w:rFonts w:asciiTheme="minorHAnsi" w:hAnsiTheme="minorHAnsi" w:cstheme="minorHAnsi"/>
          <w:sz w:val="16"/>
        </w:rPr>
        <w:t xml:space="preserve"> </w:t>
      </w:r>
      <w:r w:rsidRPr="00D81639">
        <w:rPr>
          <w:rStyle w:val="Emphasis"/>
          <w:rFonts w:asciiTheme="minorHAnsi" w:hAnsiTheme="minorHAnsi" w:cstheme="minorHAnsi"/>
          <w:highlight w:val="green"/>
        </w:rPr>
        <w:t>the idea of "Hegemonic Stability Theory"</w:t>
      </w:r>
      <w:r w:rsidRPr="0076312A">
        <w:rPr>
          <w:rStyle w:val="StyleUnderline"/>
          <w:rFonts w:asciiTheme="minorHAnsi" w:hAnsiTheme="minorHAnsi" w:cstheme="minorHAnsi"/>
        </w:rPr>
        <w:t xml:space="preserve"> in his famous work World </w:t>
      </w:r>
      <w:hyperlink r:id="rId95" w:tooltip="Related articles for'Politics'" w:history="1">
        <w:r w:rsidRPr="0076312A">
          <w:rPr>
            <w:rStyle w:val="StyleUnderline"/>
            <w:rFonts w:asciiTheme="minorHAnsi" w:hAnsiTheme="minorHAnsi" w:cstheme="minorHAnsi"/>
          </w:rPr>
          <w:t>Politics</w:t>
        </w:r>
      </w:hyperlink>
      <w:r w:rsidRPr="0076312A">
        <w:rPr>
          <w:rStyle w:val="StyleUnderline"/>
          <w:rFonts w:asciiTheme="minorHAnsi" w:hAnsiTheme="minorHAnsi" w:cstheme="minorHAnsi"/>
        </w:rPr>
        <w:t>(</w:t>
      </w:r>
      <w:r w:rsidRPr="0076312A">
        <w:rPr>
          <w:rFonts w:asciiTheme="minorHAnsi" w:hAnsiTheme="minorHAnsi" w:cstheme="minorHAnsi"/>
          <w:sz w:val="16"/>
        </w:rPr>
        <w:t xml:space="preserve">1958).He explains that </w:t>
      </w:r>
      <w:r w:rsidRPr="00D81639">
        <w:rPr>
          <w:rStyle w:val="Emphasis"/>
          <w:rFonts w:asciiTheme="minorHAnsi" w:hAnsiTheme="minorHAnsi" w:cstheme="minorHAnsi"/>
          <w:highlight w:val="green"/>
        </w:rPr>
        <w:t>when a nation achieves hegemonic power and becomes dominant enough to practice its hegemonic policies</w:t>
      </w:r>
      <w:r w:rsidRPr="0076312A">
        <w:rPr>
          <w:rStyle w:val="StyleUnderline"/>
          <w:rFonts w:asciiTheme="minorHAnsi" w:hAnsiTheme="minorHAnsi" w:cstheme="minorHAnsi"/>
        </w:rPr>
        <w:t xml:space="preserve"> on the other less powerful or weaker states </w:t>
      </w:r>
      <w:r w:rsidRPr="00D81639">
        <w:rPr>
          <w:rStyle w:val="Emphasis"/>
          <w:rFonts w:asciiTheme="minorHAnsi" w:hAnsiTheme="minorHAnsi" w:cstheme="minorHAnsi"/>
          <w:highlight w:val="green"/>
        </w:rPr>
        <w:t>then its hegemony is challenged by some other great or rising power</w:t>
      </w:r>
      <w:r w:rsidRPr="0076312A">
        <w:rPr>
          <w:rStyle w:val="StyleUnderline"/>
          <w:rFonts w:asciiTheme="minorHAnsi" w:hAnsiTheme="minorHAnsi" w:cstheme="minorHAnsi"/>
        </w:rPr>
        <w:t xml:space="preserve">. This situation </w:t>
      </w:r>
      <w:r w:rsidRPr="00D81639">
        <w:rPr>
          <w:rStyle w:val="Emphasis"/>
          <w:rFonts w:asciiTheme="minorHAnsi" w:hAnsiTheme="minorHAnsi" w:cstheme="minorHAnsi"/>
          <w:highlight w:val="green"/>
        </w:rPr>
        <w:t>may lead to a war or conflict</w:t>
      </w:r>
      <w:r w:rsidRPr="0076312A">
        <w:rPr>
          <w:rStyle w:val="StyleUnderline"/>
          <w:rFonts w:asciiTheme="minorHAnsi" w:hAnsiTheme="minorHAnsi" w:cstheme="minorHAnsi"/>
        </w:rPr>
        <w:t xml:space="preserve"> between rising power and declining hegemon.</w:t>
      </w:r>
      <w:r w:rsidRPr="0076312A">
        <w:rPr>
          <w:rFonts w:asciiTheme="minorHAnsi" w:hAnsiTheme="minorHAnsi" w:cstheme="minorHAnsi"/>
          <w:sz w:val="16"/>
        </w:rPr>
        <w:t xml:space="preserve"> </w:t>
      </w:r>
      <w:r w:rsidRPr="0076312A">
        <w:rPr>
          <w:rStyle w:val="StyleUnderline"/>
          <w:rFonts w:asciiTheme="minorHAnsi" w:hAnsiTheme="minorHAnsi" w:cstheme="minorHAnsi"/>
        </w:rPr>
        <w:t>Advocates of hegemonic stability theory support the idea of American predominance in world affairs and declare American hegemony an indispensable element for a better, peaceful and prosperous world.</w:t>
      </w:r>
      <w:r w:rsidRPr="0076312A">
        <w:rPr>
          <w:rFonts w:asciiTheme="minorHAnsi" w:hAnsiTheme="minorHAnsi" w:cstheme="minorHAnsi"/>
          <w:sz w:val="16"/>
        </w:rPr>
        <w:t xml:space="preserve"> In the mid 1970s Charles Kindleberger, Robert Gilpin and Stephen Krasner put forward similar descriptions for the patterns of international economic relations since nineteenth century. They viewed Britain as a hegemon in the late nineteenth century that provided stability and promoted liberalization in international economy. They found that the United States has been carrying out the similar policies after the first decade of World War II. All these scholars pinpointed the instability and stagnation of </w:t>
      </w:r>
      <w:hyperlink r:id="rId96" w:tooltip="Related articles for'International economic relations'" w:history="1">
        <w:r w:rsidRPr="0076312A">
          <w:rPr>
            <w:rFonts w:asciiTheme="minorHAnsi" w:hAnsiTheme="minorHAnsi" w:cstheme="minorHAnsi"/>
            <w:sz w:val="16"/>
          </w:rPr>
          <w:t>international economic relations</w:t>
        </w:r>
      </w:hyperlink>
      <w:r w:rsidRPr="0076312A">
        <w:rPr>
          <w:rFonts w:asciiTheme="minorHAnsi" w:hAnsiTheme="minorHAnsi" w:cstheme="minorHAnsi"/>
          <w:sz w:val="16"/>
        </w:rPr>
        <w:t xml:space="preserve"> during inter-war period as an absence of a hegemon who could maintain stability in the system. Britain lost its hegemonic status after the World War II and United States assumed the world leadership as a hegemon but these authors had already made a prediction about withering hegemony of United States in mid 1970s would cause greater instability and unrest in international politics (Web and Krasner, 1989:183). But United States retained the status of Hegemon till September 11,2001 terrorist attacks on American soil which targeted American heartland(New York and Washington D.C) and posed a serious threat to American hegemonic ideals that America itself is not safer then how it could claim to protect the rest of the world from threatening states and non-state actors. American invasion of Afghanistan (2002) subsequently Iraq (2003) proved a last nail in the coffin of American hegemony. In the name of combating terrorism United States plunged into Afghan war and a year later imposed war on Iraq on the suspicion of developing nukes which proved a false reason later on. No weapons of mass destruction were found in Iraq later on. As a consequence of prompt and irrational misadventure in Afghanistan and Iraq </w:t>
      </w:r>
      <w:r w:rsidRPr="0076312A">
        <w:rPr>
          <w:rStyle w:val="StyleUnderline"/>
          <w:rFonts w:asciiTheme="minorHAnsi" w:hAnsiTheme="minorHAnsi" w:cstheme="minorHAnsi"/>
        </w:rPr>
        <w:t>America lost its popularity in Western Europe and other developed nations because of heinous violations of human rights.</w:t>
      </w:r>
      <w:r w:rsidRPr="0076312A">
        <w:rPr>
          <w:rFonts w:asciiTheme="minorHAnsi" w:hAnsiTheme="minorHAnsi" w:cstheme="minorHAnsi"/>
          <w:sz w:val="16"/>
        </w:rPr>
        <w:t xml:space="preserve"> The war has prolonged more than a decade but America failed to implant truly democratically elected governments and control law and order situation in these turbulent countries. </w:t>
      </w:r>
      <w:r w:rsidRPr="0076312A">
        <w:rPr>
          <w:rFonts w:asciiTheme="minorHAnsi" w:hAnsiTheme="minorHAnsi" w:cstheme="minorHAnsi"/>
          <w:u w:val="single"/>
        </w:rPr>
        <w:t>American prestige as a paramount power shunned its leaders to admit failure in Afghanistan and Iraq.</w:t>
      </w:r>
      <w:r w:rsidRPr="0076312A">
        <w:rPr>
          <w:rFonts w:asciiTheme="minorHAnsi" w:hAnsiTheme="minorHAnsi" w:cstheme="minorHAnsi"/>
          <w:sz w:val="16"/>
        </w:rPr>
        <w:t xml:space="preserve"> Critiques are articulating that America has lost the valor to bring peace and order in troubled areas. Under these circumstances hegemonic stability theory fails to explain American role as a hegemon in contemporary times. Pleaders of hegemonic stability theory who wish American supremacy in world affairs as a hegemon describe future era without American hegemony as intensive conflict and commotion between rising powers and declining hegemon. To answer those who propounded that without the presence of hegemon the world would be leading to more unsafe and dangerously conflictual state, Robert O, Keohane contributed with his laudable work After Hegemony: Cooperation and Discord in the World Political Economy. He anticipated with meticulous arguments that the cooperation among states can persist or even increase if there is no hegemon. The mainstream scholars of international Politics extolled Keohane's intellectual feat and recognized the scenario presented by him as more valid. "Kindleberger, reviewing Keohane's After Hegemony, writes: "I prefer to think of the hegemon's role as responsibility. If leadership is thought of in such and such terms, it remains a positive idea. Keohane in criticizing the theory is right in writing his own book rather than one I should like to read." A number of proponents of the theory acknowledged its intuitive, rather than scientific, status. Robert Gilpin writes: "This book presumes.... There is of course no way to prove or demonstrate that political leadership is in fact required." As for Keohane, his attitude toward the theory is extremely ambivalent. Although he apparently rejects its overall validity by stating for example in After Hegemony that "the empirical evidence for the general validity of the hegemonic stability theory is weak and even its chief adherents have doubts about it"(Grunberg</w:t>
      </w:r>
      <w:proofErr w:type="gramStart"/>
      <w:r w:rsidRPr="0076312A">
        <w:rPr>
          <w:rFonts w:asciiTheme="minorHAnsi" w:hAnsiTheme="minorHAnsi" w:cstheme="minorHAnsi"/>
          <w:sz w:val="16"/>
        </w:rPr>
        <w:t>,1990:432</w:t>
      </w:r>
      <w:proofErr w:type="gramEnd"/>
      <w:r w:rsidRPr="0076312A">
        <w:rPr>
          <w:rFonts w:asciiTheme="minorHAnsi" w:hAnsiTheme="minorHAnsi" w:cstheme="minorHAnsi"/>
          <w:sz w:val="16"/>
        </w:rPr>
        <w:t xml:space="preserve">-33). Hegemonic stability theory served the idea very well in post world war II scenario when United States had assumed insurmountable might in economic and military affairs and designed liberal economic policies, established international regimes e.g. World Bank and IMF to reconstruct war-torn Europe and regulated world economy. Despite cold war obstruction United States had been playing the role of a Hegemon for liberal economies till the end of cold war. After the demise of Soviet Union United States rose to the status of a hyperpower. That was the time when no other actors were sufficiently powerful to balance or challenge American might. Europe was making headway but being American ally had no designs of balancing American power. China received miraculous up-thrust and rose to the status of great power but with no clear aspiration of ruling the world. Russia started recovering and returning to mainstream international politics once again as the upcoming era is described by Barry Buzan as De-centered Globalism with no Superpowers but </w:t>
      </w:r>
      <w:hyperlink r:id="rId97" w:tooltip="Related articles for'Great powers'" w:history="1">
        <w:r w:rsidRPr="0076312A">
          <w:rPr>
            <w:rFonts w:asciiTheme="minorHAnsi" w:hAnsiTheme="minorHAnsi" w:cstheme="minorHAnsi"/>
            <w:sz w:val="16"/>
          </w:rPr>
          <w:t>great powers</w:t>
        </w:r>
      </w:hyperlink>
      <w:r w:rsidRPr="0076312A">
        <w:rPr>
          <w:rFonts w:asciiTheme="minorHAnsi" w:hAnsiTheme="minorHAnsi" w:cstheme="minorHAnsi"/>
          <w:sz w:val="16"/>
        </w:rPr>
        <w:t xml:space="preserve"> (Buzan, 2011). The nature of power is so strange that in international system it cannot be monopolized , states rise to the status of super power in international system and then after the decay sets in or the other mighty actors rise so fast that the existing powers are superseded by some other rising powerful actors. This struggle for supremacy is both perennial and universal in international politics. United States proclaimed as a supreme power after the demise of Soviet Union. Unipolar World all revolved around American ideals and hegemonic policies to spread the notion of free market and democracy across globe. United States' unilateralism got debilitated after Afghan war (2001) and Iraq invasion (2003).United States with active support of NATO </w:t>
      </w:r>
      <w:hyperlink r:id="rId98" w:tooltip="Related articles for'Allies'" w:history="1">
        <w:r w:rsidRPr="0076312A">
          <w:rPr>
            <w:rFonts w:asciiTheme="minorHAnsi" w:hAnsiTheme="minorHAnsi" w:cstheme="minorHAnsi"/>
            <w:sz w:val="16"/>
          </w:rPr>
          <w:t>allies</w:t>
        </w:r>
      </w:hyperlink>
      <w:r w:rsidRPr="0076312A">
        <w:rPr>
          <w:rFonts w:asciiTheme="minorHAnsi" w:hAnsiTheme="minorHAnsi" w:cstheme="minorHAnsi"/>
          <w:sz w:val="16"/>
        </w:rPr>
        <w:t xml:space="preserve"> failed to accomplish desired goals in these troubled areas. Failure to bring peace and order in these countries put a big question mark on the validity of 'Hegemonic Stability Theory' on one hand and American might to rule the world unilaterally on the other hand. According to Niall Ferguson the "'unipolarity' identified by some commentators following the Soviet collapse cannot last much longer, for the simple reason that history hates a 'hyper power'. Sooner or later, challengers will emerge, and back we must go to a multipolar or multi-power world" (Ferguson, 2004). Power works according to the law of nature that vacuum is quickly filled by a powerful state or group of states. History is the witness that in world politics there has always been a hegemon or in a struggle to become. If we take stock of world hegemons in historical times we find that centuries ago Spain, France and Britain practiced their supremacy in world affairs and today United States is the Hegemon. The celebrated nineteenth-century German historian Leopold von Ranke in his work depicted modern European history as a perpetual struggle for domination, in that system the balance of power was possible only through recurrent conflict. The prognostication about American and Soviet superiority in world politics made by Yale University historian Paul Kennedy in his best-selling 1987 work, The Rise and </w:t>
      </w:r>
      <w:proofErr w:type="gramStart"/>
      <w:r w:rsidRPr="0076312A">
        <w:rPr>
          <w:rFonts w:asciiTheme="minorHAnsi" w:hAnsiTheme="minorHAnsi" w:cstheme="minorHAnsi"/>
          <w:sz w:val="16"/>
        </w:rPr>
        <w:t>Fall</w:t>
      </w:r>
      <w:proofErr w:type="gramEnd"/>
      <w:r w:rsidRPr="0076312A">
        <w:rPr>
          <w:rFonts w:asciiTheme="minorHAnsi" w:hAnsiTheme="minorHAnsi" w:cstheme="minorHAnsi"/>
          <w:sz w:val="16"/>
        </w:rPr>
        <w:t xml:space="preserve"> of the Great Powers: Economic Change and Military Conflict from 1500 to 2000, is that like all past empires, the U.S. and Russian superpowers would inevitably succumb to overstretch. But they could not stay longer in their supreme positions and eventually would be taken over; Kennedy argued about China and Japan that both the rising powers are still burden-free from the deadweight of imperial military commitments (Ferguson, 2004). Why is Unilateralism Worse? Proponents of Hegemonic stability theory support American hegemony in the world system and are sanguine the United States as the most powerful country in the world has the capacity to bring peace and order in international affairs. To address ambiguity in their minds I would like to draw an analogy between national and international politics. In national politics concentration of power in the hands of one individual (dictator) is said to be the worst form of governance, where all the key decisions are made by one powerful individual and there is no check upon his abuse of power. Similarly </w:t>
      </w:r>
      <w:r w:rsidRPr="0076312A">
        <w:rPr>
          <w:rStyle w:val="StyleUnderline"/>
          <w:rFonts w:asciiTheme="minorHAnsi" w:hAnsiTheme="minorHAnsi" w:cstheme="minorHAnsi"/>
        </w:rPr>
        <w:t xml:space="preserve">if the international system is dominated by one Hyper power where there is no check upon its unilateral actions and policies it results in resentment by other less powerful or weak actors. </w:t>
      </w:r>
      <w:r w:rsidRPr="00D81639">
        <w:rPr>
          <w:rStyle w:val="Emphasis"/>
          <w:rFonts w:asciiTheme="minorHAnsi" w:hAnsiTheme="minorHAnsi" w:cstheme="minorHAnsi"/>
          <w:highlight w:val="green"/>
        </w:rPr>
        <w:t>In such an environment other weaker and less powerful actors can't protect their national interest if it is contrary to hyperpower's interest. That's why American hegemony can not last long</w:t>
      </w:r>
      <w:r w:rsidRPr="0076312A">
        <w:rPr>
          <w:rStyle w:val="Emphasis"/>
          <w:rFonts w:asciiTheme="minorHAnsi" w:hAnsiTheme="minorHAnsi" w:cstheme="minorHAnsi"/>
        </w:rPr>
        <w:t xml:space="preserve"> </w:t>
      </w:r>
      <w:r w:rsidRPr="0076312A">
        <w:rPr>
          <w:rStyle w:val="StyleUnderline"/>
          <w:rFonts w:asciiTheme="minorHAnsi" w:hAnsiTheme="minorHAnsi" w:cstheme="minorHAnsi"/>
        </w:rPr>
        <w:t>and soon some powerful states would rise to the status of equivalent to US and would challenge US delirious unilateralism</w:t>
      </w:r>
      <w:r w:rsidRPr="0076312A">
        <w:rPr>
          <w:rFonts w:asciiTheme="minorHAnsi" w:hAnsiTheme="minorHAnsi" w:cstheme="minorHAnsi"/>
          <w:sz w:val="16"/>
        </w:rPr>
        <w:t xml:space="preserve">. China, Russia and Europe have assumed sufficient power to play a vital role in world affairs and power structure of world politics is under incessant power shift. Grave concerns are raised by Proponents of Hegemonic Stability Theory that the world with more superpowers would lead to disastrous future of commotion and conflict. Barry Buzan in his famous work "A World Order without Superpowers: De-centered Globalism" rejects the fierce competition among great powers to dominate the world system instead he foresees the elements of coexistence and cooperation among powerful actors which would constitute a more regionalized international society (Buzan, 2011). Some of proponents of US hegemonic stability theory have ignored the point that relative power capabilities keep on changing and United States hegemony is not constant feature of international politics. U.S. hegemony will invite power balancing when it becomes too threatening for other major states' interests and it's only a matter of time because hegemony can never stay eternally (Paul, Writz and Fortman, 2004:2). Balance of Power Theory The concept of balance of power is considered as one of the oldest and fundamental concept in the field of </w:t>
      </w:r>
      <w:hyperlink r:id="rId99" w:tooltip="Related articles for'International relations'" w:history="1">
        <w:r w:rsidRPr="0076312A">
          <w:rPr>
            <w:rFonts w:asciiTheme="minorHAnsi" w:hAnsiTheme="minorHAnsi" w:cstheme="minorHAnsi"/>
            <w:sz w:val="16"/>
          </w:rPr>
          <w:t>international relations</w:t>
        </w:r>
      </w:hyperlink>
      <w:r w:rsidRPr="0076312A">
        <w:rPr>
          <w:rFonts w:asciiTheme="minorHAnsi" w:hAnsiTheme="minorHAnsi" w:cstheme="minorHAnsi"/>
          <w:sz w:val="16"/>
        </w:rPr>
        <w:t xml:space="preserve">. International relations theorists had been defining balance of power differently to highlight its significance and relevance in international politics, as David Hume declared balance of power as scientific law due to its significance in international politics. Glenn Snyder highlighted balance of power as a core theoretical concept in international relations. Hans Morgenthau called balance of power as "iron law of politics" and Henry Kissinger, regarded balance of power as more an art than a science (Paul, Writz and Fortman, 2004). Significance and relevance of balance of power even in contemporary times cannot be ignored where states are actively pursuing balance of power policies to check the rise of other rival states, though it was a fashionable trend among states in historical times. "The concept of balance of power ideally ensures that power is distributed in such a way that no single state or entity is able to dominate the remaining states or entities. Objective characteristics such as relative military power and economic resources determine the distribution of capabilities and hence play a central role in establishing which states occupy the positions of major powers. Major Powers keep strategy of balancing as topmost priority in security realm because a successful balancing strategy ensures peace and it is a precondition of the preservation of the state system"(Odgaard,2007:25). Cold war presents precise example of balance of power between United States and Soviet Union. Both the states had developed Weapons of Mass Destruction (WMDs) and made </w:t>
      </w:r>
      <w:hyperlink r:id="rId100" w:tooltip="Related articles for'Alliances'" w:history="1">
        <w:r w:rsidRPr="0076312A">
          <w:rPr>
            <w:rFonts w:asciiTheme="minorHAnsi" w:hAnsiTheme="minorHAnsi" w:cstheme="minorHAnsi"/>
            <w:sz w:val="16"/>
          </w:rPr>
          <w:t>alliances</w:t>
        </w:r>
      </w:hyperlink>
      <w:r w:rsidRPr="0076312A">
        <w:rPr>
          <w:rFonts w:asciiTheme="minorHAnsi" w:hAnsiTheme="minorHAnsi" w:cstheme="minorHAnsi"/>
          <w:sz w:val="16"/>
        </w:rPr>
        <w:t xml:space="preserve"> with other states to extend their influence across globe. United States formed security alliance of North Atlantic Treaty Organization (NATO) and Soviet Union counterbalanced by concluding WARSA Pact. There was a condition of quasi balance of power between them that shunned them from engaging into any direct clash that could escalate into nuclear catastrophe. Scholars adjudge the reason of about balance between both powers as a major reason of de-escalation. Balancing strategy is exercised by the big powers and small states alike. According to realist paradigm when leading states in the anarchic structure of international relations use their resources to pursue their security objectives, other major powers struggle to keep a check upon rising power of other states who may pose a serious threat to their interest in future. Realist's argument is that "Power is checked most effectively by counterbalancing strategy." Even major powers don't feel secure from other major or rising powers; they feel threat from other major or rising powers to their security. They think that other powers may endanger their security when they gain relatively more power. The basic axiom of balance-of-power theory is that great powers will develop and mobilize military capabilities sufficient to constrain the most powerful among them. Though the theory has been formulated in many ways over the centuries, the "key proffer" of almost all versions of the theory is that "states tend to balance against threats of hegemony over the system." Therefore, the theory posits that once a state reaches at or near the top of the international heap in resources of power, its relative enhancement of power invites more and more counterbalancing from other competitive actors. Balance of Power Theory also propounds that states try to prevent the rise of a 'hegemon'. A handful of the scholars, who disapprove 'Balance of Power Theory', sound out that contemporary world structure is unipolar, with United States as the strongest power (economically, politically, and militarily) and there is no counterbalancing taking place to United States' hegemony. The remarkable change in alliances since the demise of the Soviet Union has been the expansion of NATO, and the other thing is Pentagon's drastic increase in defense budget to make US army insurmountable, has not invited any grand alliance from other great power and even no such an alliance is in the offing(Brooks and Wohlforth,2008:22). The scenario presented by the group of scholars seems to be vague</w:t>
      </w:r>
      <w:r w:rsidRPr="0076312A">
        <w:rPr>
          <w:rStyle w:val="Emphasis"/>
          <w:rFonts w:asciiTheme="minorHAnsi" w:hAnsiTheme="minorHAnsi" w:cstheme="minorHAnsi"/>
        </w:rPr>
        <w:t xml:space="preserve">. </w:t>
      </w:r>
      <w:r w:rsidRPr="00D81639">
        <w:rPr>
          <w:rStyle w:val="Emphasis"/>
          <w:rFonts w:asciiTheme="minorHAnsi" w:hAnsiTheme="minorHAnsi" w:cstheme="minorHAnsi"/>
          <w:highlight w:val="green"/>
        </w:rPr>
        <w:t>It's been very short time that United States started enjoying status of unipolarity but it does not mean that no power would dare to counterbalance US hegemony in the upcoming decades. Because of US declined power and popularity, rise of other great powers like China, Russia and European Union, reflects that in the coming decades US may face counterbalance by other major powers, as history is the witness that even vast and mighty empires declined and were overtaken by other rising power</w:t>
      </w:r>
      <w:r w:rsidRPr="0076312A">
        <w:rPr>
          <w:rStyle w:val="Emphasis"/>
          <w:rFonts w:asciiTheme="minorHAnsi" w:hAnsiTheme="minorHAnsi" w:cstheme="minorHAnsi"/>
        </w:rPr>
        <w:t>s</w:t>
      </w:r>
      <w:r w:rsidRPr="0076312A">
        <w:rPr>
          <w:rFonts w:asciiTheme="minorHAnsi" w:hAnsiTheme="minorHAnsi" w:cstheme="minorHAnsi"/>
          <w:sz w:val="16"/>
        </w:rPr>
        <w:t xml:space="preserve">. This does not necessarily mean that the US is in systemic decline, but US is gradually losing that smart power that differentiates it from other major power players. Although the US still possesses incomparable military prowess, superior technology and its economy remains the world's largest but alarming for US is that the gap of asymmetric power with others is narrowing. It is therefore being anticipated that due to the global distribution of power shift there are grave chances that the peace, prosperity and liberal ideals would get a severe blow as a consequence of serious conflict. Another analysis is presented about US contemporary hegemony that over the last two decades no major power has posed any serious challenge to US hegemonic designs in world affairs rather some powerful actors most notably Canada, Western European states, India, South Korea, Australia, Singapore and </w:t>
      </w:r>
      <w:hyperlink r:id="rId101" w:tooltip="Related articles for'Philippines'" w:history="1">
        <w:r w:rsidRPr="0076312A">
          <w:rPr>
            <w:rFonts w:asciiTheme="minorHAnsi" w:hAnsiTheme="minorHAnsi" w:cstheme="minorHAnsi"/>
            <w:sz w:val="16"/>
          </w:rPr>
          <w:t>Philippines</w:t>
        </w:r>
      </w:hyperlink>
      <w:r w:rsidRPr="0076312A">
        <w:rPr>
          <w:rFonts w:asciiTheme="minorHAnsi" w:hAnsiTheme="minorHAnsi" w:cstheme="minorHAnsi"/>
          <w:sz w:val="16"/>
        </w:rPr>
        <w:t xml:space="preserve"> have joined US that has helped minimizing the conflict among these powers. However, as the hegemonic might that motivated these powers to banwagon US withers away then this international order will be transformed into another kind of international order with more decentralized power. In that scenario with more diffused power structure United States policies and interests may face more challenges by dissident powers and in that case American interests and policies can be challenged by dissenter powers (Zhang, 2011). China's rise is not seen as favorable by United States and its European allies. According to a senior Bush Administration official over the decades the US policy towards China had been shaped by those who consider China as strategic partner of United States. Those policymakers who view China as strategic competitor demand containment of China. They urge United States should make possible efforts to isolate China politically, contain its rise and should keep China down and out from playing a parallel role to United States (Marquardt, 2011:137-38). In contemporary times United States is chalking out various strategies to contain Chinese rise. To upset balance of power in South Asia and enable India to act as a counter-balancer to China, United States had concluded Indo-US nuclear deal (2005).United States if could not derail China's rise it would impede China's smooth rise only by empowering India as China's counter-weight. India is a developing country with 8 to 10% economic growth rate per annum but soaring energy needs. At present nuclear energy contribution to India is only 3% after engaging into Indo-US nuclear cooperation India's nuclear energy generation capacity would rise to 20,000 MWe by 2020 and would be doubled of it by 2030. India is currently undergoing couple of challenges internally and externally. India can only compete with China if its energy security is ensured couple with permanent membership in United Nations Security Council (UNSC).Analysts are of the view that China is neighbor with three declared nuclear powers (Russia, India and Pakistan) and two undeclared (North Korea, Iran) nuclear states so the disturbance in the regional balance of power can seriously shake China's rise. China being the biggest stakeholder in South Asian and immediate neighbor of nuclear rivals (India, Pakistan) desires peace in the region which is conducive for China's peaceful rise and beneficial for regional prosperity. Balance of power between India and Pakistan could ensure relative peace in the region as was witnessed after reaching strategic parity in 1998.Indo-US civil nuclear deal is set to upset regional balance of power which poses a direct threat to regional peace and stability and may impede China's peaceful rise. To restitute regional Balance of power between India and Pakistan caused by Indo-US civil nuclear deal, China offered Pakistan with similar civil nuclear deal. Sino-Pakistan civil nuclear deal caused unrest in Washington and New Delhi alike. Under the terms of Sino-Pakistan civil nuclear deal, China would construct two nuclear reactors in Pakistan. United States opposed such a civil nuclear deal outright. Power transition and Rise of China Celebrated author Joseph S Nye who pioneered the theory of soft power talks about the power transition. He describes power transition as shift of power among states which means power is changing from West to East. He calls this phenomenon of power transition as return of Asia. Especially after the 2008 world financial crisis peoples started thinking that perhaps this is the end of the American era. President Medvedev of Russia in 2008 stated that this is the beginning of the end of United States power (Nye, 2010). There are many indicators which reflect that a new world order is emerging in which China would be playing the role of leadership with other powerful states. China is astonishingly rapid in economic boom and militarily. According to International Monetary Fund (IMF) estimates that China's share of world GDP (15 percent) will be nearing with the U.S. share (18 percent) by 2014.Historically if we take stock of United States share at the end of World War II it was nearly 50 percent whereas China's share of world GDP was only 2 percent in 1980 and 6 percent as in 1995 which has miraculously boomed now. There are good chances that China would overtake the United States as the World's largest economy (measured by market exchange rates) probably this decade or so. Famous economist Arvind Subramanian states the United States was the world's leading manufacturing power in 1960s. Today, it has become essentially a rentier economy, while China is the world's leading manufacturing nation. A recently reported study in the Financial Times informs that 58% of total income in America now comes from dividends and interest payments about China that as among the rising powers China becomes wealthier and the defense spending in China will further expand. The Economist recently projected that China's defense spending is going to be equal of the United States by 2025. In the upcoming era Beijing will play an active role as "responsible stakeholder" in an international order built by the United States (Layne, 2010). Fareed Zakaria the author of Post American World 2008, in his recent article published in Washington Post made it clear upon Mitt Romney the Republican presidential Candidate that "This book is not about the decline of America but rather about the rise of everyone else," He said that I am optimistic about American prosperity and power that even in the forthcoming era it would enjoy the status of powerful country in the world but the days of American Unipolarity which America lived after demise of Soviet Union are gone. In post cold war era, about a quarter century United States dominated the world without any powerful economic and political competitors. American ideas, models and Washington consensus received wisdom everywhere but the time has drastically changed. In1990, China represented 2 percent of global gross domestic product which has quadrupled to 8 percent and is continuously rising. </w:t>
      </w:r>
      <w:r w:rsidRPr="00D81639">
        <w:rPr>
          <w:rStyle w:val="Emphasis"/>
          <w:rFonts w:asciiTheme="minorHAnsi" w:hAnsiTheme="minorHAnsi" w:cstheme="minorHAnsi"/>
          <w:highlight w:val="green"/>
        </w:rPr>
        <w:t>Estimates show that China's economy will become the world's largest between 2016 and 2018.China is making headway not economically but militarily too. China's defense spending may be surpassing America's by 2025.China's 4,300 naval ships have escorted through the Gulf of Aden since 2008.</w:t>
      </w:r>
      <w:r w:rsidRPr="0076312A">
        <w:rPr>
          <w:rFonts w:asciiTheme="minorHAnsi" w:hAnsiTheme="minorHAnsi" w:cstheme="minorHAnsi"/>
          <w:sz w:val="16"/>
        </w:rPr>
        <w:t>A glistening headquarter of African union was inaugurated in Addis Ababa in January 2012.The (dollar)200 million complex was financed by China and during inauguration the member of Politburo delivered a an amount of (dollar)94 million. Now this world is going to be very different from America-centric world where nothing could happen without the consent of United States. President Obama has been successful in preserving the United States influence in the world by recognizing new forces in international arena. He has recognized the role of new rising powers by replacing old Western club with G20 (group of 20) which is now central decision making forum regarding world economic affairs. His vision of multilateral Organizations, alliance structure and international legitimacy is getting bearing positive results. It was China and Russia's cooperation that clamped tougher sanction against Iran over nuclear issue otherwise America alone couldn't do this legitimately (Zakaria, 2012). President Obama in his April speech at Strasbourg admitted that "we're not always going to be right . . . other people may have good ideas . . . in order for us to work collectively, all parties have to compromise, and that includes us." Or, as Time puts it, "America is one of many nations"(Drenzer</w:t>
      </w:r>
      <w:proofErr w:type="gramStart"/>
      <w:r w:rsidRPr="0076312A">
        <w:rPr>
          <w:rFonts w:asciiTheme="minorHAnsi" w:hAnsiTheme="minorHAnsi" w:cstheme="minorHAnsi"/>
          <w:sz w:val="16"/>
        </w:rPr>
        <w:t>,2009</w:t>
      </w:r>
      <w:proofErr w:type="gramEnd"/>
      <w:r w:rsidRPr="0076312A">
        <w:rPr>
          <w:rFonts w:asciiTheme="minorHAnsi" w:hAnsiTheme="minorHAnsi" w:cstheme="minorHAnsi"/>
          <w:sz w:val="16"/>
        </w:rPr>
        <w:t>). Jacques Martin the author of "When China Rules the World" appreciates smart rise of China and argues persuasively that China would take over as the world's dominant power and then China would play a gumptious role to enhance its power and Beijing would make the rules on its own terms. China's tremendous growth rate is the indicator that the economy is likely to grow without bumps. China having long history of a nation refuses to follow Western electoral style. China's restrictive currency rules have made it World's leading creditor on the contrary US sinks deeper into debt. United States as a result of War on terror has sacrificed the thousands of soldiers in Iraq and Afghanistan and the Chinese are making money in both countries without losing a single drop of blood (Faison, 2009). Misadventure in Afghanistan and Iraq without a rational policy to handle it America has lost all its image and prestige in these prolonged wars. As a result American popularity in allied states and other has sustained a severe blow. Recent research by Pew Research Centre shows dwindling down American popularity couple with anti-Americanism which is the primary cause of declined US hegemony in contemporary times. The above graph shows the study by 'Pew research centre' (http://www.pewglobal.org/files/2011/09/Post-9-11-US-image-final.pdf) which shows a survey across 18 countries which view increasingly replacing US. Brown line shows that China has already or eventually will replace US as a global leader, whereas yellow line shows that China will never replace United States (Wike, 2011). In the light of above argument it can be easily deducted that United States hegemony is in gradual and constant decline and other great powers are on the rise and within and decade or two the world would undergo a power transformation in which china would be a dominant actor equivalent to US . Power is slowly shifting from West to East and a new world order is impending with the characteristics of de-centered globalism.</w:t>
      </w:r>
    </w:p>
    <w:p w:rsidR="00737563" w:rsidRPr="00B64A4D" w:rsidRDefault="00737563" w:rsidP="00737563">
      <w:pPr>
        <w:rPr>
          <w:rFonts w:asciiTheme="minorHAnsi" w:hAnsiTheme="minorHAnsi" w:cstheme="minorHAnsi"/>
          <w:u w:val="single"/>
        </w:rPr>
      </w:pPr>
    </w:p>
    <w:p w:rsidR="004C250C" w:rsidRDefault="004C250C" w:rsidP="00E717C6">
      <w:pPr>
        <w:pStyle w:val="Heading2"/>
      </w:pPr>
    </w:p>
    <w:p w:rsidR="003B1B4F" w:rsidRDefault="003B1B4F" w:rsidP="003B1B4F"/>
    <w:p w:rsidR="009E1068" w:rsidRDefault="009E1068" w:rsidP="00737563">
      <w:pPr>
        <w:pStyle w:val="Heading2"/>
      </w:pPr>
      <w:r>
        <w:t>***BRICs DA***</w:t>
      </w:r>
    </w:p>
    <w:p w:rsidR="00BC7D41" w:rsidRDefault="000C4A1E" w:rsidP="00BC7D41">
      <w:pPr>
        <w:pStyle w:val="Heading3"/>
      </w:pPr>
      <w:r>
        <w:t>BRICS—</w:t>
      </w:r>
      <w:r w:rsidR="00BC7D41">
        <w:t>1NC</w:t>
      </w:r>
    </w:p>
    <w:p w:rsidR="00BC7D41" w:rsidRPr="00433A2E" w:rsidRDefault="00BC7D41" w:rsidP="00BC7D41">
      <w:pPr>
        <w:pStyle w:val="Heading4"/>
      </w:pPr>
      <w:r>
        <w:t xml:space="preserve">Trump’s incompetence, European nationalist movements, and concentrated wealth accumulation is eroding the current global order – an immediate shift to multipolarity is needed to avoid war and further economic consolidation  </w:t>
      </w:r>
    </w:p>
    <w:p w:rsidR="00BC7D41" w:rsidRPr="00433A2E" w:rsidRDefault="00BC7D41" w:rsidP="00BC7D41">
      <w:r w:rsidRPr="00433A2E">
        <w:br/>
      </w:r>
      <w:r w:rsidRPr="0089118B">
        <w:rPr>
          <w:rStyle w:val="Style13ptBold"/>
        </w:rPr>
        <w:t>Kant, 6-7</w:t>
      </w:r>
      <w:r w:rsidRPr="00433A2E">
        <w:t xml:space="preserve">-2018, "Multipolarity: The foundation of a new world order," (Asia Times Staff), </w:t>
      </w:r>
      <w:r>
        <w:t>Ravi Kant</w:t>
      </w:r>
      <w:r w:rsidRPr="0089118B">
        <w:rPr>
          <w:sz w:val="12"/>
        </w:rPr>
        <w:t xml:space="preserve">¶ </w:t>
      </w:r>
      <w:r>
        <w:t xml:space="preserve">Ravi Kant is a financial writer with a deep passion for technology and economics, and also covers International politics and cybersecurity. He has wide experience in the financial world and some of his analysis has been published in leading magazines such as The Market Mogul and </w:t>
      </w:r>
      <w:proofErr w:type="gramStart"/>
      <w:r>
        <w:t>The</w:t>
      </w:r>
      <w:proofErr w:type="gramEnd"/>
      <w:r>
        <w:t xml:space="preserve"> Indian Economist.</w:t>
      </w:r>
      <w:r w:rsidRPr="00433A2E">
        <w:t>http://www.atimes.com/multipolarity-the-foundation-of-a-new-world-order/?cn-reloaded=1</w:t>
      </w:r>
      <w:r>
        <w:t>// sj</w:t>
      </w:r>
    </w:p>
    <w:p w:rsidR="00BC7D41" w:rsidRDefault="00BC7D41" w:rsidP="00BC7D41"/>
    <w:p w:rsidR="00BC7D41" w:rsidRDefault="00BC7D41" w:rsidP="00BC7D41">
      <w:r w:rsidRPr="00D36610">
        <w:rPr>
          <w:rStyle w:val="StyleUnderline"/>
        </w:rPr>
        <w:t>The liberal world order, which stands for individual freedom, support for democratic rights, and free market capitalism, is falling.</w:t>
      </w:r>
      <w:r w:rsidRPr="00D36610">
        <w:rPr>
          <w:rStyle w:val="StyleUnderline"/>
          <w:sz w:val="12"/>
        </w:rPr>
        <w:t xml:space="preserve">¶ </w:t>
      </w:r>
      <w:r w:rsidRPr="00D36610">
        <w:rPr>
          <w:rStyle w:val="StyleUnderline"/>
        </w:rPr>
        <w:t>The current threat to the existing world order is coming from the</w:t>
      </w:r>
      <w:r>
        <w:t xml:space="preserve"> rise of </w:t>
      </w:r>
      <w:r w:rsidRPr="00D36610">
        <w:rPr>
          <w:rStyle w:val="StyleUnderline"/>
        </w:rPr>
        <w:t>nationalism</w:t>
      </w:r>
      <w:r>
        <w:t xml:space="preserve"> across the world, especially </w:t>
      </w:r>
      <w:r w:rsidRPr="00D36610">
        <w:rPr>
          <w:rStyle w:val="StyleUnderline"/>
        </w:rPr>
        <w:t>in America, Britain, Germany and other parts of the European Union.</w:t>
      </w:r>
      <w:r w:rsidRPr="00D36610">
        <w:rPr>
          <w:sz w:val="12"/>
        </w:rPr>
        <w:t xml:space="preserve">¶ </w:t>
      </w:r>
      <w:r w:rsidRPr="00D36610">
        <w:rPr>
          <w:rStyle w:val="StyleUnderline"/>
        </w:rPr>
        <w:t>Democracies across the world are feeling the effects of growing populism and the rise of fanatical leaders.</w:t>
      </w:r>
      <w:r>
        <w:t xml:space="preserve"> The caliber of discourse in these societies has declined considerably. </w:t>
      </w:r>
      <w:r w:rsidRPr="00D36610">
        <w:rPr>
          <w:rStyle w:val="Emphasis"/>
        </w:rPr>
        <w:t>America’s decision to abandon the role of torchbearer of the liberal world order under the Trump administration has played a critical role in this turn of events.</w:t>
      </w:r>
      <w:r w:rsidRPr="00D36610">
        <w:rPr>
          <w:rStyle w:val="Emphasis"/>
          <w:sz w:val="12"/>
        </w:rPr>
        <w:t>¶</w:t>
      </w:r>
      <w:r w:rsidRPr="00D36610">
        <w:rPr>
          <w:sz w:val="12"/>
        </w:rPr>
        <w:t xml:space="preserve"> </w:t>
      </w:r>
      <w:r>
        <w:t>Events like Brexit and criticism of the established media have played a significant role in undermining public trust in the current world order. The rise of protectionism, which may lead to trade wars, is just one sign of a growing backlash against globalization.</w:t>
      </w:r>
      <w:r w:rsidRPr="00D36610">
        <w:rPr>
          <w:sz w:val="12"/>
        </w:rPr>
        <w:t xml:space="preserve">¶ </w:t>
      </w:r>
      <w:r>
        <w:t>Fundamental questions</w:t>
      </w:r>
      <w:r w:rsidRPr="00D36610">
        <w:rPr>
          <w:sz w:val="12"/>
        </w:rPr>
        <w:t xml:space="preserve">¶ </w:t>
      </w:r>
      <w:r>
        <w:t xml:space="preserve">Societies across the world have grappled with the most fundamental questions regarding how to build a proper relationship between the individual and the state, and how to best resolve the inevitable conflicts between states. </w:t>
      </w:r>
      <w:r w:rsidRPr="00D36610">
        <w:rPr>
          <w:sz w:val="12"/>
        </w:rPr>
        <w:t xml:space="preserve">¶ </w:t>
      </w:r>
      <w:proofErr w:type="gramStart"/>
      <w:r>
        <w:t>The</w:t>
      </w:r>
      <w:proofErr w:type="gramEnd"/>
      <w:r>
        <w:t xml:space="preserve"> golden era of globalization, considered to be from 1980 to 2008, was widely perceived to be an inexorable process. </w:t>
      </w:r>
      <w:r w:rsidRPr="00D36610">
        <w:rPr>
          <w:rStyle w:val="StyleUnderline"/>
        </w:rPr>
        <w:t>The shock of the global financial crisis has drawn attention to the problems of globalization</w:t>
      </w:r>
      <w:r>
        <w:t>, such as too much debt and excessive concentration of wealth</w:t>
      </w:r>
      <w:r w:rsidRPr="00D36610">
        <w:rPr>
          <w:sz w:val="12"/>
        </w:rPr>
        <w:t xml:space="preserve">¶ </w:t>
      </w:r>
      <w:r>
        <w:t xml:space="preserve">Trade always plays a crucial role in the maintenance of peace. As the saying goes, “If the goods don’t cross the border, soldiers will.” Trade provides an incentive to forge better connections with other states, and the prospect of enjoying mutual benefits encourages people to look for the good in each other. Trade facilitating more peaceful relations has led to globalization. Globalization has brought enormous benefits to the world such as millions of </w:t>
      </w:r>
      <w:proofErr w:type="gramStart"/>
      <w:r>
        <w:t>jobs,</w:t>
      </w:r>
      <w:proofErr w:type="gramEnd"/>
      <w:r>
        <w:t xml:space="preserve"> rising living standards and an increasingly borderless environment.</w:t>
      </w:r>
      <w:r w:rsidRPr="00D36610">
        <w:rPr>
          <w:sz w:val="12"/>
        </w:rPr>
        <w:t xml:space="preserve">¶ </w:t>
      </w:r>
      <w:r>
        <w:t>The benefits of globalization have certainly outweighed the costs. But the real question that still haunts policymakers is whether the benefits of globalization have been equally distributed among investors, workers, consumers and the broader public.</w:t>
      </w:r>
      <w:r w:rsidRPr="00D36610">
        <w:rPr>
          <w:sz w:val="12"/>
        </w:rPr>
        <w:t xml:space="preserve">¶ </w:t>
      </w:r>
      <w:r>
        <w:t xml:space="preserve">Globalization has created a common market, facilitated the free flow of workers across borders, and fueled the rise of the multinational corporation, but it has also resulted in one serious problem – </w:t>
      </w:r>
      <w:r w:rsidRPr="00D36610">
        <w:rPr>
          <w:rStyle w:val="StyleUnderline"/>
        </w:rPr>
        <w:t xml:space="preserve">unfair wealth distribution. Only certain sections of society </w:t>
      </w:r>
      <w:r>
        <w:t xml:space="preserve">– for example, investors and industry – </w:t>
      </w:r>
      <w:r w:rsidRPr="00D36610">
        <w:rPr>
          <w:rStyle w:val="StyleUnderline"/>
        </w:rPr>
        <w:t>have enjoyed the benefits</w:t>
      </w:r>
      <w:r>
        <w:t xml:space="preserve"> of globalization.</w:t>
      </w:r>
      <w:r w:rsidRPr="00D36610">
        <w:rPr>
          <w:sz w:val="12"/>
        </w:rPr>
        <w:t xml:space="preserve">¶ </w:t>
      </w:r>
      <w:proofErr w:type="gramStart"/>
      <w:r>
        <w:t>The</w:t>
      </w:r>
      <w:proofErr w:type="gramEnd"/>
      <w:r>
        <w:t xml:space="preserve"> policy shift towards greater openness to free trade and foreign direct investment has not produced the desired results, especially gains in productivity. Many economies are still struggling to achieve sustained improvement in investment and productivity. The fallout from the crisis – slow recovery in developed countries since the 2008 crash – has triggered a populist backlash against globalization and a reversion to nationalism. The bigger question that confronts policymakers is whether a new world order will </w:t>
      </w:r>
      <w:proofErr w:type="gramStart"/>
      <w:r>
        <w:t>rise</w:t>
      </w:r>
      <w:proofErr w:type="gramEnd"/>
      <w:r>
        <w:t xml:space="preserve"> from the ashes.</w:t>
      </w:r>
      <w:r w:rsidRPr="00D36610">
        <w:rPr>
          <w:sz w:val="12"/>
        </w:rPr>
        <w:t xml:space="preserve">¶ </w:t>
      </w:r>
      <w:r>
        <w:t>The emergence of a new world order</w:t>
      </w:r>
      <w:r w:rsidRPr="00D36610">
        <w:rPr>
          <w:sz w:val="12"/>
        </w:rPr>
        <w:t xml:space="preserve">¶ </w:t>
      </w:r>
      <w:r>
        <w:t xml:space="preserve">Nationalism is the foundation of modern society and social solidarity, say its proponents. The ideology is based on the fact that one particular culture and society is far more morally correct than the other ones. The fallout from globalization is paving the way for nationalism and the rise of protectionism across the world. Some observers see the rise of nationalism in the West as the emergence of a new world order. But historical evidence suggests that nationalism has never been successful in shaping a peaceful world order that is sustainable. World War I and World War II are classical examples of how nationalism always fails to provide growth and prosperity in the world. But </w:t>
      </w:r>
      <w:r w:rsidRPr="00D36610">
        <w:rPr>
          <w:rStyle w:val="Emphasis"/>
        </w:rPr>
        <w:t>there is likely a solution to the existing problems of the current world order –multipolarity.</w:t>
      </w:r>
      <w:r w:rsidRPr="00D36610">
        <w:rPr>
          <w:rStyle w:val="Emphasis"/>
          <w:sz w:val="12"/>
        </w:rPr>
        <w:t>¶</w:t>
      </w:r>
      <w:r w:rsidRPr="00D36610">
        <w:rPr>
          <w:sz w:val="12"/>
        </w:rPr>
        <w:t xml:space="preserve"> </w:t>
      </w:r>
      <w:r>
        <w:t xml:space="preserve">Multipolarity is a system </w:t>
      </w:r>
      <w:r w:rsidRPr="00D36610">
        <w:rPr>
          <w:rStyle w:val="Emphasis"/>
        </w:rPr>
        <w:t>based on shared values – the idea that each credible nation has a moral responsibility to help to collectively maintain peace and prosperity in the world.</w:t>
      </w:r>
      <w:r>
        <w:t xml:space="preserve"> </w:t>
      </w:r>
      <w:r w:rsidRPr="00D36610">
        <w:rPr>
          <w:rStyle w:val="StyleUnderline"/>
        </w:rPr>
        <w:t>There is an urgent need for a global institution that reflects the current realities of the global power structure.</w:t>
      </w:r>
      <w:r w:rsidRPr="00D36610">
        <w:rPr>
          <w:rStyle w:val="StyleUnderline"/>
          <w:sz w:val="12"/>
        </w:rPr>
        <w:t>¶</w:t>
      </w:r>
      <w:r w:rsidRPr="00D36610">
        <w:rPr>
          <w:sz w:val="12"/>
        </w:rPr>
        <w:t xml:space="preserve"> </w:t>
      </w:r>
      <w:r>
        <w:t xml:space="preserve">Key institutions like the IMF, the UN and the World Bank must recognize the legitimacy of the new power club in order to maintain their authority. </w:t>
      </w:r>
      <w:r w:rsidRPr="00D36610">
        <w:rPr>
          <w:rStyle w:val="StyleUnderline"/>
        </w:rPr>
        <w:t>Emerging nations must be given a substantial say in how these leading institutions are run.</w:t>
      </w:r>
      <w:r>
        <w:t xml:space="preserve"> It’s time to change the nature of the global economy – from one that is war-based to one based on sharing. </w:t>
      </w:r>
      <w:r w:rsidRPr="00D36610">
        <w:rPr>
          <w:rStyle w:val="StyleUnderline"/>
        </w:rPr>
        <w:t>The sharing economy will not bring about the end of capitalism, but it will certainly redefine the system by creating more prosperity at the bottom of the socioeconomic ladder.</w:t>
      </w:r>
      <w:r w:rsidRPr="00D36610">
        <w:rPr>
          <w:rStyle w:val="StyleUnderline"/>
          <w:sz w:val="12"/>
        </w:rPr>
        <w:t>¶</w:t>
      </w:r>
      <w:r w:rsidRPr="00D36610">
        <w:rPr>
          <w:sz w:val="12"/>
        </w:rPr>
        <w:t xml:space="preserve"> </w:t>
      </w:r>
      <w:r w:rsidRPr="00D36610">
        <w:rPr>
          <w:rStyle w:val="Emphasis"/>
        </w:rPr>
        <w:t>New institutions should be established to redefine the global agenda and order</w:t>
      </w:r>
      <w:r w:rsidRPr="00D36610">
        <w:rPr>
          <w:rStyle w:val="StyleUnderline"/>
        </w:rPr>
        <w:t>. The world</w:t>
      </w:r>
      <w:r>
        <w:t xml:space="preserve"> at a large will be better off if we make a transition from globalization to multilateralism. In order to make this happen, </w:t>
      </w:r>
      <w:r w:rsidRPr="00D36610">
        <w:rPr>
          <w:rStyle w:val="StyleUnderline"/>
        </w:rPr>
        <w:t xml:space="preserve">developed countries should focus on increasing their flexibility to adjust their changing comparative advantages resulting from rapid technological change </w:t>
      </w:r>
      <w:r>
        <w:t>and cheap labor rather than pursuing protectionism.</w:t>
      </w:r>
      <w:r w:rsidRPr="00D36610">
        <w:rPr>
          <w:sz w:val="12"/>
        </w:rPr>
        <w:t xml:space="preserve">¶ </w:t>
      </w:r>
      <w:proofErr w:type="gramStart"/>
      <w:r>
        <w:t>While</w:t>
      </w:r>
      <w:proofErr w:type="gramEnd"/>
      <w:r>
        <w:t xml:space="preserve"> </w:t>
      </w:r>
      <w:r w:rsidRPr="00D36610">
        <w:rPr>
          <w:rStyle w:val="StyleUnderline"/>
        </w:rPr>
        <w:t xml:space="preserve">developing countries must focus on enhancing the quality of education, infrastructure, and technological capability </w:t>
      </w:r>
      <w:r>
        <w:t>rather than playing the blame game with developed nations. A shared value based on shared interest and shared respect for each other can help us meet the challenges of the 21st century without any conflicts arising.</w:t>
      </w:r>
    </w:p>
    <w:p w:rsidR="00BC7D41" w:rsidRDefault="00BC7D41" w:rsidP="00BC7D41">
      <w:pPr>
        <w:pStyle w:val="Heading4"/>
      </w:pPr>
      <w:r>
        <w:t>Brain drain reinvests into hegemonic globalization increasing inequality both between and in states while causing developing nations to suffer economic shocks and further destabilize growth</w:t>
      </w:r>
    </w:p>
    <w:p w:rsidR="00BC7D41" w:rsidRDefault="00BC7D41" w:rsidP="00BC7D41">
      <w:proofErr w:type="gramStart"/>
      <w:r w:rsidRPr="00C90B87">
        <w:rPr>
          <w:rStyle w:val="Style13ptBold"/>
        </w:rPr>
        <w:t>Docquier  and</w:t>
      </w:r>
      <w:proofErr w:type="gramEnd"/>
      <w:r w:rsidRPr="00C90B87">
        <w:rPr>
          <w:rStyle w:val="Style13ptBold"/>
        </w:rPr>
        <w:t xml:space="preserve"> Rapoport, 12</w:t>
      </w:r>
      <w:r>
        <w:t xml:space="preserve"> Journal of Economic Literature 2012, </w:t>
      </w:r>
      <w:r w:rsidRPr="00242CA7">
        <w:t>Aug 28, 2012</w:t>
      </w:r>
      <w:r>
        <w:t xml:space="preserve"> 50:3, 681–730 http://dx.doi.org/10.1257/jel.50.3.681 681 1. Frédéric Docquier and Hillel Rapoport // sj</w:t>
      </w:r>
    </w:p>
    <w:p w:rsidR="00BC7D41" w:rsidRDefault="00BC7D41" w:rsidP="00BC7D41"/>
    <w:p w:rsidR="00BC7D41" w:rsidRDefault="00BC7D41" w:rsidP="00BC7D41">
      <w:r>
        <w:t xml:space="preserve">This paper has reviewed four decades of economics research on the brain drain, with a focus on recent contributions and on development issues. We started with an assessment of the magnitude, intensity, and determinants of the brain drain, showing that high-skill migration is becoming a dominant pattern of international migration and a major aspect of globalization. The fact that international migration from poor to 37See also Wilson (2011), who shows that a tax on brains could benefit the home country even when home country governments are malevolent, and Wilson (2008) for a voluntary mechanism based on an insurance-upon-return tax cut proposal. 02_Docquier_503.indd 724 8/28/12 12:07 PM Docquier and Rapoport: Globlization, Brain Drain, and Development 725 rich countries is becoming more of the brain drain type is a serious source of concern in developing countries and for the development community. </w:t>
      </w:r>
      <w:r w:rsidRPr="005C7476">
        <w:rPr>
          <w:rStyle w:val="Emphasis"/>
        </w:rPr>
        <w:t>Through the brain drain, it would seem, globalization is making human capital scarcer where it is already scarce and more abundant where it is already abundant, thereby contributing to increasing inequality across countries, including among the richer ones.</w:t>
      </w:r>
      <w:r>
        <w:t xml:space="preserve"> To examine the mechanisms and evidence behind this view, we designed a stylized growth model, flexible enough to encompass the various channels through which a brain drain affects sending countries, and reviewed the evidence on these channels. The recent literature shows that highskill emigration need not deplete a country’s human capital stock and can generate positive network externalities. </w:t>
      </w:r>
      <w:r w:rsidRPr="005C7476">
        <w:rPr>
          <w:rStyle w:val="StyleUnderline"/>
        </w:rPr>
        <w:t>The brain drain side of globalization creates winners and losers among developing countries, and certain source-country characteristics in terms of governance, technological distance, demographic size, and interactions between these, are associated with the ability of a country to capitalize on the incentives for human capital formation in a context of migration</w:t>
      </w:r>
      <w:r>
        <w:t xml:space="preserve"> and to seize the global benefits from having a skilled, educated diaspora. </w:t>
      </w:r>
      <w:r w:rsidRPr="005C7476">
        <w:rPr>
          <w:rStyle w:val="StyleUnderline"/>
        </w:rPr>
        <w:t>As illustrated with case studies of the African medical brain drain, the exodus of European scientists to the United States, and the role of the Indian diaspora in the development of India’s IT sector, the conditions under which a country is gaining or losing are not a matter of fate; to a large extent, they depend on the public policies adopted in the receiving and sending countries.</w:t>
      </w:r>
      <w:r>
        <w:t xml:space="preserve"> Where do we go from here? As we have seen, an urgent task is to improve the state of international migration data along several dimensions: time series and frequency, occupations, more disaggregated education levels, age of entry and gender decompositions, country coverage and bilateral disaggregation, and tracking; in particular, migration “flows” are currently measured as changes in the stocks over a given period and it is impossible to know how exactly these changes balance attrition (and whether attrition is caused by death, return migration or emigration to a third country) and new entry flows. The state of comparative data on immigration laws and policies, especially their bilateral dimension, may be the second most limiting factor on crosscountry analyses of the determinants of migration flows and for the analysis of the consequences of these flows on the receiving and sending economies. Partly because of data constraints, many of the macro studies surveyed do not identify the causal effects of high-skill emigration on development in a fully convincing way. As a result, the sign and magnitude of these effects remains a source of controversy among economists. Similarly, micro studies of migration and development have not yet taken full advantage of the randomization revolution; while this is beginning for migration studies in general (see McKenzie and Yang 2010), the only paper we are aware of that exploits a (policy) experiment targeting high-skill migrants is Clemens’s (2010) study of the income gains from migration for Indian H1-B visa lottery winners.38 Another urgent task is thus for researchers to design and exploit the panel and bilateral dimensions of future migration data sets39 for cross-country analysis and, at a micro level, to investigate existing natural and policy experiments (e.g., the U.S. Diversity Lottery Visa) to identify the causal effects of high-skill migration on development outcomes. 38Until 2006, visa applications to the United States were processed on a “first come first serve” basis. In 2007 and 2008, the number of applications from India in the first hour greatly exceeded their quota and so it was decided to process applications through a lottery. 39Özden et al. (2011) has both the panel and bilateral dimensions but lacks the skill dimension. 02_Docquier_503.indd 725 8/28/12 12:07 PM 726 Journal of Economic Literature, Vol. L (September 2012) </w:t>
      </w:r>
      <w:proofErr w:type="gramStart"/>
      <w:r>
        <w:t>Finally</w:t>
      </w:r>
      <w:proofErr w:type="gramEnd"/>
      <w:r>
        <w:t xml:space="preserve">, it is noteworthy that although the links between high-skilled emigration and economic development are clearly bidirectional, they have only been investigated in a single direction so far. </w:t>
      </w:r>
      <w:r w:rsidRPr="00124F3F">
        <w:rPr>
          <w:rStyle w:val="StyleUnderline"/>
        </w:rPr>
        <w:t>However, empirical analyses of the determinants of high-skilled emigration show that poor economic performance and its correlates (such as rampant poverty, bad institutions, discriminations, political repression, etc.) are all important determinants of emigration in general and of high-skill emigration in particular.</w:t>
      </w:r>
      <w:r>
        <w:t xml:space="preserve"> In these studies (surveyed in section 2), country characteristics are treated as exogenous. On the other hand, from section 3 onward, we investigated the causal impact of brain drain migration on economic development. Combining these two approaches at the aggregate and bilateral levels is a promising avenue of research. </w:t>
      </w:r>
      <w:r w:rsidRPr="00124F3F">
        <w:rPr>
          <w:rStyle w:val="StyleUnderline"/>
        </w:rPr>
        <w:t>The bidirectional links between emigration and poverty can induce both vicious and virtuous circles</w:t>
      </w:r>
      <w:r>
        <w:t xml:space="preserve"> (e.g., an adverse economic shock can induce high-skill workers to leave the home country while the migration response to the shock determines its eventual effect on the economy). </w:t>
      </w:r>
      <w:r w:rsidRPr="00124F3F">
        <w:rPr>
          <w:rStyle w:val="StyleUnderline"/>
        </w:rPr>
        <w:t>Endogenous high-skill emigration can therefore be a source of multiplier effects and contribute to propagate shocks across regions</w:t>
      </w:r>
      <w:r>
        <w:t>; this opens the possibility of multiple equilibria and coordination failures in emigration decisions. A third important direction for future research, therefore, is to try to better understand these interdependencies and derive their implications for the design of development policies.</w:t>
      </w:r>
    </w:p>
    <w:p w:rsidR="00BC7D41" w:rsidRPr="00150FC1" w:rsidRDefault="00BC7D41" w:rsidP="00BC7D41">
      <w:pPr>
        <w:pStyle w:val="Heading4"/>
      </w:pPr>
      <w:r w:rsidRPr="00150FC1">
        <w:t>BRICS rise now-but they need to retain independence and political and economic strength to do so</w:t>
      </w:r>
    </w:p>
    <w:p w:rsidR="00BC7D41" w:rsidRPr="0026637E" w:rsidRDefault="00BC7D41" w:rsidP="00BC7D41">
      <w:pPr>
        <w:rPr>
          <w:rStyle w:val="Style13ptBold"/>
        </w:rPr>
      </w:pPr>
      <w:r>
        <w:rPr>
          <w:rStyle w:val="Style13ptBold"/>
        </w:rPr>
        <w:t xml:space="preserve">Gupta 17 </w:t>
      </w:r>
      <w:r w:rsidRPr="0026637E">
        <w:t xml:space="preserve">(Sourabh Gupta is a senior fellow at the Institute for China-America Studies, September 25th 2017, “The ‘Golden BRICS’: Ten Years on and Looking Ahead”, China US Focus, </w:t>
      </w:r>
      <w:hyperlink r:id="rId102" w:history="1">
        <w:r w:rsidRPr="0026637E">
          <w:t>https://www.chinausfocus.com/foreign-policy/the-golden-brics-ten-years-on-and-looking-ahead</w:t>
        </w:r>
      </w:hyperlink>
      <w:r w:rsidRPr="0026637E">
        <w:t>, Accessed 7-7-18)//sjp</w:t>
      </w:r>
    </w:p>
    <w:p w:rsidR="00BC7D41" w:rsidRPr="00BC7D41" w:rsidRDefault="00BC7D41" w:rsidP="00BC7D41">
      <w:pPr>
        <w:rPr>
          <w:sz w:val="16"/>
        </w:rPr>
      </w:pPr>
      <w:r w:rsidRPr="0026637E">
        <w:rPr>
          <w:sz w:val="16"/>
        </w:rPr>
        <w:t xml:space="preserve">Along the way, at important multilateral settings, the BRICS countries have also proven that they can be a supple entente of like-minded rising powers who are organized as a mutual support network and are committed to assisting each other’s rise in the international system. At a critical juncture during the Doha Round of trade negotiations in Geneva in July 2008 and at the Copenhagen climate change talks in December 2009, individual BRICS countries forwent rewarding self-serving bargains in order to maintain the cohesion of the group’s negotiating positions. Each has supported the others case for a larger share of voice in the running of the Bretton Woods institutions, as part of the 2010 IMF Governance and Quota Reforms. And as the 24 paragraph-length statement on ‘international peace and security’ within their Xiamen Declaration attests, the BRICS countries share reasonably harmonized approaches on a range of global security challenges from Syria to the peaceful uses of outer space. By contrast, their entire joint statement issued in Yekaterinburg in 2009 was limited to 16 paragraphs. </w:t>
      </w:r>
      <w:r w:rsidRPr="0026637E">
        <w:rPr>
          <w:u w:val="single"/>
        </w:rPr>
        <w:t>Going forward, as Brazil, Russia, India, China and South Africa set forth a broad and compelling vision for the next ten years, that vision must be informed by the principles, purposes, associations and ambitions that guided them through their first decade of collaboration and partnership.</w:t>
      </w:r>
      <w:r>
        <w:rPr>
          <w:u w:val="single"/>
        </w:rPr>
        <w:t xml:space="preserve"> </w:t>
      </w:r>
      <w:r w:rsidRPr="0026637E">
        <w:rPr>
          <w:u w:val="single"/>
        </w:rPr>
        <w:t xml:space="preserve">First, </w:t>
      </w:r>
      <w:r w:rsidRPr="00D81639">
        <w:rPr>
          <w:highlight w:val="green"/>
          <w:u w:val="single"/>
        </w:rPr>
        <w:t>the grouping must retain its characte</w:t>
      </w:r>
      <w:r w:rsidRPr="0026637E">
        <w:rPr>
          <w:u w:val="single"/>
        </w:rPr>
        <w:t xml:space="preserve">r – and core strength - </w:t>
      </w:r>
      <w:r w:rsidRPr="00D81639">
        <w:rPr>
          <w:highlight w:val="green"/>
          <w:u w:val="single"/>
        </w:rPr>
        <w:t>as an informal association where nothing is compulsory</w:t>
      </w:r>
      <w:r w:rsidRPr="0026637E">
        <w:rPr>
          <w:u w:val="single"/>
        </w:rPr>
        <w:t xml:space="preserve"> and every cooperative action flows from a common and conscious interest</w:t>
      </w:r>
      <w:r w:rsidRPr="0026637E">
        <w:rPr>
          <w:sz w:val="16"/>
        </w:rPr>
        <w:t xml:space="preserve">. There must be no recourse to litmus tests on intra-group cooperation. Bilateral frictions, such as China-India boundary politics must be bilaterally managed and kept out of larger group dynamics. Geographic or functional issue areas where interests do not necessarily overlap should also be set aside – with the hope that they could be addressed positively another day. Second, BRICS must expand its privileged membership, but do so on a selective basis. The five BRICS countries individually share the rare attribute of being one among a selectively precious list of non-Western states which, with variances, can afford the luxury of genuine independent-mindedness within the international system. Expansion must respect this basic attribute. Candidate countries must not be constituents of closed-ended alliance systems or have their security guaranteed by an external power. Indonesia, an internationalist and secular-minded Muslim-majority state with a defined doctrinal tradition of pluralism and independent minded-ness should be an obvious front-runner. Down the line, as Nigeria gets its house in order, its entry too should be evaluated. The appellation NBRIICS shouldn’t be too much of a mouthful either! </w:t>
      </w:r>
      <w:r w:rsidRPr="0026637E">
        <w:rPr>
          <w:u w:val="single"/>
        </w:rPr>
        <w:t xml:space="preserve">Third, </w:t>
      </w:r>
      <w:r w:rsidRPr="00D81639">
        <w:rPr>
          <w:highlight w:val="green"/>
          <w:u w:val="single"/>
        </w:rPr>
        <w:t>BRICS must become the premier developing country platform to pilot South-South cooperation</w:t>
      </w:r>
      <w:r w:rsidRPr="0026637E">
        <w:rPr>
          <w:u w:val="single"/>
        </w:rPr>
        <w:t>. The Xiamen summit’s Dialogue of Emerging and Developing Countries and the variable geometry of the mooted ‘BRICS Plus’ format, which affords numerous inviting possibilities, were steps in the right direction.</w:t>
      </w:r>
      <w:r w:rsidRPr="0026637E">
        <w:rPr>
          <w:sz w:val="16"/>
        </w:rPr>
        <w:t xml:space="preserve"> The New Development Bank (BRICS Bank), meanwhile, should mark its unique imprint in the global development space by implementing faster loan approvals, operate with a leaner organizational structure resulting in lower loan cost, broaden the range of financing instruments at its disposal, including local currency financing, and adopt country systems whenever possible in order to respond to local needs. </w:t>
      </w:r>
      <w:r w:rsidRPr="0026637E">
        <w:rPr>
          <w:u w:val="single"/>
        </w:rPr>
        <w:t xml:space="preserve">Fourth, </w:t>
      </w:r>
      <w:r w:rsidRPr="00D81639">
        <w:rPr>
          <w:highlight w:val="green"/>
          <w:u w:val="single"/>
        </w:rPr>
        <w:t>the BRICS grouping must become the most important emerging market economy</w:t>
      </w:r>
      <w:r w:rsidRPr="0026637E">
        <w:rPr>
          <w:u w:val="single"/>
        </w:rPr>
        <w:t xml:space="preserve"> forum </w:t>
      </w:r>
      <w:r w:rsidRPr="00D81639">
        <w:rPr>
          <w:highlight w:val="green"/>
          <w:u w:val="single"/>
        </w:rPr>
        <w:t>to discuss the overhaul of the international monetary system</w:t>
      </w:r>
      <w:r w:rsidRPr="0026637E">
        <w:rPr>
          <w:u w:val="single"/>
        </w:rPr>
        <w:t>. The modernizing of the International Monetary Fund’s (IMF) concessional financing facilities to adapt to today’s capital flow realities should be the foremost topic of discussion.</w:t>
      </w:r>
      <w:r w:rsidRPr="0026637E">
        <w:rPr>
          <w:sz w:val="16"/>
        </w:rPr>
        <w:t xml:space="preserve"> The BRICS countries should press the IMF to introduce a Very Short-Term Liquidity Line, which can disburse its entire amount of approved funds upfront (linked to an indicator of capacity to repay) to pre-qualified countries and with no ex post policy conditionality attached. The BRICS countries should concurrently convert, and enlarge, their Contingent Reserve Arrangement (CRA) into an Emerging Market Crisis Prevention Fund that is large enough to lean against sharp swings – and self-fulfilling market panics. </w:t>
      </w:r>
      <w:r w:rsidRPr="0026637E">
        <w:rPr>
          <w:u w:val="single"/>
        </w:rPr>
        <w:t>Over the medium-term, the BRICS countries should also aim to institute a broadening of existing Special Drawing Rights (SDR) arrangements within the monetary system, making its issuance automatic and regular.</w:t>
      </w:r>
      <w:r>
        <w:rPr>
          <w:u w:val="single"/>
        </w:rPr>
        <w:t xml:space="preserve"> </w:t>
      </w:r>
      <w:r w:rsidRPr="0026637E">
        <w:rPr>
          <w:u w:val="single"/>
        </w:rPr>
        <w:t xml:space="preserve">Finally, </w:t>
      </w:r>
      <w:r w:rsidRPr="00D81639">
        <w:rPr>
          <w:highlight w:val="green"/>
          <w:u w:val="single"/>
        </w:rPr>
        <w:t>the BRICS should ramp up their political cooperation</w:t>
      </w:r>
      <w:r w:rsidRPr="0026637E">
        <w:rPr>
          <w:u w:val="single"/>
        </w:rPr>
        <w:t xml:space="preserve"> so as to be able </w:t>
      </w:r>
      <w:r w:rsidRPr="00D81639">
        <w:rPr>
          <w:highlight w:val="green"/>
          <w:u w:val="single"/>
        </w:rPr>
        <w:t>to speak in one voice on</w:t>
      </w:r>
      <w:r w:rsidRPr="0026637E">
        <w:rPr>
          <w:u w:val="single"/>
        </w:rPr>
        <w:t xml:space="preserve"> the great </w:t>
      </w:r>
      <w:r w:rsidRPr="00D81639">
        <w:rPr>
          <w:highlight w:val="green"/>
          <w:u w:val="single"/>
        </w:rPr>
        <w:t>security</w:t>
      </w:r>
      <w:r w:rsidRPr="0026637E">
        <w:rPr>
          <w:u w:val="single"/>
        </w:rPr>
        <w:t xml:space="preserve"> challenges of the day. The purpose should neither be to hijack and splinter the international high table into rival political blocs nor soften the ground for the ‘Rest’ (of the world) to wrest global leadership from the West. Rather, </w:t>
      </w:r>
      <w:r w:rsidRPr="00D81639">
        <w:rPr>
          <w:highlight w:val="green"/>
          <w:u w:val="single"/>
        </w:rPr>
        <w:t>the purpose should be to return</w:t>
      </w:r>
      <w:r w:rsidRPr="0026637E">
        <w:rPr>
          <w:u w:val="single"/>
        </w:rPr>
        <w:t xml:space="preserve"> the international system </w:t>
      </w:r>
      <w:r w:rsidRPr="00D81639">
        <w:rPr>
          <w:highlight w:val="green"/>
          <w:u w:val="single"/>
        </w:rPr>
        <w:t>to the United Nations-centered rules-based moorings</w:t>
      </w:r>
      <w:r w:rsidRPr="0026637E">
        <w:rPr>
          <w:u w:val="single"/>
        </w:rPr>
        <w:t xml:space="preserve"> envisioned by its founders, </w:t>
      </w:r>
      <w:r w:rsidRPr="00D81639">
        <w:rPr>
          <w:highlight w:val="green"/>
          <w:u w:val="single"/>
        </w:rPr>
        <w:t>which has taken a repeated beating during this</w:t>
      </w:r>
      <w:r w:rsidRPr="0026637E">
        <w:rPr>
          <w:u w:val="single"/>
        </w:rPr>
        <w:t xml:space="preserve"> post-Cold War ‘</w:t>
      </w:r>
      <w:r w:rsidRPr="00D81639">
        <w:rPr>
          <w:highlight w:val="green"/>
          <w:u w:val="single"/>
        </w:rPr>
        <w:t>unipolar moment’ under the guises of humanitarian intervention and transformative neo-conservatism</w:t>
      </w:r>
      <w:r w:rsidRPr="0026637E">
        <w:rPr>
          <w:u w:val="single"/>
        </w:rPr>
        <w:t>. A less war-prone and more deliberative approach to the myriad global security challenges during the first half of the 21st century must become the order of the day. For that to be the case, the BRICS countries too must set an example by constraining their actions within the ambit of international law.</w:t>
      </w:r>
      <w:r>
        <w:rPr>
          <w:u w:val="single"/>
        </w:rPr>
        <w:t xml:space="preserve"> </w:t>
      </w:r>
      <w:r w:rsidRPr="0026637E">
        <w:rPr>
          <w:u w:val="single"/>
        </w:rPr>
        <w:t>A second ‘golden decade’ of collaboration and partnership beckons</w:t>
      </w:r>
      <w:r w:rsidRPr="0026637E">
        <w:rPr>
          <w:sz w:val="16"/>
        </w:rPr>
        <w:t>. The BRICS countries must rise to the challenge and restore a sense of fairness and equilibrium to the international economic and political order.</w:t>
      </w:r>
    </w:p>
    <w:p w:rsidR="00BC7D41" w:rsidRPr="007C0838" w:rsidRDefault="00BC7D41" w:rsidP="00BC7D41">
      <w:pPr>
        <w:pStyle w:val="Heading4"/>
      </w:pPr>
      <w:r w:rsidRPr="007C0838">
        <w:t xml:space="preserve">Only retaining human capital can keep growth going for developing countries. Also, any effects of brain drain that may be beneficial only help the government, not the people in that country. </w:t>
      </w:r>
    </w:p>
    <w:p w:rsidR="00BC7D41" w:rsidRDefault="00BC7D41" w:rsidP="00BC7D41">
      <w:pPr>
        <w:rPr>
          <w:rStyle w:val="Style13ptBold"/>
          <w:bCs w:val="0"/>
        </w:rPr>
      </w:pPr>
      <w:r>
        <w:rPr>
          <w:rStyle w:val="Style13ptBold"/>
        </w:rPr>
        <w:t xml:space="preserve">Kapur 17 </w:t>
      </w:r>
      <w:r>
        <w:t>(Devesh Kapur is the director at the Center for the Advanced Study of India, “Addressing the Brain Drain: A Partial Cosmopolitanism Approach”, South African Journal of Philosophy, 36:1, Page 47)//sjp</w:t>
      </w:r>
    </w:p>
    <w:p w:rsidR="00BC7D41" w:rsidRDefault="00BC7D41" w:rsidP="00BC7D41">
      <w:pPr>
        <w:rPr>
          <w:u w:val="single"/>
        </w:rPr>
      </w:pPr>
      <w:r>
        <w:rPr>
          <w:sz w:val="16"/>
        </w:rPr>
        <w:t xml:space="preserve">Liberal political theorists do not for the most part see a problem in selectively favouring skilled immigrants. Claiming to use the “broad democratic consensus” to guide his moral examination of immigration, Carens (2013, 183) argues that “economic potential seems another criterion that seems morally permissible, at least as a general matter”. For Carens, the possibility that this might result in a “brain drain” with harmful effects on poor countries is largely an empirical question, whose answer may well depend on the much larger question on “the nature and obligation of rich states to poor ones” and how immigration interacts “with other policies in an overall context”, i.e. global justice overall. But he sees “no basis for asserting an obligation on rich states to adopt immigration policies that do not harm poor ones” (Carens 2013, 185). </w:t>
      </w:r>
      <w:r w:rsidRPr="00D81639">
        <w:rPr>
          <w:highlight w:val="green"/>
          <w:u w:val="single"/>
        </w:rPr>
        <w:t>Take the case of medical personnel from Cuba</w:t>
      </w:r>
      <w:r>
        <w:rPr>
          <w:u w:val="single"/>
        </w:rPr>
        <w:t xml:space="preserve">. Over the years </w:t>
      </w:r>
      <w:r w:rsidRPr="00D81639">
        <w:rPr>
          <w:highlight w:val="green"/>
          <w:u w:val="single"/>
        </w:rPr>
        <w:t>Cuba developed a laudable healthcare system</w:t>
      </w:r>
      <w:r>
        <w:rPr>
          <w:u w:val="single"/>
        </w:rPr>
        <w:t xml:space="preserve">, evident in health outcomes that were markedly superior to other countries, despite low per capita expenditures and a debilitating embargo imposed by the US. </w:t>
      </w:r>
      <w:r>
        <w:rPr>
          <w:sz w:val="16"/>
        </w:rPr>
        <w:t xml:space="preserve">Indeed, Cuba’s infant and under-five child mortality rates have been lower than the US’s despite per capita expenditures less than 5 per cent that of the US. </w:t>
      </w:r>
      <w:r w:rsidRPr="00D81639">
        <w:rPr>
          <w:highlight w:val="green"/>
          <w:u w:val="single"/>
        </w:rPr>
        <w:t>One important factor has been</w:t>
      </w:r>
      <w:r>
        <w:rPr>
          <w:u w:val="single"/>
        </w:rPr>
        <w:t xml:space="preserve"> an exceptional </w:t>
      </w:r>
      <w:r w:rsidRPr="00D81639">
        <w:rPr>
          <w:highlight w:val="green"/>
          <w:u w:val="single"/>
        </w:rPr>
        <w:t>commitment to high levels of human capital with doctor-patient ratios double that of the US and substantially greater than Sweden</w:t>
      </w:r>
      <w:r>
        <w:rPr>
          <w:u w:val="single"/>
        </w:rPr>
        <w:t xml:space="preserve"> (Kath 2010). But at the same time, l</w:t>
      </w:r>
      <w:r w:rsidRPr="00D81639">
        <w:rPr>
          <w:highlight w:val="green"/>
          <w:u w:val="single"/>
        </w:rPr>
        <w:t xml:space="preserve">arge numbers of Cuban medical </w:t>
      </w:r>
      <w:r>
        <w:rPr>
          <w:u w:val="single"/>
        </w:rPr>
        <w:t xml:space="preserve">professionals have been the bedrock of Cuba’s medical diplomacy. They </w:t>
      </w:r>
      <w:r w:rsidRPr="00D81639">
        <w:rPr>
          <w:highlight w:val="green"/>
          <w:u w:val="single"/>
        </w:rPr>
        <w:t>have been deployed to other developing countries in exchange for oil and cash,</w:t>
      </w:r>
      <w:r>
        <w:rPr>
          <w:u w:val="single"/>
        </w:rPr>
        <w:t xml:space="preserve"> providing an indispensable source of income for their impoverished country and crucial healthcare for many poor people in countries with weak healthcare systems</w:t>
      </w:r>
      <w:r>
        <w:rPr>
          <w:sz w:val="16"/>
        </w:rPr>
        <w:t xml:space="preserve">. This is a distinctive type of brain drain in two respects: it is temporary, and the gains largely accrue to the government rather than the migrant. </w:t>
      </w:r>
      <w:r w:rsidRPr="00D81639">
        <w:rPr>
          <w:highlight w:val="green"/>
          <w:u w:val="single"/>
        </w:rPr>
        <w:t>Cuba’s medical professionals,</w:t>
      </w:r>
      <w:r>
        <w:rPr>
          <w:u w:val="single"/>
        </w:rPr>
        <w:t xml:space="preserve"> who often </w:t>
      </w:r>
      <w:r w:rsidRPr="00D81639">
        <w:rPr>
          <w:highlight w:val="green"/>
          <w:u w:val="single"/>
        </w:rPr>
        <w:t>work in hard conditions</w:t>
      </w:r>
      <w:r>
        <w:rPr>
          <w:u w:val="single"/>
        </w:rPr>
        <w:t xml:space="preserve">, </w:t>
      </w:r>
      <w:r w:rsidRPr="00D81639">
        <w:rPr>
          <w:highlight w:val="green"/>
          <w:u w:val="single"/>
        </w:rPr>
        <w:t>get little.</w:t>
      </w:r>
      <w:r>
        <w:rPr>
          <w:u w:val="single"/>
        </w:rPr>
        <w:t xml:space="preserve"> So on one side there are </w:t>
      </w:r>
      <w:r w:rsidRPr="00D81639">
        <w:rPr>
          <w:highlight w:val="green"/>
          <w:u w:val="single"/>
        </w:rPr>
        <w:t>Cuban</w:t>
      </w:r>
      <w:r>
        <w:rPr>
          <w:u w:val="single"/>
        </w:rPr>
        <w:t xml:space="preserve"> health </w:t>
      </w:r>
      <w:r w:rsidRPr="00D81639">
        <w:rPr>
          <w:highlight w:val="green"/>
          <w:u w:val="single"/>
        </w:rPr>
        <w:t>professionals</w:t>
      </w:r>
      <w:r>
        <w:rPr>
          <w:u w:val="single"/>
        </w:rPr>
        <w:t xml:space="preserve">, who </w:t>
      </w:r>
      <w:r w:rsidRPr="00D81639">
        <w:rPr>
          <w:highlight w:val="green"/>
          <w:u w:val="single"/>
        </w:rPr>
        <w:t>work for an employer who has complete control of their terms of employment</w:t>
      </w:r>
      <w:r>
        <w:rPr>
          <w:u w:val="single"/>
        </w:rPr>
        <w:t>, with no possibility of negotiating and bargaining these terms and no alternative employment options</w:t>
      </w:r>
      <w:r w:rsidRPr="00D81639">
        <w:rPr>
          <w:highlight w:val="green"/>
          <w:u w:val="single"/>
        </w:rPr>
        <w:t>, and</w:t>
      </w:r>
      <w:r>
        <w:rPr>
          <w:u w:val="single"/>
        </w:rPr>
        <w:t xml:space="preserve"> which employer </w:t>
      </w:r>
      <w:r w:rsidRPr="00D81639">
        <w:rPr>
          <w:highlight w:val="green"/>
          <w:u w:val="single"/>
        </w:rPr>
        <w:t>keeps most of their earnings</w:t>
      </w:r>
      <w:r>
        <w:rPr>
          <w:sz w:val="16"/>
        </w:rPr>
        <w:t xml:space="preserve">. On the other side is a US programme initiated in 2006 offering American residency to Cuban medical workers posted overseas (Burnett and Robles 2015). The engineered defection of Cuban nationals has been specifically directed at its healthcare professionals, and more than 7 000 have received residency in the US over the last decade. </w:t>
      </w:r>
      <w:r>
        <w:rPr>
          <w:u w:val="single"/>
        </w:rPr>
        <w:t xml:space="preserve">Ironically, </w:t>
      </w:r>
      <w:r w:rsidRPr="00D81639">
        <w:rPr>
          <w:highlight w:val="green"/>
          <w:u w:val="single"/>
        </w:rPr>
        <w:t>once they arrive</w:t>
      </w:r>
      <w:r>
        <w:rPr>
          <w:u w:val="single"/>
        </w:rPr>
        <w:t xml:space="preserve"> in the US, </w:t>
      </w:r>
      <w:r w:rsidRPr="00D81639">
        <w:rPr>
          <w:highlight w:val="green"/>
          <w:u w:val="single"/>
        </w:rPr>
        <w:t>they cannot practise</w:t>
      </w:r>
      <w:r>
        <w:rPr>
          <w:u w:val="single"/>
        </w:rPr>
        <w:t xml:space="preserve"> their profession </w:t>
      </w:r>
      <w:r w:rsidRPr="00D81639">
        <w:rPr>
          <w:highlight w:val="green"/>
          <w:u w:val="single"/>
        </w:rPr>
        <w:t>without first passing a</w:t>
      </w:r>
      <w:r>
        <w:rPr>
          <w:u w:val="single"/>
        </w:rPr>
        <w:t xml:space="preserve"> tough </w:t>
      </w:r>
      <w:r w:rsidRPr="00D81639">
        <w:rPr>
          <w:highlight w:val="green"/>
          <w:u w:val="single"/>
        </w:rPr>
        <w:t>gauntlet of</w:t>
      </w:r>
      <w:r>
        <w:rPr>
          <w:u w:val="single"/>
        </w:rPr>
        <w:t xml:space="preserve"> qualifying </w:t>
      </w:r>
      <w:r w:rsidRPr="00D81639">
        <w:rPr>
          <w:highlight w:val="green"/>
          <w:u w:val="single"/>
        </w:rPr>
        <w:t>exams.</w:t>
      </w:r>
      <w:r>
        <w:rPr>
          <w:u w:val="single"/>
        </w:rPr>
        <w:t xml:space="preserve"> And, as has been the case for over a half-century, the US government treats Cuban and Haitian would-be immigrants differently simply by declaring that Cubans are political refugees (and hence worthy of asylum), while Haitians are viewed as economic migrants (and therefore can be deported back).</w:t>
      </w:r>
    </w:p>
    <w:p w:rsidR="00BC7D41" w:rsidRDefault="00BC7D41" w:rsidP="00BC7D41">
      <w:pPr>
        <w:pStyle w:val="Heading4"/>
      </w:pPr>
      <w:r>
        <w:t xml:space="preserve">The affirmative is wrong in their claim that hegemony “solves conflict”—cooperation will blossom after US decline. Allowing the status quo to transition </w:t>
      </w:r>
      <w:r>
        <w:rPr>
          <w:u w:val="single"/>
        </w:rPr>
        <w:t>de-escalates</w:t>
      </w:r>
      <w:r>
        <w:t xml:space="preserve"> global flashpoints, upholding hegemony creates conflict by forcing outside nations to concede to US demands. </w:t>
      </w:r>
    </w:p>
    <w:p w:rsidR="00BC7D41" w:rsidRDefault="00BC7D41" w:rsidP="00BC7D41">
      <w:r w:rsidRPr="009844B1">
        <w:rPr>
          <w:rStyle w:val="Style13ptBold"/>
        </w:rPr>
        <w:t>Gills, 17</w:t>
      </w:r>
      <w:r>
        <w:t xml:space="preserve"> - Barry K. Gills and Heikki Patomäki [University of Helsinki, Finland] (“Trumponomics and the “post-hegemonic” world,” real-world economics review, issue no. 79, 2017)//BL</w:t>
      </w:r>
    </w:p>
    <w:p w:rsidR="00BC7D41" w:rsidRDefault="00BC7D41" w:rsidP="00BC7D41">
      <w:r>
        <w:t>HST = Hegemonic stability theory</w:t>
      </w:r>
    </w:p>
    <w:p w:rsidR="00BC7D41" w:rsidRPr="00860DBC" w:rsidRDefault="00BC7D41" w:rsidP="00BC7D41">
      <w:pPr>
        <w:rPr>
          <w:sz w:val="14"/>
        </w:rPr>
      </w:pPr>
      <w:r w:rsidRPr="0004616C">
        <w:rPr>
          <w:sz w:val="14"/>
        </w:rPr>
        <w:t xml:space="preserve">HST emerged at a time when the partial collapse of the Bretton Woods system was widely conceived as a sign of crisis in US global leadership. This perception was further reinforced by the catastrophe of the Vietnam War and the rise of the New Left movement. Basically, </w:t>
      </w:r>
      <w:r w:rsidRPr="00D81639">
        <w:rPr>
          <w:rStyle w:val="StyleUnderline"/>
          <w:highlight w:val="green"/>
        </w:rPr>
        <w:t>HST claims that the stability of the world economy is dependent on the benevolent leadership of the hegemonic state</w:t>
      </w:r>
      <w:r w:rsidRPr="0098549D">
        <w:rPr>
          <w:rStyle w:val="StyleUnderline"/>
        </w:rPr>
        <w:t>. HST was first proposed by economic historian Charles P. Kindleberger</w:t>
      </w:r>
      <w:r w:rsidRPr="0004616C">
        <w:rPr>
          <w:sz w:val="14"/>
        </w:rPr>
        <w:t xml:space="preserve"> (1973) in The World in Depression 1929-1939. In the concluding chapter of that work, “An Explanation of the 1929 Depression”, Kindleberger suggested a chain of partly contrastive historical analogies between three eras. The first was the era of free trade under British leadership from 1846 (abolition of the Corn Laws) or 1860 (further elimination of tariffs) until 1913.4 The second was the interwar era of 1919-39, when the US first refused to accept the role of hegemonic leadership and then resorted to the protectionist Smoot-Hawley Tariff Act of 1930 in response to the financial crisis and its consequences. </w:t>
      </w:r>
      <w:r w:rsidRPr="0098549D">
        <w:rPr>
          <w:rStyle w:val="StyleUnderline"/>
        </w:rPr>
        <w:t>The third was the era of the US (hegemonic) leadership in 1945-71. In addition, the fourth era was beginning in the 1970s, when the US was arguably “beginning to slip” (ibid., p. 307), but which we retrospectively know as the era of neoliberalism or market-globalism</w:t>
      </w:r>
      <w:r w:rsidRPr="0004616C">
        <w:rPr>
          <w:sz w:val="14"/>
        </w:rPr>
        <w:t xml:space="preserve"> (see Harvey, 2005; Steger, 2009; Springer, Birch and MacLeavy 2016). Kindleberger anticipated future tendencies towards protectionism and a diplomatic stalemate between the US and EEC. The next forty years turned out different, but in Kindleberger’s historical reading, a stalemate and repression would mean a heightened danger of regressive spiral into war. These historical analogies were subsequently formulated into a general theory by Stephen D. Krasner (1976), Robert Keohane (1980), Robert Gilpin (1981), and Kindleberger (1981) himself. In Krasner’s (1976, p. 318) formulation, the main hypothesis of the theory is that “a hegemonic distribution of potential economic power is likely to result in an open trading structure” and, more generally, in an open world economy. Krasner qualified his state-power argument by talking about delayed political reactions to changes in patterns of trade and finance and structures of production; the actual effects of gradual economic changes may in some cases become visible only after decades. Moreover, “some catalytic external event seems necessary to move states to dramatic policy initiatives in line with state interests” (1976, p. 341). Policy-choices are thus path-dependent, and states become rather easily locked into the pattern set by their previous choices. </w:t>
      </w:r>
      <w:r w:rsidRPr="0098549D">
        <w:rPr>
          <w:rStyle w:val="StyleUnderline"/>
        </w:rPr>
        <w:t>The key assumption underlying the theory of hegemonic stability, however, is that free trade and maximal (global) openness in investments and finance are beneficial to everyone, albeit not equally so, in sharp contrast to many alternative perspectives</w:t>
      </w:r>
      <w:r w:rsidRPr="0004616C">
        <w:rPr>
          <w:sz w:val="14"/>
        </w:rPr>
        <w:t xml:space="preserve"> (such as Rodrik 2001; Unger 2008): “Neoclassical trade theory is based upon the assumption that states act to maximize their aggregate economic utility. This leads to the conclusion that maximum global welfare and Pareto optimality are achieved under free trade. While particular countries may better their situations through protectionism, economic theory has generally looked askance at such policies. […] Neoclassical theory recognizes that trade regulations can also be used to correct domestic distortions and to promote infant industries, but these are exceptions or temporary departures from policy conclusions that lead logically to the support of free trade” (Krasner, 1976, p. 318). Krasner stressed that the benefits are clearest in the case of large and technologically advanced states and for some small states, but large backward states may in some cases experience excessive costs from trade openness. Krasner’s qualifications notwithstanding, in the next step of the development of the theory, liberal international order was bluntly defined as a (global) public good. The global public good was supposed to include the definition and enforcement of property rights, resolution of disputes, stability and security (Gilpin, 1981, p. 16, 30, 34; Gilpin, 1987, pp. 86-7; Kindleberger, 1981, p. 247).5 Yet these HST theorists were not united about the nature of what constituted that ‘good’. Whereas Kindleberger emphasised moral responsibilities and the need to overcome temporary asymmetries and counter business cycles, Gilpin, by contrast, put forward a more neo-imperialist interpretation: “As was the case with premodern empires, the hegemonic powers may be said to supply public goods (security and protection of property rights) in exchange for revenue. </w:t>
      </w:r>
      <w:proofErr w:type="gramStart"/>
      <w:r w:rsidRPr="0004616C">
        <w:rPr>
          <w:sz w:val="14"/>
        </w:rPr>
        <w:t>The Pax Britannica and Pax Americana, like the Pax Romana, ensured an international system of relative peace and security” (Gilpin, 1981, p. 145).</w:t>
      </w:r>
      <w:proofErr w:type="gramEnd"/>
      <w:r w:rsidRPr="0004616C">
        <w:rPr>
          <w:sz w:val="14"/>
        </w:rPr>
        <w:t xml:space="preserve"> The theory of hegemonic stability thus depicted 19th century Britain as a model for the late 20th and early 21st century US. The precise ethical and political implications of the theory were somewhat unclear, however. Gilpin presented a gloomy picture of future options. Despite the Cold War bipolar structure being a major stabilising factor, threatened only by the continuous rise of the Soviet Union, Gilpin argued that “the danger of a hegemonic war is very real” (ibid., p. 234). His prescription: a hegemonic or imperial enforcement – i.e. </w:t>
      </w:r>
      <w:proofErr w:type="gramStart"/>
      <w:r w:rsidRPr="0004616C">
        <w:rPr>
          <w:sz w:val="14"/>
        </w:rPr>
        <w:t>that powerful states</w:t>
      </w:r>
      <w:proofErr w:type="gramEnd"/>
      <w:r w:rsidRPr="0004616C">
        <w:rPr>
          <w:sz w:val="14"/>
        </w:rPr>
        <w:t xml:space="preserve"> should control the “lesser states” – for global security and protection of property rights, has been taken seriously by many US-based scholars, politicians and journalists. Coupled with the assumption of the benevolence of the hegemon and related apologetic narratives, this line of thinking readily lends itself to the conclusion that the US has been assuming an unfair share of sustaining the global public good.6 Strange (1987, p. 552) expressed the main practical implication of the theory: “[</w:t>
      </w:r>
      <w:r w:rsidRPr="00D81639">
        <w:rPr>
          <w:rStyle w:val="StyleUnderline"/>
          <w:highlight w:val="green"/>
        </w:rPr>
        <w:t>T]he myth of lost hegemony is apt to induce in everybody only pessimism, despair, and the conviction that</w:t>
      </w:r>
      <w:r w:rsidRPr="0098549D">
        <w:rPr>
          <w:rStyle w:val="StyleUnderline"/>
        </w:rPr>
        <w:t xml:space="preserve">, in these inauspicious circumstances, </w:t>
      </w:r>
      <w:r w:rsidRPr="00D81639">
        <w:rPr>
          <w:rStyle w:val="StyleUnderline"/>
          <w:highlight w:val="green"/>
        </w:rPr>
        <w:t>the only thing to do is to ignore everyone else and look after your own</w:t>
      </w:r>
      <w:r w:rsidRPr="0098549D">
        <w:rPr>
          <w:rStyle w:val="StyleUnderline"/>
        </w:rPr>
        <w:t xml:space="preserve"> individual or national </w:t>
      </w:r>
      <w:r w:rsidRPr="00D81639">
        <w:rPr>
          <w:rStyle w:val="StyleUnderline"/>
          <w:highlight w:val="green"/>
        </w:rPr>
        <w:t>interests</w:t>
      </w:r>
      <w:r w:rsidRPr="0098549D">
        <w:rPr>
          <w:rStyle w:val="StyleUnderline"/>
        </w:rPr>
        <w:t xml:space="preserve">. Thus, some of </w:t>
      </w:r>
      <w:r w:rsidRPr="00D81639">
        <w:rPr>
          <w:rStyle w:val="StyleUnderline"/>
          <w:highlight w:val="green"/>
        </w:rPr>
        <w:t xml:space="preserve">the </w:t>
      </w:r>
      <w:r w:rsidRPr="009844B1">
        <w:rPr>
          <w:rStyle w:val="StyleUnderline"/>
        </w:rPr>
        <w:t xml:space="preserve">same </w:t>
      </w:r>
      <w:r w:rsidRPr="00D81639">
        <w:rPr>
          <w:rStyle w:val="StyleUnderline"/>
          <w:highlight w:val="green"/>
        </w:rPr>
        <w:t>American contributors</w:t>
      </w:r>
      <w:r w:rsidRPr="0098549D">
        <w:rPr>
          <w:rStyle w:val="StyleUnderline"/>
        </w:rPr>
        <w:t xml:space="preserve"> to International Organization </w:t>
      </w:r>
      <w:r w:rsidRPr="00D81639">
        <w:rPr>
          <w:rStyle w:val="StyleUnderline"/>
          <w:highlight w:val="green"/>
        </w:rPr>
        <w:t>who are personally persuaded of the benefits of more international cooperation</w:t>
      </w:r>
      <w:r w:rsidRPr="0098549D">
        <w:rPr>
          <w:rStyle w:val="StyleUnderline"/>
        </w:rPr>
        <w:t xml:space="preserve"> and conflict </w:t>
      </w:r>
      <w:proofErr w:type="gramStart"/>
      <w:r w:rsidRPr="0098549D">
        <w:rPr>
          <w:rStyle w:val="StyleUnderline"/>
        </w:rPr>
        <w:t>resolution,</w:t>
      </w:r>
      <w:proofErr w:type="gramEnd"/>
      <w:r w:rsidRPr="0098549D">
        <w:rPr>
          <w:rStyle w:val="StyleUnderline"/>
        </w:rPr>
        <w:t xml:space="preserve"> </w:t>
      </w:r>
      <w:r w:rsidRPr="00D81639">
        <w:rPr>
          <w:rStyle w:val="StyleUnderline"/>
          <w:highlight w:val="green"/>
        </w:rPr>
        <w:t>may paradoxically be contributing to a less cooperative</w:t>
      </w:r>
      <w:r w:rsidRPr="009844B1">
        <w:rPr>
          <w:rStyle w:val="StyleUnderline"/>
        </w:rPr>
        <w:t xml:space="preserve"> </w:t>
      </w:r>
      <w:r w:rsidRPr="00D81639">
        <w:rPr>
          <w:rStyle w:val="StyleUnderline"/>
          <w:highlight w:val="green"/>
        </w:rPr>
        <w:t>environment by subscribing to and perpetuating the myth of lost American power.”</w:t>
      </w:r>
      <w:r w:rsidRPr="0004616C">
        <w:rPr>
          <w:sz w:val="14"/>
        </w:rPr>
        <w:t xml:space="preserve"> </w:t>
      </w:r>
      <w:r w:rsidRPr="00D81639">
        <w:rPr>
          <w:rStyle w:val="StyleUnderline"/>
          <w:highlight w:val="green"/>
        </w:rPr>
        <w:t>Trump’s project to “Make America great again” has deep historical roots</w:t>
      </w:r>
      <w:r w:rsidRPr="0098549D">
        <w:rPr>
          <w:rStyle w:val="StyleUnderline"/>
        </w:rPr>
        <w:t>. The erosion of the Bretton Woods system triggered the emergence of the US-American myth about lost hegemony and its global consequences</w:t>
      </w:r>
      <w:r w:rsidRPr="0004616C">
        <w:rPr>
          <w:sz w:val="14"/>
        </w:rPr>
        <w:t xml:space="preserve">. The Bretton Woods system itself was inherently dilemmatic and presupposed a largely disintegrated world economy of the 1940s and its continuous economic domination by the US. The Triffin Dilemma7 was a direct consequence of the decision reached in Bretton Woods – on the insistence of the US – to make the dollar the currency of world trade, and let creditors retain their surplus and remain passive. The turning point of the early 1970s would not have occurred until much later had Keynes’ proposal been implemented in full, and it could have occurred in a very different way (Patomäki, 2008: 185-90). </w:t>
      </w:r>
      <w:r w:rsidRPr="009844B1">
        <w:rPr>
          <w:rStyle w:val="StyleUnderline"/>
        </w:rPr>
        <w:t xml:space="preserve">The implication of the </w:t>
      </w:r>
      <w:r w:rsidRPr="00D81639">
        <w:rPr>
          <w:rStyle w:val="StyleUnderline"/>
          <w:highlight w:val="green"/>
        </w:rPr>
        <w:t>HST</w:t>
      </w:r>
      <w:r w:rsidRPr="0098549D">
        <w:rPr>
          <w:rStyle w:val="StyleUnderline"/>
        </w:rPr>
        <w:t xml:space="preserve"> – that others should be made to pay for the maintenance of the existing “order” and indirectly thereby subsidise the costs on US terms – </w:t>
      </w:r>
      <w:r w:rsidRPr="00D81639">
        <w:rPr>
          <w:rStyle w:val="StyleUnderline"/>
          <w:highlight w:val="green"/>
        </w:rPr>
        <w:t>has paved the way towards the US inclination to become, over time, ever more selfregarding</w:t>
      </w:r>
      <w:r w:rsidRPr="0098549D">
        <w:rPr>
          <w:rStyle w:val="StyleUnderline"/>
        </w:rPr>
        <w:t>.</w:t>
      </w:r>
      <w:r w:rsidRPr="0004616C">
        <w:rPr>
          <w:sz w:val="14"/>
        </w:rPr>
        <w:t xml:space="preserve"> Of the early developers of HST, Kindleberger (1973, p. 308) was open to the alternative of new “international institutions with real authority and sovereignty” to govern the world economy (i.e. an evolutionary path towards a “post-hegemonic” situation, with increased trans-nationalisation of state authority, governing a highly trans-nationalised global economic system). However, he too seems to have ultimately assumed that agenda setting and decision-making must always be hierarchical at least to a degree; i.e. one state must always lead and others must follow. International cooperation “after hegemony”: a reconstructive critique </w:t>
      </w:r>
      <w:proofErr w:type="gramStart"/>
      <w:r w:rsidRPr="0098549D">
        <w:rPr>
          <w:rStyle w:val="StyleUnderline"/>
        </w:rPr>
        <w:t>The</w:t>
      </w:r>
      <w:proofErr w:type="gramEnd"/>
      <w:r w:rsidRPr="0098549D">
        <w:rPr>
          <w:rStyle w:val="StyleUnderline"/>
        </w:rPr>
        <w:t xml:space="preserve"> assumption underlying HST that a single hegemonic leader is necessary for effective international cooperation (to uphold the existing international institutions of “order” and ensure the stability of the global capitalist economic system) was questioned by Keohane</w:t>
      </w:r>
      <w:r w:rsidRPr="0004616C">
        <w:rPr>
          <w:sz w:val="14"/>
        </w:rPr>
        <w:t xml:space="preserve"> in his 1984 book After Hegemony: Cooperation and Discord in the World Political Economy. In this book, Keohane (2005) argues, “it might be possible, after the decline of hegemonic regimes, for most symmetrical patterns of cooperation to evolve after a transitional period of discord”. </w:t>
      </w:r>
      <w:r w:rsidRPr="0098549D">
        <w:rPr>
          <w:rStyle w:val="StyleUnderline"/>
        </w:rPr>
        <w:t xml:space="preserve">Keohane uses game theory to show that </w:t>
      </w:r>
      <w:r w:rsidRPr="00D81639">
        <w:rPr>
          <w:rStyle w:val="StyleUnderline"/>
          <w:highlight w:val="green"/>
        </w:rPr>
        <w:t>spontaneous cooperation can emerge</w:t>
      </w:r>
      <w:r w:rsidRPr="0098549D">
        <w:rPr>
          <w:rStyle w:val="StyleUnderline"/>
        </w:rPr>
        <w:t xml:space="preserve"> even among egoists </w:t>
      </w:r>
      <w:r w:rsidRPr="00D81639">
        <w:rPr>
          <w:rStyle w:val="StyleUnderline"/>
          <w:highlight w:val="green"/>
        </w:rPr>
        <w:t>and in the absence of common government</w:t>
      </w:r>
      <w:r w:rsidRPr="0098549D">
        <w:rPr>
          <w:rStyle w:val="StyleUnderline"/>
        </w:rPr>
        <w:t>, but “the extent of such cooperation will depend on the existence of international institutions, or international regimes, with particular characteristics”</w:t>
      </w:r>
      <w:r w:rsidRPr="0004616C">
        <w:rPr>
          <w:sz w:val="14"/>
        </w:rPr>
        <w:t xml:space="preserve"> (2005, p. 13). </w:t>
      </w:r>
      <w:r w:rsidRPr="00D81639">
        <w:rPr>
          <w:rStyle w:val="StyleUnderline"/>
          <w:highlight w:val="green"/>
        </w:rPr>
        <w:t>The possibility of effective international cooperation</w:t>
      </w:r>
      <w:r w:rsidRPr="0098549D">
        <w:rPr>
          <w:rStyle w:val="StyleUnderline"/>
        </w:rPr>
        <w:t xml:space="preserve"> continuing or even </w:t>
      </w:r>
      <w:r w:rsidRPr="00D81639">
        <w:rPr>
          <w:rStyle w:val="StyleUnderline"/>
          <w:highlight w:val="green"/>
        </w:rPr>
        <w:t>blossoming “after hegemony”</w:t>
      </w:r>
      <w:r w:rsidRPr="0098549D">
        <w:rPr>
          <w:rStyle w:val="StyleUnderline"/>
        </w:rPr>
        <w:t xml:space="preserve"> is reinforced by the complementary nature of hegemony and international regimes. These </w:t>
      </w:r>
      <w:r w:rsidRPr="00D81639">
        <w:rPr>
          <w:rStyle w:val="StyleUnderline"/>
          <w:highlight w:val="green"/>
        </w:rPr>
        <w:t>can</w:t>
      </w:r>
      <w:r w:rsidRPr="0098549D">
        <w:rPr>
          <w:rStyle w:val="StyleUnderline"/>
        </w:rPr>
        <w:t xml:space="preserve"> both </w:t>
      </w:r>
      <w:r w:rsidRPr="00D81639">
        <w:rPr>
          <w:rStyle w:val="StyleUnderline"/>
          <w:highlight w:val="green"/>
        </w:rPr>
        <w:t>make agreements possible</w:t>
      </w:r>
      <w:r w:rsidRPr="0098549D">
        <w:rPr>
          <w:rStyle w:val="StyleUnderline"/>
        </w:rPr>
        <w:t>, and facilitate continuing compliance with the rules established in this system of world order</w:t>
      </w:r>
      <w:r w:rsidRPr="0004616C">
        <w:rPr>
          <w:sz w:val="14"/>
        </w:rPr>
        <w:t xml:space="preserve">. Keohane thus made it clear that in his analysis </w:t>
      </w:r>
      <w:r w:rsidRPr="00D81639">
        <w:rPr>
          <w:rStyle w:val="StyleUnderline"/>
          <w:highlight w:val="green"/>
        </w:rPr>
        <w:t>there is no need to expect a serious historical decline</w:t>
      </w:r>
      <w:r w:rsidRPr="0098549D">
        <w:rPr>
          <w:rStyle w:val="StyleUnderline"/>
        </w:rPr>
        <w:t xml:space="preserve"> in international cooperation in the 1980s, 1990s or beyond, </w:t>
      </w:r>
      <w:r w:rsidRPr="00D81639">
        <w:rPr>
          <w:rStyle w:val="StyleUnderline"/>
          <w:highlight w:val="green"/>
        </w:rPr>
        <w:t>even as the dominance of the US within the system undergoes gradual decline. The ‘system’ itself will not collapse into a state of chaos</w:t>
      </w:r>
      <w:r w:rsidRPr="0098549D">
        <w:rPr>
          <w:rStyle w:val="StyleUnderline"/>
        </w:rPr>
        <w:t xml:space="preserve"> or disorder. </w:t>
      </w:r>
      <w:r w:rsidRPr="00D81639">
        <w:rPr>
          <w:rStyle w:val="StyleUnderline"/>
          <w:highlight w:val="green"/>
        </w:rPr>
        <w:t>On the contrary, there is a real prospect that vital post-war international norms, institutions, and practices will</w:t>
      </w:r>
      <w:r w:rsidRPr="0098549D">
        <w:rPr>
          <w:rStyle w:val="StyleUnderline"/>
        </w:rPr>
        <w:t xml:space="preserve"> not only continue, but </w:t>
      </w:r>
      <w:r w:rsidRPr="00D81639">
        <w:rPr>
          <w:rStyle w:val="StyleUnderline"/>
          <w:highlight w:val="green"/>
        </w:rPr>
        <w:t xml:space="preserve">will </w:t>
      </w:r>
      <w:r w:rsidRPr="009844B1">
        <w:rPr>
          <w:rStyle w:val="StyleUnderline"/>
        </w:rPr>
        <w:t xml:space="preserve">even </w:t>
      </w:r>
      <w:r w:rsidRPr="00D81639">
        <w:rPr>
          <w:rStyle w:val="StyleUnderline"/>
          <w:highlight w:val="green"/>
        </w:rPr>
        <w:t>be strengthened</w:t>
      </w:r>
      <w:r w:rsidRPr="0098549D">
        <w:rPr>
          <w:rStyle w:val="StyleUnderline"/>
        </w:rPr>
        <w:t xml:space="preserve">. </w:t>
      </w:r>
      <w:r w:rsidRPr="00D81639">
        <w:rPr>
          <w:rStyle w:val="StyleUnderline"/>
          <w:highlight w:val="green"/>
        </w:rPr>
        <w:t>This is</w:t>
      </w:r>
      <w:r w:rsidRPr="0098549D">
        <w:rPr>
          <w:rStyle w:val="StyleUnderline"/>
        </w:rPr>
        <w:t xml:space="preserve"> a condition he refers to as “</w:t>
      </w:r>
      <w:r w:rsidRPr="00D81639">
        <w:rPr>
          <w:rStyle w:val="StyleUnderline"/>
          <w:highlight w:val="green"/>
        </w:rPr>
        <w:t>non-hegemonic cooperation”</w:t>
      </w:r>
      <w:r w:rsidRPr="0098549D">
        <w:rPr>
          <w:rStyle w:val="StyleUnderline"/>
        </w:rPr>
        <w:t xml:space="preserve"> </w:t>
      </w:r>
      <w:r w:rsidRPr="0004616C">
        <w:rPr>
          <w:sz w:val="14"/>
        </w:rPr>
        <w:t>(Keohane, 2005, p. 79).</w:t>
      </w:r>
    </w:p>
    <w:p w:rsidR="00BC7D41" w:rsidRPr="00BC7D41" w:rsidRDefault="00BC7D41" w:rsidP="00BC7D41"/>
    <w:p w:rsidR="00BC7D41" w:rsidRDefault="00BC7D41" w:rsidP="000C4A1E"/>
    <w:p w:rsidR="009E1068" w:rsidRPr="009E1068" w:rsidRDefault="000C4A1E" w:rsidP="009E1068">
      <w:pPr>
        <w:pStyle w:val="Heading3"/>
      </w:pPr>
      <w:r>
        <w:t xml:space="preserve">BRICS—U/Q: </w:t>
      </w:r>
      <w:r w:rsidR="009E1068">
        <w:t>Western Liberal Order Falling/Unsustainable</w:t>
      </w:r>
    </w:p>
    <w:p w:rsidR="009E1068" w:rsidRPr="00433A2E" w:rsidRDefault="009E1068" w:rsidP="009E1068">
      <w:pPr>
        <w:pStyle w:val="Heading4"/>
      </w:pPr>
      <w:r>
        <w:t xml:space="preserve">Trump’s incompetence, European nationalist movements, and concentrated wealth accumulation is eroding the current global order – an immediate shift to multipolarity is needed to avoid war and further economic consolidation  </w:t>
      </w:r>
    </w:p>
    <w:p w:rsidR="009E1068" w:rsidRPr="00433A2E" w:rsidRDefault="009E1068" w:rsidP="009E1068">
      <w:r w:rsidRPr="00433A2E">
        <w:br/>
      </w:r>
      <w:r w:rsidRPr="0089118B">
        <w:rPr>
          <w:rStyle w:val="Style13ptBold"/>
        </w:rPr>
        <w:t>Kant, 6-7</w:t>
      </w:r>
      <w:r w:rsidRPr="00433A2E">
        <w:t xml:space="preserve">-2018, "Multipolarity: The foundation of a new world order," (Asia Times Staff), </w:t>
      </w:r>
      <w:r>
        <w:t>Ravi Kant</w:t>
      </w:r>
      <w:r w:rsidRPr="0089118B">
        <w:rPr>
          <w:sz w:val="12"/>
        </w:rPr>
        <w:t xml:space="preserve">¶ </w:t>
      </w:r>
      <w:r>
        <w:t xml:space="preserve">Ravi Kant is a financial writer with a deep passion for technology and economics, and also covers International politics and cybersecurity. He has wide experience in the financial world and some of his analysis has been published in leading magazines such as The Market Mogul and </w:t>
      </w:r>
      <w:proofErr w:type="gramStart"/>
      <w:r>
        <w:t>The</w:t>
      </w:r>
      <w:proofErr w:type="gramEnd"/>
      <w:r>
        <w:t xml:space="preserve"> Indian Economist.</w:t>
      </w:r>
      <w:r w:rsidRPr="00433A2E">
        <w:t>http://www.atimes.com/multipolarity-the-foundation-of-a-new-world-order/?cn-reloaded=1</w:t>
      </w:r>
      <w:r>
        <w:t>// sj</w:t>
      </w:r>
    </w:p>
    <w:p w:rsidR="009E1068" w:rsidRDefault="009E1068" w:rsidP="009E1068"/>
    <w:p w:rsidR="009E1068" w:rsidRDefault="009E1068" w:rsidP="009E1068">
      <w:r w:rsidRPr="00D36610">
        <w:rPr>
          <w:rStyle w:val="StyleUnderline"/>
        </w:rPr>
        <w:t>The liberal world order, which stands for individual freedom, support for democratic rights, and free market capitalism, is falling.</w:t>
      </w:r>
      <w:r w:rsidRPr="00D36610">
        <w:rPr>
          <w:rStyle w:val="StyleUnderline"/>
          <w:sz w:val="12"/>
        </w:rPr>
        <w:t xml:space="preserve">¶ </w:t>
      </w:r>
      <w:r w:rsidRPr="00D36610">
        <w:rPr>
          <w:rStyle w:val="StyleUnderline"/>
        </w:rPr>
        <w:t>The current threat to the existing world order is coming from the</w:t>
      </w:r>
      <w:r>
        <w:t xml:space="preserve"> rise of </w:t>
      </w:r>
      <w:r w:rsidRPr="00D36610">
        <w:rPr>
          <w:rStyle w:val="StyleUnderline"/>
        </w:rPr>
        <w:t>nationalism</w:t>
      </w:r>
      <w:r>
        <w:t xml:space="preserve"> across the world, especially </w:t>
      </w:r>
      <w:r w:rsidRPr="00D36610">
        <w:rPr>
          <w:rStyle w:val="StyleUnderline"/>
        </w:rPr>
        <w:t>in America, Britain, Germany and other parts of the European Union.</w:t>
      </w:r>
      <w:r w:rsidRPr="00D36610">
        <w:rPr>
          <w:sz w:val="12"/>
        </w:rPr>
        <w:t xml:space="preserve">¶ </w:t>
      </w:r>
      <w:r w:rsidRPr="00D36610">
        <w:rPr>
          <w:rStyle w:val="StyleUnderline"/>
        </w:rPr>
        <w:t>Democracies across the world are feeling the effects of growing populism and the rise of fanatical leaders.</w:t>
      </w:r>
      <w:r>
        <w:t xml:space="preserve"> The caliber of discourse in these societies has declined considerably. </w:t>
      </w:r>
      <w:r w:rsidRPr="00D36610">
        <w:rPr>
          <w:rStyle w:val="Emphasis"/>
        </w:rPr>
        <w:t>America’s decision to abandon the role of torchbearer of the liberal world order under the Trump administration has played a critical role in this turn of events.</w:t>
      </w:r>
      <w:r w:rsidRPr="00D36610">
        <w:rPr>
          <w:rStyle w:val="Emphasis"/>
          <w:sz w:val="12"/>
        </w:rPr>
        <w:t>¶</w:t>
      </w:r>
      <w:r w:rsidRPr="00D36610">
        <w:rPr>
          <w:sz w:val="12"/>
        </w:rPr>
        <w:t xml:space="preserve"> </w:t>
      </w:r>
      <w:r>
        <w:t>Events like Brexit and criticism of the established media have played a significant role in undermining public trust in the current world order. The rise of protectionism, which may lead to trade wars, is just one sign of a growing backlash against globalization.</w:t>
      </w:r>
      <w:r w:rsidRPr="00D36610">
        <w:rPr>
          <w:sz w:val="12"/>
        </w:rPr>
        <w:t xml:space="preserve">¶ </w:t>
      </w:r>
      <w:r>
        <w:t>Fundamental questions</w:t>
      </w:r>
      <w:r w:rsidRPr="00D36610">
        <w:rPr>
          <w:sz w:val="12"/>
        </w:rPr>
        <w:t xml:space="preserve">¶ </w:t>
      </w:r>
      <w:r>
        <w:t xml:space="preserve">Societies across the world have grappled with the most fundamental questions regarding how to build a proper relationship between the individual and the state, and how to best resolve the inevitable conflicts between states. </w:t>
      </w:r>
      <w:r w:rsidRPr="00D36610">
        <w:rPr>
          <w:sz w:val="12"/>
        </w:rPr>
        <w:t xml:space="preserve">¶ </w:t>
      </w:r>
      <w:proofErr w:type="gramStart"/>
      <w:r>
        <w:t>The</w:t>
      </w:r>
      <w:proofErr w:type="gramEnd"/>
      <w:r>
        <w:t xml:space="preserve"> golden era of globalization, considered to be from 1980 to 2008, was widely perceived to be an inexorable process. </w:t>
      </w:r>
      <w:r w:rsidRPr="00D36610">
        <w:rPr>
          <w:rStyle w:val="StyleUnderline"/>
        </w:rPr>
        <w:t>The shock of the global financial crisis has drawn attention to the problems of globalization</w:t>
      </w:r>
      <w:r>
        <w:t>, such as too much debt and excessive concentration of wealth</w:t>
      </w:r>
      <w:r w:rsidRPr="00D36610">
        <w:rPr>
          <w:sz w:val="12"/>
        </w:rPr>
        <w:t xml:space="preserve">¶ </w:t>
      </w:r>
      <w:r>
        <w:t xml:space="preserve">Trade always plays a crucial role in the maintenance of peace. As the saying goes, “If the goods don’t cross the border, soldiers will.” Trade provides an incentive to forge better connections with other states, and the prospect of enjoying mutual benefits encourages people to look for the good in each other. Trade facilitating more peaceful relations has led to globalization. Globalization has brought enormous benefits to the world such as millions of </w:t>
      </w:r>
      <w:proofErr w:type="gramStart"/>
      <w:r>
        <w:t>jobs,</w:t>
      </w:r>
      <w:proofErr w:type="gramEnd"/>
      <w:r>
        <w:t xml:space="preserve"> rising living standards and an increasingly borderless environment.</w:t>
      </w:r>
      <w:r w:rsidRPr="00D36610">
        <w:rPr>
          <w:sz w:val="12"/>
        </w:rPr>
        <w:t xml:space="preserve">¶ </w:t>
      </w:r>
      <w:r>
        <w:t>The benefits of globalization have certainly outweighed the costs. But the real question that still haunts policymakers is whether the benefits of globalization have been equally distributed among investors, workers, consumers and the broader public.</w:t>
      </w:r>
      <w:r w:rsidRPr="00D36610">
        <w:rPr>
          <w:sz w:val="12"/>
        </w:rPr>
        <w:t xml:space="preserve">¶ </w:t>
      </w:r>
      <w:r>
        <w:t xml:space="preserve">Globalization has created a common market, facilitated the free flow of workers across borders, and fueled the rise of the multinational corporation, but it has also resulted in one serious problem – </w:t>
      </w:r>
      <w:r w:rsidRPr="00D36610">
        <w:rPr>
          <w:rStyle w:val="StyleUnderline"/>
        </w:rPr>
        <w:t xml:space="preserve">unfair wealth distribution. Only certain sections of society </w:t>
      </w:r>
      <w:r>
        <w:t xml:space="preserve">– for example, investors and industry – </w:t>
      </w:r>
      <w:r w:rsidRPr="00D36610">
        <w:rPr>
          <w:rStyle w:val="StyleUnderline"/>
        </w:rPr>
        <w:t>have enjoyed the benefits</w:t>
      </w:r>
      <w:r>
        <w:t xml:space="preserve"> of globalization.</w:t>
      </w:r>
      <w:r w:rsidRPr="00D36610">
        <w:rPr>
          <w:sz w:val="12"/>
        </w:rPr>
        <w:t xml:space="preserve">¶ </w:t>
      </w:r>
      <w:proofErr w:type="gramStart"/>
      <w:r>
        <w:t>The</w:t>
      </w:r>
      <w:proofErr w:type="gramEnd"/>
      <w:r>
        <w:t xml:space="preserve"> policy shift towards greater openness to free trade and foreign direct investment has not produced the desired results, especially gains in productivity. Many economies are still struggling to achieve sustained improvement in investment and productivity. The fallout from the crisis – slow recovery in developed countries since the 2008 crash – has triggered a populist backlash against globalization and a reversion to nationalism. The bigger question that confronts policymakers is whether a new world order will </w:t>
      </w:r>
      <w:proofErr w:type="gramStart"/>
      <w:r>
        <w:t>rise</w:t>
      </w:r>
      <w:proofErr w:type="gramEnd"/>
      <w:r>
        <w:t xml:space="preserve"> from the ashes.</w:t>
      </w:r>
      <w:r w:rsidRPr="00D36610">
        <w:rPr>
          <w:sz w:val="12"/>
        </w:rPr>
        <w:t xml:space="preserve">¶ </w:t>
      </w:r>
      <w:r>
        <w:t>The emergence of a new world order</w:t>
      </w:r>
      <w:r w:rsidRPr="00D36610">
        <w:rPr>
          <w:sz w:val="12"/>
        </w:rPr>
        <w:t xml:space="preserve">¶ </w:t>
      </w:r>
      <w:r>
        <w:t xml:space="preserve">Nationalism is the foundation of modern society and social solidarity, say its proponents. The ideology is based on the fact that one particular culture and society is far more morally correct than the other ones. The fallout from globalization is paving the way for nationalism and the rise of protectionism across the world. Some observers see the rise of nationalism in the West as the emergence of a new world order. But historical evidence suggests that nationalism has never been successful in shaping a peaceful world order that is sustainable. World War I and World War II are classical examples of how nationalism always fails to provide growth and prosperity in the world. But </w:t>
      </w:r>
      <w:r w:rsidRPr="00D36610">
        <w:rPr>
          <w:rStyle w:val="Emphasis"/>
        </w:rPr>
        <w:t>there is likely a solution to the existing problems of the current world order –multipolarity.</w:t>
      </w:r>
      <w:r w:rsidRPr="00D36610">
        <w:rPr>
          <w:rStyle w:val="Emphasis"/>
          <w:sz w:val="12"/>
        </w:rPr>
        <w:t>¶</w:t>
      </w:r>
      <w:r w:rsidRPr="00D36610">
        <w:rPr>
          <w:sz w:val="12"/>
        </w:rPr>
        <w:t xml:space="preserve"> </w:t>
      </w:r>
      <w:r>
        <w:t xml:space="preserve">Multipolarity is a system </w:t>
      </w:r>
      <w:r w:rsidRPr="00D36610">
        <w:rPr>
          <w:rStyle w:val="Emphasis"/>
        </w:rPr>
        <w:t>based on shared values – the idea that each credible nation has a moral responsibility to help to collectively maintain peace and prosperity in the world.</w:t>
      </w:r>
      <w:r>
        <w:t xml:space="preserve"> </w:t>
      </w:r>
      <w:r w:rsidRPr="00D36610">
        <w:rPr>
          <w:rStyle w:val="StyleUnderline"/>
        </w:rPr>
        <w:t>There is an urgent need for a global institution that reflects the current realities of the global power structure.</w:t>
      </w:r>
      <w:r w:rsidRPr="00D36610">
        <w:rPr>
          <w:rStyle w:val="StyleUnderline"/>
          <w:sz w:val="12"/>
        </w:rPr>
        <w:t>¶</w:t>
      </w:r>
      <w:r w:rsidRPr="00D36610">
        <w:rPr>
          <w:sz w:val="12"/>
        </w:rPr>
        <w:t xml:space="preserve"> </w:t>
      </w:r>
      <w:r>
        <w:t xml:space="preserve">Key institutions like the IMF, the UN and the World Bank must recognize the legitimacy of the new power club in order to maintain their authority. </w:t>
      </w:r>
      <w:r w:rsidRPr="00D36610">
        <w:rPr>
          <w:rStyle w:val="StyleUnderline"/>
        </w:rPr>
        <w:t>Emerging nations must be given a substantial say in how these leading institutions are run.</w:t>
      </w:r>
      <w:r>
        <w:t xml:space="preserve"> It’s time to change the nature of the global economy – from one that is war-based to one based on sharing. </w:t>
      </w:r>
      <w:r w:rsidRPr="00D36610">
        <w:rPr>
          <w:rStyle w:val="StyleUnderline"/>
        </w:rPr>
        <w:t>The sharing economy will not bring about the end of capitalism, but it will certainly redefine the system by creating more prosperity at the bottom of the socioeconomic ladder.</w:t>
      </w:r>
      <w:r w:rsidRPr="00D36610">
        <w:rPr>
          <w:rStyle w:val="StyleUnderline"/>
          <w:sz w:val="12"/>
        </w:rPr>
        <w:t>¶</w:t>
      </w:r>
      <w:r w:rsidRPr="00D36610">
        <w:rPr>
          <w:sz w:val="12"/>
        </w:rPr>
        <w:t xml:space="preserve"> </w:t>
      </w:r>
      <w:r w:rsidRPr="00D36610">
        <w:rPr>
          <w:rStyle w:val="Emphasis"/>
        </w:rPr>
        <w:t>New institutions should be established to redefine the global agenda and order</w:t>
      </w:r>
      <w:r w:rsidRPr="00D36610">
        <w:rPr>
          <w:rStyle w:val="StyleUnderline"/>
        </w:rPr>
        <w:t>. The world</w:t>
      </w:r>
      <w:r>
        <w:t xml:space="preserve"> at a large will be better off if we make a transition from globalization to multilateralism. In order to make this happen, </w:t>
      </w:r>
      <w:r w:rsidRPr="00D36610">
        <w:rPr>
          <w:rStyle w:val="StyleUnderline"/>
        </w:rPr>
        <w:t xml:space="preserve">developed countries should focus on increasing their flexibility to adjust their changing comparative advantages resulting from rapid technological change </w:t>
      </w:r>
      <w:r>
        <w:t>and cheap labor rather than pursuing protectionism.</w:t>
      </w:r>
      <w:r w:rsidRPr="00D36610">
        <w:rPr>
          <w:sz w:val="12"/>
        </w:rPr>
        <w:t xml:space="preserve">¶ </w:t>
      </w:r>
      <w:proofErr w:type="gramStart"/>
      <w:r>
        <w:t>While</w:t>
      </w:r>
      <w:proofErr w:type="gramEnd"/>
      <w:r>
        <w:t xml:space="preserve"> </w:t>
      </w:r>
      <w:r w:rsidRPr="00D36610">
        <w:rPr>
          <w:rStyle w:val="StyleUnderline"/>
        </w:rPr>
        <w:t xml:space="preserve">developing countries must focus on enhancing the quality of education, infrastructure, and technological capability </w:t>
      </w:r>
      <w:r>
        <w:t>rather than playing the blame game with developed nations. A shared value based on shared interest and shared respect for each other can help us meet the challenges of the 21st century without any conflicts arising.</w:t>
      </w:r>
    </w:p>
    <w:p w:rsidR="009E1068" w:rsidRPr="00150FC1" w:rsidRDefault="009E1068" w:rsidP="009E1068">
      <w:pPr>
        <w:pStyle w:val="Heading4"/>
      </w:pPr>
      <w:r w:rsidRPr="00150FC1">
        <w:t>New US policies have made it clear that unilateralism is over-every other country wishes to establish a multilateral order and the US has no power</w:t>
      </w:r>
    </w:p>
    <w:p w:rsidR="009E1068" w:rsidRPr="00E34FBB" w:rsidRDefault="009E1068" w:rsidP="009E1068">
      <w:pPr>
        <w:rPr>
          <w:rStyle w:val="Style13ptBold"/>
        </w:rPr>
      </w:pPr>
      <w:r>
        <w:rPr>
          <w:rStyle w:val="Style13ptBold"/>
        </w:rPr>
        <w:t xml:space="preserve">Ahmed 18 </w:t>
      </w:r>
      <w:r w:rsidRPr="002D23C9">
        <w:t xml:space="preserve">(Rehan Ahmed is a senior editor at Geopolitics and candidate of International Relations and Journalism based in Pakistan, January 14 2018, “From the Ruins of Unipolarity”, The Geopolitics, </w:t>
      </w:r>
      <w:hyperlink r:id="rId103" w:history="1">
        <w:r w:rsidRPr="002D23C9">
          <w:t>https://thegeopolitics.com/from-the-ruins-of-unipolarity/</w:t>
        </w:r>
      </w:hyperlink>
      <w:r w:rsidRPr="002D23C9">
        <w:t>, Accessed 7-7-18)//sjp</w:t>
      </w:r>
    </w:p>
    <w:p w:rsidR="009E1068" w:rsidRDefault="009E1068" w:rsidP="009E1068">
      <w:pPr>
        <w:rPr>
          <w:u w:val="single"/>
        </w:rPr>
      </w:pPr>
      <w:r w:rsidRPr="002B2686">
        <w:rPr>
          <w:u w:val="single"/>
        </w:rPr>
        <w:t xml:space="preserve">The </w:t>
      </w:r>
      <w:r w:rsidRPr="00D81639">
        <w:rPr>
          <w:highlight w:val="green"/>
          <w:u w:val="single"/>
        </w:rPr>
        <w:t>recent unilateral take by the US</w:t>
      </w:r>
      <w:r w:rsidRPr="002B2686">
        <w:rPr>
          <w:u w:val="single"/>
        </w:rPr>
        <w:t xml:space="preserve"> followed by backflip on several of its global policies from its traditional approach as a global cop </w:t>
      </w:r>
      <w:r w:rsidRPr="00D81639">
        <w:rPr>
          <w:highlight w:val="green"/>
          <w:u w:val="single"/>
        </w:rPr>
        <w:t>is</w:t>
      </w:r>
      <w:r w:rsidRPr="002B2686">
        <w:rPr>
          <w:u w:val="single"/>
        </w:rPr>
        <w:t xml:space="preserve"> no less than </w:t>
      </w:r>
      <w:r w:rsidRPr="00D81639">
        <w:rPr>
          <w:highlight w:val="green"/>
          <w:u w:val="single"/>
        </w:rPr>
        <w:t>a landmark</w:t>
      </w:r>
      <w:r w:rsidRPr="002B2686">
        <w:rPr>
          <w:u w:val="single"/>
        </w:rPr>
        <w:t xml:space="preserve"> in the international politics.</w:t>
      </w:r>
      <w:r w:rsidRPr="002B2686">
        <w:rPr>
          <w:sz w:val="16"/>
        </w:rPr>
        <w:t xml:space="preserve"> Last time it was the Bush era when we saw an America embarking on a “unilateralist drive” – in the words of then EU Secretary of Foreign Affairs. But it is obvious now that the time has changed</w:t>
      </w:r>
      <w:r w:rsidRPr="002B2686">
        <w:rPr>
          <w:u w:val="single"/>
        </w:rPr>
        <w:t xml:space="preserve">. The </w:t>
      </w:r>
      <w:r w:rsidRPr="00D81639">
        <w:rPr>
          <w:highlight w:val="green"/>
          <w:u w:val="single"/>
        </w:rPr>
        <w:t>world no more believes in unilateralism</w:t>
      </w:r>
      <w:r w:rsidRPr="002B2686">
        <w:rPr>
          <w:u w:val="single"/>
        </w:rPr>
        <w:t xml:space="preserve">, neither is the 1990s bandwagoning possible in this era of complex interdependence. Take, for instance, the relationship of the US and China which itself testifies the fact that whatever the extent of rivalry be there are trivial prospects of military confrontation in this world of economic interdependence. </w:t>
      </w:r>
      <w:r w:rsidRPr="00D81639">
        <w:rPr>
          <w:highlight w:val="green"/>
          <w:u w:val="single"/>
        </w:rPr>
        <w:t>There are no possibilities of – tight – unipolarity or bipolarity in today’s world</w:t>
      </w:r>
      <w:r w:rsidRPr="002B2686">
        <w:rPr>
          <w:u w:val="single"/>
        </w:rPr>
        <w:t>. In the foreseeable future, we will watch the passing of</w:t>
      </w:r>
      <w:r>
        <w:rPr>
          <w:u w:val="single"/>
        </w:rPr>
        <w:t xml:space="preserve"> </w:t>
      </w:r>
      <w:r w:rsidRPr="002B2686">
        <w:rPr>
          <w:u w:val="single"/>
        </w:rPr>
        <w:t>Charles Krauthammer’s</w:t>
      </w:r>
      <w:r>
        <w:rPr>
          <w:u w:val="single"/>
        </w:rPr>
        <w:t xml:space="preserve"> </w:t>
      </w:r>
      <w:r w:rsidRPr="002B2686">
        <w:rPr>
          <w:u w:val="single"/>
        </w:rPr>
        <w:t>“</w:t>
      </w:r>
      <w:hyperlink r:id="rId104" w:tgtFrame="_blank" w:history="1">
        <w:r w:rsidRPr="002B2686">
          <w:rPr>
            <w:u w:val="single"/>
          </w:rPr>
          <w:t>Unipolar Moment”</w:t>
        </w:r>
      </w:hyperlink>
      <w:r>
        <w:rPr>
          <w:u w:val="single"/>
        </w:rPr>
        <w:t xml:space="preserve"> </w:t>
      </w:r>
      <w:r w:rsidRPr="002B2686">
        <w:rPr>
          <w:u w:val="single"/>
        </w:rPr>
        <w:t>or the</w:t>
      </w:r>
      <w:r>
        <w:rPr>
          <w:u w:val="single"/>
        </w:rPr>
        <w:t xml:space="preserve"> </w:t>
      </w:r>
      <w:r w:rsidRPr="002B2686">
        <w:rPr>
          <w:u w:val="single"/>
        </w:rPr>
        <w:t>end of unipolarity as we know it.</w:t>
      </w:r>
      <w:r>
        <w:rPr>
          <w:u w:val="single"/>
        </w:rPr>
        <w:t xml:space="preserve"> </w:t>
      </w:r>
      <w:r w:rsidRPr="002B2686">
        <w:rPr>
          <w:sz w:val="16"/>
        </w:rPr>
        <w:t xml:space="preserve">The threatening attitude of the United States in the UN over the Palestine issue and its improvised recognition of Jerusalem as the capital of Israel have broken the fundamental principles of democracy and the decision has rendered a spoiler to the international image of the US – at least in the Muslim world. The US that claims to be the promoter of liberal democracy, who believes in the rule and right of the majority, the same US which contributes to the promulgation of freedom of choice and action has embarked on a track that intersects the very notion of freedom and liberal democracy. </w:t>
      </w:r>
      <w:r w:rsidRPr="002B2686">
        <w:rPr>
          <w:u w:val="single"/>
        </w:rPr>
        <w:t>The words of US representative to the UN, Nikki Haley, still echo the UN parliament which marked an end to the US acknowledgment of global democracy and multilateralism</w:t>
      </w:r>
      <w:r w:rsidRPr="00D81639">
        <w:rPr>
          <w:highlight w:val="green"/>
          <w:u w:val="single"/>
        </w:rPr>
        <w:t>. The unilateralist drive by the US is</w:t>
      </w:r>
      <w:r w:rsidRPr="002B2686">
        <w:rPr>
          <w:u w:val="single"/>
        </w:rPr>
        <w:t xml:space="preserve"> surely </w:t>
      </w:r>
      <w:r w:rsidRPr="00D81639">
        <w:rPr>
          <w:highlight w:val="green"/>
          <w:u w:val="single"/>
        </w:rPr>
        <w:t>one of the biggest blunders</w:t>
      </w:r>
      <w:r w:rsidRPr="002B2686">
        <w:rPr>
          <w:u w:val="single"/>
        </w:rPr>
        <w:t xml:space="preserve"> that it should avoid in any possible way.</w:t>
      </w:r>
      <w:r>
        <w:rPr>
          <w:u w:val="single"/>
        </w:rPr>
        <w:t xml:space="preserve"> </w:t>
      </w:r>
      <w:r w:rsidRPr="002B2686">
        <w:rPr>
          <w:sz w:val="16"/>
        </w:rPr>
        <w:t xml:space="preserve">US decision over Jerusalem has provoked a backlash in the Muslim world. But as a matter of fact, the recent US decision on Jerusalem is not a shift of policies but a shift of behavior. The retrospective nonchalance of the US towards Israeli settlement is an example in point that the recent decision is a mere acknowledgment of how the US has been seeing this conflict since the beginning. The decision has invoked anti-US sentiments in the Muslim world. The one-sided voting against the US move on Jerusalem that was not even backed by the United States’ close friends proves that the decision was a policy failure. America’s South Asia strategy is another episode which so far indicates one more policy blunder by the new US administration. Losing the trust of a long-standing ally, Pakistan, in the War on Terror in Afghanistan would be no good for the US. The fact of Afghanistan being a landlocked country and having no other – safe, effective and cheap route – makes Pakistan not only strategically but a geopolitically important actor as well. Washington’s rhetoric of blaming Pakistan and putting </w:t>
      </w:r>
      <w:proofErr w:type="gramStart"/>
      <w:r w:rsidRPr="002B2686">
        <w:rPr>
          <w:sz w:val="16"/>
        </w:rPr>
        <w:t>all the</w:t>
      </w:r>
      <w:proofErr w:type="gramEnd"/>
      <w:r w:rsidRPr="002B2686">
        <w:rPr>
          <w:sz w:val="16"/>
        </w:rPr>
        <w:t xml:space="preserve"> burden on latter’s shoulders could have been justified if there was not a single city of Afghanistan under the Taliban. However, currently, more than 40% of Afghan territory is directly or indirectly under the control of Afghan Taliban</w:t>
      </w:r>
      <w:r w:rsidRPr="00D81639">
        <w:rPr>
          <w:sz w:val="16"/>
          <w:highlight w:val="green"/>
        </w:rPr>
        <w:t xml:space="preserve">. </w:t>
      </w:r>
      <w:r w:rsidRPr="00D81639">
        <w:rPr>
          <w:highlight w:val="green"/>
          <w:u w:val="single"/>
        </w:rPr>
        <w:t xml:space="preserve">The recent shift in the US policies towards South Asia and the Middle East has pushed many </w:t>
      </w:r>
      <w:r w:rsidRPr="002B2686">
        <w:rPr>
          <w:u w:val="single"/>
        </w:rPr>
        <w:t xml:space="preserve">countries </w:t>
      </w:r>
      <w:r w:rsidRPr="00D81639">
        <w:rPr>
          <w:highlight w:val="green"/>
          <w:u w:val="single"/>
        </w:rPr>
        <w:t>towards the Orient.</w:t>
      </w:r>
      <w:r w:rsidRPr="002B2686">
        <w:rPr>
          <w:u w:val="single"/>
        </w:rPr>
        <w:t xml:space="preserve"> Such an atmosphere coupled with the economic and developmental initiatives pledged and offered by China under the banner of One Belt One Road will definitely weaken the US position in the global arena.</w:t>
      </w:r>
      <w:r w:rsidRPr="002B2686">
        <w:rPr>
          <w:sz w:val="16"/>
        </w:rPr>
        <w:t xml:space="preserve"> Another factor that encourages the South Asian and Central Asian countries to move towards China instead of the US is the fact of their being developing countries. Most of these countries mainly ones that fall under the net of OBOR are developing countries and China remains the only state interested to invest economically not militarily. </w:t>
      </w:r>
      <w:r w:rsidRPr="002B2686">
        <w:rPr>
          <w:u w:val="single"/>
        </w:rPr>
        <w:t>This has been evident from the recent US</w:t>
      </w:r>
      <w:r>
        <w:rPr>
          <w:u w:val="single"/>
        </w:rPr>
        <w:t xml:space="preserve"> </w:t>
      </w:r>
      <w:r w:rsidRPr="002B2686">
        <w:rPr>
          <w:u w:val="single"/>
        </w:rPr>
        <w:t xml:space="preserve">national security policy that </w:t>
      </w:r>
      <w:r w:rsidRPr="00D81639">
        <w:rPr>
          <w:highlight w:val="green"/>
          <w:u w:val="single"/>
        </w:rPr>
        <w:t>the US still believes in a Cold War-style global rivalry</w:t>
      </w:r>
      <w:r w:rsidRPr="002B2686">
        <w:rPr>
          <w:u w:val="single"/>
        </w:rPr>
        <w:t xml:space="preserve"> as ridiculed and condemned by Russia and China. The document labels China and Russia as “rival powers”. But </w:t>
      </w:r>
      <w:r w:rsidRPr="00D81639">
        <w:rPr>
          <w:highlight w:val="green"/>
          <w:u w:val="single"/>
        </w:rPr>
        <w:t>China’s foreign ministry condemned it saying Washington should “abandon outdated notions</w:t>
      </w:r>
      <w:r w:rsidRPr="002B2686">
        <w:rPr>
          <w:u w:val="single"/>
        </w:rPr>
        <w:t>”. Retaining such mentality will defiantly reap the US no good results.</w:t>
      </w:r>
      <w:r>
        <w:rPr>
          <w:u w:val="single"/>
        </w:rPr>
        <w:t xml:space="preserve"> </w:t>
      </w:r>
      <w:r w:rsidRPr="00D81639">
        <w:rPr>
          <w:highlight w:val="green"/>
          <w:u w:val="single"/>
        </w:rPr>
        <w:t xml:space="preserve">The mighty US </w:t>
      </w:r>
      <w:proofErr w:type="gramStart"/>
      <w:r w:rsidRPr="002B2686">
        <w:rPr>
          <w:u w:val="single"/>
        </w:rPr>
        <w:t>which</w:t>
      </w:r>
      <w:proofErr w:type="gramEnd"/>
      <w:r w:rsidRPr="002B2686">
        <w:rPr>
          <w:u w:val="single"/>
        </w:rPr>
        <w:t xml:space="preserve"> </w:t>
      </w:r>
      <w:r w:rsidRPr="00D81639">
        <w:rPr>
          <w:highlight w:val="green"/>
          <w:u w:val="single"/>
        </w:rPr>
        <w:t>has already begun losing ground in economic supremacy</w:t>
      </w:r>
      <w:r w:rsidRPr="002B2686">
        <w:rPr>
          <w:u w:val="single"/>
        </w:rPr>
        <w:t xml:space="preserve"> is also at its worst in terms of institutional </w:t>
      </w:r>
      <w:r w:rsidRPr="00D81639">
        <w:rPr>
          <w:highlight w:val="green"/>
          <w:u w:val="single"/>
        </w:rPr>
        <w:t>and relational dominance</w:t>
      </w:r>
      <w:r w:rsidRPr="002B2686">
        <w:rPr>
          <w:u w:val="single"/>
        </w:rPr>
        <w:t xml:space="preserve">. </w:t>
      </w:r>
      <w:r w:rsidRPr="00D81639">
        <w:rPr>
          <w:highlight w:val="green"/>
          <w:u w:val="single"/>
        </w:rPr>
        <w:t>Today’s globalized world is in a Post-Post-Cold war era</w:t>
      </w:r>
      <w:r w:rsidRPr="002B2686">
        <w:rPr>
          <w:u w:val="single"/>
        </w:rPr>
        <w:t xml:space="preserve">. Dominance can no longer be measured in terms of military power alone. Although </w:t>
      </w:r>
      <w:r w:rsidRPr="00D81639">
        <w:rPr>
          <w:highlight w:val="green"/>
          <w:u w:val="single"/>
        </w:rPr>
        <w:t>military might</w:t>
      </w:r>
      <w:r w:rsidRPr="002B2686">
        <w:rPr>
          <w:u w:val="single"/>
        </w:rPr>
        <w:t xml:space="preserve"> remains a key driver of international relations it </w:t>
      </w:r>
      <w:r w:rsidRPr="00D81639">
        <w:rPr>
          <w:highlight w:val="green"/>
          <w:u w:val="single"/>
        </w:rPr>
        <w:t>is no longer the – only – driver of global politics</w:t>
      </w:r>
      <w:r w:rsidRPr="002B2686">
        <w:rPr>
          <w:sz w:val="16"/>
        </w:rPr>
        <w:t xml:space="preserve">. Regionalism is on the rise. Today, more countries are looking towards a business-oriented partner than a defense ally. The bilateral engagement of Seoul and Pyongyang can be one of the cases in point. </w:t>
      </w:r>
      <w:r w:rsidRPr="002B2686">
        <w:rPr>
          <w:u w:val="single"/>
        </w:rPr>
        <w:t xml:space="preserve">Multipolarity is – or becoming – a reality that the US will have to acknowledge. The increasing use of “isolating the US” like phrases in newspapers around the world shows a real drift in the global politics. </w:t>
      </w:r>
      <w:r w:rsidRPr="00D81639">
        <w:rPr>
          <w:highlight w:val="green"/>
          <w:u w:val="single"/>
        </w:rPr>
        <w:t>A protectionist and unilateralist attitude</w:t>
      </w:r>
      <w:r w:rsidRPr="002B2686">
        <w:rPr>
          <w:u w:val="single"/>
        </w:rPr>
        <w:t xml:space="preserve">, harsh immigrant policies followed by a volte-face over the Palestine issue demonstrates a major shift of policies of the US as a global superpower state. Such a shift in policies might run the show for the US domestically alone but </w:t>
      </w:r>
      <w:r w:rsidRPr="00D81639">
        <w:rPr>
          <w:highlight w:val="green"/>
          <w:u w:val="single"/>
        </w:rPr>
        <w:t>may not lead to any constructive end internationally</w:t>
      </w:r>
      <w:r w:rsidRPr="002B2686">
        <w:rPr>
          <w:sz w:val="16"/>
        </w:rPr>
        <w:t xml:space="preserve">. </w:t>
      </w:r>
      <w:r w:rsidRPr="002B2686">
        <w:rPr>
          <w:u w:val="single"/>
        </w:rPr>
        <w:t>Use of threats and coercion in a democratically working global institution couldn’t have made any sense even in the 1970s. Time has changed; it is better in the interests of the US to adopt the change. The US has to face the reality and the reality is that a new global order has begun to emerge from the ruins of unipolarity.</w:t>
      </w:r>
    </w:p>
    <w:p w:rsidR="009E1068" w:rsidRDefault="009E1068" w:rsidP="009E1068"/>
    <w:p w:rsidR="003B6C94" w:rsidRDefault="000C4A1E" w:rsidP="003B6C94">
      <w:pPr>
        <w:pStyle w:val="Heading3"/>
      </w:pPr>
      <w:r>
        <w:t xml:space="preserve">BRICS—U/Q: </w:t>
      </w:r>
      <w:r w:rsidR="003B6C94">
        <w:t>BRICs on Rise Now</w:t>
      </w:r>
    </w:p>
    <w:p w:rsidR="003B6C94" w:rsidRPr="0076312A" w:rsidRDefault="003B6C94" w:rsidP="003B6C94">
      <w:pPr>
        <w:pStyle w:val="Heading4"/>
        <w:rPr>
          <w:rFonts w:asciiTheme="minorHAnsi" w:hAnsiTheme="minorHAnsi" w:cstheme="minorHAnsi"/>
        </w:rPr>
      </w:pPr>
      <w:r w:rsidRPr="0076312A">
        <w:rPr>
          <w:rFonts w:asciiTheme="minorHAnsi" w:hAnsiTheme="minorHAnsi" w:cstheme="minorHAnsi"/>
        </w:rPr>
        <w:t>BRIC countries are on the rise right now, catching up to USA—Key to multipolarity</w:t>
      </w:r>
    </w:p>
    <w:p w:rsidR="003B6C94" w:rsidRPr="0076312A" w:rsidRDefault="003B6C94" w:rsidP="003B6C94">
      <w:pPr>
        <w:rPr>
          <w:rFonts w:asciiTheme="minorHAnsi" w:hAnsiTheme="minorHAnsi" w:cstheme="minorHAnsi"/>
          <w:b/>
          <w:sz w:val="28"/>
        </w:rPr>
      </w:pPr>
      <w:r w:rsidRPr="0076312A">
        <w:rPr>
          <w:rStyle w:val="Style13ptBold"/>
          <w:rFonts w:asciiTheme="minorHAnsi" w:hAnsiTheme="minorHAnsi" w:cstheme="minorHAnsi"/>
        </w:rPr>
        <w:t>Zizek ’15</w:t>
      </w:r>
      <w:r w:rsidRPr="0076312A">
        <w:rPr>
          <w:rFonts w:asciiTheme="minorHAnsi" w:hAnsiTheme="minorHAnsi" w:cstheme="minorHAnsi"/>
        </w:rPr>
        <w:t xml:space="preserve"> (Slavoj</w:t>
      </w:r>
      <w:r w:rsidRPr="0076312A">
        <w:rPr>
          <w:rFonts w:asciiTheme="minorHAnsi" w:hAnsiTheme="minorHAnsi" w:cstheme="minorHAnsi"/>
          <w:sz w:val="20"/>
        </w:rPr>
        <w:t xml:space="preserve"> Žižek is a Slovenian continental philosopher. (Slavoj Zizek, ‘Trouble in paradise’, page 23, Melville House, 2015) //rr2</w:t>
      </w:r>
    </w:p>
    <w:p w:rsidR="003B6C94" w:rsidRPr="0076312A" w:rsidRDefault="003B6C94" w:rsidP="003B6C94">
      <w:pPr>
        <w:rPr>
          <w:rFonts w:asciiTheme="minorHAnsi" w:hAnsiTheme="minorHAnsi" w:cstheme="minorHAnsi"/>
          <w:sz w:val="14"/>
        </w:rPr>
      </w:pPr>
      <w:r w:rsidRPr="0076312A">
        <w:rPr>
          <w:rFonts w:asciiTheme="minorHAnsi" w:hAnsiTheme="minorHAnsi" w:cstheme="minorHAnsi"/>
          <w:sz w:val="14"/>
        </w:rPr>
        <w:t xml:space="preserve">One often hears in mass media, especially those of </w:t>
      </w:r>
      <w:r w:rsidRPr="0076312A">
        <w:rPr>
          <w:rFonts w:asciiTheme="minorHAnsi" w:hAnsiTheme="minorHAnsi" w:cstheme="minorHAnsi"/>
          <w:b/>
          <w:u w:val="single"/>
        </w:rPr>
        <w:t>non-European countries</w:t>
      </w:r>
      <w:r w:rsidRPr="0076312A">
        <w:rPr>
          <w:rFonts w:asciiTheme="minorHAnsi" w:hAnsiTheme="minorHAnsi" w:cstheme="minorHAnsi"/>
          <w:sz w:val="14"/>
        </w:rPr>
        <w:t xml:space="preserve">, a more modest version of this optimism, focusing on economy: crisis, what crisis? </w:t>
      </w:r>
      <w:r w:rsidRPr="0076312A">
        <w:rPr>
          <w:rFonts w:asciiTheme="minorHAnsi" w:hAnsiTheme="minorHAnsi" w:cstheme="minorHAnsi"/>
          <w:b/>
          <w:u w:val="single"/>
        </w:rPr>
        <w:t xml:space="preserve">Look at </w:t>
      </w:r>
      <w:r w:rsidRPr="00D81639">
        <w:rPr>
          <w:rFonts w:asciiTheme="minorHAnsi" w:hAnsiTheme="minorHAnsi" w:cstheme="minorHAnsi"/>
          <w:b/>
          <w:highlight w:val="green"/>
          <w:u w:val="single"/>
        </w:rPr>
        <w:t xml:space="preserve">BRIC countries, </w:t>
      </w:r>
      <w:r w:rsidRPr="0076312A">
        <w:rPr>
          <w:rFonts w:asciiTheme="minorHAnsi" w:hAnsiTheme="minorHAnsi" w:cstheme="minorHAnsi"/>
          <w:b/>
          <w:u w:val="single"/>
        </w:rPr>
        <w:t>or Poland, South Korea, Singapore, Peru, many sub-Saharan African states: they</w:t>
      </w:r>
      <w:r w:rsidRPr="0076312A">
        <w:rPr>
          <w:rFonts w:asciiTheme="minorHAnsi" w:hAnsiTheme="minorHAnsi" w:cstheme="minorHAnsi"/>
          <w:sz w:val="14"/>
        </w:rPr>
        <w:t xml:space="preserve"> </w:t>
      </w:r>
      <w:r w:rsidRPr="00D81639">
        <w:rPr>
          <w:rFonts w:asciiTheme="minorHAnsi" w:hAnsiTheme="minorHAnsi" w:cstheme="minorHAnsi"/>
          <w:b/>
          <w:highlight w:val="green"/>
          <w:u w:val="single"/>
        </w:rPr>
        <w:t>are all progressing</w:t>
      </w:r>
      <w:r w:rsidRPr="00D81639">
        <w:rPr>
          <w:rFonts w:asciiTheme="minorHAnsi" w:hAnsiTheme="minorHAnsi" w:cstheme="minorHAnsi"/>
          <w:sz w:val="14"/>
          <w:highlight w:val="green"/>
        </w:rPr>
        <w:t xml:space="preserve">. </w:t>
      </w:r>
      <w:r w:rsidRPr="00D81639">
        <w:rPr>
          <w:rFonts w:asciiTheme="minorHAnsi" w:hAnsiTheme="minorHAnsi" w:cstheme="minorHAnsi"/>
          <w:b/>
          <w:highlight w:val="green"/>
          <w:u w:val="single"/>
        </w:rPr>
        <w:t>The losers are only Western Europe and</w:t>
      </w:r>
      <w:r w:rsidRPr="0076312A">
        <w:rPr>
          <w:rFonts w:asciiTheme="minorHAnsi" w:hAnsiTheme="minorHAnsi" w:cstheme="minorHAnsi"/>
          <w:b/>
          <w:u w:val="single"/>
        </w:rPr>
        <w:t>, up to a point</w:t>
      </w:r>
      <w:r w:rsidRPr="00D81639">
        <w:rPr>
          <w:rFonts w:asciiTheme="minorHAnsi" w:hAnsiTheme="minorHAnsi" w:cstheme="minorHAnsi"/>
          <w:b/>
          <w:highlight w:val="green"/>
          <w:u w:val="single"/>
        </w:rPr>
        <w:t>, the US</w:t>
      </w:r>
      <w:r w:rsidRPr="0076312A">
        <w:rPr>
          <w:rFonts w:asciiTheme="minorHAnsi" w:hAnsiTheme="minorHAnsi" w:cstheme="minorHAnsi"/>
          <w:b/>
          <w:u w:val="single"/>
        </w:rPr>
        <w:t xml:space="preserve">, so </w:t>
      </w:r>
      <w:r w:rsidRPr="00D81639">
        <w:rPr>
          <w:rFonts w:asciiTheme="minorHAnsi" w:hAnsiTheme="minorHAnsi" w:cstheme="minorHAnsi"/>
          <w:b/>
          <w:highlight w:val="green"/>
          <w:u w:val="single"/>
        </w:rPr>
        <w:t>we are not dealing with a global crisis, but just with the shift of dynamics of progress away from the West</w:t>
      </w:r>
      <w:r w:rsidRPr="0076312A">
        <w:rPr>
          <w:rFonts w:asciiTheme="minorHAnsi" w:hAnsiTheme="minorHAnsi" w:cstheme="minorHAnsi"/>
          <w:sz w:val="14"/>
        </w:rPr>
        <w:t xml:space="preserve">. Is a potent symbol of this shift not the fact that recently many people from Portugal, a country in deep crisis, are returning to Mozambique and Angola, ex-colonies of Portugal- but this time as economic immigrants, not as colonizers? </w:t>
      </w:r>
      <w:r w:rsidRPr="0076312A">
        <w:rPr>
          <w:rFonts w:asciiTheme="minorHAnsi" w:hAnsiTheme="minorHAnsi" w:cstheme="minorHAnsi"/>
          <w:b/>
          <w:u w:val="single"/>
        </w:rPr>
        <w:t>Our much-decried crisis is hardly worthy of the name if is merely a local crisis in a picture of overall progress.</w:t>
      </w:r>
      <w:r w:rsidRPr="0076312A">
        <w:rPr>
          <w:rFonts w:asciiTheme="minorHAnsi" w:hAnsiTheme="minorHAnsi" w:cstheme="minorHAnsi"/>
          <w:sz w:val="14"/>
        </w:rPr>
        <w:t xml:space="preserve"> Even with regard to human rights: is the situation in China and Russia now not better than fifty years ago</w:t>
      </w:r>
      <w:r w:rsidRPr="00D81639">
        <w:rPr>
          <w:rFonts w:asciiTheme="minorHAnsi" w:hAnsiTheme="minorHAnsi" w:cstheme="minorHAnsi"/>
          <w:sz w:val="14"/>
          <w:highlight w:val="green"/>
        </w:rPr>
        <w:t>?</w:t>
      </w:r>
      <w:r w:rsidRPr="00D81639">
        <w:rPr>
          <w:rFonts w:asciiTheme="minorHAnsi" w:hAnsiTheme="minorHAnsi" w:cstheme="minorHAnsi"/>
          <w:b/>
          <w:highlight w:val="green"/>
          <w:u w:val="single"/>
        </w:rPr>
        <w:t xml:space="preserve"> Decrying the ongoing crisis as a global phenomenon is typically a Eurocentric view</w:t>
      </w:r>
      <w:r w:rsidRPr="00D81639">
        <w:rPr>
          <w:rFonts w:asciiTheme="minorHAnsi" w:hAnsiTheme="minorHAnsi" w:cstheme="minorHAnsi"/>
          <w:sz w:val="14"/>
          <w:highlight w:val="green"/>
        </w:rPr>
        <w:t>-</w:t>
      </w:r>
      <w:r w:rsidRPr="0076312A">
        <w:rPr>
          <w:rFonts w:asciiTheme="minorHAnsi" w:hAnsiTheme="minorHAnsi" w:cstheme="minorHAnsi"/>
          <w:sz w:val="14"/>
        </w:rPr>
        <w:t xml:space="preserve"> and, what’s more, a view coming from Leftists who usually pride themselves on their anti-Eurocentrism. With many provisos, one can roughly accept the data to which these ‘rationalists’ refer. Yes, today we definitely live better than our ancestors did 10,000 years ago in the Stone Age, and even an average prisoner in Dachau (the Nazi </w:t>
      </w:r>
      <w:r w:rsidRPr="0076312A">
        <w:rPr>
          <w:rFonts w:asciiTheme="minorHAnsi" w:hAnsiTheme="minorHAnsi" w:cstheme="minorHAnsi"/>
          <w:i/>
          <w:sz w:val="14"/>
        </w:rPr>
        <w:t>working</w:t>
      </w:r>
      <w:r w:rsidRPr="0076312A">
        <w:rPr>
          <w:rFonts w:asciiTheme="minorHAnsi" w:hAnsiTheme="minorHAnsi" w:cstheme="minorHAnsi"/>
          <w:sz w:val="14"/>
        </w:rPr>
        <w:t xml:space="preserve"> camp, not Auschwitz, the </w:t>
      </w:r>
      <w:r w:rsidRPr="0076312A">
        <w:rPr>
          <w:rFonts w:asciiTheme="minorHAnsi" w:hAnsiTheme="minorHAnsi" w:cstheme="minorHAnsi"/>
          <w:i/>
          <w:sz w:val="14"/>
        </w:rPr>
        <w:t xml:space="preserve">killing </w:t>
      </w:r>
      <w:r w:rsidRPr="0076312A">
        <w:rPr>
          <w:rFonts w:asciiTheme="minorHAnsi" w:hAnsiTheme="minorHAnsi" w:cstheme="minorHAnsi"/>
          <w:sz w:val="14"/>
        </w:rPr>
        <w:t xml:space="preserve">camp) was living at least marginally better, probably, than a slave prisoner of the Mongols. And so on and so forth. But there is something that this story misses. First- we should restrain our anti-colonialist joy here- the question to be raised here is: if </w:t>
      </w:r>
      <w:r w:rsidRPr="00D81639">
        <w:rPr>
          <w:rFonts w:asciiTheme="minorHAnsi" w:hAnsiTheme="minorHAnsi" w:cstheme="minorHAnsi"/>
          <w:b/>
          <w:highlight w:val="green"/>
          <w:u w:val="single"/>
        </w:rPr>
        <w:t>Europe is in gradual decay, what is replacing its hegemony?</w:t>
      </w:r>
      <w:r w:rsidRPr="0076312A">
        <w:rPr>
          <w:rFonts w:asciiTheme="minorHAnsi" w:hAnsiTheme="minorHAnsi" w:cstheme="minorHAnsi"/>
          <w:sz w:val="14"/>
        </w:rPr>
        <w:t xml:space="preserve"> </w:t>
      </w:r>
    </w:p>
    <w:p w:rsidR="00B128F4" w:rsidRDefault="00B128F4" w:rsidP="00B128F4">
      <w:pPr>
        <w:pStyle w:val="Heading4"/>
        <w:rPr>
          <w:rStyle w:val="Style13ptBold"/>
        </w:rPr>
      </w:pPr>
      <w:r>
        <w:rPr>
          <w:rStyle w:val="Style13ptBold"/>
          <w:bCs w:val="0"/>
        </w:rPr>
        <w:t>BRICS are moving away from Western Economic Dominance and heading towards a multilateral order</w:t>
      </w:r>
    </w:p>
    <w:p w:rsidR="00B128F4" w:rsidRDefault="00B128F4" w:rsidP="00B128F4">
      <w:r>
        <w:rPr>
          <w:rStyle w:val="Style13ptBold"/>
        </w:rPr>
        <w:t xml:space="preserve">Roberts et al 17 </w:t>
      </w:r>
      <w:r>
        <w:t>(Cynthia Roberts Hunter College CUNY; and Institute War &amp; Peace Studies, Columbia University, Leslie Armijo has a Ph.D. at the University of California, Berkeley, Saori Katada Associate Professor at School of International Relations, University of Southern California, “The BRICS and Collective Financial Statecraft”, pages 179-180,Oxford Scholarship Online October 2017)//sjp</w:t>
      </w:r>
    </w:p>
    <w:p w:rsidR="00B128F4" w:rsidRDefault="00B128F4" w:rsidP="00B128F4">
      <w:pPr>
        <w:rPr>
          <w:sz w:val="16"/>
        </w:rPr>
      </w:pPr>
      <w:r>
        <w:rPr>
          <w:u w:val="single"/>
        </w:rPr>
        <w:t xml:space="preserve">The </w:t>
      </w:r>
      <w:r w:rsidRPr="00D81639">
        <w:rPr>
          <w:highlight w:val="green"/>
          <w:u w:val="single"/>
        </w:rPr>
        <w:t>first case illustrates the inside option of BRICS collaboration to obtain greater voice within the World Bank and IMF</w:t>
      </w:r>
      <w:r>
        <w:rPr>
          <w:u w:val="single"/>
        </w:rPr>
        <w:t>, by cooperating on supporting a common candidate (which was not a success) and in applying joint pressure for larger quotas.</w:t>
      </w:r>
      <w:r>
        <w:rPr>
          <w:sz w:val="16"/>
        </w:rPr>
        <w:t xml:space="preserve"> The (p.180) BRICS, at their summit in Goa, India, in October 2016, have reiterated their call for a reallocation of two executive directorships at the IMF away from Western Europe and toward emerging economies, as well as for continued work on a new quota formula in the ongoing review process.60 </w:t>
      </w:r>
      <w:r w:rsidRPr="00D81639">
        <w:rPr>
          <w:highlight w:val="green"/>
          <w:u w:val="single"/>
        </w:rPr>
        <w:t>A second case concerns defensive financial statecraft</w:t>
      </w:r>
      <w:r>
        <w:rPr>
          <w:u w:val="single"/>
        </w:rPr>
        <w:t xml:space="preserve"> within global markets: </w:t>
      </w:r>
      <w:r w:rsidRPr="00D81639">
        <w:rPr>
          <w:highlight w:val="green"/>
          <w:u w:val="single"/>
        </w:rPr>
        <w:t>as the United States,</w:t>
      </w:r>
      <w:r>
        <w:rPr>
          <w:u w:val="single"/>
        </w:rPr>
        <w:t xml:space="preserve"> Western Europe, and other countries </w:t>
      </w:r>
      <w:r w:rsidRPr="00D81639">
        <w:rPr>
          <w:highlight w:val="green"/>
          <w:u w:val="single"/>
        </w:rPr>
        <w:t>imposed costly banking</w:t>
      </w:r>
      <w:r>
        <w:rPr>
          <w:u w:val="single"/>
        </w:rPr>
        <w:t xml:space="preserve"> and other financial </w:t>
      </w:r>
      <w:r w:rsidRPr="00D81639">
        <w:rPr>
          <w:highlight w:val="green"/>
          <w:u w:val="single"/>
        </w:rPr>
        <w:t>sanctions on Russia</w:t>
      </w:r>
      <w:r>
        <w:rPr>
          <w:u w:val="single"/>
        </w:rPr>
        <w:t xml:space="preserve"> in response to its intervention in Ukraine, all </w:t>
      </w:r>
      <w:r w:rsidRPr="00D81639">
        <w:rPr>
          <w:highlight w:val="green"/>
          <w:u w:val="single"/>
        </w:rPr>
        <w:t>the BRICS</w:t>
      </w:r>
      <w:r>
        <w:rPr>
          <w:u w:val="single"/>
        </w:rPr>
        <w:t xml:space="preserve"> have clearly and unequivocally </w:t>
      </w:r>
      <w:r w:rsidRPr="00D81639">
        <w:rPr>
          <w:highlight w:val="green"/>
          <w:u w:val="single"/>
        </w:rPr>
        <w:t>refused to participate</w:t>
      </w:r>
      <w:r>
        <w:rPr>
          <w:u w:val="single"/>
        </w:rPr>
        <w:t>. These two cases constitute inside options, as collaboration among the BRICS did not attempt to forge new institutional nor market realities</w:t>
      </w:r>
      <w:r>
        <w:rPr>
          <w:sz w:val="16"/>
        </w:rPr>
        <w:t xml:space="preserve">. </w:t>
      </w:r>
      <w:r w:rsidRPr="00D81639">
        <w:rPr>
          <w:highlight w:val="green"/>
          <w:u w:val="single"/>
        </w:rPr>
        <w:t>The third case</w:t>
      </w:r>
      <w:r>
        <w:rPr>
          <w:u w:val="single"/>
        </w:rPr>
        <w:t xml:space="preserve"> chronicles the </w:t>
      </w:r>
      <w:r w:rsidRPr="00D81639">
        <w:rPr>
          <w:highlight w:val="green"/>
          <w:u w:val="single"/>
        </w:rPr>
        <w:t>BRICS’ pursuit of an outside option to found</w:t>
      </w:r>
      <w:r>
        <w:rPr>
          <w:u w:val="single"/>
        </w:rPr>
        <w:t xml:space="preserve">, and fund, </w:t>
      </w:r>
      <w:r w:rsidRPr="00D81639">
        <w:rPr>
          <w:highlight w:val="green"/>
          <w:u w:val="single"/>
        </w:rPr>
        <w:t xml:space="preserve">two new multilateral institutions controlled by </w:t>
      </w:r>
      <w:proofErr w:type="gramStart"/>
      <w:r w:rsidRPr="00D81639">
        <w:rPr>
          <w:highlight w:val="green"/>
          <w:u w:val="single"/>
        </w:rPr>
        <w:t>themselves</w:t>
      </w:r>
      <w:proofErr w:type="gramEnd"/>
      <w:r>
        <w:rPr>
          <w:u w:val="single"/>
        </w:rPr>
        <w:t>: the NDB, which announced its first loans in mid-2016, and the Contingent Reserve Arrangement (CRA</w:t>
      </w:r>
      <w:r>
        <w:rPr>
          <w:sz w:val="16"/>
        </w:rPr>
        <w:t xml:space="preserve">). At their most recent summit in late 2016, the five countries also announced plans to go forward with a jointly sponsored credit rating agency, arguing that the Western trio of private market actors (Moody’s, S&amp;P, and Fitch) had demonstrated both incompetence and bias in failing to warn of the global financial crisis—a point also made by Western analysts.61 </w:t>
      </w:r>
      <w:r>
        <w:rPr>
          <w:u w:val="single"/>
        </w:rPr>
        <w:t xml:space="preserve">The fourth and </w:t>
      </w:r>
      <w:r w:rsidRPr="00D81639">
        <w:rPr>
          <w:highlight w:val="green"/>
          <w:u w:val="single"/>
        </w:rPr>
        <w:t>final example</w:t>
      </w:r>
      <w:r>
        <w:rPr>
          <w:u w:val="single"/>
        </w:rPr>
        <w:t xml:space="preserve"> of collective financial statecraft </w:t>
      </w:r>
      <w:r w:rsidRPr="00D81639">
        <w:rPr>
          <w:highlight w:val="green"/>
          <w:u w:val="single"/>
        </w:rPr>
        <w:t>constitutes an</w:t>
      </w:r>
      <w:r>
        <w:rPr>
          <w:u w:val="single"/>
        </w:rPr>
        <w:t xml:space="preserve"> outside </w:t>
      </w:r>
      <w:r w:rsidRPr="00D81639">
        <w:rPr>
          <w:highlight w:val="green"/>
          <w:u w:val="single"/>
        </w:rPr>
        <w:t>option to reshape</w:t>
      </w:r>
      <w:r>
        <w:rPr>
          <w:u w:val="single"/>
        </w:rPr>
        <w:t xml:space="preserve"> the operation of, and thus the politically relevant capability distribution within</w:t>
      </w:r>
      <w:r w:rsidRPr="00D81639">
        <w:rPr>
          <w:highlight w:val="green"/>
          <w:u w:val="single"/>
        </w:rPr>
        <w:t>, global money markets</w:t>
      </w:r>
      <w:r>
        <w:rPr>
          <w:u w:val="single"/>
        </w:rPr>
        <w:t xml:space="preserve">. Each of the members of the </w:t>
      </w:r>
      <w:r w:rsidRPr="00D81639">
        <w:rPr>
          <w:highlight w:val="green"/>
          <w:u w:val="single"/>
        </w:rPr>
        <w:t>BRICS club has,</w:t>
      </w:r>
      <w:r>
        <w:rPr>
          <w:u w:val="single"/>
        </w:rPr>
        <w:t xml:space="preserve"> at least rhetorically and to some extent in concrete practice, c</w:t>
      </w:r>
      <w:r w:rsidRPr="00D81639">
        <w:rPr>
          <w:highlight w:val="green"/>
          <w:u w:val="single"/>
        </w:rPr>
        <w:t>riticized the dominance of international monetary relations by the U.S. dolla</w:t>
      </w:r>
      <w:r>
        <w:rPr>
          <w:u w:val="single"/>
        </w:rPr>
        <w:t>r and praised the option of the greater internationalization of China’s RMB</w:t>
      </w:r>
      <w:r>
        <w:rPr>
          <w:sz w:val="16"/>
        </w:rPr>
        <w:t>. The BRICS’ decision to pursue this course is particularly noteworthy in that a larger role for the RMB would in many ways complicate international financial policymaking for the other four BRICS, given their individual trade and foreign exchange profiles. Clearly, ongoing international political concerns trumped short-term economic interest. This study’s evaluation of the third question, the motivation of the BRICS for engaging in collective action, leads Chapter 4 to examine the complex mix of motives within each of these five very different emerging powers</w:t>
      </w:r>
      <w:r w:rsidRPr="00D81639">
        <w:rPr>
          <w:highlight w:val="green"/>
          <w:u w:val="single"/>
        </w:rPr>
        <w:t>. All would like greater voice and recognition in global economic governance institutions</w:t>
      </w:r>
      <w:r>
        <w:rPr>
          <w:u w:val="single"/>
        </w:rPr>
        <w:t xml:space="preserve">, as they share common aversions to being instructed by the incumbent powers. </w:t>
      </w:r>
      <w:r w:rsidRPr="00D81639">
        <w:rPr>
          <w:highlight w:val="green"/>
          <w:u w:val="single"/>
        </w:rPr>
        <w:t>Political leaders</w:t>
      </w:r>
      <w:r>
        <w:rPr>
          <w:u w:val="single"/>
        </w:rPr>
        <w:t xml:space="preserve"> in Russia, the originator of the BRICS idea as a formal multilateral organization, and in China, the most powerful among the BRICS, a</w:t>
      </w:r>
      <w:r w:rsidRPr="00D81639">
        <w:rPr>
          <w:highlight w:val="green"/>
          <w:u w:val="single"/>
        </w:rPr>
        <w:t>re more willing to admit to the ambitions of major powers to have a regional sphere of influence</w:t>
      </w:r>
      <w:r>
        <w:rPr>
          <w:u w:val="single"/>
        </w:rPr>
        <w:t>, and they have been the most selfconscious among the BRICS about the advantages of having a BRICS club within the Bretton Woods institutions and the G20</w:t>
      </w:r>
      <w:r>
        <w:rPr>
          <w:sz w:val="16"/>
        </w:rPr>
        <w:t xml:space="preserve">. However, working collectively with this diverse BRICS group provides China and Russia an appropriate instrument to convince the global market and suspicious incumbent powers that they do not have a fundamentally revisionist scheme for economic and financial governance; they accept the laws of economics and the concept that markets deserve an important role in their domestic economies and in the world economy </w:t>
      </w:r>
    </w:p>
    <w:p w:rsidR="003B6C94" w:rsidRPr="003B6C94" w:rsidRDefault="003B6C94" w:rsidP="003B6C94"/>
    <w:p w:rsidR="009E1068" w:rsidRDefault="000C4A1E" w:rsidP="009E1068">
      <w:pPr>
        <w:pStyle w:val="Heading3"/>
      </w:pPr>
      <w:r>
        <w:t xml:space="preserve">BRICS—Link: </w:t>
      </w:r>
      <w:r w:rsidR="009E1068">
        <w:t>Brain Drain</w:t>
      </w:r>
    </w:p>
    <w:p w:rsidR="009E1068" w:rsidRDefault="009E1068" w:rsidP="009E1068">
      <w:pPr>
        <w:pStyle w:val="Heading4"/>
      </w:pPr>
      <w:r>
        <w:t>Brain drain reinvests into hegemonic globalization increasing inequality both between and in states while causing developing nations to suffer economic shocks and further destabilize growth</w:t>
      </w:r>
    </w:p>
    <w:p w:rsidR="009E1068" w:rsidRDefault="009E1068" w:rsidP="009E1068">
      <w:proofErr w:type="gramStart"/>
      <w:r w:rsidRPr="00C90B87">
        <w:rPr>
          <w:rStyle w:val="Style13ptBold"/>
        </w:rPr>
        <w:t>Docquier  and</w:t>
      </w:r>
      <w:proofErr w:type="gramEnd"/>
      <w:r w:rsidRPr="00C90B87">
        <w:rPr>
          <w:rStyle w:val="Style13ptBold"/>
        </w:rPr>
        <w:t xml:space="preserve"> Rapoport, 12</w:t>
      </w:r>
      <w:r>
        <w:t xml:space="preserve"> Journal of Economic Literature 2012, </w:t>
      </w:r>
      <w:r w:rsidRPr="00242CA7">
        <w:t>Aug 28, 2012</w:t>
      </w:r>
      <w:r>
        <w:t xml:space="preserve"> 50:3, 681–730 http://dx.doi.org/10.1257/jel.50.3.681 681 1. Frédéric Docquier and Hillel Rapoport // sj</w:t>
      </w:r>
    </w:p>
    <w:p w:rsidR="009E1068" w:rsidRDefault="009E1068" w:rsidP="009E1068"/>
    <w:p w:rsidR="009E1068" w:rsidRDefault="009E1068" w:rsidP="009E1068">
      <w:r>
        <w:t xml:space="preserve">This paper has reviewed four decades of economics research on the brain drain, with a focus on recent contributions and on development issues. We started with an assessment of the magnitude, intensity, and determinants of the brain drain, showing that high-skill migration is becoming a dominant pattern of international migration and a major aspect of globalization. The fact that international migration from poor to 37See also Wilson (2011), who shows that a tax on brains could benefit the home country even when home country governments are malevolent, and Wilson (2008) for a voluntary mechanism based on an insurance-upon-return tax cut proposal. 02_Docquier_503.indd 724 8/28/12 12:07 PM Docquier and Rapoport: Globlization, Brain Drain, and Development 725 rich countries is becoming more of the brain drain type is a serious source of concern in developing countries and for the development community. </w:t>
      </w:r>
      <w:r w:rsidRPr="005C7476">
        <w:rPr>
          <w:rStyle w:val="Emphasis"/>
        </w:rPr>
        <w:t>Through the brain drain, it would seem, globalization is making human capital scarcer where it is already scarce and more abundant where it is already abundant, thereby contributing to increasing inequality across countries, including among the richer ones.</w:t>
      </w:r>
      <w:r>
        <w:t xml:space="preserve"> To examine the mechanisms and evidence behind this view, we designed a stylized growth model, flexible enough to encompass the various channels through which a brain drain affects sending countries, and reviewed the evidence on these channels. The recent literature shows that highskill emigration need not deplete a country’s human capital stock and can generate positive network externalities. </w:t>
      </w:r>
      <w:r w:rsidRPr="005C7476">
        <w:rPr>
          <w:rStyle w:val="StyleUnderline"/>
        </w:rPr>
        <w:t>The brain drain side of globalization creates winners and losers among developing countries, and certain source-country characteristics in terms of governance, technological distance, demographic size, and interactions between these, are associated with the ability of a country to capitalize on the incentives for human capital formation in a context of migration</w:t>
      </w:r>
      <w:r>
        <w:t xml:space="preserve"> and to seize the global benefits from having a skilled, educated diaspora. </w:t>
      </w:r>
      <w:r w:rsidRPr="005C7476">
        <w:rPr>
          <w:rStyle w:val="StyleUnderline"/>
        </w:rPr>
        <w:t>As illustrated with case studies of the African medical brain drain, the exodus of European scientists to the United States, and the role of the Indian diaspora in the development of India’s IT sector, the conditions under which a country is gaining or losing are not a matter of fate; to a large extent, they depend on the public policies adopted in the receiving and sending countries.</w:t>
      </w:r>
      <w:r>
        <w:t xml:space="preserve"> Where do we go from here? As we have seen, an urgent task is to improve the state of international migration data along several dimensions: time series and frequency, occupations, more disaggregated education levels, age of entry and gender decompositions, country coverage and bilateral disaggregation, and tracking; in particular, migration “flows” are currently measured as changes in the stocks over a given period and it is impossible to know how exactly these changes balance attrition (and whether attrition is caused by death, return migration or emigration to a third country) and new entry flows. The state of comparative data on immigration laws and policies, especially their bilateral dimension, may be the second most limiting factor on crosscountry analyses of the determinants of migration flows and for the analysis of the consequences of these flows on the receiving and sending economies. Partly because of data constraints, many of the macro studies surveyed do not identify the causal effects of high-skill emigration on development in a fully convincing way. As a result, the sign and magnitude of these effects remains a source of controversy among economists. Similarly, micro studies of migration and development have not yet taken full advantage of the randomization revolution; while this is beginning for migration studies in general (see McKenzie and Yang 2010), the only paper we are aware of that exploits a (policy) experiment targeting high-skill migrants is Clemens’s (2010) study of the income gains from migration for Indian H1-B visa lottery winners.38 Another urgent task is thus for researchers to design and exploit the panel and bilateral dimensions of future migration data sets39 for cross-country analysis and, at a micro level, to investigate existing natural and policy experiments (e.g., the U.S. Diversity Lottery Visa) to identify the causal effects of high-skill migration on development outcomes. 38Until 2006, visa applications to the United States were processed on a “first come first serve” basis. In 2007 and 2008, the number of applications from India in the first hour greatly exceeded their quota and so it was decided to process applications through a lottery. 39Özden et al. (2011) has both the panel and bilateral dimensions but lacks the skill dimension. 02_Docquier_503.indd 725 8/28/12 12:07 PM 726 Journal of Economic Literature, Vol. L (September 2012) </w:t>
      </w:r>
      <w:proofErr w:type="gramStart"/>
      <w:r>
        <w:t>Finally</w:t>
      </w:r>
      <w:proofErr w:type="gramEnd"/>
      <w:r>
        <w:t xml:space="preserve">, it is noteworthy that although the links between high-skilled emigration and economic development are clearly bidirectional, they have only been investigated in a single direction so far. </w:t>
      </w:r>
      <w:r w:rsidRPr="00124F3F">
        <w:rPr>
          <w:rStyle w:val="StyleUnderline"/>
        </w:rPr>
        <w:t>However, empirical analyses of the determinants of high-skilled emigration show that poor economic performance and its correlates (such as rampant poverty, bad institutions, discriminations, political repression, etc.) are all important determinants of emigration in general and of high-skill emigration in particular.</w:t>
      </w:r>
      <w:r>
        <w:t xml:space="preserve"> In these studies (surveyed in section 2), country characteristics are treated as exogenous. On the other hand, from section 3 onward, we investigated the causal impact of brain drain migration on economic development. Combining these two approaches at the aggregate and bilateral levels is a promising avenue of research. </w:t>
      </w:r>
      <w:r w:rsidRPr="00124F3F">
        <w:rPr>
          <w:rStyle w:val="StyleUnderline"/>
        </w:rPr>
        <w:t>The bidirectional links between emigration and poverty can induce both vicious and virtuous circles</w:t>
      </w:r>
      <w:r>
        <w:t xml:space="preserve"> (e.g., an adverse economic shock can induce high-skill workers to leave the home country while the migration response to the shock determines its eventual effect on the economy). </w:t>
      </w:r>
      <w:r w:rsidRPr="00124F3F">
        <w:rPr>
          <w:rStyle w:val="StyleUnderline"/>
        </w:rPr>
        <w:t>Endogenous high-skill emigration can therefore be a source of multiplier effects and contribute to propagate shocks across regions</w:t>
      </w:r>
      <w:r>
        <w:t>; this opens the possibility of multiple equilibria and coordination failures in emigration decisions. A third important direction for future research, therefore, is to try to better understand these interdependencies and derive their implications for the design of development policies.</w:t>
      </w:r>
    </w:p>
    <w:p w:rsidR="009E1068" w:rsidRDefault="009E1068" w:rsidP="009E1068"/>
    <w:p w:rsidR="009E1068" w:rsidRDefault="009E1068" w:rsidP="000C4A1E"/>
    <w:p w:rsidR="009E1068" w:rsidRDefault="000C4A1E" w:rsidP="009E1068">
      <w:pPr>
        <w:pStyle w:val="Heading3"/>
      </w:pPr>
      <w:r>
        <w:t xml:space="preserve">BRICS—I/L: </w:t>
      </w:r>
      <w:r w:rsidR="009E1068">
        <w:t>Homegrown Talent Necessary for BRICs Rise</w:t>
      </w:r>
    </w:p>
    <w:p w:rsidR="009E1068" w:rsidRPr="00150FC1" w:rsidRDefault="009E1068" w:rsidP="009E1068">
      <w:pPr>
        <w:pStyle w:val="Heading4"/>
      </w:pPr>
      <w:r w:rsidRPr="00150FC1">
        <w:t>BRICS rise now-but they need to retain independence and political and economic strength to do so</w:t>
      </w:r>
    </w:p>
    <w:p w:rsidR="009E1068" w:rsidRPr="0026637E" w:rsidRDefault="009E1068" w:rsidP="009E1068">
      <w:pPr>
        <w:rPr>
          <w:rStyle w:val="Style13ptBold"/>
        </w:rPr>
      </w:pPr>
      <w:r>
        <w:rPr>
          <w:rStyle w:val="Style13ptBold"/>
        </w:rPr>
        <w:t xml:space="preserve">Gupta 17 </w:t>
      </w:r>
      <w:r w:rsidRPr="0026637E">
        <w:t xml:space="preserve">(Sourabh Gupta is a senior fellow at the Institute for China-America Studies, September 25th 2017, “The ‘Golden BRICS’: Ten Years on and Looking Ahead”, China US Focus, </w:t>
      </w:r>
      <w:hyperlink r:id="rId105" w:history="1">
        <w:r w:rsidRPr="0026637E">
          <w:t>https://www.chinausfocus.com/foreign-policy/the-golden-brics-ten-years-on-and-looking-ahead</w:t>
        </w:r>
      </w:hyperlink>
      <w:r w:rsidRPr="0026637E">
        <w:t>, Accessed 7-7-18)//sjp</w:t>
      </w:r>
    </w:p>
    <w:p w:rsidR="009E1068" w:rsidRDefault="009E1068" w:rsidP="009E1068">
      <w:pPr>
        <w:rPr>
          <w:sz w:val="16"/>
        </w:rPr>
      </w:pPr>
      <w:r w:rsidRPr="0026637E">
        <w:rPr>
          <w:sz w:val="16"/>
        </w:rPr>
        <w:t xml:space="preserve">Along the way, at important multilateral settings, the BRICS countries have also proven that they can be a supple entente of like-minded rising powers who are organized as a mutual support network and are committed to assisting each other’s rise in the international system. At a critical juncture during the Doha Round of trade negotiations in Geneva in July 2008 and at the Copenhagen climate change talks in December 2009, individual BRICS countries forwent rewarding self-serving bargains in order to maintain the cohesion of the group’s negotiating positions. Each has supported the others case for a larger share of voice in the running of the Bretton Woods institutions, as part of the 2010 IMF Governance and Quota Reforms. And as the 24 paragraph-length statement on ‘international peace and security’ within their Xiamen Declaration attests, the BRICS countries share reasonably harmonized approaches on a range of global security challenges from Syria to the peaceful uses of outer space. By contrast, their entire joint statement issued in Yekaterinburg in 2009 was limited to 16 paragraphs. </w:t>
      </w:r>
      <w:r w:rsidRPr="0026637E">
        <w:rPr>
          <w:u w:val="single"/>
        </w:rPr>
        <w:t>Going forward, as Brazil, Russia, India, China and South Africa set forth a broad and compelling vision for the next ten years, that vision must be informed by the principles, purposes, associations and ambitions that guided them through their first decade of collaboration and partnership.</w:t>
      </w:r>
      <w:r>
        <w:rPr>
          <w:u w:val="single"/>
        </w:rPr>
        <w:t xml:space="preserve"> </w:t>
      </w:r>
      <w:r w:rsidRPr="0026637E">
        <w:rPr>
          <w:u w:val="single"/>
        </w:rPr>
        <w:t xml:space="preserve">First, </w:t>
      </w:r>
      <w:r w:rsidRPr="00D81639">
        <w:rPr>
          <w:highlight w:val="green"/>
          <w:u w:val="single"/>
        </w:rPr>
        <w:t>the grouping must retain its characte</w:t>
      </w:r>
      <w:r w:rsidRPr="0026637E">
        <w:rPr>
          <w:u w:val="single"/>
        </w:rPr>
        <w:t xml:space="preserve">r – and core strength - </w:t>
      </w:r>
      <w:r w:rsidRPr="00D81639">
        <w:rPr>
          <w:highlight w:val="green"/>
          <w:u w:val="single"/>
        </w:rPr>
        <w:t>as an informal association where nothing is compulsory</w:t>
      </w:r>
      <w:r w:rsidRPr="0026637E">
        <w:rPr>
          <w:u w:val="single"/>
        </w:rPr>
        <w:t xml:space="preserve"> and every cooperative action flows from a common and conscious interest</w:t>
      </w:r>
      <w:r w:rsidRPr="0026637E">
        <w:rPr>
          <w:sz w:val="16"/>
        </w:rPr>
        <w:t xml:space="preserve">. There must be no recourse to litmus tests on intra-group cooperation. Bilateral frictions, such as China-India boundary politics must be bilaterally managed and kept out of larger group dynamics. Geographic or functional issue areas where interests do not necessarily overlap should also be set aside – with the hope that they could be addressed positively another day. Second, BRICS must expand its privileged membership, but do so on a selective basis. The five BRICS countries individually share the rare attribute of being one among a selectively precious list of non-Western states which, with variances, can afford the luxury of genuine independent-mindedness within the international system. Expansion must respect this basic attribute. Candidate countries must not be constituents of closed-ended alliance systems or have their security guaranteed by an external power. Indonesia, an internationalist and secular-minded Muslim-majority state with a defined doctrinal tradition of pluralism and independent minded-ness should be an obvious front-runner. Down the line, as Nigeria gets its house in order, its entry too should be evaluated. The appellation NBRIICS shouldn’t be too much of a mouthful either! </w:t>
      </w:r>
      <w:r w:rsidRPr="0026637E">
        <w:rPr>
          <w:u w:val="single"/>
        </w:rPr>
        <w:t xml:space="preserve">Third, </w:t>
      </w:r>
      <w:r w:rsidRPr="00D81639">
        <w:rPr>
          <w:highlight w:val="green"/>
          <w:u w:val="single"/>
        </w:rPr>
        <w:t>BRICS must become the premier developing country platform to pilot South-South cooperation</w:t>
      </w:r>
      <w:r w:rsidRPr="0026637E">
        <w:rPr>
          <w:u w:val="single"/>
        </w:rPr>
        <w:t>. The Xiamen summit’s Dialogue of Emerging and Developing Countries and the variable geometry of the mooted ‘BRICS Plus’ format, which affords numerous inviting possibilities, were steps in the right direction.</w:t>
      </w:r>
      <w:r w:rsidRPr="0026637E">
        <w:rPr>
          <w:sz w:val="16"/>
        </w:rPr>
        <w:t xml:space="preserve"> The New Development Bank (BRICS Bank), meanwhile, should mark its unique imprint in the global development space by implementing faster loan approvals, operate with a leaner organizational structure resulting in lower loan cost, broaden the range of financing instruments at its disposal, including local currency financing, and adopt country systems whenever possible in order to respond to local needs. </w:t>
      </w:r>
      <w:r w:rsidRPr="0026637E">
        <w:rPr>
          <w:u w:val="single"/>
        </w:rPr>
        <w:t xml:space="preserve">Fourth, </w:t>
      </w:r>
      <w:r w:rsidRPr="00D81639">
        <w:rPr>
          <w:highlight w:val="green"/>
          <w:u w:val="single"/>
        </w:rPr>
        <w:t>the BRICS grouping must become the most important emerging market economy</w:t>
      </w:r>
      <w:r w:rsidRPr="0026637E">
        <w:rPr>
          <w:u w:val="single"/>
        </w:rPr>
        <w:t xml:space="preserve"> forum </w:t>
      </w:r>
      <w:r w:rsidRPr="00D81639">
        <w:rPr>
          <w:highlight w:val="green"/>
          <w:u w:val="single"/>
        </w:rPr>
        <w:t>to discuss the overhaul of the international monetary system</w:t>
      </w:r>
      <w:r w:rsidRPr="0026637E">
        <w:rPr>
          <w:u w:val="single"/>
        </w:rPr>
        <w:t>. The modernizing of the International Monetary Fund’s (IMF) concessional financing facilities to adapt to today’s capital flow realities should be the foremost topic of discussion.</w:t>
      </w:r>
      <w:r w:rsidRPr="0026637E">
        <w:rPr>
          <w:sz w:val="16"/>
        </w:rPr>
        <w:t xml:space="preserve"> The BRICS countries should press the IMF to introduce a Very Short-Term Liquidity Line, which can disburse its entire amount of approved funds upfront (linked to an indicator of capacity to repay) to pre-qualified countries and with no ex post policy conditionality attached. The BRICS countries should concurrently convert, and enlarge, their Contingent Reserve Arrangement (CRA) into an Emerging Market Crisis Prevention Fund that is large enough to lean against sharp swings – and self-fulfilling market panics. </w:t>
      </w:r>
      <w:r w:rsidRPr="0026637E">
        <w:rPr>
          <w:u w:val="single"/>
        </w:rPr>
        <w:t>Over the medium-term, the BRICS countries should also aim to institute a broadening of existing Special Drawing Rights (SDR) arrangements within the monetary system, making its issuance automatic and regular.</w:t>
      </w:r>
      <w:r>
        <w:rPr>
          <w:u w:val="single"/>
        </w:rPr>
        <w:t xml:space="preserve"> </w:t>
      </w:r>
      <w:r w:rsidRPr="0026637E">
        <w:rPr>
          <w:u w:val="single"/>
        </w:rPr>
        <w:t xml:space="preserve">Finally, </w:t>
      </w:r>
      <w:r w:rsidRPr="00D81639">
        <w:rPr>
          <w:highlight w:val="green"/>
          <w:u w:val="single"/>
        </w:rPr>
        <w:t>the BRICS should ramp up their political cooperation</w:t>
      </w:r>
      <w:r w:rsidRPr="0026637E">
        <w:rPr>
          <w:u w:val="single"/>
        </w:rPr>
        <w:t xml:space="preserve"> so as to be able </w:t>
      </w:r>
      <w:r w:rsidRPr="00D81639">
        <w:rPr>
          <w:highlight w:val="green"/>
          <w:u w:val="single"/>
        </w:rPr>
        <w:t>to speak in one voice on</w:t>
      </w:r>
      <w:r w:rsidRPr="0026637E">
        <w:rPr>
          <w:u w:val="single"/>
        </w:rPr>
        <w:t xml:space="preserve"> the great </w:t>
      </w:r>
      <w:r w:rsidRPr="00D81639">
        <w:rPr>
          <w:highlight w:val="green"/>
          <w:u w:val="single"/>
        </w:rPr>
        <w:t>security</w:t>
      </w:r>
      <w:r w:rsidRPr="0026637E">
        <w:rPr>
          <w:u w:val="single"/>
        </w:rPr>
        <w:t xml:space="preserve"> challenges of the day. The purpose should neither be to hijack and splinter the international high table into rival political blocs nor soften the ground for the ‘Rest’ (of the world) to wrest global leadership from the West. Rather, </w:t>
      </w:r>
      <w:r w:rsidRPr="00D81639">
        <w:rPr>
          <w:highlight w:val="green"/>
          <w:u w:val="single"/>
        </w:rPr>
        <w:t>the purpose should be to return</w:t>
      </w:r>
      <w:r w:rsidRPr="0026637E">
        <w:rPr>
          <w:u w:val="single"/>
        </w:rPr>
        <w:t xml:space="preserve"> the international system </w:t>
      </w:r>
      <w:r w:rsidRPr="00D81639">
        <w:rPr>
          <w:highlight w:val="green"/>
          <w:u w:val="single"/>
        </w:rPr>
        <w:t>to the United Nations-centered rules-based moorings</w:t>
      </w:r>
      <w:r w:rsidRPr="0026637E">
        <w:rPr>
          <w:u w:val="single"/>
        </w:rPr>
        <w:t xml:space="preserve"> envisioned by its founders, </w:t>
      </w:r>
      <w:r w:rsidRPr="00D81639">
        <w:rPr>
          <w:highlight w:val="green"/>
          <w:u w:val="single"/>
        </w:rPr>
        <w:t>which has taken a repeated beating during this</w:t>
      </w:r>
      <w:r w:rsidRPr="0026637E">
        <w:rPr>
          <w:u w:val="single"/>
        </w:rPr>
        <w:t xml:space="preserve"> post-Cold War ‘</w:t>
      </w:r>
      <w:r w:rsidRPr="00D81639">
        <w:rPr>
          <w:highlight w:val="green"/>
          <w:u w:val="single"/>
        </w:rPr>
        <w:t>unipolar moment’ under the guises of humanitarian intervention and transformative neo-conservatism</w:t>
      </w:r>
      <w:r w:rsidRPr="0026637E">
        <w:rPr>
          <w:u w:val="single"/>
        </w:rPr>
        <w:t>. A less war-prone and more deliberative approach to the myriad global security challenges during the first half of the 21st century must become the order of the day. For that to be the case, the BRICS countries too must set an example by constraining their actions within the ambit of international law.</w:t>
      </w:r>
      <w:r>
        <w:rPr>
          <w:u w:val="single"/>
        </w:rPr>
        <w:t xml:space="preserve"> </w:t>
      </w:r>
      <w:r w:rsidRPr="0026637E">
        <w:rPr>
          <w:u w:val="single"/>
        </w:rPr>
        <w:t>A second ‘golden decade’ of collaboration and partnership beckons</w:t>
      </w:r>
      <w:r w:rsidRPr="0026637E">
        <w:rPr>
          <w:sz w:val="16"/>
        </w:rPr>
        <w:t>. The BRICS countries must rise to the challenge and restore a sense of fairness and equilibrium to the international economic and political order.</w:t>
      </w:r>
    </w:p>
    <w:p w:rsidR="009E1068" w:rsidRPr="00150FC1" w:rsidRDefault="009E1068" w:rsidP="009E1068">
      <w:pPr>
        <w:pStyle w:val="Heading4"/>
      </w:pPr>
      <w:r w:rsidRPr="00150FC1">
        <w:t>BRICS rise now, but their economies are slowing down-keeping capital is essential to continuing their economic rise as their per capita income catches up</w:t>
      </w:r>
    </w:p>
    <w:p w:rsidR="009E1068" w:rsidRPr="00E65ACD" w:rsidRDefault="009E1068" w:rsidP="009E1068">
      <w:pPr>
        <w:rPr>
          <w:rStyle w:val="Style13ptBold"/>
        </w:rPr>
      </w:pPr>
      <w:r>
        <w:rPr>
          <w:rStyle w:val="Style13ptBold"/>
        </w:rPr>
        <w:t xml:space="preserve">Boskin 15 </w:t>
      </w:r>
      <w:r w:rsidRPr="00E65ACD">
        <w:t xml:space="preserve">(Michael J. Boskin is a professor of economics at Stanford University, June 18th 2015, “Can the BRICS Escape the Middle-Income Trap?”, World Economic Forum, </w:t>
      </w:r>
      <w:hyperlink r:id="rId106" w:history="1">
        <w:r w:rsidRPr="00E65ACD">
          <w:t>https://www.weforum.org/agenda/2015/06/can-the-brics-escape-the-middle-income-trap/</w:t>
        </w:r>
      </w:hyperlink>
      <w:r w:rsidRPr="00E65ACD">
        <w:t>, Accessed 7-7-18)//sjp</w:t>
      </w:r>
    </w:p>
    <w:p w:rsidR="009E1068" w:rsidRPr="00566F36" w:rsidRDefault="009E1068" w:rsidP="009E1068">
      <w:pPr>
        <w:rPr>
          <w:u w:val="single"/>
        </w:rPr>
      </w:pPr>
      <w:r w:rsidRPr="00E65ACD">
        <w:rPr>
          <w:sz w:val="16"/>
        </w:rPr>
        <w:t xml:space="preserve">A few years ago, pundits and policymakers were predicting that the BRICS countries – Brazil, Russia, India, China, and South Africa – would be the new engines of global growth. Naive extrapolation of rapid growth led many people to imagine an ever-brighter future for these economies – and, thanks to them, for the rest of the world as well. But now the bloom is off the rose. </w:t>
      </w:r>
      <w:r w:rsidRPr="00E65ACD">
        <w:rPr>
          <w:u w:val="single"/>
        </w:rPr>
        <w:t>The economies of Brazil and Russia are contracting, while those of China and South Africa have slowed substantially</w:t>
      </w:r>
      <w:r w:rsidRPr="00E65ACD">
        <w:rPr>
          <w:sz w:val="16"/>
        </w:rPr>
        <w:t xml:space="preserve">. Only India’s growth rate has stayed up, now slightly exceeding China’s. Will the BRICS fulfill their former promise? Or are continued problems inevitable? </w:t>
      </w:r>
      <w:r w:rsidRPr="00D81639">
        <w:rPr>
          <w:highlight w:val="green"/>
          <w:u w:val="single"/>
        </w:rPr>
        <w:t>Given that low-income economies typically have little fixed capital</w:t>
      </w:r>
      <w:r w:rsidRPr="00E65ACD">
        <w:rPr>
          <w:u w:val="single"/>
        </w:rPr>
        <w:t xml:space="preserve"> (computers, factories, </w:t>
      </w:r>
      <w:proofErr w:type="gramStart"/>
      <w:r w:rsidRPr="00E65ACD">
        <w:rPr>
          <w:u w:val="single"/>
        </w:rPr>
        <w:t>infrastructure</w:t>
      </w:r>
      <w:proofErr w:type="gramEnd"/>
      <w:r w:rsidRPr="00E65ACD">
        <w:rPr>
          <w:u w:val="single"/>
        </w:rPr>
        <w:t xml:space="preserve">) </w:t>
      </w:r>
      <w:r w:rsidRPr="00D81639">
        <w:rPr>
          <w:highlight w:val="green"/>
          <w:u w:val="single"/>
        </w:rPr>
        <w:t>and human capital</w:t>
      </w:r>
      <w:r w:rsidRPr="00E65ACD">
        <w:rPr>
          <w:u w:val="single"/>
        </w:rPr>
        <w:t xml:space="preserve"> (education and training) per worker, </w:t>
      </w:r>
      <w:r w:rsidRPr="00D81639">
        <w:rPr>
          <w:highlight w:val="green"/>
          <w:u w:val="single"/>
        </w:rPr>
        <w:t>they tend to have higher potential returns to capital investment</w:t>
      </w:r>
      <w:r w:rsidRPr="00E65ACD">
        <w:rPr>
          <w:u w:val="single"/>
        </w:rPr>
        <w:t>. That means they can grow more rapidly than wealthier economies, until their per capita income catches up.</w:t>
      </w:r>
      <w:r>
        <w:rPr>
          <w:u w:val="single"/>
        </w:rPr>
        <w:t xml:space="preserve"> </w:t>
      </w:r>
      <w:r w:rsidRPr="00E65ACD">
        <w:rPr>
          <w:sz w:val="16"/>
        </w:rPr>
        <w:t xml:space="preserve">While China, India, and Brazil still have very large rural populations, they have made great strides in reducing poverty, with several hundred million people (the largest proportion in China), escaping it in the last few decades. And these countries’ middle classes are growing fast as well. Rapid progress in the emerging economies has contributed to economic pessimism in Europe and North America. After all, the developing economies’ combined GDP now exceeds that of the advanced economies – a situation that would have been unimaginable a generation ago. Moreover, the hundreds of millions of low-cost workers who joined the global labor force when China, India, and Eastern Europe opened their economies are still putting pressure on the wages of all but the most skilled workers in the advanced economies. As the Nobel laureate economist Paul Samuelson observed in 1948, international trade leads to factor-price equalization, with wages, adjusted for skill levels, equilibrating across countries. </w:t>
      </w:r>
      <w:r w:rsidRPr="00E65ACD">
        <w:rPr>
          <w:u w:val="single"/>
        </w:rPr>
        <w:t xml:space="preserve">But, </w:t>
      </w:r>
      <w:r w:rsidRPr="00D81639">
        <w:rPr>
          <w:highlight w:val="green"/>
          <w:u w:val="single"/>
        </w:rPr>
        <w:t>for the BRICS, continued</w:t>
      </w:r>
      <w:r w:rsidRPr="00E65ACD">
        <w:rPr>
          <w:u w:val="single"/>
        </w:rPr>
        <w:t xml:space="preserve"> rapid </w:t>
      </w:r>
      <w:r w:rsidRPr="00D81639">
        <w:rPr>
          <w:highlight w:val="green"/>
          <w:u w:val="single"/>
        </w:rPr>
        <w:t>progress may become more difficult</w:t>
      </w:r>
      <w:r w:rsidRPr="00E65ACD">
        <w:rPr>
          <w:u w:val="single"/>
        </w:rPr>
        <w:t xml:space="preserve">. Experience shows that </w:t>
      </w:r>
      <w:r w:rsidRPr="00D81639">
        <w:rPr>
          <w:highlight w:val="green"/>
          <w:u w:val="single"/>
        </w:rPr>
        <w:t>there is a point</w:t>
      </w:r>
      <w:r w:rsidRPr="00E65ACD">
        <w:rPr>
          <w:u w:val="single"/>
        </w:rPr>
        <w:t xml:space="preserve"> – usually when per capita income levels reach about $15,000-20,000 (roughly one-third the level in the United States) – </w:t>
      </w:r>
      <w:r w:rsidRPr="00D81639">
        <w:rPr>
          <w:highlight w:val="green"/>
          <w:u w:val="single"/>
        </w:rPr>
        <w:t>when growth tends to slow.</w:t>
      </w:r>
      <w:r w:rsidRPr="00E65ACD">
        <w:rPr>
          <w:u w:val="single"/>
        </w:rPr>
        <w:t xml:space="preserve"> In recent decades, </w:t>
      </w:r>
      <w:r w:rsidRPr="00D81639">
        <w:rPr>
          <w:highlight w:val="green"/>
          <w:u w:val="single"/>
        </w:rPr>
        <w:t>only a few economies</w:t>
      </w:r>
      <w:r w:rsidRPr="00E65ACD">
        <w:rPr>
          <w:u w:val="single"/>
        </w:rPr>
        <w:t xml:space="preserve"> – notably, South Korea, Taiwan, and Singapore – </w:t>
      </w:r>
      <w:r w:rsidRPr="00EF0AA3">
        <w:rPr>
          <w:u w:val="single"/>
        </w:rPr>
        <w:t xml:space="preserve">have </w:t>
      </w:r>
      <w:r w:rsidRPr="00D81639">
        <w:rPr>
          <w:highlight w:val="green"/>
          <w:u w:val="single"/>
        </w:rPr>
        <w:t>managed to escape</w:t>
      </w:r>
      <w:r w:rsidRPr="00E65ACD">
        <w:rPr>
          <w:u w:val="single"/>
        </w:rPr>
        <w:t xml:space="preserve"> the so-called “middle-income trap” and continue to increase their prosperity.</w:t>
      </w:r>
      <w:r>
        <w:rPr>
          <w:u w:val="single"/>
        </w:rPr>
        <w:t xml:space="preserve"> </w:t>
      </w:r>
      <w:r w:rsidRPr="00E65ACD">
        <w:rPr>
          <w:u w:val="single"/>
        </w:rPr>
        <w:t>Beyond the problems that almost all developing economies confront – for example, weak institutions and poor governance – each of the BRICS countries faces a unique set of challenges</w:t>
      </w:r>
      <w:r w:rsidRPr="00E65ACD">
        <w:rPr>
          <w:sz w:val="16"/>
        </w:rPr>
        <w:t xml:space="preserve">. For example, Brazil must contend with a recession, low oil prices, and an unprecedented corruption scandal at Petrobras, the state oil company. Given this, freer trade, such as with the NAFTA countries (Canada, the US, and Mexico), and more hospitable terms for foreign investment, especially in energy, should top President Dilma Rouseff’s agenda. Russia, too, is feeling the pressure of lower oil prices, both on its current budget and in terms of its ability to pursue further energy-sector development. Compounding the challenge are the economic sanctions imposed by the US and Europe in response to President Vladimir Putin’s aggressive policies toward Russia’s immediate neighborhood. </w:t>
      </w:r>
      <w:r w:rsidRPr="00E65ACD">
        <w:rPr>
          <w:u w:val="single"/>
        </w:rPr>
        <w:t xml:space="preserve">Finally, </w:t>
      </w:r>
      <w:r w:rsidRPr="00D81639">
        <w:rPr>
          <w:highlight w:val="green"/>
          <w:u w:val="single"/>
        </w:rPr>
        <w:t>Russia has a</w:t>
      </w:r>
      <w:r w:rsidRPr="00E65ACD">
        <w:rPr>
          <w:u w:val="single"/>
        </w:rPr>
        <w:t xml:space="preserve"> staggering demographic </w:t>
      </w:r>
      <w:r w:rsidRPr="00D81639">
        <w:rPr>
          <w:highlight w:val="green"/>
          <w:u w:val="single"/>
        </w:rPr>
        <w:t>problem, characterized by</w:t>
      </w:r>
      <w:r w:rsidRPr="00E65ACD">
        <w:rPr>
          <w:u w:val="single"/>
        </w:rPr>
        <w:t xml:space="preserve"> a </w:t>
      </w:r>
      <w:r w:rsidRPr="00D81639">
        <w:rPr>
          <w:highlight w:val="green"/>
          <w:u w:val="single"/>
        </w:rPr>
        <w:t>shrinking population</w:t>
      </w:r>
      <w:r w:rsidRPr="00E65ACD">
        <w:rPr>
          <w:u w:val="single"/>
        </w:rPr>
        <w:t xml:space="preserve">, life expectancy far below the advanced-country average, </w:t>
      </w:r>
      <w:r w:rsidRPr="00D81639">
        <w:rPr>
          <w:highlight w:val="green"/>
          <w:u w:val="single"/>
        </w:rPr>
        <w:t>and a growing brain drain</w:t>
      </w:r>
      <w:r w:rsidRPr="00E65ACD">
        <w:rPr>
          <w:u w:val="single"/>
        </w:rPr>
        <w:t>.</w:t>
      </w:r>
      <w:r>
        <w:rPr>
          <w:u w:val="single"/>
        </w:rPr>
        <w:t xml:space="preserve"> </w:t>
      </w:r>
      <w:r w:rsidRPr="00D81639">
        <w:rPr>
          <w:highlight w:val="green"/>
          <w:u w:val="single"/>
        </w:rPr>
        <w:t>India</w:t>
      </w:r>
      <w:r w:rsidRPr="00E65ACD">
        <w:rPr>
          <w:u w:val="single"/>
        </w:rPr>
        <w:t xml:space="preserve">, at least for the moment, </w:t>
      </w:r>
      <w:r w:rsidRPr="00D81639">
        <w:rPr>
          <w:highlight w:val="green"/>
          <w:u w:val="single"/>
        </w:rPr>
        <w:t>has the best short-run economic conditions</w:t>
      </w:r>
      <w:r w:rsidRPr="00E65ACD">
        <w:rPr>
          <w:u w:val="single"/>
        </w:rPr>
        <w:t>. Inflation, a major threat to the economy until recently, is down under the guidance of the Reserve Bank of India’s governor, Raghuram Rajan</w:t>
      </w:r>
      <w:r w:rsidRPr="00E65ACD">
        <w:rPr>
          <w:sz w:val="16"/>
        </w:rPr>
        <w:t xml:space="preserve">. And growth is projected at 7.5% for this year. But India’s fiscal position remains challenging, and the country’s population, which will soon overtake China’s, remains mostly rural and impoverished. </w:t>
      </w:r>
      <w:r w:rsidRPr="00D81639">
        <w:rPr>
          <w:highlight w:val="green"/>
          <w:u w:val="single"/>
        </w:rPr>
        <w:t>Despite the</w:t>
      </w:r>
      <w:r w:rsidRPr="00E65ACD">
        <w:rPr>
          <w:u w:val="single"/>
        </w:rPr>
        <w:t xml:space="preserve"> looming </w:t>
      </w:r>
      <w:r w:rsidRPr="00D81639">
        <w:rPr>
          <w:highlight w:val="green"/>
          <w:u w:val="single"/>
        </w:rPr>
        <w:t>challenges, Prime Minister</w:t>
      </w:r>
      <w:r w:rsidRPr="00E65ACD">
        <w:rPr>
          <w:u w:val="single"/>
        </w:rPr>
        <w:t xml:space="preserve"> Narendra Modi </w:t>
      </w:r>
      <w:r w:rsidRPr="00D81639">
        <w:rPr>
          <w:highlight w:val="green"/>
          <w:u w:val="single"/>
        </w:rPr>
        <w:t>has been slow to implement</w:t>
      </w:r>
      <w:r w:rsidRPr="00E65ACD">
        <w:rPr>
          <w:u w:val="single"/>
        </w:rPr>
        <w:t xml:space="preserve"> the promised </w:t>
      </w:r>
      <w:r w:rsidRPr="00D81639">
        <w:rPr>
          <w:highlight w:val="green"/>
          <w:u w:val="single"/>
        </w:rPr>
        <w:t>economic reforms</w:t>
      </w:r>
      <w:r w:rsidRPr="00E65ACD">
        <w:rPr>
          <w:u w:val="single"/>
        </w:rPr>
        <w:t>. Indeed, although he has made some small improvements in regulation, privatization, and cash transfers to the poor, bolder land and labor-market reforms remain elusive.</w:t>
      </w:r>
      <w:r>
        <w:rPr>
          <w:u w:val="single"/>
        </w:rPr>
        <w:t xml:space="preserve"> </w:t>
      </w:r>
      <w:r w:rsidRPr="00E65ACD">
        <w:rPr>
          <w:sz w:val="16"/>
        </w:rPr>
        <w:t xml:space="preserve">China, for its part, is attempting a difficult economic rebalancing, from an export-led to a consumption-based growth model. In poker terms, Chinese President Xi Jinping is attempting to pull an inside straight, gambling that a growing middle class will demand enough manufactured goods to prevent the economy’s immense excess capacity in basic industries from leading to widespread unemployment. At </w:t>
      </w:r>
      <w:proofErr w:type="gramStart"/>
      <w:r w:rsidRPr="00E65ACD">
        <w:rPr>
          <w:sz w:val="16"/>
        </w:rPr>
        <w:t>under</w:t>
      </w:r>
      <w:proofErr w:type="gramEnd"/>
      <w:r w:rsidRPr="00E65ACD">
        <w:rPr>
          <w:sz w:val="16"/>
        </w:rPr>
        <w:t xml:space="preserve"> 40% of GDP – compared to at least 60% in advanced economies – Chinese household consumption certainly has space to grow. But China’s economy remains prone to considerable risks. As occurred in Japan decades ago, China is starting to face lower-cost competition, such as from Vietnam; its stock market is frothy; and Xi’s anti-corruption program, though popular with ordinary citizens, has led to widespread uncertainty about the “rules of the game.” Finally, South Africa’s problems reflect a loss of confidence in the government, endemic corruption, massive infrastructure needs, and restrictive labor-market and foreign-investment regulation. And, in terms of reform, President Jacob Zuma is not headed in the right direction. The BRICS are – and always have been – subject to the same forces as other economies. But, although they have increased their dependence on market forces, their governments continue to dictate too many major economic decisions, increasing the risk of imbalances or even crises. </w:t>
      </w:r>
      <w:r w:rsidRPr="00E65ACD">
        <w:rPr>
          <w:u w:val="single"/>
        </w:rPr>
        <w:t>Their ability to develop institutions that support greater economic freedom, with more reliance on market competition and less on government, will likely be the main determinant of their long-term success.</w:t>
      </w:r>
    </w:p>
    <w:p w:rsidR="00B128F4" w:rsidRDefault="000C4A1E" w:rsidP="009E1068">
      <w:pPr>
        <w:pStyle w:val="Heading3"/>
      </w:pPr>
      <w:r>
        <w:t xml:space="preserve">BRICS—I/L: </w:t>
      </w:r>
      <w:r w:rsidR="00B128F4">
        <w:t>Brain Drain Hurts BRIC Development</w:t>
      </w:r>
    </w:p>
    <w:p w:rsidR="00B128F4" w:rsidRPr="007C0838" w:rsidRDefault="00B128F4" w:rsidP="00B128F4">
      <w:pPr>
        <w:pStyle w:val="Heading4"/>
      </w:pPr>
      <w:r w:rsidRPr="007C0838">
        <w:t xml:space="preserve">Only retaining human capital can keep growth going for developing countries. Also, any effects of brain drain that may be beneficial only help the government, not the people in that country. </w:t>
      </w:r>
    </w:p>
    <w:p w:rsidR="00B128F4" w:rsidRDefault="00B128F4" w:rsidP="00B128F4">
      <w:pPr>
        <w:rPr>
          <w:rStyle w:val="Style13ptBold"/>
          <w:bCs w:val="0"/>
        </w:rPr>
      </w:pPr>
      <w:r>
        <w:rPr>
          <w:rStyle w:val="Style13ptBold"/>
        </w:rPr>
        <w:t xml:space="preserve">Kapur 17 </w:t>
      </w:r>
      <w:r>
        <w:t>(Devesh Kapur is the director at the Center for the Advanced Study of India, “Addressing the Brain Drain: A Partial Cosmopolitanism Approach”, South African Journal of Philosophy, 36:1, Page 47)//sjp</w:t>
      </w:r>
    </w:p>
    <w:p w:rsidR="00B128F4" w:rsidRDefault="00B128F4" w:rsidP="00B128F4">
      <w:pPr>
        <w:rPr>
          <w:u w:val="single"/>
        </w:rPr>
      </w:pPr>
      <w:r>
        <w:rPr>
          <w:sz w:val="16"/>
        </w:rPr>
        <w:t xml:space="preserve">Liberal political theorists do not for the most part see a problem in selectively favouring skilled immigrants. Claiming to use the “broad democratic consensus” to guide his moral examination of immigration, Carens (2013, 183) argues that “economic potential seems another criterion that seems morally permissible, at least as a general matter”. For Carens, the possibility that this might result in a “brain drain” with harmful effects on poor countries is largely an empirical question, whose answer may well depend on the much larger question on “the nature and obligation of rich states to poor ones” and how immigration interacts “with other policies in an overall context”, i.e. global justice overall. But he sees “no basis for asserting an obligation on rich states to adopt immigration policies that do not harm poor ones” (Carens 2013, 185). </w:t>
      </w:r>
      <w:r w:rsidRPr="00D81639">
        <w:rPr>
          <w:highlight w:val="green"/>
          <w:u w:val="single"/>
        </w:rPr>
        <w:t>Take the case of medical personnel from Cuba</w:t>
      </w:r>
      <w:r>
        <w:rPr>
          <w:u w:val="single"/>
        </w:rPr>
        <w:t xml:space="preserve">. Over the years </w:t>
      </w:r>
      <w:r w:rsidRPr="00D81639">
        <w:rPr>
          <w:highlight w:val="green"/>
          <w:u w:val="single"/>
        </w:rPr>
        <w:t>Cuba developed a laudable healthcare system</w:t>
      </w:r>
      <w:r>
        <w:rPr>
          <w:u w:val="single"/>
        </w:rPr>
        <w:t xml:space="preserve">, evident in health outcomes that were markedly superior to other countries, despite low per capita expenditures and a debilitating embargo imposed by the US. </w:t>
      </w:r>
      <w:r>
        <w:rPr>
          <w:sz w:val="16"/>
        </w:rPr>
        <w:t xml:space="preserve">Indeed, Cuba’s infant and under-five child mortality rates have been lower than the US’s despite per capita expenditures less than 5 per cent that of the US. </w:t>
      </w:r>
      <w:r w:rsidRPr="00D81639">
        <w:rPr>
          <w:highlight w:val="green"/>
          <w:u w:val="single"/>
        </w:rPr>
        <w:t>One important factor has been</w:t>
      </w:r>
      <w:r>
        <w:rPr>
          <w:u w:val="single"/>
        </w:rPr>
        <w:t xml:space="preserve"> an exceptional </w:t>
      </w:r>
      <w:r w:rsidRPr="00D81639">
        <w:rPr>
          <w:highlight w:val="green"/>
          <w:u w:val="single"/>
        </w:rPr>
        <w:t>commitment to high levels of human capital with doctor-patient ratios double that of the US and substantially greater than Sweden</w:t>
      </w:r>
      <w:r>
        <w:rPr>
          <w:u w:val="single"/>
        </w:rPr>
        <w:t xml:space="preserve"> (Kath 2010). But at the same time, l</w:t>
      </w:r>
      <w:r w:rsidRPr="00D81639">
        <w:rPr>
          <w:highlight w:val="green"/>
          <w:u w:val="single"/>
        </w:rPr>
        <w:t xml:space="preserve">arge numbers of Cuban medical </w:t>
      </w:r>
      <w:r>
        <w:rPr>
          <w:u w:val="single"/>
        </w:rPr>
        <w:t xml:space="preserve">professionals have been the bedrock of Cuba’s medical diplomacy. They </w:t>
      </w:r>
      <w:r w:rsidRPr="00D81639">
        <w:rPr>
          <w:highlight w:val="green"/>
          <w:u w:val="single"/>
        </w:rPr>
        <w:t>have been deployed to other developing countries in exchange for oil and cash,</w:t>
      </w:r>
      <w:r>
        <w:rPr>
          <w:u w:val="single"/>
        </w:rPr>
        <w:t xml:space="preserve"> providing an indispensable source of income for their impoverished country and crucial healthcare for many poor people in countries with weak healthcare systems</w:t>
      </w:r>
      <w:r>
        <w:rPr>
          <w:sz w:val="16"/>
        </w:rPr>
        <w:t xml:space="preserve">. This is a distinctive type of brain drain in two respects: it is temporary, and the gains largely accrue to the government rather than the migrant. </w:t>
      </w:r>
      <w:r w:rsidRPr="00D81639">
        <w:rPr>
          <w:highlight w:val="green"/>
          <w:u w:val="single"/>
        </w:rPr>
        <w:t>Cuba’s medical professionals,</w:t>
      </w:r>
      <w:r>
        <w:rPr>
          <w:u w:val="single"/>
        </w:rPr>
        <w:t xml:space="preserve"> who often </w:t>
      </w:r>
      <w:r w:rsidRPr="00D81639">
        <w:rPr>
          <w:highlight w:val="green"/>
          <w:u w:val="single"/>
        </w:rPr>
        <w:t>work in hard conditions</w:t>
      </w:r>
      <w:r>
        <w:rPr>
          <w:u w:val="single"/>
        </w:rPr>
        <w:t xml:space="preserve">, </w:t>
      </w:r>
      <w:r w:rsidRPr="00D81639">
        <w:rPr>
          <w:highlight w:val="green"/>
          <w:u w:val="single"/>
        </w:rPr>
        <w:t>get little.</w:t>
      </w:r>
      <w:r>
        <w:rPr>
          <w:u w:val="single"/>
        </w:rPr>
        <w:t xml:space="preserve"> So on one side there are </w:t>
      </w:r>
      <w:r w:rsidRPr="00D81639">
        <w:rPr>
          <w:highlight w:val="green"/>
          <w:u w:val="single"/>
        </w:rPr>
        <w:t>Cuban</w:t>
      </w:r>
      <w:r>
        <w:rPr>
          <w:u w:val="single"/>
        </w:rPr>
        <w:t xml:space="preserve"> health </w:t>
      </w:r>
      <w:r w:rsidRPr="00D81639">
        <w:rPr>
          <w:highlight w:val="green"/>
          <w:u w:val="single"/>
        </w:rPr>
        <w:t>professionals</w:t>
      </w:r>
      <w:r>
        <w:rPr>
          <w:u w:val="single"/>
        </w:rPr>
        <w:t xml:space="preserve">, who </w:t>
      </w:r>
      <w:r w:rsidRPr="00D81639">
        <w:rPr>
          <w:highlight w:val="green"/>
          <w:u w:val="single"/>
        </w:rPr>
        <w:t>work for an employer who has complete control of their terms of employment</w:t>
      </w:r>
      <w:r>
        <w:rPr>
          <w:u w:val="single"/>
        </w:rPr>
        <w:t>, with no possibility of negotiating and bargaining these terms and no alternative employment options</w:t>
      </w:r>
      <w:r w:rsidRPr="00D81639">
        <w:rPr>
          <w:highlight w:val="green"/>
          <w:u w:val="single"/>
        </w:rPr>
        <w:t>, and</w:t>
      </w:r>
      <w:r>
        <w:rPr>
          <w:u w:val="single"/>
        </w:rPr>
        <w:t xml:space="preserve"> which employer </w:t>
      </w:r>
      <w:r w:rsidRPr="00D81639">
        <w:rPr>
          <w:highlight w:val="green"/>
          <w:u w:val="single"/>
        </w:rPr>
        <w:t>keeps most of their earnings</w:t>
      </w:r>
      <w:r>
        <w:rPr>
          <w:sz w:val="16"/>
        </w:rPr>
        <w:t xml:space="preserve">. On the other side is a US programme initiated in 2006 offering American residency to Cuban medical workers posted overseas (Burnett and Robles 2015). The engineered defection of Cuban nationals has been specifically directed at its healthcare professionals, and more than 7 000 have received residency in the US over the last decade. </w:t>
      </w:r>
      <w:r>
        <w:rPr>
          <w:u w:val="single"/>
        </w:rPr>
        <w:t xml:space="preserve">Ironically, </w:t>
      </w:r>
      <w:r w:rsidRPr="00D81639">
        <w:rPr>
          <w:highlight w:val="green"/>
          <w:u w:val="single"/>
        </w:rPr>
        <w:t>once they arrive</w:t>
      </w:r>
      <w:r>
        <w:rPr>
          <w:u w:val="single"/>
        </w:rPr>
        <w:t xml:space="preserve"> in the US, </w:t>
      </w:r>
      <w:r w:rsidRPr="00D81639">
        <w:rPr>
          <w:highlight w:val="green"/>
          <w:u w:val="single"/>
        </w:rPr>
        <w:t>they cannot practise</w:t>
      </w:r>
      <w:r>
        <w:rPr>
          <w:u w:val="single"/>
        </w:rPr>
        <w:t xml:space="preserve"> their profession </w:t>
      </w:r>
      <w:r w:rsidRPr="00D81639">
        <w:rPr>
          <w:highlight w:val="green"/>
          <w:u w:val="single"/>
        </w:rPr>
        <w:t>without first passing a</w:t>
      </w:r>
      <w:r>
        <w:rPr>
          <w:u w:val="single"/>
        </w:rPr>
        <w:t xml:space="preserve"> tough </w:t>
      </w:r>
      <w:r w:rsidRPr="00D81639">
        <w:rPr>
          <w:highlight w:val="green"/>
          <w:u w:val="single"/>
        </w:rPr>
        <w:t>gauntlet of</w:t>
      </w:r>
      <w:r>
        <w:rPr>
          <w:u w:val="single"/>
        </w:rPr>
        <w:t xml:space="preserve"> qualifying </w:t>
      </w:r>
      <w:r w:rsidRPr="00D81639">
        <w:rPr>
          <w:highlight w:val="green"/>
          <w:u w:val="single"/>
        </w:rPr>
        <w:t>exams.</w:t>
      </w:r>
      <w:r>
        <w:rPr>
          <w:u w:val="single"/>
        </w:rPr>
        <w:t xml:space="preserve"> And, as has been the case for over a half-century, the US government treats Cuban and Haitian would-be immigrants differently simply by declaring that Cubans are political refugees (and hence worthy of asylum), while Haitians are viewed as economic migrants (and therefore can be deported back).</w:t>
      </w:r>
    </w:p>
    <w:p w:rsidR="00B128F4" w:rsidRPr="00B128F4" w:rsidRDefault="00B128F4" w:rsidP="00B128F4"/>
    <w:p w:rsidR="009E1068" w:rsidRDefault="000C4A1E" w:rsidP="009E1068">
      <w:pPr>
        <w:pStyle w:val="Heading3"/>
      </w:pPr>
      <w:r>
        <w:t xml:space="preserve">BRICS—I/L: </w:t>
      </w:r>
      <w:r w:rsidR="009E1068">
        <w:t>A2: Brain Drain Good</w:t>
      </w:r>
    </w:p>
    <w:p w:rsidR="009E1068" w:rsidRPr="00860DBC" w:rsidRDefault="009E1068" w:rsidP="009E1068">
      <w:pPr>
        <w:pStyle w:val="Heading4"/>
      </w:pPr>
      <w:r w:rsidRPr="00860DBC">
        <w:t>The neg’s theory is false-India hasn’t reversed brain drain and they only attract talent from the South Asian region, not the US</w:t>
      </w:r>
    </w:p>
    <w:p w:rsidR="009E1068" w:rsidRPr="005B0DD7" w:rsidRDefault="009E1068" w:rsidP="009E1068">
      <w:pPr>
        <w:rPr>
          <w:rStyle w:val="Style13ptBold"/>
        </w:rPr>
      </w:pPr>
      <w:r>
        <w:rPr>
          <w:rStyle w:val="Style13ptBold"/>
        </w:rPr>
        <w:t xml:space="preserve">Umamaheshwar 18 </w:t>
      </w:r>
      <w:r w:rsidRPr="005B0DD7">
        <w:t xml:space="preserve">(S. Umamaheshwar, April 29 2018, “Skill of Retaining Nation’s Talent: Brain Drain Scene May Only Worsen”, Deccan Chronicle, </w:t>
      </w:r>
      <w:hyperlink r:id="rId107" w:history="1">
        <w:r w:rsidRPr="005B0DD7">
          <w:t>https://www.deccanchronicle.com/discourse/290418/skill-of-retaining-nations-talent-brain-drain-scene-may-only-worse.html</w:t>
        </w:r>
      </w:hyperlink>
      <w:r w:rsidRPr="005B0DD7">
        <w:t>, Accessed 7-7-18)//sjp</w:t>
      </w:r>
    </w:p>
    <w:p w:rsidR="009E1068" w:rsidRDefault="009E1068" w:rsidP="009E1068">
      <w:pPr>
        <w:rPr>
          <w:sz w:val="16"/>
        </w:rPr>
      </w:pPr>
      <w:r w:rsidRPr="005B0DD7">
        <w:rPr>
          <w:sz w:val="16"/>
        </w:rPr>
        <w:t xml:space="preserve">The study is premised on the importance of attracting best talent for furthering the economic progress of a country. The key factors that determine attractiveness of a country are: Enable, attract, grow and retain on input side and vocational training and global knowledge skills on the output side. </w:t>
      </w:r>
      <w:r w:rsidRPr="005B0DD7">
        <w:rPr>
          <w:u w:val="single"/>
        </w:rPr>
        <w:t xml:space="preserve">Since </w:t>
      </w:r>
      <w:r w:rsidRPr="00D81639">
        <w:rPr>
          <w:highlight w:val="green"/>
          <w:u w:val="single"/>
        </w:rPr>
        <w:t>high income countries</w:t>
      </w:r>
      <w:r w:rsidRPr="005B0DD7">
        <w:rPr>
          <w:u w:val="single"/>
        </w:rPr>
        <w:t xml:space="preserve"> typically offer all these four, they would </w:t>
      </w:r>
      <w:r w:rsidRPr="00D81639">
        <w:rPr>
          <w:highlight w:val="green"/>
          <w:u w:val="single"/>
        </w:rPr>
        <w:t>attract the best talent</w:t>
      </w:r>
      <w:r w:rsidRPr="005B0DD7">
        <w:rPr>
          <w:u w:val="single"/>
        </w:rPr>
        <w:t xml:space="preserve"> from all over.</w:t>
      </w:r>
      <w:r>
        <w:rPr>
          <w:u w:val="single"/>
        </w:rPr>
        <w:t xml:space="preserve"> </w:t>
      </w:r>
      <w:r w:rsidRPr="005B0DD7">
        <w:rPr>
          <w:u w:val="single"/>
        </w:rPr>
        <w:t>“</w:t>
      </w:r>
      <w:r w:rsidRPr="00D81639">
        <w:rPr>
          <w:highlight w:val="green"/>
          <w:u w:val="single"/>
        </w:rPr>
        <w:t>Switzerland</w:t>
      </w:r>
      <w:r w:rsidRPr="005B0DD7">
        <w:rPr>
          <w:u w:val="single"/>
        </w:rPr>
        <w:t xml:space="preserve"> (1st) </w:t>
      </w:r>
      <w:r w:rsidRPr="00D81639">
        <w:rPr>
          <w:highlight w:val="green"/>
          <w:u w:val="single"/>
        </w:rPr>
        <w:t>is at the top</w:t>
      </w:r>
      <w:r w:rsidRPr="005B0DD7">
        <w:rPr>
          <w:u w:val="single"/>
        </w:rPr>
        <w:t xml:space="preserve"> overall by virtue of its strong performance across all six pillars of the GTCI mode</w:t>
      </w:r>
      <w:r w:rsidRPr="005B0DD7">
        <w:rPr>
          <w:sz w:val="16"/>
        </w:rPr>
        <w:t xml:space="preserve">l. Switzerland performs consistently well across the Enable (2nd), Retain (1st), and Vocational and Technical Skills (3rd) pillars and their constituent sub-pillars. Performance in the Attract pillar (5th) is strong in terms of the External Openness sub-pillar (5th), with the country showing an excellent capacity to attract and retain global talent,” it said. </w:t>
      </w:r>
      <w:r w:rsidRPr="00D81639">
        <w:rPr>
          <w:highlight w:val="green"/>
          <w:u w:val="single"/>
        </w:rPr>
        <w:t>India fares poorly in talent competitiveness as it has failed to stop brain drain and</w:t>
      </w:r>
      <w:r w:rsidRPr="005B0DD7">
        <w:rPr>
          <w:u w:val="single"/>
        </w:rPr>
        <w:t xml:space="preserve"> simultaneously failed </w:t>
      </w:r>
      <w:r w:rsidRPr="00D81639">
        <w:rPr>
          <w:highlight w:val="green"/>
          <w:u w:val="single"/>
        </w:rPr>
        <w:t>to attract talent</w:t>
      </w:r>
      <w:r w:rsidRPr="005B0DD7">
        <w:rPr>
          <w:u w:val="single"/>
        </w:rPr>
        <w:t xml:space="preserve"> from elsewhere.</w:t>
      </w:r>
      <w:r w:rsidRPr="005B0DD7">
        <w:rPr>
          <w:sz w:val="16"/>
        </w:rPr>
        <w:t xml:space="preserve"> While India's overall ranking is 81 in the list, in the company of Namibia, Ecuador, and Guatemala, the country performed better than the overall ranking in growing the talent (54th rank), vocational training skills (71) and GK skills (63rd). </w:t>
      </w:r>
      <w:r w:rsidRPr="005B0DD7">
        <w:rPr>
          <w:u w:val="single"/>
        </w:rPr>
        <w:t>However, the country's inability to attract talent (98th in a list of 119) and retain existing talent (99th) pulled down India in the overall ranking.</w:t>
      </w:r>
      <w:r>
        <w:rPr>
          <w:u w:val="single"/>
        </w:rPr>
        <w:t xml:space="preserve"> </w:t>
      </w:r>
      <w:r w:rsidRPr="00D81639">
        <w:rPr>
          <w:highlight w:val="green"/>
          <w:u w:val="single"/>
        </w:rPr>
        <w:t>India (</w:t>
      </w:r>
      <w:r w:rsidRPr="005B0DD7">
        <w:rPr>
          <w:u w:val="single"/>
        </w:rPr>
        <w:t xml:space="preserve">81st) </w:t>
      </w:r>
      <w:r w:rsidRPr="00D81639">
        <w:rPr>
          <w:highlight w:val="green"/>
          <w:u w:val="single"/>
        </w:rPr>
        <w:t>is the laggard</w:t>
      </w:r>
      <w:r w:rsidRPr="005B0DD7">
        <w:rPr>
          <w:u w:val="single"/>
        </w:rPr>
        <w:t xml:space="preserve"> on this </w:t>
      </w:r>
      <w:r w:rsidRPr="00D81639">
        <w:rPr>
          <w:highlight w:val="green"/>
          <w:u w:val="single"/>
        </w:rPr>
        <w:t>in the BRICS group too</w:t>
      </w:r>
      <w:r w:rsidRPr="005B0DD7">
        <w:rPr>
          <w:sz w:val="16"/>
        </w:rPr>
        <w:t xml:space="preserve">. “Formal Education (67th) and Lifelong Learning (37th) are keeping pace and thus the pool of Global Knowledge Skills (63rd) is solid compared with other emerging markets. Where the country has plenty of room for improvement is in minimising brain drain while achieving a brain gain by luring back some of its talented diaspora members (98th in the Attract) and in retaining its own talent (99th in Retain) particularly in the context of high emigration rates of high-skilled people,” the study said. </w:t>
      </w:r>
      <w:r w:rsidRPr="005B0DD7">
        <w:rPr>
          <w:u w:val="single"/>
        </w:rPr>
        <w:t xml:space="preserve">The GTCI study flagged the brain drain in India. “Without doubt, an improvement in India would have the greatest impact in terms of the pool of talent not only in this region but also globally. </w:t>
      </w:r>
      <w:r w:rsidRPr="00D81639">
        <w:rPr>
          <w:highlight w:val="green"/>
          <w:u w:val="single"/>
        </w:rPr>
        <w:t>India has been able to create a</w:t>
      </w:r>
      <w:r w:rsidRPr="005B0DD7">
        <w:rPr>
          <w:u w:val="single"/>
        </w:rPr>
        <w:t xml:space="preserve"> stable </w:t>
      </w:r>
      <w:r w:rsidRPr="00D81639">
        <w:rPr>
          <w:highlight w:val="green"/>
          <w:u w:val="single"/>
        </w:rPr>
        <w:t>pool</w:t>
      </w:r>
      <w:r w:rsidRPr="005B0DD7">
        <w:rPr>
          <w:u w:val="single"/>
        </w:rPr>
        <w:t xml:space="preserve"> of Global Knowledge Skills </w:t>
      </w:r>
      <w:r w:rsidRPr="00D81639">
        <w:rPr>
          <w:highlight w:val="green"/>
          <w:u w:val="single"/>
        </w:rPr>
        <w:t>but</w:t>
      </w:r>
      <w:r w:rsidRPr="005B0DD7">
        <w:rPr>
          <w:u w:val="single"/>
        </w:rPr>
        <w:t xml:space="preserve"> it has </w:t>
      </w:r>
      <w:r w:rsidRPr="00D81639">
        <w:rPr>
          <w:highlight w:val="green"/>
          <w:u w:val="single"/>
        </w:rPr>
        <w:t>suffered in the Retain pillar</w:t>
      </w:r>
      <w:r w:rsidRPr="005B0DD7">
        <w:rPr>
          <w:u w:val="single"/>
        </w:rPr>
        <w:t xml:space="preserve"> (99th</w:t>
      </w:r>
      <w:r w:rsidRPr="005B0DD7">
        <w:rPr>
          <w:sz w:val="16"/>
        </w:rPr>
        <w:t xml:space="preserve">). Although diaspora have been engaged successfully in some industries, a great deal of talent continues to leave the country, and thus India still experiences a brain drain,” the study said. It further claimed that "India is at serious risk of worsening its brain drain despite the connection with the diaspora working in the information technology sector." In terms of talent competitiveness, the country is ranked low at 6th rank among low middle income group countries in the world. While India did well in growing talent in the country with second rank in the region, the country doesn't figure in the top 10 list for attracting or retaining the talent. According to a United Nations report, some 215 million people or three per cent of the world’s population are believed to live outside their countries of birth. </w:t>
      </w:r>
      <w:r w:rsidRPr="005B0DD7">
        <w:rPr>
          <w:u w:val="single"/>
        </w:rPr>
        <w:t xml:space="preserve">Experts suggest that attracting new talent is </w:t>
      </w:r>
      <w:proofErr w:type="gramStart"/>
      <w:r w:rsidRPr="005B0DD7">
        <w:rPr>
          <w:u w:val="single"/>
        </w:rPr>
        <w:t>key</w:t>
      </w:r>
      <w:proofErr w:type="gramEnd"/>
      <w:r w:rsidRPr="005B0DD7">
        <w:rPr>
          <w:u w:val="single"/>
        </w:rPr>
        <w:t xml:space="preserve"> to faster economic growth</w:t>
      </w:r>
      <w:r w:rsidRPr="005B0DD7">
        <w:rPr>
          <w:sz w:val="16"/>
        </w:rPr>
        <w:t>. An OECD report claims that international migration changes the age pyramid of receiving countries and supplements their stock of human capital. “Evidence from the United States suggests that skilled immigrants contribute to boosting research and innovation, as well as technological progress,” it said</w:t>
      </w:r>
      <w:r w:rsidRPr="005B0DD7">
        <w:rPr>
          <w:u w:val="single"/>
        </w:rPr>
        <w:t xml:space="preserve">. </w:t>
      </w:r>
      <w:r w:rsidRPr="00D81639">
        <w:rPr>
          <w:highlight w:val="green"/>
          <w:u w:val="single"/>
        </w:rPr>
        <w:t xml:space="preserve">The US does attract the best </w:t>
      </w:r>
      <w:r w:rsidRPr="005B0DD7">
        <w:rPr>
          <w:u w:val="single"/>
        </w:rPr>
        <w:t xml:space="preserve">of </w:t>
      </w:r>
      <w:r w:rsidRPr="00D81639">
        <w:rPr>
          <w:highlight w:val="green"/>
          <w:u w:val="single"/>
        </w:rPr>
        <w:t>talent</w:t>
      </w:r>
      <w:r w:rsidRPr="005B0DD7">
        <w:rPr>
          <w:u w:val="single"/>
        </w:rPr>
        <w:t>, but experts suggest that India as a regional powerhouse should be able to attract regional talent that can’t aspire to immigrate to the Western world.</w:t>
      </w:r>
      <w:r w:rsidRPr="005B0DD7">
        <w:rPr>
          <w:sz w:val="16"/>
        </w:rPr>
        <w:t xml:space="preserve"> This, however, depends on government policies and their acceptance by society. The city list for competitiveness is led by Zurich, Stockholm, Oslo, Copenhagen and Helsinki. Mumbai and Delhi get 89th and 90th rank among cities that attract talent - a ranking that doesn't match the government's intention to make them global cities, and a great fall from the days when the Earl of Orford eulogised India. </w:t>
      </w:r>
    </w:p>
    <w:p w:rsidR="009E1068" w:rsidRDefault="000C4A1E" w:rsidP="009E1068">
      <w:pPr>
        <w:pStyle w:val="Heading3"/>
      </w:pPr>
      <w:r>
        <w:t xml:space="preserve">BRICS—I/L: </w:t>
      </w:r>
      <w:r w:rsidR="009E1068">
        <w:t>BRICs K2 Multipolarity</w:t>
      </w:r>
    </w:p>
    <w:p w:rsidR="009E1068" w:rsidRDefault="009E1068" w:rsidP="009E1068">
      <w:pPr>
        <w:pStyle w:val="Heading4"/>
      </w:pPr>
      <w:r>
        <w:t xml:space="preserve">BRICS nations are on the rise as economic powerhouses and can act as political regional poles </w:t>
      </w:r>
    </w:p>
    <w:p w:rsidR="009E1068" w:rsidRPr="00433A2E" w:rsidRDefault="009E1068" w:rsidP="009E1068">
      <w:proofErr w:type="gramStart"/>
      <w:r w:rsidRPr="00433A2E">
        <w:rPr>
          <w:rStyle w:val="Style13ptBold"/>
        </w:rPr>
        <w:t>Wade, 11.</w:t>
      </w:r>
      <w:proofErr w:type="gramEnd"/>
      <w:r w:rsidRPr="00433A2E">
        <w:rPr>
          <w:rStyle w:val="Style13ptBold"/>
        </w:rPr>
        <w:t xml:space="preserve"> </w:t>
      </w:r>
      <w:r w:rsidRPr="00433A2E">
        <w:t xml:space="preserve">Emerging World Order? From Multipolarity to Multilateralism in the G20, the World Bank, and the IMF </w:t>
      </w:r>
      <w:r w:rsidRPr="00433A2E">
        <w:rPr>
          <w:sz w:val="12"/>
        </w:rPr>
        <w:t xml:space="preserve">¶ </w:t>
      </w:r>
      <w:r w:rsidRPr="00433A2E">
        <w:t>Robert H. Wade</w:t>
      </w:r>
      <w:r w:rsidRPr="00433A2E">
        <w:rPr>
          <w:sz w:val="12"/>
        </w:rPr>
        <w:t xml:space="preserve">¶¶ </w:t>
      </w:r>
      <w:r w:rsidRPr="00433A2E">
        <w:t>Politics &amp; Society</w:t>
      </w:r>
      <w:r>
        <w:t xml:space="preserve"> </w:t>
      </w:r>
      <w:r w:rsidRPr="00433A2E">
        <w:rPr>
          <w:sz w:val="12"/>
        </w:rPr>
        <w:t xml:space="preserve">¶ </w:t>
      </w:r>
      <w:r w:rsidRPr="00433A2E">
        <w:t>Vol 39, Issue 3, pp. 347 - 378</w:t>
      </w:r>
      <w:r w:rsidRPr="00433A2E">
        <w:rPr>
          <w:sz w:val="12"/>
        </w:rPr>
        <w:t xml:space="preserve">¶ </w:t>
      </w:r>
      <w:r w:rsidRPr="00433A2E">
        <w:t>First Published</w:t>
      </w:r>
      <w:r>
        <w:t xml:space="preserve"> </w:t>
      </w:r>
      <w:r w:rsidRPr="00433A2E">
        <w:t>August 31, 2011</w:t>
      </w:r>
      <w:r w:rsidRPr="00433A2E">
        <w:rPr>
          <w:sz w:val="12"/>
        </w:rPr>
        <w:t xml:space="preserve">¶ </w:t>
      </w:r>
      <w:hyperlink r:id="rId108" w:history="1">
        <w:r w:rsidRPr="00B6720A">
          <w:rPr>
            <w:rStyle w:val="Hyperlink"/>
          </w:rPr>
          <w:t>https://doi.org/10.1177/0032329211415503//</w:t>
        </w:r>
      </w:hyperlink>
      <w:r>
        <w:t xml:space="preserve"> sj</w:t>
      </w:r>
    </w:p>
    <w:p w:rsidR="009E1068" w:rsidRDefault="009E1068" w:rsidP="009E1068"/>
    <w:p w:rsidR="009E1068" w:rsidRPr="00433A2E" w:rsidRDefault="009E1068" w:rsidP="009E1068">
      <w:r w:rsidRPr="0002091B">
        <w:rPr>
          <w:rStyle w:val="StyleUnderline"/>
        </w:rPr>
        <w:t>The rise of multipolarity</w:t>
      </w:r>
      <w:r w:rsidRPr="00433A2E">
        <w:t xml:space="preserve"> (in the economic rather than bombs-and-rockets sense</w:t>
      </w:r>
      <w:r w:rsidRPr="0002091B">
        <w:rPr>
          <w:rStyle w:val="StyleUnderline"/>
        </w:rPr>
        <w:t xml:space="preserve">) means a fall in the concentration of economic activity in the international system and, within this, the rise of concentrations outside the previous core. </w:t>
      </w:r>
      <w:r w:rsidRPr="00433A2E">
        <w:t>The trend can be made more concrete by means of several indicators.</w:t>
      </w:r>
      <w:r w:rsidRPr="0002091B">
        <w:rPr>
          <w:sz w:val="12"/>
        </w:rPr>
        <w:t xml:space="preserve">¶ </w:t>
      </w:r>
      <w:r w:rsidRPr="00433A2E">
        <w:t>Share of G7 (12 percent of world population) in global GDP: In 2000, the G7’s share was 72 percent; by 2011 it will have fallen to 53 percent, according to the IMF (measured at market exchange rates).</w:t>
      </w:r>
      <w:r w:rsidRPr="0002091B">
        <w:rPr>
          <w:sz w:val="12"/>
        </w:rPr>
        <w:t xml:space="preserve">¶ </w:t>
      </w:r>
      <w:r w:rsidRPr="00433A2E">
        <w:t>China’s rise: Chinese output per head to that of the United States rose from about 6 percent to 22 percent between 1980 and 2008 (the proportion in 2008 was roughly similar to Japan’s in the late 1940s).</w:t>
      </w:r>
      <w:r w:rsidRPr="0002091B">
        <w:rPr>
          <w:sz w:val="12"/>
        </w:rPr>
        <w:t xml:space="preserve">¶ </w:t>
      </w:r>
      <w:r w:rsidRPr="0002091B">
        <w:rPr>
          <w:rStyle w:val="StyleUnderline"/>
        </w:rPr>
        <w:t>Whose monetary policy matters to the rest of the world? Ten years ago, the world paid attention to U.S. and EU monetary policy, and nobody outside China paid attention to China’s monetary policy.</w:t>
      </w:r>
      <w:r w:rsidRPr="00433A2E">
        <w:t xml:space="preserve"> Today China’s monetary policy is closely watched, especially in New York; Washington, D.C.; and London.</w:t>
      </w:r>
      <w:r w:rsidRPr="0002091B">
        <w:rPr>
          <w:sz w:val="12"/>
        </w:rPr>
        <w:t xml:space="preserve">¶ </w:t>
      </w:r>
      <w:r w:rsidRPr="0002091B">
        <w:rPr>
          <w:rStyle w:val="StyleUnderline"/>
        </w:rPr>
        <w:t>Share of developing and transitional countries (DTCs) in world output</w:t>
      </w:r>
      <w:r w:rsidRPr="00433A2E">
        <w:t xml:space="preserve">: Between 2000 and 2009, the share of DTCs in world output </w:t>
      </w:r>
      <w:r w:rsidRPr="0002091B">
        <w:rPr>
          <w:rStyle w:val="StyleUnderline"/>
        </w:rPr>
        <w:t>rose by 10 percentage points</w:t>
      </w:r>
      <w:r w:rsidRPr="00433A2E">
        <w:t xml:space="preserve">, from 23 percent to 33 percent (measured at market exchange rates) and from 40 percent to 50 percent measured in purchasing power parity dollars. See </w:t>
      </w:r>
      <w:hyperlink r:id="rId109" w:history="1">
        <w:r w:rsidRPr="00433A2E">
          <w:rPr>
            <w:rStyle w:val="Hyperlink"/>
          </w:rPr>
          <w:t>Table 1</w:t>
        </w:r>
      </w:hyperlink>
      <w:r w:rsidRPr="00433A2E">
        <w:t>.</w:t>
      </w:r>
      <w:r w:rsidRPr="0002091B">
        <w:rPr>
          <w:sz w:val="12"/>
        </w:rPr>
        <w:t xml:space="preserve">¶ </w:t>
      </w:r>
      <w:r w:rsidRPr="00433A2E">
        <w:t>South-South trade: In 1997, the ten biggest Asian exporters (excluding Japan) sent 46 percent of their exports to the United States, the EU, and Japan; in 2009, only 36 percent, the difference going to developing countries and oil exporters. China is now Brazil’s biggest trading partner, displacing the United States from its long-held top spot.</w:t>
      </w:r>
      <w:r w:rsidRPr="0002091B">
        <w:rPr>
          <w:sz w:val="12"/>
        </w:rPr>
        <w:t xml:space="preserve">¶ </w:t>
      </w:r>
      <w:r w:rsidRPr="00433A2E">
        <w:t xml:space="preserve">EU and euro: The EU, for all its recent travails, is slowly becoming more cohesive than it was; and the euro is slowly becoming the world’s second main international reserve currency. </w:t>
      </w:r>
      <w:proofErr w:type="gramStart"/>
      <w:r w:rsidRPr="00433A2E">
        <w:t>(The share of the euro in world foreign exchange reserves rose from 18 percent in 1999 to 27 percent in 2009.)</w:t>
      </w:r>
      <w:proofErr w:type="gramEnd"/>
      <w:r w:rsidRPr="00433A2E">
        <w:t xml:space="preserve"> So the increasing economic cohesion in Europe—together with its sheer economic weight in the world economy—makes it a separate source of pressure on the international economic governance system.</w:t>
      </w:r>
      <w:r w:rsidRPr="0002091B">
        <w:rPr>
          <w:sz w:val="12"/>
        </w:rPr>
        <w:t xml:space="preserve">¶ </w:t>
      </w:r>
      <w:r w:rsidRPr="00433A2E">
        <w:t xml:space="preserve">or convenience, </w:t>
      </w:r>
      <w:r w:rsidRPr="0002091B">
        <w:rPr>
          <w:rStyle w:val="StyleUnderline"/>
        </w:rPr>
        <w:t xml:space="preserve">we can think of the new multipolarity in economic and financial affairs as involving three poles—the United States, the EU, and BRICs (Brazil, Russia, India, and China). </w:t>
      </w:r>
      <w:r w:rsidRPr="00433A2E">
        <w:t xml:space="preserve">This sets the context of the new Great Game, with four qualifications. First, the BRICs have little collective identity. </w:t>
      </w:r>
      <w:r w:rsidRPr="00834F4E">
        <w:rPr>
          <w:rStyle w:val="StyleUnderline"/>
        </w:rPr>
        <w:t>The leaders of the four states met</w:t>
      </w:r>
      <w:r w:rsidRPr="00433A2E">
        <w:t xml:space="preserve"> for the first time </w:t>
      </w:r>
      <w:r w:rsidRPr="00834F4E">
        <w:rPr>
          <w:rStyle w:val="StyleUnderline"/>
        </w:rPr>
        <w:t>as a fraternity of rising powers</w:t>
      </w:r>
      <w:r w:rsidRPr="00433A2E">
        <w:t xml:space="preserve"> as recently as June 16, 2009, in Russia. (However, for the past couple of years, the BRICs executive directors at the World Bank have met together once or twice a month, as have those at the IMF.) Second, </w:t>
      </w:r>
      <w:r w:rsidRPr="0002091B">
        <w:rPr>
          <w:rStyle w:val="StyleUnderline"/>
        </w:rPr>
        <w:t>when used as the third pole, BRICs have permeable boundaries and may include a larger number of states, including middleweights like Korea, Mexico, and Turkey.</w:t>
      </w:r>
      <w:r w:rsidRPr="00433A2E">
        <w:t xml:space="preserve"> Third, the BASIC group (BRICs minus Russia and including South Africa) has also been meeting to concert actions in multilateral fora. Fourth, for some purposes, the operative G is the G2 (United States and China).</w:t>
      </w:r>
    </w:p>
    <w:p w:rsidR="009E1068" w:rsidRPr="00433A2E" w:rsidRDefault="009E1068" w:rsidP="009E1068"/>
    <w:p w:rsidR="009E1068" w:rsidRDefault="009E1068" w:rsidP="009E1068"/>
    <w:p w:rsidR="009E1068" w:rsidRDefault="009E1068" w:rsidP="009E1068">
      <w:pPr>
        <w:pStyle w:val="Heading4"/>
      </w:pPr>
      <w:r>
        <w:t>BRICS on the Rise now- Rapid Econ Growth</w:t>
      </w:r>
    </w:p>
    <w:p w:rsidR="009E1068" w:rsidRDefault="009E1068" w:rsidP="009E1068">
      <w:pPr>
        <w:rPr>
          <w:rFonts w:ascii="Times New Roman" w:eastAsia="Times New Roman" w:hAnsi="Times New Roman" w:cs="Times New Roman"/>
          <w:sz w:val="16"/>
          <w:szCs w:val="16"/>
        </w:rPr>
      </w:pPr>
      <w:r w:rsidRPr="00DF11BE">
        <w:rPr>
          <w:rStyle w:val="Style13ptBold"/>
        </w:rPr>
        <w:t>Muller 11</w:t>
      </w:r>
      <w:r w:rsidRPr="00DF11BE">
        <w:rPr>
          <w:rFonts w:eastAsia="Times New Roman"/>
          <w:sz w:val="16"/>
          <w:szCs w:val="16"/>
        </w:rPr>
        <w:t xml:space="preserve">- </w:t>
      </w:r>
      <w:r w:rsidRPr="00DF11BE">
        <w:rPr>
          <w:rFonts w:ascii="Times New Roman" w:eastAsia="Times New Roman" w:hAnsi="Times New Roman" w:cs="Times New Roman"/>
          <w:sz w:val="16"/>
          <w:szCs w:val="16"/>
        </w:rPr>
        <w:t>PhD, Assistant Professor at the Universität St. Gallen, Switzerland (Martin, “New Kids on the Block: the Rise of the BRIC and the Reconfiguration of Global Economic ties”, European Researcher, 12(15) , 2011</w:t>
      </w:r>
      <w:r>
        <w:rPr>
          <w:rFonts w:ascii="Times New Roman" w:eastAsia="Times New Roman" w:hAnsi="Times New Roman" w:cs="Times New Roman"/>
          <w:sz w:val="16"/>
          <w:szCs w:val="16"/>
        </w:rPr>
        <w:t xml:space="preserve">, </w:t>
      </w:r>
      <w:hyperlink r:id="rId110" w:history="1">
        <w:r w:rsidRPr="00B015D7">
          <w:rPr>
            <w:rStyle w:val="Hyperlink"/>
            <w:rFonts w:ascii="Times New Roman" w:eastAsia="Times New Roman" w:hAnsi="Times New Roman" w:cs="Times New Roman"/>
            <w:sz w:val="16"/>
            <w:szCs w:val="16"/>
          </w:rPr>
          <w:t>https://www.alexandria.unisg.ch/208014/1/M%C3%BCller_2011_New%20kids%20on%20the%20block_The%20rise%20of%20the%20BRIC%20and%20the%20reconfiguration%20of%20global%20economic%20ties_ER.pdf</w:t>
        </w:r>
      </w:hyperlink>
      <w:r>
        <w:rPr>
          <w:rFonts w:ascii="Times New Roman" w:eastAsia="Times New Roman" w:hAnsi="Times New Roman" w:cs="Times New Roman"/>
          <w:sz w:val="16"/>
          <w:szCs w:val="16"/>
        </w:rPr>
        <w:t>.</w:t>
      </w:r>
      <w:r w:rsidRPr="00DF11BE">
        <w:rPr>
          <w:rFonts w:ascii="Times New Roman" w:eastAsia="Times New Roman" w:hAnsi="Times New Roman" w:cs="Times New Roman"/>
          <w:sz w:val="16"/>
          <w:szCs w:val="16"/>
        </w:rPr>
        <w:t>)</w:t>
      </w:r>
      <w:r>
        <w:rPr>
          <w:rFonts w:ascii="Times New Roman" w:eastAsia="Times New Roman" w:hAnsi="Times New Roman" w:cs="Times New Roman"/>
          <w:sz w:val="16"/>
          <w:szCs w:val="16"/>
        </w:rPr>
        <w:t xml:space="preserve"> //JL</w:t>
      </w:r>
    </w:p>
    <w:p w:rsidR="009E1068" w:rsidRPr="00DF11BE" w:rsidRDefault="009E1068" w:rsidP="009E1068">
      <w:pPr>
        <w:rPr>
          <w:rFonts w:ascii="Times New Roman" w:eastAsia="Times New Roman" w:hAnsi="Times New Roman" w:cs="Times New Roman"/>
          <w:sz w:val="16"/>
          <w:szCs w:val="16"/>
        </w:rPr>
      </w:pPr>
    </w:p>
    <w:p w:rsidR="009E1068" w:rsidRDefault="009E1068" w:rsidP="009E1068">
      <w:pPr>
        <w:rPr>
          <w:rFonts w:eastAsia="Times New Roman"/>
          <w:sz w:val="16"/>
        </w:rPr>
      </w:pPr>
      <w:r w:rsidRPr="00DF11BE">
        <w:rPr>
          <w:rFonts w:eastAsia="Times New Roman"/>
          <w:sz w:val="16"/>
        </w:rPr>
        <w:t xml:space="preserve">Yet, despite frequent bon mots and misgivings about the concept, the brainchild of Jim O‘Neill, chief economist of the investment bank Goldman Sachs, has made a remarkable career within just ten years [3]. O‘Neill‘s seminal report was based on a projection of real (i.e. inflation-adjusted) GDP growth from 2001 to 2010. On this basis, he predicted that </w:t>
      </w:r>
      <w:r w:rsidRPr="00DF11BE">
        <w:rPr>
          <w:rStyle w:val="StyleUnderline"/>
        </w:rPr>
        <w:t xml:space="preserve">the </w:t>
      </w:r>
      <w:r w:rsidRPr="00D81639">
        <w:rPr>
          <w:rStyle w:val="Emphasis"/>
          <w:highlight w:val="green"/>
        </w:rPr>
        <w:t>centre of gravitation in the world economy</w:t>
      </w:r>
      <w:r w:rsidRPr="00DF11BE">
        <w:rPr>
          <w:rStyle w:val="StyleUnderline"/>
        </w:rPr>
        <w:t xml:space="preserve"> would </w:t>
      </w:r>
      <w:r w:rsidRPr="00D81639">
        <w:rPr>
          <w:rStyle w:val="Emphasis"/>
          <w:highlight w:val="green"/>
        </w:rPr>
        <w:t>move towards</w:t>
      </w:r>
      <w:r w:rsidRPr="00DF11BE">
        <w:rPr>
          <w:rStyle w:val="Emphasis"/>
        </w:rPr>
        <w:t xml:space="preserve"> </w:t>
      </w:r>
      <w:r w:rsidRPr="00D81639">
        <w:rPr>
          <w:rStyle w:val="Emphasis"/>
          <w:highlight w:val="green"/>
        </w:rPr>
        <w:t>emerging economies</w:t>
      </w:r>
      <w:r w:rsidRPr="00DF11BE">
        <w:rPr>
          <w:rFonts w:eastAsia="Times New Roman"/>
          <w:sz w:val="16"/>
        </w:rPr>
        <w:t xml:space="preserve">. </w:t>
      </w:r>
      <w:r w:rsidRPr="00D81639">
        <w:rPr>
          <w:rStyle w:val="Emphasis"/>
          <w:highlight w:val="green"/>
        </w:rPr>
        <w:t>No longer</w:t>
      </w:r>
      <w:r w:rsidRPr="00D81639">
        <w:rPr>
          <w:rStyle w:val="StyleUnderline"/>
          <w:highlight w:val="green"/>
        </w:rPr>
        <w:t xml:space="preserve"> would the </w:t>
      </w:r>
      <w:r w:rsidRPr="00D81639">
        <w:rPr>
          <w:rStyle w:val="Emphasis"/>
          <w:highlight w:val="green"/>
        </w:rPr>
        <w:t>world‘s richest economies</w:t>
      </w:r>
      <w:r w:rsidRPr="00D81639">
        <w:rPr>
          <w:rStyle w:val="StyleUnderline"/>
          <w:highlight w:val="green"/>
        </w:rPr>
        <w:t xml:space="preserve"> also be its largest</w:t>
      </w:r>
      <w:r w:rsidRPr="00DF11BE">
        <w:rPr>
          <w:rFonts w:eastAsia="Times New Roman"/>
          <w:sz w:val="16"/>
        </w:rPr>
        <w:t>. Ten years later, it appears apposite to assess O‘Neill‘s projections. Have they been far off the mark? Yes, in that they over- or underestimated growth rates, sometimes severely so (see Table 1</w:t>
      </w:r>
      <w:r w:rsidRPr="00DF11BE">
        <w:rPr>
          <w:rStyle w:val="StyleUnderline"/>
        </w:rPr>
        <w:t xml:space="preserve">). </w:t>
      </w:r>
      <w:r w:rsidRPr="00D81639">
        <w:rPr>
          <w:rStyle w:val="StyleUnderline"/>
          <w:highlight w:val="green"/>
        </w:rPr>
        <w:t>China</w:t>
      </w:r>
      <w:r w:rsidRPr="00DF11BE">
        <w:rPr>
          <w:rStyle w:val="StyleUnderline"/>
        </w:rPr>
        <w:t xml:space="preserve">, for example, </w:t>
      </w:r>
      <w:r w:rsidRPr="00D81639">
        <w:rPr>
          <w:rStyle w:val="StyleUnderline"/>
          <w:highlight w:val="green"/>
        </w:rPr>
        <w:t>grew 3.5 percentage points faster than predicted</w:t>
      </w:r>
      <w:r w:rsidRPr="00DF11BE">
        <w:rPr>
          <w:rStyle w:val="StyleUnderline"/>
        </w:rPr>
        <w:t xml:space="preserve">, </w:t>
      </w:r>
      <w:r w:rsidRPr="00D81639">
        <w:rPr>
          <w:rStyle w:val="StyleUnderline"/>
          <w:highlight w:val="green"/>
        </w:rPr>
        <w:t>despite the financial crisis of 2008</w:t>
      </w:r>
      <w:r w:rsidRPr="00DF11BE">
        <w:rPr>
          <w:rFonts w:eastAsia="Times New Roman"/>
          <w:sz w:val="16"/>
        </w:rPr>
        <w:t xml:space="preserve">, </w:t>
      </w:r>
      <w:r w:rsidRPr="00D81639">
        <w:rPr>
          <w:rStyle w:val="StyleUnderline"/>
          <w:highlight w:val="green"/>
        </w:rPr>
        <w:t>whereas the US grew 1.3 percentage points slower</w:t>
      </w:r>
      <w:r w:rsidRPr="00DF11BE">
        <w:rPr>
          <w:rFonts w:eastAsia="Times New Roman"/>
          <w:sz w:val="16"/>
        </w:rPr>
        <w:t xml:space="preserve">. But no, in that the </w:t>
      </w:r>
      <w:r w:rsidRPr="00DF11BE">
        <w:rPr>
          <w:rStyle w:val="StyleUnderline"/>
        </w:rPr>
        <w:t>predicted shift of the relative economic weight towards the BRIC countries turned out to be even more marked than O‘Neill had predicted</w:t>
      </w:r>
      <w:r w:rsidRPr="00DF11BE">
        <w:rPr>
          <w:rFonts w:eastAsia="Times New Roman"/>
          <w:sz w:val="16"/>
        </w:rPr>
        <w:t>. The economic development of the BRICs and the sluggish growth in the established economies more than vindicated O‘Neill‘s initial thesis.</w:t>
      </w:r>
      <w:r w:rsidRPr="00DF11BE">
        <w:rPr>
          <w:sz w:val="16"/>
        </w:rPr>
        <w:t xml:space="preserve"> </w:t>
      </w:r>
      <w:r w:rsidRPr="00DF11BE">
        <w:rPr>
          <w:rFonts w:eastAsia="Times New Roman"/>
          <w:sz w:val="16"/>
        </w:rPr>
        <w:t xml:space="preserve">If we adjust GDP growth for purchasing power, the </w:t>
      </w:r>
      <w:r w:rsidRPr="00D81639">
        <w:rPr>
          <w:rStyle w:val="StyleUnderline"/>
          <w:highlight w:val="green"/>
        </w:rPr>
        <w:t>BRICs in 2001 had a 17.0% share of world GDP</w:t>
      </w:r>
      <w:r w:rsidRPr="00DF11BE">
        <w:rPr>
          <w:rFonts w:eastAsia="Times New Roman"/>
          <w:sz w:val="16"/>
        </w:rPr>
        <w:t xml:space="preserve">, whereas </w:t>
      </w:r>
      <w:r w:rsidRPr="00DF11BE">
        <w:rPr>
          <w:rStyle w:val="StyleUnderline"/>
        </w:rPr>
        <w:t xml:space="preserve">this </w:t>
      </w:r>
      <w:r w:rsidRPr="00D81639">
        <w:rPr>
          <w:rStyle w:val="StyleUnderline"/>
          <w:highlight w:val="green"/>
        </w:rPr>
        <w:t>stood at 25.0% only ten years later</w:t>
      </w:r>
      <w:r w:rsidRPr="00DF11BE">
        <w:rPr>
          <w:rFonts w:eastAsia="Times New Roman"/>
          <w:sz w:val="16"/>
        </w:rPr>
        <w:t xml:space="preserve">. This increase was largely driven by China, which upped its share in the world economy from 7.6% to 14.3% in this period, whereas Brazil‘s contribution remained rather constant [4] Figure 1 shows that </w:t>
      </w:r>
      <w:r w:rsidRPr="00D81639">
        <w:rPr>
          <w:rStyle w:val="StyleUnderline"/>
          <w:highlight w:val="green"/>
        </w:rPr>
        <w:t>in terms</w:t>
      </w:r>
      <w:r w:rsidRPr="00DF11BE">
        <w:rPr>
          <w:rStyle w:val="StyleUnderline"/>
        </w:rPr>
        <w:t xml:space="preserve"> of total </w:t>
      </w:r>
      <w:r w:rsidRPr="00D81639">
        <w:rPr>
          <w:rStyle w:val="StyleUnderline"/>
          <w:highlight w:val="green"/>
        </w:rPr>
        <w:t>purchasing power, China is drawing close to the US</w:t>
      </w:r>
      <w:r w:rsidRPr="00DF11BE">
        <w:rPr>
          <w:rStyle w:val="StyleUnderline"/>
        </w:rPr>
        <w:t xml:space="preserve"> and </w:t>
      </w:r>
      <w:r w:rsidRPr="00D81639">
        <w:rPr>
          <w:rStyle w:val="StyleUnderline"/>
          <w:highlight w:val="green"/>
        </w:rPr>
        <w:t>logged remarkable growth rates over the past 30 years</w:t>
      </w:r>
      <w:r w:rsidRPr="00DF11BE">
        <w:rPr>
          <w:rFonts w:eastAsia="Times New Roman"/>
          <w:sz w:val="16"/>
        </w:rPr>
        <w:t>. Brazil and Russia, both rather resource-dependent economies, are on a considerably slower growth path. Russia‘s shrinkage bottomed out towards the end of the 1990s and it returned to sustained growth in 1999, while Brazil had a somewhat lower overall growth rate.</w:t>
      </w:r>
    </w:p>
    <w:p w:rsidR="009E1068" w:rsidRDefault="009E1068" w:rsidP="009E1068"/>
    <w:p w:rsidR="009E1068" w:rsidRDefault="009E1068" w:rsidP="009E1068"/>
    <w:p w:rsidR="009E1068" w:rsidRDefault="009E1068" w:rsidP="009E1068"/>
    <w:p w:rsidR="009E1068" w:rsidRDefault="009E1068" w:rsidP="009E1068">
      <w:pPr>
        <w:pStyle w:val="Heading4"/>
      </w:pPr>
      <w:r>
        <w:t>BRICS alliance is a multipolar counterbalance to American primacy on global issues</w:t>
      </w:r>
    </w:p>
    <w:p w:rsidR="009E1068" w:rsidRPr="00097A31" w:rsidRDefault="009E1068" w:rsidP="009E1068">
      <w:r>
        <w:rPr>
          <w:rStyle w:val="Style13ptBold"/>
        </w:rPr>
        <w:t xml:space="preserve">Saran 17 </w:t>
      </w:r>
      <w:r w:rsidRPr="007E5C58">
        <w:t>(</w:t>
      </w:r>
      <w:r>
        <w:t>Samir Saran is the President of the Observer Research Foundation. October 3, 2017. “The Next 10 Years of BRICS-Will the Relationship Last?”</w:t>
      </w:r>
      <w:r>
        <w:rPr>
          <w:i/>
        </w:rPr>
        <w:t xml:space="preserve"> World Economic Forum</w:t>
      </w:r>
      <w:r>
        <w:t xml:space="preserve">, </w:t>
      </w:r>
      <w:hyperlink r:id="rId111" w:history="1">
        <w:r w:rsidRPr="009F71D2">
          <w:rPr>
            <w:rStyle w:val="Hyperlink"/>
          </w:rPr>
          <w:t>https://www.weforum.org/agenda/2017/10/brics-first-next-ten-years/</w:t>
        </w:r>
      </w:hyperlink>
      <w:r>
        <w:t>, Accessed 7-6-18)//sjp /edit tag sj</w:t>
      </w:r>
    </w:p>
    <w:p w:rsidR="009E1068" w:rsidRPr="00A62A42" w:rsidRDefault="009E1068" w:rsidP="009E1068">
      <w:pPr>
        <w:rPr>
          <w:u w:val="single"/>
        </w:rPr>
      </w:pPr>
      <w:r w:rsidRPr="00097A31">
        <w:rPr>
          <w:sz w:val="16"/>
        </w:rPr>
        <w:t xml:space="preserve">Despite achieving a moderate level of success over the last decade, two recent events have brought the divergence between the BRICS members into sharp focus. </w:t>
      </w:r>
      <w:r w:rsidRPr="009334D0">
        <w:rPr>
          <w:u w:val="single"/>
        </w:rPr>
        <w:t xml:space="preserve">The first is the </w:t>
      </w:r>
      <w:r w:rsidRPr="00D81639">
        <w:rPr>
          <w:highlight w:val="green"/>
          <w:u w:val="single"/>
        </w:rPr>
        <w:t>recent military standoff</w:t>
      </w:r>
      <w:r w:rsidRPr="009334D0">
        <w:rPr>
          <w:u w:val="single"/>
        </w:rPr>
        <w:t xml:space="preserve"> between India and China on the Doklam plateau, which has effectively </w:t>
      </w:r>
      <w:r w:rsidRPr="00D81639">
        <w:rPr>
          <w:highlight w:val="green"/>
          <w:u w:val="single"/>
        </w:rPr>
        <w:t>brought to</w:t>
      </w:r>
      <w:r w:rsidRPr="009334D0">
        <w:rPr>
          <w:u w:val="single"/>
        </w:rPr>
        <w:t xml:space="preserve"> an end </w:t>
      </w:r>
      <w:r w:rsidRPr="00D81639">
        <w:rPr>
          <w:highlight w:val="green"/>
          <w:u w:val="single"/>
        </w:rPr>
        <w:t>the</w:t>
      </w:r>
      <w:r w:rsidRPr="009334D0">
        <w:rPr>
          <w:u w:val="single"/>
        </w:rPr>
        <w:t xml:space="preserve"> naive </w:t>
      </w:r>
      <w:r w:rsidRPr="00D81639">
        <w:rPr>
          <w:highlight w:val="green"/>
          <w:u w:val="single"/>
        </w:rPr>
        <w:t>notion that a comfortable political relationship is always possible</w:t>
      </w:r>
      <w:r w:rsidRPr="009334D0">
        <w:rPr>
          <w:u w:val="single"/>
        </w:rPr>
        <w:t xml:space="preserve"> amongst the BRICS members. The second is China’s efforts at creating a ‘BRICS plus’ model, a thinly veiled attempt to co-opt nation states, which are integral to its</w:t>
      </w:r>
      <w:r>
        <w:rPr>
          <w:u w:val="single"/>
        </w:rPr>
        <w:t xml:space="preserve"> </w:t>
      </w:r>
      <w:hyperlink r:id="rId112" w:history="1">
        <w:r w:rsidRPr="009334D0">
          <w:rPr>
            <w:u w:val="single"/>
          </w:rPr>
          <w:t>Belt and Road Initiative</w:t>
        </w:r>
      </w:hyperlink>
      <w:r w:rsidRPr="009334D0">
        <w:rPr>
          <w:u w:val="single"/>
        </w:rPr>
        <w:t>, into a broader political arrangement.</w:t>
      </w:r>
      <w:r>
        <w:rPr>
          <w:u w:val="single"/>
        </w:rPr>
        <w:t xml:space="preserve"> </w:t>
      </w:r>
      <w:r w:rsidRPr="009334D0">
        <w:rPr>
          <w:u w:val="single"/>
        </w:rPr>
        <w:t>Both of these events highlight how the foundational principles of BRICS - respect for sovereign equality and pluralism in global governance - are liable to be tested as the five member countries pursue their own national agendas</w:t>
      </w:r>
      <w:r w:rsidRPr="00097A31">
        <w:rPr>
          <w:sz w:val="16"/>
        </w:rPr>
        <w:t xml:space="preserve">. However, instead of derailing the BRICS project, these developments are likely to inject a level of pragmatism into the initiative. While BRICS itself is unlikely to form the lynchpin of foreign policy for any of its members, it will continue to be an important instrument in their toolkit. </w:t>
      </w:r>
      <w:r w:rsidRPr="009334D0">
        <w:rPr>
          <w:u w:val="single"/>
        </w:rPr>
        <w:t>Essentially</w:t>
      </w:r>
      <w:r w:rsidRPr="00D81639">
        <w:rPr>
          <w:highlight w:val="green"/>
          <w:u w:val="single"/>
        </w:rPr>
        <w:t>, the BRICS members are</w:t>
      </w:r>
      <w:r w:rsidRPr="009334D0">
        <w:rPr>
          <w:u w:val="single"/>
        </w:rPr>
        <w:t xml:space="preserve"> now </w:t>
      </w:r>
      <w:r w:rsidRPr="00D81639">
        <w:rPr>
          <w:highlight w:val="green"/>
          <w:u w:val="single"/>
        </w:rPr>
        <w:t>likely to realise that the group itself is a ‘limited purpose partnership’</w:t>
      </w:r>
      <w:r w:rsidRPr="009334D0">
        <w:rPr>
          <w:u w:val="single"/>
        </w:rPr>
        <w:t xml:space="preserve"> in which political barriers will always limit the partnership's full economic potential.</w:t>
      </w:r>
      <w:r>
        <w:rPr>
          <w:u w:val="single"/>
        </w:rPr>
        <w:t xml:space="preserve"> </w:t>
      </w:r>
      <w:r w:rsidRPr="00097A31">
        <w:rPr>
          <w:sz w:val="16"/>
        </w:rPr>
        <w:t>If BRICS is to remain relevant over the next decade, each of its members must make a realistic assessment of the initiative's opportunities and inherent limitations. BRICS did well in its first decade to identify issues of common interests and to create platforms to address these issues.</w:t>
      </w:r>
      <w:r w:rsidRPr="009334D0">
        <w:rPr>
          <w:u w:val="single"/>
        </w:rPr>
        <w:t xml:space="preserve"> However, </w:t>
      </w:r>
      <w:r w:rsidRPr="00D81639">
        <w:rPr>
          <w:highlight w:val="green"/>
          <w:u w:val="single"/>
        </w:rPr>
        <w:t>new political realities require the BRICS nations to recalibrate</w:t>
      </w:r>
      <w:r w:rsidRPr="009334D0">
        <w:rPr>
          <w:u w:val="single"/>
        </w:rPr>
        <w:t xml:space="preserve"> their approach and to recommit to their founding ethos.</w:t>
      </w:r>
      <w:r>
        <w:rPr>
          <w:u w:val="single"/>
        </w:rPr>
        <w:t xml:space="preserve"> </w:t>
      </w:r>
      <w:r w:rsidRPr="009334D0">
        <w:rPr>
          <w:u w:val="single"/>
        </w:rPr>
        <w:t xml:space="preserve">For one, </w:t>
      </w:r>
      <w:r w:rsidRPr="00D81639">
        <w:rPr>
          <w:highlight w:val="green"/>
          <w:u w:val="single"/>
        </w:rPr>
        <w:t>they must reaffirm their commitment to a multipolar world</w:t>
      </w:r>
      <w:r w:rsidRPr="009334D0">
        <w:rPr>
          <w:u w:val="single"/>
        </w:rPr>
        <w:t xml:space="preserve"> that allows for sovereign equality and democratic decision-making. Only by doing so can they address the asymmetry of power within the group and in global governance generally. Only this approach will strengthen multilateralism.</w:t>
      </w:r>
      <w:r>
        <w:rPr>
          <w:u w:val="single"/>
        </w:rPr>
        <w:t xml:space="preserve"> </w:t>
      </w:r>
      <w:r w:rsidRPr="009334D0">
        <w:rPr>
          <w:u w:val="single"/>
        </w:rPr>
        <w:t xml:space="preserve">Second, </w:t>
      </w:r>
      <w:r w:rsidRPr="00D81639">
        <w:rPr>
          <w:highlight w:val="green"/>
          <w:u w:val="single"/>
        </w:rPr>
        <w:t>they must build on the success of the NDB and invest in additional BRICS institutions</w:t>
      </w:r>
      <w:r w:rsidRPr="009334D0">
        <w:rPr>
          <w:u w:val="single"/>
        </w:rPr>
        <w:t>. It will be useful for BRICS to develop an institutional research wing, along the lines of the OECD, which can offer solutions distinct from western-led knowledge paradigms and which is better suited to the developing world.</w:t>
      </w:r>
      <w:r>
        <w:rPr>
          <w:u w:val="single"/>
        </w:rPr>
        <w:t xml:space="preserve"> </w:t>
      </w:r>
      <w:r w:rsidRPr="009334D0">
        <w:rPr>
          <w:u w:val="single"/>
        </w:rPr>
        <w:t xml:space="preserve">Third, </w:t>
      </w:r>
      <w:r w:rsidRPr="00D81639">
        <w:rPr>
          <w:highlight w:val="green"/>
          <w:u w:val="single"/>
        </w:rPr>
        <w:t>they should consider a BRICS-led effort to meet their commitments under the Paris Agreement</w:t>
      </w:r>
      <w:r w:rsidRPr="009334D0">
        <w:rPr>
          <w:u w:val="single"/>
        </w:rPr>
        <w:t xml:space="preserve"> on climate change </w:t>
      </w:r>
      <w:r w:rsidRPr="00D81639">
        <w:rPr>
          <w:highlight w:val="green"/>
          <w:u w:val="single"/>
        </w:rPr>
        <w:t>and</w:t>
      </w:r>
      <w:r w:rsidRPr="009334D0">
        <w:rPr>
          <w:u w:val="single"/>
        </w:rPr>
        <w:t xml:space="preserve"> the</w:t>
      </w:r>
      <w:r>
        <w:rPr>
          <w:u w:val="single"/>
        </w:rPr>
        <w:t xml:space="preserve"> </w:t>
      </w:r>
      <w:hyperlink r:id="rId113" w:history="1">
        <w:r w:rsidRPr="009334D0">
          <w:rPr>
            <w:u w:val="single"/>
          </w:rPr>
          <w:t xml:space="preserve">UN's sustainable </w:t>
        </w:r>
        <w:r w:rsidRPr="00D81639">
          <w:rPr>
            <w:highlight w:val="green"/>
            <w:u w:val="single"/>
          </w:rPr>
          <w:t>development goals</w:t>
        </w:r>
      </w:hyperlink>
      <w:r w:rsidRPr="009334D0">
        <w:rPr>
          <w:u w:val="single"/>
        </w:rPr>
        <w:t>. This could include, for example, setting up a BRICS energy alliance and an energy policy institution. Similarly, the NDB in partnership with other development finance institutions could be a potent vehicle to finance progress towards the sustainable development goals amongst the BRICS members.</w:t>
      </w:r>
    </w:p>
    <w:p w:rsidR="00B128F4" w:rsidRDefault="00B128F4" w:rsidP="00B128F4">
      <w:pPr>
        <w:pStyle w:val="Heading4"/>
      </w:pPr>
      <w:r>
        <w:t>BRICS rise is already challenging American liberal world order and winning: expanding to new poles of power, integrating values among developing nations, and accumulating international financial clout</w:t>
      </w:r>
    </w:p>
    <w:p w:rsidR="00B128F4" w:rsidRDefault="00B128F4" w:rsidP="00B128F4">
      <w:r w:rsidRPr="00C96CCA">
        <w:rPr>
          <w:rStyle w:val="Style13ptBold"/>
        </w:rPr>
        <w:t>Roberts et al, 17</w:t>
      </w:r>
      <w:r>
        <w:t xml:space="preserve"> </w:t>
      </w:r>
      <w:r w:rsidRPr="00C96CCA">
        <w:t xml:space="preserve">The BRICS and Collective Financial Statecraft </w:t>
      </w:r>
      <w:proofErr w:type="gramStart"/>
      <w:r w:rsidRPr="00C96CCA">
        <w:t>The</w:t>
      </w:r>
      <w:proofErr w:type="gramEnd"/>
      <w:r w:rsidRPr="00C96CCA">
        <w:t xml:space="preserve"> BRICS as a Club Cynthia Roberts, Leslie Armijo, and Saori Katada Published to Oxford Scholarship Online: October 2017¶ DOI: 10</w:t>
      </w:r>
      <w:r>
        <w:t>.1093/oso/9780190697518.001.0001//sj</w:t>
      </w:r>
    </w:p>
    <w:p w:rsidR="00B128F4" w:rsidRDefault="00B128F4" w:rsidP="00B128F4"/>
    <w:p w:rsidR="00B128F4" w:rsidRDefault="00B128F4" w:rsidP="00B128F4">
      <w:r w:rsidRPr="00102BD8">
        <w:rPr>
          <w:rStyle w:val="StyleUnderline"/>
        </w:rPr>
        <w:t>Increasingly, the BRICS have acted jointly in international</w:t>
      </w:r>
      <w:r w:rsidRPr="00FA4404">
        <w:rPr>
          <w:rStyle w:val="StyleUnderline"/>
          <w:sz w:val="12"/>
        </w:rPr>
        <w:t xml:space="preserve">¶ </w:t>
      </w:r>
      <w:r w:rsidRPr="00102BD8">
        <w:rPr>
          <w:rStyle w:val="StyleUnderline"/>
        </w:rPr>
        <w:t xml:space="preserve">politics, to the consternation of </w:t>
      </w:r>
      <w:r w:rsidRPr="00102BD8">
        <w:t>many, especially policymakers</w:t>
      </w:r>
      <w:r w:rsidRPr="00FA4404">
        <w:rPr>
          <w:sz w:val="12"/>
        </w:rPr>
        <w:t xml:space="preserve">¶ </w:t>
      </w:r>
      <w:r w:rsidRPr="00102BD8">
        <w:t xml:space="preserve">in </w:t>
      </w:r>
      <w:r w:rsidRPr="00102BD8">
        <w:rPr>
          <w:rStyle w:val="StyleUnderline"/>
        </w:rPr>
        <w:t>the West.</w:t>
      </w:r>
      <w:r w:rsidRPr="00102BD8">
        <w:t xml:space="preserve"> Instead of symbolic “BRICS made without straw,”</w:t>
      </w:r>
      <w:r w:rsidRPr="00FA4404">
        <w:rPr>
          <w:sz w:val="12"/>
        </w:rPr>
        <w:t xml:space="preserve">¶ </w:t>
      </w:r>
      <w:r w:rsidRPr="00102BD8">
        <w:t>the group has deepened and widened its cooperation, through</w:t>
      </w:r>
      <w:r w:rsidRPr="00FA4404">
        <w:rPr>
          <w:sz w:val="12"/>
        </w:rPr>
        <w:t xml:space="preserve">¶ </w:t>
      </w:r>
      <w:r w:rsidRPr="00102BD8">
        <w:t>time and despite leadership turnovers, for the last ten years.</w:t>
      </w:r>
      <w:r w:rsidRPr="00FA4404">
        <w:rPr>
          <w:sz w:val="12"/>
        </w:rPr>
        <w:t xml:space="preserve">¶ </w:t>
      </w:r>
      <w:r w:rsidRPr="00102BD8">
        <w:rPr>
          <w:rStyle w:val="StyleUnderline"/>
        </w:rPr>
        <w:t>The BRICS expanded their club,</w:t>
      </w:r>
      <w:r w:rsidRPr="00102BD8">
        <w:t xml:space="preserve"> (p.4) </w:t>
      </w:r>
      <w:r w:rsidRPr="00102BD8">
        <w:rPr>
          <w:rStyle w:val="StyleUnderline"/>
        </w:rPr>
        <w:t>admitting South Africa</w:t>
      </w:r>
      <w:r w:rsidRPr="00FA4404">
        <w:rPr>
          <w:rStyle w:val="StyleUnderline"/>
          <w:sz w:val="12"/>
        </w:rPr>
        <w:t xml:space="preserve">¶ </w:t>
      </w:r>
      <w:r w:rsidRPr="00102BD8">
        <w:t>in late 2010 at the instigation of China</w:t>
      </w:r>
      <w:r w:rsidRPr="00102BD8">
        <w:rPr>
          <w:rStyle w:val="StyleUnderline"/>
        </w:rPr>
        <w:t>. They invested in</w:t>
      </w:r>
      <w:r w:rsidRPr="00FA4404">
        <w:rPr>
          <w:rStyle w:val="StyleUnderline"/>
          <w:sz w:val="12"/>
        </w:rPr>
        <w:t xml:space="preserve">¶ </w:t>
      </w:r>
      <w:r w:rsidRPr="00102BD8">
        <w:rPr>
          <w:rStyle w:val="StyleUnderline"/>
        </w:rPr>
        <w:t>building new institutions, notably the</w:t>
      </w:r>
      <w:r w:rsidRPr="00102BD8">
        <w:t xml:space="preserve"> BRICS Development</w:t>
      </w:r>
      <w:r w:rsidRPr="00FA4404">
        <w:rPr>
          <w:sz w:val="12"/>
        </w:rPr>
        <w:t xml:space="preserve">¶ </w:t>
      </w:r>
      <w:r w:rsidRPr="00102BD8">
        <w:t xml:space="preserve">Bank (now the </w:t>
      </w:r>
      <w:r w:rsidRPr="00102BD8">
        <w:rPr>
          <w:rStyle w:val="StyleUnderline"/>
        </w:rPr>
        <w:t>New Development Bank,</w:t>
      </w:r>
      <w:r w:rsidRPr="00102BD8">
        <w:t xml:space="preserve"> or NDB), a Contingent</w:t>
      </w:r>
      <w:r w:rsidRPr="00FA4404">
        <w:rPr>
          <w:sz w:val="12"/>
        </w:rPr>
        <w:t xml:space="preserve">¶ </w:t>
      </w:r>
      <w:r w:rsidRPr="00102BD8">
        <w:t xml:space="preserve">Reserve Arrangement (CRA), </w:t>
      </w:r>
      <w:r w:rsidRPr="00102BD8">
        <w:rPr>
          <w:rStyle w:val="StyleUnderline"/>
        </w:rPr>
        <w:t>and the</w:t>
      </w:r>
      <w:r w:rsidRPr="00102BD8">
        <w:t xml:space="preserve"> Chinese-initiated </w:t>
      </w:r>
      <w:r w:rsidRPr="00102BD8">
        <w:rPr>
          <w:rStyle w:val="StyleUnderline"/>
        </w:rPr>
        <w:t>Asian</w:t>
      </w:r>
      <w:r w:rsidRPr="00FA4404">
        <w:rPr>
          <w:rStyle w:val="StyleUnderline"/>
          <w:sz w:val="12"/>
        </w:rPr>
        <w:t xml:space="preserve">¶ </w:t>
      </w:r>
      <w:r w:rsidRPr="00102BD8">
        <w:rPr>
          <w:rStyle w:val="StyleUnderline"/>
        </w:rPr>
        <w:t>Infrastructure Investment Bank (AIIB), in which the other</w:t>
      </w:r>
      <w:r w:rsidRPr="00FA4404">
        <w:rPr>
          <w:rStyle w:val="StyleUnderline"/>
          <w:sz w:val="12"/>
        </w:rPr>
        <w:t xml:space="preserve">¶ </w:t>
      </w:r>
      <w:r w:rsidRPr="00102BD8">
        <w:rPr>
          <w:rStyle w:val="StyleUnderline"/>
        </w:rPr>
        <w:t>BRICs are among the top shareholders.</w:t>
      </w:r>
      <w:r w:rsidRPr="00102BD8">
        <w:t xml:space="preserve"> </w:t>
      </w:r>
      <w:r w:rsidRPr="00102BD8">
        <w:rPr>
          <w:rStyle w:val="StyleUnderline"/>
        </w:rPr>
        <w:t>They successfully</w:t>
      </w:r>
      <w:r w:rsidRPr="00FA4404">
        <w:rPr>
          <w:rStyle w:val="StyleUnderline"/>
          <w:sz w:val="12"/>
        </w:rPr>
        <w:t xml:space="preserve">¶ </w:t>
      </w:r>
      <w:r w:rsidRPr="00102BD8">
        <w:rPr>
          <w:rStyle w:val="StyleUnderline"/>
        </w:rPr>
        <w:t>pushed the leading international financial institutions to</w:t>
      </w:r>
      <w:r w:rsidRPr="00FA4404">
        <w:rPr>
          <w:rStyle w:val="StyleUnderline"/>
          <w:sz w:val="12"/>
        </w:rPr>
        <w:t xml:space="preserve">¶ </w:t>
      </w:r>
      <w:r w:rsidRPr="00102BD8">
        <w:rPr>
          <w:rStyle w:val="StyleUnderline"/>
        </w:rPr>
        <w:t>implement stalled reforms that give the BRICS increased</w:t>
      </w:r>
      <w:r w:rsidRPr="00FA4404">
        <w:rPr>
          <w:rStyle w:val="StyleUnderline"/>
          <w:sz w:val="12"/>
        </w:rPr>
        <w:t xml:space="preserve">¶ </w:t>
      </w:r>
      <w:r w:rsidRPr="00102BD8">
        <w:rPr>
          <w:rStyle w:val="StyleUnderline"/>
        </w:rPr>
        <w:t xml:space="preserve">voting shares and decision-making influence </w:t>
      </w:r>
      <w:r w:rsidRPr="00102BD8">
        <w:t>broadly</w:t>
      </w:r>
      <w:r w:rsidRPr="00FA4404">
        <w:rPr>
          <w:sz w:val="12"/>
        </w:rPr>
        <w:t xml:space="preserve">¶ </w:t>
      </w:r>
      <w:r w:rsidRPr="00102BD8">
        <w:t xml:space="preserve">commensurate with their greater weight </w:t>
      </w:r>
      <w:r w:rsidRPr="00102BD8">
        <w:rPr>
          <w:rStyle w:val="StyleUnderline"/>
        </w:rPr>
        <w:t>in the world economy.</w:t>
      </w:r>
      <w:r w:rsidRPr="00FA4404">
        <w:rPr>
          <w:sz w:val="12"/>
        </w:rPr>
        <w:t xml:space="preserve">¶ </w:t>
      </w:r>
      <w:r w:rsidRPr="00102BD8">
        <w:rPr>
          <w:rStyle w:val="Emphasis"/>
        </w:rPr>
        <w:t>Despite pressure from Washington, the BRICS also hung</w:t>
      </w:r>
      <w:r w:rsidRPr="00FA4404">
        <w:rPr>
          <w:rStyle w:val="Emphasis"/>
          <w:sz w:val="12"/>
        </w:rPr>
        <w:t xml:space="preserve">¶ </w:t>
      </w:r>
      <w:r w:rsidRPr="00102BD8">
        <w:rPr>
          <w:rStyle w:val="Emphasis"/>
        </w:rPr>
        <w:t>together in the face of Russia’s armed intervention against</w:t>
      </w:r>
      <w:r w:rsidRPr="00FA4404">
        <w:rPr>
          <w:rStyle w:val="Emphasis"/>
          <w:sz w:val="12"/>
        </w:rPr>
        <w:t xml:space="preserve">¶ </w:t>
      </w:r>
      <w:r w:rsidRPr="00102BD8">
        <w:rPr>
          <w:rStyle w:val="Emphasis"/>
        </w:rPr>
        <w:t>Ukraine and annexation of Crimea, opposing the Western</w:t>
      </w:r>
      <w:r w:rsidRPr="00FA4404">
        <w:rPr>
          <w:rStyle w:val="Emphasis"/>
          <w:sz w:val="12"/>
        </w:rPr>
        <w:t xml:space="preserve">¶ </w:t>
      </w:r>
      <w:r w:rsidRPr="00102BD8">
        <w:rPr>
          <w:rStyle w:val="Emphasis"/>
        </w:rPr>
        <w:t>economic sanctions that followed, and they have stayed</w:t>
      </w:r>
      <w:r w:rsidRPr="00FA4404">
        <w:rPr>
          <w:rStyle w:val="Emphasis"/>
          <w:sz w:val="12"/>
        </w:rPr>
        <w:t xml:space="preserve">¶ </w:t>
      </w:r>
      <w:r w:rsidRPr="00102BD8">
        <w:rPr>
          <w:rStyle w:val="Emphasis"/>
        </w:rPr>
        <w:t>together as China has acted more assertively, particularly in</w:t>
      </w:r>
      <w:r w:rsidRPr="00FA4404">
        <w:rPr>
          <w:rStyle w:val="Emphasis"/>
          <w:sz w:val="12"/>
        </w:rPr>
        <w:t xml:space="preserve">¶ </w:t>
      </w:r>
      <w:r w:rsidRPr="00102BD8">
        <w:rPr>
          <w:rStyle w:val="Emphasis"/>
        </w:rPr>
        <w:t>the South and East China Seas.</w:t>
      </w:r>
      <w:r w:rsidRPr="00102BD8">
        <w:t xml:space="preserve"> And they have survived the</w:t>
      </w:r>
      <w:r w:rsidRPr="00FA4404">
        <w:rPr>
          <w:sz w:val="12"/>
        </w:rPr>
        <w:t xml:space="preserve">¶ </w:t>
      </w:r>
      <w:r w:rsidRPr="00102BD8">
        <w:t>synchronous economic slowdown in four of their five</w:t>
      </w:r>
      <w:r w:rsidRPr="00FA4404">
        <w:rPr>
          <w:sz w:val="12"/>
        </w:rPr>
        <w:t xml:space="preserve">¶ </w:t>
      </w:r>
      <w:r w:rsidRPr="00102BD8">
        <w:t xml:space="preserve">economies.17 Improbably, so far </w:t>
      </w:r>
      <w:r w:rsidRPr="00FA4404">
        <w:rPr>
          <w:rStyle w:val="Emphasis"/>
        </w:rPr>
        <w:t>the group has proven that the</w:t>
      </w:r>
      <w:r w:rsidRPr="00FA4404">
        <w:rPr>
          <w:rStyle w:val="Emphasis"/>
          <w:sz w:val="12"/>
        </w:rPr>
        <w:t xml:space="preserve">¶ </w:t>
      </w:r>
      <w:r w:rsidRPr="00FA4404">
        <w:rPr>
          <w:rStyle w:val="Emphasis"/>
        </w:rPr>
        <w:t>centripetal forces holding the BRICS in orbit are stronger than</w:t>
      </w:r>
      <w:r w:rsidRPr="00FA4404">
        <w:rPr>
          <w:rStyle w:val="Emphasis"/>
          <w:sz w:val="12"/>
        </w:rPr>
        <w:t xml:space="preserve">¶ </w:t>
      </w:r>
      <w:r w:rsidRPr="00FA4404">
        <w:rPr>
          <w:rStyle w:val="Emphasis"/>
        </w:rPr>
        <w:t>their differences and rivalries.</w:t>
      </w:r>
      <w:r w:rsidRPr="00FA4404">
        <w:rPr>
          <w:rStyle w:val="Emphasis"/>
          <w:sz w:val="12"/>
        </w:rPr>
        <w:t xml:space="preserve">¶ </w:t>
      </w:r>
      <w:r w:rsidRPr="00102BD8">
        <w:t xml:space="preserve">Perhaps </w:t>
      </w:r>
      <w:r w:rsidRPr="00FA4404">
        <w:rPr>
          <w:rStyle w:val="Emphasis"/>
        </w:rPr>
        <w:t>the most striking feature of BRICS collaboration has</w:t>
      </w:r>
      <w:r w:rsidRPr="00FA4404">
        <w:rPr>
          <w:rStyle w:val="Emphasis"/>
          <w:sz w:val="12"/>
        </w:rPr>
        <w:t xml:space="preserve">¶ </w:t>
      </w:r>
      <w:r w:rsidRPr="00FA4404">
        <w:rPr>
          <w:rStyle w:val="Emphasis"/>
        </w:rPr>
        <w:t>been their ability to hang together in exercising “financial</w:t>
      </w:r>
      <w:r w:rsidRPr="00FA4404">
        <w:rPr>
          <w:rStyle w:val="Emphasis"/>
          <w:sz w:val="12"/>
        </w:rPr>
        <w:t xml:space="preserve">¶ </w:t>
      </w:r>
      <w:r w:rsidRPr="00FA4404">
        <w:rPr>
          <w:rStyle w:val="Emphasis"/>
        </w:rPr>
        <w:t xml:space="preserve">statecraft,” </w:t>
      </w:r>
      <w:r w:rsidRPr="00102BD8">
        <w:t xml:space="preserve">which this study defines </w:t>
      </w:r>
      <w:r w:rsidRPr="00FA4404">
        <w:rPr>
          <w:rStyle w:val="Emphasis"/>
        </w:rPr>
        <w:t>as the use of financial and</w:t>
      </w:r>
      <w:r w:rsidRPr="00FA4404">
        <w:rPr>
          <w:rStyle w:val="Emphasis"/>
          <w:sz w:val="12"/>
        </w:rPr>
        <w:t xml:space="preserve">¶ </w:t>
      </w:r>
      <w:r w:rsidRPr="00FA4404">
        <w:rPr>
          <w:rStyle w:val="Emphasis"/>
        </w:rPr>
        <w:t>monetary policies by sovereign governments for the purpose</w:t>
      </w:r>
      <w:r w:rsidRPr="00FA4404">
        <w:rPr>
          <w:rStyle w:val="Emphasis"/>
          <w:sz w:val="12"/>
        </w:rPr>
        <w:t xml:space="preserve">¶ </w:t>
      </w:r>
      <w:r w:rsidRPr="00FA4404">
        <w:rPr>
          <w:rStyle w:val="Emphasis"/>
        </w:rPr>
        <w:t>of achieving larger foreign policy goals.</w:t>
      </w:r>
      <w:r w:rsidRPr="00102BD8">
        <w:t xml:space="preserve"> While most</w:t>
      </w:r>
      <w:r w:rsidRPr="00FA4404">
        <w:rPr>
          <w:sz w:val="12"/>
        </w:rPr>
        <w:t xml:space="preserve">¶ </w:t>
      </w:r>
      <w:r w:rsidRPr="00102BD8">
        <w:t>discussions of financial statecraft have focused exclusively on</w:t>
      </w:r>
      <w:r w:rsidRPr="00FA4404">
        <w:rPr>
          <w:sz w:val="12"/>
        </w:rPr>
        <w:t xml:space="preserve">¶ </w:t>
      </w:r>
      <w:r w:rsidRPr="00102BD8">
        <w:t>sanctions, typically employed by the United States and other</w:t>
      </w:r>
      <w:r w:rsidRPr="00FA4404">
        <w:rPr>
          <w:sz w:val="12"/>
        </w:rPr>
        <w:t xml:space="preserve">¶ </w:t>
      </w:r>
      <w:r w:rsidRPr="00102BD8">
        <w:t>G7 countries against lesser powers, other policies—from</w:t>
      </w:r>
      <w:r w:rsidRPr="00FA4404">
        <w:rPr>
          <w:sz w:val="12"/>
        </w:rPr>
        <w:t xml:space="preserve">¶ </w:t>
      </w:r>
      <w:r w:rsidRPr="00102BD8">
        <w:t>exchange rate choices, to lobbying for reforms in global</w:t>
      </w:r>
      <w:r w:rsidRPr="00FA4404">
        <w:rPr>
          <w:sz w:val="12"/>
        </w:rPr>
        <w:t xml:space="preserve">¶ </w:t>
      </w:r>
      <w:r w:rsidRPr="00102BD8">
        <w:t>financial governance to utilizing the countries’ financial</w:t>
      </w:r>
      <w:r w:rsidRPr="00FA4404">
        <w:rPr>
          <w:sz w:val="12"/>
        </w:rPr>
        <w:t xml:space="preserve">¶ </w:t>
      </w:r>
      <w:r w:rsidRPr="00102BD8">
        <w:t>capabilities to induce or pressure other governments—also</w:t>
      </w:r>
      <w:r w:rsidRPr="00FA4404">
        <w:rPr>
          <w:sz w:val="12"/>
        </w:rPr>
        <w:t xml:space="preserve">¶ </w:t>
      </w:r>
      <w:r w:rsidRPr="00102BD8">
        <w:t>illustrate the possibilities. In the early 21st century</w:t>
      </w:r>
      <w:r w:rsidRPr="00FA4404">
        <w:rPr>
          <w:rStyle w:val="StyleUnderline"/>
        </w:rPr>
        <w:t>, the BRICS¶ countries have cooperated to promote reforms</w:t>
      </w:r>
      <w:r w:rsidRPr="00102BD8">
        <w:t xml:space="preserve"> of the Bretton</w:t>
      </w:r>
      <w:r w:rsidRPr="00FA4404">
        <w:rPr>
          <w:sz w:val="12"/>
        </w:rPr>
        <w:t xml:space="preserve">¶ </w:t>
      </w:r>
      <w:r w:rsidRPr="00102BD8">
        <w:t xml:space="preserve">Woods institutions, </w:t>
      </w:r>
      <w:r w:rsidRPr="00FA4404">
        <w:rPr>
          <w:rStyle w:val="StyleUnderline"/>
        </w:rPr>
        <w:t xml:space="preserve">encourage internationalization of China’s¶ currency, </w:t>
      </w:r>
      <w:r w:rsidRPr="00102BD8">
        <w:t xml:space="preserve">the yuan or RMB, </w:t>
      </w:r>
      <w:r w:rsidRPr="00FA4404">
        <w:rPr>
          <w:rStyle w:val="StyleUnderline"/>
        </w:rPr>
        <w:t>and build parallel international¶ financial institutions. They also have stood together in¶ opposition to financial sanctions by the major Western¶ incumbent powers.</w:t>
      </w:r>
      <w:r w:rsidRPr="00102BD8">
        <w:t xml:space="preserve"> They have not always achieved their stated</w:t>
      </w:r>
      <w:r w:rsidRPr="00FA4404">
        <w:rPr>
          <w:sz w:val="12"/>
        </w:rPr>
        <w:t xml:space="preserve">¶ </w:t>
      </w:r>
      <w:r w:rsidRPr="00102BD8">
        <w:t>foreign policy goals, yet they have been more successful in</w:t>
      </w:r>
      <w:r w:rsidRPr="00FA4404">
        <w:rPr>
          <w:sz w:val="12"/>
        </w:rPr>
        <w:t xml:space="preserve">¶ </w:t>
      </w:r>
      <w:r w:rsidRPr="00102BD8">
        <w:t>crafting and carrying out common positions in financial</w:t>
      </w:r>
      <w:r w:rsidRPr="00FA4404">
        <w:rPr>
          <w:sz w:val="12"/>
        </w:rPr>
        <w:t xml:space="preserve">¶ </w:t>
      </w:r>
      <w:r w:rsidRPr="00102BD8">
        <w:t>statecraft than one might have expected.</w:t>
      </w:r>
      <w:r w:rsidRPr="00FA4404">
        <w:rPr>
          <w:sz w:val="12"/>
        </w:rPr>
        <w:t xml:space="preserve">¶ </w:t>
      </w:r>
    </w:p>
    <w:p w:rsidR="00B128F4" w:rsidRDefault="00B128F4" w:rsidP="00B128F4"/>
    <w:p w:rsidR="00B128F4" w:rsidRDefault="00B128F4" w:rsidP="00B128F4"/>
    <w:p w:rsidR="00B128F4" w:rsidRDefault="00B128F4" w:rsidP="00B128F4">
      <w:pPr>
        <w:pStyle w:val="Heading4"/>
      </w:pPr>
      <w:r>
        <w:t>BRICS rise proves multipolarity can be peaceful, establish principled international norms, and check Western interventions</w:t>
      </w:r>
    </w:p>
    <w:p w:rsidR="00B128F4" w:rsidRDefault="00B128F4" w:rsidP="00B128F4">
      <w:r w:rsidRPr="00C96CCA">
        <w:rPr>
          <w:rStyle w:val="Style13ptBold"/>
        </w:rPr>
        <w:t>Roberts et al, 17</w:t>
      </w:r>
      <w:r>
        <w:t xml:space="preserve"> </w:t>
      </w:r>
      <w:r w:rsidRPr="00C96CCA">
        <w:t xml:space="preserve">The BRICS and Collective Financial Statecraft </w:t>
      </w:r>
      <w:proofErr w:type="gramStart"/>
      <w:r w:rsidRPr="00C96CCA">
        <w:t>The</w:t>
      </w:r>
      <w:proofErr w:type="gramEnd"/>
      <w:r w:rsidRPr="00C96CCA">
        <w:t xml:space="preserve"> BRICS as a Club Cynthia Roberts, Leslie Armijo, and Saori Katada Published to Oxford Scholarship Online: October 2017¶ DOI: 10</w:t>
      </w:r>
      <w:r>
        <w:t>.1093/oso/9780190697518.001.0001//sj</w:t>
      </w:r>
    </w:p>
    <w:p w:rsidR="00B128F4" w:rsidRDefault="00B128F4" w:rsidP="00B128F4">
      <w:pPr>
        <w:autoSpaceDE w:val="0"/>
        <w:autoSpaceDN w:val="0"/>
        <w:adjustRightInd w:val="0"/>
        <w:rPr>
          <w:rFonts w:ascii="DejaVu Serif" w:hAnsi="DejaVu Serif" w:cs="DejaVu Serif"/>
          <w:color w:val="000000"/>
          <w:sz w:val="23"/>
          <w:szCs w:val="23"/>
        </w:rPr>
      </w:pPr>
    </w:p>
    <w:p w:rsidR="00B128F4" w:rsidRPr="00BE0299" w:rsidRDefault="00B128F4" w:rsidP="00B128F4">
      <w:r w:rsidRPr="00BE0299">
        <w:t>Strategic Incentives in Unipolarity and Common Aversions</w:t>
      </w:r>
      <w:r w:rsidRPr="00FC086F">
        <w:rPr>
          <w:sz w:val="12"/>
        </w:rPr>
        <w:t xml:space="preserve">¶ </w:t>
      </w:r>
      <w:r w:rsidRPr="00BE0299">
        <w:rPr>
          <w:rStyle w:val="StyleUnderline"/>
        </w:rPr>
        <w:t>The BRICS emerged in the unipolar era</w:t>
      </w:r>
      <w:r w:rsidRPr="00BE0299">
        <w:t>, after the collapse of</w:t>
      </w:r>
      <w:r w:rsidRPr="00FC086F">
        <w:rPr>
          <w:sz w:val="12"/>
        </w:rPr>
        <w:t xml:space="preserve">¶ </w:t>
      </w:r>
      <w:r w:rsidRPr="00BE0299">
        <w:t xml:space="preserve">the Soviet Union in the early 1990s, </w:t>
      </w:r>
      <w:r w:rsidRPr="00BE0299">
        <w:rPr>
          <w:rStyle w:val="StyleUnderline"/>
        </w:rPr>
        <w:t>when the United States</w:t>
      </w:r>
      <w:r w:rsidRPr="00FC086F">
        <w:rPr>
          <w:rStyle w:val="StyleUnderline"/>
          <w:sz w:val="12"/>
        </w:rPr>
        <w:t xml:space="preserve">¶ </w:t>
      </w:r>
      <w:r w:rsidRPr="00BE0299">
        <w:rPr>
          <w:rStyle w:val="StyleUnderline"/>
        </w:rPr>
        <w:t>possessed unparalleled structural power in the modern</w:t>
      </w:r>
      <w:r w:rsidRPr="00FC086F">
        <w:rPr>
          <w:rStyle w:val="StyleUnderline"/>
          <w:sz w:val="12"/>
        </w:rPr>
        <w:t xml:space="preserve">¶ </w:t>
      </w:r>
      <w:r w:rsidRPr="00BE0299">
        <w:rPr>
          <w:rStyle w:val="StyleUnderline"/>
        </w:rPr>
        <w:t>international system by virtue of its immense capabilities, from</w:t>
      </w:r>
      <w:r w:rsidRPr="00FC086F">
        <w:rPr>
          <w:rStyle w:val="StyleUnderline"/>
          <w:sz w:val="12"/>
        </w:rPr>
        <w:t xml:space="preserve">¶ </w:t>
      </w:r>
      <w:r w:rsidRPr="00BE0299">
        <w:rPr>
          <w:rStyle w:val="StyleUnderline"/>
        </w:rPr>
        <w:t>the dominance of the dollar to global military reach</w:t>
      </w:r>
      <w:r w:rsidRPr="00BE0299">
        <w:t>.20</w:t>
      </w:r>
      <w:r w:rsidRPr="00FC086F">
        <w:rPr>
          <w:sz w:val="12"/>
        </w:rPr>
        <w:t xml:space="preserve">¶ </w:t>
      </w:r>
      <w:r w:rsidRPr="00BE0299">
        <w:t>American leaders embraced the “triumph of liberalism” and</w:t>
      </w:r>
      <w:r w:rsidRPr="00FC086F">
        <w:rPr>
          <w:sz w:val="12"/>
        </w:rPr>
        <w:t xml:space="preserve">¶ </w:t>
      </w:r>
      <w:r w:rsidRPr="00BE0299">
        <w:t>the unipolar system after the collapse of the Soviet Union,</w:t>
      </w:r>
      <w:r w:rsidRPr="00FC086F">
        <w:rPr>
          <w:sz w:val="12"/>
        </w:rPr>
        <w:t xml:space="preserve">¶ </w:t>
      </w:r>
      <w:r w:rsidRPr="00BE0299">
        <w:t>where a stronger, more stable structure than regional</w:t>
      </w:r>
      <w:r w:rsidRPr="00FC086F">
        <w:rPr>
          <w:sz w:val="12"/>
        </w:rPr>
        <w:t xml:space="preserve">¶ </w:t>
      </w:r>
      <w:r w:rsidRPr="00BE0299">
        <w:t>hegemony in the Western world was expected to coalesce</w:t>
      </w:r>
      <w:r w:rsidRPr="00FC086F">
        <w:rPr>
          <w:sz w:val="12"/>
        </w:rPr>
        <w:t xml:space="preserve">¶ </w:t>
      </w:r>
      <w:r w:rsidRPr="00BE0299">
        <w:t>around U.S. dominance.21 Although the U.S.-led liberal order</w:t>
      </w:r>
      <w:r w:rsidRPr="00FC086F">
        <w:rPr>
          <w:sz w:val="12"/>
        </w:rPr>
        <w:t xml:space="preserve">¶ </w:t>
      </w:r>
      <w:r w:rsidRPr="00BE0299">
        <w:t>offers many advantages to emerging economies, these</w:t>
      </w:r>
      <w:r w:rsidRPr="00FC086F">
        <w:rPr>
          <w:sz w:val="12"/>
        </w:rPr>
        <w:t xml:space="preserve">¶ </w:t>
      </w:r>
      <w:r w:rsidRPr="00BE0299">
        <w:t>countries are aware of Washington’s strategy to maintain its</w:t>
      </w:r>
      <w:r w:rsidRPr="00FC086F">
        <w:rPr>
          <w:sz w:val="12"/>
        </w:rPr>
        <w:t xml:space="preserve">¶ </w:t>
      </w:r>
      <w:r w:rsidRPr="00BE0299">
        <w:t>superior position by actively deterring peer competitors and</w:t>
      </w:r>
      <w:r w:rsidRPr="00FC086F">
        <w:rPr>
          <w:sz w:val="12"/>
        </w:rPr>
        <w:t xml:space="preserve">¶ </w:t>
      </w:r>
      <w:r w:rsidRPr="00BE0299">
        <w:t>coopting potential opponents. Such unipolar power incentives</w:t>
      </w:r>
      <w:r w:rsidRPr="00FC086F">
        <w:rPr>
          <w:sz w:val="12"/>
        </w:rPr>
        <w:t xml:space="preserve">¶ </w:t>
      </w:r>
      <w:r w:rsidRPr="00BE0299">
        <w:t xml:space="preserve">have encouraged the BRICS to support </w:t>
      </w:r>
      <w:proofErr w:type="gramStart"/>
      <w:r w:rsidRPr="00BE0299">
        <w:t>a return</w:t>
      </w:r>
      <w:proofErr w:type="gramEnd"/>
      <w:r w:rsidRPr="00BE0299">
        <w:t xml:space="preserve"> to</w:t>
      </w:r>
      <w:r w:rsidRPr="00FC086F">
        <w:rPr>
          <w:sz w:val="12"/>
        </w:rPr>
        <w:t xml:space="preserve">¶ </w:t>
      </w:r>
      <w:r w:rsidRPr="00BE0299">
        <w:t>multipolarity. Yet each still recognizes the United States as the</w:t>
      </w:r>
      <w:r w:rsidRPr="00FC086F">
        <w:rPr>
          <w:sz w:val="12"/>
        </w:rPr>
        <w:t xml:space="preserve">¶ </w:t>
      </w:r>
      <w:r w:rsidRPr="00BE0299">
        <w:t>world’s superpower, and all have been disincentivized by</w:t>
      </w:r>
      <w:r w:rsidRPr="00FC086F">
        <w:rPr>
          <w:sz w:val="12"/>
        </w:rPr>
        <w:t xml:space="preserve">¶ </w:t>
      </w:r>
      <w:r w:rsidRPr="00BE0299">
        <w:t>unipolarity to form an alliance to balance against the United</w:t>
      </w:r>
      <w:r w:rsidRPr="00FC086F">
        <w:rPr>
          <w:sz w:val="12"/>
        </w:rPr>
        <w:t xml:space="preserve">¶ </w:t>
      </w:r>
      <w:r w:rsidRPr="00BE0299">
        <w:t>States.</w:t>
      </w:r>
      <w:r w:rsidRPr="00FC086F">
        <w:rPr>
          <w:sz w:val="12"/>
        </w:rPr>
        <w:t xml:space="preserve">¶ </w:t>
      </w:r>
      <w:r w:rsidRPr="00BE0299">
        <w:rPr>
          <w:rStyle w:val="StyleUnderline"/>
        </w:rPr>
        <w:t>The absence of “hard” (i.e., military) balancing against the</w:t>
      </w:r>
      <w:r w:rsidRPr="00FC086F">
        <w:rPr>
          <w:rStyle w:val="StyleUnderline"/>
          <w:sz w:val="12"/>
        </w:rPr>
        <w:t xml:space="preserve">¶ </w:t>
      </w:r>
      <w:r w:rsidRPr="00BE0299">
        <w:rPr>
          <w:rStyle w:val="StyleUnderline"/>
        </w:rPr>
        <w:t>United States thus flows from the similar strategic incentives</w:t>
      </w:r>
      <w:r w:rsidRPr="00FC086F">
        <w:rPr>
          <w:rStyle w:val="StyleUnderline"/>
          <w:sz w:val="12"/>
        </w:rPr>
        <w:t xml:space="preserve">¶ </w:t>
      </w:r>
      <w:r w:rsidRPr="00FC086F">
        <w:t>that the BRICS countries face.</w:t>
      </w:r>
      <w:r>
        <w:t xml:space="preserve"> </w:t>
      </w:r>
      <w:r w:rsidRPr="00BE0299">
        <w:t>In this context, as Robert</w:t>
      </w:r>
      <w:r w:rsidRPr="00FC086F">
        <w:rPr>
          <w:sz w:val="12"/>
        </w:rPr>
        <w:t xml:space="preserve">¶ </w:t>
      </w:r>
      <w:r w:rsidRPr="00BE0299">
        <w:t>Keohane and Beth Simmons find, “states pursue their values in</w:t>
      </w:r>
      <w:r w:rsidRPr="00FC086F">
        <w:rPr>
          <w:sz w:val="12"/>
        </w:rPr>
        <w:t xml:space="preserve">¶ </w:t>
      </w:r>
      <w:r w:rsidRPr="00BE0299">
        <w:t>world politics but do so strategically to maximize benefits to</w:t>
      </w:r>
      <w:r w:rsidRPr="00FC086F">
        <w:rPr>
          <w:sz w:val="12"/>
        </w:rPr>
        <w:t xml:space="preserve">¶ </w:t>
      </w:r>
      <w:r w:rsidRPr="00BE0299">
        <w:t xml:space="preserve">themselves </w:t>
      </w:r>
      <w:proofErr w:type="gramStart"/>
      <w:r w:rsidRPr="00BE0299">
        <w:t>… .”</w:t>
      </w:r>
      <w:proofErr w:type="gramEnd"/>
      <w:r w:rsidRPr="00BE0299">
        <w:t xml:space="preserve">22 </w:t>
      </w:r>
      <w:r w:rsidRPr="00FC086F">
        <w:rPr>
          <w:rStyle w:val="StyleUnderline"/>
        </w:rPr>
        <w:t>The BRICS’ incentives to support collective</w:t>
      </w:r>
      <w:r w:rsidRPr="00FC086F">
        <w:rPr>
          <w:rStyle w:val="StyleUnderline"/>
          <w:sz w:val="12"/>
        </w:rPr>
        <w:t xml:space="preserve">¶ </w:t>
      </w:r>
      <w:r w:rsidRPr="00FC086F">
        <w:rPr>
          <w:rStyle w:val="StyleUnderline"/>
        </w:rPr>
        <w:t>action come from</w:t>
      </w:r>
      <w:r w:rsidRPr="00BE0299">
        <w:t xml:space="preserve"> the same logic as Erik Voeten finds (p.6) in</w:t>
      </w:r>
      <w:r w:rsidRPr="00FC086F">
        <w:rPr>
          <w:sz w:val="12"/>
        </w:rPr>
        <w:t xml:space="preserve">¶ </w:t>
      </w:r>
      <w:r w:rsidRPr="00BE0299">
        <w:t>the active collaboration among states lacking many common</w:t>
      </w:r>
      <w:r w:rsidRPr="00FC086F">
        <w:rPr>
          <w:sz w:val="12"/>
        </w:rPr>
        <w:t xml:space="preserve">¶ </w:t>
      </w:r>
      <w:r w:rsidRPr="00BE0299">
        <w:t xml:space="preserve">interests “other than </w:t>
      </w:r>
      <w:r w:rsidRPr="00FC086F">
        <w:rPr>
          <w:rStyle w:val="StyleUnderline"/>
        </w:rPr>
        <w:t>a common aversion of Western hegemony</w:t>
      </w:r>
      <w:r w:rsidRPr="00FC086F">
        <w:rPr>
          <w:rStyle w:val="StyleUnderline"/>
          <w:sz w:val="12"/>
        </w:rPr>
        <w:t xml:space="preserve">¶ </w:t>
      </w:r>
      <w:r w:rsidRPr="00FC086F">
        <w:rPr>
          <w:rStyle w:val="StyleUnderline"/>
        </w:rPr>
        <w:t>and the principles associated with that.” Such states may</w:t>
      </w:r>
      <w:r w:rsidRPr="00FC086F">
        <w:rPr>
          <w:rStyle w:val="StyleUnderline"/>
          <w:sz w:val="12"/>
        </w:rPr>
        <w:t xml:space="preserve">¶ </w:t>
      </w:r>
      <w:r w:rsidRPr="00FC086F">
        <w:rPr>
          <w:rStyle w:val="StyleUnderline"/>
        </w:rPr>
        <w:t>constitute a “counter-hegemonic bloc” to offset the dominance</w:t>
      </w:r>
      <w:r w:rsidRPr="00FC086F">
        <w:rPr>
          <w:rStyle w:val="StyleUnderline"/>
          <w:sz w:val="12"/>
        </w:rPr>
        <w:t xml:space="preserve">¶ </w:t>
      </w:r>
      <w:r w:rsidRPr="00FC086F">
        <w:rPr>
          <w:rStyle w:val="StyleUnderline"/>
        </w:rPr>
        <w:t>of the United States.</w:t>
      </w:r>
      <w:r w:rsidRPr="00BE0299">
        <w:t>23</w:t>
      </w:r>
      <w:r w:rsidRPr="00FC086F">
        <w:rPr>
          <w:sz w:val="12"/>
        </w:rPr>
        <w:t xml:space="preserve">¶ </w:t>
      </w:r>
      <w:r w:rsidRPr="00BE0299">
        <w:t>Voeten’s conclusion emerges from his observation that</w:t>
      </w:r>
      <w:r w:rsidRPr="00FC086F">
        <w:rPr>
          <w:sz w:val="12"/>
        </w:rPr>
        <w:t xml:space="preserve">¶ </w:t>
      </w:r>
      <w:r w:rsidRPr="00BE0299">
        <w:t>countries with different values and political regime types</w:t>
      </w:r>
      <w:r w:rsidRPr="00FC086F">
        <w:rPr>
          <w:sz w:val="12"/>
        </w:rPr>
        <w:t xml:space="preserve">¶ </w:t>
      </w:r>
      <w:r w:rsidRPr="00BE0299">
        <w:t>cooperate in global governance institutions, such as the</w:t>
      </w:r>
      <w:r w:rsidRPr="00FC086F">
        <w:rPr>
          <w:sz w:val="12"/>
        </w:rPr>
        <w:t xml:space="preserve">¶ </w:t>
      </w:r>
      <w:r w:rsidRPr="00BE0299">
        <w:t>United Nations, World Trade Organization (WTO), and G20.</w:t>
      </w:r>
      <w:r w:rsidRPr="00FC086F">
        <w:rPr>
          <w:sz w:val="12"/>
        </w:rPr>
        <w:t xml:space="preserve">¶ </w:t>
      </w:r>
      <w:r w:rsidRPr="00BE0299">
        <w:t>For example, the U.N. Security Council (UNSC) achieved</w:t>
      </w:r>
      <w:r w:rsidRPr="00FC086F">
        <w:rPr>
          <w:sz w:val="12"/>
        </w:rPr>
        <w:t xml:space="preserve">¶ </w:t>
      </w:r>
      <w:r w:rsidRPr="00BE0299">
        <w:t>consensus on more than 93 percent of resolutions adopted</w:t>
      </w:r>
      <w:r w:rsidRPr="00FC086F">
        <w:rPr>
          <w:sz w:val="12"/>
        </w:rPr>
        <w:t xml:space="preserve">¶ </w:t>
      </w:r>
      <w:r w:rsidRPr="00BE0299">
        <w:t>between 2000 and December 15, 2013—an increase from 88.9</w:t>
      </w:r>
      <w:r w:rsidRPr="00FC086F">
        <w:rPr>
          <w:sz w:val="12"/>
        </w:rPr>
        <w:t xml:space="preserve">¶ </w:t>
      </w:r>
      <w:r w:rsidRPr="00BE0299">
        <w:t>percent in the 1990s, when the UNSC was very active after</w:t>
      </w:r>
      <w:r w:rsidRPr="00FC086F">
        <w:rPr>
          <w:sz w:val="12"/>
        </w:rPr>
        <w:t xml:space="preserve">¶ </w:t>
      </w:r>
      <w:r w:rsidRPr="00BE0299">
        <w:t>the end of the Cold War. This high level of consensus reflects a</w:t>
      </w:r>
      <w:r w:rsidRPr="00FC086F">
        <w:rPr>
          <w:sz w:val="12"/>
        </w:rPr>
        <w:t xml:space="preserve">¶ </w:t>
      </w:r>
      <w:r w:rsidRPr="00BE0299">
        <w:t xml:space="preserve">decrease in China’s abstentions and </w:t>
      </w:r>
      <w:proofErr w:type="gramStart"/>
      <w:r w:rsidRPr="00BE0299">
        <w:t>a concentration of</w:t>
      </w:r>
      <w:r w:rsidRPr="00FC086F">
        <w:rPr>
          <w:sz w:val="12"/>
        </w:rPr>
        <w:t xml:space="preserve">¶ </w:t>
      </w:r>
      <w:r w:rsidRPr="00BE0299">
        <w:t>nonconsensus resolutions</w:t>
      </w:r>
      <w:proofErr w:type="gramEnd"/>
      <w:r w:rsidRPr="00BE0299">
        <w:t xml:space="preserve"> on divisions pertaining to the Middle</w:t>
      </w:r>
      <w:r w:rsidRPr="00FC086F">
        <w:rPr>
          <w:sz w:val="12"/>
        </w:rPr>
        <w:t xml:space="preserve">¶ </w:t>
      </w:r>
      <w:r w:rsidRPr="00BE0299">
        <w:t>East (e.g., resolutions on Syria or the 2003 Iraq war) and the</w:t>
      </w:r>
      <w:r w:rsidRPr="00FC086F">
        <w:rPr>
          <w:sz w:val="12"/>
        </w:rPr>
        <w:t xml:space="preserve">¶ </w:t>
      </w:r>
      <w:r w:rsidRPr="00BE0299">
        <w:t>Balkans.24 A more rigorous examination of UNSC voting</w:t>
      </w:r>
      <w:r w:rsidRPr="00FC086F">
        <w:rPr>
          <w:sz w:val="12"/>
        </w:rPr>
        <w:t xml:space="preserve">¶ </w:t>
      </w:r>
      <w:r w:rsidRPr="00BE0299">
        <w:t>patterns reveals a pattern that does not uniformly reflect the</w:t>
      </w:r>
      <w:r w:rsidRPr="00FC086F">
        <w:rPr>
          <w:sz w:val="12"/>
        </w:rPr>
        <w:t xml:space="preserve">¶ </w:t>
      </w:r>
      <w:r w:rsidRPr="00BE0299">
        <w:t>democracy/nondemocracy cleavage. Although Latin America</w:t>
      </w:r>
      <w:r w:rsidRPr="00FC086F">
        <w:rPr>
          <w:sz w:val="12"/>
        </w:rPr>
        <w:t xml:space="preserve">¶ </w:t>
      </w:r>
      <w:r w:rsidRPr="00BE0299">
        <w:t>hews closer to the West in voting patterns, Russia and the</w:t>
      </w:r>
      <w:r w:rsidRPr="00FC086F">
        <w:rPr>
          <w:sz w:val="12"/>
        </w:rPr>
        <w:t xml:space="preserve">¶ </w:t>
      </w:r>
      <w:r w:rsidRPr="00BE0299">
        <w:t>former Soviet republics are positioned between the Western</w:t>
      </w:r>
      <w:r w:rsidRPr="00FC086F">
        <w:rPr>
          <w:sz w:val="12"/>
        </w:rPr>
        <w:t xml:space="preserve">¶ </w:t>
      </w:r>
      <w:r w:rsidRPr="00BE0299">
        <w:t>and the non-Western worlds, similar to Turkey and South</w:t>
      </w:r>
      <w:r w:rsidRPr="00FC086F">
        <w:rPr>
          <w:sz w:val="12"/>
        </w:rPr>
        <w:t xml:space="preserve">¶ </w:t>
      </w:r>
      <w:r w:rsidRPr="00BE0299">
        <w:t>Korea. The non-Western group includes not only the remaining</w:t>
      </w:r>
      <w:r w:rsidRPr="00FC086F">
        <w:rPr>
          <w:sz w:val="12"/>
        </w:rPr>
        <w:t xml:space="preserve">¶ </w:t>
      </w:r>
      <w:r w:rsidRPr="00BE0299">
        <w:t>communist states (China, North Korea, Vietnam, Laos, and</w:t>
      </w:r>
      <w:r w:rsidRPr="00FC086F">
        <w:rPr>
          <w:sz w:val="12"/>
        </w:rPr>
        <w:t xml:space="preserve">¶ </w:t>
      </w:r>
      <w:r w:rsidRPr="00BE0299">
        <w:t>Cuba), but also Afghanistan, India, and Pakistan, among</w:t>
      </w:r>
      <w:r w:rsidRPr="00FC086F">
        <w:rPr>
          <w:sz w:val="12"/>
        </w:rPr>
        <w:t xml:space="preserve">¶ </w:t>
      </w:r>
      <w:r w:rsidRPr="00BE0299">
        <w:t>others.25</w:t>
      </w:r>
      <w:r w:rsidRPr="00FC086F">
        <w:rPr>
          <w:sz w:val="12"/>
        </w:rPr>
        <w:t xml:space="preserve">¶ </w:t>
      </w:r>
      <w:r w:rsidRPr="00FC086F">
        <w:rPr>
          <w:rStyle w:val="StyleUnderline"/>
        </w:rPr>
        <w:t>These findings reinforce other work that shows the relevance</w:t>
      </w:r>
      <w:r w:rsidRPr="00FC086F">
        <w:rPr>
          <w:rStyle w:val="StyleUnderline"/>
          <w:sz w:val="12"/>
        </w:rPr>
        <w:t xml:space="preserve">¶ </w:t>
      </w:r>
      <w:r w:rsidRPr="00FC086F">
        <w:rPr>
          <w:rStyle w:val="StyleUnderline"/>
        </w:rPr>
        <w:t>of common aversions for giving the original four BRICs a sense</w:t>
      </w:r>
      <w:r w:rsidRPr="00FC086F">
        <w:rPr>
          <w:rStyle w:val="StyleUnderline"/>
          <w:sz w:val="12"/>
        </w:rPr>
        <w:t xml:space="preserve">¶ </w:t>
      </w:r>
      <w:r w:rsidRPr="00FC086F">
        <w:rPr>
          <w:rStyle w:val="StyleUnderline"/>
        </w:rPr>
        <w:t>of purpose</w:t>
      </w:r>
      <w:r w:rsidRPr="00BE0299">
        <w:t>.</w:t>
      </w:r>
      <w:r w:rsidRPr="00FC086F">
        <w:rPr>
          <w:rStyle w:val="StyleUnderline"/>
        </w:rPr>
        <w:t>26Common aversions are conceptualized as¶ situations in which actors seek to avoid a particular outcome.¶</w:t>
      </w:r>
      <w:r w:rsidRPr="00FC086F">
        <w:rPr>
          <w:sz w:val="12"/>
        </w:rPr>
        <w:t xml:space="preserve"> </w:t>
      </w:r>
      <w:r w:rsidRPr="00BE0299">
        <w:t>Typically, the actors do not necessarily prefer the same</w:t>
      </w:r>
      <w:r w:rsidRPr="00FC086F">
        <w:rPr>
          <w:sz w:val="12"/>
        </w:rPr>
        <w:t xml:space="preserve">¶ </w:t>
      </w:r>
      <w:r w:rsidRPr="00BE0299">
        <w:t>outcome, but they agree that there is at least one or more</w:t>
      </w:r>
      <w:r w:rsidRPr="00FC086F">
        <w:rPr>
          <w:sz w:val="12"/>
        </w:rPr>
        <w:t xml:space="preserve">¶ </w:t>
      </w:r>
      <w:r w:rsidRPr="00BE0299">
        <w:t>results that they all want to avoid. Coordination may help</w:t>
      </w:r>
      <w:r w:rsidRPr="00FC086F">
        <w:rPr>
          <w:sz w:val="12"/>
        </w:rPr>
        <w:t xml:space="preserve">¶ </w:t>
      </w:r>
      <w:r w:rsidRPr="00BE0299">
        <w:t>them collaborate when they confront common aversions.27</w:t>
      </w:r>
      <w:r w:rsidRPr="00FC086F">
        <w:rPr>
          <w:sz w:val="12"/>
        </w:rPr>
        <w:t xml:space="preserve">¶ </w:t>
      </w:r>
      <w:r w:rsidRPr="00BE0299">
        <w:t>Communiqués from the BRICS’ early meetings and interviews</w:t>
      </w:r>
      <w:r w:rsidRPr="00FC086F">
        <w:rPr>
          <w:sz w:val="12"/>
        </w:rPr>
        <w:t xml:space="preserve">¶ </w:t>
      </w:r>
      <w:r w:rsidRPr="00BE0299">
        <w:t>with Russian officials involved in the process suggest that</w:t>
      </w:r>
      <w:r w:rsidRPr="00FC086F">
        <w:rPr>
          <w:sz w:val="12"/>
        </w:rPr>
        <w:t xml:space="preserve">¶ </w:t>
      </w:r>
      <w:r w:rsidRPr="00BE0299">
        <w:t>common aversions were among the first impulses to consult</w:t>
      </w:r>
      <w:r w:rsidRPr="00FC086F">
        <w:rPr>
          <w:sz w:val="12"/>
        </w:rPr>
        <w:t xml:space="preserve">¶ </w:t>
      </w:r>
      <w:r w:rsidRPr="00BE0299">
        <w:t>and coordinate on important international governance</w:t>
      </w:r>
      <w:r w:rsidRPr="00FC086F">
        <w:rPr>
          <w:sz w:val="12"/>
        </w:rPr>
        <w:t xml:space="preserve">¶ </w:t>
      </w:r>
      <w:r w:rsidRPr="00BE0299">
        <w:t>issues.28</w:t>
      </w:r>
      <w:r w:rsidRPr="00FC086F">
        <w:rPr>
          <w:sz w:val="12"/>
        </w:rPr>
        <w:t xml:space="preserve">¶ </w:t>
      </w:r>
      <w:r w:rsidRPr="00BE0299">
        <w:t>Their common aversions are strengthened by the fact that all</w:t>
      </w:r>
      <w:r w:rsidRPr="00FC086F">
        <w:rPr>
          <w:sz w:val="12"/>
        </w:rPr>
        <w:t xml:space="preserve">¶ </w:t>
      </w:r>
      <w:r w:rsidRPr="00BE0299">
        <w:t>the BRICS today are sovereignty hawks, although the intensity</w:t>
      </w:r>
      <w:r w:rsidRPr="00FC086F">
        <w:rPr>
          <w:sz w:val="12"/>
        </w:rPr>
        <w:t xml:space="preserve">¶ </w:t>
      </w:r>
      <w:r w:rsidRPr="00BE0299">
        <w:t xml:space="preserve">of this preference varies among the five.29 </w:t>
      </w:r>
      <w:r w:rsidRPr="00FC086F">
        <w:rPr>
          <w:rStyle w:val="StyleUnderline"/>
        </w:rPr>
        <w:t>The BRICS’ shared</w:t>
      </w:r>
      <w:r w:rsidRPr="00FC086F">
        <w:rPr>
          <w:rStyle w:val="StyleUnderline"/>
          <w:sz w:val="12"/>
        </w:rPr>
        <w:t xml:space="preserve">¶ </w:t>
      </w:r>
      <w:r w:rsidRPr="00FC086F">
        <w:rPr>
          <w:rStyle w:val="StyleUnderline"/>
        </w:rPr>
        <w:t>aversion to U.S. hegemonic practices and Western double</w:t>
      </w:r>
      <w:r w:rsidRPr="00FC086F">
        <w:rPr>
          <w:rStyle w:val="StyleUnderline"/>
          <w:sz w:val="12"/>
        </w:rPr>
        <w:t xml:space="preserve">¶ </w:t>
      </w:r>
      <w:r w:rsidRPr="00FC086F">
        <w:rPr>
          <w:rStyle w:val="StyleUnderline"/>
        </w:rPr>
        <w:t>standards ranges</w:t>
      </w:r>
      <w:r w:rsidRPr="00BE0299">
        <w:t xml:space="preserve"> widely across many policy arenas, </w:t>
      </w:r>
      <w:r w:rsidRPr="00FC086F">
        <w:rPr>
          <w:rStyle w:val="StyleUnderline"/>
        </w:rPr>
        <w:t>from the</w:t>
      </w:r>
      <w:r w:rsidRPr="00FC086F">
        <w:rPr>
          <w:rStyle w:val="StyleUnderline"/>
          <w:sz w:val="12"/>
        </w:rPr>
        <w:t xml:space="preserve">¶ </w:t>
      </w:r>
      <w:r w:rsidRPr="00FC086F">
        <w:rPr>
          <w:rStyle w:val="StyleUnderline"/>
        </w:rPr>
        <w:t>unilateral use of force and financial sanctions to using</w:t>
      </w:r>
      <w:r w:rsidRPr="00FC086F">
        <w:rPr>
          <w:rStyle w:val="StyleUnderline"/>
          <w:sz w:val="12"/>
        </w:rPr>
        <w:t xml:space="preserve">¶ </w:t>
      </w:r>
      <w:r w:rsidRPr="00FC086F">
        <w:rPr>
          <w:rStyle w:val="StyleUnderline"/>
        </w:rPr>
        <w:t>informal leverage</w:t>
      </w:r>
      <w:r w:rsidRPr="00BE0299">
        <w:t>, bending or skirting the formal rules of</w:t>
      </w:r>
      <w:r w:rsidRPr="00FC086F">
        <w:rPr>
          <w:sz w:val="12"/>
        </w:rPr>
        <w:t xml:space="preserve">¶ </w:t>
      </w:r>
      <w:r w:rsidRPr="00BE0299">
        <w:t xml:space="preserve">international institutions, </w:t>
      </w:r>
      <w:r w:rsidRPr="00FC086F">
        <w:rPr>
          <w:rStyle w:val="StyleUnderline"/>
        </w:rPr>
        <w:t>or guaranteeing themselves unfair</w:t>
      </w:r>
      <w:r w:rsidRPr="00FC086F">
        <w:rPr>
          <w:rStyle w:val="StyleUnderline"/>
          <w:sz w:val="12"/>
        </w:rPr>
        <w:t xml:space="preserve">¶ </w:t>
      </w:r>
      <w:r w:rsidRPr="00FC086F">
        <w:rPr>
          <w:rStyle w:val="StyleUnderline"/>
        </w:rPr>
        <w:t>exceptions and privileges.</w:t>
      </w:r>
      <w:r w:rsidRPr="00BE0299">
        <w:t xml:space="preserve"> For example, emerging powers</w:t>
      </w:r>
      <w:r w:rsidRPr="00FC086F">
        <w:rPr>
          <w:sz w:val="12"/>
        </w:rPr>
        <w:t xml:space="preserve">¶ </w:t>
      </w:r>
      <w:r w:rsidRPr="00BE0299">
        <w:t>share an antipathy to the proclivity by Western countries to</w:t>
      </w:r>
      <w:r w:rsidRPr="00FC086F">
        <w:rPr>
          <w:sz w:val="12"/>
        </w:rPr>
        <w:t xml:space="preserve">¶ </w:t>
      </w:r>
      <w:r w:rsidRPr="00BE0299">
        <w:t>support intervention in the name of humanitarian missions in</w:t>
      </w:r>
      <w:r w:rsidRPr="00FC086F">
        <w:rPr>
          <w:sz w:val="12"/>
        </w:rPr>
        <w:t xml:space="preserve">¶ </w:t>
      </w:r>
      <w:r w:rsidRPr="00BE0299">
        <w:t xml:space="preserve">the post–Cold War period. </w:t>
      </w:r>
      <w:r w:rsidRPr="00FC086F">
        <w:rPr>
          <w:rStyle w:val="StyleUnderline"/>
        </w:rPr>
        <w:t>Even the BRICS democracies, which</w:t>
      </w:r>
      <w:r w:rsidRPr="00FC086F">
        <w:rPr>
          <w:rStyle w:val="StyleUnderline"/>
          <w:sz w:val="12"/>
        </w:rPr>
        <w:t xml:space="preserve">¶ </w:t>
      </w:r>
      <w:r w:rsidRPr="00FC086F">
        <w:rPr>
          <w:rStyle w:val="StyleUnderline"/>
        </w:rPr>
        <w:t>support human rights and humanitarian intervention under</w:t>
      </w:r>
      <w:r w:rsidRPr="00FC086F">
        <w:rPr>
          <w:rStyle w:val="StyleUnderline"/>
          <w:sz w:val="12"/>
        </w:rPr>
        <w:t xml:space="preserve">¶ </w:t>
      </w:r>
      <w:r w:rsidRPr="00FC086F">
        <w:rPr>
          <w:rStyle w:val="StyleUnderline"/>
        </w:rPr>
        <w:t>constrained circumstances, are wary of a principle that can be</w:t>
      </w:r>
      <w:r w:rsidRPr="00FC086F">
        <w:rPr>
          <w:rStyle w:val="StyleUnderline"/>
          <w:sz w:val="12"/>
        </w:rPr>
        <w:t xml:space="preserve">¶ </w:t>
      </w:r>
      <w:r w:rsidRPr="00FC086F">
        <w:rPr>
          <w:rStyle w:val="StyleUnderline"/>
        </w:rPr>
        <w:t>used as a pretext to meddle in their domestic affairs. The</w:t>
      </w:r>
      <w:r w:rsidRPr="00FC086F">
        <w:rPr>
          <w:rStyle w:val="StyleUnderline"/>
          <w:sz w:val="12"/>
        </w:rPr>
        <w:t xml:space="preserve">¶ </w:t>
      </w:r>
      <w:r w:rsidRPr="00FC086F">
        <w:rPr>
          <w:rStyle w:val="StyleUnderline"/>
        </w:rPr>
        <w:t>authoritarian BRICS warn that “backwardness invites bullies,”</w:t>
      </w:r>
      <w:r w:rsidRPr="00FC086F">
        <w:rPr>
          <w:rStyle w:val="StyleUnderline"/>
          <w:sz w:val="12"/>
        </w:rPr>
        <w:t xml:space="preserve">¶ </w:t>
      </w:r>
      <w:r w:rsidRPr="00FC086F">
        <w:rPr>
          <w:rStyle w:val="StyleUnderline"/>
        </w:rPr>
        <w:t>and of the risk of the West instigating “color revolutions” to</w:t>
      </w:r>
      <w:r w:rsidRPr="00FC086F">
        <w:rPr>
          <w:rStyle w:val="StyleUnderline"/>
          <w:sz w:val="12"/>
        </w:rPr>
        <w:t xml:space="preserve">¶ </w:t>
      </w:r>
      <w:r w:rsidRPr="00FC086F">
        <w:rPr>
          <w:rStyle w:val="StyleUnderline"/>
        </w:rPr>
        <w:t>overthrow established regimes in their neighborhoods or</w:t>
      </w:r>
      <w:r w:rsidRPr="00FC086F">
        <w:rPr>
          <w:rStyle w:val="StyleUnderline"/>
          <w:sz w:val="12"/>
        </w:rPr>
        <w:t xml:space="preserve">¶ </w:t>
      </w:r>
      <w:r w:rsidRPr="00FC086F">
        <w:rPr>
          <w:rStyle w:val="StyleUnderline"/>
        </w:rPr>
        <w:t>against themselves.</w:t>
      </w:r>
      <w:r w:rsidRPr="00BE0299">
        <w:t>3</w:t>
      </w:r>
      <w:r w:rsidRPr="00FC086F">
        <w:rPr>
          <w:sz w:val="12"/>
        </w:rPr>
        <w:t xml:space="preserve">¶ </w:t>
      </w:r>
    </w:p>
    <w:p w:rsidR="00B128F4" w:rsidRPr="00BE0299" w:rsidRDefault="00B128F4" w:rsidP="00B128F4"/>
    <w:p w:rsidR="00B128F4" w:rsidRDefault="00B128F4" w:rsidP="00B128F4"/>
    <w:p w:rsidR="00B128F4" w:rsidRDefault="00B128F4" w:rsidP="00B128F4">
      <w:pPr>
        <w:pStyle w:val="Heading4"/>
      </w:pPr>
      <w:r>
        <w:t xml:space="preserve">BRIC multipolarity represents a </w:t>
      </w:r>
      <w:r w:rsidRPr="00794373">
        <w:rPr>
          <w:i/>
          <w:u w:val="single"/>
        </w:rPr>
        <w:t>joining</w:t>
      </w:r>
      <w:r>
        <w:t xml:space="preserve"> to pre-existing global order which maintains peace and modifies state behavior to conform to positivist international law </w:t>
      </w:r>
    </w:p>
    <w:p w:rsidR="00B128F4" w:rsidRDefault="00B128F4" w:rsidP="00B128F4">
      <w:r w:rsidRPr="00C96CCA">
        <w:rPr>
          <w:rStyle w:val="Style13ptBold"/>
        </w:rPr>
        <w:t>Roberts et al, 17</w:t>
      </w:r>
      <w:r>
        <w:t xml:space="preserve"> </w:t>
      </w:r>
      <w:r w:rsidRPr="00C96CCA">
        <w:t xml:space="preserve">The BRICS and Collective Financial Statecraft </w:t>
      </w:r>
      <w:proofErr w:type="gramStart"/>
      <w:r w:rsidRPr="00C96CCA">
        <w:t>The</w:t>
      </w:r>
      <w:proofErr w:type="gramEnd"/>
      <w:r w:rsidRPr="00C96CCA">
        <w:t xml:space="preserve"> BRICS as a Club Cynthia Roberts, Leslie Armijo, and Saori Katada Published to Oxford Scholarship Online: October 2017¶ DOI: 10</w:t>
      </w:r>
      <w:r>
        <w:t>.1093/oso/9780190697518.001.0001//sj</w:t>
      </w:r>
    </w:p>
    <w:p w:rsidR="00B128F4" w:rsidRDefault="00B128F4" w:rsidP="00B128F4"/>
    <w:p w:rsidR="00B128F4" w:rsidRPr="00AD28F7" w:rsidRDefault="00B128F4" w:rsidP="00B128F4">
      <w:r w:rsidRPr="00AD28F7">
        <w:rPr>
          <w:rStyle w:val="StyleUnderline"/>
        </w:rPr>
        <w:t>The liberal institutionalist perspective provides one</w:t>
      </w:r>
      <w:r w:rsidRPr="00AD28F7">
        <w:t xml:space="preserve"> influential</w:t>
      </w:r>
      <w:r w:rsidRPr="00794373">
        <w:rPr>
          <w:sz w:val="12"/>
        </w:rPr>
        <w:t xml:space="preserve">¶ </w:t>
      </w:r>
      <w:r w:rsidRPr="00AD28F7">
        <w:rPr>
          <w:rStyle w:val="StyleUnderline"/>
        </w:rPr>
        <w:t>view</w:t>
      </w:r>
      <w:r w:rsidRPr="00AD28F7">
        <w:t xml:space="preserve"> on the dynamics of how the international system</w:t>
      </w:r>
      <w:r w:rsidRPr="00794373">
        <w:rPr>
          <w:sz w:val="12"/>
        </w:rPr>
        <w:t xml:space="preserve">¶ </w:t>
      </w:r>
      <w:r w:rsidRPr="00AD28F7">
        <w:t xml:space="preserve">accommodates rising actors. It maintains </w:t>
      </w:r>
      <w:r w:rsidRPr="00AD28F7">
        <w:rPr>
          <w:rStyle w:val="StyleUnderline"/>
        </w:rPr>
        <w:t>that China and other</w:t>
      </w:r>
      <w:r w:rsidRPr="00794373">
        <w:rPr>
          <w:rStyle w:val="StyleUnderline"/>
          <w:sz w:val="12"/>
        </w:rPr>
        <w:t xml:space="preserve">¶ </w:t>
      </w:r>
      <w:r w:rsidRPr="00AD28F7">
        <w:rPr>
          <w:rStyle w:val="StyleUnderline"/>
        </w:rPr>
        <w:t>increasingly important powers are joiners that gradually will</w:t>
      </w:r>
      <w:r w:rsidRPr="00794373">
        <w:rPr>
          <w:rStyle w:val="StyleUnderline"/>
          <w:sz w:val="12"/>
        </w:rPr>
        <w:t xml:space="preserve">¶ </w:t>
      </w:r>
      <w:r w:rsidRPr="00AD28F7">
        <w:rPr>
          <w:rStyle w:val="StyleUnderline"/>
        </w:rPr>
        <w:t>be drawn to integrate into the existing liberal order from</w:t>
      </w:r>
      <w:r w:rsidRPr="00794373">
        <w:rPr>
          <w:rStyle w:val="StyleUnderline"/>
          <w:sz w:val="12"/>
        </w:rPr>
        <w:t xml:space="preserve">¶ </w:t>
      </w:r>
      <w:r w:rsidRPr="00AD28F7">
        <w:rPr>
          <w:rStyle w:val="StyleUnderline"/>
        </w:rPr>
        <w:t>which they benefit.</w:t>
      </w:r>
      <w:r w:rsidRPr="00AD28F7">
        <w:t xml:space="preserve"> According to G. John Ikenberry, </w:t>
      </w:r>
      <w:r w:rsidRPr="00794373">
        <w:rPr>
          <w:rStyle w:val="Emphasis"/>
        </w:rPr>
        <w:t>China and</w:t>
      </w:r>
      <w:r w:rsidRPr="00794373">
        <w:rPr>
          <w:rStyle w:val="Emphasis"/>
          <w:sz w:val="12"/>
        </w:rPr>
        <w:t xml:space="preserve">¶ </w:t>
      </w:r>
      <w:r w:rsidRPr="00794373">
        <w:rPr>
          <w:rStyle w:val="Emphasis"/>
        </w:rPr>
        <w:t>other rising powers will be sufficiently satisfied with and</w:t>
      </w:r>
      <w:r w:rsidRPr="00794373">
        <w:rPr>
          <w:rStyle w:val="Emphasis"/>
          <w:sz w:val="12"/>
        </w:rPr>
        <w:t xml:space="preserve">¶ </w:t>
      </w:r>
      <w:r w:rsidRPr="00794373">
        <w:rPr>
          <w:rStyle w:val="Emphasis"/>
        </w:rPr>
        <w:t>integrate into the well-institutionalized American order</w:t>
      </w:r>
      <w:r w:rsidRPr="00794373">
        <w:rPr>
          <w:rStyle w:val="Emphasis"/>
          <w:sz w:val="12"/>
        </w:rPr>
        <w:t xml:space="preserve">¶ </w:t>
      </w:r>
      <w:r w:rsidRPr="00794373">
        <w:rPr>
          <w:rStyle w:val="Emphasis"/>
        </w:rPr>
        <w:t>because it is “more open, more consensual and rule-based</w:t>
      </w:r>
      <w:r w:rsidRPr="00794373">
        <w:rPr>
          <w:rStyle w:val="Emphasis"/>
          <w:sz w:val="12"/>
        </w:rPr>
        <w:t xml:space="preserve">¶ </w:t>
      </w:r>
      <w:r w:rsidRPr="00794373">
        <w:rPr>
          <w:rStyle w:val="Emphasis"/>
        </w:rPr>
        <w:t>than past hegemonic orders,” is “easier to join and harder to</w:t>
      </w:r>
      <w:r w:rsidRPr="00794373">
        <w:rPr>
          <w:rStyle w:val="Emphasis"/>
          <w:sz w:val="12"/>
        </w:rPr>
        <w:t xml:space="preserve">¶ </w:t>
      </w:r>
      <w:r w:rsidRPr="00794373">
        <w:rPr>
          <w:rStyle w:val="Emphasis"/>
        </w:rPr>
        <w:t>overturn,” binds the hegemon, offers “tangible material</w:t>
      </w:r>
      <w:r w:rsidRPr="00794373">
        <w:rPr>
          <w:rStyle w:val="Emphasis"/>
          <w:sz w:val="12"/>
        </w:rPr>
        <w:t xml:space="preserve">¶ </w:t>
      </w:r>
      <w:r w:rsidRPr="00794373">
        <w:rPr>
          <w:rStyle w:val="Emphasis"/>
        </w:rPr>
        <w:t>benefits” that are widely shared through an open trading</w:t>
      </w:r>
      <w:r w:rsidRPr="00794373">
        <w:rPr>
          <w:rStyle w:val="Emphasis"/>
          <w:sz w:val="12"/>
        </w:rPr>
        <w:t xml:space="preserve">¶ </w:t>
      </w:r>
      <w:r w:rsidRPr="00794373">
        <w:rPr>
          <w:rStyle w:val="Emphasis"/>
        </w:rPr>
        <w:t>system, and creates opportunities for voice while</w:t>
      </w:r>
      <w:r w:rsidRPr="00794373">
        <w:rPr>
          <w:rStyle w:val="Emphasis"/>
          <w:sz w:val="12"/>
        </w:rPr>
        <w:t xml:space="preserve">¶ </w:t>
      </w:r>
      <w:r w:rsidRPr="00794373">
        <w:rPr>
          <w:rStyle w:val="Emphasis"/>
        </w:rPr>
        <w:t>accommodating rising powers by redistributing authority</w:t>
      </w:r>
      <w:r w:rsidRPr="00794373">
        <w:rPr>
          <w:rStyle w:val="Emphasis"/>
          <w:sz w:val="12"/>
        </w:rPr>
        <w:t xml:space="preserve">¶ </w:t>
      </w:r>
      <w:r w:rsidRPr="00794373">
        <w:rPr>
          <w:rStyle w:val="Emphasis"/>
        </w:rPr>
        <w:t>roles.</w:t>
      </w:r>
      <w:r w:rsidRPr="00AD28F7">
        <w:t>41 Similarly, David Lake suggests that states comply with</w:t>
      </w:r>
      <w:r w:rsidRPr="00794373">
        <w:rPr>
          <w:sz w:val="12"/>
        </w:rPr>
        <w:t xml:space="preserve">¶ </w:t>
      </w:r>
      <w:r w:rsidRPr="00AD28F7">
        <w:t>subjective international orders because of the dual roles of</w:t>
      </w:r>
      <w:r w:rsidRPr="00794373">
        <w:rPr>
          <w:sz w:val="12"/>
        </w:rPr>
        <w:t xml:space="preserve">¶ </w:t>
      </w:r>
      <w:r w:rsidRPr="00AD28F7">
        <w:t>authority and legitimacy in hierarchical relationships.42</w:t>
      </w:r>
      <w:r w:rsidRPr="00794373">
        <w:rPr>
          <w:sz w:val="12"/>
        </w:rPr>
        <w:t xml:space="preserve">¶ </w:t>
      </w:r>
      <w:r w:rsidRPr="00AD28F7">
        <w:t>(p.9) The integration of systemically important states into the</w:t>
      </w:r>
      <w:r w:rsidRPr="00794373">
        <w:rPr>
          <w:sz w:val="12"/>
        </w:rPr>
        <w:t xml:space="preserve">¶ </w:t>
      </w:r>
      <w:r w:rsidRPr="00AD28F7">
        <w:t>liberal international order also fits with theories grounded in</w:t>
      </w:r>
      <w:r w:rsidRPr="00794373">
        <w:rPr>
          <w:sz w:val="12"/>
        </w:rPr>
        <w:t xml:space="preserve">¶ </w:t>
      </w:r>
      <w:r w:rsidRPr="00AD28F7">
        <w:t>hegemonic stability and the Bretton Woods regime as essential</w:t>
      </w:r>
      <w:r w:rsidRPr="00794373">
        <w:rPr>
          <w:sz w:val="12"/>
        </w:rPr>
        <w:t xml:space="preserve">¶ </w:t>
      </w:r>
      <w:r w:rsidRPr="00AD28F7">
        <w:t>providers of public goods.43 American leadership has helped</w:t>
      </w:r>
      <w:r w:rsidRPr="00794373">
        <w:rPr>
          <w:sz w:val="12"/>
        </w:rPr>
        <w:t xml:space="preserve">¶ </w:t>
      </w:r>
      <w:r w:rsidRPr="00AD28F7">
        <w:t>produce the triumph of market-based democracies,</w:t>
      </w:r>
      <w:r w:rsidRPr="00794373">
        <w:rPr>
          <w:sz w:val="12"/>
        </w:rPr>
        <w:t xml:space="preserve">¶ </w:t>
      </w:r>
      <w:r w:rsidRPr="00AD28F7">
        <w:t>progressive openness to trade, and dramatic increases in</w:t>
      </w:r>
      <w:r w:rsidRPr="00794373">
        <w:rPr>
          <w:sz w:val="12"/>
        </w:rPr>
        <w:t xml:space="preserve">¶ </w:t>
      </w:r>
      <w:r w:rsidRPr="00AD28F7">
        <w:t>living standards since World War II. The United States as a</w:t>
      </w:r>
      <w:r w:rsidRPr="00794373">
        <w:rPr>
          <w:sz w:val="12"/>
        </w:rPr>
        <w:t xml:space="preserve">¶ </w:t>
      </w:r>
      <w:r w:rsidRPr="00AD28F7">
        <w:t>liberal hegemon promotes cooperation by providing the</w:t>
      </w:r>
      <w:r w:rsidRPr="00794373">
        <w:rPr>
          <w:sz w:val="12"/>
        </w:rPr>
        <w:t xml:space="preserve">¶ </w:t>
      </w:r>
      <w:r w:rsidRPr="00AD28F7">
        <w:t>market of last resort; offering stable long-term lending,</w:t>
      </w:r>
      <w:r w:rsidRPr="00794373">
        <w:rPr>
          <w:sz w:val="12"/>
        </w:rPr>
        <w:t xml:space="preserve">¶ </w:t>
      </w:r>
      <w:r w:rsidRPr="00AD28F7">
        <w:t>including lending in crises; ensuring a deep, liquid, and open</w:t>
      </w:r>
      <w:r w:rsidRPr="00794373">
        <w:rPr>
          <w:sz w:val="12"/>
        </w:rPr>
        <w:t xml:space="preserve">¶ </w:t>
      </w:r>
      <w:r w:rsidRPr="00AD28F7">
        <w:t>capital market that buttresses the world’s dominant reserve</w:t>
      </w:r>
      <w:r w:rsidRPr="00794373">
        <w:rPr>
          <w:sz w:val="12"/>
        </w:rPr>
        <w:t xml:space="preserve">¶ </w:t>
      </w:r>
      <w:r w:rsidRPr="00AD28F7">
        <w:t>currency as a safe haven; and helping to coordinate</w:t>
      </w:r>
      <w:r w:rsidRPr="00794373">
        <w:rPr>
          <w:sz w:val="12"/>
        </w:rPr>
        <w:t xml:space="preserve">¶ </w:t>
      </w:r>
      <w:r w:rsidRPr="00AD28F7">
        <w:t>macroeconomic policies.44 The hegemon accomplishes such</w:t>
      </w:r>
      <w:r w:rsidRPr="00794373">
        <w:rPr>
          <w:sz w:val="12"/>
        </w:rPr>
        <w:t xml:space="preserve">¶ </w:t>
      </w:r>
      <w:r w:rsidRPr="00AD28F7">
        <w:t>goals by mitigating distributional conflict and enforcement</w:t>
      </w:r>
      <w:r w:rsidRPr="00794373">
        <w:rPr>
          <w:sz w:val="12"/>
        </w:rPr>
        <w:t xml:space="preserve">¶ </w:t>
      </w:r>
      <w:r w:rsidRPr="00AD28F7">
        <w:t>problems while accepting formal rules that reduce incentives</w:t>
      </w:r>
      <w:r w:rsidRPr="00794373">
        <w:rPr>
          <w:sz w:val="12"/>
        </w:rPr>
        <w:t xml:space="preserve">¶ </w:t>
      </w:r>
      <w:r w:rsidRPr="00AD28F7">
        <w:t>to exploit weaker partners.45</w:t>
      </w:r>
      <w:r w:rsidRPr="00794373">
        <w:rPr>
          <w:sz w:val="12"/>
        </w:rPr>
        <w:t xml:space="preserve">¶ </w:t>
      </w:r>
      <w:r w:rsidRPr="00794373">
        <w:rPr>
          <w:rStyle w:val="StyleUnderline"/>
        </w:rPr>
        <w:t>One can find some evidence of a preference for such a global</w:t>
      </w:r>
      <w:r w:rsidRPr="00794373">
        <w:rPr>
          <w:rStyle w:val="StyleUnderline"/>
          <w:sz w:val="12"/>
        </w:rPr>
        <w:t xml:space="preserve">¶ </w:t>
      </w:r>
      <w:r w:rsidRPr="00794373">
        <w:rPr>
          <w:rStyle w:val="StyleUnderline"/>
        </w:rPr>
        <w:t>system among the BRICS, as demonstrated by China’s</w:t>
      </w:r>
      <w:r w:rsidRPr="00794373">
        <w:rPr>
          <w:rStyle w:val="StyleUnderline"/>
          <w:sz w:val="12"/>
        </w:rPr>
        <w:t xml:space="preserve">¶ </w:t>
      </w:r>
      <w:r w:rsidRPr="00794373">
        <w:rPr>
          <w:rStyle w:val="StyleUnderline"/>
        </w:rPr>
        <w:t>“peaceful rise” strategy46 and the BRICS’ collective financial</w:t>
      </w:r>
      <w:r w:rsidRPr="00794373">
        <w:rPr>
          <w:rStyle w:val="StyleUnderline"/>
          <w:sz w:val="12"/>
        </w:rPr>
        <w:t xml:space="preserve">¶ </w:t>
      </w:r>
      <w:r w:rsidRPr="00794373">
        <w:rPr>
          <w:rStyle w:val="StyleUnderline"/>
        </w:rPr>
        <w:t>statecraft decision to contribute billions of dollars to the IMF</w:t>
      </w:r>
      <w:r w:rsidRPr="00794373">
        <w:rPr>
          <w:rStyle w:val="StyleUnderline"/>
          <w:sz w:val="12"/>
        </w:rPr>
        <w:t xml:space="preserve">¶ </w:t>
      </w:r>
      <w:r w:rsidRPr="00794373">
        <w:rPr>
          <w:rStyle w:val="StyleUnderline"/>
        </w:rPr>
        <w:t>during the recent global financial crisis.</w:t>
      </w:r>
      <w:r w:rsidRPr="00AD28F7">
        <w:t xml:space="preserve"> The IMF would better</w:t>
      </w:r>
      <w:r w:rsidRPr="00794373">
        <w:rPr>
          <w:sz w:val="12"/>
        </w:rPr>
        <w:t xml:space="preserve">¶ </w:t>
      </w:r>
      <w:r w:rsidRPr="00AD28F7">
        <w:t xml:space="preserve">safeguard their capital than bilateral loans, but </w:t>
      </w:r>
      <w:r w:rsidRPr="00794373">
        <w:rPr>
          <w:rStyle w:val="StyleUnderline"/>
        </w:rPr>
        <w:t>as important</w:t>
      </w:r>
      <w:r w:rsidRPr="00794373">
        <w:rPr>
          <w:rStyle w:val="StyleUnderline"/>
          <w:sz w:val="12"/>
        </w:rPr>
        <w:t xml:space="preserve">¶ </w:t>
      </w:r>
      <w:r w:rsidRPr="00794373">
        <w:rPr>
          <w:rStyle w:val="StyleUnderline"/>
        </w:rPr>
        <w:t>for these rising powers was the signal that they are</w:t>
      </w:r>
      <w:r w:rsidRPr="00794373">
        <w:rPr>
          <w:rStyle w:val="StyleUnderline"/>
          <w:sz w:val="12"/>
        </w:rPr>
        <w:t xml:space="preserve">¶ </w:t>
      </w:r>
      <w:r w:rsidRPr="00794373">
        <w:rPr>
          <w:rStyle w:val="StyleUnderline"/>
        </w:rPr>
        <w:t>“responsible stakeholders,”47 worthy of greater voting power</w:t>
      </w:r>
      <w:r w:rsidRPr="00794373">
        <w:rPr>
          <w:rStyle w:val="StyleUnderline"/>
          <w:sz w:val="12"/>
        </w:rPr>
        <w:t xml:space="preserve">¶ </w:t>
      </w:r>
      <w:r w:rsidRPr="00794373">
        <w:rPr>
          <w:rStyle w:val="StyleUnderline"/>
        </w:rPr>
        <w:t>and leadership positions.</w:t>
      </w:r>
      <w:r w:rsidRPr="00AD28F7">
        <w:t xml:space="preserve"> According to Chinese Foreign</w:t>
      </w:r>
      <w:r w:rsidRPr="00794373">
        <w:rPr>
          <w:sz w:val="12"/>
        </w:rPr>
        <w:t xml:space="preserve">¶ </w:t>
      </w:r>
      <w:r w:rsidRPr="00AD28F7">
        <w:t>Minister Wang Yi, China seeks “to play a bigger role in the</w:t>
      </w:r>
      <w:r w:rsidRPr="00794373">
        <w:rPr>
          <w:sz w:val="12"/>
        </w:rPr>
        <w:t xml:space="preserve">¶ </w:t>
      </w:r>
      <w:r w:rsidRPr="00AD28F7">
        <w:t>existing international order and system” but is “not building a</w:t>
      </w:r>
      <w:r w:rsidRPr="00794373">
        <w:rPr>
          <w:sz w:val="12"/>
        </w:rPr>
        <w:t xml:space="preserve">¶ </w:t>
      </w:r>
      <w:r w:rsidRPr="00AD28F7">
        <w:t>rival system.”48</w:t>
      </w:r>
      <w:r w:rsidRPr="00794373">
        <w:rPr>
          <w:sz w:val="12"/>
        </w:rPr>
        <w:t xml:space="preserve">¶ </w:t>
      </w:r>
      <w:r w:rsidRPr="00AD28F7">
        <w:t>The historical record shows that the United States actively</w:t>
      </w:r>
      <w:r w:rsidRPr="00794373">
        <w:rPr>
          <w:sz w:val="12"/>
        </w:rPr>
        <w:t xml:space="preserve">¶ </w:t>
      </w:r>
      <w:r w:rsidRPr="00AD28F7">
        <w:t>facilitated conditions for the emerging powers to behave as</w:t>
      </w:r>
      <w:r w:rsidRPr="00794373">
        <w:rPr>
          <w:sz w:val="12"/>
        </w:rPr>
        <w:t xml:space="preserve">¶ </w:t>
      </w:r>
      <w:r w:rsidRPr="00AD28F7">
        <w:t>joiners, but only in economic multilateral institutions and</w:t>
      </w:r>
      <w:r w:rsidRPr="00794373">
        <w:rPr>
          <w:sz w:val="12"/>
        </w:rPr>
        <w:t xml:space="preserve">¶ </w:t>
      </w:r>
      <w:r w:rsidRPr="00AD28F7">
        <w:t>international markets, not in U.S. alliances, and not in ways</w:t>
      </w:r>
      <w:r w:rsidRPr="00794373">
        <w:rPr>
          <w:sz w:val="12"/>
        </w:rPr>
        <w:t xml:space="preserve">¶ </w:t>
      </w:r>
      <w:r w:rsidRPr="00AD28F7">
        <w:t>that displaced American preponderance.49 China was an early</w:t>
      </w:r>
      <w:r w:rsidRPr="00794373">
        <w:rPr>
          <w:sz w:val="12"/>
        </w:rPr>
        <w:t xml:space="preserve">¶ </w:t>
      </w:r>
      <w:r w:rsidRPr="00AD28F7">
        <w:t>beneficiary of the American strategy at the time of the</w:t>
      </w:r>
      <w:r w:rsidRPr="00794373">
        <w:rPr>
          <w:sz w:val="12"/>
        </w:rPr>
        <w:t xml:space="preserve">¶ </w:t>
      </w:r>
      <w:r w:rsidRPr="00AD28F7">
        <w:t>establishment of the Bretton Woods institutions, winning the</w:t>
      </w:r>
      <w:r w:rsidRPr="00794373">
        <w:rPr>
          <w:sz w:val="12"/>
        </w:rPr>
        <w:t xml:space="preserve">¶ </w:t>
      </w:r>
      <w:r w:rsidRPr="00AD28F7">
        <w:t>fourth-largest quota and number of voting shares in the IMF</w:t>
      </w:r>
      <w:r w:rsidRPr="00794373">
        <w:rPr>
          <w:sz w:val="12"/>
        </w:rPr>
        <w:t xml:space="preserve">¶ </w:t>
      </w:r>
      <w:r w:rsidRPr="00AD28F7">
        <w:t>and World Bank, above France, Brazil, and India, all of which</w:t>
      </w:r>
      <w:r w:rsidRPr="00794373">
        <w:rPr>
          <w:sz w:val="12"/>
        </w:rPr>
        <w:t xml:space="preserve">¶ </w:t>
      </w:r>
      <w:r w:rsidRPr="00AD28F7">
        <w:t>had lobbied to be among the major players. As discussed in</w:t>
      </w:r>
      <w:r w:rsidRPr="00794373">
        <w:rPr>
          <w:sz w:val="12"/>
        </w:rPr>
        <w:t xml:space="preserve">¶ </w:t>
      </w:r>
      <w:r w:rsidRPr="00AD28F7">
        <w:t>Chapter 4, from the 1940s, in preparation for the Bretton</w:t>
      </w:r>
      <w:r w:rsidRPr="00794373">
        <w:rPr>
          <w:sz w:val="12"/>
        </w:rPr>
        <w:t xml:space="preserve">¶ </w:t>
      </w:r>
      <w:r w:rsidRPr="00AD28F7">
        <w:t>Woods Conference, through the Cold War, and especially after</w:t>
      </w:r>
      <w:r w:rsidRPr="00794373">
        <w:rPr>
          <w:sz w:val="12"/>
        </w:rPr>
        <w:t xml:space="preserve">¶ </w:t>
      </w:r>
      <w:r w:rsidRPr="00AD28F7">
        <w:t>the normalization of relations in the 1970s under President</w:t>
      </w:r>
      <w:r w:rsidRPr="00794373">
        <w:rPr>
          <w:sz w:val="12"/>
        </w:rPr>
        <w:t xml:space="preserve">¶ </w:t>
      </w:r>
      <w:r w:rsidRPr="00AD28F7">
        <w:t>Richard Nixon and Chairman Mao Zedong, China urgently</w:t>
      </w:r>
      <w:r w:rsidRPr="00794373">
        <w:rPr>
          <w:sz w:val="12"/>
        </w:rPr>
        <w:t xml:space="preserve">¶ </w:t>
      </w:r>
      <w:r w:rsidRPr="00AD28F7">
        <w:t>appealed for permission to participate in the IMF and World</w:t>
      </w:r>
      <w:r w:rsidRPr="00794373">
        <w:rPr>
          <w:sz w:val="12"/>
        </w:rPr>
        <w:t xml:space="preserve">¶ </w:t>
      </w:r>
      <w:r w:rsidRPr="00AD28F7">
        <w:t>Bank, gain a high quota level, and sit at the top tables.</w:t>
      </w:r>
      <w:r w:rsidRPr="00794373">
        <w:rPr>
          <w:sz w:val="12"/>
        </w:rPr>
        <w:t xml:space="preserve">¶ </w:t>
      </w:r>
      <w:r w:rsidRPr="00AD28F7">
        <w:t>Following a careful process administered by the IMF, the</w:t>
      </w:r>
      <w:r w:rsidRPr="00794373">
        <w:rPr>
          <w:sz w:val="12"/>
        </w:rPr>
        <w:t xml:space="preserve">¶ </w:t>
      </w:r>
      <w:r w:rsidRPr="00AD28F7">
        <w:t>United States eventually set the terms to unseat Taiwan and</w:t>
      </w:r>
      <w:r w:rsidRPr="00794373">
        <w:rPr>
          <w:sz w:val="12"/>
        </w:rPr>
        <w:t xml:space="preserve">¶ </w:t>
      </w:r>
      <w:r w:rsidRPr="00AD28F7">
        <w:t>give China 3.63 percent of voting power, as well as a quota</w:t>
      </w:r>
      <w:r w:rsidRPr="00794373">
        <w:rPr>
          <w:sz w:val="12"/>
        </w:rPr>
        <w:t xml:space="preserve">¶ </w:t>
      </w:r>
      <w:r w:rsidRPr="00AD28F7">
        <w:t>allocation, which China promptly attempted to increase.50</w:t>
      </w:r>
      <w:r w:rsidRPr="00794373">
        <w:rPr>
          <w:sz w:val="12"/>
        </w:rPr>
        <w:t xml:space="preserve">¶ </w:t>
      </w:r>
      <w:r w:rsidRPr="00AD28F7">
        <w:t>China also gained an executive director (ED) position on the</w:t>
      </w:r>
      <w:r w:rsidRPr="00794373">
        <w:rPr>
          <w:sz w:val="12"/>
        </w:rPr>
        <w:t xml:space="preserve">¶ </w:t>
      </w:r>
      <w:r w:rsidRPr="00AD28F7">
        <w:t>board when it regained its seat in 1980. More recently, the</w:t>
      </w:r>
      <w:r w:rsidRPr="00794373">
        <w:rPr>
          <w:sz w:val="12"/>
        </w:rPr>
        <w:t xml:space="preserve">¶ </w:t>
      </w:r>
      <w:r w:rsidRPr="00AD28F7">
        <w:t>United States has worked informally to support giving China</w:t>
      </w:r>
      <w:r w:rsidRPr="00794373">
        <w:rPr>
          <w:sz w:val="12"/>
        </w:rPr>
        <w:t xml:space="preserve">¶ </w:t>
      </w:r>
      <w:r w:rsidRPr="00AD28F7">
        <w:t>more senior roles and positions in the IMF and World Bank</w:t>
      </w:r>
      <w:proofErr w:type="gramStart"/>
      <w:r w:rsidRPr="00AD28F7">
        <w:t>,</w:t>
      </w:r>
      <w:r w:rsidRPr="00794373">
        <w:rPr>
          <w:sz w:val="12"/>
        </w:rPr>
        <w:t>¶</w:t>
      </w:r>
      <w:proofErr w:type="gramEnd"/>
      <w:r w:rsidRPr="00794373">
        <w:rPr>
          <w:sz w:val="12"/>
        </w:rPr>
        <w:t xml:space="preserve"> </w:t>
      </w:r>
      <w:r w:rsidRPr="00AD28F7">
        <w:t>even while Congress delayed implementation of the agreed</w:t>
      </w:r>
      <w:r w:rsidRPr="00794373">
        <w:rPr>
          <w:sz w:val="12"/>
        </w:rPr>
        <w:t xml:space="preserve">¶ </w:t>
      </w:r>
      <w:r w:rsidRPr="00AD28F7">
        <w:t>package of reforms of voting shares. It is important to note</w:t>
      </w:r>
      <w:r w:rsidRPr="00794373">
        <w:rPr>
          <w:sz w:val="12"/>
        </w:rPr>
        <w:t xml:space="preserve">¶ </w:t>
      </w:r>
      <w:r w:rsidRPr="00AD28F7">
        <w:t>that China had begun pressing for strong reforms of the</w:t>
      </w:r>
      <w:r w:rsidRPr="00794373">
        <w:rPr>
          <w:sz w:val="12"/>
        </w:rPr>
        <w:t xml:space="preserve">¶ </w:t>
      </w:r>
      <w:r w:rsidRPr="00AD28F7">
        <w:t>governance structures of the World Bank and IMF in 2005, a</w:t>
      </w:r>
      <w:r w:rsidRPr="00794373">
        <w:rPr>
          <w:sz w:val="12"/>
        </w:rPr>
        <w:t xml:space="preserve">¶ </w:t>
      </w:r>
      <w:r w:rsidRPr="00AD28F7">
        <w:t>year before Moscow initiated the BRICs consultations.51</w:t>
      </w:r>
      <w:r w:rsidRPr="00794373">
        <w:rPr>
          <w:sz w:val="12"/>
        </w:rPr>
        <w:t xml:space="preserve">¶ </w:t>
      </w:r>
      <w:r w:rsidRPr="00AD28F7">
        <w:t>A second example of the U.S. strategy to facilitate joiners</w:t>
      </w:r>
      <w:r w:rsidRPr="00794373">
        <w:rPr>
          <w:sz w:val="12"/>
        </w:rPr>
        <w:t xml:space="preserve">¶ </w:t>
      </w:r>
      <w:r w:rsidRPr="00AD28F7">
        <w:t>centers on Russia in the early 1990s, when it was reeling from</w:t>
      </w:r>
      <w:r w:rsidRPr="00794373">
        <w:rPr>
          <w:sz w:val="12"/>
        </w:rPr>
        <w:t xml:space="preserve">¶ </w:t>
      </w:r>
      <w:r w:rsidRPr="00AD28F7">
        <w:t>economic crisis after the collapse of the Soviet Union. (p.10)</w:t>
      </w:r>
      <w:r w:rsidRPr="00794373">
        <w:rPr>
          <w:sz w:val="12"/>
        </w:rPr>
        <w:t xml:space="preserve">¶ </w:t>
      </w:r>
      <w:r w:rsidRPr="00AD28F7">
        <w:t>Although the United States and its G7 partners were unwilling</w:t>
      </w:r>
      <w:r w:rsidRPr="00794373">
        <w:rPr>
          <w:sz w:val="12"/>
        </w:rPr>
        <w:t xml:space="preserve">¶ </w:t>
      </w:r>
      <w:r w:rsidRPr="00AD28F7">
        <w:t>to fire a big financial bazooka in support of Russia’s attempted</w:t>
      </w:r>
      <w:r w:rsidRPr="00794373">
        <w:rPr>
          <w:sz w:val="12"/>
        </w:rPr>
        <w:t xml:space="preserve">¶ </w:t>
      </w:r>
      <w:r w:rsidRPr="00AD28F7">
        <w:t>reforms,52 Washington allowed the IMF technical staff, then</w:t>
      </w:r>
      <w:r w:rsidRPr="00794373">
        <w:rPr>
          <w:sz w:val="12"/>
        </w:rPr>
        <w:t xml:space="preserve">¶ </w:t>
      </w:r>
      <w:r w:rsidRPr="00AD28F7">
        <w:t>guesstimating Russian figures, to arrive at an artificially high</w:t>
      </w:r>
      <w:r w:rsidRPr="00794373">
        <w:rPr>
          <w:sz w:val="12"/>
        </w:rPr>
        <w:t xml:space="preserve">¶ </w:t>
      </w:r>
      <w:r w:rsidRPr="00AD28F7">
        <w:t>quota share in the IMF on the basis of a generous and inflated</w:t>
      </w:r>
      <w:r w:rsidRPr="00794373">
        <w:rPr>
          <w:sz w:val="12"/>
        </w:rPr>
        <w:t xml:space="preserve">¶ </w:t>
      </w:r>
      <w:r w:rsidRPr="00AD28F7">
        <w:t>assessment of Russia’s economic size. This was done in order</w:t>
      </w:r>
      <w:r w:rsidRPr="00794373">
        <w:rPr>
          <w:sz w:val="12"/>
        </w:rPr>
        <w:t xml:space="preserve">¶ </w:t>
      </w:r>
      <w:r w:rsidRPr="00AD28F7">
        <w:t xml:space="preserve">to keep Moscow under the Bretton </w:t>
      </w:r>
      <w:proofErr w:type="gramStart"/>
      <w:r w:rsidRPr="00AD28F7">
        <w:t>Woods</w:t>
      </w:r>
      <w:proofErr w:type="gramEnd"/>
      <w:r w:rsidRPr="00AD28F7">
        <w:t xml:space="preserve"> tent and broadly in</w:t>
      </w:r>
      <w:r w:rsidRPr="00794373">
        <w:rPr>
          <w:sz w:val="12"/>
        </w:rPr>
        <w:t xml:space="preserve">¶ </w:t>
      </w:r>
      <w:r w:rsidRPr="00AD28F7">
        <w:t>the Western orbit. Russia also lobbied hard for, and was</w:t>
      </w:r>
      <w:r w:rsidRPr="00794373">
        <w:rPr>
          <w:sz w:val="12"/>
        </w:rPr>
        <w:t xml:space="preserve">¶ </w:t>
      </w:r>
      <w:r w:rsidRPr="00AD28F7">
        <w:t>granted, a constituency-free ED position in 1992, despite its</w:t>
      </w:r>
      <w:r w:rsidRPr="00794373">
        <w:rPr>
          <w:sz w:val="12"/>
        </w:rPr>
        <w:t xml:space="preserve">¶ </w:t>
      </w:r>
      <w:r w:rsidRPr="00AD28F7">
        <w:t>relatively small economy, and was invited to join the G7</w:t>
      </w:r>
      <w:r w:rsidRPr="00794373">
        <w:rPr>
          <w:sz w:val="12"/>
        </w:rPr>
        <w:t xml:space="preserve">¶ </w:t>
      </w:r>
      <w:r w:rsidRPr="00AD28F7">
        <w:t>political club (albeit not the G7 finance ministers’ group).</w:t>
      </w:r>
      <w:r w:rsidRPr="00794373">
        <w:rPr>
          <w:sz w:val="12"/>
        </w:rPr>
        <w:t xml:space="preserve">¶ </w:t>
      </w:r>
      <w:r w:rsidRPr="00AD28F7">
        <w:t>These boosts functioned as additional side-payments to reflect</w:t>
      </w:r>
      <w:r w:rsidRPr="00794373">
        <w:rPr>
          <w:sz w:val="12"/>
        </w:rPr>
        <w:t xml:space="preserve">¶ </w:t>
      </w:r>
      <w:r w:rsidRPr="00AD28F7">
        <w:t>Russia’s prominence as a democratizing former superpower.53</w:t>
      </w:r>
      <w:r w:rsidRPr="00794373">
        <w:rPr>
          <w:sz w:val="12"/>
        </w:rPr>
        <w:t xml:space="preserve">¶ </w:t>
      </w:r>
      <w:r w:rsidRPr="00AD28F7">
        <w:t>Western governments sought to contain the Russian political</w:t>
      </w:r>
      <w:r w:rsidRPr="00794373">
        <w:rPr>
          <w:sz w:val="12"/>
        </w:rPr>
        <w:t xml:space="preserve">¶ </w:t>
      </w:r>
      <w:r w:rsidRPr="00AD28F7">
        <w:t>backlash against American support for Russia’s political and</w:t>
      </w:r>
      <w:r w:rsidRPr="00794373">
        <w:rPr>
          <w:sz w:val="12"/>
        </w:rPr>
        <w:t xml:space="preserve">¶ </w:t>
      </w:r>
      <w:r w:rsidRPr="00AD28F7">
        <w:t>economic transformation.</w:t>
      </w:r>
      <w:r w:rsidRPr="00794373">
        <w:rPr>
          <w:sz w:val="12"/>
        </w:rPr>
        <w:t xml:space="preserve">¶ </w:t>
      </w:r>
      <w:r w:rsidRPr="00794373">
        <w:rPr>
          <w:rStyle w:val="StyleUnderline"/>
        </w:rPr>
        <w:t>Unlike past historical periods, mutually beneficial cooperation</w:t>
      </w:r>
      <w:r w:rsidRPr="00794373">
        <w:rPr>
          <w:rStyle w:val="StyleUnderline"/>
          <w:sz w:val="12"/>
        </w:rPr>
        <w:t xml:space="preserve">¶ </w:t>
      </w:r>
      <w:r w:rsidRPr="00794373">
        <w:rPr>
          <w:rStyle w:val="StyleUnderline"/>
        </w:rPr>
        <w:t>has been possible</w:t>
      </w:r>
      <w:r w:rsidRPr="00AD28F7">
        <w:t>, as John Ruggie argues</w:t>
      </w:r>
      <w:r w:rsidRPr="00794373">
        <w:rPr>
          <w:rStyle w:val="StyleUnderline"/>
        </w:rPr>
        <w:t xml:space="preserve">, because it </w:t>
      </w:r>
      <w:r w:rsidRPr="00AD28F7">
        <w:t>emanates</w:t>
      </w:r>
      <w:r w:rsidRPr="00794373">
        <w:rPr>
          <w:sz w:val="12"/>
        </w:rPr>
        <w:t xml:space="preserve">¶ </w:t>
      </w:r>
      <w:r w:rsidRPr="00AD28F7">
        <w:t>not solely from the prevailing distribution of power, but rather</w:t>
      </w:r>
      <w:r w:rsidRPr="00794373">
        <w:rPr>
          <w:sz w:val="12"/>
        </w:rPr>
        <w:t xml:space="preserve">¶ </w:t>
      </w:r>
      <w:r w:rsidRPr="00794373">
        <w:rPr>
          <w:rStyle w:val="StyleUnderline"/>
        </w:rPr>
        <w:t>rests on a foundation of institutions and rules conceived as a</w:t>
      </w:r>
      <w:r w:rsidRPr="00794373">
        <w:rPr>
          <w:rStyle w:val="StyleUnderline"/>
          <w:sz w:val="12"/>
        </w:rPr>
        <w:t xml:space="preserve">¶ </w:t>
      </w:r>
      <w:r w:rsidRPr="00794373">
        <w:rPr>
          <w:rStyle w:val="StyleUnderline"/>
        </w:rPr>
        <w:t>“fusion of power and legitimate social purpose.”</w:t>
      </w:r>
      <w:r w:rsidRPr="00AD28F7">
        <w:t xml:space="preserve">54 </w:t>
      </w:r>
      <w:r w:rsidRPr="00794373">
        <w:rPr>
          <w:rStyle w:val="StyleUnderline"/>
        </w:rPr>
        <w:t>A new</w:t>
      </w:r>
      <w:r w:rsidRPr="00794373">
        <w:rPr>
          <w:rStyle w:val="StyleUnderline"/>
          <w:sz w:val="12"/>
        </w:rPr>
        <w:t xml:space="preserve">¶ </w:t>
      </w:r>
      <w:r w:rsidRPr="00794373">
        <w:rPr>
          <w:rStyle w:val="StyleUnderline"/>
        </w:rPr>
        <w:t>distribution of power</w:t>
      </w:r>
      <w:r w:rsidRPr="00AD28F7">
        <w:t>, in this view, may involve new</w:t>
      </w:r>
      <w:r w:rsidRPr="00794373">
        <w:rPr>
          <w:sz w:val="12"/>
        </w:rPr>
        <w:t xml:space="preserve">¶ </w:t>
      </w:r>
      <w:r w:rsidRPr="00AD28F7">
        <w:t xml:space="preserve">instruments but still </w:t>
      </w:r>
      <w:r w:rsidRPr="00794373">
        <w:rPr>
          <w:rStyle w:val="StyleUnderline"/>
        </w:rPr>
        <w:t>could “reflect shared purposes,”55 such as</w:t>
      </w:r>
      <w:r w:rsidRPr="00794373">
        <w:rPr>
          <w:rStyle w:val="StyleUnderline"/>
          <w:sz w:val="12"/>
        </w:rPr>
        <w:t xml:space="preserve">¶ </w:t>
      </w:r>
      <w:r w:rsidRPr="00794373">
        <w:rPr>
          <w:rStyle w:val="StyleUnderline"/>
        </w:rPr>
        <w:t>multilateralism and openness</w:t>
      </w:r>
      <w:r w:rsidRPr="00AD28F7">
        <w:t>, rather than aiming for the</w:t>
      </w:r>
      <w:r w:rsidRPr="00794373">
        <w:rPr>
          <w:sz w:val="12"/>
        </w:rPr>
        <w:t xml:space="preserve">¶ </w:t>
      </w:r>
      <w:r w:rsidRPr="00AD28F7">
        <w:t>utopian goal of a “harmony of interests.” Similarly, besides the</w:t>
      </w:r>
      <w:r w:rsidRPr="00794373">
        <w:rPr>
          <w:sz w:val="12"/>
        </w:rPr>
        <w:t xml:space="preserve">¶ </w:t>
      </w:r>
      <w:r w:rsidRPr="00AD28F7">
        <w:t>“distribution of power and the hierarchy of prestige,” Robert</w:t>
      </w:r>
      <w:r w:rsidRPr="00794373">
        <w:rPr>
          <w:sz w:val="12"/>
        </w:rPr>
        <w:t xml:space="preserve">¶ </w:t>
      </w:r>
      <w:r w:rsidRPr="00AD28F7">
        <w:t>Gilpin specifies “a set of rights and rules” as being essential</w:t>
      </w:r>
      <w:r w:rsidRPr="00794373">
        <w:rPr>
          <w:sz w:val="12"/>
        </w:rPr>
        <w:t xml:space="preserve">¶ </w:t>
      </w:r>
      <w:r w:rsidRPr="00AD28F7">
        <w:t xml:space="preserve">for global governance.56 </w:t>
      </w:r>
      <w:proofErr w:type="gramStart"/>
      <w:r w:rsidRPr="00AD28F7">
        <w:t>The</w:t>
      </w:r>
      <w:proofErr w:type="gramEnd"/>
      <w:r w:rsidRPr="00AD28F7">
        <w:t xml:space="preserve"> benefits of such rules and</w:t>
      </w:r>
      <w:r w:rsidRPr="00794373">
        <w:rPr>
          <w:sz w:val="12"/>
        </w:rPr>
        <w:t xml:space="preserve">¶ </w:t>
      </w:r>
      <w:r w:rsidRPr="00AD28F7">
        <w:t xml:space="preserve">multilateral cooperation could even be </w:t>
      </w:r>
      <w:r w:rsidRPr="00794373">
        <w:rPr>
          <w:rStyle w:val="StyleUnderline"/>
        </w:rPr>
        <w:t>maintained “after</w:t>
      </w:r>
      <w:r w:rsidRPr="00794373">
        <w:rPr>
          <w:rStyle w:val="StyleUnderline"/>
          <w:sz w:val="12"/>
        </w:rPr>
        <w:t xml:space="preserve">¶ </w:t>
      </w:r>
      <w:r w:rsidRPr="00794373">
        <w:rPr>
          <w:rStyle w:val="StyleUnderline"/>
        </w:rPr>
        <w:t>hegemony.”</w:t>
      </w:r>
      <w:r w:rsidRPr="00AD28F7">
        <w:t>57 Within the basic rules structure, as Ruggie</w:t>
      </w:r>
      <w:r w:rsidRPr="00794373">
        <w:rPr>
          <w:sz w:val="12"/>
        </w:rPr>
        <w:t xml:space="preserve">¶ </w:t>
      </w:r>
      <w:r w:rsidRPr="00AD28F7">
        <w:t>suggests, new powerful actors, such as the BRICS, can</w:t>
      </w:r>
      <w:r w:rsidRPr="00794373">
        <w:rPr>
          <w:sz w:val="12"/>
        </w:rPr>
        <w:t xml:space="preserve">¶ </w:t>
      </w:r>
      <w:r w:rsidRPr="00AD28F7">
        <w:t xml:space="preserve">promote new instruments, including the NDB and AIIB. </w:t>
      </w:r>
      <w:r w:rsidRPr="00794373">
        <w:rPr>
          <w:rStyle w:val="Emphasis"/>
        </w:rPr>
        <w:t>Hence,</w:t>
      </w:r>
      <w:r w:rsidRPr="00794373">
        <w:rPr>
          <w:rStyle w:val="Emphasis"/>
          <w:sz w:val="12"/>
        </w:rPr>
        <w:t xml:space="preserve">¶ </w:t>
      </w:r>
      <w:r w:rsidRPr="00794373">
        <w:rPr>
          <w:rStyle w:val="Emphasis"/>
        </w:rPr>
        <w:t>despite the diffusion of international power, a benign, rulesbased</w:t>
      </w:r>
      <w:r w:rsidRPr="00794373">
        <w:rPr>
          <w:rStyle w:val="Emphasis"/>
          <w:sz w:val="12"/>
        </w:rPr>
        <w:t xml:space="preserve">¶ </w:t>
      </w:r>
      <w:r w:rsidRPr="00794373">
        <w:rPr>
          <w:rStyle w:val="Emphasis"/>
        </w:rPr>
        <w:t>system has an appeal even to modernizing,</w:t>
      </w:r>
      <w:r w:rsidRPr="00794373">
        <w:rPr>
          <w:rStyle w:val="Emphasis"/>
          <w:sz w:val="12"/>
        </w:rPr>
        <w:t xml:space="preserve">¶ </w:t>
      </w:r>
      <w:r w:rsidRPr="00794373">
        <w:rPr>
          <w:rStyle w:val="Emphasis"/>
        </w:rPr>
        <w:t>authoritarian countries such as China and Russia, for</w:t>
      </w:r>
      <w:r w:rsidRPr="00794373">
        <w:rPr>
          <w:rStyle w:val="Emphasis"/>
          <w:sz w:val="12"/>
        </w:rPr>
        <w:t xml:space="preserve">¶ </w:t>
      </w:r>
      <w:r w:rsidRPr="00794373">
        <w:rPr>
          <w:rStyle w:val="Emphasis"/>
        </w:rPr>
        <w:t>providing stability and serving their interest in economic</w:t>
      </w:r>
      <w:r w:rsidRPr="00794373">
        <w:rPr>
          <w:rStyle w:val="Emphasis"/>
          <w:sz w:val="12"/>
        </w:rPr>
        <w:t xml:space="preserve">¶ </w:t>
      </w:r>
      <w:r w:rsidRPr="00794373">
        <w:rPr>
          <w:rStyle w:val="Emphasis"/>
        </w:rPr>
        <w:t>investment and growth.</w:t>
      </w:r>
      <w:r w:rsidRPr="00AD28F7">
        <w:t xml:space="preserve"> In this context, China is characterized</w:t>
      </w:r>
      <w:r w:rsidRPr="00794373">
        <w:rPr>
          <w:sz w:val="12"/>
        </w:rPr>
        <w:t xml:space="preserve">¶ </w:t>
      </w:r>
      <w:r w:rsidRPr="00AD28F7">
        <w:t>as a “reform-minded status quo state” which “accepts the</w:t>
      </w:r>
      <w:r w:rsidRPr="00794373">
        <w:rPr>
          <w:sz w:val="12"/>
        </w:rPr>
        <w:t xml:space="preserve">¶ </w:t>
      </w:r>
      <w:r w:rsidRPr="00AD28F7">
        <w:t>existing rules”58 and “isn’t interested in changing the</w:t>
      </w:r>
      <w:r w:rsidRPr="00794373">
        <w:rPr>
          <w:sz w:val="12"/>
        </w:rPr>
        <w:t xml:space="preserve">¶ </w:t>
      </w:r>
      <w:r w:rsidRPr="00AD28F7">
        <w:t>international order but rather in maximizing and leveraging its</w:t>
      </w:r>
      <w:r w:rsidRPr="00794373">
        <w:rPr>
          <w:sz w:val="12"/>
        </w:rPr>
        <w:t xml:space="preserve">¶ </w:t>
      </w:r>
      <w:r w:rsidRPr="00AD28F7">
        <w:t>growing interests to shape the existing order to further its</w:t>
      </w:r>
      <w:r w:rsidRPr="00794373">
        <w:rPr>
          <w:sz w:val="12"/>
        </w:rPr>
        <w:t xml:space="preserve">¶ </w:t>
      </w:r>
      <w:r w:rsidRPr="00AD28F7">
        <w:t>interests.”59 Similarly, according to the director of the Russian</w:t>
      </w:r>
      <w:r w:rsidRPr="00794373">
        <w:rPr>
          <w:sz w:val="12"/>
        </w:rPr>
        <w:t xml:space="preserve">¶ </w:t>
      </w:r>
      <w:r w:rsidRPr="00AD28F7">
        <w:t>International Affairs Council, “There is currently no consistent</w:t>
      </w:r>
      <w:proofErr w:type="gramStart"/>
      <w:r w:rsidRPr="00AD28F7">
        <w:t>,</w:t>
      </w:r>
      <w:r w:rsidRPr="00794373">
        <w:rPr>
          <w:sz w:val="12"/>
        </w:rPr>
        <w:t>¶</w:t>
      </w:r>
      <w:proofErr w:type="gramEnd"/>
      <w:r w:rsidRPr="00794373">
        <w:rPr>
          <w:sz w:val="12"/>
        </w:rPr>
        <w:t xml:space="preserve"> </w:t>
      </w:r>
      <w:r w:rsidRPr="00AD28F7">
        <w:t>comprehensive, and fully detailed alternative to the liberal</w:t>
      </w:r>
      <w:r w:rsidRPr="00794373">
        <w:rPr>
          <w:sz w:val="12"/>
        </w:rPr>
        <w:t xml:space="preserve">¶ </w:t>
      </w:r>
      <w:r w:rsidRPr="00AD28F7">
        <w:t>world order.”60</w:t>
      </w:r>
    </w:p>
    <w:p w:rsidR="00B128F4" w:rsidRDefault="00B128F4" w:rsidP="00B128F4"/>
    <w:p w:rsidR="00B128F4" w:rsidRDefault="00B128F4" w:rsidP="00B128F4">
      <w:pPr>
        <w:pStyle w:val="Heading4"/>
      </w:pPr>
      <w:r>
        <w:t>Realism is not inevitable – BRICS coalition is not temporary, long-term peace is possible</w:t>
      </w:r>
    </w:p>
    <w:p w:rsidR="00B128F4" w:rsidRDefault="00B128F4" w:rsidP="00B128F4">
      <w:r w:rsidRPr="00C96CCA">
        <w:rPr>
          <w:rStyle w:val="Style13ptBold"/>
        </w:rPr>
        <w:t>Roberts et al, 17</w:t>
      </w:r>
      <w:r>
        <w:t xml:space="preserve"> </w:t>
      </w:r>
      <w:r w:rsidRPr="00C96CCA">
        <w:t xml:space="preserve">The BRICS and Collective Financial Statecraft </w:t>
      </w:r>
      <w:proofErr w:type="gramStart"/>
      <w:r w:rsidRPr="00C96CCA">
        <w:t>The</w:t>
      </w:r>
      <w:proofErr w:type="gramEnd"/>
      <w:r w:rsidRPr="00C96CCA">
        <w:t xml:space="preserve"> BRICS as a Club Cynthia Roberts, Leslie Armijo, and Saori Katada Published to Oxford Scholarship Online: October 2017¶ DOI: 10</w:t>
      </w:r>
      <w:r>
        <w:t>.1093/oso/9780190697518.001.0001//sj</w:t>
      </w:r>
    </w:p>
    <w:p w:rsidR="00B128F4" w:rsidRDefault="00B128F4" w:rsidP="00B128F4"/>
    <w:p w:rsidR="00B128F4" w:rsidRPr="00AD28F7" w:rsidRDefault="00B128F4" w:rsidP="00B128F4">
      <w:r w:rsidRPr="00794373">
        <w:rPr>
          <w:rStyle w:val="StyleUnderline"/>
        </w:rPr>
        <w:t>The joiner thesis is most strongly countered by hard-core</w:t>
      </w:r>
      <w:r w:rsidRPr="007744CE">
        <w:rPr>
          <w:rStyle w:val="StyleUnderline"/>
          <w:sz w:val="12"/>
        </w:rPr>
        <w:t xml:space="preserve">¶ </w:t>
      </w:r>
      <w:r w:rsidRPr="00794373">
        <w:rPr>
          <w:rStyle w:val="StyleUnderline"/>
        </w:rPr>
        <w:t>realists who contend that rising powers will eventually be</w:t>
      </w:r>
      <w:r w:rsidRPr="007744CE">
        <w:rPr>
          <w:rStyle w:val="StyleUnderline"/>
          <w:sz w:val="12"/>
        </w:rPr>
        <w:t xml:space="preserve">¶ </w:t>
      </w:r>
      <w:r w:rsidRPr="00794373">
        <w:rPr>
          <w:rStyle w:val="StyleUnderline"/>
        </w:rPr>
        <w:t>driven to challenge status quo powers as spoilers and may</w:t>
      </w:r>
      <w:r w:rsidRPr="007744CE">
        <w:rPr>
          <w:rStyle w:val="StyleUnderline"/>
          <w:sz w:val="12"/>
        </w:rPr>
        <w:t xml:space="preserve">¶ </w:t>
      </w:r>
      <w:r w:rsidRPr="00794373">
        <w:rPr>
          <w:rStyle w:val="StyleUnderline"/>
        </w:rPr>
        <w:t>even provoke the historical pattern of wrenching power</w:t>
      </w:r>
      <w:r w:rsidRPr="007744CE">
        <w:rPr>
          <w:rStyle w:val="StyleUnderline"/>
          <w:sz w:val="12"/>
        </w:rPr>
        <w:t xml:space="preserve">¶ </w:t>
      </w:r>
      <w:r w:rsidRPr="00794373">
        <w:rPr>
          <w:rStyle w:val="StyleUnderline"/>
        </w:rPr>
        <w:t>transitions.</w:t>
      </w:r>
      <w:r w:rsidRPr="00AD28F7">
        <w:t xml:space="preserve">61 Even </w:t>
      </w:r>
      <w:r w:rsidRPr="00794373">
        <w:t>moderate</w:t>
      </w:r>
      <w:r w:rsidRPr="00794373">
        <w:rPr>
          <w:rStyle w:val="StyleUnderline"/>
        </w:rPr>
        <w:t xml:space="preserve"> realists recognize that shifts in</w:t>
      </w:r>
      <w:r w:rsidRPr="007744CE">
        <w:rPr>
          <w:rStyle w:val="StyleUnderline"/>
          <w:sz w:val="12"/>
        </w:rPr>
        <w:t xml:space="preserve">¶ </w:t>
      </w:r>
      <w:r w:rsidRPr="00794373">
        <w:rPr>
          <w:rStyle w:val="StyleUnderline"/>
        </w:rPr>
        <w:t>the distribution of power diminish the attractiveness and soft</w:t>
      </w:r>
      <w:r w:rsidRPr="007744CE">
        <w:rPr>
          <w:rStyle w:val="StyleUnderline"/>
          <w:sz w:val="12"/>
        </w:rPr>
        <w:t xml:space="preserve">¶ </w:t>
      </w:r>
      <w:r w:rsidRPr="00794373">
        <w:rPr>
          <w:rStyle w:val="StyleUnderline"/>
        </w:rPr>
        <w:t>power of incumbent institutions given the capacities of</w:t>
      </w:r>
      <w:r w:rsidRPr="007744CE">
        <w:rPr>
          <w:rStyle w:val="StyleUnderline"/>
          <w:sz w:val="12"/>
        </w:rPr>
        <w:t xml:space="preserve">¶ </w:t>
      </w:r>
      <w:r w:rsidRPr="00794373">
        <w:rPr>
          <w:rStyle w:val="StyleUnderline"/>
        </w:rPr>
        <w:t>emerging powers</w:t>
      </w:r>
      <w:r w:rsidRPr="00AD28F7">
        <w:t xml:space="preserve"> such as China allow </w:t>
      </w:r>
      <w:r w:rsidRPr="007744CE">
        <w:rPr>
          <w:rStyle w:val="StyleUnderline"/>
        </w:rPr>
        <w:t>them to act without the</w:t>
      </w:r>
      <w:r w:rsidRPr="007744CE">
        <w:rPr>
          <w:rStyle w:val="StyleUnderline"/>
          <w:sz w:val="12"/>
        </w:rPr>
        <w:t xml:space="preserve">¶ </w:t>
      </w:r>
      <w:r w:rsidRPr="007744CE">
        <w:rPr>
          <w:rStyle w:val="StyleUnderline"/>
        </w:rPr>
        <w:t>United States as competitors</w:t>
      </w:r>
      <w:r w:rsidRPr="00AD28F7">
        <w:t xml:space="preserve"> to the World Bank and IMF.62</w:t>
      </w:r>
      <w:r w:rsidRPr="007744CE">
        <w:rPr>
          <w:sz w:val="12"/>
        </w:rPr>
        <w:t xml:space="preserve">¶ </w:t>
      </w:r>
      <w:r w:rsidRPr="00AD28F7">
        <w:t>Other observers suggest that the BRICS have nothing positive</w:t>
      </w:r>
      <w:r w:rsidRPr="007744CE">
        <w:rPr>
          <w:sz w:val="12"/>
        </w:rPr>
        <w:t xml:space="preserve">¶ </w:t>
      </w:r>
      <w:r w:rsidRPr="00AD28F7">
        <w:t>to offer global governance, in that they essentially behave as</w:t>
      </w:r>
      <w:r w:rsidRPr="007744CE">
        <w:rPr>
          <w:sz w:val="12"/>
        </w:rPr>
        <w:t xml:space="preserve">¶ </w:t>
      </w:r>
      <w:r w:rsidRPr="00AD28F7">
        <w:t xml:space="preserve">free riders and as shirkers, </w:t>
      </w:r>
      <w:r w:rsidRPr="007744CE">
        <w:rPr>
          <w:rStyle w:val="StyleUnderline"/>
        </w:rPr>
        <w:t>with the likely result a G-Zero</w:t>
      </w:r>
      <w:r w:rsidRPr="007744CE">
        <w:rPr>
          <w:rStyle w:val="StyleUnderline"/>
          <w:sz w:val="12"/>
        </w:rPr>
        <w:t xml:space="preserve">¶ </w:t>
      </w:r>
      <w:r w:rsidRPr="007744CE">
        <w:rPr>
          <w:rStyle w:val="StyleUnderline"/>
        </w:rPr>
        <w:t>world where there is greater fragmentation and little</w:t>
      </w:r>
      <w:r w:rsidRPr="007744CE">
        <w:rPr>
          <w:rStyle w:val="StyleUnderline"/>
          <w:sz w:val="12"/>
        </w:rPr>
        <w:t xml:space="preserve">¶ </w:t>
      </w:r>
      <w:r w:rsidRPr="007744CE">
        <w:rPr>
          <w:rStyle w:val="StyleUnderline"/>
        </w:rPr>
        <w:t>productive cooperation to solve international problems.</w:t>
      </w:r>
      <w:r w:rsidRPr="00AD28F7">
        <w:t>63</w:t>
      </w:r>
      <w:r w:rsidRPr="007744CE">
        <w:rPr>
          <w:sz w:val="12"/>
        </w:rPr>
        <w:t xml:space="preserve">¶ </w:t>
      </w:r>
      <w:r w:rsidRPr="00AD28F7">
        <w:t>(p.11) This book finds all three of these images—of joiners,</w:t>
      </w:r>
      <w:r w:rsidRPr="007744CE">
        <w:rPr>
          <w:sz w:val="12"/>
        </w:rPr>
        <w:t xml:space="preserve">¶ </w:t>
      </w:r>
      <w:r w:rsidRPr="00AD28F7">
        <w:t>spoilers, or shirkers—to be only partial representations or</w:t>
      </w:r>
      <w:r w:rsidRPr="007744CE">
        <w:rPr>
          <w:sz w:val="12"/>
        </w:rPr>
        <w:t xml:space="preserve">¶ </w:t>
      </w:r>
      <w:r w:rsidRPr="00AD28F7">
        <w:t xml:space="preserve">unpersuasive. </w:t>
      </w:r>
      <w:r w:rsidRPr="007744CE">
        <w:rPr>
          <w:rStyle w:val="StyleUnderline"/>
        </w:rPr>
        <w:t>While the BRICS, as a group, certainly are</w:t>
      </w:r>
      <w:r w:rsidRPr="007744CE">
        <w:rPr>
          <w:sz w:val="12"/>
        </w:rPr>
        <w:t xml:space="preserve">¶ </w:t>
      </w:r>
      <w:r w:rsidRPr="00AD28F7">
        <w:t xml:space="preserve">revisionists, and thus not </w:t>
      </w:r>
      <w:r w:rsidRPr="007744CE">
        <w:rPr>
          <w:rStyle w:val="StyleUnderline"/>
        </w:rPr>
        <w:t>straightforward joiners, they are</w:t>
      </w:r>
      <w:r w:rsidRPr="007744CE">
        <w:rPr>
          <w:rStyle w:val="StyleUnderline"/>
          <w:sz w:val="12"/>
        </w:rPr>
        <w:t xml:space="preserve">¶ </w:t>
      </w:r>
      <w:r w:rsidRPr="007744CE">
        <w:rPr>
          <w:rStyle w:val="StyleUnderline"/>
        </w:rPr>
        <w:t xml:space="preserve">neither spoilers nor currently shirkers. </w:t>
      </w:r>
      <w:r w:rsidRPr="00AD28F7">
        <w:t>Earlier concerns about</w:t>
      </w:r>
      <w:r w:rsidRPr="007744CE">
        <w:rPr>
          <w:sz w:val="12"/>
        </w:rPr>
        <w:t xml:space="preserve">¶ </w:t>
      </w:r>
      <w:r w:rsidRPr="00AD28F7">
        <w:t>free-riding appear less compelling since the considerable</w:t>
      </w:r>
      <w:r w:rsidRPr="007744CE">
        <w:rPr>
          <w:sz w:val="12"/>
        </w:rPr>
        <w:t xml:space="preserve">¶ </w:t>
      </w:r>
      <w:r w:rsidRPr="00AD28F7">
        <w:t>cooperation of the BRICs in the G20 and IMF to ameliorate the</w:t>
      </w:r>
      <w:r w:rsidRPr="007744CE">
        <w:rPr>
          <w:sz w:val="12"/>
        </w:rPr>
        <w:t xml:space="preserve">¶ </w:t>
      </w:r>
      <w:r w:rsidRPr="00AD28F7">
        <w:t>global financial crisis of 2008–2009 and other policy changes</w:t>
      </w:r>
      <w:r w:rsidRPr="007744CE">
        <w:rPr>
          <w:sz w:val="12"/>
        </w:rPr>
        <w:t xml:space="preserve">¶ </w:t>
      </w:r>
      <w:r w:rsidRPr="00AD28F7">
        <w:t>on currency valuation and combating climate change.</w:t>
      </w:r>
      <w:r w:rsidRPr="007744CE">
        <w:rPr>
          <w:sz w:val="12"/>
        </w:rPr>
        <w:t xml:space="preserve">¶ </w:t>
      </w:r>
      <w:r w:rsidRPr="00AD28F7">
        <w:t xml:space="preserve">Moreover, </w:t>
      </w:r>
      <w:r w:rsidRPr="007744CE">
        <w:rPr>
          <w:rStyle w:val="Emphasis"/>
        </w:rPr>
        <w:t>the diffusion of power that results in shifts in</w:t>
      </w:r>
      <w:r w:rsidRPr="007744CE">
        <w:rPr>
          <w:rStyle w:val="Emphasis"/>
          <w:sz w:val="12"/>
        </w:rPr>
        <w:t xml:space="preserve">¶ </w:t>
      </w:r>
      <w:r w:rsidRPr="007744CE">
        <w:rPr>
          <w:rStyle w:val="Emphasis"/>
        </w:rPr>
        <w:t>certain capabilities does not inevitably lead to violent power</w:t>
      </w:r>
      <w:r w:rsidRPr="007744CE">
        <w:rPr>
          <w:rStyle w:val="Emphasis"/>
          <w:sz w:val="12"/>
        </w:rPr>
        <w:t xml:space="preserve">¶ </w:t>
      </w:r>
      <w:r w:rsidRPr="007744CE">
        <w:rPr>
          <w:rStyle w:val="Emphasis"/>
        </w:rPr>
        <w:t>transitions, which are improbable in the nuclear era.</w:t>
      </w:r>
      <w:r w:rsidRPr="00AD28F7">
        <w:t xml:space="preserve">64 </w:t>
      </w:r>
      <w:r w:rsidRPr="007744CE">
        <w:rPr>
          <w:rStyle w:val="Emphasis"/>
        </w:rPr>
        <w:t>BRICS</w:t>
      </w:r>
      <w:r w:rsidRPr="007744CE">
        <w:rPr>
          <w:rStyle w:val="Emphasis"/>
          <w:sz w:val="12"/>
        </w:rPr>
        <w:t xml:space="preserve">¶ </w:t>
      </w:r>
      <w:r w:rsidRPr="007744CE">
        <w:rPr>
          <w:rStyle w:val="Emphasis"/>
        </w:rPr>
        <w:t>acting individually have sought greater regional autonomy</w:t>
      </w:r>
      <w:r w:rsidRPr="007744CE">
        <w:rPr>
          <w:rStyle w:val="Emphasis"/>
          <w:sz w:val="12"/>
        </w:rPr>
        <w:t xml:space="preserve">¶ </w:t>
      </w:r>
      <w:r w:rsidRPr="007744CE">
        <w:rPr>
          <w:rStyle w:val="Emphasis"/>
        </w:rPr>
        <w:t>(and in some instances, spheres of influence), while still</w:t>
      </w:r>
      <w:r w:rsidRPr="007744CE">
        <w:rPr>
          <w:rStyle w:val="Emphasis"/>
          <w:sz w:val="12"/>
        </w:rPr>
        <w:t xml:space="preserve">¶ </w:t>
      </w:r>
      <w:r w:rsidRPr="007744CE">
        <w:rPr>
          <w:rStyle w:val="Emphasis"/>
        </w:rPr>
        <w:t xml:space="preserve">avoiding major frontal challenges to the United States. </w:t>
      </w:r>
      <w:r w:rsidRPr="00AD28F7">
        <w:t>The</w:t>
      </w:r>
      <w:r w:rsidRPr="007744CE">
        <w:rPr>
          <w:sz w:val="12"/>
        </w:rPr>
        <w:t xml:space="preserve">¶ </w:t>
      </w:r>
      <w:r w:rsidRPr="00AD28F7">
        <w:t>risks from such actions are notable but manageable, as</w:t>
      </w:r>
      <w:r w:rsidRPr="007744CE">
        <w:rPr>
          <w:sz w:val="12"/>
        </w:rPr>
        <w:t xml:space="preserve">¶ </w:t>
      </w:r>
      <w:r w:rsidRPr="00AD28F7">
        <w:t>demonstrated by Russia’s intervention in Ukraine65 and</w:t>
      </w:r>
      <w:r w:rsidRPr="007744CE">
        <w:rPr>
          <w:sz w:val="12"/>
        </w:rPr>
        <w:t xml:space="preserve">¶ </w:t>
      </w:r>
      <w:r w:rsidRPr="00AD28F7">
        <w:t>China’s assertiveness in the East and South China Seas. At the</w:t>
      </w:r>
      <w:r w:rsidRPr="007744CE">
        <w:rPr>
          <w:sz w:val="12"/>
        </w:rPr>
        <w:t xml:space="preserve">¶ </w:t>
      </w:r>
      <w:r w:rsidRPr="00AD28F7">
        <w:t>same time</w:t>
      </w:r>
      <w:r w:rsidRPr="007744CE">
        <w:rPr>
          <w:rStyle w:val="StyleUnderline"/>
        </w:rPr>
        <w:t>, the benefits of BRICS collaboration have so far</w:t>
      </w:r>
      <w:r w:rsidRPr="007744CE">
        <w:rPr>
          <w:rStyle w:val="StyleUnderline"/>
          <w:sz w:val="12"/>
        </w:rPr>
        <w:t xml:space="preserve">¶ </w:t>
      </w:r>
      <w:r w:rsidRPr="007744CE">
        <w:rPr>
          <w:rStyle w:val="StyleUnderline"/>
        </w:rPr>
        <w:t>trumped intra-BRICS regional rivalries (notably between</w:t>
      </w:r>
      <w:r w:rsidRPr="007744CE">
        <w:rPr>
          <w:rStyle w:val="StyleUnderline"/>
          <w:sz w:val="12"/>
        </w:rPr>
        <w:t xml:space="preserve">¶ </w:t>
      </w:r>
      <w:r w:rsidRPr="007744CE">
        <w:rPr>
          <w:rStyle w:val="StyleUnderline"/>
        </w:rPr>
        <w:t>China and India) as domestic and geopolitical impulses are</w:t>
      </w:r>
      <w:r w:rsidRPr="007744CE">
        <w:rPr>
          <w:rStyle w:val="StyleUnderline"/>
          <w:sz w:val="12"/>
        </w:rPr>
        <w:t xml:space="preserve">¶ </w:t>
      </w:r>
      <w:r w:rsidRPr="007744CE">
        <w:rPr>
          <w:rStyle w:val="StyleUnderline"/>
        </w:rPr>
        <w:t>tamped down.</w:t>
      </w:r>
      <w:r w:rsidRPr="00AD28F7">
        <w:t xml:space="preserve"> BRICS collaboration on security issues is</w:t>
      </w:r>
      <w:r w:rsidRPr="007744CE">
        <w:rPr>
          <w:sz w:val="12"/>
        </w:rPr>
        <w:t xml:space="preserve">¶ </w:t>
      </w:r>
      <w:r w:rsidRPr="00AD28F7">
        <w:t>muted, primarily focused on counterterrorism, leaving defense</w:t>
      </w:r>
      <w:r w:rsidRPr="007744CE">
        <w:rPr>
          <w:sz w:val="12"/>
        </w:rPr>
        <w:t xml:space="preserve">¶ </w:t>
      </w:r>
      <w:r w:rsidRPr="00AD28F7">
        <w:t>matters to other forums that involve subsets of the members</w:t>
      </w:r>
      <w:proofErr w:type="gramStart"/>
      <w:r w:rsidRPr="00AD28F7">
        <w:t>,</w:t>
      </w:r>
      <w:r w:rsidRPr="007744CE">
        <w:rPr>
          <w:sz w:val="12"/>
        </w:rPr>
        <w:t>¶</w:t>
      </w:r>
      <w:proofErr w:type="gramEnd"/>
      <w:r w:rsidRPr="007744CE">
        <w:rPr>
          <w:sz w:val="12"/>
        </w:rPr>
        <w:t xml:space="preserve"> </w:t>
      </w:r>
      <w:r w:rsidRPr="00AD28F7">
        <w:t>such as the Shanghai Cooperation Organization (SCO).</w:t>
      </w:r>
    </w:p>
    <w:p w:rsidR="00B128F4" w:rsidRDefault="00B128F4" w:rsidP="00B128F4"/>
    <w:p w:rsidR="00B128F4" w:rsidRDefault="00B128F4" w:rsidP="00B128F4">
      <w:pPr>
        <w:pStyle w:val="Heading4"/>
      </w:pPr>
      <w:r>
        <w:t>China Wants to Work within BRICS – viewed as key to challenging US dominance</w:t>
      </w:r>
    </w:p>
    <w:p w:rsidR="00B128F4" w:rsidRDefault="00B128F4" w:rsidP="00B128F4">
      <w:r>
        <w:rPr>
          <w:rStyle w:val="Style13ptBold"/>
        </w:rPr>
        <w:t>Roberts, et al.</w:t>
      </w:r>
      <w:r w:rsidRPr="00747498">
        <w:rPr>
          <w:rStyle w:val="Style13ptBold"/>
        </w:rPr>
        <w:t xml:space="preserve"> 7/8</w:t>
      </w:r>
      <w:r>
        <w:t xml:space="preserve">/18- (Cynthia Roberts Hunter College CUNY; and Institute War and Peace Studies, Columbia University, Leslie Armijo has a PhD at the University of California, berkely, Saori Katada Associate Professor at School of International Relations, University of Southern California, “The BRICS and Collective Financial Statecraft”, Oxford University Press, 2018). //JL </w:t>
      </w:r>
    </w:p>
    <w:p w:rsidR="00B128F4" w:rsidRDefault="00B128F4" w:rsidP="00B128F4">
      <w:r w:rsidRPr="00C762F2">
        <w:t xml:space="preserve">Recently, </w:t>
      </w:r>
      <w:r w:rsidRPr="00D81639">
        <w:rPr>
          <w:rStyle w:val="StyleUnderline"/>
          <w:highlight w:val="green"/>
        </w:rPr>
        <w:t>China</w:t>
      </w:r>
      <w:r w:rsidRPr="00C762F2">
        <w:rPr>
          <w:rStyle w:val="StyleUnderline"/>
        </w:rPr>
        <w:t xml:space="preserve"> </w:t>
      </w:r>
      <w:r w:rsidRPr="00D81639">
        <w:rPr>
          <w:rStyle w:val="StyleUnderline"/>
          <w:highlight w:val="green"/>
        </w:rPr>
        <w:t>found it</w:t>
      </w:r>
      <w:r w:rsidRPr="00C762F2">
        <w:rPr>
          <w:rStyle w:val="StyleUnderline"/>
        </w:rPr>
        <w:t xml:space="preserve"> almost </w:t>
      </w:r>
      <w:r w:rsidRPr="00D81639">
        <w:rPr>
          <w:rStyle w:val="StyleUnderline"/>
          <w:highlight w:val="green"/>
        </w:rPr>
        <w:t>intolerable</w:t>
      </w:r>
      <w:r w:rsidRPr="00C762F2">
        <w:rPr>
          <w:rStyle w:val="StyleUnderline"/>
        </w:rPr>
        <w:t xml:space="preserve"> to have </w:t>
      </w:r>
      <w:r w:rsidRPr="00D81639">
        <w:rPr>
          <w:rStyle w:val="StyleUnderline"/>
          <w:highlight w:val="green"/>
        </w:rPr>
        <w:t>to face obstruction by the U</w:t>
      </w:r>
      <w:r w:rsidRPr="00C762F2">
        <w:rPr>
          <w:rStyle w:val="StyleUnderline"/>
        </w:rPr>
        <w:t xml:space="preserve">nited </w:t>
      </w:r>
      <w:r w:rsidRPr="00D81639">
        <w:rPr>
          <w:rStyle w:val="StyleUnderline"/>
          <w:highlight w:val="green"/>
        </w:rPr>
        <w:t>S</w:t>
      </w:r>
      <w:r w:rsidRPr="00C762F2">
        <w:rPr>
          <w:rStyle w:val="StyleUnderline"/>
        </w:rPr>
        <w:t>tates</w:t>
      </w:r>
      <w:r>
        <w:t xml:space="preserve"> (owing to </w:t>
      </w:r>
      <w:r w:rsidRPr="00C762F2">
        <w:t>Washington’s dysfunctional pol</w:t>
      </w:r>
      <w:r>
        <w:t xml:space="preserve">itics rather than to opposition </w:t>
      </w:r>
      <w:r w:rsidRPr="00C762F2">
        <w:t>by President Barack Obama</w:t>
      </w:r>
      <w:r>
        <w:t xml:space="preserve">) blocking the agreed-upon 2010 </w:t>
      </w:r>
      <w:r w:rsidRPr="00C762F2">
        <w:t>IMF quota reform, and has been</w:t>
      </w:r>
      <w:r>
        <w:t xml:space="preserve"> </w:t>
      </w:r>
      <w:r w:rsidRPr="00D81639">
        <w:rPr>
          <w:rStyle w:val="StyleUnderline"/>
          <w:highlight w:val="green"/>
        </w:rPr>
        <w:t>frustrated by delays</w:t>
      </w:r>
      <w:r w:rsidRPr="00C762F2">
        <w:rPr>
          <w:rStyle w:val="StyleUnderline"/>
        </w:rPr>
        <w:t xml:space="preserve"> </w:t>
      </w:r>
      <w:r>
        <w:t xml:space="preserve">in having </w:t>
      </w:r>
      <w:r w:rsidRPr="00C762F2">
        <w:t xml:space="preserve">the RMB included </w:t>
      </w:r>
      <w:r w:rsidRPr="00C762F2">
        <w:rPr>
          <w:rStyle w:val="StyleUnderline"/>
        </w:rPr>
        <w:t>in Special Drawing Rights</w:t>
      </w:r>
      <w:r>
        <w:t xml:space="preserve"> (SDRs). The </w:t>
      </w:r>
      <w:r w:rsidRPr="00C762F2">
        <w:rPr>
          <w:rStyle w:val="StyleUnderline"/>
        </w:rPr>
        <w:t xml:space="preserve">nation had a distinct </w:t>
      </w:r>
      <w:r w:rsidRPr="00D81639">
        <w:rPr>
          <w:rStyle w:val="StyleUnderline"/>
          <w:highlight w:val="green"/>
        </w:rPr>
        <w:t>view that the U</w:t>
      </w:r>
      <w:r w:rsidRPr="00C762F2">
        <w:rPr>
          <w:rStyle w:val="StyleUnderline"/>
        </w:rPr>
        <w:t xml:space="preserve">nited </w:t>
      </w:r>
      <w:r w:rsidRPr="00D81639">
        <w:rPr>
          <w:rStyle w:val="StyleUnderline"/>
          <w:highlight w:val="green"/>
        </w:rPr>
        <w:t>S</w:t>
      </w:r>
      <w:r w:rsidRPr="00C762F2">
        <w:rPr>
          <w:rStyle w:val="StyleUnderline"/>
        </w:rPr>
        <w:t xml:space="preserve">tates was </w:t>
      </w:r>
      <w:r w:rsidRPr="00D81639">
        <w:rPr>
          <w:rStyle w:val="StyleUnderline"/>
          <w:highlight w:val="green"/>
        </w:rPr>
        <w:t>purposefully obstructing global financial reform</w:t>
      </w:r>
      <w:r>
        <w:t xml:space="preserve">, particularly </w:t>
      </w:r>
      <w:r w:rsidRPr="00D81639">
        <w:rPr>
          <w:rStyle w:val="StyleUnderline"/>
          <w:highlight w:val="green"/>
        </w:rPr>
        <w:t>within the IMF</w:t>
      </w:r>
      <w:r>
        <w:t xml:space="preserve">.37 </w:t>
      </w:r>
      <w:r w:rsidRPr="00C762F2">
        <w:t>Illustrating China’s frustrat</w:t>
      </w:r>
      <w:r>
        <w:t xml:space="preserve">ion with the United States, the </w:t>
      </w:r>
      <w:r w:rsidRPr="00C762F2">
        <w:t>prominent and well-connected</w:t>
      </w:r>
      <w:r>
        <w:t xml:space="preserve"> observer Wang Jisi stated that </w:t>
      </w:r>
      <w:r w:rsidRPr="00C762F2">
        <w:t>“even in the economic re</w:t>
      </w:r>
      <w:r>
        <w:t xml:space="preserve">alm, the </w:t>
      </w:r>
      <w:r w:rsidRPr="00D81639">
        <w:rPr>
          <w:rStyle w:val="StyleUnderline"/>
          <w:highlight w:val="green"/>
        </w:rPr>
        <w:t>two sides</w:t>
      </w:r>
      <w:r w:rsidRPr="00C762F2">
        <w:rPr>
          <w:rStyle w:val="StyleUnderline"/>
        </w:rPr>
        <w:t xml:space="preserve"> still harbor substantial divergent interests</w:t>
      </w:r>
      <w:r>
        <w:t xml:space="preserve"> and </w:t>
      </w:r>
      <w:r w:rsidRPr="00D81639">
        <w:rPr>
          <w:rStyle w:val="StyleUnderline"/>
          <w:highlight w:val="green"/>
        </w:rPr>
        <w:t>contrasting visions of the future global order</w:t>
      </w:r>
      <w:r w:rsidRPr="00C762F2">
        <w:rPr>
          <w:rStyle w:val="StyleUnderline"/>
        </w:rPr>
        <w:t xml:space="preserve"> </w:t>
      </w:r>
      <w:r w:rsidRPr="00C762F2">
        <w:t xml:space="preserve">they hope </w:t>
      </w:r>
      <w:r>
        <w:t>to see.”</w:t>
      </w:r>
      <w:proofErr w:type="gramStart"/>
      <w:r>
        <w:t xml:space="preserve">38 </w:t>
      </w:r>
      <w:r w:rsidRPr="00D81639">
        <w:rPr>
          <w:rStyle w:val="StyleUnderline"/>
          <w:highlight w:val="green"/>
        </w:rPr>
        <w:t>Meanwhile, “emerging powers like India, Brazil, Russia, and South Africa</w:t>
      </w:r>
      <w:r w:rsidRPr="00C762F2">
        <w:rPr>
          <w:rStyle w:val="StyleUnderline"/>
        </w:rPr>
        <w:t xml:space="preserve"> are </w:t>
      </w:r>
      <w:r w:rsidRPr="00D81639">
        <w:rPr>
          <w:rStyle w:val="StyleUnderline"/>
          <w:highlight w:val="green"/>
        </w:rPr>
        <w:t>increasingly challenging Western dominance</w:t>
      </w:r>
      <w:r w:rsidRPr="00C762F2">
        <w:rPr>
          <w:rStyle w:val="StyleUnderline"/>
        </w:rPr>
        <w:t xml:space="preserve"> and are </w:t>
      </w:r>
      <w:r w:rsidRPr="00D81639">
        <w:rPr>
          <w:rStyle w:val="StyleUnderline"/>
          <w:highlight w:val="green"/>
        </w:rPr>
        <w:t>working more closely with</w:t>
      </w:r>
      <w:r w:rsidRPr="00C762F2">
        <w:rPr>
          <w:rStyle w:val="StyleUnderline"/>
        </w:rPr>
        <w:t xml:space="preserve"> each other and with </w:t>
      </w:r>
      <w:r w:rsidRPr="00D81639">
        <w:rPr>
          <w:rStyle w:val="StyleUnderline"/>
          <w:highlight w:val="green"/>
        </w:rPr>
        <w:t>China in doing so</w:t>
      </w:r>
      <w:r>
        <w:t>.”</w:t>
      </w:r>
      <w:proofErr w:type="gramEnd"/>
      <w:r>
        <w:t xml:space="preserve">39 </w:t>
      </w:r>
      <w:r w:rsidRPr="00C762F2">
        <w:t>Also manifest in the policy pronouncement of</w:t>
      </w:r>
      <w:r>
        <w:t xml:space="preserve"> </w:t>
      </w:r>
      <w:r w:rsidRPr="00C762F2">
        <w:rPr>
          <w:rStyle w:val="StyleUnderline"/>
        </w:rPr>
        <w:t xml:space="preserve">the </w:t>
      </w:r>
      <w:r w:rsidRPr="00D81639">
        <w:rPr>
          <w:rStyle w:val="StyleUnderline"/>
          <w:highlight w:val="green"/>
        </w:rPr>
        <w:t>former</w:t>
      </w:r>
      <w:r w:rsidRPr="00C762F2">
        <w:rPr>
          <w:rStyle w:val="StyleUnderline"/>
        </w:rPr>
        <w:t xml:space="preserve"> </w:t>
      </w:r>
      <w:r w:rsidRPr="00D81639">
        <w:rPr>
          <w:rStyle w:val="StyleUnderline"/>
          <w:highlight w:val="green"/>
        </w:rPr>
        <w:t>President</w:t>
      </w:r>
      <w:r w:rsidRPr="00C762F2">
        <w:rPr>
          <w:rStyle w:val="StyleUnderline"/>
        </w:rPr>
        <w:t xml:space="preserve"> Jiang </w:t>
      </w:r>
      <w:r w:rsidRPr="00D81639">
        <w:rPr>
          <w:rStyle w:val="StyleUnderline"/>
          <w:highlight w:val="green"/>
        </w:rPr>
        <w:t>Zemin</w:t>
      </w:r>
      <w:r>
        <w:t xml:space="preserve"> (1993–2003) is the </w:t>
      </w:r>
      <w:r w:rsidRPr="00D81639">
        <w:rPr>
          <w:rStyle w:val="StyleUnderline"/>
          <w:highlight w:val="green"/>
        </w:rPr>
        <w:t>concept of “democratization of international relations</w:t>
      </w:r>
      <w:r>
        <w:t xml:space="preserve">,” which has been at </w:t>
      </w:r>
      <w:r w:rsidRPr="00C762F2">
        <w:t>the front and center of China’s</w:t>
      </w:r>
      <w:r>
        <w:t xml:space="preserve"> stance toward global financial </w:t>
      </w:r>
      <w:r w:rsidRPr="00C762F2">
        <w:t>governance. The concept sugge</w:t>
      </w:r>
      <w:r>
        <w:t xml:space="preserve">sts that “international affairs </w:t>
      </w:r>
      <w:r w:rsidRPr="00C762F2">
        <w:t xml:space="preserve">should be decided by all states </w:t>
      </w:r>
      <w:r>
        <w:t xml:space="preserve">in the world peacefully through </w:t>
      </w:r>
      <w:r w:rsidRPr="00C762F2">
        <w:t>dialogue and negotiation,” b</w:t>
      </w:r>
      <w:r>
        <w:t xml:space="preserve">ut more fundamentally, it means </w:t>
      </w:r>
      <w:r w:rsidRPr="00C762F2">
        <w:t>that “domestic politics should be</w:t>
      </w:r>
      <w:r>
        <w:t xml:space="preserve"> left to a country’s people and </w:t>
      </w:r>
      <w:r w:rsidRPr="00C762F2">
        <w:t>government to decide.”40 M</w:t>
      </w:r>
      <w:r>
        <w:t xml:space="preserve">oreover, the Chinese leadership </w:t>
      </w:r>
      <w:r w:rsidRPr="00C762F2">
        <w:t>has always been wary of f</w:t>
      </w:r>
      <w:r>
        <w:t xml:space="preserve">undamentally intrusive economic </w:t>
      </w:r>
      <w:r w:rsidRPr="00C762F2">
        <w:t>instruments used by external powers to influence the Chinese</w:t>
      </w:r>
      <w:r>
        <w:t xml:space="preserve"> economy, society, and politics. Hence, </w:t>
      </w:r>
      <w:r w:rsidRPr="00C762F2">
        <w:rPr>
          <w:rStyle w:val="StyleUnderline"/>
        </w:rPr>
        <w:t xml:space="preserve">China </w:t>
      </w:r>
      <w:r w:rsidRPr="00D81639">
        <w:rPr>
          <w:rStyle w:val="StyleUnderline"/>
          <w:highlight w:val="green"/>
        </w:rPr>
        <w:t xml:space="preserve">hopes to </w:t>
      </w:r>
      <w:r w:rsidRPr="00D81639">
        <w:rPr>
          <w:rStyle w:val="Emphasis"/>
          <w:highlight w:val="green"/>
        </w:rPr>
        <w:t>induce more pressure</w:t>
      </w:r>
      <w:r w:rsidRPr="00D81639">
        <w:rPr>
          <w:rStyle w:val="StyleUnderline"/>
          <w:highlight w:val="green"/>
        </w:rPr>
        <w:t xml:space="preserve"> to change the Western domination in global economic governance </w:t>
      </w:r>
      <w:r w:rsidRPr="00D81639">
        <w:rPr>
          <w:rStyle w:val="Emphasis"/>
          <w:highlight w:val="green"/>
        </w:rPr>
        <w:t>by hanging together with the BRICS</w:t>
      </w:r>
      <w:r>
        <w:t>.</w:t>
      </w:r>
    </w:p>
    <w:p w:rsidR="00B128F4" w:rsidRDefault="00B128F4" w:rsidP="00B128F4">
      <w:pPr>
        <w:pStyle w:val="Heading4"/>
      </w:pPr>
      <w:r>
        <w:t>China Must Band with BRICS to Achieve Goals of Multipolar Global Governance</w:t>
      </w:r>
    </w:p>
    <w:p w:rsidR="00B128F4" w:rsidRDefault="00B128F4" w:rsidP="00B128F4">
      <w:r>
        <w:rPr>
          <w:rStyle w:val="Style13ptBold"/>
        </w:rPr>
        <w:t>Roberts, et al.</w:t>
      </w:r>
      <w:r w:rsidRPr="00747498">
        <w:rPr>
          <w:rStyle w:val="Style13ptBold"/>
        </w:rPr>
        <w:t xml:space="preserve"> 7/8</w:t>
      </w:r>
      <w:r>
        <w:t xml:space="preserve">/18- (Cynthia Roberts Hunter College CUNY; and Institute War and Peace Studies, Columbia University, Leslie Armijo has a PhD at the University of California, berkely, Saori Katada Associate Professor at School of International Relations, University of Southern California, “The BRICS and Collective Financial Statecraft”, Oxford University Press, 2018). //JL </w:t>
      </w:r>
    </w:p>
    <w:p w:rsidR="00B128F4" w:rsidRDefault="00B128F4" w:rsidP="00B128F4">
      <w:r>
        <w:t>*Note: Last line says that BRICS are facing slow growth which is somewhat contradictory to the “BRICS rise now” argument- although you could argue that the BRICs are rising now but face slower growth in the future which is why keeping human capital is key to maintaining econ growth</w:t>
      </w:r>
    </w:p>
    <w:p w:rsidR="00B128F4" w:rsidRDefault="00B128F4" w:rsidP="00B128F4">
      <w:r>
        <w:t xml:space="preserve">The second </w:t>
      </w:r>
      <w:r w:rsidRPr="00D81639">
        <w:rPr>
          <w:rStyle w:val="StyleUnderline"/>
          <w:highlight w:val="green"/>
        </w:rPr>
        <w:t>motivation for China</w:t>
      </w:r>
      <w:r w:rsidRPr="00AC065F">
        <w:rPr>
          <w:rStyle w:val="StyleUnderline"/>
        </w:rPr>
        <w:t xml:space="preserve"> </w:t>
      </w:r>
      <w:r w:rsidRPr="00D81639">
        <w:rPr>
          <w:rStyle w:val="StyleUnderline"/>
          <w:highlight w:val="green"/>
        </w:rPr>
        <w:t>to work with the BRICS</w:t>
      </w:r>
      <w:r>
        <w:t xml:space="preserve"> is to </w:t>
      </w:r>
      <w:r w:rsidRPr="00D81639">
        <w:rPr>
          <w:rStyle w:val="StyleUnderline"/>
          <w:highlight w:val="green"/>
        </w:rPr>
        <w:t>use the new global financial forums effectively to increase its voice in the global system</w:t>
      </w:r>
      <w:r>
        <w:t xml:space="preserve">. The G20 process, (p.118) which was converted in November 2008 from meetings of finance ministers and central bankers to summits with heads of state, has become the main forum for this purpose.41 The </w:t>
      </w:r>
      <w:r w:rsidRPr="00D81639">
        <w:rPr>
          <w:rStyle w:val="StyleUnderline"/>
          <w:highlight w:val="green"/>
        </w:rPr>
        <w:t>BRICs</w:t>
      </w:r>
      <w:r>
        <w:t xml:space="preserve"> finance ministers first convened for a conference in São Paulo, Brazil, in November 2008 in preparation for the first G20 summit in Washington, DC. Since the Cannes G20 Summit (November 2011), the </w:t>
      </w:r>
      <w:r w:rsidRPr="00D81639">
        <w:rPr>
          <w:rStyle w:val="StyleUnderline"/>
          <w:highlight w:val="green"/>
        </w:rPr>
        <w:t>leaders</w:t>
      </w:r>
      <w:r w:rsidRPr="00AC065F">
        <w:rPr>
          <w:rStyle w:val="StyleUnderline"/>
        </w:rPr>
        <w:t xml:space="preserve"> of the five countries have </w:t>
      </w:r>
      <w:r w:rsidRPr="00D81639">
        <w:rPr>
          <w:rStyle w:val="StyleUnderline"/>
          <w:highlight w:val="green"/>
        </w:rPr>
        <w:t>habitually met just prior to the G20 summits</w:t>
      </w:r>
      <w:r w:rsidRPr="00AC065F">
        <w:rPr>
          <w:rStyle w:val="StyleUnderline"/>
        </w:rPr>
        <w:t xml:space="preserve"> </w:t>
      </w:r>
      <w:r w:rsidRPr="00D81639">
        <w:rPr>
          <w:rStyle w:val="StyleUnderline"/>
          <w:highlight w:val="green"/>
        </w:rPr>
        <w:t>to coordinate their positions</w:t>
      </w:r>
      <w:r>
        <w:t xml:space="preserve">. </w:t>
      </w:r>
      <w:r w:rsidRPr="00AC065F">
        <w:rPr>
          <w:rStyle w:val="StyleUnderline"/>
        </w:rPr>
        <w:t>“</w:t>
      </w:r>
      <w:r w:rsidRPr="00D81639">
        <w:rPr>
          <w:rStyle w:val="StyleUnderline"/>
          <w:highlight w:val="green"/>
        </w:rPr>
        <w:t>Group making</w:t>
      </w:r>
      <w:r w:rsidRPr="00AC065F">
        <w:rPr>
          <w:rStyle w:val="StyleUnderline"/>
        </w:rPr>
        <w:t>”</w:t>
      </w:r>
      <w:r>
        <w:t xml:space="preserve"> (jí tuán huà) has become a </w:t>
      </w:r>
      <w:r w:rsidRPr="00AC065F">
        <w:rPr>
          <w:rStyle w:val="StyleUnderline"/>
        </w:rPr>
        <w:t>new approach that China uses to address the issues of global governance</w:t>
      </w:r>
      <w:r>
        <w:t xml:space="preserve">.42 With the birth of this new forum, along with discussions at the United Nations where emerging powers tackle the dominance of institutional power of the advanced economies, the Chinese leadership has realized that China is </w:t>
      </w:r>
      <w:r w:rsidRPr="00D81639">
        <w:rPr>
          <w:rStyle w:val="StyleUnderline"/>
          <w:highlight w:val="green"/>
        </w:rPr>
        <w:t>more likely to achieve its objectives in international bargains</w:t>
      </w:r>
      <w:r>
        <w:t xml:space="preserve"> </w:t>
      </w:r>
      <w:r w:rsidRPr="00AC065F">
        <w:rPr>
          <w:rStyle w:val="StyleUnderline"/>
        </w:rPr>
        <w:t>if it bands together with others with similar positions</w:t>
      </w:r>
      <w:r>
        <w:t xml:space="preserve">. Beyond </w:t>
      </w:r>
      <w:proofErr w:type="gramStart"/>
      <w:r>
        <w:t>the  common</w:t>
      </w:r>
      <w:proofErr w:type="gramEnd"/>
      <w:r>
        <w:t xml:space="preserve"> aversions among the BRICS discussed previously, the </w:t>
      </w:r>
      <w:r w:rsidRPr="00D81639">
        <w:rPr>
          <w:rStyle w:val="StyleUnderline"/>
          <w:highlight w:val="green"/>
        </w:rPr>
        <w:t>Chinese leadership hopes to leverage its power</w:t>
      </w:r>
      <w:r w:rsidRPr="00AC065F">
        <w:rPr>
          <w:rStyle w:val="StyleUnderline"/>
        </w:rPr>
        <w:t xml:space="preserve"> to its advantage</w:t>
      </w:r>
      <w:r>
        <w:t xml:space="preserve">, both in </w:t>
      </w:r>
      <w:r w:rsidRPr="00D81639">
        <w:rPr>
          <w:rStyle w:val="StyleUnderline"/>
          <w:highlight w:val="green"/>
        </w:rPr>
        <w:t>achieving its goal of fairer distribution of voices in global governance</w:t>
      </w:r>
      <w:r w:rsidRPr="00D81639">
        <w:rPr>
          <w:highlight w:val="green"/>
        </w:rPr>
        <w:t>43</w:t>
      </w:r>
      <w:r>
        <w:t xml:space="preserve"> and in </w:t>
      </w:r>
      <w:r w:rsidRPr="00D81639">
        <w:rPr>
          <w:rStyle w:val="StyleUnderline"/>
          <w:highlight w:val="green"/>
        </w:rPr>
        <w:t>creating a more favorable global economic environment</w:t>
      </w:r>
      <w:r w:rsidRPr="00D81639">
        <w:rPr>
          <w:highlight w:val="green"/>
        </w:rPr>
        <w:t>,</w:t>
      </w:r>
      <w:r>
        <w:t xml:space="preserve"> as the country, </w:t>
      </w:r>
      <w:r w:rsidRPr="00AC065F">
        <w:rPr>
          <w:rStyle w:val="StyleUnderline"/>
        </w:rPr>
        <w:t xml:space="preserve">along </w:t>
      </w:r>
      <w:r w:rsidRPr="00D81639">
        <w:rPr>
          <w:rStyle w:val="StyleUnderline"/>
          <w:highlight w:val="green"/>
        </w:rPr>
        <w:t>with the other BRICS</w:t>
      </w:r>
      <w:r>
        <w:t>, faces the so-called middle-income trap of slower growth and excess capacity.</w:t>
      </w:r>
    </w:p>
    <w:p w:rsidR="00B128F4" w:rsidRDefault="00B128F4" w:rsidP="00B128F4">
      <w:pPr>
        <w:pStyle w:val="Heading4"/>
      </w:pPr>
      <w:r>
        <w:t>BRICS are on pace to have better economies than the US</w:t>
      </w:r>
    </w:p>
    <w:p w:rsidR="00B128F4" w:rsidRDefault="00B128F4" w:rsidP="00B128F4">
      <w:r>
        <w:rPr>
          <w:rStyle w:val="Style13ptBold"/>
        </w:rPr>
        <w:t>KÄKÖNEN</w:t>
      </w:r>
      <w:r>
        <w:rPr>
          <w:rFonts w:ascii="Segoe UI" w:hAnsi="Segoe UI" w:cs="Segoe UI"/>
          <w:color w:val="333333"/>
          <w:sz w:val="20"/>
          <w:szCs w:val="20"/>
          <w:shd w:val="clear" w:color="auto" w:fill="FFFFFF"/>
        </w:rPr>
        <w:t>,</w:t>
      </w:r>
      <w:r>
        <w:rPr>
          <w:rFonts w:ascii="Segoe UI" w:hAnsi="Segoe UI" w:cs="Segoe UI"/>
          <w:color w:val="333333"/>
          <w:sz w:val="16"/>
          <w:szCs w:val="16"/>
          <w:shd w:val="clear" w:color="auto" w:fill="FFFFFF"/>
        </w:rPr>
        <w:t xml:space="preserve"> JYRKI. </w:t>
      </w:r>
      <w:proofErr w:type="gramStart"/>
      <w:r>
        <w:rPr>
          <w:rFonts w:ascii="Segoe UI" w:hAnsi="Segoe UI" w:cs="Segoe UI"/>
          <w:color w:val="333333"/>
          <w:sz w:val="16"/>
          <w:szCs w:val="16"/>
          <w:shd w:val="clear" w:color="auto" w:fill="FFFFFF"/>
        </w:rPr>
        <w:t>“BRICS AS A NEW POWER IN INTERNATIONAL RELATIONS?”</w:t>
      </w:r>
      <w:proofErr w:type="gramEnd"/>
      <w:r>
        <w:rPr>
          <w:rFonts w:ascii="Segoe UI" w:hAnsi="Segoe UI" w:cs="Segoe UI"/>
          <w:color w:val="333333"/>
          <w:sz w:val="16"/>
          <w:szCs w:val="16"/>
          <w:shd w:val="clear" w:color="auto" w:fill="FFFFFF"/>
        </w:rPr>
        <w:t> </w:t>
      </w:r>
      <w:r>
        <w:rPr>
          <w:rFonts w:ascii="Segoe UI" w:hAnsi="Segoe UI" w:cs="Segoe UI"/>
          <w:i/>
          <w:iCs/>
          <w:color w:val="333333"/>
          <w:sz w:val="16"/>
          <w:szCs w:val="16"/>
          <w:shd w:val="clear" w:color="auto" w:fill="FFFFFF"/>
        </w:rPr>
        <w:t>EMPLOYEE VOLUNTARY TURNOVER AS A NEGATIVE INDICATOR OF ORGANIZATIONAL EFFECTIVENESS</w:t>
      </w:r>
      <w:r>
        <w:rPr>
          <w:rFonts w:ascii="Segoe UI" w:hAnsi="Segoe UI" w:cs="Segoe UI"/>
          <w:color w:val="333333"/>
          <w:sz w:val="16"/>
          <w:szCs w:val="16"/>
          <w:shd w:val="clear" w:color="auto" w:fill="FFFFFF"/>
        </w:rPr>
        <w:t xml:space="preserve">, Geopolitics, History, and International </w:t>
      </w:r>
      <w:proofErr w:type="gramStart"/>
      <w:r>
        <w:rPr>
          <w:rFonts w:ascii="Segoe UI" w:hAnsi="Segoe UI" w:cs="Segoe UI"/>
          <w:color w:val="333333"/>
          <w:sz w:val="16"/>
          <w:szCs w:val="16"/>
          <w:shd w:val="clear" w:color="auto" w:fill="FFFFFF"/>
        </w:rPr>
        <w:t>Relations ,</w:t>
      </w:r>
      <w:proofErr w:type="gramEnd"/>
      <w:r>
        <w:rPr>
          <w:rFonts w:ascii="Segoe UI" w:hAnsi="Segoe UI" w:cs="Segoe UI"/>
          <w:color w:val="333333"/>
          <w:sz w:val="16"/>
          <w:szCs w:val="16"/>
          <w:shd w:val="clear" w:color="auto" w:fill="FFFFFF"/>
        </w:rPr>
        <w:t xml:space="preserve"> 20</w:t>
      </w:r>
      <w:r>
        <w:rPr>
          <w:rStyle w:val="Style13ptBold"/>
        </w:rPr>
        <w:t>14</w:t>
      </w:r>
      <w:r>
        <w:rPr>
          <w:rFonts w:ascii="Segoe UI" w:hAnsi="Segoe UI" w:cs="Segoe UI"/>
          <w:color w:val="333333"/>
          <w:sz w:val="16"/>
          <w:szCs w:val="16"/>
          <w:shd w:val="clear" w:color="auto" w:fill="FFFFFF"/>
        </w:rPr>
        <w:t>, addletonacademicpublishers.com/contents-ghir/250-volume-6-2-2014/2273-brics-as-a-new-power-in-international-relations.</w:t>
      </w:r>
    </w:p>
    <w:p w:rsidR="00B128F4" w:rsidRPr="007C0838" w:rsidRDefault="00B128F4" w:rsidP="00B128F4">
      <w:pPr>
        <w:pStyle w:val="para"/>
        <w:shd w:val="clear" w:color="auto" w:fill="FCFCFC"/>
        <w:spacing w:before="240" w:beforeAutospacing="0" w:after="288" w:afterAutospacing="0"/>
        <w:rPr>
          <w:rFonts w:ascii="Georgia" w:hAnsi="Georgia"/>
          <w:color w:val="000000" w:themeColor="text1"/>
          <w:spacing w:val="2"/>
          <w:sz w:val="26"/>
          <w:szCs w:val="26"/>
        </w:rPr>
      </w:pPr>
      <w:r w:rsidRPr="00D81639">
        <w:rPr>
          <w:rFonts w:ascii="Georgia" w:hAnsi="Georgia"/>
          <w:color w:val="000000" w:themeColor="text1"/>
          <w:spacing w:val="2"/>
          <w:sz w:val="26"/>
          <w:szCs w:val="26"/>
          <w:highlight w:val="green"/>
        </w:rPr>
        <w:t>All BRICS members have</w:t>
      </w:r>
      <w:r>
        <w:rPr>
          <w:rFonts w:ascii="Georgia" w:hAnsi="Georgia"/>
          <w:color w:val="000000" w:themeColor="text1"/>
          <w:spacing w:val="2"/>
          <w:sz w:val="26"/>
          <w:szCs w:val="26"/>
        </w:rPr>
        <w:t xml:space="preserve"> been understood as </w:t>
      </w:r>
      <w:r w:rsidRPr="00D81639">
        <w:rPr>
          <w:rFonts w:ascii="Georgia" w:hAnsi="Georgia"/>
          <w:color w:val="000000" w:themeColor="text1"/>
          <w:spacing w:val="2"/>
          <w:sz w:val="26"/>
          <w:szCs w:val="26"/>
          <w:highlight w:val="green"/>
        </w:rPr>
        <w:t>growing economies. Since the 2008</w:t>
      </w:r>
      <w:r>
        <w:rPr>
          <w:rFonts w:ascii="Georgia" w:hAnsi="Georgia"/>
          <w:color w:val="000000" w:themeColor="text1"/>
          <w:spacing w:val="2"/>
          <w:sz w:val="26"/>
          <w:szCs w:val="26"/>
        </w:rPr>
        <w:t xml:space="preserve"> global </w:t>
      </w:r>
      <w:r w:rsidRPr="00D81639">
        <w:rPr>
          <w:rFonts w:ascii="Georgia" w:hAnsi="Georgia"/>
          <w:color w:val="000000" w:themeColor="text1"/>
          <w:spacing w:val="2"/>
          <w:sz w:val="26"/>
          <w:szCs w:val="26"/>
          <w:highlight w:val="green"/>
        </w:rPr>
        <w:t>financial crisis</w:t>
      </w:r>
      <w:r>
        <w:rPr>
          <w:rFonts w:ascii="Georgia" w:hAnsi="Georgia"/>
          <w:color w:val="000000" w:themeColor="text1"/>
          <w:spacing w:val="2"/>
          <w:sz w:val="26"/>
          <w:szCs w:val="26"/>
        </w:rPr>
        <w:t xml:space="preserve"> the traditional centers of the world economy in </w:t>
      </w:r>
      <w:r w:rsidRPr="00D81639">
        <w:rPr>
          <w:rFonts w:ascii="Georgia" w:hAnsi="Georgia"/>
          <w:color w:val="000000" w:themeColor="text1"/>
          <w:spacing w:val="2"/>
          <w:sz w:val="26"/>
          <w:szCs w:val="26"/>
          <w:highlight w:val="green"/>
        </w:rPr>
        <w:t>the West</w:t>
      </w:r>
      <w:r>
        <w:rPr>
          <w:rFonts w:ascii="Georgia" w:hAnsi="Georgia"/>
          <w:color w:val="000000" w:themeColor="text1"/>
          <w:spacing w:val="2"/>
          <w:sz w:val="26"/>
          <w:szCs w:val="26"/>
        </w:rPr>
        <w:t xml:space="preserve"> have simultaneously </w:t>
      </w:r>
      <w:r w:rsidRPr="00D81639">
        <w:rPr>
          <w:rFonts w:ascii="Georgia" w:hAnsi="Georgia"/>
          <w:color w:val="000000" w:themeColor="text1"/>
          <w:spacing w:val="2"/>
          <w:sz w:val="26"/>
          <w:szCs w:val="26"/>
          <w:highlight w:val="green"/>
        </w:rPr>
        <w:t>experienced slow economic growth or even stagnated</w:t>
      </w:r>
      <w:r>
        <w:rPr>
          <w:rFonts w:ascii="Georgia" w:hAnsi="Georgia"/>
          <w:color w:val="000000" w:themeColor="text1"/>
          <w:spacing w:val="2"/>
          <w:sz w:val="26"/>
          <w:szCs w:val="26"/>
        </w:rPr>
        <w:t xml:space="preserve">. Therefore, the discourse around BRICS has been mainly economic. BRICS themselves have given additional reasons for concentrating on economic aspects. The first report by BRICS experts is basically about the global economy and the economies of the member countries. </w:t>
      </w:r>
      <w:proofErr w:type="gramStart"/>
      <w:r>
        <w:rPr>
          <w:rFonts w:ascii="Georgia" w:hAnsi="Georgia"/>
          <w:color w:val="000000" w:themeColor="text1"/>
          <w:spacing w:val="2"/>
          <w:sz w:val="26"/>
          <w:szCs w:val="26"/>
        </w:rPr>
        <w:t>Although there is disagreement on the sustainability of the growth of BRICS economies.</w:t>
      </w:r>
      <w:proofErr w:type="gramEnd"/>
      <w:r>
        <w:rPr>
          <w:rFonts w:ascii="Georgia" w:hAnsi="Georgia"/>
          <w:color w:val="000000" w:themeColor="text1"/>
          <w:spacing w:val="2"/>
          <w:sz w:val="26"/>
          <w:szCs w:val="26"/>
        </w:rPr>
        <w:t xml:space="preserve"> </w:t>
      </w:r>
      <w:r w:rsidRPr="00D81639">
        <w:rPr>
          <w:rFonts w:ascii="Georgia" w:hAnsi="Georgia"/>
          <w:color w:val="000000" w:themeColor="text1"/>
          <w:spacing w:val="2"/>
          <w:sz w:val="26"/>
          <w:szCs w:val="26"/>
          <w:highlight w:val="green"/>
        </w:rPr>
        <w:t>It seems to be clear that BRICS countries will occupy a leading, if not even a dominant, position in the word economy in the years to come</w:t>
      </w:r>
      <w:r>
        <w:rPr>
          <w:rFonts w:ascii="Georgia" w:hAnsi="Georgia"/>
          <w:color w:val="000000" w:themeColor="text1"/>
          <w:spacing w:val="2"/>
          <w:sz w:val="26"/>
          <w:szCs w:val="26"/>
        </w:rPr>
        <w:t xml:space="preserve">. But it seems justified to say at least individual BRICS countries, if not BRICS as an institution, are “part of [the] global geopolitical landscape”. Furthermore, BRICS members understand themselves as actors in a world that is “undergoing far-reached, complex and profound changes”. </w:t>
      </w:r>
    </w:p>
    <w:p w:rsidR="00B128F4" w:rsidRDefault="00B128F4" w:rsidP="00B128F4">
      <w:pPr>
        <w:pStyle w:val="Heading4"/>
      </w:pPr>
      <w:r>
        <w:t xml:space="preserve">BRICS economy, especially China, outmatches the rest of the world </w:t>
      </w:r>
    </w:p>
    <w:p w:rsidR="00B128F4" w:rsidRDefault="00B128F4" w:rsidP="00B128F4">
      <w:r>
        <w:t xml:space="preserve">The BRICS and Collective Financial Statecraft Cynthia </w:t>
      </w:r>
      <w:r>
        <w:rPr>
          <w:rStyle w:val="Style13ptBold"/>
        </w:rPr>
        <w:t>Roberts</w:t>
      </w:r>
      <w:r>
        <w:t xml:space="preserve">, Leslie </w:t>
      </w:r>
      <w:r>
        <w:rPr>
          <w:rStyle w:val="Style13ptBold"/>
        </w:rPr>
        <w:t>Armijo, and</w:t>
      </w:r>
      <w:r>
        <w:t xml:space="preserve"> Saori </w:t>
      </w:r>
      <w:r>
        <w:rPr>
          <w:rStyle w:val="Style13ptBold"/>
        </w:rPr>
        <w:t>Katada</w:t>
      </w:r>
      <w:r>
        <w:t xml:space="preserve"> Print publication date: 20</w:t>
      </w:r>
      <w:r>
        <w:rPr>
          <w:rStyle w:val="Style13ptBold"/>
        </w:rPr>
        <w:t>17</w:t>
      </w:r>
      <w:r>
        <w:t xml:space="preserve"> Print ISBN-13: 9780190697518 Published to Oxford Scholarship Online: October 2017 DOI: 10.1093/oso/9780190697518.001.0001</w:t>
      </w:r>
    </w:p>
    <w:p w:rsidR="00B128F4" w:rsidRDefault="00B128F4" w:rsidP="00B128F4">
      <w:r>
        <w:t xml:space="preserve">A diffusion of international productive capabilities that change the rankings of national economies potentially offers rising states opportunities for gaining more influence in the international arena. More than any other BRICS state, </w:t>
      </w:r>
      <w:r w:rsidRPr="00D81639">
        <w:rPr>
          <w:highlight w:val="green"/>
        </w:rPr>
        <w:t>China has emerged as the principal global competitor to the United States</w:t>
      </w:r>
      <w:r>
        <w:t xml:space="preserve">, nearly four decades after Deng Xiaoping initiated the </w:t>
      </w:r>
      <w:r>
        <w:rPr>
          <w:rFonts w:eastAsia="Calibri"/>
        </w:rPr>
        <w:t>strategy of reforming China’s moribund economic system and</w:t>
      </w:r>
      <w:r>
        <w:t xml:space="preserve"> </w:t>
      </w:r>
      <w:r>
        <w:rPr>
          <w:rFonts w:eastAsia="Calibri"/>
        </w:rPr>
        <w:t>“opening up” the economy to the outside world. To the extent</w:t>
      </w:r>
      <w:r>
        <w:t xml:space="preserve"> that </w:t>
      </w:r>
      <w:r w:rsidRPr="00D81639">
        <w:rPr>
          <w:highlight w:val="green"/>
        </w:rPr>
        <w:t>the BRICS work collectively to have a larger impact, their power and influence are amplified if they tap into Chinese capabilities</w:t>
      </w:r>
      <w:r>
        <w:t xml:space="preserve">. As their relative capabilities have grown since 2006, so have the ambitions of the BRICS to address systemic and governance issues in the global economy. </w:t>
      </w:r>
      <w:r w:rsidRPr="00D81639">
        <w:rPr>
          <w:highlight w:val="green"/>
        </w:rPr>
        <w:t>Significantly, the BRICS have chosen to rely mainly on economic and financial capabilities in their collective financial statecraft</w:t>
      </w:r>
      <w:r>
        <w:t xml:space="preserve">, rather than on military power. Nonetheless, defense spending is also increasing and is not irrelevant as a backstop to collective financial statecraft. </w:t>
      </w:r>
      <w:r w:rsidRPr="00D81639">
        <w:rPr>
          <w:highlight w:val="green"/>
        </w:rPr>
        <w:t>Scholars and policy analysts acknowledge that international power has been diffusing</w:t>
      </w:r>
      <w:r>
        <w:t xml:space="preserve">, but they disagree on how it should be measured and its implications for world politics. Debates about measuring </w:t>
      </w:r>
      <w:r w:rsidRPr="00D81639">
        <w:rPr>
          <w:highlight w:val="green"/>
        </w:rPr>
        <w:t>power shifts center on the persistence or decline of American</w:t>
      </w:r>
      <w:r>
        <w:rPr>
          <w:rFonts w:eastAsia="Calibri"/>
        </w:rPr>
        <w:t xml:space="preserve"> (p.25) </w:t>
      </w:r>
      <w:r w:rsidRPr="00D81639">
        <w:rPr>
          <w:highlight w:val="green"/>
        </w:rPr>
        <w:t xml:space="preserve">primacy relative to potential </w:t>
      </w:r>
      <w:r w:rsidRPr="00D81639">
        <w:rPr>
          <w:rFonts w:eastAsia="Calibri"/>
          <w:highlight w:val="green"/>
        </w:rPr>
        <w:t>challengers, notably China.</w:t>
      </w:r>
      <w:r>
        <w:rPr>
          <w:rFonts w:eastAsia="Calibri"/>
        </w:rPr>
        <w:t xml:space="preserve"> One perspective views “the ascent</w:t>
      </w:r>
      <w:r>
        <w:t xml:space="preserve"> </w:t>
      </w:r>
      <w:r>
        <w:rPr>
          <w:rFonts w:eastAsia="Calibri"/>
        </w:rPr>
        <w:t>of new great powers” as “the strongest evidence of</w:t>
      </w:r>
      <w:r>
        <w:t xml:space="preserve"> </w:t>
      </w:r>
      <w:r>
        <w:rPr>
          <w:rFonts w:eastAsia="Calibri"/>
        </w:rPr>
        <w:t>multiploidization” in world politics.</w:t>
      </w:r>
      <w:r>
        <w:rPr>
          <w:vertAlign w:val="superscript"/>
        </w:rPr>
        <w:t>1</w:t>
      </w:r>
      <w:r>
        <w:rPr>
          <w:rFonts w:eastAsia="Calibri"/>
        </w:rPr>
        <w:t xml:space="preserve"> </w:t>
      </w:r>
      <w:r>
        <w:t xml:space="preserve">In contrast, </w:t>
      </w:r>
      <w:r w:rsidRPr="00D81639">
        <w:rPr>
          <w:highlight w:val="green"/>
        </w:rPr>
        <w:t>many</w:t>
      </w:r>
      <w:r>
        <w:t xml:space="preserve"> other </w:t>
      </w:r>
      <w:r w:rsidRPr="00D81639">
        <w:rPr>
          <w:highlight w:val="green"/>
        </w:rPr>
        <w:t xml:space="preserve">international relations specialists emphasize the durability of </w:t>
      </w:r>
      <w:r w:rsidRPr="00D81639">
        <w:rPr>
          <w:rFonts w:eastAsia="Calibri"/>
          <w:highlight w:val="green"/>
        </w:rPr>
        <w:t>American hegemony</w:t>
      </w:r>
      <w:r>
        <w:rPr>
          <w:rFonts w:eastAsia="Calibri"/>
        </w:rPr>
        <w:t>—even unipolarity—</w:t>
      </w:r>
      <w:r w:rsidRPr="00D81639">
        <w:rPr>
          <w:rFonts w:eastAsia="Calibri"/>
          <w:highlight w:val="green"/>
        </w:rPr>
        <w:t>in dynamic terms</w:t>
      </w:r>
      <w:r>
        <w:rPr>
          <w:rFonts w:eastAsia="Calibri"/>
        </w:rPr>
        <w:t>.</w:t>
      </w:r>
      <w:r>
        <w:rPr>
          <w:vertAlign w:val="superscript"/>
        </w:rPr>
        <w:t>2</w:t>
      </w:r>
      <w:r>
        <w:rPr>
          <w:rFonts w:eastAsia="Calibri"/>
        </w:rPr>
        <w:t xml:space="preserve"> </w:t>
      </w:r>
      <w:r>
        <w:t xml:space="preserve">In </w:t>
      </w:r>
      <w:r>
        <w:rPr>
          <w:rFonts w:eastAsia="Calibri"/>
        </w:rPr>
        <w:t>this view,</w:t>
      </w:r>
      <w:r>
        <w:t xml:space="preserve"> Thus, if China and the BRICS writ large lack the sufficient material resources or political will to compete for position and status as a rival pole (or for dominance), then the structural power differentials that still exist in unipolarity will discourage radical challenges to the existing order. </w:t>
      </w:r>
      <w:r w:rsidRPr="00D81639">
        <w:rPr>
          <w:highlight w:val="green"/>
        </w:rPr>
        <w:t>Predicting that a rising power, or even the average great power, will lack political will in the future seems a leap of faith</w:t>
      </w:r>
      <w:r>
        <w:t>, however. Meanwhile, an important third view highlights a different type of opportunity for rising states when power is diffusing: emerging challengers may opt for soft forms of resistance and limited or regional challenges to the norms, rules, and pecking order that define the incumbent order.</w:t>
      </w:r>
      <w:r>
        <w:rPr>
          <w:vertAlign w:val="superscript"/>
        </w:rPr>
        <w:t>5</w:t>
      </w:r>
      <w:r>
        <w:rPr>
          <w:rFonts w:eastAsia="Calibri"/>
        </w:rPr>
        <w:t xml:space="preserve"> </w:t>
      </w:r>
      <w:r>
        <w:t>Importantly</w:t>
      </w:r>
      <w:r w:rsidRPr="00D81639">
        <w:rPr>
          <w:highlight w:val="green"/>
        </w:rPr>
        <w:t>, China and the BRICS do not need to equal the capabilities of the United States and the West to threaten the status quo</w:t>
      </w:r>
      <w:r>
        <w:t>, use instruments of statecraft coercively, or gain influence.</w:t>
      </w:r>
      <w:r>
        <w:rPr>
          <w:vertAlign w:val="superscript"/>
        </w:rPr>
        <w:t>6</w:t>
      </w:r>
      <w:r>
        <w:rPr>
          <w:rFonts w:eastAsia="Calibri"/>
        </w:rPr>
        <w:t xml:space="preserve"> </w:t>
      </w:r>
      <w:r>
        <w:t xml:space="preserve">Thus, while prudence dictates that scholars avoid the trap of invoking selective indicators to prematurely predict U.S. </w:t>
      </w:r>
      <w:r>
        <w:rPr>
          <w:rFonts w:eastAsia="Calibri"/>
        </w:rPr>
        <w:t>decline, it is also worthwhile to recall George Orwell’s</w:t>
      </w:r>
      <w:r>
        <w:t xml:space="preserve"> </w:t>
      </w:r>
      <w:r>
        <w:rPr>
          <w:rFonts w:eastAsia="Calibri"/>
        </w:rPr>
        <w:t>cautionary observation: “Whoever is winning at the moment</w:t>
      </w:r>
      <w:r>
        <w:t xml:space="preserve"> </w:t>
      </w:r>
      <w:r>
        <w:rPr>
          <w:rFonts w:eastAsia="Calibri"/>
        </w:rPr>
        <w:t>will always seem to be invincible.”</w:t>
      </w:r>
      <w:r>
        <w:t xml:space="preserve"> Although </w:t>
      </w:r>
      <w:r w:rsidRPr="00D81639">
        <w:rPr>
          <w:highlight w:val="green"/>
        </w:rPr>
        <w:t>this chapter</w:t>
      </w:r>
      <w:r>
        <w:t xml:space="preserve"> does not find evidence that the BRICS currently possess material capabilities that would challenge the structural dominance of the United States, it does identify sources of support for this third view. It also </w:t>
      </w:r>
      <w:r w:rsidRPr="00D81639">
        <w:rPr>
          <w:highlight w:val="green"/>
        </w:rPr>
        <w:t>sheds light on underexamined dimensions of material power, including how the BRICS can build the capability to diversify international relations in ways that increase their autonomy and weaken U.S. influence while potentially increasing those of China and the other BRICS.</w:t>
      </w:r>
      <w:r>
        <w:t xml:space="preserve"> The investigation focuses not only on the diffusion of economic power to new or resurgent regional powers, but also on the extent to which power is shifting in the distribution of monetary and financial capabilities. This is an arena in which the dominance of the U.S. dollar, U.S. support for open markets, and commanding multinational corporations </w:t>
      </w:r>
      <w:r>
        <w:rPr>
          <w:rFonts w:eastAsia="Calibri"/>
        </w:rPr>
        <w:t>has long afforded Washington “exorbitant privilege,”</w:t>
      </w:r>
      <w:r>
        <w:rPr>
          <w:vertAlign w:val="superscript"/>
        </w:rPr>
        <w:t>7</w:t>
      </w:r>
      <w:r>
        <w:rPr>
          <w:rFonts w:eastAsia="Calibri"/>
        </w:rPr>
        <w:t xml:space="preserve"> </w:t>
      </w:r>
      <w:r>
        <w:t xml:space="preserve">while assuring a key pillar of U.S. preponderance in the international system. Yet </w:t>
      </w:r>
      <w:r w:rsidRPr="00D81639">
        <w:rPr>
          <w:highlight w:val="green"/>
        </w:rPr>
        <w:t>China and other rising non-Western powers are not only rising economically, they also have become large net creditors and potential drivers of financial globalization.</w:t>
      </w:r>
      <w:r w:rsidRPr="00D81639">
        <w:rPr>
          <w:highlight w:val="green"/>
          <w:vertAlign w:val="superscript"/>
        </w:rPr>
        <w:t>8</w:t>
      </w:r>
      <w:r w:rsidRPr="00D81639">
        <w:rPr>
          <w:rFonts w:eastAsia="Calibri"/>
          <w:highlight w:val="green"/>
        </w:rPr>
        <w:t xml:space="preserve"> The rise of the BRICs into the world’s top ten global</w:t>
      </w:r>
      <w:r w:rsidRPr="00D81639">
        <w:rPr>
          <w:highlight w:val="green"/>
        </w:rPr>
        <w:t xml:space="preserve"> economies and the ranks of leading regional actors marks the first significant power shift since the creation of the Bretton Woods order</w:t>
      </w:r>
      <w:r>
        <w:t xml:space="preserve">. The original four largest non-Western powers, despite weaknesses, present a growth story that has exceeded </w:t>
      </w:r>
      <w:r>
        <w:rPr>
          <w:rFonts w:eastAsia="Calibri"/>
        </w:rPr>
        <w:t xml:space="preserve">even Goldman Sachs’s expectations. </w:t>
      </w:r>
      <w:r w:rsidRPr="00D81639">
        <w:rPr>
          <w:rFonts w:eastAsia="Calibri"/>
          <w:highlight w:val="green"/>
        </w:rPr>
        <w:t>The BRICS contributed</w:t>
      </w:r>
      <w:r w:rsidRPr="00D81639">
        <w:rPr>
          <w:highlight w:val="green"/>
        </w:rPr>
        <w:t xml:space="preserve"> half of global growth in the decade ending in 2014, and in 2016, China alone accounted for nearly 40 percent of total </w:t>
      </w:r>
      <w:r w:rsidRPr="00D81639">
        <w:rPr>
          <w:rFonts w:eastAsia="Calibri"/>
          <w:highlight w:val="green"/>
        </w:rPr>
        <w:t>global growth—more than four times the U.S. contribution and</w:t>
      </w:r>
      <w:r w:rsidRPr="00D81639">
        <w:rPr>
          <w:highlight w:val="green"/>
        </w:rPr>
        <w:t xml:space="preserve"> more than 50 percent greater than all the advanced economies combined.</w:t>
      </w:r>
      <w:r w:rsidRPr="00D81639">
        <w:rPr>
          <w:highlight w:val="green"/>
          <w:vertAlign w:val="superscript"/>
        </w:rPr>
        <w:t>26</w:t>
      </w:r>
      <w:r>
        <w:t xml:space="preserve"> Since the start of the global financial crisis, U.S. intelligence and corporate communities have similarly recognized a momentous diffusion of power in the world arena, focused especially on Asia. The U.S. National Intelligence Council </w:t>
      </w:r>
      <w:r>
        <w:rPr>
          <w:rFonts w:eastAsia="Calibri"/>
        </w:rPr>
        <w:t>(NIC), for example, observed, “in terms of size, speed, and</w:t>
      </w:r>
      <w:r>
        <w:t xml:space="preserve"> directional flow, the transfer of global wealth and economic </w:t>
      </w:r>
      <w:r>
        <w:rPr>
          <w:rFonts w:eastAsia="Calibri"/>
        </w:rPr>
        <w:t>power now under way—roughly from West to East—is without</w:t>
      </w:r>
      <w:r>
        <w:t xml:space="preserve"> </w:t>
      </w:r>
      <w:r>
        <w:rPr>
          <w:rFonts w:eastAsia="Calibri"/>
        </w:rPr>
        <w:t xml:space="preserve">precedent in modern history.” </w:t>
      </w:r>
      <w:r w:rsidRPr="00D81639">
        <w:rPr>
          <w:rFonts w:eastAsia="Calibri"/>
          <w:highlight w:val="green"/>
        </w:rPr>
        <w:t>By 2030, the diffusion of power</w:t>
      </w:r>
      <w:r w:rsidRPr="00D81639">
        <w:rPr>
          <w:highlight w:val="green"/>
        </w:rPr>
        <w:t xml:space="preserve"> </w:t>
      </w:r>
      <w:r w:rsidRPr="00D81639">
        <w:rPr>
          <w:rFonts w:eastAsia="Calibri"/>
          <w:highlight w:val="green"/>
        </w:rPr>
        <w:t>is expected to have a significant impact, “largely reversing the</w:t>
      </w:r>
      <w:r w:rsidRPr="00D81639">
        <w:rPr>
          <w:highlight w:val="green"/>
        </w:rPr>
        <w:t xml:space="preserve"> </w:t>
      </w:r>
      <w:r w:rsidRPr="00D81639">
        <w:rPr>
          <w:rFonts w:eastAsia="Calibri"/>
          <w:highlight w:val="green"/>
        </w:rPr>
        <w:t>historic rise of the west</w:t>
      </w:r>
      <w:r>
        <w:rPr>
          <w:rFonts w:eastAsia="Calibri"/>
        </w:rPr>
        <w:t xml:space="preserve"> since 1750 </w:t>
      </w:r>
      <w:r w:rsidRPr="00D81639">
        <w:rPr>
          <w:rFonts w:eastAsia="Calibri"/>
          <w:highlight w:val="green"/>
        </w:rPr>
        <w:t>and restoring Asia’s weight</w:t>
      </w:r>
      <w:r w:rsidRPr="00D81639">
        <w:rPr>
          <w:highlight w:val="green"/>
        </w:rPr>
        <w:t xml:space="preserve"> </w:t>
      </w:r>
      <w:r w:rsidRPr="00D81639">
        <w:rPr>
          <w:rFonts w:eastAsia="Calibri"/>
          <w:highlight w:val="green"/>
        </w:rPr>
        <w:t>in the global economy and world politics</w:t>
      </w:r>
      <w:r>
        <w:rPr>
          <w:rFonts w:eastAsia="Calibri"/>
        </w:rPr>
        <w:t>.”</w:t>
      </w:r>
      <w:r>
        <w:rPr>
          <w:vertAlign w:val="superscript"/>
        </w:rPr>
        <w:t>27</w:t>
      </w:r>
      <w:r>
        <w:rPr>
          <w:rFonts w:eastAsia="Calibri"/>
        </w:rPr>
        <w:t xml:space="preserve"> </w:t>
      </w:r>
      <w:r>
        <w:t xml:space="preserve">Similarly, the McKinsey Global Institute (MGI) projects a shift in the </w:t>
      </w:r>
      <w:r>
        <w:rPr>
          <w:rFonts w:eastAsia="Calibri"/>
        </w:rPr>
        <w:t>“economic center of gravity,” erasing most of the regional</w:t>
      </w:r>
      <w:r>
        <w:t xml:space="preserve"> imbalances ushered in by the Industrial Revolution.</w:t>
      </w:r>
      <w:r>
        <w:rPr>
          <w:vertAlign w:val="superscript"/>
        </w:rPr>
        <w:t>28</w:t>
      </w:r>
      <w:r>
        <w:rPr>
          <w:rFonts w:eastAsia="Calibri"/>
        </w:rPr>
        <w:t xml:space="preserve"> </w:t>
      </w:r>
      <w:r>
        <w:t>By comparison, in the Washington think tank community and in American academia, there has been a reluctance to investigate the implications of the global power shift toward the BRICS, and a willingness instead to find confirmation in early dismissals of the BRICS as a meaningful group, especially after the growth of these economies started to slow and Russia and Brazil went into recession.</w:t>
      </w:r>
      <w:r>
        <w:rPr>
          <w:vertAlign w:val="superscript"/>
        </w:rPr>
        <w:t>29</w:t>
      </w:r>
      <w:r>
        <w:t xml:space="preserve"> </w:t>
      </w:r>
      <w:r>
        <w:rPr>
          <w:rFonts w:eastAsia="Calibri"/>
        </w:rPr>
        <w:t xml:space="preserve">(p.29) </w:t>
      </w:r>
      <w:r>
        <w:t xml:space="preserve">Given the geoeconomic importance of the European Union (EU), it is useful to compare its economic performance to the BRICS. Despite the volatility in their respective </w:t>
      </w:r>
      <w:r>
        <w:rPr>
          <w:rFonts w:eastAsia="Calibri"/>
        </w:rPr>
        <w:t xml:space="preserve">economic performances, </w:t>
      </w:r>
      <w:r w:rsidRPr="00D81639">
        <w:rPr>
          <w:rFonts w:eastAsia="Calibri"/>
          <w:highlight w:val="green"/>
        </w:rPr>
        <w:t>the BRICS’ aggregate economic</w:t>
      </w:r>
      <w:r w:rsidRPr="00D81639">
        <w:rPr>
          <w:highlight w:val="green"/>
        </w:rPr>
        <w:t xml:space="preserve"> output amounts to a significant portion of the global economy,</w:t>
      </w:r>
      <w:r>
        <w:t xml:space="preserve"> as shown in Figure</w:t>
      </w:r>
      <w:r>
        <w:rPr>
          <w:rFonts w:eastAsia="Calibri"/>
        </w:rPr>
        <w:t xml:space="preserve"> </w:t>
      </w:r>
      <w:r>
        <w:t>2.1</w:t>
      </w:r>
      <w:r w:rsidRPr="00D81639">
        <w:rPr>
          <w:highlight w:val="green"/>
        </w:rPr>
        <w:t>. The five BRICS combined have doubled their contribution to global economic output since 2000, and in 2016, this amount constituted 22 percent, when</w:t>
      </w:r>
      <w:r>
        <w:t xml:space="preserve"> gross domestic product </w:t>
      </w:r>
      <w:r w:rsidRPr="00D81639">
        <w:rPr>
          <w:highlight w:val="green"/>
        </w:rPr>
        <w:t>(GDP) is calculated on</w:t>
      </w:r>
      <w:r>
        <w:t xml:space="preserve"> the basis of </w:t>
      </w:r>
      <w:r w:rsidRPr="00D81639">
        <w:rPr>
          <w:highlight w:val="green"/>
        </w:rPr>
        <w:t>market exchange rates, or about 30 percent in</w:t>
      </w:r>
      <w:r>
        <w:t xml:space="preserve"> purchasing </w:t>
      </w:r>
      <w:r>
        <w:rPr>
          <w:rFonts w:eastAsia="Calibri"/>
        </w:rPr>
        <w:t>power parity (</w:t>
      </w:r>
      <w:r w:rsidRPr="00D81639">
        <w:rPr>
          <w:rFonts w:eastAsia="Calibri"/>
          <w:highlight w:val="green"/>
        </w:rPr>
        <w:t>PPP</w:t>
      </w:r>
      <w:r>
        <w:rPr>
          <w:rFonts w:eastAsia="Calibri"/>
        </w:rPr>
        <w:t xml:space="preserve">)–adjusted global GDP. Figure </w:t>
      </w:r>
      <w:r>
        <w:t>2.1</w:t>
      </w:r>
      <w:r>
        <w:rPr>
          <w:rFonts w:eastAsia="Calibri"/>
        </w:rPr>
        <w:t xml:space="preserve"> </w:t>
      </w:r>
      <w:r>
        <w:t xml:space="preserve">shows that </w:t>
      </w:r>
      <w:r>
        <w:rPr>
          <w:rFonts w:eastAsia="Calibri"/>
        </w:rPr>
        <w:t xml:space="preserve">the </w:t>
      </w:r>
      <w:r w:rsidRPr="00D81639">
        <w:rPr>
          <w:rFonts w:eastAsia="Calibri"/>
          <w:highlight w:val="green"/>
        </w:rPr>
        <w:t>BRICS share in 2015 surpassed the EU’s share of global</w:t>
      </w:r>
      <w:r w:rsidRPr="00D81639">
        <w:rPr>
          <w:highlight w:val="green"/>
        </w:rPr>
        <w:t xml:space="preserve"> output.</w:t>
      </w:r>
      <w:r w:rsidRPr="00D81639">
        <w:rPr>
          <w:highlight w:val="green"/>
          <w:vertAlign w:val="superscript"/>
        </w:rPr>
        <w:t>30</w:t>
      </w:r>
      <w:r w:rsidRPr="00D81639">
        <w:rPr>
          <w:rFonts w:eastAsia="Calibri"/>
          <w:highlight w:val="green"/>
        </w:rPr>
        <w:t xml:space="preserve"> </w:t>
      </w:r>
      <w:proofErr w:type="gramStart"/>
      <w:r w:rsidRPr="00D81639">
        <w:rPr>
          <w:rFonts w:eastAsia="Calibri"/>
          <w:highlight w:val="green"/>
        </w:rPr>
        <w:t>By</w:t>
      </w:r>
      <w:proofErr w:type="gramEnd"/>
      <w:r w:rsidRPr="00D81639">
        <w:rPr>
          <w:rFonts w:eastAsia="Calibri"/>
          <w:highlight w:val="green"/>
        </w:rPr>
        <w:t xml:space="preserve"> 2020, the BRICS’ share is projected to reach 25</w:t>
      </w:r>
      <w:r w:rsidRPr="00D81639">
        <w:rPr>
          <w:highlight w:val="green"/>
        </w:rPr>
        <w:t xml:space="preserve"> percent of global output,</w:t>
      </w:r>
      <w:r>
        <w:t xml:space="preserve"> despite the downturns in Russia and Brazil. </w:t>
      </w:r>
      <w:r w:rsidRPr="00D81639">
        <w:rPr>
          <w:highlight w:val="green"/>
        </w:rPr>
        <w:t>The U.S. portion of the world economy has been steadily declining for half a century. In market rates, the current U.S. share of global GDP is 24.7 percent, down from a high of 38.5 percent in 1960</w:t>
      </w:r>
      <w:r>
        <w:t>.</w:t>
      </w:r>
      <w:r>
        <w:rPr>
          <w:vertAlign w:val="superscript"/>
        </w:rPr>
        <w:t>32</w:t>
      </w:r>
      <w:r>
        <w:rPr>
          <w:rFonts w:eastAsia="Calibri"/>
        </w:rPr>
        <w:t xml:space="preserve"> </w:t>
      </w:r>
      <w:r>
        <w:t>As shown in Figure</w:t>
      </w:r>
      <w:r>
        <w:rPr>
          <w:rFonts w:eastAsia="Calibri"/>
        </w:rPr>
        <w:t xml:space="preserve"> </w:t>
      </w:r>
      <w:r>
        <w:t>2.2</w:t>
      </w:r>
      <w:r>
        <w:rPr>
          <w:rFonts w:eastAsia="Calibri"/>
        </w:rPr>
        <w:t xml:space="preserve">, </w:t>
      </w:r>
      <w:r w:rsidRPr="00D81639">
        <w:rPr>
          <w:rFonts w:eastAsia="Calibri"/>
          <w:highlight w:val="green"/>
        </w:rPr>
        <w:t>China’s</w:t>
      </w:r>
      <w:r w:rsidRPr="00D81639">
        <w:rPr>
          <w:highlight w:val="green"/>
        </w:rPr>
        <w:t xml:space="preserve"> GDP also surpassed the United States in PPP terms in 2014,</w:t>
      </w:r>
      <w:r>
        <w:t xml:space="preserve"> and within a decade, it is likely to catch up to the United </w:t>
      </w:r>
      <w:r>
        <w:rPr>
          <w:rFonts w:eastAsia="Calibri"/>
        </w:rPr>
        <w:t xml:space="preserve">States in dollars at market rates. </w:t>
      </w:r>
      <w:r w:rsidRPr="00D81639">
        <w:rPr>
          <w:rFonts w:eastAsia="Calibri"/>
          <w:highlight w:val="green"/>
        </w:rPr>
        <w:t>China is now also the world’s</w:t>
      </w:r>
      <w:r w:rsidRPr="00D81639">
        <w:rPr>
          <w:highlight w:val="green"/>
        </w:rPr>
        <w:t xml:space="preserve"> </w:t>
      </w:r>
      <w:r w:rsidRPr="00D81639">
        <w:rPr>
          <w:rFonts w:eastAsia="Calibri"/>
          <w:highlight w:val="green"/>
        </w:rPr>
        <w:t>largest trading nation, and it has the world’s largest middle</w:t>
      </w:r>
      <w:r w:rsidRPr="00D81639">
        <w:rPr>
          <w:highlight w:val="green"/>
        </w:rPr>
        <w:t xml:space="preserve"> class, edging out both the United States in 2015 and the struggling Eurozone,</w:t>
      </w:r>
      <w:r>
        <w:t xml:space="preserve"> where only in France did wealth grow faster (3.6 percent) than the 2 percent median for the twentyfirst century, according to Credit Suisse</w:t>
      </w:r>
      <w:r w:rsidRPr="00D81639">
        <w:rPr>
          <w:highlight w:val="green"/>
        </w:rPr>
        <w:t>. Even Russia</w:t>
      </w:r>
      <w:r>
        <w:t xml:space="preserve">, which swung between peaks and valleys, </w:t>
      </w:r>
      <w:r w:rsidRPr="00D81639">
        <w:rPr>
          <w:highlight w:val="green"/>
        </w:rPr>
        <w:t xml:space="preserve">recorded a net 4.1 percent </w:t>
      </w:r>
      <w:r w:rsidRPr="00D81639">
        <w:rPr>
          <w:rFonts w:eastAsia="Calibri"/>
          <w:highlight w:val="green"/>
        </w:rPr>
        <w:t>gain from 2000–2015, ranking sixth in its rate of growth of</w:t>
      </w:r>
      <w:r w:rsidRPr="00D81639">
        <w:rPr>
          <w:highlight w:val="green"/>
        </w:rPr>
        <w:t xml:space="preserve"> real wealth.</w:t>
      </w:r>
      <w:r w:rsidRPr="00D81639">
        <w:rPr>
          <w:highlight w:val="green"/>
          <w:vertAlign w:val="superscript"/>
        </w:rPr>
        <w:t>33</w:t>
      </w:r>
      <w:r>
        <w:t xml:space="preserve"> </w:t>
      </w:r>
      <w:r>
        <w:rPr>
          <w:rFonts w:eastAsia="Calibri"/>
        </w:rPr>
        <w:t xml:space="preserve">(p.30) </w:t>
      </w:r>
      <w:r>
        <w:t xml:space="preserve">With respect to the size of the international economy, from 2000 to 2014, global GDP more than doubled, increasing from $31.8 trillion to over $75 trillion. Overall, emerging market economies contributed 46 percent of global growth (70 </w:t>
      </w:r>
      <w:r>
        <w:rPr>
          <w:rFonts w:eastAsia="Calibri"/>
        </w:rPr>
        <w:t>percent in PPP) in 2000–2008, before the global financial</w:t>
      </w:r>
      <w:r>
        <w:t xml:space="preserve"> </w:t>
      </w:r>
      <w:r>
        <w:rPr>
          <w:rFonts w:eastAsia="Calibri"/>
        </w:rPr>
        <w:t>crisis, and 70 percent in 2010–2015 in market exchange-rate</w:t>
      </w:r>
      <w:r>
        <w:t xml:space="preserve"> terms. By 2014, all emerging economies constituted 34 percent of global GDP, rising as they integrated into trade and financial markets. </w:t>
      </w:r>
      <w:r w:rsidRPr="00D81639">
        <w:rPr>
          <w:highlight w:val="green"/>
        </w:rPr>
        <w:t xml:space="preserve">The BRICS accounted for two-thirds of this </w:t>
      </w:r>
      <w:r w:rsidRPr="00D81639">
        <w:rPr>
          <w:rFonts w:eastAsia="Calibri"/>
          <w:highlight w:val="green"/>
        </w:rPr>
        <w:t>emerging market output, and in 2010–2014, they contributed</w:t>
      </w:r>
      <w:r w:rsidRPr="00D81639">
        <w:rPr>
          <w:highlight w:val="green"/>
        </w:rPr>
        <w:t xml:space="preserve"> 40 percent of global economic growth</w:t>
      </w:r>
      <w:r>
        <w:t>, with a peak of 50 percent in 2013.</w:t>
      </w:r>
      <w:r>
        <w:rPr>
          <w:vertAlign w:val="superscript"/>
        </w:rPr>
        <w:t>34</w:t>
      </w:r>
      <w:r>
        <w:rPr>
          <w:rFonts w:eastAsia="Calibri"/>
        </w:rPr>
        <w:t xml:space="preserve"> </w:t>
      </w:r>
      <w:r w:rsidRPr="00D81639">
        <w:rPr>
          <w:highlight w:val="green"/>
        </w:rPr>
        <w:t>Together, they account for more than one</w:t>
      </w:r>
      <w:r w:rsidRPr="00D81639">
        <w:rPr>
          <w:rFonts w:eastAsia="Calibri"/>
          <w:highlight w:val="green"/>
        </w:rPr>
        <w:t>fifth of global activity—as much as the United States, and</w:t>
      </w:r>
      <w:r w:rsidRPr="00D81639">
        <w:rPr>
          <w:highlight w:val="green"/>
        </w:rPr>
        <w:t xml:space="preserve"> more than the Euro area</w:t>
      </w:r>
      <w:r>
        <w:t xml:space="preserve">. </w:t>
      </w:r>
      <w:r>
        <w:rPr>
          <w:rFonts w:eastAsia="Calibri"/>
        </w:rPr>
        <w:t xml:space="preserve">Over the same 14-year period, </w:t>
      </w:r>
      <w:r w:rsidRPr="00D81639">
        <w:rPr>
          <w:rFonts w:eastAsia="Calibri"/>
          <w:highlight w:val="green"/>
        </w:rPr>
        <w:t>China’s nominal GDP rose from</w:t>
      </w:r>
      <w:r w:rsidRPr="00D81639">
        <w:rPr>
          <w:highlight w:val="green"/>
        </w:rPr>
        <w:t xml:space="preserve"> </w:t>
      </w:r>
      <w:r w:rsidRPr="00D81639">
        <w:rPr>
          <w:rFonts w:eastAsia="Calibri"/>
          <w:highlight w:val="green"/>
        </w:rPr>
        <w:t>$1.2 trillion to more than $10 trillion</w:t>
      </w:r>
      <w:r>
        <w:rPr>
          <w:rFonts w:eastAsia="Calibri"/>
        </w:rPr>
        <w:t>—growing at more than</w:t>
      </w:r>
      <w:r>
        <w:t xml:space="preserve"> </w:t>
      </w:r>
      <w:r>
        <w:rPr>
          <w:rFonts w:eastAsia="Calibri"/>
        </w:rPr>
        <w:t>four times the global rate in market exchange-rate terms—and</w:t>
      </w:r>
      <w:r>
        <w:t xml:space="preserve"> </w:t>
      </w:r>
      <w:r w:rsidRPr="00D81639">
        <w:rPr>
          <w:highlight w:val="green"/>
        </w:rPr>
        <w:t>in 2016, it is forecast to contribute four times more to global growth than the United States.</w:t>
      </w:r>
      <w:r>
        <w:t xml:space="preserve"> As shown in Figure</w:t>
      </w:r>
      <w:r>
        <w:rPr>
          <w:rFonts w:eastAsia="Calibri"/>
        </w:rPr>
        <w:t xml:space="preserve"> </w:t>
      </w:r>
      <w:r>
        <w:t xml:space="preserve">2.3, </w:t>
      </w:r>
      <w:r>
        <w:rPr>
          <w:rFonts w:eastAsia="Calibri"/>
        </w:rPr>
        <w:t>China’s</w:t>
      </w:r>
      <w:r>
        <w:t xml:space="preserve"> 2016 projected GDP in market exchange-rate terms was $11.4 trillion, compared to the projected U.S. output of $18.6 trillion. </w:t>
      </w:r>
      <w:r w:rsidRPr="00D81639">
        <w:rPr>
          <w:highlight w:val="green"/>
        </w:rPr>
        <w:t>In purchasing power parity terms,</w:t>
      </w:r>
      <w:r>
        <w:t xml:space="preserve"> as shown in Figure</w:t>
      </w:r>
      <w:r>
        <w:rPr>
          <w:rFonts w:eastAsia="Calibri"/>
        </w:rPr>
        <w:t xml:space="preserve"> </w:t>
      </w:r>
      <w:r>
        <w:t xml:space="preserve">2.2, by </w:t>
      </w:r>
      <w:r>
        <w:rPr>
          <w:rFonts w:eastAsia="Calibri"/>
        </w:rPr>
        <w:t xml:space="preserve">the end of 2015, </w:t>
      </w:r>
      <w:r w:rsidRPr="00D81639">
        <w:rPr>
          <w:rFonts w:eastAsia="Calibri"/>
          <w:highlight w:val="green"/>
        </w:rPr>
        <w:t>China’s output of $19.4 trillion was the</w:t>
      </w:r>
      <w:r w:rsidRPr="00D81639">
        <w:rPr>
          <w:highlight w:val="green"/>
        </w:rPr>
        <w:t xml:space="preserve"> </w:t>
      </w:r>
      <w:r w:rsidRPr="00D81639">
        <w:rPr>
          <w:rFonts w:eastAsia="Calibri"/>
          <w:highlight w:val="green"/>
        </w:rPr>
        <w:t>world’s largest, surpassing the American economy</w:t>
      </w:r>
      <w:r>
        <w:rPr>
          <w:rFonts w:eastAsia="Calibri"/>
        </w:rPr>
        <w:t>.</w:t>
      </w:r>
      <w:r>
        <w:t xml:space="preserve"> </w:t>
      </w:r>
      <w:r>
        <w:rPr>
          <w:rFonts w:eastAsia="Calibri"/>
        </w:rPr>
        <w:t>Despite the current lopsidedness among the BRICS countries’</w:t>
      </w:r>
      <w:r>
        <w:t xml:space="preserve"> growth rates (as discussed later in this chapter), </w:t>
      </w:r>
      <w:r w:rsidRPr="00D81639">
        <w:rPr>
          <w:highlight w:val="green"/>
        </w:rPr>
        <w:t xml:space="preserve">on average over the next decade, the BRICS will more than likely match or </w:t>
      </w:r>
      <w:r w:rsidRPr="00D81639">
        <w:rPr>
          <w:rFonts w:eastAsia="Calibri"/>
          <w:highlight w:val="green"/>
        </w:rPr>
        <w:t>beat major European countries’ growth rates, and in China</w:t>
      </w:r>
      <w:r w:rsidRPr="00D81639">
        <w:rPr>
          <w:highlight w:val="green"/>
        </w:rPr>
        <w:t xml:space="preserve"> and India, by more than threefold or fourfold.</w:t>
      </w:r>
      <w:r>
        <w:t xml:space="preserve"> The GDP annual growth rate in the Euro</w:t>
      </w:r>
      <w:r>
        <w:rPr>
          <w:rFonts w:eastAsia="Calibri"/>
        </w:rPr>
        <w:t xml:space="preserve"> (p.31) </w:t>
      </w:r>
      <w:r>
        <w:t>area averaged 1.6 percent for more than two decades from 1995 to 2016.</w:t>
      </w:r>
      <w:r>
        <w:rPr>
          <w:vertAlign w:val="superscript"/>
        </w:rPr>
        <w:t>35</w:t>
      </w:r>
      <w:r>
        <w:rPr>
          <w:rFonts w:eastAsia="Calibri"/>
        </w:rPr>
        <w:t xml:space="preserve"> </w:t>
      </w:r>
      <w:r>
        <w:t xml:space="preserve">In 2000, the combined size of the BRICS economies was about a quarter of </w:t>
      </w:r>
      <w:r>
        <w:rPr>
          <w:rFonts w:eastAsia="Calibri"/>
        </w:rPr>
        <w:t>the U.S. GDP. By the start of 2016, the BRICS’ combined</w:t>
      </w:r>
      <w:r>
        <w:t xml:space="preserve"> output ($16.5 trillion) in market rates ranked them above the Eurozone and nearly equivalent to the U.S. economy (at $17.9 trillion), while their share of world economic output was equivalent to the European Union. The shares of global GDP contributed by Brazil and Russia increased greatly during this period, to the extent that they rose from the tenth- and eleventh-largest G20 economies in 2003 (leapfrogging four G20 EU member-states) to become the fifth- and sixth-largest G20 economies in 2013. A host of factors, from the fall in commodity prices to governance issues, as well as deep recessions since about 2013, have seen Brazil and Russia slide recently. Yet the four original BRICs all remained within the top ten world economies in 2016.</w:t>
      </w:r>
      <w:r>
        <w:rPr>
          <w:vertAlign w:val="superscript"/>
        </w:rPr>
        <w:t>36</w:t>
      </w:r>
      <w:r>
        <w:t xml:space="preserve"> Estimating when the BRICS collectively might outdistance the G7 measured in market exchange rates depends heavily on assumptions about relative growth weights (i.e., How much </w:t>
      </w:r>
      <w:r>
        <w:rPr>
          <w:rFonts w:eastAsia="Calibri"/>
        </w:rPr>
        <w:t>will China’s average growth rate decline in out years, and by</w:t>
      </w:r>
      <w:r>
        <w:t xml:space="preserve"> what increments? Will the three stagnant BRICS countries undertake needed structural reforms and increase potential growth? Will the allies of the United States raise their average growth above 1 or 1.5 percent? Will the United States overcome secular stagnation and grow above an average of 2 percent per year?) </w:t>
      </w:r>
      <w:proofErr w:type="gramStart"/>
      <w:r>
        <w:t>and</w:t>
      </w:r>
      <w:proofErr w:type="gramEnd"/>
      <w:r>
        <w:t xml:space="preserve"> currency appreciation (i.e., How much will the RMB appreciate/decline in value per year?). Given that </w:t>
      </w:r>
      <w:r>
        <w:rPr>
          <w:rFonts w:eastAsia="Calibri"/>
        </w:rPr>
        <w:t>China’s population is four times the size of the United States,</w:t>
      </w:r>
      <w:r>
        <w:t xml:space="preserve"> </w:t>
      </w:r>
      <w:r>
        <w:rPr>
          <w:rFonts w:eastAsia="Calibri"/>
        </w:rPr>
        <w:t>it is likely that with continued convergence, China’s GDP could</w:t>
      </w:r>
      <w:r>
        <w:t xml:space="preserve"> surpass that of the United States in market exchange rates in the 2020s, or the 2030s at the latest, always depending on the aforementioned assumptions and all other things being equal. </w:t>
      </w:r>
      <w:r>
        <w:rPr>
          <w:rFonts w:eastAsia="Calibri"/>
        </w:rPr>
        <w:t>Likewise, the BRICS will be boosted further by India’s rapid</w:t>
      </w:r>
      <w:r>
        <w:t xml:space="preserve"> growth. </w:t>
      </w:r>
      <w:r>
        <w:rPr>
          <w:rFonts w:eastAsia="Calibri"/>
        </w:rPr>
        <w:t>Forecasting about the BRICS’ economic potential has been</w:t>
      </w:r>
      <w:r>
        <w:t xml:space="preserve"> particularly contentious. However, a decade after</w:t>
      </w:r>
      <w:r>
        <w:rPr>
          <w:rFonts w:eastAsia="Calibri"/>
        </w:rPr>
        <w:t xml:space="preserve"> Jim O’Neill’s </w:t>
      </w:r>
      <w:r>
        <w:t>2001</w:t>
      </w:r>
      <w:r>
        <w:rPr>
          <w:rFonts w:eastAsia="Calibri"/>
        </w:rPr>
        <w:t xml:space="preserve"> </w:t>
      </w:r>
      <w:r>
        <w:t>inaugural paper on the BRICs,</w:t>
      </w:r>
      <w:r>
        <w:rPr>
          <w:vertAlign w:val="superscript"/>
        </w:rPr>
        <w:t>39</w:t>
      </w:r>
      <w:r>
        <w:rPr>
          <w:rFonts w:eastAsia="Calibri"/>
        </w:rPr>
        <w:t xml:space="preserve"> </w:t>
      </w:r>
      <w:r w:rsidRPr="00D81639">
        <w:rPr>
          <w:highlight w:val="green"/>
        </w:rPr>
        <w:t>Goldman Sachs</w:t>
      </w:r>
      <w:r>
        <w:t xml:space="preserve"> issued a decennial review noting that the process of global economic transformation was proceeding faster than expected.</w:t>
      </w:r>
      <w:r>
        <w:rPr>
          <w:vertAlign w:val="superscript"/>
        </w:rPr>
        <w:t xml:space="preserve">40 </w:t>
      </w:r>
      <w:r>
        <w:t xml:space="preserve">Goldman </w:t>
      </w:r>
      <w:r w:rsidRPr="00D81639">
        <w:rPr>
          <w:highlight w:val="green"/>
        </w:rPr>
        <w:t>revised</w:t>
      </w:r>
      <w:r>
        <w:t xml:space="preserve"> its original </w:t>
      </w:r>
      <w:r w:rsidRPr="00D81639">
        <w:rPr>
          <w:highlight w:val="green"/>
        </w:rPr>
        <w:t>projections, forecasting in 2011 that</w:t>
      </w:r>
      <w:r>
        <w:t xml:space="preserve"> the original </w:t>
      </w:r>
      <w:r w:rsidRPr="00D81639">
        <w:rPr>
          <w:highlight w:val="green"/>
        </w:rPr>
        <w:t>BRIC economies would make up four of the five largest economies in the world by 2050, measured in U.S. dollars, and</w:t>
      </w:r>
      <w:r>
        <w:rPr>
          <w:rFonts w:eastAsia="Calibri"/>
        </w:rPr>
        <w:t xml:space="preserve"> (p.33) </w:t>
      </w:r>
      <w:r w:rsidRPr="00D81639">
        <w:rPr>
          <w:highlight w:val="green"/>
        </w:rPr>
        <w:t>that the Chinese economy would surpass the United States in 2026, while the BRICs together would surpass the United States in 2015 and the G7 in 2032</w:t>
      </w:r>
      <w:r>
        <w:t xml:space="preserve">. A team at </w:t>
      </w:r>
      <w:r w:rsidRPr="00D81639">
        <w:rPr>
          <w:highlight w:val="green"/>
        </w:rPr>
        <w:t>the Organisation for Economic Co-operation and Development (OECD) made similar predictions.</w:t>
      </w:r>
      <w:r>
        <w:rPr>
          <w:vertAlign w:val="superscript"/>
        </w:rPr>
        <w:t>41</w:t>
      </w:r>
      <w:r>
        <w:t xml:space="preserve"> </w:t>
      </w:r>
      <w:r>
        <w:rPr>
          <w:rFonts w:eastAsia="Calibri"/>
        </w:rPr>
        <w:t>In fact, China’s economic acceleration involved significant</w:t>
      </w:r>
      <w:r>
        <w:t xml:space="preserve"> convergence, allowing it to reach a quarter of U.S. per capita GDP (in PPP terms),</w:t>
      </w:r>
      <w:r>
        <w:rPr>
          <w:vertAlign w:val="superscript"/>
        </w:rPr>
        <w:t>42</w:t>
      </w:r>
      <w:r>
        <w:rPr>
          <w:rFonts w:eastAsia="Calibri"/>
        </w:rPr>
        <w:t xml:space="preserve"> while Russia’s per capita GDP reached</w:t>
      </w:r>
      <w:r>
        <w:t xml:space="preserve"> 45.5 percent of the U.S. level. Earlier estimates expected that prices and currencies would rise relative to the United States and other advanced countries, leading to such outcomes.</w:t>
      </w:r>
      <w:r>
        <w:rPr>
          <w:vertAlign w:val="superscript"/>
        </w:rPr>
        <w:t xml:space="preserve">43 </w:t>
      </w:r>
      <w:r w:rsidRPr="00D81639">
        <w:rPr>
          <w:rFonts w:eastAsia="Calibri"/>
          <w:highlight w:val="green"/>
        </w:rPr>
        <w:t>China’s currency appreciated significantly since 2005, which</w:t>
      </w:r>
      <w:r w:rsidRPr="00D81639">
        <w:rPr>
          <w:highlight w:val="green"/>
        </w:rPr>
        <w:t xml:space="preserve"> helps explain its rapid rise in the rankings of top ten economies</w:t>
      </w:r>
      <w:r>
        <w:t xml:space="preserve">. Eswar Prasad calculates that </w:t>
      </w:r>
      <w:r w:rsidRPr="00D81639">
        <w:rPr>
          <w:highlight w:val="green"/>
        </w:rPr>
        <w:t>by the beginning of 2015, the RMB had appreciated by about 35 percent relative to the dollar, by 47 percent on a trade-weighted basis</w:t>
      </w:r>
      <w:r>
        <w:t>, and by about 57 percent on an inflation-adjusted basis.</w:t>
      </w:r>
      <w:r>
        <w:rPr>
          <w:vertAlign w:val="superscript"/>
        </w:rPr>
        <w:t>44</w:t>
      </w:r>
      <w:r>
        <w:rPr>
          <w:rFonts w:eastAsia="Calibri"/>
        </w:rPr>
        <w:t xml:space="preserve"> </w:t>
      </w:r>
      <w:r>
        <w:t>However, the RMB started experiencing two-way volatility in 2014 and is likely to encounter depreciation pressures against the U.S. dollar as the Federal Reserve raises its discount rate.</w:t>
      </w:r>
    </w:p>
    <w:p w:rsidR="009E1068" w:rsidRDefault="009E1068" w:rsidP="009E1068"/>
    <w:p w:rsidR="004C250C" w:rsidRDefault="004C250C" w:rsidP="000C4A1E"/>
    <w:p w:rsidR="009E1068" w:rsidRDefault="000C4A1E" w:rsidP="004C250C">
      <w:pPr>
        <w:pStyle w:val="Heading3"/>
      </w:pPr>
      <w:r>
        <w:t xml:space="preserve">BRICS—Impact: </w:t>
      </w:r>
      <w:r w:rsidR="004C250C">
        <w:t>Conflict/War</w:t>
      </w:r>
    </w:p>
    <w:p w:rsidR="004C250C" w:rsidRDefault="004C250C" w:rsidP="004C250C">
      <w:pPr>
        <w:pStyle w:val="Heading4"/>
      </w:pPr>
      <w:r>
        <w:t xml:space="preserve">The affirmative is wrong in their claim that hegemony “solves conflict”—cooperation will blossom after US decline. Allowing the status quo to transition </w:t>
      </w:r>
      <w:r>
        <w:rPr>
          <w:u w:val="single"/>
        </w:rPr>
        <w:t>de-escalates</w:t>
      </w:r>
      <w:r>
        <w:t xml:space="preserve"> global flashpoints, upholding hegemony creates conflict by forcing outside nations to concede to US demands. </w:t>
      </w:r>
    </w:p>
    <w:p w:rsidR="004C250C" w:rsidRDefault="004C250C" w:rsidP="004C250C">
      <w:r w:rsidRPr="009844B1">
        <w:rPr>
          <w:rStyle w:val="Style13ptBold"/>
        </w:rPr>
        <w:t>Gills, 17</w:t>
      </w:r>
      <w:r>
        <w:t xml:space="preserve"> - Barry K. Gills and Heikki Patomäki [University of Helsinki, Finland] (“Trumponomics and the “post-hegemonic” world,” real-world economics review, issue no. 79, 2017)//BL</w:t>
      </w:r>
    </w:p>
    <w:p w:rsidR="004C250C" w:rsidRDefault="004C250C" w:rsidP="004C250C">
      <w:r>
        <w:t>HST = Hegemonic stability theory</w:t>
      </w:r>
    </w:p>
    <w:p w:rsidR="004C250C" w:rsidRPr="00860DBC" w:rsidRDefault="004C250C" w:rsidP="004C250C">
      <w:pPr>
        <w:rPr>
          <w:sz w:val="14"/>
        </w:rPr>
      </w:pPr>
      <w:r w:rsidRPr="0004616C">
        <w:rPr>
          <w:sz w:val="14"/>
        </w:rPr>
        <w:t xml:space="preserve">HST emerged at a time when the partial collapse of the Bretton Woods system was widely conceived as a sign of crisis in US global leadership. This perception was further reinforced by the catastrophe of the Vietnam War and the rise of the New Left movement. Basically, </w:t>
      </w:r>
      <w:r w:rsidRPr="00D81639">
        <w:rPr>
          <w:rStyle w:val="StyleUnderline"/>
          <w:highlight w:val="green"/>
        </w:rPr>
        <w:t>HST claims that the stability of the world economy is dependent on the benevolent leadership of the hegemonic state</w:t>
      </w:r>
      <w:r w:rsidRPr="0098549D">
        <w:rPr>
          <w:rStyle w:val="StyleUnderline"/>
        </w:rPr>
        <w:t>. HST was first proposed by economic historian Charles P. Kindleberger</w:t>
      </w:r>
      <w:r w:rsidRPr="0004616C">
        <w:rPr>
          <w:sz w:val="14"/>
        </w:rPr>
        <w:t xml:space="preserve"> (1973) in The World in Depression 1929-1939. In the concluding chapter of that work, “An Explanation of the 1929 Depression”, Kindleberger suggested a chain of partly contrastive historical analogies between three eras. The first was the era of free trade under British leadership from 1846 (abolition of the Corn Laws) or 1860 (further elimination of tariffs) until 1913.4 The second was the interwar era of 1919-39, when the US first refused to accept the role of hegemonic leadership and then resorted to the protectionist Smoot-Hawley Tariff Act of 1930 in response to the financial crisis and its consequences. </w:t>
      </w:r>
      <w:r w:rsidRPr="0098549D">
        <w:rPr>
          <w:rStyle w:val="StyleUnderline"/>
        </w:rPr>
        <w:t>The third was the era of the US (hegemonic) leadership in 1945-71. In addition, the fourth era was beginning in the 1970s, when the US was arguably “beginning to slip” (ibid., p. 307), but which we retrospectively know as the era of neoliberalism or market-globalism</w:t>
      </w:r>
      <w:r w:rsidRPr="0004616C">
        <w:rPr>
          <w:sz w:val="14"/>
        </w:rPr>
        <w:t xml:space="preserve"> (see Harvey, 2005; Steger, 2009; Springer, Birch and MacLeavy 2016). Kindleberger anticipated future tendencies towards protectionism and a diplomatic stalemate between the US and EEC. The next forty years turned out different, but in Kindleberger’s historical reading, a stalemate and repression would mean a heightened danger of regressive spiral into war. These historical analogies were subsequently formulated into a general theory by Stephen D. Krasner (1976), Robert Keohane (1980), Robert Gilpin (1981), and Kindleberger (1981) himself. In Krasner’s (1976, p. 318) formulation, the main hypothesis of the theory is that “a hegemonic distribution of potential economic power is likely to result in an open trading structure” and, more generally, in an open world economy. Krasner qualified his state-power argument by talking about delayed political reactions to changes in patterns of trade and finance and structures of production; the actual effects of gradual economic changes may in some cases become visible only after decades. Moreover, “some catalytic external event seems necessary to move states to dramatic policy initiatives in line with state interests” (1976, p. 341). Policy-choices are thus path-dependent, and states become rather easily locked into the pattern set by their previous choices. </w:t>
      </w:r>
      <w:r w:rsidRPr="0098549D">
        <w:rPr>
          <w:rStyle w:val="StyleUnderline"/>
        </w:rPr>
        <w:t>The key assumption underlying the theory of hegemonic stability, however, is that free trade and maximal (global) openness in investments and finance are beneficial to everyone, albeit not equally so, in sharp contrast to many alternative perspectives</w:t>
      </w:r>
      <w:r w:rsidRPr="0004616C">
        <w:rPr>
          <w:sz w:val="14"/>
        </w:rPr>
        <w:t xml:space="preserve"> (such as Rodrik 2001; Unger 2008): “Neoclassical trade theory is based upon the assumption that states act to maximize their aggregate economic utility. This leads to the conclusion that maximum global welfare and Pareto optimality are achieved under free trade. While particular countries may better their situations through protectionism, economic theory has generally looked askance at such policies. […] Neoclassical theory recognizes that trade regulations can also be used to correct domestic distortions and to promote infant industries, but these are exceptions or temporary departures from policy conclusions that lead logically to the support of free trade” (Krasner, 1976, p. 318). Krasner stressed that the benefits are clearest in the case of large and technologically advanced states and for some small states, but large backward states may in some cases experience excessive costs from trade openness. Krasner’s qualifications notwithstanding, in the next step of the development of the theory, liberal international order was bluntly defined as a (global) public good. The global public good was supposed to include the definition and enforcement of property rights, resolution of disputes, stability and security (Gilpin, 1981, p. 16, 30, 34; Gilpin, 1987, pp. 86-7; Kindleberger, 1981, p. 247).5 Yet these HST theorists were not united about the nature of what constituted that ‘good’. Whereas Kindleberger emphasised moral responsibilities and the need to overcome temporary asymmetries and counter business cycles, Gilpin, by contrast, put forward a more neo-imperialist interpretation: “As was the case with premodern empires, the hegemonic powers may be said to supply public goods (security and protection of property rights) in exchange for revenue. </w:t>
      </w:r>
      <w:proofErr w:type="gramStart"/>
      <w:r w:rsidRPr="0004616C">
        <w:rPr>
          <w:sz w:val="14"/>
        </w:rPr>
        <w:t>The Pax Britannica and Pax Americana, like the Pax Romana, ensured an international system of relative peace and security” (Gilpin, 1981, p. 145).</w:t>
      </w:r>
      <w:proofErr w:type="gramEnd"/>
      <w:r w:rsidRPr="0004616C">
        <w:rPr>
          <w:sz w:val="14"/>
        </w:rPr>
        <w:t xml:space="preserve"> The theory of hegemonic stability thus depicted 19th century Britain as a model for the late 20th and early 21st century US. The precise ethical and political implications of the theory were somewhat unclear, however. Gilpin presented a gloomy picture of future options. Despite the Cold War bipolar structure being a major stabilising factor, threatened only by the continuous rise of the Soviet Union, Gilpin argued that “the danger of a hegemonic war is very real” (ibid., p. 234). His prescription: a hegemonic or imperial enforcement – i.e. </w:t>
      </w:r>
      <w:proofErr w:type="gramStart"/>
      <w:r w:rsidRPr="0004616C">
        <w:rPr>
          <w:sz w:val="14"/>
        </w:rPr>
        <w:t>that powerful states</w:t>
      </w:r>
      <w:proofErr w:type="gramEnd"/>
      <w:r w:rsidRPr="0004616C">
        <w:rPr>
          <w:sz w:val="14"/>
        </w:rPr>
        <w:t xml:space="preserve"> should control the “lesser states” – for global security and protection of property rights, has been taken seriously by many US-based scholars, politicians and journalists. Coupled with the assumption of the benevolence of the hegemon and related apologetic narratives, this line of thinking readily lends itself to the conclusion that the US has been assuming an unfair share of sustaining the global public good.6 Strange (1987, p. 552) expressed the main practical implication of the theory: “[</w:t>
      </w:r>
      <w:r w:rsidRPr="00D81639">
        <w:rPr>
          <w:rStyle w:val="StyleUnderline"/>
          <w:highlight w:val="green"/>
        </w:rPr>
        <w:t>T]he myth of lost hegemony is apt to induce in everybody only pessimism, despair, and the conviction that</w:t>
      </w:r>
      <w:r w:rsidRPr="0098549D">
        <w:rPr>
          <w:rStyle w:val="StyleUnderline"/>
        </w:rPr>
        <w:t xml:space="preserve">, in these inauspicious circumstances, </w:t>
      </w:r>
      <w:r w:rsidRPr="00D81639">
        <w:rPr>
          <w:rStyle w:val="StyleUnderline"/>
          <w:highlight w:val="green"/>
        </w:rPr>
        <w:t>the only thing to do is to ignore everyone else and look after your own</w:t>
      </w:r>
      <w:r w:rsidRPr="0098549D">
        <w:rPr>
          <w:rStyle w:val="StyleUnderline"/>
        </w:rPr>
        <w:t xml:space="preserve"> individual or national </w:t>
      </w:r>
      <w:r w:rsidRPr="00D81639">
        <w:rPr>
          <w:rStyle w:val="StyleUnderline"/>
          <w:highlight w:val="green"/>
        </w:rPr>
        <w:t>interests</w:t>
      </w:r>
      <w:r w:rsidRPr="0098549D">
        <w:rPr>
          <w:rStyle w:val="StyleUnderline"/>
        </w:rPr>
        <w:t xml:space="preserve">. Thus, some of </w:t>
      </w:r>
      <w:r w:rsidRPr="00D81639">
        <w:rPr>
          <w:rStyle w:val="StyleUnderline"/>
          <w:highlight w:val="green"/>
        </w:rPr>
        <w:t xml:space="preserve">the </w:t>
      </w:r>
      <w:r w:rsidRPr="009844B1">
        <w:rPr>
          <w:rStyle w:val="StyleUnderline"/>
        </w:rPr>
        <w:t xml:space="preserve">same </w:t>
      </w:r>
      <w:r w:rsidRPr="00D81639">
        <w:rPr>
          <w:rStyle w:val="StyleUnderline"/>
          <w:highlight w:val="green"/>
        </w:rPr>
        <w:t>American contributors</w:t>
      </w:r>
      <w:r w:rsidRPr="0098549D">
        <w:rPr>
          <w:rStyle w:val="StyleUnderline"/>
        </w:rPr>
        <w:t xml:space="preserve"> to International Organization </w:t>
      </w:r>
      <w:r w:rsidRPr="00D81639">
        <w:rPr>
          <w:rStyle w:val="StyleUnderline"/>
          <w:highlight w:val="green"/>
        </w:rPr>
        <w:t>who are personally persuaded of the benefits of more international cooperation</w:t>
      </w:r>
      <w:r w:rsidRPr="0098549D">
        <w:rPr>
          <w:rStyle w:val="StyleUnderline"/>
        </w:rPr>
        <w:t xml:space="preserve"> and conflict </w:t>
      </w:r>
      <w:proofErr w:type="gramStart"/>
      <w:r w:rsidRPr="0098549D">
        <w:rPr>
          <w:rStyle w:val="StyleUnderline"/>
        </w:rPr>
        <w:t>resolution,</w:t>
      </w:r>
      <w:proofErr w:type="gramEnd"/>
      <w:r w:rsidRPr="0098549D">
        <w:rPr>
          <w:rStyle w:val="StyleUnderline"/>
        </w:rPr>
        <w:t xml:space="preserve"> </w:t>
      </w:r>
      <w:r w:rsidRPr="00D81639">
        <w:rPr>
          <w:rStyle w:val="StyleUnderline"/>
          <w:highlight w:val="green"/>
        </w:rPr>
        <w:t>may paradoxically be contributing to a less cooperative</w:t>
      </w:r>
      <w:r w:rsidRPr="009844B1">
        <w:rPr>
          <w:rStyle w:val="StyleUnderline"/>
        </w:rPr>
        <w:t xml:space="preserve"> </w:t>
      </w:r>
      <w:r w:rsidRPr="00D81639">
        <w:rPr>
          <w:rStyle w:val="StyleUnderline"/>
          <w:highlight w:val="green"/>
        </w:rPr>
        <w:t>environment by subscribing to and perpetuating the myth of lost American power.”</w:t>
      </w:r>
      <w:r w:rsidRPr="0004616C">
        <w:rPr>
          <w:sz w:val="14"/>
        </w:rPr>
        <w:t xml:space="preserve"> </w:t>
      </w:r>
      <w:r w:rsidRPr="00D81639">
        <w:rPr>
          <w:rStyle w:val="StyleUnderline"/>
          <w:highlight w:val="green"/>
        </w:rPr>
        <w:t>Trump’s project to “Make America great again” has deep historical roots</w:t>
      </w:r>
      <w:r w:rsidRPr="0098549D">
        <w:rPr>
          <w:rStyle w:val="StyleUnderline"/>
        </w:rPr>
        <w:t>. The erosion of the Bretton Woods system triggered the emergence of the US-American myth about lost hegemony and its global consequences</w:t>
      </w:r>
      <w:r w:rsidRPr="0004616C">
        <w:rPr>
          <w:sz w:val="14"/>
        </w:rPr>
        <w:t xml:space="preserve">. The Bretton Woods system itself was inherently dilemmatic and presupposed a largely disintegrated world economy of the 1940s and its continuous economic domination by the US. The Triffin Dilemma7 was a direct consequence of the decision reached in Bretton Woods – on the insistence of the US – to make the dollar the currency of world trade, and let creditors retain their surplus and remain passive. The turning point of the early 1970s would not have occurred until much later had Keynes’ proposal been implemented in full, and it could have occurred in a very different way (Patomäki, 2008: 185-90). </w:t>
      </w:r>
      <w:r w:rsidRPr="009844B1">
        <w:rPr>
          <w:rStyle w:val="StyleUnderline"/>
        </w:rPr>
        <w:t xml:space="preserve">The implication of the </w:t>
      </w:r>
      <w:r w:rsidRPr="00D81639">
        <w:rPr>
          <w:rStyle w:val="StyleUnderline"/>
          <w:highlight w:val="green"/>
        </w:rPr>
        <w:t>HST</w:t>
      </w:r>
      <w:r w:rsidRPr="0098549D">
        <w:rPr>
          <w:rStyle w:val="StyleUnderline"/>
        </w:rPr>
        <w:t xml:space="preserve"> – that others should be made to pay for the maintenance of the existing “order” and indirectly thereby subsidise the costs on US terms – </w:t>
      </w:r>
      <w:r w:rsidRPr="00D81639">
        <w:rPr>
          <w:rStyle w:val="StyleUnderline"/>
          <w:highlight w:val="green"/>
        </w:rPr>
        <w:t>has paved the way towards the US inclination to become, over time, ever more selfregarding</w:t>
      </w:r>
      <w:r w:rsidRPr="0098549D">
        <w:rPr>
          <w:rStyle w:val="StyleUnderline"/>
        </w:rPr>
        <w:t>.</w:t>
      </w:r>
      <w:r w:rsidRPr="0004616C">
        <w:rPr>
          <w:sz w:val="14"/>
        </w:rPr>
        <w:t xml:space="preserve"> Of the early developers of HST, Kindleberger (1973, p. 308) was open to the alternative of new “international institutions with real authority and sovereignty” to govern the world economy (i.e. an evolutionary path towards a “post-hegemonic” situation, with increased trans-nationalisation of state authority, governing a highly trans-nationalised global economic system). However, he too seems to have ultimately assumed that agenda setting and decision-making must always be hierarchical at least to a degree; i.e. one state must always lead and others must follow. International cooperation “after hegemony”: a reconstructive critique </w:t>
      </w:r>
      <w:proofErr w:type="gramStart"/>
      <w:r w:rsidRPr="0098549D">
        <w:rPr>
          <w:rStyle w:val="StyleUnderline"/>
        </w:rPr>
        <w:t>The</w:t>
      </w:r>
      <w:proofErr w:type="gramEnd"/>
      <w:r w:rsidRPr="0098549D">
        <w:rPr>
          <w:rStyle w:val="StyleUnderline"/>
        </w:rPr>
        <w:t xml:space="preserve"> assumption underlying HST that a single hegemonic leader is necessary for effective international cooperation (to uphold the existing international institutions of “order” and ensure the stability of the global capitalist economic system) was questioned by Keohane</w:t>
      </w:r>
      <w:r w:rsidRPr="0004616C">
        <w:rPr>
          <w:sz w:val="14"/>
        </w:rPr>
        <w:t xml:space="preserve"> in his 1984 book After Hegemony: Cooperation and Discord in the World Political Economy. In this book, Keohane (2005) argues, “it might be possible, after the decline of hegemonic regimes, for most symmetrical patterns of cooperation to evolve after a transitional period of discord”. </w:t>
      </w:r>
      <w:r w:rsidRPr="0098549D">
        <w:rPr>
          <w:rStyle w:val="StyleUnderline"/>
        </w:rPr>
        <w:t xml:space="preserve">Keohane uses game theory to show that </w:t>
      </w:r>
      <w:r w:rsidRPr="00D81639">
        <w:rPr>
          <w:rStyle w:val="StyleUnderline"/>
          <w:highlight w:val="green"/>
        </w:rPr>
        <w:t>spontaneous cooperation can emerge</w:t>
      </w:r>
      <w:r w:rsidRPr="0098549D">
        <w:rPr>
          <w:rStyle w:val="StyleUnderline"/>
        </w:rPr>
        <w:t xml:space="preserve"> even among egoists </w:t>
      </w:r>
      <w:r w:rsidRPr="00D81639">
        <w:rPr>
          <w:rStyle w:val="StyleUnderline"/>
          <w:highlight w:val="green"/>
        </w:rPr>
        <w:t>and in the absence of common government</w:t>
      </w:r>
      <w:r w:rsidRPr="0098549D">
        <w:rPr>
          <w:rStyle w:val="StyleUnderline"/>
        </w:rPr>
        <w:t>, but “the extent of such cooperation will depend on the existence of international institutions, or international regimes, with particular characteristics”</w:t>
      </w:r>
      <w:r w:rsidRPr="0004616C">
        <w:rPr>
          <w:sz w:val="14"/>
        </w:rPr>
        <w:t xml:space="preserve"> (2005, p. 13). </w:t>
      </w:r>
      <w:r w:rsidRPr="00D81639">
        <w:rPr>
          <w:rStyle w:val="StyleUnderline"/>
          <w:highlight w:val="green"/>
        </w:rPr>
        <w:t>The possibility of effective international cooperation</w:t>
      </w:r>
      <w:r w:rsidRPr="0098549D">
        <w:rPr>
          <w:rStyle w:val="StyleUnderline"/>
        </w:rPr>
        <w:t xml:space="preserve"> continuing or even </w:t>
      </w:r>
      <w:r w:rsidRPr="00D81639">
        <w:rPr>
          <w:rStyle w:val="StyleUnderline"/>
          <w:highlight w:val="green"/>
        </w:rPr>
        <w:t>blossoming “after hegemony”</w:t>
      </w:r>
      <w:r w:rsidRPr="0098549D">
        <w:rPr>
          <w:rStyle w:val="StyleUnderline"/>
        </w:rPr>
        <w:t xml:space="preserve"> is reinforced by the complementary nature of hegemony and international regimes. These </w:t>
      </w:r>
      <w:r w:rsidRPr="00D81639">
        <w:rPr>
          <w:rStyle w:val="StyleUnderline"/>
          <w:highlight w:val="green"/>
        </w:rPr>
        <w:t>can</w:t>
      </w:r>
      <w:r w:rsidRPr="0098549D">
        <w:rPr>
          <w:rStyle w:val="StyleUnderline"/>
        </w:rPr>
        <w:t xml:space="preserve"> both </w:t>
      </w:r>
      <w:r w:rsidRPr="00D81639">
        <w:rPr>
          <w:rStyle w:val="StyleUnderline"/>
          <w:highlight w:val="green"/>
        </w:rPr>
        <w:t>make agreements possible</w:t>
      </w:r>
      <w:r w:rsidRPr="0098549D">
        <w:rPr>
          <w:rStyle w:val="StyleUnderline"/>
        </w:rPr>
        <w:t>, and facilitate continuing compliance with the rules established in this system of world order</w:t>
      </w:r>
      <w:r w:rsidRPr="0004616C">
        <w:rPr>
          <w:sz w:val="14"/>
        </w:rPr>
        <w:t xml:space="preserve">. Keohane thus made it clear that in his analysis </w:t>
      </w:r>
      <w:r w:rsidRPr="00D81639">
        <w:rPr>
          <w:rStyle w:val="StyleUnderline"/>
          <w:highlight w:val="green"/>
        </w:rPr>
        <w:t>there is no need to expect a serious historical decline</w:t>
      </w:r>
      <w:r w:rsidRPr="0098549D">
        <w:rPr>
          <w:rStyle w:val="StyleUnderline"/>
        </w:rPr>
        <w:t xml:space="preserve"> in international cooperation in the 1980s, 1990s or beyond, </w:t>
      </w:r>
      <w:r w:rsidRPr="00D81639">
        <w:rPr>
          <w:rStyle w:val="StyleUnderline"/>
          <w:highlight w:val="green"/>
        </w:rPr>
        <w:t>even as the dominance of the US within the system undergoes gradual decline. The ‘system’ itself will not collapse into a state of chaos</w:t>
      </w:r>
      <w:r w:rsidRPr="0098549D">
        <w:rPr>
          <w:rStyle w:val="StyleUnderline"/>
        </w:rPr>
        <w:t xml:space="preserve"> or disorder. </w:t>
      </w:r>
      <w:r w:rsidRPr="00D81639">
        <w:rPr>
          <w:rStyle w:val="StyleUnderline"/>
          <w:highlight w:val="green"/>
        </w:rPr>
        <w:t>On the contrary, there is a real prospect that vital post-war international norms, institutions, and practices will</w:t>
      </w:r>
      <w:r w:rsidRPr="0098549D">
        <w:rPr>
          <w:rStyle w:val="StyleUnderline"/>
        </w:rPr>
        <w:t xml:space="preserve"> not only continue, but </w:t>
      </w:r>
      <w:r w:rsidRPr="00D81639">
        <w:rPr>
          <w:rStyle w:val="StyleUnderline"/>
          <w:highlight w:val="green"/>
        </w:rPr>
        <w:t xml:space="preserve">will </w:t>
      </w:r>
      <w:r w:rsidRPr="009844B1">
        <w:rPr>
          <w:rStyle w:val="StyleUnderline"/>
        </w:rPr>
        <w:t xml:space="preserve">even </w:t>
      </w:r>
      <w:r w:rsidRPr="00D81639">
        <w:rPr>
          <w:rStyle w:val="StyleUnderline"/>
          <w:highlight w:val="green"/>
        </w:rPr>
        <w:t>be strengthened</w:t>
      </w:r>
      <w:r w:rsidRPr="0098549D">
        <w:rPr>
          <w:rStyle w:val="StyleUnderline"/>
        </w:rPr>
        <w:t xml:space="preserve">. </w:t>
      </w:r>
      <w:r w:rsidRPr="00D81639">
        <w:rPr>
          <w:rStyle w:val="StyleUnderline"/>
          <w:highlight w:val="green"/>
        </w:rPr>
        <w:t>This is</w:t>
      </w:r>
      <w:r w:rsidRPr="0098549D">
        <w:rPr>
          <w:rStyle w:val="StyleUnderline"/>
        </w:rPr>
        <w:t xml:space="preserve"> a condition he refers to as “</w:t>
      </w:r>
      <w:r w:rsidRPr="00D81639">
        <w:rPr>
          <w:rStyle w:val="StyleUnderline"/>
          <w:highlight w:val="green"/>
        </w:rPr>
        <w:t>non-hegemonic cooperation”</w:t>
      </w:r>
      <w:r w:rsidRPr="0098549D">
        <w:rPr>
          <w:rStyle w:val="StyleUnderline"/>
        </w:rPr>
        <w:t xml:space="preserve"> </w:t>
      </w:r>
      <w:r w:rsidRPr="0004616C">
        <w:rPr>
          <w:sz w:val="14"/>
        </w:rPr>
        <w:t>(Keohane, 2005, p. 79).</w:t>
      </w:r>
    </w:p>
    <w:p w:rsidR="004C250C" w:rsidRDefault="004C250C" w:rsidP="004C250C">
      <w:pPr>
        <w:pStyle w:val="Heading4"/>
      </w:pPr>
      <w:r>
        <w:t xml:space="preserve">Unipolarity bad-conflict-producing mechanisms likely to involve the unipole itself- previous wars and weapon building escalation prove </w:t>
      </w:r>
    </w:p>
    <w:p w:rsidR="004C250C" w:rsidRDefault="004C250C" w:rsidP="004C250C">
      <w:pPr>
        <w:rPr>
          <w:rFonts w:ascii="Times New Roman" w:eastAsia="Times New Roman" w:hAnsi="Times New Roman" w:cs="Times New Roman"/>
          <w:sz w:val="24"/>
        </w:rPr>
      </w:pPr>
      <w:r w:rsidRPr="00523742">
        <w:rPr>
          <w:rStyle w:val="Style13ptBold"/>
        </w:rPr>
        <w:t>Montiero 12</w:t>
      </w:r>
      <w:r>
        <w:rPr>
          <w:rFonts w:ascii="Times New Roman" w:eastAsia="Times New Roman" w:hAnsi="Times New Roman" w:cs="Times New Roman"/>
          <w:sz w:val="24"/>
        </w:rPr>
        <w:t xml:space="preserve"> - </w:t>
      </w:r>
      <w:r w:rsidRPr="005833C6">
        <w:rPr>
          <w:rFonts w:ascii="Times New Roman" w:eastAsia="Times New Roman" w:hAnsi="Times New Roman" w:cs="Times New Roman"/>
          <w:sz w:val="24"/>
        </w:rPr>
        <w:t>Assistant Professor of Political Science at Yale University</w:t>
      </w:r>
      <w:r>
        <w:rPr>
          <w:rFonts w:ascii="Times New Roman" w:eastAsia="Times New Roman" w:hAnsi="Times New Roman" w:cs="Times New Roman"/>
          <w:sz w:val="24"/>
        </w:rPr>
        <w:t xml:space="preserve"> (Nuno P., “Unrest Assured: Why Unipolarity Is Not Peaceful”, International Security, </w:t>
      </w:r>
      <w:r w:rsidRPr="005833C6">
        <w:rPr>
          <w:rFonts w:ascii="Times New Roman" w:eastAsia="Times New Roman" w:hAnsi="Times New Roman" w:cs="Times New Roman"/>
          <w:sz w:val="24"/>
        </w:rPr>
        <w:t>Vol. 36, No. 3 (Winter 2011/12), pp. 9–40</w:t>
      </w:r>
      <w:r>
        <w:rPr>
          <w:rFonts w:ascii="Times New Roman" w:eastAsia="Times New Roman" w:hAnsi="Times New Roman" w:cs="Times New Roman"/>
          <w:sz w:val="24"/>
        </w:rPr>
        <w:t xml:space="preserve">, </w:t>
      </w:r>
      <w:hyperlink r:id="rId114" w:history="1">
        <w:r w:rsidRPr="00BD440C">
          <w:rPr>
            <w:rStyle w:val="Hyperlink"/>
            <w:rFonts w:ascii="Times New Roman" w:eastAsia="Times New Roman" w:hAnsi="Times New Roman" w:cs="Times New Roman"/>
            <w:sz w:val="24"/>
          </w:rPr>
          <w:t>https://www.mitpressjournals.org/doi/pdfplus/10.1162/ISEC_a_00064?casa_token=-0sLRANqH4IAAAAA:A1TopzpqKdDG_uJt1WshoI_kRE4d7IhrruEJNPpOf-Yu2p5h6P8gphf2uRDOEtN_8qxhaQK_gix7</w:t>
        </w:r>
      </w:hyperlink>
      <w:r>
        <w:rPr>
          <w:rFonts w:ascii="Times New Roman" w:eastAsia="Times New Roman" w:hAnsi="Times New Roman" w:cs="Times New Roman"/>
          <w:sz w:val="24"/>
        </w:rPr>
        <w:t>). //JL</w:t>
      </w:r>
    </w:p>
    <w:p w:rsidR="004C250C" w:rsidRPr="00073E1E" w:rsidRDefault="004C250C" w:rsidP="004C250C">
      <w:pPr>
        <w:rPr>
          <w:rFonts w:ascii="Times New Roman" w:eastAsia="Times New Roman" w:hAnsi="Times New Roman" w:cs="Times New Roman"/>
          <w:sz w:val="16"/>
          <w:szCs w:val="30"/>
        </w:rPr>
      </w:pPr>
      <w:r w:rsidRPr="00073E1E">
        <w:rPr>
          <w:rFonts w:ascii="Times New Roman" w:eastAsia="Times New Roman" w:hAnsi="Times New Roman" w:cs="Times New Roman"/>
          <w:sz w:val="16"/>
          <w:szCs w:val="30"/>
        </w:rPr>
        <w:t xml:space="preserve">Between the end of the Cold War and the terrorist attacks of September 11, 2001, </w:t>
      </w:r>
      <w:r w:rsidRPr="00D81639">
        <w:rPr>
          <w:rStyle w:val="StyleUnderline"/>
          <w:sz w:val="30"/>
          <w:szCs w:val="30"/>
          <w:highlight w:val="green"/>
        </w:rPr>
        <w:t>the U</w:t>
      </w:r>
      <w:r w:rsidRPr="004F526D">
        <w:rPr>
          <w:rStyle w:val="StyleUnderline"/>
          <w:sz w:val="30"/>
          <w:szCs w:val="30"/>
        </w:rPr>
        <w:t xml:space="preserve">nited </w:t>
      </w:r>
      <w:r w:rsidRPr="00D81639">
        <w:rPr>
          <w:rStyle w:val="StyleUnderline"/>
          <w:sz w:val="30"/>
          <w:szCs w:val="30"/>
          <w:highlight w:val="green"/>
        </w:rPr>
        <w:t>S</w:t>
      </w:r>
      <w:r w:rsidRPr="004F526D">
        <w:rPr>
          <w:rStyle w:val="StyleUnderline"/>
          <w:sz w:val="30"/>
          <w:szCs w:val="30"/>
        </w:rPr>
        <w:t xml:space="preserve">tates </w:t>
      </w:r>
      <w:r w:rsidRPr="00D81639">
        <w:rPr>
          <w:rStyle w:val="StyleUnderline"/>
          <w:sz w:val="30"/>
          <w:szCs w:val="30"/>
          <w:highlight w:val="green"/>
        </w:rPr>
        <w:t>generally implemented a strategy of defensive dominance.</w:t>
      </w:r>
      <w:r w:rsidRPr="00073E1E">
        <w:rPr>
          <w:rFonts w:ascii="Times New Roman" w:eastAsia="Times New Roman" w:hAnsi="Times New Roman" w:cs="Times New Roman"/>
          <w:sz w:val="16"/>
          <w:szCs w:val="30"/>
        </w:rPr>
        <w:t xml:space="preserve"> During this period, the dynamics described in this section </w:t>
      </w:r>
      <w:r w:rsidRPr="004F526D">
        <w:rPr>
          <w:rStyle w:val="StyleUnderline"/>
          <w:sz w:val="30"/>
          <w:szCs w:val="30"/>
        </w:rPr>
        <w:t xml:space="preserve">can be </w:t>
      </w:r>
      <w:r w:rsidRPr="00D81639">
        <w:rPr>
          <w:rStyle w:val="StyleUnderline"/>
          <w:sz w:val="30"/>
          <w:szCs w:val="30"/>
          <w:highlight w:val="green"/>
        </w:rPr>
        <w:t>seen</w:t>
      </w:r>
      <w:r w:rsidRPr="004F526D">
        <w:rPr>
          <w:rStyle w:val="StyleUnderline"/>
          <w:sz w:val="30"/>
          <w:szCs w:val="30"/>
        </w:rPr>
        <w:t xml:space="preserve"> </w:t>
      </w:r>
      <w:r w:rsidRPr="00D81639">
        <w:rPr>
          <w:rStyle w:val="StyleUnderline"/>
          <w:sz w:val="30"/>
          <w:szCs w:val="30"/>
          <w:highlight w:val="green"/>
        </w:rPr>
        <w:t>at</w:t>
      </w:r>
      <w:r w:rsidRPr="004F526D">
        <w:rPr>
          <w:rStyle w:val="StyleUnderline"/>
          <w:sz w:val="30"/>
          <w:szCs w:val="30"/>
        </w:rPr>
        <w:t xml:space="preserve"> work in the cases of </w:t>
      </w:r>
      <w:r w:rsidRPr="00D81639">
        <w:rPr>
          <w:rStyle w:val="StyleUnderline"/>
          <w:sz w:val="30"/>
          <w:szCs w:val="30"/>
          <w:highlight w:val="green"/>
        </w:rPr>
        <w:t>the 1991 Persian Gulf War and the 1999 Kosovo War</w:t>
      </w:r>
      <w:r w:rsidRPr="004F526D">
        <w:rPr>
          <w:rStyle w:val="StyleUnderline"/>
          <w:sz w:val="30"/>
          <w:szCs w:val="30"/>
        </w:rPr>
        <w:t xml:space="preserve">, as well as in the </w:t>
      </w:r>
      <w:r w:rsidRPr="00D81639">
        <w:rPr>
          <w:rStyle w:val="StyleUnderline"/>
          <w:sz w:val="30"/>
          <w:szCs w:val="30"/>
          <w:highlight w:val="green"/>
        </w:rPr>
        <w:t>Kargil War between India and Pakistan, and in North Korea’s and Iran’s nuclear programs</w:t>
      </w:r>
      <w:r w:rsidRPr="004F526D">
        <w:rPr>
          <w:rStyle w:val="StyleUnderline"/>
          <w:sz w:val="30"/>
          <w:szCs w:val="30"/>
        </w:rPr>
        <w:t>.</w:t>
      </w:r>
      <w:r w:rsidRPr="00073E1E">
        <w:rPr>
          <w:rFonts w:ascii="Times New Roman" w:eastAsia="Times New Roman" w:hAnsi="Times New Roman" w:cs="Times New Roman"/>
          <w:sz w:val="16"/>
          <w:szCs w:val="30"/>
        </w:rPr>
        <w:t xml:space="preserve"> On August 2, 1990, Saddam Hussein ordered his forces to invade Kuwait, convinced the United States would not oppose this revision of the status quo. During the months that followed, the United States assembled an international coalition determined to restore Kuwaiti independence, and it obtained UN authorization to use force if Iraq did not withdraw its occupation forces by January 15, 1991. Two days after this deadline, the U.S.-led coalition began military action against Iraqi forces, expelling them from Kuwait in six weeks.77 Two points deserve mention. </w:t>
      </w:r>
      <w:r w:rsidRPr="004F526D">
        <w:rPr>
          <w:rStyle w:val="StyleUnderline"/>
          <w:sz w:val="30"/>
          <w:szCs w:val="30"/>
        </w:rPr>
        <w:t xml:space="preserve">First, the </w:t>
      </w:r>
      <w:r w:rsidRPr="00D81639">
        <w:rPr>
          <w:rStyle w:val="StyleUnderline"/>
          <w:sz w:val="30"/>
          <w:szCs w:val="30"/>
          <w:highlight w:val="green"/>
        </w:rPr>
        <w:t>Gulf War</w:t>
      </w:r>
      <w:r w:rsidRPr="004F526D">
        <w:rPr>
          <w:rStyle w:val="StyleUnderline"/>
          <w:sz w:val="30"/>
          <w:szCs w:val="30"/>
        </w:rPr>
        <w:t xml:space="preserve"> was </w:t>
      </w:r>
      <w:r w:rsidRPr="00D81639">
        <w:rPr>
          <w:rStyle w:val="StyleUnderline"/>
          <w:sz w:val="30"/>
          <w:szCs w:val="30"/>
          <w:highlight w:val="green"/>
        </w:rPr>
        <w:t>triggered by Iraq’s miscalculation</w:t>
      </w:r>
      <w:r w:rsidRPr="004F526D">
        <w:rPr>
          <w:rStyle w:val="StyleUnderline"/>
          <w:sz w:val="30"/>
          <w:szCs w:val="30"/>
        </w:rPr>
        <w:t xml:space="preserve"> regarding </w:t>
      </w:r>
      <w:r w:rsidRPr="00D81639">
        <w:rPr>
          <w:rStyle w:val="StyleUnderline"/>
          <w:sz w:val="30"/>
          <w:szCs w:val="30"/>
          <w:highlight w:val="green"/>
        </w:rPr>
        <w:t>whether t</w:t>
      </w:r>
      <w:r w:rsidRPr="004F526D">
        <w:rPr>
          <w:rStyle w:val="StyleUnderline"/>
          <w:sz w:val="30"/>
          <w:szCs w:val="30"/>
        </w:rPr>
        <w:t xml:space="preserve">he </w:t>
      </w:r>
      <w:r w:rsidRPr="00D81639">
        <w:rPr>
          <w:rStyle w:val="StyleUnderline"/>
          <w:sz w:val="30"/>
          <w:szCs w:val="30"/>
          <w:highlight w:val="green"/>
        </w:rPr>
        <w:t>U</w:t>
      </w:r>
      <w:r w:rsidRPr="004F526D">
        <w:rPr>
          <w:rStyle w:val="StyleUnderline"/>
          <w:sz w:val="30"/>
          <w:szCs w:val="30"/>
        </w:rPr>
        <w:t xml:space="preserve">nited </w:t>
      </w:r>
      <w:r w:rsidRPr="00D81639">
        <w:rPr>
          <w:rStyle w:val="StyleUnderline"/>
          <w:sz w:val="30"/>
          <w:szCs w:val="30"/>
          <w:highlight w:val="green"/>
        </w:rPr>
        <w:t>S</w:t>
      </w:r>
      <w:r w:rsidRPr="004F526D">
        <w:rPr>
          <w:rStyle w:val="StyleUnderline"/>
          <w:sz w:val="30"/>
          <w:szCs w:val="30"/>
        </w:rPr>
        <w:t xml:space="preserve">tates </w:t>
      </w:r>
      <w:r w:rsidRPr="00D81639">
        <w:rPr>
          <w:rStyle w:val="StyleUnderline"/>
          <w:sz w:val="30"/>
          <w:szCs w:val="30"/>
          <w:highlight w:val="green"/>
        </w:rPr>
        <w:t>would accept Iraqi annexation of Kuwait</w:t>
      </w:r>
      <w:r w:rsidRPr="00073E1E">
        <w:rPr>
          <w:rFonts w:ascii="Times New Roman" w:eastAsia="Times New Roman" w:hAnsi="Times New Roman" w:cs="Times New Roman"/>
          <w:sz w:val="16"/>
          <w:szCs w:val="30"/>
        </w:rPr>
        <w:t xml:space="preserve">. </w:t>
      </w:r>
      <w:r w:rsidRPr="004F526D">
        <w:rPr>
          <w:rStyle w:val="StyleUnderline"/>
          <w:sz w:val="30"/>
          <w:szCs w:val="30"/>
        </w:rPr>
        <w:t xml:space="preserve">At the outset of the unipolar era, </w:t>
      </w:r>
      <w:r w:rsidRPr="00D81639">
        <w:rPr>
          <w:rStyle w:val="StyleUnderline"/>
          <w:sz w:val="30"/>
          <w:szCs w:val="30"/>
          <w:highlight w:val="green"/>
        </w:rPr>
        <w:t>great uncertainty</w:t>
      </w:r>
      <w:r w:rsidRPr="004F526D">
        <w:rPr>
          <w:rStyle w:val="StyleUnderline"/>
          <w:sz w:val="30"/>
          <w:szCs w:val="30"/>
        </w:rPr>
        <w:t xml:space="preserve"> </w:t>
      </w:r>
      <w:r w:rsidRPr="00D81639">
        <w:rPr>
          <w:rStyle w:val="StyleUnderline"/>
          <w:sz w:val="30"/>
          <w:szCs w:val="30"/>
          <w:highlight w:val="green"/>
        </w:rPr>
        <w:t>surrounded the limits</w:t>
      </w:r>
      <w:r w:rsidRPr="004F526D">
        <w:rPr>
          <w:rStyle w:val="StyleUnderline"/>
          <w:sz w:val="30"/>
          <w:szCs w:val="30"/>
        </w:rPr>
        <w:t xml:space="preserve"> </w:t>
      </w:r>
      <w:r w:rsidRPr="00D81639">
        <w:rPr>
          <w:rStyle w:val="StyleUnderline"/>
          <w:sz w:val="30"/>
          <w:szCs w:val="30"/>
          <w:highlight w:val="green"/>
        </w:rPr>
        <w:t>of</w:t>
      </w:r>
      <w:r w:rsidRPr="004F526D">
        <w:rPr>
          <w:rStyle w:val="StyleUnderline"/>
          <w:sz w:val="30"/>
          <w:szCs w:val="30"/>
        </w:rPr>
        <w:t xml:space="preserve"> what </w:t>
      </w:r>
      <w:r w:rsidRPr="00D81639">
        <w:rPr>
          <w:rStyle w:val="StyleUnderline"/>
          <w:sz w:val="30"/>
          <w:szCs w:val="30"/>
          <w:highlight w:val="green"/>
        </w:rPr>
        <w:t>actions U.S.</w:t>
      </w:r>
      <w:r w:rsidRPr="004F526D">
        <w:rPr>
          <w:rStyle w:val="StyleUnderline"/>
          <w:sz w:val="30"/>
          <w:szCs w:val="30"/>
        </w:rPr>
        <w:t xml:space="preserve"> decisionmakers would </w:t>
      </w:r>
      <w:r w:rsidRPr="00D81639">
        <w:rPr>
          <w:rStyle w:val="StyleUnderline"/>
          <w:sz w:val="30"/>
          <w:szCs w:val="30"/>
          <w:highlight w:val="green"/>
        </w:rPr>
        <w:t>find permissible</w:t>
      </w:r>
      <w:r w:rsidRPr="00073E1E">
        <w:rPr>
          <w:rFonts w:ascii="Times New Roman" w:eastAsia="Times New Roman" w:hAnsi="Times New Roman" w:cs="Times New Roman"/>
          <w:sz w:val="16"/>
          <w:szCs w:val="30"/>
        </w:rPr>
        <w:t>.78 Iraq mi</w:t>
      </w:r>
      <w:r w:rsidRPr="004F526D">
        <w:rPr>
          <w:rFonts w:ascii="Times New Roman" w:eastAsia="Times New Roman" w:hAnsi="Times New Roman" w:cs="Times New Roman"/>
          <w:sz w:val="16"/>
          <w:szCs w:val="30"/>
        </w:rPr>
        <w:t>scalculated the degree of U.S. fl</w:t>
      </w:r>
      <w:r w:rsidRPr="00073E1E">
        <w:rPr>
          <w:rFonts w:ascii="Times New Roman" w:eastAsia="Times New Roman" w:hAnsi="Times New Roman" w:cs="Times New Roman"/>
          <w:sz w:val="16"/>
          <w:szCs w:val="30"/>
        </w:rPr>
        <w:t xml:space="preserve">exibility, and war ensued. Second, the war was made possible by unipolarity, which placed Iraq in a situation of extreme selfhelp. Indeed, lack of a great power sponsor—at the time, the Soviet Union was in strategic retrenchment—was duly noted in Baghdad. Immediately after the war, Saddam’s foreign minister, Tariq Aziz, lamented, “We don’t have a patron anymore. . . . If we still had the Soviets as our patron, none of this would have happened.”79 </w:t>
      </w:r>
      <w:r w:rsidRPr="00D81639">
        <w:rPr>
          <w:rStyle w:val="StyleUnderline"/>
          <w:sz w:val="30"/>
          <w:szCs w:val="30"/>
          <w:highlight w:val="green"/>
        </w:rPr>
        <w:t>Similarly, in 1999, Serbian leaders miscalculated U.S. tolerance</w:t>
      </w:r>
      <w:r w:rsidRPr="004F526D">
        <w:rPr>
          <w:rStyle w:val="StyleUnderline"/>
          <w:sz w:val="30"/>
          <w:szCs w:val="30"/>
        </w:rPr>
        <w:t xml:space="preserve"> </w:t>
      </w:r>
      <w:r w:rsidRPr="00D81639">
        <w:rPr>
          <w:rStyle w:val="StyleUnderline"/>
          <w:sz w:val="30"/>
          <w:szCs w:val="30"/>
          <w:highlight w:val="green"/>
        </w:rPr>
        <w:t>to ethnic violence in Kosovo</w:t>
      </w:r>
      <w:r w:rsidRPr="00073E1E">
        <w:rPr>
          <w:rFonts w:ascii="Times New Roman" w:eastAsia="Times New Roman" w:hAnsi="Times New Roman" w:cs="Times New Roman"/>
          <w:sz w:val="16"/>
          <w:szCs w:val="30"/>
        </w:rPr>
        <w:t>, a secessionist province of the Federal Republic of Yugoslavia</w:t>
      </w:r>
      <w:r w:rsidRPr="004F526D">
        <w:rPr>
          <w:rFonts w:ascii="Times New Roman" w:eastAsia="Times New Roman" w:hAnsi="Times New Roman" w:cs="Times New Roman"/>
          <w:sz w:val="16"/>
          <w:szCs w:val="30"/>
        </w:rPr>
        <w:t xml:space="preserve">. </w:t>
      </w:r>
      <w:r w:rsidRPr="00073E1E">
        <w:rPr>
          <w:rFonts w:ascii="Times New Roman" w:eastAsia="Times New Roman" w:hAnsi="Times New Roman" w:cs="Times New Roman"/>
          <w:sz w:val="16"/>
          <w:szCs w:val="30"/>
        </w:rPr>
        <w:t xml:space="preserve">In March 1999, reacting to increasing brutality in the province, the international community convened a conference, which produced the Rambouillet accords. This agreement called for the restoration of Kosovo’s autonomy and the deployment of NATO peacekeeping forces, both unacceptable to Serbian authorities, who refused to submit to it.80 </w:t>
      </w:r>
      <w:proofErr w:type="gramStart"/>
      <w:r w:rsidRPr="00073E1E">
        <w:rPr>
          <w:rFonts w:ascii="Times New Roman" w:eastAsia="Times New Roman" w:hAnsi="Times New Roman" w:cs="Times New Roman"/>
          <w:sz w:val="16"/>
          <w:szCs w:val="30"/>
        </w:rPr>
        <w:t>In</w:t>
      </w:r>
      <w:proofErr w:type="gramEnd"/>
      <w:r w:rsidRPr="00073E1E">
        <w:rPr>
          <w:rFonts w:ascii="Times New Roman" w:eastAsia="Times New Roman" w:hAnsi="Times New Roman" w:cs="Times New Roman"/>
          <w:sz w:val="16"/>
          <w:szCs w:val="30"/>
        </w:rPr>
        <w:t xml:space="preserve"> response, NATO launched a bombing campaign in Yugoslavia. In early June, after nine weeks of bombing, NATO offered the Serbian leadership a compromise, which it accepted, ending the war.81 </w:t>
      </w:r>
      <w:proofErr w:type="gramStart"/>
      <w:r w:rsidRPr="00073E1E">
        <w:rPr>
          <w:rFonts w:ascii="Times New Roman" w:eastAsia="Times New Roman" w:hAnsi="Times New Roman" w:cs="Times New Roman"/>
          <w:sz w:val="16"/>
          <w:szCs w:val="30"/>
        </w:rPr>
        <w:t>Once</w:t>
      </w:r>
      <w:proofErr w:type="gramEnd"/>
      <w:r w:rsidRPr="00073E1E">
        <w:rPr>
          <w:rFonts w:ascii="Times New Roman" w:eastAsia="Times New Roman" w:hAnsi="Times New Roman" w:cs="Times New Roman"/>
          <w:sz w:val="16"/>
          <w:szCs w:val="30"/>
        </w:rPr>
        <w:t xml:space="preserve"> the war had started and it became clear that Serbia had overreached, Belgrade relied on the support of its ancestral major power ally, Russia. Serbian strategy during the war thus aimed in part at buying time for Russia to increase pressure on NATO to cease hostilities. Contrary to Belgrade’s expectations, however, Russian support for Serbian aims eroded as the war continued. On May 6, Russia agreed with the Group of Seven nations on a plan that included the deployment of UN peacekeepers and a guarantee of Yugoslavia’s territorial integrity. By mid-May, faced with Serbia’s obduracy, Moscow began to press its ally to accept the offer. Thus, not only did Russian support fail to prevent a U.S.-led intervention, but it was instrumental in convincing Serbia to accede to NATO’s demands.82 </w:t>
      </w:r>
      <w:r w:rsidRPr="004F526D">
        <w:rPr>
          <w:rStyle w:val="StyleUnderline"/>
          <w:sz w:val="30"/>
          <w:szCs w:val="30"/>
        </w:rPr>
        <w:t xml:space="preserve">The only </w:t>
      </w:r>
      <w:r w:rsidRPr="00D81639">
        <w:rPr>
          <w:rStyle w:val="StyleUnderline"/>
          <w:sz w:val="30"/>
          <w:szCs w:val="30"/>
          <w:highlight w:val="green"/>
        </w:rPr>
        <w:t>war between major powers</w:t>
      </w:r>
      <w:r w:rsidRPr="004F526D">
        <w:rPr>
          <w:rStyle w:val="StyleUnderline"/>
          <w:sz w:val="30"/>
          <w:szCs w:val="30"/>
        </w:rPr>
        <w:t xml:space="preserve"> to have occurred thus far in a unipolar world—the Kargil War between India and Pakistan</w:t>
      </w:r>
      <w:r w:rsidRPr="00073E1E">
        <w:rPr>
          <w:rFonts w:ascii="Times New Roman" w:eastAsia="Times New Roman" w:hAnsi="Times New Roman" w:cs="Times New Roman"/>
          <w:sz w:val="16"/>
          <w:szCs w:val="30"/>
        </w:rPr>
        <w:t xml:space="preserve">—started, as my theory would have predicted, </w:t>
      </w:r>
      <w:r w:rsidRPr="004F526D">
        <w:rPr>
          <w:rStyle w:val="StyleUnderline"/>
          <w:sz w:val="30"/>
          <w:szCs w:val="30"/>
        </w:rPr>
        <w:t>while the United States was involved in Kosovo.</w:t>
      </w:r>
      <w:r w:rsidRPr="00073E1E">
        <w:rPr>
          <w:rFonts w:ascii="Times New Roman" w:eastAsia="Times New Roman" w:hAnsi="Times New Roman" w:cs="Times New Roman"/>
          <w:sz w:val="16"/>
          <w:szCs w:val="30"/>
        </w:rPr>
        <w:t>83 In May 1999, India detected Pakistani forces intruding into the Kargil sector in Indian-controlled Kash</w:t>
      </w:r>
      <w:r w:rsidRPr="004F526D">
        <w:rPr>
          <w:rFonts w:ascii="Times New Roman" w:eastAsia="Times New Roman" w:hAnsi="Times New Roman" w:cs="Times New Roman"/>
          <w:sz w:val="16"/>
          <w:szCs w:val="30"/>
        </w:rPr>
        <w:t xml:space="preserve">mir. This action </w:t>
      </w:r>
      <w:r w:rsidRPr="004F526D">
        <w:rPr>
          <w:rStyle w:val="StyleUnderline"/>
          <w:sz w:val="30"/>
          <w:szCs w:val="30"/>
        </w:rPr>
        <w:t xml:space="preserve">triggered the </w:t>
      </w:r>
      <w:r w:rsidRPr="00D81639">
        <w:rPr>
          <w:rStyle w:val="StyleUnderline"/>
          <w:sz w:val="30"/>
          <w:szCs w:val="30"/>
          <w:highlight w:val="green"/>
        </w:rPr>
        <w:t>first Indo-Pakistani war of the nuclear age</w:t>
      </w:r>
      <w:r w:rsidRPr="00073E1E">
        <w:rPr>
          <w:rFonts w:ascii="Times New Roman" w:eastAsia="Times New Roman" w:hAnsi="Times New Roman" w:cs="Times New Roman"/>
          <w:sz w:val="16"/>
          <w:szCs w:val="30"/>
        </w:rPr>
        <w:t>, which ended on July 4—after the cessation of military operations in Kosovo—when President Bill Clinton demanded Pakistan’s withdrawal, which occurred on July 26.84 In the absence of a great power sponsor and uncertain of U.S. intentions</w:t>
      </w:r>
      <w:r w:rsidRPr="00D81639">
        <w:rPr>
          <w:rFonts w:ascii="Times New Roman" w:eastAsia="Times New Roman" w:hAnsi="Times New Roman" w:cs="Times New Roman"/>
          <w:sz w:val="16"/>
          <w:szCs w:val="30"/>
          <w:highlight w:val="green"/>
        </w:rPr>
        <w:t xml:space="preserve">. </w:t>
      </w:r>
      <w:r w:rsidRPr="00D81639">
        <w:rPr>
          <w:rStyle w:val="StyleUnderline"/>
          <w:sz w:val="30"/>
          <w:szCs w:val="30"/>
          <w:highlight w:val="green"/>
        </w:rPr>
        <w:t>Iran and North Korea</w:t>
      </w:r>
      <w:r w:rsidRPr="00073E1E">
        <w:rPr>
          <w:rFonts w:ascii="Times New Roman" w:eastAsia="Times New Roman" w:hAnsi="Times New Roman" w:cs="Times New Roman"/>
          <w:sz w:val="16"/>
          <w:szCs w:val="30"/>
        </w:rPr>
        <w:t xml:space="preserve">—both recalcitrant minor powers—have </w:t>
      </w:r>
      <w:r w:rsidRPr="004F526D">
        <w:rPr>
          <w:rStyle w:val="StyleUnderline"/>
          <w:sz w:val="30"/>
          <w:szCs w:val="30"/>
        </w:rPr>
        <w:t xml:space="preserve">made </w:t>
      </w:r>
      <w:r w:rsidRPr="00D81639">
        <w:rPr>
          <w:rStyle w:val="StyleUnderline"/>
          <w:sz w:val="30"/>
          <w:szCs w:val="30"/>
          <w:highlight w:val="green"/>
        </w:rPr>
        <w:t>considerable efforts to bolster their relative power by developing a nuclear capability</w:t>
      </w:r>
      <w:r w:rsidRPr="004F526D">
        <w:rPr>
          <w:rStyle w:val="StyleUnderline"/>
          <w:sz w:val="30"/>
          <w:szCs w:val="30"/>
        </w:rPr>
        <w:t>.</w:t>
      </w:r>
      <w:r w:rsidRPr="00073E1E">
        <w:rPr>
          <w:rFonts w:ascii="Times New Roman" w:eastAsia="Times New Roman" w:hAnsi="Times New Roman" w:cs="Times New Roman"/>
          <w:sz w:val="16"/>
          <w:szCs w:val="30"/>
        </w:rPr>
        <w:t xml:space="preserve"> Unsurprisingly, </w:t>
      </w:r>
      <w:r w:rsidRPr="00D81639">
        <w:rPr>
          <w:rStyle w:val="StyleUnderline"/>
          <w:sz w:val="30"/>
          <w:szCs w:val="30"/>
          <w:highlight w:val="green"/>
        </w:rPr>
        <w:t>the U</w:t>
      </w:r>
      <w:r w:rsidRPr="004F526D">
        <w:rPr>
          <w:rStyle w:val="StyleUnderline"/>
          <w:sz w:val="30"/>
          <w:szCs w:val="30"/>
        </w:rPr>
        <w:t xml:space="preserve">nited </w:t>
      </w:r>
      <w:r w:rsidRPr="00D81639">
        <w:rPr>
          <w:rStyle w:val="StyleUnderline"/>
          <w:sz w:val="30"/>
          <w:szCs w:val="30"/>
          <w:highlight w:val="green"/>
        </w:rPr>
        <w:t>S</w:t>
      </w:r>
      <w:r w:rsidRPr="004F526D">
        <w:rPr>
          <w:rStyle w:val="StyleUnderline"/>
          <w:sz w:val="30"/>
          <w:szCs w:val="30"/>
        </w:rPr>
        <w:t>tates</w:t>
      </w:r>
      <w:r w:rsidRPr="00073E1E">
        <w:rPr>
          <w:rFonts w:ascii="Times New Roman" w:eastAsia="Times New Roman" w:hAnsi="Times New Roman" w:cs="Times New Roman"/>
          <w:sz w:val="16"/>
          <w:szCs w:val="30"/>
        </w:rPr>
        <w:t xml:space="preserve"> has consistently opposed their efforts, but has </w:t>
      </w:r>
      <w:r w:rsidRPr="00D81639">
        <w:rPr>
          <w:rStyle w:val="StyleUnderline"/>
          <w:sz w:val="30"/>
          <w:szCs w:val="30"/>
          <w:highlight w:val="green"/>
        </w:rPr>
        <w:t>so far been unable to persuade either to desist</w:t>
      </w:r>
      <w:r w:rsidRPr="00073E1E">
        <w:rPr>
          <w:rFonts w:ascii="Times New Roman" w:eastAsia="Times New Roman" w:hAnsi="Times New Roman" w:cs="Times New Roman"/>
          <w:sz w:val="16"/>
          <w:szCs w:val="30"/>
        </w:rPr>
        <w:t xml:space="preserve">. The North Korean nuclear program dates to the 1960s, but most of the nuclear development was conducted in a world with a status quo unipole.85 Throughout the 1990s and into the early 2000s, North Korea sought to elude U.S. opposition without ever crossing the nuclear threshold. The North Korean regime seemed to have understood that the </w:t>
      </w:r>
      <w:r w:rsidRPr="004F526D">
        <w:rPr>
          <w:rStyle w:val="StyleUnderline"/>
          <w:sz w:val="30"/>
          <w:szCs w:val="30"/>
        </w:rPr>
        <w:t xml:space="preserve">United States would </w:t>
      </w:r>
      <w:r w:rsidRPr="00D81639">
        <w:rPr>
          <w:rStyle w:val="StyleUnderline"/>
          <w:sz w:val="30"/>
          <w:szCs w:val="30"/>
          <w:highlight w:val="green"/>
        </w:rPr>
        <w:t xml:space="preserve">view an explicit move toward a nuclear breakout </w:t>
      </w:r>
      <w:r w:rsidRPr="004F526D">
        <w:rPr>
          <w:rStyle w:val="StyleUnderline"/>
          <w:sz w:val="30"/>
          <w:szCs w:val="30"/>
        </w:rPr>
        <w:t xml:space="preserve">as an extreme provocation </w:t>
      </w:r>
      <w:r w:rsidRPr="00D81639">
        <w:rPr>
          <w:rStyle w:val="StyleUnderline"/>
          <w:sz w:val="30"/>
          <w:szCs w:val="30"/>
          <w:highlight w:val="green"/>
        </w:rPr>
        <w:t xml:space="preserve">and raise </w:t>
      </w:r>
      <w:r w:rsidRPr="004F526D">
        <w:rPr>
          <w:rStyle w:val="StyleUnderline"/>
          <w:sz w:val="30"/>
          <w:szCs w:val="30"/>
        </w:rPr>
        <w:t xml:space="preserve">the </w:t>
      </w:r>
      <w:r w:rsidRPr="00D81639">
        <w:rPr>
          <w:rStyle w:val="StyleUnderline"/>
          <w:sz w:val="30"/>
          <w:szCs w:val="30"/>
          <w:highlight w:val="green"/>
        </w:rPr>
        <w:t>possibility of a preventive war</w:t>
      </w:r>
      <w:r w:rsidRPr="00D81639">
        <w:rPr>
          <w:rFonts w:ascii="Times New Roman" w:eastAsia="Times New Roman" w:hAnsi="Times New Roman" w:cs="Times New Roman"/>
          <w:sz w:val="16"/>
          <w:szCs w:val="30"/>
          <w:highlight w:val="green"/>
        </w:rPr>
        <w:t>.</w:t>
      </w:r>
      <w:r w:rsidRPr="00073E1E">
        <w:rPr>
          <w:rFonts w:ascii="Times New Roman" w:eastAsia="Times New Roman" w:hAnsi="Times New Roman" w:cs="Times New Roman"/>
          <w:sz w:val="16"/>
          <w:szCs w:val="30"/>
        </w:rPr>
        <w:t xml:space="preserve"> </w:t>
      </w:r>
      <w:r w:rsidRPr="00D81639">
        <w:rPr>
          <w:rStyle w:val="StyleUnderline"/>
          <w:sz w:val="30"/>
          <w:szCs w:val="30"/>
          <w:highlight w:val="green"/>
        </w:rPr>
        <w:t>When</w:t>
      </w:r>
      <w:r w:rsidRPr="004F526D">
        <w:rPr>
          <w:rStyle w:val="StyleUnderline"/>
          <w:sz w:val="30"/>
          <w:szCs w:val="30"/>
        </w:rPr>
        <w:t xml:space="preserve"> the </w:t>
      </w:r>
      <w:r w:rsidRPr="00D81639">
        <w:rPr>
          <w:rStyle w:val="StyleUnderline"/>
          <w:sz w:val="30"/>
          <w:szCs w:val="30"/>
          <w:highlight w:val="green"/>
        </w:rPr>
        <w:t>U</w:t>
      </w:r>
      <w:r w:rsidRPr="004F526D">
        <w:rPr>
          <w:rStyle w:val="StyleUnderline"/>
          <w:sz w:val="30"/>
          <w:szCs w:val="30"/>
        </w:rPr>
        <w:t xml:space="preserve">nited </w:t>
      </w:r>
      <w:r w:rsidRPr="00D81639">
        <w:rPr>
          <w:rStyle w:val="StyleUnderline"/>
          <w:sz w:val="30"/>
          <w:szCs w:val="30"/>
          <w:highlight w:val="green"/>
        </w:rPr>
        <w:t>S</w:t>
      </w:r>
      <w:r w:rsidRPr="004F526D">
        <w:rPr>
          <w:rStyle w:val="StyleUnderline"/>
          <w:sz w:val="30"/>
          <w:szCs w:val="30"/>
        </w:rPr>
        <w:t xml:space="preserve">tates </w:t>
      </w:r>
      <w:r w:rsidRPr="00D81639">
        <w:rPr>
          <w:rStyle w:val="StyleUnderline"/>
          <w:sz w:val="30"/>
          <w:szCs w:val="30"/>
          <w:highlight w:val="green"/>
        </w:rPr>
        <w:t>shifted t</w:t>
      </w:r>
      <w:r w:rsidRPr="004F526D">
        <w:rPr>
          <w:rStyle w:val="StyleUnderline"/>
          <w:sz w:val="30"/>
          <w:szCs w:val="30"/>
        </w:rPr>
        <w:t xml:space="preserve">o a strategy of </w:t>
      </w:r>
      <w:r w:rsidRPr="00D81639">
        <w:rPr>
          <w:rStyle w:val="StyleUnderline"/>
          <w:sz w:val="30"/>
          <w:szCs w:val="30"/>
          <w:highlight w:val="green"/>
        </w:rPr>
        <w:t>offensive dominance</w:t>
      </w:r>
      <w:r w:rsidRPr="004F526D">
        <w:rPr>
          <w:rStyle w:val="StyleUnderline"/>
          <w:sz w:val="30"/>
          <w:szCs w:val="30"/>
        </w:rPr>
        <w:t xml:space="preserve"> </w:t>
      </w:r>
      <w:r w:rsidRPr="00D81639">
        <w:rPr>
          <w:rStyle w:val="StyleUnderline"/>
          <w:sz w:val="30"/>
          <w:szCs w:val="30"/>
          <w:highlight w:val="green"/>
        </w:rPr>
        <w:t>in late 2001</w:t>
      </w:r>
      <w:r w:rsidRPr="004F526D">
        <w:rPr>
          <w:rStyle w:val="StyleUnderline"/>
          <w:sz w:val="30"/>
          <w:szCs w:val="30"/>
        </w:rPr>
        <w:t xml:space="preserve">, however, </w:t>
      </w:r>
      <w:r w:rsidRPr="00D81639">
        <w:rPr>
          <w:rStyle w:val="StyleUnderline"/>
          <w:sz w:val="30"/>
          <w:szCs w:val="30"/>
          <w:highlight w:val="green"/>
        </w:rPr>
        <w:t>Pyongyang</w:t>
      </w:r>
      <w:r w:rsidRPr="004F526D">
        <w:rPr>
          <w:rStyle w:val="StyleUnderline"/>
          <w:sz w:val="30"/>
          <w:szCs w:val="30"/>
        </w:rPr>
        <w:t xml:space="preserve"> wasted little time in </w:t>
      </w:r>
      <w:r w:rsidRPr="00D81639">
        <w:rPr>
          <w:rStyle w:val="StyleUnderline"/>
          <w:sz w:val="30"/>
          <w:szCs w:val="30"/>
          <w:highlight w:val="green"/>
        </w:rPr>
        <w:t>acquiring its nuclear deterrent</w:t>
      </w:r>
      <w:r w:rsidRPr="00073E1E">
        <w:rPr>
          <w:rFonts w:ascii="Times New Roman" w:eastAsia="Times New Roman" w:hAnsi="Times New Roman" w:cs="Times New Roman"/>
          <w:sz w:val="16"/>
          <w:szCs w:val="30"/>
        </w:rPr>
        <w:t>.</w:t>
      </w:r>
    </w:p>
    <w:p w:rsidR="004C250C" w:rsidRPr="004C250C" w:rsidRDefault="004C250C" w:rsidP="004C250C">
      <w:pPr>
        <w:rPr>
          <w:rStyle w:val="Style13ptBold"/>
        </w:rPr>
      </w:pPr>
    </w:p>
    <w:p w:rsidR="004C250C" w:rsidRDefault="000C4A1E" w:rsidP="004C250C">
      <w:pPr>
        <w:pStyle w:val="Heading3"/>
      </w:pPr>
      <w:r>
        <w:t xml:space="preserve">BRICS—Impact </w:t>
      </w:r>
      <w:r w:rsidR="004C250C">
        <w:t>Terrorism</w:t>
      </w:r>
    </w:p>
    <w:p w:rsidR="004C250C" w:rsidRPr="00860DBC" w:rsidRDefault="004C250C" w:rsidP="004C250C">
      <w:pPr>
        <w:pStyle w:val="Heading4"/>
      </w:pPr>
      <w:r w:rsidRPr="00860DBC">
        <w:t xml:space="preserve">Western hegemony causes terrorism-any attempt to reify hegemony just reproduces the scenarios that create Anti-Western sentiment. </w:t>
      </w:r>
    </w:p>
    <w:p w:rsidR="004C250C" w:rsidRPr="00AD50B0" w:rsidRDefault="004C250C" w:rsidP="004C250C">
      <w:pPr>
        <w:rPr>
          <w:rStyle w:val="Style13ptBold"/>
        </w:rPr>
      </w:pPr>
      <w:r>
        <w:rPr>
          <w:rStyle w:val="Style13ptBold"/>
        </w:rPr>
        <w:t xml:space="preserve">Khan 15 </w:t>
      </w:r>
      <w:r w:rsidRPr="00AD50B0">
        <w:t xml:space="preserve">(Salina Khan, January 17, 2015, “Letter: Western Hegemony Causes Terrorist Acts”, Daily News Journal, </w:t>
      </w:r>
      <w:hyperlink r:id="rId115" w:history="1">
        <w:r w:rsidRPr="00AD50B0">
          <w:t>https://www.dnj.com/story/opinion/2015/01/17/letter-western-hegemony-causes-terrorist-acts/21925627/</w:t>
        </w:r>
      </w:hyperlink>
      <w:r w:rsidRPr="00AD50B0">
        <w:t>, Accessed 7-7-18 Powers)</w:t>
      </w:r>
    </w:p>
    <w:p w:rsidR="004C250C" w:rsidRDefault="004C250C" w:rsidP="004C250C">
      <w:pPr>
        <w:rPr>
          <w:sz w:val="16"/>
        </w:rPr>
      </w:pPr>
      <w:r w:rsidRPr="00940CAF">
        <w:rPr>
          <w:sz w:val="16"/>
        </w:rPr>
        <w:t xml:space="preserve">With the latest tragic attack in Paris, politicians, media personalities, talking heads and all others connected with the international ruling elite are calling for more wars, tighter security and less freedom. </w:t>
      </w:r>
      <w:r w:rsidRPr="00940CAF">
        <w:rPr>
          <w:u w:val="single"/>
        </w:rPr>
        <w:t>"</w:t>
      </w:r>
      <w:r w:rsidRPr="00D81639">
        <w:rPr>
          <w:highlight w:val="green"/>
          <w:u w:val="single"/>
        </w:rPr>
        <w:t>We need to kill them," declared Fox News</w:t>
      </w:r>
      <w:r w:rsidRPr="00940CAF">
        <w:rPr>
          <w:u w:val="single"/>
        </w:rPr>
        <w:t xml:space="preserve"> host Jeanine Pirro over the weekend</w:t>
      </w:r>
      <w:r w:rsidRPr="00940CAF">
        <w:rPr>
          <w:sz w:val="16"/>
        </w:rPr>
        <w:t xml:space="preserve">. With Muslim genocide already underway in Afghanistan, Burma, Gaza, Iraq, Libya, Nigeria, Pakistan, Somalia, Sudan and Syria, where millions of Muslim men, women and children have been killed since 9/11, our so-called experts are calling for more death and destruction. Unfortunately, most people will believe everything they see in the media and not question the official story lines. </w:t>
      </w:r>
      <w:r w:rsidRPr="00D81639">
        <w:rPr>
          <w:highlight w:val="green"/>
          <w:u w:val="single"/>
        </w:rPr>
        <w:t>After decades of Western colonial</w:t>
      </w:r>
      <w:r w:rsidRPr="00940CAF">
        <w:rPr>
          <w:u w:val="single"/>
        </w:rPr>
        <w:t xml:space="preserve"> and neo-colonial </w:t>
      </w:r>
      <w:r w:rsidRPr="00D81639">
        <w:rPr>
          <w:highlight w:val="green"/>
          <w:u w:val="single"/>
        </w:rPr>
        <w:t>rule, the Arab masses have been struggling to free themselves</w:t>
      </w:r>
      <w:r w:rsidRPr="00940CAF">
        <w:rPr>
          <w:u w:val="single"/>
        </w:rPr>
        <w:t xml:space="preserve"> from imperialist control for decades, culminating in the Arab Spring of 2011.</w:t>
      </w:r>
      <w:r>
        <w:rPr>
          <w:u w:val="single"/>
        </w:rPr>
        <w:t xml:space="preserve"> </w:t>
      </w:r>
      <w:r w:rsidRPr="00D81639">
        <w:rPr>
          <w:highlight w:val="green"/>
          <w:u w:val="single"/>
        </w:rPr>
        <w:t>The people of the Middle East (</w:t>
      </w:r>
      <w:r w:rsidRPr="00940CAF">
        <w:rPr>
          <w:u w:val="single"/>
        </w:rPr>
        <w:t xml:space="preserve">Muslims and Christians alike) </w:t>
      </w:r>
      <w:r w:rsidRPr="00D81639">
        <w:rPr>
          <w:highlight w:val="green"/>
          <w:u w:val="single"/>
        </w:rPr>
        <w:t>took to the streets to peacefully protest Western hegemony, puppet governments and the looting of wealth and resources</w:t>
      </w:r>
      <w:r w:rsidRPr="00940CAF">
        <w:rPr>
          <w:u w:val="single"/>
        </w:rPr>
        <w:t xml:space="preserve"> from their countries. </w:t>
      </w:r>
      <w:r w:rsidRPr="00D81639">
        <w:rPr>
          <w:highlight w:val="green"/>
          <w:u w:val="single"/>
        </w:rPr>
        <w:t xml:space="preserve">They wanted self-governance and independence. But the international ruling elite </w:t>
      </w:r>
      <w:proofErr w:type="gramStart"/>
      <w:r w:rsidRPr="00D81639">
        <w:rPr>
          <w:highlight w:val="green"/>
          <w:u w:val="single"/>
        </w:rPr>
        <w:t>wasn't</w:t>
      </w:r>
      <w:proofErr w:type="gramEnd"/>
      <w:r w:rsidRPr="00D81639">
        <w:rPr>
          <w:highlight w:val="green"/>
          <w:u w:val="single"/>
        </w:rPr>
        <w:t xml:space="preserve"> going to have</w:t>
      </w:r>
      <w:r w:rsidRPr="00940CAF">
        <w:rPr>
          <w:u w:val="single"/>
        </w:rPr>
        <w:t xml:space="preserve"> any of </w:t>
      </w:r>
      <w:r w:rsidRPr="00D81639">
        <w:rPr>
          <w:highlight w:val="green"/>
          <w:u w:val="single"/>
        </w:rPr>
        <w:t>that</w:t>
      </w:r>
      <w:r w:rsidRPr="00940CAF">
        <w:rPr>
          <w:u w:val="single"/>
        </w:rPr>
        <w:t xml:space="preserve">. Quickly, </w:t>
      </w:r>
      <w:r w:rsidRPr="00D81639">
        <w:rPr>
          <w:highlight w:val="green"/>
          <w:u w:val="single"/>
        </w:rPr>
        <w:t>their network hijacked the movement</w:t>
      </w:r>
      <w:r w:rsidRPr="00940CAF">
        <w:rPr>
          <w:u w:val="single"/>
        </w:rPr>
        <w:t>s, providing arms, funds and drugs and training local turncoats to transform a peaceful movement into a psychopathically violent one. Is it a coincidence that the men accused of the killings in Paris had once been part of the Western-backed "rebels" fighting ruthlessly in Syria?</w:t>
      </w:r>
      <w:r>
        <w:rPr>
          <w:u w:val="single"/>
        </w:rPr>
        <w:t xml:space="preserve"> </w:t>
      </w:r>
      <w:r w:rsidRPr="00940CAF">
        <w:rPr>
          <w:sz w:val="16"/>
        </w:rPr>
        <w:t xml:space="preserve">This tactic is not new. The establishment destroyed the civil rights movement in the 1960s by flooding black neighborhoods with guns, drugs and gangs. </w:t>
      </w:r>
      <w:r w:rsidRPr="00D81639">
        <w:rPr>
          <w:highlight w:val="green"/>
          <w:u w:val="single"/>
        </w:rPr>
        <w:t>When the Iranians overthrew the shah</w:t>
      </w:r>
      <w:r w:rsidRPr="00940CAF">
        <w:rPr>
          <w:u w:val="single"/>
        </w:rPr>
        <w:t>, a Western darling, in 1979 and established their own independent governing system, President Ronald</w:t>
      </w:r>
      <w:r w:rsidRPr="00D81639">
        <w:rPr>
          <w:highlight w:val="green"/>
          <w:u w:val="single"/>
        </w:rPr>
        <w:t xml:space="preserve"> Reagan</w:t>
      </w:r>
      <w:r w:rsidRPr="00940CAF">
        <w:rPr>
          <w:u w:val="single"/>
        </w:rPr>
        <w:t xml:space="preserve"> and his Saudi buddies </w:t>
      </w:r>
      <w:r w:rsidRPr="00D81639">
        <w:rPr>
          <w:highlight w:val="green"/>
          <w:u w:val="single"/>
        </w:rPr>
        <w:t>started training</w:t>
      </w:r>
      <w:r w:rsidRPr="00940CAF">
        <w:rPr>
          <w:u w:val="single"/>
        </w:rPr>
        <w:t xml:space="preserve"> the "mujahideen" under Osama </w:t>
      </w:r>
      <w:r w:rsidRPr="00D81639">
        <w:rPr>
          <w:highlight w:val="green"/>
          <w:u w:val="single"/>
        </w:rPr>
        <w:t>bin Laden</w:t>
      </w:r>
      <w:r w:rsidRPr="00940CAF">
        <w:rPr>
          <w:u w:val="single"/>
        </w:rPr>
        <w:t xml:space="preserve"> (later to be morphed into the Taliban, then Al Qaeda and now ISIS) to counter the revolution in Iran.</w:t>
      </w:r>
      <w:r>
        <w:rPr>
          <w:u w:val="single"/>
        </w:rPr>
        <w:t xml:space="preserve"> </w:t>
      </w:r>
      <w:r w:rsidRPr="00940CAF">
        <w:rPr>
          <w:sz w:val="16"/>
        </w:rPr>
        <w:t xml:space="preserve">More recently, the peace- and justice-oriented Occupy and Ferguson movements were found to be infiltrated by undercover agents agitating violence amongst </w:t>
      </w:r>
      <w:r w:rsidRPr="004369B8">
        <w:rPr>
          <w:sz w:val="16"/>
        </w:rPr>
        <w:t xml:space="preserve">the activists. </w:t>
      </w:r>
      <w:r w:rsidRPr="004369B8">
        <w:rPr>
          <w:u w:val="single"/>
        </w:rPr>
        <w:t xml:space="preserve">These </w:t>
      </w:r>
      <w:r w:rsidRPr="00D81639">
        <w:rPr>
          <w:highlight w:val="green"/>
          <w:u w:val="single"/>
        </w:rPr>
        <w:t>terrorist killings,</w:t>
      </w:r>
      <w:r w:rsidRPr="00940CAF">
        <w:rPr>
          <w:u w:val="single"/>
        </w:rPr>
        <w:t xml:space="preserve"> whether in Paris, Nigeria or Iraq, are not Islamic nor do they help the plight of the oppressed around the world. They do, however</w:t>
      </w:r>
      <w:r w:rsidRPr="00D81639">
        <w:rPr>
          <w:highlight w:val="green"/>
          <w:u w:val="single"/>
        </w:rPr>
        <w:t>, help the ruling elite continue hegemony</w:t>
      </w:r>
      <w:r w:rsidRPr="00940CAF">
        <w:rPr>
          <w:u w:val="single"/>
        </w:rPr>
        <w:t xml:space="preserve"> abroad </w:t>
      </w:r>
      <w:r w:rsidRPr="00D81639">
        <w:rPr>
          <w:highlight w:val="green"/>
          <w:u w:val="single"/>
        </w:rPr>
        <w:t>and security restrictions</w:t>
      </w:r>
      <w:r w:rsidRPr="00940CAF">
        <w:rPr>
          <w:u w:val="single"/>
        </w:rPr>
        <w:t xml:space="preserve"> at home.</w:t>
      </w:r>
      <w:r>
        <w:rPr>
          <w:u w:val="single"/>
        </w:rPr>
        <w:t xml:space="preserve"> </w:t>
      </w:r>
      <w:r w:rsidRPr="00940CAF">
        <w:rPr>
          <w:sz w:val="16"/>
        </w:rPr>
        <w:t xml:space="preserve">To stop terrorism, we must do the exact opposite of what Pirro advocated in her TV rant: "Our job is to arm those Muslims to the teeth, give them everything they need to take out these Islamic fanatics." </w:t>
      </w:r>
      <w:r w:rsidRPr="00940CAF">
        <w:rPr>
          <w:u w:val="single"/>
        </w:rPr>
        <w:t>No, we need to stop arming groups in the Middle East, bring home our soldiers and quit propping up cruel dictators</w:t>
      </w:r>
      <w:r w:rsidRPr="00940CAF">
        <w:rPr>
          <w:sz w:val="16"/>
        </w:rPr>
        <w:t xml:space="preserve">. Surprisingly, I agree with Sarah Palin on this one: "Let Allah </w:t>
      </w:r>
      <w:proofErr w:type="gramStart"/>
      <w:r w:rsidRPr="00940CAF">
        <w:rPr>
          <w:sz w:val="16"/>
        </w:rPr>
        <w:t>sort</w:t>
      </w:r>
      <w:proofErr w:type="gramEnd"/>
      <w:r w:rsidRPr="00940CAF">
        <w:rPr>
          <w:sz w:val="16"/>
        </w:rPr>
        <w:t xml:space="preserve"> it out."</w:t>
      </w:r>
    </w:p>
    <w:p w:rsidR="004C250C" w:rsidRPr="004C250C" w:rsidRDefault="004C250C" w:rsidP="004C250C"/>
    <w:p w:rsidR="00097B87" w:rsidRDefault="000C4A1E" w:rsidP="00130F2A">
      <w:pPr>
        <w:pStyle w:val="Heading3"/>
      </w:pPr>
      <w:r>
        <w:t xml:space="preserve">BRICS—Impact </w:t>
      </w:r>
      <w:r w:rsidR="00097B87">
        <w:t>Multipolarity Solves and Prevents US Collapse</w:t>
      </w:r>
    </w:p>
    <w:p w:rsidR="00097B87" w:rsidRPr="00637B87" w:rsidRDefault="00097B87" w:rsidP="00097B87">
      <w:pPr>
        <w:pStyle w:val="Heading4"/>
      </w:pPr>
      <w:r>
        <w:t xml:space="preserve">Multipolarity solves negative impacts caused by current unipolarity and prevents fall of US nation-state. </w:t>
      </w:r>
    </w:p>
    <w:p w:rsidR="00097B87" w:rsidRPr="002A6F08" w:rsidRDefault="00097B87" w:rsidP="00097B87">
      <w:r w:rsidRPr="00345C8C">
        <w:rPr>
          <w:rFonts w:eastAsiaTheme="majorEastAsia" w:cstheme="majorBidi"/>
          <w:b/>
          <w:bCs/>
          <w:sz w:val="26"/>
          <w:szCs w:val="26"/>
        </w:rPr>
        <w:t>Weber, Barma, Kroenig, &amp; Ratner 17</w:t>
      </w:r>
      <w:r>
        <w:t xml:space="preserve"> -- </w:t>
      </w:r>
      <w:r w:rsidRPr="00345C8C">
        <w:t xml:space="preserve">Steven Weber is professor of political science and director of the Institute for International Studies at the University of California, Berkeley. Naazneen Barma, Matthew Kroenig, and Ely Ratner are Ph.D. candidates at U.C., Berkeley, and research fellows at its New Era Foreign Policy Center </w:t>
      </w:r>
      <w:r w:rsidRPr="00345C8C">
        <w:sym w:font="Wingdings" w:char="F0E0"/>
      </w:r>
      <w:r>
        <w:t xml:space="preserve"> </w:t>
      </w:r>
      <w:r w:rsidRPr="00345C8C">
        <w:t>Weber, S., Barma, N., Kroenig, M. and Ratner, E. (2017). How Globalization Went Bad. [</w:t>
      </w:r>
      <w:proofErr w:type="gramStart"/>
      <w:r w:rsidRPr="00345C8C">
        <w:t>online</w:t>
      </w:r>
      <w:proofErr w:type="gramEnd"/>
      <w:r w:rsidRPr="00345C8C">
        <w:t>] Wright.edu. Available at: http://www.wright.edu/~tdung/How_globalization_went_bad_FT.pdf [Accessed 8 Jul. 2018].</w:t>
      </w:r>
    </w:p>
    <w:p w:rsidR="00097B87" w:rsidRPr="0030711B" w:rsidRDefault="00097B87" w:rsidP="00097B87">
      <w:r w:rsidRPr="0030711B">
        <w:t xml:space="preserve">THE DANGERS OF UNIPOLARITY </w:t>
      </w:r>
      <w:proofErr w:type="gramStart"/>
      <w:r w:rsidRPr="0030711B">
        <w:t>A</w:t>
      </w:r>
      <w:proofErr w:type="gramEnd"/>
      <w:r w:rsidRPr="0030711B">
        <w:t xml:space="preserve"> straightforward piece of logic from market economics helps explain why </w:t>
      </w:r>
      <w:r w:rsidRPr="0030711B">
        <w:rPr>
          <w:rStyle w:val="Emphasis"/>
        </w:rPr>
        <w:t>unipolarity and globalization don’t mix. Monopolies, regardless of who holds them, are almost always bad for both the market and the monopolist.</w:t>
      </w:r>
      <w:r w:rsidRPr="0030711B">
        <w:t xml:space="preserve"> We propose three simple axioms of “globalization under unipolarity” that reveal these dangers. Axiom </w:t>
      </w:r>
      <w:r w:rsidRPr="0030711B">
        <w:rPr>
          <w:rStyle w:val="Emphasis"/>
        </w:rPr>
        <w:t>1: Above a certain threshold of power, the rate at which new global problems are generated will exceed the rate at which old problems are fixed.</w:t>
      </w:r>
      <w:r w:rsidRPr="0030711B">
        <w:t xml:space="preserve"> </w:t>
      </w:r>
      <w:r w:rsidRPr="0030711B">
        <w:rPr>
          <w:rStyle w:val="Emphasis"/>
        </w:rPr>
        <w:t>Power</w:t>
      </w:r>
      <w:r w:rsidRPr="0030711B">
        <w:t xml:space="preserve"> does two things in international politics: It </w:t>
      </w:r>
      <w:r w:rsidRPr="0030711B">
        <w:rPr>
          <w:rStyle w:val="Emphasis"/>
        </w:rPr>
        <w:t>enhances the capability of a state to do things, but it also increases the number of things that a state must worry about</w:t>
      </w:r>
      <w:r w:rsidRPr="0030711B">
        <w:t xml:space="preserve">. At a certain point, </w:t>
      </w:r>
      <w:r w:rsidRPr="0030711B">
        <w:rPr>
          <w:rStyle w:val="Emphasis"/>
        </w:rPr>
        <w:t>the latter starts to overtake the former</w:t>
      </w:r>
      <w:r w:rsidRPr="0030711B">
        <w:t xml:space="preserve">. It’s the familiar law of diminishing returns. </w:t>
      </w:r>
      <w:r w:rsidRPr="00655765">
        <w:rPr>
          <w:rStyle w:val="StyleUnderline"/>
        </w:rPr>
        <w:t>Because powerful states have large spheres of influence and their security and economic interests touch every region of the world, they are threatened by the risk of things going wrong—anywhere. That is particularly true for</w:t>
      </w:r>
      <w:r w:rsidRPr="00655765">
        <w:rPr>
          <w:rStyle w:val="Emphasis"/>
        </w:rPr>
        <w:t xml:space="preserve"> the United States</w:t>
      </w:r>
      <w:r w:rsidRPr="0030711B">
        <w:t xml:space="preserve">, which </w:t>
      </w:r>
      <w:r w:rsidRPr="00655765">
        <w:rPr>
          <w:rStyle w:val="Emphasis"/>
        </w:rPr>
        <w:t>leverages its ability to go anywhere and do anything through massive debt.</w:t>
      </w:r>
      <w:r w:rsidRPr="0030711B">
        <w:t xml:space="preserve"> </w:t>
      </w:r>
      <w:r w:rsidRPr="00655765">
        <w:rPr>
          <w:rStyle w:val="StyleUnderline"/>
        </w:rPr>
        <w:t>No one knows exactly when the law of diminishing returns will kick in</w:t>
      </w:r>
      <w:r w:rsidRPr="0030711B">
        <w:t xml:space="preserve">. But, historically, it starts to happen long before a single great power dominates the entire globe, which is why large empires from Byzantium to Rome have always reached a point of unsustainability. </w:t>
      </w:r>
      <w:r w:rsidRPr="00655765">
        <w:rPr>
          <w:rStyle w:val="Emphasis"/>
        </w:rPr>
        <w:t>That may already be happening to the United States today, on issues ranging from oil dependency and nuclear proliferation to pandemics and global warming.</w:t>
      </w:r>
      <w:r w:rsidRPr="0030711B">
        <w:t xml:space="preserve"> What Axiom 1 tells you is that more U.S. power is not the answer; it’s actually part of the problem. </w:t>
      </w:r>
      <w:r w:rsidRPr="00B55423">
        <w:rPr>
          <w:rStyle w:val="Emphasis"/>
        </w:rPr>
        <w:t>A multipolar world would almost certainly manage the globe’s pressing problems more effectively. The larger the number of great powers in the global system, the greater the chance that at least one of them would exercise some control over a given combination of space, other actors, and problems</w:t>
      </w:r>
      <w:r w:rsidRPr="0030711B">
        <w:t xml:space="preserve">. Such reasoning doesn’t rest on hopeful notions that the great powers will work together. They might do so. But even if they don’t, </w:t>
      </w:r>
      <w:r w:rsidRPr="00B55423">
        <w:rPr>
          <w:rStyle w:val="Emphasis"/>
        </w:rPr>
        <w:t>the result is distributed governance</w:t>
      </w:r>
      <w:r w:rsidRPr="0030711B">
        <w:t>, where some great power is interested in most every part of the world through productive competition. Axiom</w:t>
      </w:r>
      <w:r w:rsidRPr="00B55423">
        <w:rPr>
          <w:rStyle w:val="Emphasis"/>
        </w:rPr>
        <w:t xml:space="preserve"> 2: In an increasingly networked world, places that fall between the networks are very dangerous places—and there will be more ungoverned zones when there is only one network to join</w:t>
      </w:r>
      <w:r w:rsidRPr="0030711B">
        <w:t xml:space="preserve">. The second axiom acknowledges that highly connected networks can be efficient, robust, and resilient to shocks. But in a highly connected world, the pieces that fall between the networks are increasingly shut off from the benefits of connectivity. These problems fester in the form of failed states, mutate like pathogenic bacteria, and, in some cases, reconnect in subterranean networks such as al Qaeda. The truly dangerous places are the points where the subterranean networks touch the mainstream of global politics and economics. What made Afghanistan so dangerous under the Taliban was not that it was a failed state. It wasn’t. It was a partially failed and partially connected state that worked the interstices of globalization through the drug trade, counterfeiting, and terrorism. Can any single superpower monitor all the seams and back alleys of globalization? </w:t>
      </w:r>
      <w:proofErr w:type="gramStart"/>
      <w:r w:rsidRPr="0030711B">
        <w:t>Hardly.</w:t>
      </w:r>
      <w:proofErr w:type="gramEnd"/>
      <w:r w:rsidRPr="0030711B">
        <w:t xml:space="preserve"> In fact, a lone hegemon is unlikely to look closely at these problems, because more pressing issues are happening elsewhere, in places where trade and technology are growing. By contrast, a world of several great powers is a more interest-rich environment in which nations must look in less obvious places to find new sources of advantage. In such a system, it’s harder for troublemakers to spring up, because the cracks and seams of globalization are held together by stronger ties. Axiom </w:t>
      </w:r>
      <w:r w:rsidRPr="00B55423">
        <w:rPr>
          <w:rStyle w:val="Emphasis"/>
        </w:rPr>
        <w:t>3: Without a real chance to find useful allies to counter a superpower, opponents will try to neutralize power, by going underground, going nuclear, or going “bad</w:t>
      </w:r>
      <w:r w:rsidRPr="0030711B">
        <w:t xml:space="preserve">.” Axiom 3 is a story about the preferred strategies of the weak. It’s a basic insight of international relations that states try to balance power. They protect themselves by joining groups that can hold a hegemonic threat at bay. But what if there is no viable group to join? In today’s unipolar world, every nation from Venezuela to North Korea is looking for a way to constrain American power. But in the unipolar world, it’s harder for states to join together to do that. So they turn to other means. They play a different game. Hamas, Iran, Somalia, North Korea, and Venezuela are not going to become allies anytime soon. Each is better off finding other ways to make life more difficult for Washington. Going nuclear is one way. Counterfeiting U.S. currency is another. Raising uncertainty about oil supplies is perhaps the most obvious method of all. Here’s the important downside of unipolar globalization. </w:t>
      </w:r>
      <w:r w:rsidRPr="00B55423">
        <w:rPr>
          <w:rStyle w:val="Emphasis"/>
        </w:rPr>
        <w:t>In a world with multiple great powers, many of these threats would be less troublesome. The relatively weak states would have a choice among potential partners with which to ally, enhancing their influence</w:t>
      </w:r>
      <w:r w:rsidRPr="0030711B">
        <w:t xml:space="preserve">. Without that more attractive choice, facilitating the dark side of globalization becomes the most effective means of constraining American power. </w:t>
      </w:r>
    </w:p>
    <w:p w:rsidR="00097B87" w:rsidRPr="00097B87" w:rsidRDefault="00097B87" w:rsidP="00097B87"/>
    <w:p w:rsidR="00130F2A" w:rsidRDefault="000C4A1E" w:rsidP="00130F2A">
      <w:pPr>
        <w:pStyle w:val="Heading3"/>
      </w:pPr>
      <w:r>
        <w:t xml:space="preserve">BRICS—Impact </w:t>
      </w:r>
      <w:r w:rsidR="00130F2A">
        <w:t>BRICs O/W, K2 Peace</w:t>
      </w:r>
    </w:p>
    <w:p w:rsidR="00130F2A" w:rsidRPr="0076312A" w:rsidRDefault="00130F2A" w:rsidP="00130F2A">
      <w:pPr>
        <w:pStyle w:val="Heading4"/>
        <w:rPr>
          <w:rFonts w:asciiTheme="minorHAnsi" w:hAnsiTheme="minorHAnsi" w:cstheme="minorHAnsi"/>
        </w:rPr>
      </w:pPr>
      <w:r w:rsidRPr="0076312A">
        <w:rPr>
          <w:rFonts w:asciiTheme="minorHAnsi" w:hAnsiTheme="minorHAnsi" w:cstheme="minorHAnsi"/>
        </w:rPr>
        <w:t xml:space="preserve">The rising BRICS is the best way to move in to the future in a peaceful manner </w:t>
      </w:r>
    </w:p>
    <w:p w:rsidR="00130F2A" w:rsidRPr="0076312A" w:rsidRDefault="00130F2A" w:rsidP="00130F2A">
      <w:pPr>
        <w:rPr>
          <w:rFonts w:asciiTheme="minorHAnsi" w:hAnsiTheme="minorHAnsi" w:cstheme="minorHAnsi"/>
        </w:rPr>
      </w:pPr>
      <w:r w:rsidRPr="0076312A">
        <w:rPr>
          <w:rStyle w:val="Style13ptBold"/>
          <w:rFonts w:asciiTheme="minorHAnsi" w:hAnsiTheme="minorHAnsi" w:cstheme="minorHAnsi"/>
        </w:rPr>
        <w:t>Lieber 13</w:t>
      </w:r>
      <w:r w:rsidRPr="0076312A">
        <w:rPr>
          <w:rFonts w:asciiTheme="minorHAnsi" w:hAnsiTheme="minorHAnsi" w:cstheme="minorHAnsi"/>
        </w:rPr>
        <w:t xml:space="preserve"> (Robert Lieber is a Professor of Government and International Affairs at Georgetown University. He is the author or editor of 16 books on international relations and US foreign policy, [“The Rise of the BRICS and American primacy, “Vol. 51, 2, 137–154]//WW</w:t>
      </w:r>
    </w:p>
    <w:p w:rsidR="00130F2A" w:rsidRPr="0076312A" w:rsidRDefault="00130F2A" w:rsidP="00130F2A">
      <w:pPr>
        <w:rPr>
          <w:rStyle w:val="Heading3Char"/>
          <w:rFonts w:asciiTheme="minorHAnsi" w:hAnsiTheme="minorHAnsi" w:cstheme="minorHAnsi"/>
          <w:sz w:val="22"/>
          <w:szCs w:val="22"/>
        </w:rPr>
      </w:pPr>
      <w:r w:rsidRPr="0076312A">
        <w:rPr>
          <w:rFonts w:asciiTheme="minorHAnsi" w:hAnsiTheme="minorHAnsi" w:cstheme="minorHAnsi"/>
          <w:sz w:val="16"/>
        </w:rPr>
        <w:t>In an increasingly globalized world, power has become more diffused</w:t>
      </w:r>
      <w:r w:rsidRPr="00D81639">
        <w:rPr>
          <w:rStyle w:val="Heading3Char"/>
          <w:rFonts w:asciiTheme="minorHAnsi" w:hAnsiTheme="minorHAnsi" w:cstheme="minorHAnsi"/>
          <w:sz w:val="22"/>
          <w:szCs w:val="22"/>
          <w:highlight w:val="green"/>
        </w:rPr>
        <w:t>. The BRICS</w:t>
      </w:r>
      <w:r w:rsidRPr="0076312A">
        <w:rPr>
          <w:rFonts w:asciiTheme="minorHAnsi" w:hAnsiTheme="minorHAnsi" w:cstheme="minorHAnsi"/>
          <w:sz w:val="16"/>
        </w:rPr>
        <w:t xml:space="preserve"> (Brazil, Russia, India, China and South Africa</w:t>
      </w:r>
      <w:r w:rsidRPr="00D81639">
        <w:rPr>
          <w:rStyle w:val="Heading3Char"/>
          <w:rFonts w:asciiTheme="minorHAnsi" w:hAnsiTheme="minorHAnsi" w:cstheme="minorHAnsi"/>
          <w:sz w:val="22"/>
          <w:szCs w:val="22"/>
          <w:highlight w:val="green"/>
        </w:rPr>
        <w:t>) and many others have emerged as signiﬁcant actors. The appearance of these and other rising powers is not entirely new, but together they represent an increasing presence in economic, political, security and even cultural terms.</w:t>
      </w:r>
      <w:r w:rsidRPr="0076312A">
        <w:rPr>
          <w:rFonts w:asciiTheme="minorHAnsi" w:hAnsiTheme="minorHAnsi" w:cstheme="minorHAnsi"/>
          <w:sz w:val="16"/>
        </w:rPr>
        <w:t xml:space="preserve"> </w:t>
      </w:r>
      <w:r w:rsidRPr="0076312A">
        <w:rPr>
          <w:rStyle w:val="Heading3Char"/>
          <w:rFonts w:asciiTheme="minorHAnsi" w:hAnsiTheme="minorHAnsi" w:cstheme="minorHAnsi"/>
          <w:sz w:val="22"/>
          <w:szCs w:val="22"/>
        </w:rPr>
        <w:t xml:space="preserve">At the same time, the relative weight of Europe and Japan has seemed to ebb as these traditional centers of power have experienced economic and demographic stagnation. </w:t>
      </w:r>
      <w:r w:rsidRPr="00D81639">
        <w:rPr>
          <w:rStyle w:val="Heading3Char"/>
          <w:rFonts w:asciiTheme="minorHAnsi" w:hAnsiTheme="minorHAnsi" w:cstheme="minorHAnsi"/>
          <w:sz w:val="22"/>
          <w:szCs w:val="22"/>
          <w:highlight w:val="green"/>
        </w:rPr>
        <w:t>Political and scholarly observers have tended to greet these changes by heralding a new era in which the BRICS would not only become far more inﬂuential in world affairs, but would also act to reshape, sustain and promote international institutions and regimes in an increasingly multipolar world.</w:t>
      </w:r>
      <w:r w:rsidRPr="0076312A">
        <w:rPr>
          <w:rStyle w:val="Heading3Char"/>
          <w:rFonts w:asciiTheme="minorHAnsi" w:hAnsiTheme="minorHAnsi" w:cstheme="minorHAnsi"/>
          <w:sz w:val="22"/>
          <w:szCs w:val="22"/>
        </w:rPr>
        <w:t xml:space="preserve"> However, are these assumptions accurate? Are the BRICS increasingly acting as responsible stakeholders, or is the international order becoming more multipolar without becoming more multilateral?</w:t>
      </w:r>
      <w:r w:rsidRPr="0076312A">
        <w:rPr>
          <w:rFonts w:asciiTheme="minorHAnsi" w:hAnsiTheme="minorHAnsi" w:cstheme="minorHAnsi"/>
          <w:sz w:val="16"/>
        </w:rPr>
        <w:t xml:space="preserve"> I argue here that, in practice and across a wide range of issue areas</w:t>
      </w:r>
      <w:r w:rsidRPr="00D81639">
        <w:rPr>
          <w:rStyle w:val="Heading3Char"/>
          <w:rFonts w:asciiTheme="minorHAnsi" w:hAnsiTheme="minorHAnsi" w:cstheme="minorHAnsi"/>
          <w:sz w:val="22"/>
          <w:szCs w:val="22"/>
          <w:highlight w:val="green"/>
        </w:rPr>
        <w:t>, the BRICS have been less rather than more cooperative in sustaining international institutions and international order, and that in these circumstances, the engagement of the United States is not only essential for reasons of national interest, but that it is vital for sustaining global order</w:t>
      </w:r>
      <w:r w:rsidRPr="0076312A">
        <w:rPr>
          <w:rFonts w:asciiTheme="minorHAnsi" w:hAnsiTheme="minorHAnsi" w:cstheme="minorHAnsi"/>
          <w:sz w:val="16"/>
        </w:rPr>
        <w:t xml:space="preserve"> (Lieber, 2005, 2007</w:t>
      </w:r>
      <w:r w:rsidRPr="0076312A">
        <w:rPr>
          <w:rStyle w:val="Heading3Char"/>
          <w:rFonts w:asciiTheme="minorHAnsi" w:hAnsiTheme="minorHAnsi" w:cstheme="minorHAnsi"/>
          <w:sz w:val="22"/>
          <w:szCs w:val="22"/>
        </w:rPr>
        <w:t>). However, does the United States still possess the capacity to play that critical role?</w:t>
      </w:r>
      <w:r w:rsidRPr="0076312A">
        <w:rPr>
          <w:rFonts w:asciiTheme="minorHAnsi" w:hAnsiTheme="minorHAnsi" w:cstheme="minorHAnsi"/>
          <w:sz w:val="16"/>
        </w:rPr>
        <w:t xml:space="preserve"> </w:t>
      </w:r>
      <w:proofErr w:type="gramStart"/>
      <w:r w:rsidRPr="0076312A">
        <w:rPr>
          <w:rFonts w:asciiTheme="minorHAnsi" w:hAnsiTheme="minorHAnsi" w:cstheme="minorHAnsi"/>
          <w:sz w:val="16"/>
        </w:rPr>
        <w:t>(Lieber, 2012).</w:t>
      </w:r>
      <w:proofErr w:type="gramEnd"/>
      <w:r w:rsidRPr="0076312A">
        <w:rPr>
          <w:rFonts w:asciiTheme="minorHAnsi" w:hAnsiTheme="minorHAnsi" w:cstheme="minorHAnsi"/>
          <w:sz w:val="16"/>
        </w:rPr>
        <w:t xml:space="preserve"> My tentative answer has been that </w:t>
      </w:r>
      <w:r w:rsidRPr="00D81639">
        <w:rPr>
          <w:rStyle w:val="Heading3Char"/>
          <w:rFonts w:asciiTheme="minorHAnsi" w:hAnsiTheme="minorHAnsi" w:cstheme="minorHAnsi"/>
          <w:sz w:val="22"/>
          <w:szCs w:val="22"/>
          <w:highlight w:val="green"/>
        </w:rPr>
        <w:t>the material underpinnings for such a role remain viable and even robust, but that the determinants of whether it will do so are at least as much ideational, in terms of policy, leadership and political will</w:t>
      </w:r>
      <w:r w:rsidRPr="0076312A">
        <w:rPr>
          <w:rFonts w:asciiTheme="minorHAnsi" w:hAnsiTheme="minorHAnsi" w:cstheme="minorHAnsi"/>
          <w:sz w:val="16"/>
        </w:rPr>
        <w:t>. With these considerations in mind</w:t>
      </w:r>
      <w:r w:rsidRPr="0076312A">
        <w:rPr>
          <w:rStyle w:val="Heading3Char"/>
          <w:rFonts w:asciiTheme="minorHAnsi" w:hAnsiTheme="minorHAnsi" w:cstheme="minorHAnsi"/>
          <w:sz w:val="22"/>
          <w:szCs w:val="22"/>
        </w:rPr>
        <w:t xml:space="preserve">, I address here the interplay between the role of the United States and that of the BRICS. </w:t>
      </w:r>
      <w:r w:rsidRPr="0076312A">
        <w:rPr>
          <w:rFonts w:asciiTheme="minorHAnsi" w:hAnsiTheme="minorHAnsi" w:cstheme="minorHAnsi"/>
          <w:sz w:val="16"/>
        </w:rPr>
        <w:t>The question of America’s position is central, not only in terms of national interest, but also because the United States has played a unique role as the world’s leading provider of public goods (Mandelbaum, 2005, 2011; Kupchan, 2012).1 This role has included creating and sustaining international institutions; supporting regional stability, security and nonproliferation; underpinning the world economy; and encouraging human rights and democratization</w:t>
      </w:r>
      <w:r w:rsidRPr="00D81639">
        <w:rPr>
          <w:rStyle w:val="Heading3Char"/>
          <w:rFonts w:asciiTheme="minorHAnsi" w:hAnsiTheme="minorHAnsi" w:cstheme="minorHAnsi"/>
          <w:sz w:val="22"/>
          <w:szCs w:val="22"/>
          <w:highlight w:val="green"/>
        </w:rPr>
        <w:t>. Consequently, a combination of American retrenchment and BRICS abdication would be likely to see a weakening of multilateral institutions and other elements of international order.</w:t>
      </w:r>
    </w:p>
    <w:p w:rsidR="00130F2A" w:rsidRPr="00130F2A" w:rsidRDefault="00130F2A" w:rsidP="00130F2A"/>
    <w:p w:rsidR="00737563" w:rsidRDefault="00737563" w:rsidP="00737563">
      <w:pPr>
        <w:pStyle w:val="Heading2"/>
      </w:pPr>
    </w:p>
    <w:p w:rsidR="00737563" w:rsidRDefault="00737563" w:rsidP="00737563">
      <w:pPr>
        <w:pStyle w:val="Heading2"/>
      </w:pPr>
      <w:r>
        <w:t xml:space="preserve">***Sub-Sahara Africa Brain Drain DA*** </w:t>
      </w:r>
    </w:p>
    <w:p w:rsidR="00737563" w:rsidRDefault="00737563" w:rsidP="00737563">
      <w:pPr>
        <w:pStyle w:val="Heading3"/>
      </w:pPr>
      <w:r>
        <w:t>Africa Brain Drain DA—1NC</w:t>
      </w:r>
    </w:p>
    <w:p w:rsidR="00737563" w:rsidRDefault="00737563" w:rsidP="00737563">
      <w:pPr>
        <w:pStyle w:val="Heading4"/>
      </w:pPr>
      <w:r>
        <w:t xml:space="preserve">The affirmative’s class-neutral approach to migration extends asymmetrical power relations between the Global North and the Global South that extend the continued brain and skill drain out of Sub-Saharan Africa. </w:t>
      </w:r>
    </w:p>
    <w:p w:rsidR="00737563" w:rsidRDefault="00737563" w:rsidP="00737563">
      <w:pPr>
        <w:tabs>
          <w:tab w:val="left" w:pos="2417"/>
        </w:tabs>
      </w:pPr>
      <w:r w:rsidRPr="00D319C4">
        <w:rPr>
          <w:rStyle w:val="Style13ptBold"/>
        </w:rPr>
        <w:t>Yeboah, 18</w:t>
      </w:r>
      <w:r>
        <w:t xml:space="preserve"> - Ian E. A. Professor in the Department of Geography, Miami University (“Capitalism and Sub-Saharan African human capital,” African Identities, Volume 16, 2018 - Issue 1</w:t>
      </w:r>
    </w:p>
    <w:p w:rsidR="00737563" w:rsidRPr="007E30F0" w:rsidRDefault="00737563" w:rsidP="00737563">
      <w:pPr>
        <w:rPr>
          <w:sz w:val="16"/>
        </w:rPr>
      </w:pPr>
      <w:r w:rsidRPr="00D319C4">
        <w:rPr>
          <w:rStyle w:val="StyleUnderline"/>
        </w:rPr>
        <w:t xml:space="preserve">This paper has argued that </w:t>
      </w:r>
      <w:r w:rsidRPr="00D81639">
        <w:rPr>
          <w:rStyle w:val="StyleUnderline"/>
          <w:highlight w:val="green"/>
        </w:rPr>
        <w:t>current emigration of Sub-Saharan Africans should be tied to the global capitalist system</w:t>
      </w:r>
      <w:r w:rsidRPr="00D319C4">
        <w:rPr>
          <w:rStyle w:val="StyleUnderline"/>
        </w:rPr>
        <w:t xml:space="preserve"> in a historical-structuralist analysis.</w:t>
      </w:r>
      <w:r w:rsidRPr="007E30F0">
        <w:rPr>
          <w:sz w:val="16"/>
        </w:rPr>
        <w:t xml:space="preserve"> </w:t>
      </w:r>
      <w:r w:rsidRPr="00D319C4">
        <w:rPr>
          <w:rStyle w:val="StyleUnderline"/>
        </w:rPr>
        <w:t xml:space="preserve">This is because </w:t>
      </w:r>
      <w:r w:rsidRPr="00D81639">
        <w:rPr>
          <w:rStyle w:val="StyleUnderline"/>
          <w:highlight w:val="green"/>
        </w:rPr>
        <w:t>an asymmetrical relationship has always existed between the region and the world as a whole</w:t>
      </w:r>
      <w:r w:rsidRPr="007E30F0">
        <w:rPr>
          <w:sz w:val="16"/>
        </w:rPr>
        <w:t xml:space="preserve"> (Cooper, 2014; Obeng-Odoom, 2016). This political–economic analysis of capitalism’s historical use of the region’s human capital should be constructed as part of the postcolonial development project (Chakrabarty, 2011; Spivak, 2010). </w:t>
      </w:r>
      <w:r w:rsidRPr="00D319C4">
        <w:rPr>
          <w:rStyle w:val="StyleUnderline"/>
        </w:rPr>
        <w:t>By conflating global capital’s use of the region’s human capital with capitalist expansion’s regimes of accumulation (slavery, colonialism and globalization), this paper has three main findings</w:t>
      </w:r>
      <w:r w:rsidRPr="007E30F0">
        <w:rPr>
          <w:sz w:val="16"/>
        </w:rPr>
        <w:t xml:space="preserve">. </w:t>
      </w:r>
      <w:r w:rsidRPr="00D319C4">
        <w:rPr>
          <w:rStyle w:val="StyleUnderline"/>
        </w:rPr>
        <w:t xml:space="preserve">First, </w:t>
      </w:r>
      <w:r w:rsidRPr="00D81639">
        <w:rPr>
          <w:rStyle w:val="StyleUnderline"/>
          <w:highlight w:val="green"/>
        </w:rPr>
        <w:t xml:space="preserve">a historical-structuralist analysis reveals that current migration out of the region, under globalization, is a </w:t>
      </w:r>
      <w:r w:rsidRPr="00D81639">
        <w:rPr>
          <w:rStyle w:val="Emphasis"/>
          <w:highlight w:val="green"/>
        </w:rPr>
        <w:t>continuation of the deliberate exploitation</w:t>
      </w:r>
      <w:r w:rsidRPr="00D81639">
        <w:rPr>
          <w:rStyle w:val="StyleUnderline"/>
          <w:highlight w:val="green"/>
        </w:rPr>
        <w:t xml:space="preserve"> of the region’s human capital by global capital</w:t>
      </w:r>
      <w:r w:rsidRPr="00D319C4">
        <w:rPr>
          <w:rStyle w:val="StyleUnderline"/>
        </w:rPr>
        <w:t>.</w:t>
      </w:r>
      <w:r w:rsidRPr="007E30F0">
        <w:rPr>
          <w:sz w:val="16"/>
        </w:rPr>
        <w:t xml:space="preserve"> Second, the use of NELM has resulted in a focus on remittances and brain drain vs. brain gain (De Haas, 2010), as well as national migration polices as the focus of development policy in countries of the region. Though well intentioned, this focus does not capture the full extent of the region’s development potential. In fact, NELM, which is the prevailing theoretical framework for understanding migration out of the region, seems specific to analysis of how human capital of the region has been used in only one regime of accumulation: globalization. It is difficult to see how NELM can be used to analyze how the region’s human capital was used in either slavery or colonialism. </w:t>
      </w:r>
      <w:r w:rsidRPr="00D319C4">
        <w:rPr>
          <w:rStyle w:val="StyleUnderline"/>
        </w:rPr>
        <w:t>Third, under globalization, it is mostly the cream of the crop that has embarked upon emigration out of the region to the global core.</w:t>
      </w:r>
      <w:r w:rsidRPr="007E30F0">
        <w:rPr>
          <w:sz w:val="16"/>
        </w:rPr>
        <w:t xml:space="preserve"> </w:t>
      </w:r>
      <w:r w:rsidRPr="00D81639">
        <w:rPr>
          <w:rStyle w:val="StyleUnderline"/>
          <w:highlight w:val="green"/>
        </w:rPr>
        <w:t xml:space="preserve">Even though the case-study countries can boast </w:t>
      </w:r>
      <w:proofErr w:type="gramStart"/>
      <w:r w:rsidRPr="00D81639">
        <w:rPr>
          <w:rStyle w:val="StyleUnderline"/>
          <w:highlight w:val="green"/>
        </w:rPr>
        <w:t>of</w:t>
      </w:r>
      <w:proofErr w:type="gramEnd"/>
      <w:r w:rsidRPr="00D81639">
        <w:rPr>
          <w:rStyle w:val="StyleUnderline"/>
          <w:highlight w:val="green"/>
        </w:rPr>
        <w:t xml:space="preserve"> less than 10% of their adult population attaining college degrees, more than half of Nigerian-born immigrants in the United States have attained a college degree</w:t>
      </w:r>
      <w:r w:rsidRPr="007E30F0">
        <w:rPr>
          <w:sz w:val="16"/>
        </w:rPr>
        <w:t xml:space="preserve">. </w:t>
      </w:r>
      <w:r w:rsidRPr="00D81639">
        <w:rPr>
          <w:rStyle w:val="StyleUnderline"/>
          <w:highlight w:val="green"/>
        </w:rPr>
        <w:t xml:space="preserve">This trend is contributing toward a </w:t>
      </w:r>
      <w:r w:rsidRPr="00D81639">
        <w:rPr>
          <w:rStyle w:val="Emphasis"/>
          <w:highlight w:val="green"/>
        </w:rPr>
        <w:t>brain and skill drain out of Sub-Saharan Africa</w:t>
      </w:r>
      <w:r w:rsidRPr="00D81639">
        <w:rPr>
          <w:rStyle w:val="StyleUnderline"/>
          <w:highlight w:val="green"/>
        </w:rPr>
        <w:t xml:space="preserve"> and its attendant underdevelopment of the region</w:t>
      </w:r>
      <w:r w:rsidRPr="007E30F0">
        <w:rPr>
          <w:sz w:val="16"/>
        </w:rPr>
        <w:t xml:space="preserve"> (see Saravia &amp; Miranda, 2004). In light of these three findings, how can Sub-Saharan African countries frame contemporary policy? The focus should be on development policy that grows their economies, changes the structure of their economies and institutions within their economies, alongside migration policy. It can be argued that return migrants to the continent in this era of transnational migration will also serve as agents of development of the region. But, the recent collection by Akesson and Baaz (2015) argues that even though return migrants to countries such as Congo, Somalia, Ghana, Senegal, Burundi, South Sudan, and Cape Verde may bring with them capital, know-how, technology, and connections to the global economy, their contribution to the development process is wrought with difficulty. Effectively the ‘goodies’ brought by return migrants such as capital are not always advantageous and may even hamper successful development efforts. This is not to refute the fact that the region benefits from remittances that emigrants send back to their source countries. There is uncertainty about the scale of remittances but global remittances have grown from $132 billion in 2000 to $514 billion in 2012. In 2012, an estimated $31 billion was remitted to Sub-Saharan Africa with $21 billion of this going to Nigeria alone (Migration Policy Institute, 2014). In Ghana, for example, it is estimated that remittances are now the second source of foreign currency earnings, only behind cocoa. Even within the NELM framework, debate on the developmental impacts of remittances has been ‘settled’ (see Adams &amp; Page, 2005; Bollard et al., 2011; Wong, 2006). Households use remittances to alleviate poverty and to support household consumption in sectors such as education, healthcare, nutrition, and housing provision. Remittances are not used to grow national or regional economies in direct ways nor are they used to change institutions associated with economies. At best, remittances, therefore, only contribute indirectly toward development through multiplier effects. </w:t>
      </w:r>
      <w:r w:rsidRPr="007E30F0">
        <w:rPr>
          <w:rStyle w:val="StyleUnderline"/>
        </w:rPr>
        <w:t>What a historical-structuralist analysis points to is that while the debates and contributions of brain drain, brain gain, and remittances are germane for countries of the region, it is also important to address the issues of why people migrate, especially in desperate ways as revealed by the Reuters report of 15 April 2015. In essence it boils down to the deep-seated structures created by capitalism under regimes of accumulation such as colonialism and globalization and</w:t>
      </w:r>
      <w:r w:rsidRPr="007E30F0">
        <w:rPr>
          <w:sz w:val="16"/>
        </w:rPr>
        <w:t xml:space="preserve"> as Obeng-Odoom (2017) argues, </w:t>
      </w:r>
      <w:r w:rsidRPr="007E30F0">
        <w:rPr>
          <w:rStyle w:val="StyleUnderline"/>
        </w:rPr>
        <w:t>these structures result in poverty, underdevelopment, inequality, and a sense of nihilism (often around land as a factor of production) associated with life in Sub-Saharan Africa</w:t>
      </w:r>
      <w:r w:rsidRPr="007E30F0">
        <w:rPr>
          <w:sz w:val="16"/>
        </w:rPr>
        <w:t xml:space="preserve">. </w:t>
      </w:r>
      <w:r w:rsidRPr="007E30F0">
        <w:rPr>
          <w:rStyle w:val="StyleUnderline"/>
        </w:rPr>
        <w:t>There is nothing wrong with developing national migration policies that focus on brain drain, brain gain, and remittances, but this should be preceded by efforts to change the structure of economies and institutions and to grow economies of the region.</w:t>
      </w:r>
      <w:r w:rsidRPr="007E30F0">
        <w:rPr>
          <w:sz w:val="16"/>
        </w:rPr>
        <w:t xml:space="preserve"> </w:t>
      </w:r>
      <w:r w:rsidRPr="00D81639">
        <w:rPr>
          <w:rStyle w:val="StyleUnderline"/>
          <w:highlight w:val="green"/>
        </w:rPr>
        <w:t xml:space="preserve">If the youth of Sub-Saharan Africa leave their countries out of desperation, </w:t>
      </w:r>
      <w:r w:rsidRPr="007E30F0">
        <w:rPr>
          <w:rStyle w:val="StyleUnderline"/>
        </w:rPr>
        <w:t xml:space="preserve">perhaps </w:t>
      </w:r>
      <w:r w:rsidRPr="00D81639">
        <w:rPr>
          <w:rStyle w:val="StyleUnderline"/>
          <w:highlight w:val="green"/>
        </w:rPr>
        <w:t xml:space="preserve">the solution should </w:t>
      </w:r>
      <w:r w:rsidRPr="007E30F0">
        <w:rPr>
          <w:rStyle w:val="StyleUnderline"/>
        </w:rPr>
        <w:t xml:space="preserve">partly </w:t>
      </w:r>
      <w:r w:rsidRPr="00D81639">
        <w:rPr>
          <w:rStyle w:val="StyleUnderline"/>
          <w:highlight w:val="green"/>
        </w:rPr>
        <w:t>focus on those structural aspects of the region that make its youth leave out of desperation</w:t>
      </w:r>
      <w:r w:rsidRPr="007E30F0">
        <w:rPr>
          <w:sz w:val="16"/>
        </w:rPr>
        <w:t xml:space="preserve">. It is not surprising to see the cream of the crop leaving countries like Ghana where there is an ‘Association of Unemployed University Graduates.’ It is when people can find jobs after graduating college or high school that any migration policy will be meaningful. Similarly, there is nothing wrong with using migration as part of the development calculus of a country in an era of transnationalism and globalization. However, individual and household decisions to migrate should not be made out of the desperation caused by structural and institutional bankruptcies in economic and social makeups of countries. </w:t>
      </w:r>
      <w:r w:rsidRPr="00D81639">
        <w:rPr>
          <w:rStyle w:val="StyleUnderline"/>
          <w:highlight w:val="green"/>
        </w:rPr>
        <w:t>Decisions to migrate should be spontaneous rather than structured indirectly by mechanisms of capitalism.</w:t>
      </w:r>
      <w:r w:rsidRPr="007E30F0">
        <w:rPr>
          <w:sz w:val="16"/>
        </w:rPr>
        <w:t xml:space="preserve"> </w:t>
      </w:r>
      <w:r w:rsidRPr="007E30F0">
        <w:rPr>
          <w:rStyle w:val="StyleUnderline"/>
        </w:rPr>
        <w:t>After all, the asymmetrical relationship between Sub-Saharan Africa and the rest of the world implies that citizens of the region have agency</w:t>
      </w:r>
      <w:r w:rsidRPr="007E30F0">
        <w:rPr>
          <w:sz w:val="16"/>
        </w:rPr>
        <w:t xml:space="preserve">. </w:t>
      </w:r>
      <w:r w:rsidRPr="00D81639">
        <w:rPr>
          <w:rStyle w:val="StyleUnderline"/>
          <w:highlight w:val="green"/>
        </w:rPr>
        <w:t>They should use their agency freely rather than in response to defunct economic and institutional structures in their countries of origin</w:t>
      </w:r>
      <w:r w:rsidRPr="007E30F0">
        <w:rPr>
          <w:sz w:val="16"/>
        </w:rPr>
        <w:t xml:space="preserve">. How can countries of the global core fashion contemporary policy to deal with the migration crisis, especially the Sub-Saharan African component of it? It depends upon prevailing political attitudes in these countries. In today’s ear of conservative and nationalistic fervor in the United States and Great Britain, it is not surprising that the migration crisis is viewed with pessimism (Obeng-Odoom, 2017). For people who think this way, migrants from Sub-Saharan Africa should not leave their countries of origin and if they choose to come to the core, border controls should be instituted to prevent them from coming. However, neoliberals tend to be triumphant of periphery-core migration and humanists tend to be optimistic of such migration. They both argue that such migration is a win–win for both the core and the periphery. Because of the brain gain to the core accompanying such migrants of the creative class, they advocate a temporarization, and integration of migrations into their destinations through assimilation and acculturation. Source countries also benefit from migration through remittances and brain gain. Thus, countries such as Ghana and Senegal have been courting their emigrants with instruments such as dual citizenship and diaspora homecoming conferences. Effectively, the ‘three Rs’ of recruit, remittance, and return aptly describe neoliberal policies around migration (Obeng-Odoom, 2017, 161–163). In this regard, countries of the global core can partner with Sub-Saharan African countries in their economic development efforts (Sachs, 2005). </w:t>
      </w:r>
      <w:r w:rsidRPr="007E30F0">
        <w:rPr>
          <w:rStyle w:val="StyleUnderline"/>
        </w:rPr>
        <w:t xml:space="preserve">In the prevailing current of conservative nationalism in the global core, though, </w:t>
      </w:r>
      <w:r w:rsidRPr="00D81639">
        <w:rPr>
          <w:rStyle w:val="StyleUnderline"/>
          <w:highlight w:val="green"/>
        </w:rPr>
        <w:t>Sub-Saharan governments may be better off focusing on developing their countries for their youth to live and work at home.</w:t>
      </w:r>
    </w:p>
    <w:p w:rsidR="00737563" w:rsidRDefault="00737563" w:rsidP="00737563"/>
    <w:p w:rsidR="00737563" w:rsidRDefault="00737563" w:rsidP="00737563">
      <w:pPr>
        <w:pStyle w:val="Heading4"/>
      </w:pPr>
      <w:r>
        <w:t xml:space="preserve">The impact is the perpetuation of neocolonialism in Africa—the affirmative’s plan removes de facto sovereignty of African nations. Reject them on face for their affirmation of colonial violence. </w:t>
      </w:r>
    </w:p>
    <w:p w:rsidR="00737563" w:rsidRPr="005F159C" w:rsidRDefault="00737563" w:rsidP="00737563">
      <w:r w:rsidRPr="005F159C">
        <w:rPr>
          <w:rStyle w:val="Style13ptBold"/>
        </w:rPr>
        <w:t>Langan, 17</w:t>
      </w:r>
      <w:r>
        <w:t xml:space="preserve"> – Professor at Newcastle University (Mark, “Neo-Colonialism and Nkrumah: Recovering a Critical Concept,” Neo-Colonialism and the Poverty of 'Development' in Africa pp 1-32, SpringerLink)</w:t>
      </w:r>
    </w:p>
    <w:p w:rsidR="00737563" w:rsidRDefault="00737563" w:rsidP="00737563">
      <w:r>
        <w:t xml:space="preserve">This chapter has outlined the key features of the </w:t>
      </w:r>
      <w:r w:rsidRPr="00925B3D">
        <w:rPr>
          <w:rStyle w:val="StyleUnderline"/>
        </w:rPr>
        <w:t xml:space="preserve">concept of neo-colonialism, as put forward by Nkrumah as well as other key figures such as Fanon. Their writings together help to define a situation in which </w:t>
      </w:r>
      <w:r w:rsidRPr="00D81639">
        <w:rPr>
          <w:rStyle w:val="StyleUnderline"/>
          <w:highlight w:val="green"/>
        </w:rPr>
        <w:t>African state sovereignty is denuded to such an extent that policy priorities are directed towards the material needs of external actors</w:t>
      </w:r>
      <w:r w:rsidRPr="00925B3D">
        <w:rPr>
          <w:rStyle w:val="StyleUnderline"/>
        </w:rPr>
        <w:t xml:space="preserve"> (</w:t>
      </w:r>
      <w:r w:rsidRPr="00D81639">
        <w:rPr>
          <w:rStyle w:val="StyleUnderline"/>
          <w:highlight w:val="green"/>
        </w:rPr>
        <w:t>notably</w:t>
      </w:r>
      <w:r w:rsidRPr="00925B3D">
        <w:rPr>
          <w:rStyle w:val="StyleUnderline"/>
        </w:rPr>
        <w:t xml:space="preserve">, in terms of foreign states in Europe, and </w:t>
      </w:r>
      <w:r w:rsidRPr="00D81639">
        <w:rPr>
          <w:rStyle w:val="StyleUnderline"/>
          <w:highlight w:val="green"/>
        </w:rPr>
        <w:t>the USA</w:t>
      </w:r>
      <w:r w:rsidRPr="00925B3D">
        <w:rPr>
          <w:rStyle w:val="StyleUnderline"/>
        </w:rPr>
        <w:t xml:space="preserve">). These African socialists, moreover, identify two major forms of neo-colonial penetration—namely, that of foreign governments via aid monies; and foreign corporations via capital investments into African economies. Both of these forms of </w:t>
      </w:r>
      <w:r w:rsidRPr="00D81639">
        <w:rPr>
          <w:rStyle w:val="StyleUnderline"/>
          <w:highlight w:val="green"/>
        </w:rPr>
        <w:t>intervention in Africa</w:t>
      </w:r>
      <w:r w:rsidRPr="00925B3D">
        <w:rPr>
          <w:rStyle w:val="StyleUnderline"/>
        </w:rPr>
        <w:t xml:space="preserve"> are seen (in certain circumstances) to </w:t>
      </w:r>
      <w:r w:rsidRPr="00D81639">
        <w:rPr>
          <w:rStyle w:val="StyleUnderline"/>
          <w:highlight w:val="green"/>
        </w:rPr>
        <w:t>entrench relations of neo-colonialism in which co-opted African elites do more to serve their foreign benefactors than to effectively pursue the material and cultural wellbeing of their own citizenries</w:t>
      </w:r>
      <w:r w:rsidRPr="00925B3D">
        <w:rPr>
          <w:rStyle w:val="StyleUnderline"/>
        </w:rPr>
        <w:t xml:space="preserve">. </w:t>
      </w:r>
      <w:r w:rsidRPr="00D81639">
        <w:rPr>
          <w:rStyle w:val="StyleUnderline"/>
          <w:highlight w:val="green"/>
        </w:rPr>
        <w:t>African countries in the neo-colonial situation enjoy legal independence</w:t>
      </w:r>
      <w:r w:rsidRPr="00925B3D">
        <w:rPr>
          <w:rStyle w:val="StyleUnderline"/>
        </w:rPr>
        <w:t xml:space="preserve"> and are recognised within the international community as possessing de jure sovereignty. </w:t>
      </w:r>
      <w:r w:rsidRPr="00D81639">
        <w:rPr>
          <w:rStyle w:val="StyleUnderline"/>
          <w:highlight w:val="green"/>
        </w:rPr>
        <w:t xml:space="preserve">However, they </w:t>
      </w:r>
      <w:r w:rsidRPr="00D81639">
        <w:rPr>
          <w:rStyle w:val="Emphasis"/>
          <w:highlight w:val="green"/>
        </w:rPr>
        <w:t>do not exercise de facto sovereignty</w:t>
      </w:r>
      <w:r w:rsidRPr="00D81639">
        <w:rPr>
          <w:rStyle w:val="StyleUnderline"/>
          <w:highlight w:val="green"/>
        </w:rPr>
        <w:t>, understood as the ability to tangibly realise self-determination via policies that meaningfully meet indigenous concerns and local needs</w:t>
      </w:r>
      <w:r w:rsidRPr="00925B3D">
        <w:rPr>
          <w:rStyle w:val="StyleUnderline"/>
        </w:rPr>
        <w:t>.</w:t>
      </w:r>
      <w:r>
        <w:t xml:space="preserve"> 13 The chapter has also emphasised that there are certain parallels between the concept of neo-colonialism and dependency theories. In particular, the (partial) focus of certain dependency theorists upon the role of the comprador class aligns well to the thrust of Nkrumah and other African socialists on the concept of neo-colonialism. Nevertheless, the dependency school is understood to have engaged in forms of economic determinism, with emphasis on unequal patterns of exchange, technological gaps between Northern and Southern economies, and the predominance of the West in tertiary sectors such as banking and finance. </w:t>
      </w:r>
      <w:r w:rsidRPr="00925B3D">
        <w:rPr>
          <w:rStyle w:val="StyleUnderline"/>
        </w:rPr>
        <w:t xml:space="preserve">The concept of </w:t>
      </w:r>
      <w:r w:rsidRPr="00D81639">
        <w:rPr>
          <w:rStyle w:val="StyleUnderline"/>
          <w:highlight w:val="green"/>
        </w:rPr>
        <w:t>neo-colonialism</w:t>
      </w:r>
      <w:r w:rsidRPr="00925B3D">
        <w:rPr>
          <w:rStyle w:val="StyleUnderline"/>
        </w:rPr>
        <w:t xml:space="preserve">, however, </w:t>
      </w:r>
      <w:r w:rsidRPr="00D81639">
        <w:rPr>
          <w:rStyle w:val="StyleUnderline"/>
          <w:highlight w:val="green"/>
        </w:rPr>
        <w:t>focuses</w:t>
      </w:r>
      <w:r w:rsidRPr="00925B3D">
        <w:rPr>
          <w:rStyle w:val="StyleUnderline"/>
        </w:rPr>
        <w:t xml:space="preserve"> much more fully </w:t>
      </w:r>
      <w:r w:rsidRPr="00D81639">
        <w:rPr>
          <w:rStyle w:val="StyleUnderline"/>
          <w:highlight w:val="green"/>
        </w:rPr>
        <w:t>on the political dimensions that</w:t>
      </w:r>
      <w:r w:rsidRPr="00925B3D">
        <w:rPr>
          <w:rStyle w:val="StyleUnderline"/>
        </w:rPr>
        <w:t xml:space="preserve"> help to </w:t>
      </w:r>
      <w:r w:rsidRPr="00D81639">
        <w:rPr>
          <w:rStyle w:val="Emphasis"/>
          <w:highlight w:val="green"/>
        </w:rPr>
        <w:t>perpetuate conditions of poverty and ill-being</w:t>
      </w:r>
      <w:r w:rsidRPr="00D81639">
        <w:rPr>
          <w:rStyle w:val="StyleUnderline"/>
          <w:highlight w:val="green"/>
        </w:rPr>
        <w:t xml:space="preserve"> </w:t>
      </w:r>
      <w:r w:rsidRPr="00925B3D">
        <w:rPr>
          <w:rStyle w:val="StyleUnderline"/>
        </w:rPr>
        <w:t>in certain African contexts</w:t>
      </w:r>
      <w:r>
        <w:t xml:space="preserve">. Focussing on the ‘political kingdom’ as per Nkrumah, </w:t>
      </w:r>
      <w:r w:rsidRPr="00925B3D">
        <w:rPr>
          <w:rStyle w:val="StyleUnderline"/>
        </w:rPr>
        <w:t>the concept of neo-colonialism draws more attention to the power strategies and political objectives of foreign actors (including governments and corporations) as they seek to maintain and to extend influence over African governments</w:t>
      </w:r>
      <w:r>
        <w:t xml:space="preserve">. The chapter has also juxtaposed the concept of neo-colonialism with alternative lens for examining Africa’s ‘development’ in current academic circles. In particular, the existing literature on neo-patrimonialism is seen to be prone to essentialism, based upon negative imaginaries of African ‘culture’ and elite personalities. Moreover, the neo-patrimonialism literature claims to move beyond bogey-men images of external actors interrupting African development, while at the same time merely creating new bogey-men in the form of ‘Big Men’ leaders. The concept of neo-colonialism is deemed much more useful in the analysis of African development since it fully recognises how instances of nepotistic behaviour are brought about and enabled by external factors in the first instance. Writings on neo-colonialism eschew cultural essentialism, while at the same time recognising the agency of certain African officials in perpetuating asymmetric linkages with the metropole. In this context, reflexive applications of the concept of neo-colonialism are seen to sit well with Bayart’s (2010) writings on elite extraversion. </w:t>
      </w:r>
      <w:r w:rsidRPr="00D81639">
        <w:rPr>
          <w:rStyle w:val="StyleUnderline"/>
          <w:highlight w:val="green"/>
        </w:rPr>
        <w:t>A reflexive application of ‘neo-colonialism’ may recognise the role of foreign actors in denuding African sovereignty</w:t>
      </w:r>
      <w:r w:rsidRPr="00925B3D">
        <w:rPr>
          <w:rStyle w:val="StyleUnderline"/>
        </w:rPr>
        <w:t>, and the role of certain African elites in maintaining power networks through deliberate appeal to the priorities of the ‘external’.</w:t>
      </w:r>
      <w:r>
        <w:t xml:space="preserve"> Finally, in relation to Harrison’s concept of the governance state, the chapter has argued that a more traditional, Westphalian understanding of sovereignty is preferable to alternative modes which reconstruct sovereignty as ‘space’. Harrison’s critique of works that focus too heavily on the ‘internal-external’ dimension is seen to be misplaced. Instead, it is wholly necessary to reflect on African states’ relations with external elements (and the role of foreign actors in subverting African sovereignties). The next chapter now examines the role of external corporate actors in denuding self-government in African contexts. </w:t>
      </w:r>
      <w:r w:rsidRPr="005F159C">
        <w:rPr>
          <w:rStyle w:val="StyleUnderline"/>
        </w:rPr>
        <w:t xml:space="preserve">This demonstrates how the concept of </w:t>
      </w:r>
      <w:r w:rsidRPr="00D81639">
        <w:rPr>
          <w:rStyle w:val="StyleUnderline"/>
          <w:highlight w:val="green"/>
        </w:rPr>
        <w:t>neo-colonialism</w:t>
      </w:r>
      <w:r w:rsidRPr="005F159C">
        <w:rPr>
          <w:rStyle w:val="StyleUnderline"/>
        </w:rPr>
        <w:t xml:space="preserve">, as originally proposed by Nkrumah, </w:t>
      </w:r>
      <w:r w:rsidRPr="00D81639">
        <w:rPr>
          <w:rStyle w:val="StyleUnderline"/>
          <w:highlight w:val="green"/>
        </w:rPr>
        <w:t xml:space="preserve">remains valid for the </w:t>
      </w:r>
      <w:r w:rsidRPr="00D81639">
        <w:rPr>
          <w:rStyle w:val="Emphasis"/>
          <w:highlight w:val="green"/>
        </w:rPr>
        <w:t>critical assessment of African countries’ position within the globalised market economy</w:t>
      </w:r>
      <w:r>
        <w:t>.</w:t>
      </w:r>
    </w:p>
    <w:p w:rsidR="00737563" w:rsidRPr="00F07B0C" w:rsidRDefault="00737563" w:rsidP="00737563"/>
    <w:p w:rsidR="004A58FF" w:rsidRDefault="004A58FF" w:rsidP="004A58FF">
      <w:pPr>
        <w:pStyle w:val="Heading2"/>
      </w:pPr>
    </w:p>
    <w:p w:rsidR="007160E8" w:rsidRDefault="007160E8" w:rsidP="00737563">
      <w:pPr>
        <w:pStyle w:val="Heading2"/>
      </w:pPr>
      <w:r>
        <w:t>***AFF Answers***</w:t>
      </w:r>
    </w:p>
    <w:p w:rsidR="007160E8" w:rsidRDefault="007160E8" w:rsidP="007160E8">
      <w:pPr>
        <w:pStyle w:val="Heading3"/>
      </w:pPr>
      <w:r>
        <w:t>Aff—Permutation</w:t>
      </w:r>
    </w:p>
    <w:p w:rsidR="007160E8" w:rsidRPr="00341C07" w:rsidRDefault="007160E8" w:rsidP="007160E8">
      <w:pPr>
        <w:pStyle w:val="Heading4"/>
      </w:pPr>
      <w:r w:rsidRPr="00341C07">
        <w:t>The permutation is key-analyzing imperialism requires the use of both new modes of thought and political economies that already exist</w:t>
      </w:r>
    </w:p>
    <w:p w:rsidR="007160E8" w:rsidRPr="00445AE1" w:rsidRDefault="007160E8" w:rsidP="007160E8">
      <w:r>
        <w:rPr>
          <w:rStyle w:val="Style13ptBold"/>
        </w:rPr>
        <w:t xml:space="preserve">Andreasson 10 </w:t>
      </w:r>
      <w:r w:rsidRPr="00445AE1">
        <w:t xml:space="preserve">(Stefan </w:t>
      </w:r>
      <w:r w:rsidRPr="001E6CF4">
        <w:t>Andreasson</w:t>
      </w:r>
      <w:r w:rsidRPr="00445AE1">
        <w:t xml:space="preserve"> received his PhD in political science from Arizona State University and was a research associate with the Institute for Global Dialogue in Johannesburg. </w:t>
      </w:r>
      <w:r>
        <w:t>“Africa’s Development Impasse: Rethinking the Political Economy of Transformation” ISBN 978-1-84277-972-9, Pages 6-7)//sjp</w:t>
      </w:r>
    </w:p>
    <w:p w:rsidR="007160E8" w:rsidRDefault="007160E8" w:rsidP="007160E8">
      <w:pPr>
        <w:rPr>
          <w:u w:val="single"/>
        </w:rPr>
      </w:pPr>
      <w:r w:rsidRPr="00445AE1">
        <w:rPr>
          <w:u w:val="single"/>
        </w:rPr>
        <w:t xml:space="preserve">It is essential to note at the outset that </w:t>
      </w:r>
      <w:r w:rsidRPr="00D81639">
        <w:rPr>
          <w:highlight w:val="green"/>
          <w:u w:val="single"/>
        </w:rPr>
        <w:t>the approach pursued in developing the central</w:t>
      </w:r>
      <w:r w:rsidRPr="00445AE1">
        <w:rPr>
          <w:u w:val="single"/>
        </w:rPr>
        <w:t xml:space="preserve"> these and </w:t>
      </w:r>
      <w:r w:rsidRPr="00D81639">
        <w:rPr>
          <w:highlight w:val="green"/>
          <w:u w:val="single"/>
        </w:rPr>
        <w:t>arguments</w:t>
      </w:r>
      <w:r w:rsidRPr="00445AE1">
        <w:rPr>
          <w:u w:val="single"/>
        </w:rPr>
        <w:t xml:space="preserve"> in this book </w:t>
      </w:r>
      <w:r w:rsidRPr="00D81639">
        <w:rPr>
          <w:highlight w:val="green"/>
          <w:u w:val="single"/>
        </w:rPr>
        <w:t>does not sever itself from the historical context of a critical political econo</w:t>
      </w:r>
      <w:r w:rsidRPr="00445AE1">
        <w:rPr>
          <w:u w:val="single"/>
        </w:rPr>
        <w:t>my. Nor does the present approach amount to merely yet another post-development critique of modernity and orthodox political economy.</w:t>
      </w:r>
      <w:r w:rsidRPr="00445AE1">
        <w:rPr>
          <w:sz w:val="16"/>
        </w:rPr>
        <w:t xml:space="preserve"> Rather, the central criticism put forth echoes Parfitt’s (2002: 6) argument, </w:t>
      </w:r>
      <w:r w:rsidRPr="00445AE1">
        <w:rPr>
          <w:i/>
          <w:sz w:val="16"/>
        </w:rPr>
        <w:t>pace</w:t>
      </w:r>
      <w:r w:rsidRPr="00445AE1">
        <w:rPr>
          <w:sz w:val="16"/>
        </w:rPr>
        <w:t xml:space="preserve"> Derrida, that any attempt at a ‘complete definition’ of development – i.e. what it </w:t>
      </w:r>
      <w:r w:rsidRPr="00445AE1">
        <w:rPr>
          <w:i/>
          <w:sz w:val="16"/>
        </w:rPr>
        <w:t>is</w:t>
      </w:r>
      <w:r w:rsidRPr="00445AE1">
        <w:rPr>
          <w:sz w:val="16"/>
        </w:rPr>
        <w:t xml:space="preserve"> and how it can be achieved, and, therefore, how it ought to be pursued – ‘is bound to fail since it will inevitably omit and repress projects that may legitimately be identified as falling within the ambit of development’. </w:t>
      </w:r>
      <w:r w:rsidRPr="00D81639">
        <w:rPr>
          <w:highlight w:val="green"/>
          <w:u w:val="single"/>
        </w:rPr>
        <w:t>Any new approach</w:t>
      </w:r>
      <w:r w:rsidRPr="00445AE1">
        <w:rPr>
          <w:u w:val="single"/>
        </w:rPr>
        <w:t xml:space="preserve"> attempting to overcome the developmental impasse </w:t>
      </w:r>
      <w:r w:rsidRPr="00D81639">
        <w:rPr>
          <w:highlight w:val="green"/>
          <w:u w:val="single"/>
        </w:rPr>
        <w:t>is necessarily open-ended</w:t>
      </w:r>
      <w:r w:rsidRPr="00445AE1">
        <w:rPr>
          <w:u w:val="single"/>
        </w:rPr>
        <w:t xml:space="preserve">, with no teleological assumptions being made about an end stage towards which development must move and against which ‘success’ must </w:t>
      </w:r>
      <w:r>
        <w:rPr>
          <w:u w:val="single"/>
        </w:rPr>
        <w:t xml:space="preserve">be measured. </w:t>
      </w:r>
      <w:r w:rsidRPr="00D81639">
        <w:rPr>
          <w:highlight w:val="green"/>
          <w:u w:val="single"/>
        </w:rPr>
        <w:t>This approach</w:t>
      </w:r>
      <w:r>
        <w:rPr>
          <w:u w:val="single"/>
        </w:rPr>
        <w:t>, then</w:t>
      </w:r>
      <w:r w:rsidRPr="00445AE1">
        <w:rPr>
          <w:u w:val="single"/>
        </w:rPr>
        <w:t xml:space="preserve">, </w:t>
      </w:r>
      <w:r w:rsidRPr="00D81639">
        <w:rPr>
          <w:highlight w:val="green"/>
          <w:u w:val="single"/>
        </w:rPr>
        <w:t>does not constitute a rejection of all conceivable forms of development, but is rather a caution against hubris</w:t>
      </w:r>
      <w:r w:rsidRPr="00445AE1">
        <w:rPr>
          <w:u w:val="single"/>
        </w:rPr>
        <w:t xml:space="preserve"> of both the intellectual kind displayed in a variety of modernization accounts, such as Rostow’s (1960) stages of development and the many subsequent accounts of development that they inspired, and of the managerial kind commonplace to policies of governments and international organizations such as the World Bank. Most importantly, </w:t>
      </w:r>
      <w:r w:rsidRPr="00D81639">
        <w:rPr>
          <w:highlight w:val="green"/>
          <w:u w:val="single"/>
        </w:rPr>
        <w:t>this caution</w:t>
      </w:r>
      <w:r w:rsidRPr="00445AE1">
        <w:rPr>
          <w:u w:val="single"/>
        </w:rPr>
        <w:t xml:space="preserve"> regarding the orthodox pursuit of development, at both theoretical and practical levels, </w:t>
      </w:r>
      <w:r w:rsidRPr="00D81639">
        <w:rPr>
          <w:highlight w:val="green"/>
          <w:u w:val="single"/>
        </w:rPr>
        <w:t>does not preclude an active engagement between the insights of mainstream political economy and post-development thinking</w:t>
      </w:r>
      <w:r w:rsidRPr="00445AE1">
        <w:rPr>
          <w:u w:val="single"/>
        </w:rPr>
        <w:t xml:space="preserve"> </w:t>
      </w:r>
      <w:r w:rsidRPr="00D81639">
        <w:rPr>
          <w:b/>
          <w:highlight w:val="green"/>
          <w:u w:val="single"/>
        </w:rPr>
        <w:t>that combine to form</w:t>
      </w:r>
      <w:r w:rsidRPr="00445AE1">
        <w:rPr>
          <w:u w:val="single"/>
        </w:rPr>
        <w:t xml:space="preserve"> the context in which a search for </w:t>
      </w:r>
      <w:r w:rsidRPr="00D81639">
        <w:rPr>
          <w:b/>
          <w:highlight w:val="green"/>
          <w:u w:val="single"/>
        </w:rPr>
        <w:t>emancipatory politics</w:t>
      </w:r>
      <w:r w:rsidRPr="00445AE1">
        <w:rPr>
          <w:u w:val="single"/>
        </w:rPr>
        <w:t xml:space="preserve"> oscillates between the strictures of modernity and the potentialities of post-development</w:t>
      </w:r>
      <w:r w:rsidRPr="00445AE1">
        <w:rPr>
          <w:sz w:val="16"/>
        </w:rPr>
        <w:t>. How, then, can this proposed analysis be most effectively pursued, given the theoretical material and empirical evidence already available? First, the post-development theorizing of the 1980s and 1990s constitutes a useful tool for a new approach to development by acting as an ideational springboard for moving ‘beyond development’ in a way that is novel yet reconnects with traditional insights of critical, and per definition inherently historicist, approaches to political economy. An idealist element is integral to the approach developed here, as it is necessary to avoid simply producing yet another blueprint for development (considering the great volume of contributions already to that aspect of development studies), but to instead engage in some detail with why a move beyond development is necessary in the first place and on what ideational grounds such a move could be contemplated and justified. To accomplish this, the goals and aspirations of those who have traditionally taken an interest in development are redefined, and indeed reimagined, to approximate the more general aspirations of key thinkers associated with the post-development tradition</w:t>
      </w:r>
      <w:r w:rsidRPr="00445AE1">
        <w:rPr>
          <w:u w:val="single"/>
        </w:rPr>
        <w:t xml:space="preserve">. </w:t>
      </w:r>
      <w:r w:rsidRPr="00D81639">
        <w:rPr>
          <w:highlight w:val="green"/>
          <w:u w:val="single"/>
        </w:rPr>
        <w:t>These aspirations revolve around the concepts of emancipation, the restoration of individual dignit</w:t>
      </w:r>
      <w:r w:rsidRPr="00445AE1">
        <w:rPr>
          <w:u w:val="single"/>
        </w:rPr>
        <w:t>y in the context of indigenous cultural values and the casting of development as a genuinely holistic process including material as well as ideal/spiritual aspects. Identifying these aspirations makes it possible to apply a political economy analysis to concrete empirical situations (in this case southern Africa), this better understanding the possibility of moving from the ‘here’ (the current developmental impasse) to ‘there’ (transformation of society and a move beyond development) while at the same time being conscious of not reproducing problematic linear assumptions of progress that underpin orthodox development thinking.</w:t>
      </w:r>
    </w:p>
    <w:p w:rsidR="007160E8" w:rsidRPr="00291B78" w:rsidRDefault="007160E8" w:rsidP="007160E8"/>
    <w:p w:rsidR="007160E8" w:rsidRDefault="007160E8" w:rsidP="007160E8">
      <w:pPr>
        <w:pStyle w:val="Heading3"/>
      </w:pPr>
      <w:r>
        <w:t>Aff—Perm Solvency – No Borders</w:t>
      </w:r>
    </w:p>
    <w:p w:rsidR="007160E8" w:rsidRDefault="007160E8" w:rsidP="007160E8">
      <w:pPr>
        <w:pStyle w:val="Heading4"/>
      </w:pPr>
      <w:r>
        <w:t xml:space="preserve">Perm solves -- </w:t>
      </w:r>
      <w:r w:rsidRPr="00B06A77">
        <w:t xml:space="preserve">Capitalism requires a state to survive. Therefore, the 1AC’s </w:t>
      </w:r>
      <w:proofErr w:type="gramStart"/>
      <w:r w:rsidRPr="00B06A77">
        <w:t>contestation of the state prove</w:t>
      </w:r>
      <w:proofErr w:type="gramEnd"/>
      <w:r w:rsidRPr="00B06A77">
        <w:t xml:space="preserve"> how the affirmative steps away from capitalism and how the perm solves the kritik’s impacts.  </w:t>
      </w:r>
    </w:p>
    <w:p w:rsidR="007160E8" w:rsidRPr="004766D4" w:rsidRDefault="007160E8" w:rsidP="007160E8">
      <w:r w:rsidRPr="001B6298">
        <w:rPr>
          <w:rFonts w:eastAsiaTheme="majorEastAsia" w:cstheme="majorBidi"/>
          <w:b/>
          <w:bCs/>
          <w:sz w:val="26"/>
          <w:szCs w:val="26"/>
        </w:rPr>
        <w:t>Scott 06</w:t>
      </w:r>
      <w:r>
        <w:rPr>
          <w:rFonts w:eastAsia="Times New Roman"/>
          <w:color w:val="000000"/>
          <w:sz w:val="20"/>
          <w:szCs w:val="20"/>
        </w:rPr>
        <w:t xml:space="preserve"> -- </w:t>
      </w:r>
      <w:r w:rsidRPr="004766D4">
        <w:t>Bruce R. Scott is the Paul W. Cherington Professor of Business Administration at Harvard School of Business</w:t>
      </w:r>
      <w:r>
        <w:t xml:space="preserve"> </w:t>
      </w:r>
      <w:r>
        <w:sym w:font="Wingdings" w:char="F0E0"/>
      </w:r>
      <w:r>
        <w:t xml:space="preserve"> </w:t>
      </w:r>
      <w:r w:rsidRPr="004766D4">
        <w:t xml:space="preserve">Scott, B. (2006). </w:t>
      </w:r>
      <w:proofErr w:type="gramStart"/>
      <w:r w:rsidRPr="004766D4">
        <w:t>The Political Economy of Capitalism.</w:t>
      </w:r>
      <w:proofErr w:type="gramEnd"/>
      <w:r w:rsidRPr="004766D4">
        <w:t xml:space="preserve"> [</w:t>
      </w:r>
      <w:proofErr w:type="gramStart"/>
      <w:r w:rsidRPr="004766D4">
        <w:t>online</w:t>
      </w:r>
      <w:proofErr w:type="gramEnd"/>
      <w:r w:rsidRPr="004766D4">
        <w:t>] Hbs.edu. Available at: https://www.hbs.edu/faculty/Publication Files/07-037.pdf [Accessed 8 Jul. 2018].</w:t>
      </w:r>
    </w:p>
    <w:p w:rsidR="007160E8" w:rsidRDefault="007160E8" w:rsidP="007160E8"/>
    <w:p w:rsidR="007160E8" w:rsidRPr="00896D84" w:rsidRDefault="007160E8" w:rsidP="007160E8">
      <w:r w:rsidRPr="00896D84">
        <w:t xml:space="preserve">While </w:t>
      </w:r>
      <w:r w:rsidRPr="00896D84">
        <w:rPr>
          <w:rStyle w:val="Emphasis"/>
        </w:rPr>
        <w:t>successful capitalism depends upon the granting of power to private actors</w:t>
      </w:r>
      <w:r w:rsidRPr="00896D84">
        <w:t xml:space="preserve"> to enter, compete in, </w:t>
      </w:r>
      <w:r w:rsidRPr="00896D84">
        <w:rPr>
          <w:rStyle w:val="Emphasis"/>
        </w:rPr>
        <w:t xml:space="preserve">and </w:t>
      </w:r>
      <w:r w:rsidRPr="00896D84">
        <w:t xml:space="preserve">exit from markets, </w:t>
      </w:r>
      <w:r w:rsidRPr="00896D84">
        <w:rPr>
          <w:rStyle w:val="Emphasis"/>
        </w:rPr>
        <w:t xml:space="preserve">it also depends upon the state’s power </w:t>
      </w:r>
      <w:r w:rsidRPr="00B06A77">
        <w:rPr>
          <w:rStyle w:val="StyleUnderline"/>
        </w:rPr>
        <w:t>to restrain the private actors so that they do not abuse these powers. To be legitimate as well as productive, private economic actors must be bound by the rule of law, and this rule of law must be backed by the coercive powers of the state</w:t>
      </w:r>
      <w:r w:rsidRPr="00896D84">
        <w:t xml:space="preserve">. The powers of the state are employed to restrain the private actors from breaking the rules and, if need be, to settle disputes. </w:t>
      </w:r>
      <w:r w:rsidRPr="00896D84">
        <w:rPr>
          <w:rStyle w:val="Emphasis"/>
        </w:rPr>
        <w:t>Successful capitalism is contingent upon a state monopoly of coercive powers</w:t>
      </w:r>
      <w:r w:rsidRPr="00896D84">
        <w:t xml:space="preserve">. </w:t>
      </w:r>
      <w:r w:rsidRPr="00EB5C22">
        <w:rPr>
          <w:sz w:val="18"/>
        </w:rPr>
        <w:t>However, the state’s monopoly of legitimate coercive power implies that it has the power to tyrannize its subjects. As a result, successful capitalism also depends upon the creation of checks and balances established through the structuring of the state’s constituent branches (executive, legislative, and judicial) and levels of government (federal, state, and local) to ensure that the state does not encroach on the private spaces reserved for civil society. Ultimately, the alertness and civic consciousness of society are essential if its elected representatives are to limit the state’s interventions in the marketplace and the temptations of state officials to claim an excessive share of privately-earned gains. I explore the political aspects of capitalist governance in the next chapter</w:t>
      </w:r>
      <w:r w:rsidRPr="00896D84">
        <w:t xml:space="preserve">. </w:t>
      </w:r>
      <w:r w:rsidRPr="00B06A77">
        <w:rPr>
          <w:rStyle w:val="Emphasis"/>
        </w:rPr>
        <w:t>Capitalist systems</w:t>
      </w:r>
      <w:r w:rsidRPr="00896D84">
        <w:t xml:space="preserve"> typically </w:t>
      </w:r>
      <w:r w:rsidRPr="00B06A77">
        <w:rPr>
          <w:rStyle w:val="Emphasis"/>
        </w:rPr>
        <w:t>rely on the state to make direct provision of certain public goods, including highways, schools and law enforcement</w:t>
      </w:r>
      <w:r w:rsidRPr="00B06A77">
        <w:rPr>
          <w:rStyle w:val="StyleUnderline"/>
        </w:rPr>
        <w:t xml:space="preserve">, as well as to refrain from the temptation to own, operate, or directly control the economic actors. </w:t>
      </w:r>
      <w:r w:rsidRPr="00EB5C22">
        <w:rPr>
          <w:sz w:val="18"/>
        </w:rPr>
        <w:t>If the state does become a direct economic actor, for example as the owner of large enterprises, it becomes a player as well as a referee. This puts state agents in roles that conflict—for example, as a regulator and as player that need not be subject to the discipline of the markets. There are times when states may play both roles, as in the case of a national emergency or natural monopoly, but</w:t>
      </w:r>
      <w:r w:rsidRPr="00896D84">
        <w:t xml:space="preserve"> </w:t>
      </w:r>
      <w:r w:rsidRPr="00B06A77">
        <w:rPr>
          <w:rStyle w:val="Emphasis"/>
        </w:rPr>
        <w:t>it is best if these interventions are for reasons of state, e.g. national security</w:t>
      </w:r>
      <w:r w:rsidRPr="00896D84">
        <w:t xml:space="preserve">. </w:t>
      </w:r>
      <w:r w:rsidRPr="00EB5C22">
        <w:rPr>
          <w:sz w:val="18"/>
        </w:rPr>
        <w:t>If direct interventions are widespread and/or last indefinitely, they invite corruption and the distortion of market frameworks for the benefit of the few at the expense of society as a whole</w:t>
      </w:r>
      <w:r w:rsidRPr="00896D84">
        <w:t xml:space="preserve">. </w:t>
      </w:r>
    </w:p>
    <w:p w:rsidR="007160E8" w:rsidRPr="00A854F6" w:rsidRDefault="007160E8" w:rsidP="007160E8"/>
    <w:p w:rsidR="007160E8" w:rsidRDefault="007160E8" w:rsidP="007160E8">
      <w:pPr>
        <w:pStyle w:val="Heading4"/>
      </w:pPr>
      <w:r>
        <w:t>Perm solves – capitalist relations require borders to separate the world into regions of capitalist domination</w:t>
      </w:r>
    </w:p>
    <w:p w:rsidR="007160E8" w:rsidRDefault="007160E8" w:rsidP="007160E8">
      <w:r w:rsidRPr="00C665BB">
        <w:rPr>
          <w:rStyle w:val="Style13ptBold"/>
        </w:rPr>
        <w:t>Sakellaropoulos 09</w:t>
      </w:r>
      <w:r>
        <w:t xml:space="preserve"> </w:t>
      </w:r>
      <w:r w:rsidRPr="00C665BB">
        <w:rPr>
          <w:sz w:val="18"/>
        </w:rPr>
        <w:t xml:space="preserve">(Spyros, professor at the Panteion University of Social and Political Sciences at Panteion University, “The Issue of Globalization through the Theory of Imperialism and the Periodization of Modes of Production”, page 63, </w:t>
      </w:r>
      <w:hyperlink r:id="rId116" w:history="1">
        <w:r w:rsidRPr="00C665BB">
          <w:rPr>
            <w:rStyle w:val="Hyperlink"/>
            <w:sz w:val="18"/>
          </w:rPr>
          <w:t>https://aaaaarg.fail/upload/spyros-sakellaropoulos-the-issue-of-globalization-through-the-theory-of-imperialism-and-the-periodization-of-modes-of-production-1.pdf</w:t>
        </w:r>
      </w:hyperlink>
      <w:r w:rsidRPr="00C665BB">
        <w:rPr>
          <w:sz w:val="18"/>
        </w:rPr>
        <w:t xml:space="preserve"> ) // Postman</w:t>
      </w:r>
    </w:p>
    <w:p w:rsidR="007160E8" w:rsidRPr="00B164C4" w:rsidRDefault="007160E8" w:rsidP="007160E8">
      <w:pPr>
        <w:rPr>
          <w:rStyle w:val="StyleUnderline"/>
        </w:rPr>
      </w:pPr>
      <w:r w:rsidRPr="00D709B3">
        <w:rPr>
          <w:sz w:val="14"/>
        </w:rPr>
        <w:t xml:space="preserve">Another point that it is also important to make clear in relation to the capitalist state, in conjunction with all the rhetoric about globalization, is that </w:t>
      </w:r>
      <w:r w:rsidRPr="00B164C4">
        <w:rPr>
          <w:rStyle w:val="Emphasis"/>
          <w:b w:val="0"/>
        </w:rPr>
        <w:t>capital as such, as a blind tendency towards unfettered accumulation, knows no borders.</w:t>
      </w:r>
      <w:r w:rsidRPr="00B164C4">
        <w:rPr>
          <w:rStyle w:val="Emphasis"/>
        </w:rPr>
        <w:t xml:space="preserve"> </w:t>
      </w:r>
      <w:r w:rsidRPr="00D81639">
        <w:rPr>
          <w:rStyle w:val="Emphasis"/>
          <w:highlight w:val="green"/>
        </w:rPr>
        <w:t>Capitalist social relations</w:t>
      </w:r>
      <w:r w:rsidRPr="00B164C4">
        <w:rPr>
          <w:rStyle w:val="Emphasis"/>
        </w:rPr>
        <w:t xml:space="preserve">, on the other hand, </w:t>
      </w:r>
      <w:r w:rsidRPr="00D81639">
        <w:rPr>
          <w:rStyle w:val="Emphasis"/>
          <w:highlight w:val="green"/>
        </w:rPr>
        <w:t>require borders</w:t>
      </w:r>
      <w:r w:rsidRPr="00D81639">
        <w:rPr>
          <w:rStyle w:val="StyleUnderline"/>
          <w:highlight w:val="green"/>
        </w:rPr>
        <w:t>. They cannot be reproduced without the nation state,</w:t>
      </w:r>
      <w:r w:rsidRPr="00B164C4">
        <w:rPr>
          <w:rStyle w:val="StyleUnderline"/>
        </w:rPr>
        <w:t xml:space="preserve"> which is not an ‘essential’ political form but the outcome of the historical process that culminated in its emergence. </w:t>
      </w:r>
      <w:r w:rsidRPr="00D81639">
        <w:rPr>
          <w:rStyle w:val="StyleUnderline"/>
          <w:highlight w:val="green"/>
        </w:rPr>
        <w:t>The development of capitalism is an uneven process</w:t>
      </w:r>
      <w:r w:rsidRPr="00B164C4">
        <w:rPr>
          <w:rStyle w:val="StyleUnderline"/>
        </w:rPr>
        <w:t>,</w:t>
      </w:r>
      <w:r w:rsidRPr="00D709B3">
        <w:rPr>
          <w:sz w:val="14"/>
        </w:rPr>
        <w:t xml:space="preserve"> subject to various determinations and the different forms and rhythms of the class struggle. </w:t>
      </w:r>
      <w:r w:rsidRPr="00D81639">
        <w:rPr>
          <w:rStyle w:val="StyleUnderline"/>
          <w:highlight w:val="green"/>
        </w:rPr>
        <w:t>This generates a fragmentation</w:t>
      </w:r>
      <w:r w:rsidRPr="00B164C4">
        <w:rPr>
          <w:rStyle w:val="StyleUnderline"/>
        </w:rPr>
        <w:t xml:space="preserve"> into different loci of reproduction of capitalist relations, </w:t>
      </w:r>
      <w:r w:rsidRPr="00D81639">
        <w:rPr>
          <w:rStyle w:val="StyleUnderline"/>
          <w:highlight w:val="green"/>
        </w:rPr>
        <w:t>into different national territories</w:t>
      </w:r>
      <w:r w:rsidRPr="00D709B3">
        <w:rPr>
          <w:sz w:val="14"/>
        </w:rPr>
        <w:t>. To put it differently</w:t>
      </w:r>
      <w:r w:rsidRPr="00D81639">
        <w:rPr>
          <w:sz w:val="14"/>
          <w:highlight w:val="green"/>
        </w:rPr>
        <w:t xml:space="preserve">, </w:t>
      </w:r>
      <w:r w:rsidRPr="00D81639">
        <w:rPr>
          <w:rStyle w:val="Emphasis"/>
          <w:highlight w:val="green"/>
        </w:rPr>
        <w:t>it is important to understand the specific character of geographic space in reproduction of the capital relation, something which will subsequently help us to understand the importance of the manner of constitution and the functioning of the imperialist chain.</w:t>
      </w:r>
      <w:r w:rsidRPr="00D709B3">
        <w:rPr>
          <w:sz w:val="14"/>
        </w:rPr>
        <w:t xml:space="preserve"> Space is nothing more than the site of social (class) practices and is characterized first and foremost by its national dimension (Milios, 1985: 63–4). </w:t>
      </w:r>
      <w:r w:rsidRPr="00B164C4">
        <w:rPr>
          <w:rStyle w:val="StyleUnderline"/>
        </w:rPr>
        <w:t xml:space="preserve">Thus </w:t>
      </w:r>
      <w:r w:rsidRPr="00D81639">
        <w:rPr>
          <w:rStyle w:val="StyleUnderline"/>
          <w:highlight w:val="green"/>
        </w:rPr>
        <w:t>the site of functioning of the capitalist mode of production is the national formation, whose borders and cohesion/homogenization is underwritten by the state. The state</w:t>
      </w:r>
      <w:r w:rsidRPr="00B164C4">
        <w:rPr>
          <w:rStyle w:val="StyleUnderline"/>
        </w:rPr>
        <w:t xml:space="preserve"> is the institution which, with a view to serving the long-term interests of bourgeois power, elaborates strategies for political management of the labour force, </w:t>
      </w:r>
      <w:r w:rsidRPr="00D81639">
        <w:rPr>
          <w:rStyle w:val="StyleUnderline"/>
          <w:highlight w:val="green"/>
        </w:rPr>
        <w:t>intervenes in the process of securing the profits of national capital and promotes its expansion into international space. This results in fragmentation of the territory of the world into separate regions of capitalist domination and reproduction of the social relations of capital</w:t>
      </w:r>
      <w:r w:rsidRPr="00B164C4">
        <w:rPr>
          <w:rStyle w:val="StyleUnderline"/>
        </w:rPr>
        <w:t xml:space="preserve"> (Milios, 1988).</w:t>
      </w:r>
      <w:r w:rsidRPr="00D709B3">
        <w:rPr>
          <w:sz w:val="14"/>
        </w:rPr>
        <w:t xml:space="preserve"> What we have said about the key role of the state in the reproduction of capitalist relations of domination and exploitation also helps us to understand why there is not, and why there cannot be, either a global bourgeoisie or a global proletariat, given the inconceivability of constituting social classes outside the framework of a specific national social formation (Palaios, 1987: 107). As Althusser has shown (Althusser, 1979: 30) social classes may be created only through class struggle and class struggle in the capitalist mode of production is conducted within national formations. Consequently the bourgeoisie and the working class are generated and evolve precisely because of the existence of the 64 Critical Sociology 35(1) opposite social pole. This means that exploitation of the working class by the bourgeoisie leads to reproduction of the capitalist system. There could not be a bourgeoisie if there were not a corresponding proletariat. </w:t>
      </w:r>
      <w:r w:rsidRPr="00D709B3">
        <w:rPr>
          <w:rStyle w:val="Emphasis"/>
        </w:rPr>
        <w:t xml:space="preserve">The specific conditions of exploitation existing within each national formation also bring about reproduction of the polarities between classes. </w:t>
      </w:r>
      <w:r w:rsidRPr="00D81639">
        <w:rPr>
          <w:rStyle w:val="Emphasis"/>
          <w:highlight w:val="green"/>
        </w:rPr>
        <w:t>There are no classes outside national formations. Even in instances where bourgeoisies develop international activities, their ability to do this is a product of their exploitation of the working class in their own country</w:t>
      </w:r>
      <w:r w:rsidRPr="00D709B3">
        <w:rPr>
          <w:rStyle w:val="StyleUnderline"/>
        </w:rPr>
        <w:t xml:space="preserve">. In the light of these conclusions, what happens in reality is that </w:t>
      </w:r>
      <w:r w:rsidRPr="00D81639">
        <w:rPr>
          <w:rStyle w:val="StyleUnderline"/>
          <w:highlight w:val="green"/>
        </w:rPr>
        <w:t>each national bourgeoisie has</w:t>
      </w:r>
      <w:r w:rsidRPr="00D709B3">
        <w:rPr>
          <w:rStyle w:val="StyleUnderline"/>
        </w:rPr>
        <w:t xml:space="preserve"> first and foremost </w:t>
      </w:r>
      <w:r w:rsidRPr="00D81639">
        <w:rPr>
          <w:rStyle w:val="StyleUnderline"/>
          <w:highlight w:val="green"/>
        </w:rPr>
        <w:t>to contend with its own national working class</w:t>
      </w:r>
      <w:r w:rsidRPr="00D709B3">
        <w:rPr>
          <w:rStyle w:val="StyleUnderline"/>
        </w:rPr>
        <w:t xml:space="preserve"> so as to be able to secure a larger share of the surplus value and secondarily to manage </w:t>
      </w:r>
      <w:r w:rsidRPr="00D81639">
        <w:rPr>
          <w:rStyle w:val="StyleUnderline"/>
          <w:highlight w:val="green"/>
        </w:rPr>
        <w:t>to compete as an equal with the other national bourgeoisies in the international arena</w:t>
      </w:r>
      <w:r w:rsidRPr="00D81639">
        <w:rPr>
          <w:sz w:val="14"/>
          <w:highlight w:val="green"/>
        </w:rPr>
        <w:t>.</w:t>
      </w:r>
      <w:r w:rsidRPr="00D81639">
        <w:rPr>
          <w:rStyle w:val="StyleUnderline"/>
          <w:highlight w:val="green"/>
        </w:rPr>
        <w:t xml:space="preserve"> From the moment it succeeds in penetrating other social formations also, it takes on the characteristics of a national bourgeoisie of the national formation in question. </w:t>
      </w:r>
      <w:r w:rsidRPr="00D81639">
        <w:rPr>
          <w:rStyle w:val="Emphasis"/>
          <w:highlight w:val="green"/>
        </w:rPr>
        <w:t>There is thus no global bourgeois class comprising capitalists with common global interests.</w:t>
      </w:r>
      <w:r w:rsidRPr="00D709B3">
        <w:rPr>
          <w:rStyle w:val="Emphasis"/>
        </w:rPr>
        <w:t xml:space="preserve"> </w:t>
      </w:r>
      <w:r w:rsidRPr="00D709B3">
        <w:rPr>
          <w:sz w:val="14"/>
        </w:rPr>
        <w:t>The basic elements with every capitalist are the rate of profit he extracts from his workers, the level reached by the collective worker and the average rate of profit that prevails in the specific national economy. There is similarly no global proletariat with common global interests. The members of the working class live under different conditions of exploitation from one formation to another.</w:t>
      </w:r>
    </w:p>
    <w:p w:rsidR="007160E8" w:rsidRPr="00097B87" w:rsidRDefault="007160E8" w:rsidP="007160E8"/>
    <w:p w:rsidR="007160E8" w:rsidRPr="0076312A" w:rsidRDefault="007160E8" w:rsidP="007160E8">
      <w:pPr>
        <w:pStyle w:val="Heading4"/>
        <w:rPr>
          <w:rStyle w:val="Style13ptBold"/>
          <w:rFonts w:asciiTheme="minorHAnsi" w:hAnsiTheme="minorHAnsi" w:cstheme="minorHAnsi"/>
          <w:b/>
        </w:rPr>
      </w:pPr>
      <w:r w:rsidRPr="0076312A">
        <w:rPr>
          <w:rStyle w:val="Style13ptBold"/>
          <w:rFonts w:asciiTheme="minorHAnsi" w:hAnsiTheme="minorHAnsi" w:cstheme="minorHAnsi"/>
          <w:b/>
        </w:rPr>
        <w:t xml:space="preserve">Eliminating borders will allow for transnational coalitions and allow for workers to band together without impunity. Neoliberalism is already abusing workers- the only way to solve for the explicit dehumanization and abuse is to eliminate borders. </w:t>
      </w:r>
    </w:p>
    <w:p w:rsidR="007160E8" w:rsidRPr="0076312A" w:rsidRDefault="007160E8" w:rsidP="007160E8">
      <w:pPr>
        <w:rPr>
          <w:rFonts w:asciiTheme="minorHAnsi" w:hAnsiTheme="minorHAnsi" w:cstheme="minorHAnsi"/>
        </w:rPr>
      </w:pPr>
      <w:r w:rsidRPr="0076312A">
        <w:rPr>
          <w:rStyle w:val="Style13ptBold"/>
          <w:rFonts w:asciiTheme="minorHAnsi" w:hAnsiTheme="minorHAnsi" w:cstheme="minorHAnsi"/>
        </w:rPr>
        <w:t xml:space="preserve">Mize 8’ </w:t>
      </w:r>
      <w:r w:rsidRPr="0076312A">
        <w:rPr>
          <w:rFonts w:asciiTheme="minorHAnsi" w:hAnsiTheme="minorHAnsi" w:cstheme="minorHAnsi"/>
          <w:color w:val="333333"/>
          <w:sz w:val="21"/>
          <w:szCs w:val="21"/>
          <w:shd w:val="clear" w:color="auto" w:fill="FFFFFF"/>
        </w:rPr>
        <w:t xml:space="preserve">(Mize, Ronald L. “Interrogating Race, Class, Gender and Capitalism </w:t>
      </w:r>
      <w:proofErr w:type="gramStart"/>
      <w:r w:rsidRPr="0076312A">
        <w:rPr>
          <w:rFonts w:asciiTheme="minorHAnsi" w:hAnsiTheme="minorHAnsi" w:cstheme="minorHAnsi"/>
          <w:color w:val="333333"/>
          <w:sz w:val="21"/>
          <w:szCs w:val="21"/>
          <w:shd w:val="clear" w:color="auto" w:fill="FFFFFF"/>
        </w:rPr>
        <w:t>Along</w:t>
      </w:r>
      <w:proofErr w:type="gramEnd"/>
      <w:r w:rsidRPr="0076312A">
        <w:rPr>
          <w:rFonts w:asciiTheme="minorHAnsi" w:hAnsiTheme="minorHAnsi" w:cstheme="minorHAnsi"/>
          <w:color w:val="333333"/>
          <w:sz w:val="21"/>
          <w:szCs w:val="21"/>
          <w:shd w:val="clear" w:color="auto" w:fill="FFFFFF"/>
        </w:rPr>
        <w:t xml:space="preserve"> the U.S.-Mexico Border: Neoliberal Nativism and Maquila Modes of Production.” </w:t>
      </w:r>
      <w:r w:rsidRPr="0076312A">
        <w:rPr>
          <w:rFonts w:asciiTheme="minorHAnsi" w:hAnsiTheme="minorHAnsi" w:cstheme="minorHAnsi"/>
          <w:i/>
          <w:iCs/>
          <w:color w:val="333333"/>
          <w:sz w:val="21"/>
          <w:szCs w:val="21"/>
          <w:shd w:val="clear" w:color="auto" w:fill="FFFFFF"/>
        </w:rPr>
        <w:t>Race, Gender &amp; Class</w:t>
      </w:r>
      <w:r w:rsidRPr="0076312A">
        <w:rPr>
          <w:rFonts w:asciiTheme="minorHAnsi" w:hAnsiTheme="minorHAnsi" w:cstheme="minorHAnsi"/>
          <w:color w:val="333333"/>
          <w:sz w:val="21"/>
          <w:szCs w:val="21"/>
          <w:shd w:val="clear" w:color="auto" w:fill="FFFFFF"/>
        </w:rPr>
        <w:t>, vol. 15, no. 1/2, 2008, pp. 134–155., www.jstor.org/stable/41675362.//AT)</w:t>
      </w:r>
    </w:p>
    <w:p w:rsidR="007160E8" w:rsidRPr="00130F2A" w:rsidRDefault="007160E8" w:rsidP="007160E8">
      <w:pPr>
        <w:rPr>
          <w:rFonts w:asciiTheme="minorHAnsi" w:hAnsiTheme="minorHAnsi" w:cstheme="minorHAnsi"/>
          <w:u w:val="single"/>
        </w:rPr>
      </w:pPr>
      <w:r w:rsidRPr="0076312A">
        <w:rPr>
          <w:rFonts w:asciiTheme="minorHAnsi" w:hAnsiTheme="minorHAnsi" w:cstheme="minorHAnsi"/>
          <w:sz w:val="16"/>
        </w:rPr>
        <w:t xml:space="preserve">Globalization is really a twofold contradictory process. On one hand, it is about the free flow of capital and commodities over increasingly irrelevant nation-state boundaries. The dictates of global capital are currently rewriting the rules of labor relations, gender relations, environmental laws, and the role of the nation-state in both the underdeveloped and overdeveloped world. On the other hand, in the global justice movement, </w:t>
      </w:r>
      <w:r w:rsidRPr="00D81639">
        <w:rPr>
          <w:rStyle w:val="StyleUnderline"/>
          <w:rFonts w:asciiTheme="minorHAnsi" w:hAnsiTheme="minorHAnsi" w:cstheme="minorHAnsi"/>
          <w:highlight w:val="green"/>
        </w:rPr>
        <w:t>workers are coming together to form labor unions and other direct action forms of resistance (such as cross-border social movements like the Zapatistas), current migration trends are transnationalizing, and social identities are developing that transcend static nation-state allegiances.</w:t>
      </w:r>
      <w:r w:rsidRPr="0076312A">
        <w:rPr>
          <w:rFonts w:asciiTheme="minorHAnsi" w:hAnsiTheme="minorHAnsi" w:cstheme="minorHAnsi"/>
          <w:sz w:val="16"/>
        </w:rPr>
        <w:t xml:space="preserve"> Along the border, it becomes clear that the </w:t>
      </w:r>
      <w:r w:rsidRPr="00D81639">
        <w:rPr>
          <w:rStyle w:val="StyleUnderline"/>
          <w:rFonts w:asciiTheme="minorHAnsi" w:hAnsiTheme="minorHAnsi" w:cstheme="minorHAnsi"/>
          <w:highlight w:val="green"/>
        </w:rPr>
        <w:t>global workplace is engendered and organized resistance to exploitation by transnational corporations is probably more successful and sustained in Mexico than it is in the United States</w:t>
      </w:r>
      <w:r w:rsidRPr="0076312A">
        <w:rPr>
          <w:rStyle w:val="StyleUnderline"/>
          <w:rFonts w:asciiTheme="minorHAnsi" w:hAnsiTheme="minorHAnsi" w:cstheme="minorHAnsi"/>
        </w:rPr>
        <w:t>.</w:t>
      </w:r>
      <w:r w:rsidRPr="0076312A">
        <w:rPr>
          <w:rFonts w:asciiTheme="minorHAnsi" w:hAnsiTheme="minorHAnsi" w:cstheme="minorHAnsi"/>
          <w:sz w:val="16"/>
        </w:rPr>
        <w:t xml:space="preserve"> It also becomes clear that contrary to expectations, the socially constructed border is becoming increasingly deadly as it is naturalized, fortified, and militarized. The disposable migrant bodies that attempt to cross increasingly dangerous crossing points are treated in the same callous way that maquila labor is exploited and in Cuidad Juarez subject to femicide. </w:t>
      </w:r>
      <w:r w:rsidRPr="0076312A">
        <w:rPr>
          <w:rStyle w:val="StyleUnderline"/>
          <w:rFonts w:asciiTheme="minorHAnsi" w:hAnsiTheme="minorHAnsi" w:cstheme="minorHAnsi"/>
        </w:rPr>
        <w:t xml:space="preserve">The </w:t>
      </w:r>
      <w:r w:rsidRPr="00D81639">
        <w:rPr>
          <w:rStyle w:val="StyleUnderline"/>
          <w:rFonts w:asciiTheme="minorHAnsi" w:hAnsiTheme="minorHAnsi" w:cstheme="minorHAnsi"/>
          <w:highlight w:val="green"/>
        </w:rPr>
        <w:t>conditions along the border can best be summed up by a notion of neoliberal nativism where the political economy of free trade ideology meets the state-sanctioned violence against immigrants and maquiladora workers</w:t>
      </w:r>
      <w:r w:rsidRPr="0076312A">
        <w:rPr>
          <w:rStyle w:val="StyleUnderline"/>
          <w:rFonts w:asciiTheme="minorHAnsi" w:hAnsiTheme="minorHAnsi" w:cstheme="minorHAnsi"/>
        </w:rPr>
        <w:t>.</w:t>
      </w:r>
      <w:r w:rsidRPr="0076312A">
        <w:rPr>
          <w:rFonts w:asciiTheme="minorHAnsi" w:hAnsiTheme="minorHAnsi" w:cstheme="minorHAnsi"/>
          <w:sz w:val="16"/>
        </w:rPr>
        <w:t xml:space="preserve"> For this study, Burawoy's (1998) delineation of the extended case method not only highlights his contributions to the capitalist/state socialist labor process (from Zambia to Chicago, Hungary to Russia) but also a reflexive philosophy of science that amplifies the strengths of ethnographic research. By directly engaging theoretical expectations, case studies are selected for their ability to both build and test theory. Understanding how race, class, and gender articulate within capitalist social relations requires attention to spatial and temporal specificities. Understanding how neoliberalism shapes lived experiences along the U.S.-Mexico border, and its articulation with the recent renewal of nativism, is the impetus for the present study. The research is based on three years of ethnographic research (from 1998-2001) in San Diego, California and its twin sister city of Tijuana, Baja California. Initially, the research was constructed as a longer-term investigation of the rise of the temporary economy but the spatial specificities of the border region and my direct access to maquiladora employment required a reworking of the original research project.4 I draw upon the experience of living on the border (our home resided literally on the last row of houses in Imperial Beach on the Tijuana River Valley that provides the, until very recently, undeveloped geographical barrier between Mexico and the United States). I was direct witness to daily Border Patrol detainments of suspected undocumented border crossers and literally watched the wall, under the auspices of Operation Gatekeeper, being built on my weekly bike rides along the dirt roads of the river valley. I was also employed, through temporary employment agencies, as a secretary for two water companies - one municipal and one privatized, light industrial tasks with a battery distributor and an educational supply company, and several other corporations including the U.S. Navy. The educational supply company was my employer for an intensive three-month period where I kept field notes on the company's linkage with an assembly plant in Tecate , Mexican- American workers views of their Mexican counterparts, the labor process of the distribution plant, and the circuit of maquila commodity production. </w:t>
      </w:r>
      <w:r w:rsidRPr="0076312A">
        <w:rPr>
          <w:rStyle w:val="StyleUnderline"/>
          <w:rFonts w:asciiTheme="minorHAnsi" w:hAnsiTheme="minorHAnsi" w:cstheme="minorHAnsi"/>
        </w:rPr>
        <w:t>The context of militarization and Mexican criminalization and construction as 'aliens' strongly inform the economic linkages between production and distribution of maquila assembled products. I discuss the notion of "neoliberal nativism" to capture how the free flow of commodities is eased in the era of NAFTA while the flow of people is increasingly restricted.</w:t>
      </w:r>
    </w:p>
    <w:p w:rsidR="007160E8" w:rsidRDefault="007160E8" w:rsidP="007160E8">
      <w:pPr>
        <w:pStyle w:val="Heading3"/>
      </w:pPr>
      <w:r>
        <w:t>Aff—Alt Fails: Prefiguration</w:t>
      </w:r>
    </w:p>
    <w:p w:rsidR="007160E8" w:rsidRPr="00E2052B" w:rsidRDefault="007160E8" w:rsidP="007160E8">
      <w:pPr>
        <w:pStyle w:val="Heading4"/>
      </w:pPr>
      <w:r w:rsidRPr="00E2052B">
        <w:t xml:space="preserve">Their ideology is fantasy, a way of dealing with the incompleteness of society by </w:t>
      </w:r>
      <w:r>
        <w:t xml:space="preserve">blaming all the failures of society on a neoliberal boogeyman- they constantly must have </w:t>
      </w:r>
      <w:proofErr w:type="gramStart"/>
      <w:r>
        <w:t>an other</w:t>
      </w:r>
      <w:proofErr w:type="gramEnd"/>
      <w:r>
        <w:t xml:space="preserve"> to presuppose against and demonize when their project inevitably fails.</w:t>
      </w:r>
    </w:p>
    <w:p w:rsidR="007160E8" w:rsidRDefault="007160E8" w:rsidP="007160E8">
      <w:proofErr w:type="gramStart"/>
      <w:r w:rsidRPr="00B71F14">
        <w:rPr>
          <w:rStyle w:val="Style13ptBold"/>
        </w:rPr>
        <w:t>Bryer 2017</w:t>
      </w:r>
      <w:r>
        <w:t xml:space="preserve"> (Bryer, Timothy, PhD, Independent Scholar and Practitioner “From Dictatorship to Democracy and Back Again – Refusing Pre-Figurative Politics.”</w:t>
      </w:r>
      <w:proofErr w:type="gramEnd"/>
      <w:r>
        <w:t xml:space="preserve"> Journal of Asia Pacific Studies, vol. 4, no. 3, May 2017, pp. 9–13., web.b.ebscohost.com/ehost/pdfviewer/pdfviewer?vid=1&amp;sid=51886fcc-e6cf-4fe3-b509-5361fa3a71d0@sessionmgr104.</w:t>
      </w:r>
    </w:p>
    <w:p w:rsidR="007160E8" w:rsidRPr="006A465C" w:rsidRDefault="007160E8" w:rsidP="007160E8">
      <w:r>
        <w:t xml:space="preserve">The </w:t>
      </w:r>
      <w:r w:rsidRPr="00D81639">
        <w:rPr>
          <w:rStyle w:val="StyleUnderline"/>
          <w:highlight w:val="green"/>
        </w:rPr>
        <w:t>critique of Sharpian nonviolence</w:t>
      </w:r>
      <w:r>
        <w:t xml:space="preserve"> based upon the emphasis on the direct physical violence </w:t>
      </w:r>
      <w:r w:rsidRPr="00D81639">
        <w:rPr>
          <w:rStyle w:val="StyleUnderline"/>
          <w:highlight w:val="green"/>
        </w:rPr>
        <w:t>can be understood through the psychoanalytic concept of ideological fantasy</w:t>
      </w:r>
      <w:r>
        <w:t xml:space="preserve">. Traditionally ideology is understood from the Marxian perspective of false consciousness and the advent of post-structuralism led to claims that we live in a post-ideological world. However, psychoanalytic philosopher Slavoj Zizek (1989) has advanced the conceptualisation of ideology such that ideology critique is once again at the forefront of radical politics. </w:t>
      </w:r>
      <w:r w:rsidRPr="00D81639">
        <w:rPr>
          <w:rStyle w:val="StyleUnderline"/>
          <w:highlight w:val="green"/>
        </w:rPr>
        <w:t>In contrast to Marxian false consciousness in which people do not have awareness of their actions</w:t>
      </w:r>
      <w:r>
        <w:t xml:space="preserve"> in support of the dominating power, Zizek claims </w:t>
      </w:r>
      <w:r w:rsidRPr="00D81639">
        <w:rPr>
          <w:rStyle w:val="StyleUnderline"/>
          <w:highlight w:val="green"/>
        </w:rPr>
        <w:t>ideology functions in the manner of ‘I know very well, but nonetheless I am doing it’</w:t>
      </w:r>
      <w:r>
        <w:t xml:space="preserve">. The </w:t>
      </w:r>
      <w:r w:rsidRPr="00D81639">
        <w:rPr>
          <w:rStyle w:val="StyleUnderline"/>
          <w:highlight w:val="green"/>
        </w:rPr>
        <w:t>basic structure</w:t>
      </w:r>
      <w:r>
        <w:t xml:space="preserve"> of this function of ideology </w:t>
      </w:r>
      <w:r w:rsidRPr="00D81639">
        <w:rPr>
          <w:rStyle w:val="StyleUnderline"/>
          <w:highlight w:val="green"/>
        </w:rPr>
        <w:t>is known as the ‘fetishist disavowal’</w:t>
      </w:r>
      <w:r>
        <w:t xml:space="preserve">. The </w:t>
      </w:r>
      <w:r w:rsidRPr="00D81639">
        <w:rPr>
          <w:rStyle w:val="StyleUnderline"/>
          <w:highlight w:val="green"/>
        </w:rPr>
        <w:t>role of ideological fantasy is to enable us to deal with the incompleteness of society, or its failure to provide what it promises to.</w:t>
      </w:r>
      <w:r w:rsidRPr="0006676E">
        <w:rPr>
          <w:rStyle w:val="StyleUnderline"/>
        </w:rPr>
        <w:t xml:space="preserve"> </w:t>
      </w:r>
      <w:r>
        <w:t xml:space="preserve">Commonly, this function is linked to the fantasy of a utopian fullness, that is, a society without antagonism. In this context of this paper, this utopian fullness would be the belief as expressed by Zunes that liberal-democratic capitalism is sufficient for bringing about a fair and equal society. However, as the discussion in the first section highlights, the outcomes of mass protest movements has proven otherwise. Therefore, </w:t>
      </w:r>
      <w:r w:rsidRPr="00D81639">
        <w:rPr>
          <w:rStyle w:val="StyleUnderline"/>
          <w:highlight w:val="green"/>
        </w:rPr>
        <w:t>ideological fantasy attempts to deal with this trauma by masking this lack in symbolic reality itself</w:t>
      </w:r>
      <w:r>
        <w:t xml:space="preserve"> (Stavrakakis 1999). It is important to point out here that ‘</w:t>
      </w:r>
      <w:r w:rsidRPr="00D81639">
        <w:rPr>
          <w:rStyle w:val="StyleUnderline"/>
          <w:highlight w:val="green"/>
        </w:rPr>
        <w:t>fantasy is not the opposite of reality but, rather, the dimension that sustains it’</w:t>
      </w:r>
      <w:r>
        <w:t xml:space="preserve"> (Newman 2004, p. 163). As Zizek (1989, p. 21) comments, ‘Ideology is not simply “false consciousness”, an illusory representation of reality, it is rather this reality itself which is already to be conceived as ideological’. Furthermore, ‘</w:t>
      </w:r>
      <w:r w:rsidRPr="00D81639">
        <w:rPr>
          <w:rStyle w:val="StyleUnderline"/>
          <w:highlight w:val="green"/>
        </w:rPr>
        <w:t>In political terms, this means that there is a gap in social representation itself</w:t>
      </w:r>
      <w:r>
        <w:t xml:space="preserve">. The role of ideology is to cover over, to patch up this void – to sustain the fantasy of fullness and wholeness’ (Newman 2004, p. 163). More specifically, </w:t>
      </w:r>
      <w:r w:rsidRPr="00D81639">
        <w:rPr>
          <w:rStyle w:val="StyleUnderline"/>
          <w:highlight w:val="green"/>
        </w:rPr>
        <w:t>ideological fantasy functions by positing ‘others’ as the reason for our inability to fully realise society</w:t>
      </w:r>
      <w:r>
        <w:t xml:space="preserve">. This can be seen in the earlier quote by Chenoweth that </w:t>
      </w:r>
      <w:r w:rsidRPr="00D81639">
        <w:rPr>
          <w:rStyle w:val="Emphasis"/>
          <w:highlight w:val="green"/>
        </w:rPr>
        <w:t>once a dictator has been toppled and liberal-democracy ushered in, the task shifts to denying those who seek to corrupt the system</w:t>
      </w:r>
      <w:r>
        <w:t xml:space="preserve">. However, post-structural thinking has challenged the notion of a full society. In particular, Laclau and Mouffe (1985) assert the impossibility of society, that is, that </w:t>
      </w:r>
      <w:r w:rsidRPr="00D81639">
        <w:rPr>
          <w:rStyle w:val="StyleUnderline"/>
          <w:highlight w:val="green"/>
        </w:rPr>
        <w:t>any notion of society</w:t>
      </w:r>
      <w:r>
        <w:t xml:space="preserve"> (whether liberal democratic, socialist or otherwise) </w:t>
      </w:r>
      <w:r w:rsidRPr="0006676E">
        <w:t xml:space="preserve">is always incomplete based upon a fundamental antagonism. From this perspective, the role of ideology critique is to refuse the lure of the fullness of society and to accept the impossibility of this fullness. That is, if the role of fantasy is to sustain the belief in the fullness of society, </w:t>
      </w:r>
      <w:proofErr w:type="gramStart"/>
      <w:r w:rsidRPr="0006676E">
        <w:t>then</w:t>
      </w:r>
      <w:proofErr w:type="gramEnd"/>
      <w:r w:rsidRPr="0006676E">
        <w:t xml:space="preserve"> once one accepts that this fullness is impossible one is able to overcome ideological fantasy</w:t>
      </w:r>
      <w:r>
        <w:t xml:space="preserve">. However this perspective has come under critique. For example, in response to Laclau’s notion of the impossible fullness of Society, Zizek (2000, p. 100-101) argues, My conclusion would thus be to emphasize that </w:t>
      </w:r>
      <w:r w:rsidRPr="00D81639">
        <w:rPr>
          <w:rStyle w:val="StyleUnderline"/>
          <w:highlight w:val="green"/>
        </w:rPr>
        <w:t>the impossibility at work in Laclau’s notion of antagonism is double: not only does ‘radical antagonism’ mean that it is impossible adequately to represent/articulate the fullness of Society</w:t>
      </w:r>
      <w:r>
        <w:t xml:space="preserve"> – on an even more radical level, </w:t>
      </w:r>
      <w:r w:rsidRPr="00D81639">
        <w:rPr>
          <w:rStyle w:val="StyleUnderline"/>
          <w:highlight w:val="green"/>
        </w:rPr>
        <w:t>it is also impossible adequately to represent/articulate this very antagonism/negativity that prevents Society from achieving its full ontological realization</w:t>
      </w:r>
      <w:r>
        <w:t xml:space="preserve">. This means that </w:t>
      </w:r>
      <w:r w:rsidRPr="00D81639">
        <w:rPr>
          <w:rStyle w:val="StyleUnderline"/>
          <w:highlight w:val="green"/>
        </w:rPr>
        <w:t>ideological fantasy is not simply the fantasy of the impossible fullness of Society: not only is Society impossible, this impossibility itself is distortedly represented-positivised within an ideological field</w:t>
      </w:r>
      <w:r>
        <w:t xml:space="preserve"> – </w:t>
      </w:r>
      <w:r w:rsidRPr="00D81639">
        <w:rPr>
          <w:rStyle w:val="StyleUnderline"/>
          <w:highlight w:val="green"/>
        </w:rPr>
        <w:t>that is the role of ideological fantasy</w:t>
      </w:r>
      <w:r>
        <w:t xml:space="preserve"> (say the Jewish plot). When this very impossibility is represented in a positive element, inherent impossibility is changed into external obstacle. </w:t>
      </w:r>
      <w:r w:rsidRPr="00D81639">
        <w:rPr>
          <w:rStyle w:val="StyleUnderline"/>
          <w:highlight w:val="green"/>
        </w:rPr>
        <w:t>Ideology is also the name for the guarantee that the negativity which prevents Society from achieving its fullness does actually exist</w:t>
      </w:r>
      <w:r>
        <w:t xml:space="preserve">, that it has a positive existence in the guise of a big </w:t>
      </w:r>
      <w:proofErr w:type="gramStart"/>
      <w:r>
        <w:t>Other</w:t>
      </w:r>
      <w:proofErr w:type="gramEnd"/>
      <w:r>
        <w:t xml:space="preserve"> who pulls the strings of social life. Thus whereas for Laclau the challenge is to resist locating the absence of fullness in some ‘other’ and accept the impossibility of society, for Zizek it is not that the one blames the obstacle for preventing the realisation of the fantasy of fullness, but rather that </w:t>
      </w:r>
      <w:r w:rsidRPr="00D81639">
        <w:rPr>
          <w:rStyle w:val="StyleUnderline"/>
          <w:highlight w:val="green"/>
        </w:rPr>
        <w:t>the fantasy object is presented as the obstacle preventing the openness of society</w:t>
      </w:r>
      <w:r>
        <w:t xml:space="preserve">. The shift made here is that </w:t>
      </w:r>
      <w:r w:rsidRPr="00D81639">
        <w:rPr>
          <w:rStyle w:val="StyleUnderline"/>
          <w:highlight w:val="green"/>
        </w:rPr>
        <w:t>instead of the other blocking full access to enjoyment or society’s full success, the other blocks the awareness of society’s failures</w:t>
      </w:r>
      <w:r>
        <w:t xml:space="preserve">. To return to Chenoweth, </w:t>
      </w:r>
      <w:r w:rsidRPr="00D81639">
        <w:rPr>
          <w:rStyle w:val="Emphasis"/>
          <w:highlight w:val="green"/>
        </w:rPr>
        <w:t>the issue isn’t that corrupt interests prevent the neoliberal capitalist system from functioning equally and justly, but rather that corrupt interests are posited by Sharpian advocates to prevent us from seeing the failures of the system itself.</w:t>
      </w:r>
      <w:r>
        <w:t xml:space="preserve"> In short, </w:t>
      </w:r>
      <w:r w:rsidRPr="00D81639">
        <w:rPr>
          <w:rStyle w:val="Emphasis"/>
          <w:highlight w:val="green"/>
        </w:rPr>
        <w:t>ideological fantasy ensures that the problem is never the system but rather those who seek to corrupt it</w:t>
      </w:r>
      <w:r>
        <w:t xml:space="preserve">. </w:t>
      </w:r>
      <w:r w:rsidRPr="00D81639">
        <w:rPr>
          <w:rStyle w:val="StyleUnderline"/>
          <w:highlight w:val="green"/>
        </w:rPr>
        <w:t>Supporting this ideological operation</w:t>
      </w:r>
      <w:r>
        <w:t xml:space="preserve"> in Sharpian theory </w:t>
      </w:r>
      <w:r w:rsidRPr="00D81639">
        <w:rPr>
          <w:rStyle w:val="StyleUnderline"/>
          <w:highlight w:val="green"/>
        </w:rPr>
        <w:t>is an unacknowledged influence of a liberal model of power</w:t>
      </w:r>
      <w:r>
        <w:t xml:space="preserve">. A key part of Sharp’s work was a shift in the way we perceive power, from monolithic to plural and dispersed throughout society. However, despite the pluralising of power, </w:t>
      </w:r>
      <w:r w:rsidRPr="00D81639">
        <w:rPr>
          <w:rStyle w:val="StyleUnderline"/>
          <w:highlight w:val="green"/>
        </w:rPr>
        <w:t>it</w:t>
      </w:r>
      <w:r>
        <w:t xml:space="preserve"> nonetheless still </w:t>
      </w:r>
      <w:r w:rsidRPr="00D81639">
        <w:rPr>
          <w:rStyle w:val="StyleUnderline"/>
          <w:highlight w:val="green"/>
        </w:rPr>
        <w:t xml:space="preserve">operates in </w:t>
      </w:r>
      <w:proofErr w:type="gramStart"/>
      <w:r w:rsidRPr="00D81639">
        <w:rPr>
          <w:rStyle w:val="StyleUnderline"/>
          <w:highlight w:val="green"/>
        </w:rPr>
        <w:t>a</w:t>
      </w:r>
      <w:proofErr w:type="gramEnd"/>
      <w:r w:rsidRPr="00D81639">
        <w:rPr>
          <w:rStyle w:val="StyleUnderline"/>
          <w:highlight w:val="green"/>
        </w:rPr>
        <w:t xml:space="preserve"> onedimensional way;</w:t>
      </w:r>
      <w:r w:rsidRPr="00E2052B">
        <w:rPr>
          <w:rStyle w:val="StyleUnderline"/>
        </w:rPr>
        <w:t xml:space="preserve"> </w:t>
      </w:r>
      <w:r>
        <w:t xml:space="preserve">that is, </w:t>
      </w:r>
      <w:r w:rsidRPr="00D81639">
        <w:rPr>
          <w:rStyle w:val="StyleUnderline"/>
          <w:highlight w:val="green"/>
        </w:rPr>
        <w:t>all roads lead back to the dictator through pillars of support so that the dictator’s power is not simply his or hers, but rather is supported by various institutions</w:t>
      </w:r>
      <w:r>
        <w:t xml:space="preserve">, the security forces and so-on. In this way, </w:t>
      </w:r>
      <w:r w:rsidRPr="00D81639">
        <w:rPr>
          <w:rStyle w:val="StyleUnderline"/>
          <w:highlight w:val="green"/>
        </w:rPr>
        <w:t>it is the authority bestowed upon the dictator through his or her symbolic position</w:t>
      </w:r>
      <w:r>
        <w:t xml:space="preserve"> that provides power. Once this authority is removed, the dictator loses his or her power. </w:t>
      </w:r>
      <w:r w:rsidRPr="00D81639">
        <w:rPr>
          <w:rStyle w:val="Emphasis"/>
          <w:highlight w:val="green"/>
        </w:rPr>
        <w:t>Therefore the struggle against dictatorship is a struggle over the symbolic site of power</w:t>
      </w:r>
      <w:r w:rsidRPr="00D81639">
        <w:rPr>
          <w:highlight w:val="green"/>
        </w:rPr>
        <w:t xml:space="preserve"> </w:t>
      </w:r>
      <w:proofErr w:type="gramStart"/>
      <w:r>
        <w:t>It</w:t>
      </w:r>
      <w:proofErr w:type="gramEnd"/>
      <w:r>
        <w:t xml:space="preserve"> is in this way that Sharp’s model of power is synergistic with Claude Lefort’s (1988) concept of liberal power. </w:t>
      </w:r>
      <w:proofErr w:type="gramStart"/>
      <w:r>
        <w:t>Lefort (1988) claims that the form of power underpinning modern democracy exists as an empty place of power.</w:t>
      </w:r>
      <w:proofErr w:type="gramEnd"/>
      <w:r>
        <w:t xml:space="preserve"> That is, </w:t>
      </w:r>
      <w:proofErr w:type="gramStart"/>
      <w:r>
        <w:t>The</w:t>
      </w:r>
      <w:proofErr w:type="gramEnd"/>
      <w:r>
        <w:t xml:space="preserve"> modern democratic symbolic order did not appear ex nihilo, but rather developed from the decline of the ancient regime. Similarly, the place of power did not just appear as empty, but rather remained as empty – it was emptied as the regime fell (Roess 2012, p. 180-81). Thus from this perspective, power exists a-priori as an empty place that until the advent of democracy was occupied by some form of ‘power holder’. The advent of democracy was therefore able to restore the empty place of power, and the ongoing task is to ensure that this place of power remains free from illegitimate appropriation. As Zizek (2008a, p. 267) explains, Lefort’s fundamental thesis – which has today already acquired the status of a commonplace – is that with the advent of the “democratic invention”, the locus of Power becomes an empty place…In pre-democratic societies, there is always a legitimate pretender to the place of Power, somebody who is fully entitled to occupy it, and the one who violently overthrows him has simply the status of a usurper, whereas within the democratic horizon, everyone who occupies the locus of power is by definition a usurper. Is this not the precise logic of nonviolent civil resistance theory and its emphasis on the democratic shift of power? That the overthrowing of a dictator empties the place of power thereby allowing for the legitimate exercise of power through participation in democratic institutions and processes such as free and fair elections? And that, therefore, the task of civil resistance once the dictator falls is to protect this empty place of power from being illegitimately claimed in a manner that prevents freedom and autonomy (whether by a military dictator, a corrupt official or a greedy banker)? However, the critical point to identify here is that Lefort’s empty place of power fails to take into consideration its own performative dimension. As Zizek (2008a, p. 276) explains further, The fundamental operation of the ‘democratic invention’ is thus of a purely symbolic nature: it is misleading to say that the ‘democratic invention’ finds the locus of power empty – the point is rather that it constitutes, constructs it as empty; that reinterprets the ‘empirical’ fact of interregnum into a ‘transcendental’ condition of the legitimate exercise of power’. </w:t>
      </w:r>
      <w:r w:rsidRPr="006A465C">
        <w:t>To link this back to the discussion on ideological fantasy then,</w:t>
      </w:r>
      <w:r>
        <w:t xml:space="preserve"> </w:t>
      </w:r>
      <w:r w:rsidRPr="006A465C">
        <w:t>the empty place of power is the positive existence of the structural</w:t>
      </w:r>
      <w:r>
        <w:t xml:space="preserve"> </w:t>
      </w:r>
      <w:r w:rsidRPr="006A465C">
        <w:t>antagonism at the heart of neoliberal capitalism. More specifically,</w:t>
      </w:r>
      <w:r>
        <w:t xml:space="preserve"> </w:t>
      </w:r>
      <w:r w:rsidRPr="006A465C">
        <w:t>the positing of the empty place of power masks the antagonism at the</w:t>
      </w:r>
      <w:r>
        <w:t xml:space="preserve"> </w:t>
      </w:r>
      <w:r w:rsidRPr="006A465C">
        <w:t>heart of liberal-democratic capitalism and acts as a fantasy screen</w:t>
      </w:r>
      <w:r>
        <w:t xml:space="preserve"> </w:t>
      </w:r>
      <w:r w:rsidRPr="006A465C">
        <w:t>upon which potential usurpers of power are projected. This</w:t>
      </w:r>
      <w:r>
        <w:t xml:space="preserve"> </w:t>
      </w:r>
      <w:r w:rsidRPr="006A465C">
        <w:t>understanding of power helps us to identify how one can perform the</w:t>
      </w:r>
      <w:r>
        <w:t xml:space="preserve"> </w:t>
      </w:r>
      <w:r w:rsidRPr="006A465C">
        <w:t>task suggested by Chabot and Sharifi (2013) of confronting ‘the</w:t>
      </w:r>
      <w:r>
        <w:t xml:space="preserve"> </w:t>
      </w:r>
      <w:r w:rsidRPr="006A465C">
        <w:t>intimate enemy infecting individual psyches and social interactions’</w:t>
      </w:r>
      <w:r>
        <w:t xml:space="preserve"> </w:t>
      </w:r>
      <w:r w:rsidRPr="006A465C">
        <w:t xml:space="preserve">and confronting the tiger’s nature. In psychoanalytic terms, </w:t>
      </w:r>
      <w:r w:rsidRPr="00D81639">
        <w:rPr>
          <w:rStyle w:val="StyleUnderline"/>
          <w:highlight w:val="green"/>
        </w:rPr>
        <w:t>one must ‘traverse the fantasy’, which is to accept that the metonymic others</w:t>
      </w:r>
      <w:r>
        <w:t xml:space="preserve"> </w:t>
      </w:r>
      <w:r w:rsidRPr="006A465C">
        <w:t xml:space="preserve">(i.e., usurpers of power) </w:t>
      </w:r>
      <w:r w:rsidRPr="00D81639">
        <w:rPr>
          <w:rStyle w:val="StyleUnderline"/>
          <w:highlight w:val="green"/>
        </w:rPr>
        <w:t>are posited by oneself as a means to compensate for the experienced trauma of the impossibility</w:t>
      </w:r>
      <w:r w:rsidRPr="006A465C">
        <w:t xml:space="preserve"> of</w:t>
      </w:r>
      <w:r>
        <w:t xml:space="preserve"> </w:t>
      </w:r>
      <w:r w:rsidRPr="006A465C">
        <w:t xml:space="preserve">society. </w:t>
      </w:r>
      <w:r w:rsidRPr="00D81639">
        <w:rPr>
          <w:rStyle w:val="StyleUnderline"/>
          <w:highlight w:val="green"/>
        </w:rPr>
        <w:t>By refusing to posit various others as the reason for the failures of neoliberal capitalism we can begin to confront the empty place of power</w:t>
      </w:r>
      <w:r w:rsidRPr="006A465C">
        <w:t xml:space="preserve"> and acknowledge the void that </w:t>
      </w:r>
      <w:proofErr w:type="gramStart"/>
      <w:r w:rsidRPr="006A465C">
        <w:t>lays</w:t>
      </w:r>
      <w:proofErr w:type="gramEnd"/>
      <w:r w:rsidRPr="006A465C">
        <w:t xml:space="preserve"> behind it. That is,</w:t>
      </w:r>
      <w:r>
        <w:t xml:space="preserve"> </w:t>
      </w:r>
      <w:r w:rsidRPr="006A465C">
        <w:t xml:space="preserve">the tiger’s nature is shown to be nothing but a paper tiger. </w:t>
      </w:r>
    </w:p>
    <w:p w:rsidR="007160E8" w:rsidRPr="00911B68" w:rsidRDefault="007160E8" w:rsidP="007160E8"/>
    <w:p w:rsidR="007160E8" w:rsidRDefault="007160E8" w:rsidP="007160E8">
      <w:pPr>
        <w:pStyle w:val="Heading3"/>
      </w:pPr>
      <w:r>
        <w:t>Aff—Immigration Good – Jobs</w:t>
      </w:r>
    </w:p>
    <w:p w:rsidR="007160E8" w:rsidRPr="0076312A" w:rsidRDefault="007160E8" w:rsidP="007160E8">
      <w:pPr>
        <w:pStyle w:val="Heading4"/>
        <w:rPr>
          <w:rFonts w:asciiTheme="minorHAnsi" w:hAnsiTheme="minorHAnsi" w:cstheme="minorHAnsi"/>
        </w:rPr>
      </w:pPr>
      <w:r w:rsidRPr="0076312A">
        <w:rPr>
          <w:rFonts w:asciiTheme="minorHAnsi" w:hAnsiTheme="minorHAnsi" w:cstheme="minorHAnsi"/>
        </w:rPr>
        <w:t>Immigration creates jobs</w:t>
      </w:r>
    </w:p>
    <w:p w:rsidR="007160E8" w:rsidRPr="0076312A" w:rsidRDefault="007160E8" w:rsidP="007160E8">
      <w:pPr>
        <w:rPr>
          <w:rFonts w:asciiTheme="minorHAnsi" w:hAnsiTheme="minorHAnsi" w:cstheme="minorHAnsi"/>
        </w:rPr>
      </w:pPr>
      <w:proofErr w:type="gramStart"/>
      <w:r w:rsidRPr="0076312A">
        <w:rPr>
          <w:rStyle w:val="Style13ptBold"/>
          <w:rFonts w:asciiTheme="minorHAnsi" w:hAnsiTheme="minorHAnsi" w:cstheme="minorHAnsi"/>
        </w:rPr>
        <w:t>White, 18</w:t>
      </w:r>
      <w:r w:rsidRPr="0076312A">
        <w:rPr>
          <w:rFonts w:asciiTheme="minorHAnsi" w:hAnsiTheme="minorHAnsi" w:cstheme="minorHAnsi"/>
        </w:rPr>
        <w:t xml:space="preserve"> (Gillian B. White, "Actually, Immigration Can Create Jobs."</w:t>
      </w:r>
      <w:proofErr w:type="gramEnd"/>
      <w:r w:rsidRPr="0076312A">
        <w:rPr>
          <w:rFonts w:asciiTheme="minorHAnsi" w:hAnsiTheme="minorHAnsi" w:cstheme="minorHAnsi"/>
        </w:rPr>
        <w:t> </w:t>
      </w:r>
      <w:proofErr w:type="gramStart"/>
      <w:r w:rsidRPr="0076312A">
        <w:rPr>
          <w:rFonts w:asciiTheme="minorHAnsi" w:hAnsiTheme="minorHAnsi" w:cstheme="minorHAnsi"/>
        </w:rPr>
        <w:t>The Atlantic.</w:t>
      </w:r>
      <w:proofErr w:type="gramEnd"/>
      <w:r w:rsidRPr="0076312A">
        <w:rPr>
          <w:rFonts w:asciiTheme="minorHAnsi" w:hAnsiTheme="minorHAnsi" w:cstheme="minorHAnsi"/>
        </w:rPr>
        <w:t xml:space="preserve"> </w:t>
      </w:r>
      <w:proofErr w:type="gramStart"/>
      <w:r w:rsidRPr="0076312A">
        <w:rPr>
          <w:rFonts w:asciiTheme="minorHAnsi" w:hAnsiTheme="minorHAnsi" w:cstheme="minorHAnsi"/>
        </w:rPr>
        <w:t>n.d</w:t>
      </w:r>
      <w:proofErr w:type="gramEnd"/>
      <w:r w:rsidRPr="0076312A">
        <w:rPr>
          <w:rFonts w:asciiTheme="minorHAnsi" w:hAnsiTheme="minorHAnsi" w:cstheme="minorHAnsi"/>
        </w:rPr>
        <w:t xml:space="preserve">. Web. 10 Apr. 2018. </w:t>
      </w:r>
      <w:hyperlink r:id="rId117" w:history="1">
        <w:r w:rsidRPr="0076312A">
          <w:rPr>
            <w:rStyle w:val="Hyperlink"/>
            <w:rFonts w:asciiTheme="minorHAnsi" w:hAnsiTheme="minorHAnsi" w:cstheme="minorHAnsi"/>
          </w:rPr>
          <w:t>http://www.theatlantic.com/business/archive/2015/05/actually-immigration-can-create-jobs/391997/</w:t>
        </w:r>
      </w:hyperlink>
      <w:r w:rsidRPr="0076312A">
        <w:rPr>
          <w:rFonts w:asciiTheme="minorHAnsi" w:hAnsiTheme="minorHAnsi" w:cstheme="minorHAnsi"/>
        </w:rPr>
        <w:t>)//e-toth</w:t>
      </w:r>
    </w:p>
    <w:p w:rsidR="007160E8" w:rsidRPr="0076312A" w:rsidRDefault="007160E8" w:rsidP="007160E8">
      <w:pPr>
        <w:pStyle w:val="NormalWeb"/>
        <w:shd w:val="clear" w:color="auto" w:fill="FFFFFF"/>
        <w:spacing w:beforeAutospacing="0" w:afterAutospacing="0" w:line="276" w:lineRule="auto"/>
        <w:rPr>
          <w:rFonts w:asciiTheme="minorHAnsi" w:hAnsiTheme="minorHAnsi" w:cstheme="minorHAnsi"/>
          <w:color w:val="000000"/>
          <w:u w:val="single"/>
        </w:rPr>
      </w:pPr>
      <w:r w:rsidRPr="0076312A">
        <w:rPr>
          <w:rFonts w:asciiTheme="minorHAnsi" w:hAnsiTheme="minorHAnsi" w:cstheme="minorHAnsi"/>
          <w:color w:val="000000"/>
          <w:sz w:val="16"/>
        </w:rPr>
        <w:t xml:space="preserve">When critics of immigration make their case, they often point to the labor market. The argument goes something like this: An increase in the supply of workers creates additional competition for jobs, and if immigrants are willing to accept lower wages than American-born workers, then it's the American workers who will suffer.  </w:t>
      </w:r>
      <w:r w:rsidRPr="0076312A">
        <w:rPr>
          <w:rFonts w:asciiTheme="minorHAnsi" w:hAnsiTheme="minorHAnsi" w:cstheme="minorHAnsi"/>
          <w:color w:val="000000"/>
        </w:rPr>
        <w:t xml:space="preserve">It’s true that an inflow of new, able-bodied workers generally means an increase in the labor supply, though immigration patterns affect industries differently. </w:t>
      </w:r>
      <w:r w:rsidRPr="0076312A">
        <w:rPr>
          <w:rFonts w:asciiTheme="minorHAnsi" w:hAnsiTheme="minorHAnsi" w:cstheme="minorHAnsi"/>
          <w:color w:val="000000"/>
          <w:sz w:val="16"/>
        </w:rPr>
        <w:t>And that can certainly have an impact on the wages of some workers</w:t>
      </w:r>
      <w:r w:rsidRPr="0076312A">
        <w:rPr>
          <w:rFonts w:asciiTheme="minorHAnsi" w:hAnsiTheme="minorHAnsi" w:cstheme="minorHAnsi"/>
          <w:color w:val="000000"/>
          <w:sz w:val="16"/>
          <w:szCs w:val="16"/>
        </w:rPr>
        <w:t>. But there’s another piece to this puzzle that is often overlooked—</w:t>
      </w:r>
      <w:r w:rsidRPr="0076312A">
        <w:rPr>
          <w:rFonts w:asciiTheme="minorHAnsi" w:hAnsiTheme="minorHAnsi" w:cstheme="minorHAnsi"/>
          <w:color w:val="000000"/>
          <w:u w:val="single"/>
        </w:rPr>
        <w:t xml:space="preserve">and that’s the increased demand for services that comes along with a burgeoning population.  </w:t>
      </w:r>
      <w:r w:rsidRPr="0076312A">
        <w:rPr>
          <w:rFonts w:asciiTheme="minorHAnsi" w:hAnsiTheme="minorHAnsi" w:cstheme="minorHAnsi"/>
          <w:color w:val="000000"/>
          <w:sz w:val="16"/>
        </w:rPr>
        <w:t>A </w:t>
      </w:r>
      <w:hyperlink r:id="rId118">
        <w:r w:rsidRPr="0076312A">
          <w:rPr>
            <w:rStyle w:val="InternetLink"/>
            <w:rFonts w:asciiTheme="minorHAnsi" w:hAnsiTheme="minorHAnsi" w:cstheme="minorHAnsi"/>
            <w:color w:val="458CD5"/>
            <w:sz w:val="16"/>
          </w:rPr>
          <w:t>new working paper</w:t>
        </w:r>
      </w:hyperlink>
      <w:r w:rsidRPr="0076312A">
        <w:rPr>
          <w:rFonts w:asciiTheme="minorHAnsi" w:hAnsiTheme="minorHAnsi" w:cstheme="minorHAnsi"/>
          <w:color w:val="000000"/>
          <w:sz w:val="16"/>
        </w:rPr>
        <w:t> investigates this other side of the immigration equation. Researchers from Indiana University and the University of Virginia modeled demand within a local economy, using decennial census data and looking at the populations of metro areas.</w:t>
      </w:r>
      <w:r w:rsidRPr="0076312A">
        <w:rPr>
          <w:rFonts w:asciiTheme="minorHAnsi" w:hAnsiTheme="minorHAnsi" w:cstheme="minorHAnsi"/>
          <w:color w:val="000000"/>
        </w:rPr>
        <w:t xml:space="preserve"> </w:t>
      </w:r>
      <w:r w:rsidRPr="0076312A">
        <w:rPr>
          <w:rFonts w:asciiTheme="minorHAnsi" w:hAnsiTheme="minorHAnsi" w:cstheme="minorHAnsi"/>
          <w:color w:val="000000"/>
          <w:u w:val="single"/>
        </w:rPr>
        <w:t>They specifically focused on demand for the goods produced by "non-tradable industry," meaning those goods and services that must be sold or tendered domestically by local workers</w:t>
      </w:r>
      <w:r w:rsidRPr="0076312A">
        <w:rPr>
          <w:rStyle w:val="Strong"/>
          <w:rFonts w:asciiTheme="minorHAnsi" w:hAnsiTheme="minorHAnsi" w:cstheme="minorHAnsi"/>
          <w:color w:val="000000"/>
          <w:u w:val="single"/>
        </w:rPr>
        <w:t>,</w:t>
      </w:r>
      <w:r w:rsidRPr="0076312A">
        <w:rPr>
          <w:rFonts w:asciiTheme="minorHAnsi" w:hAnsiTheme="minorHAnsi" w:cstheme="minorHAnsi"/>
          <w:color w:val="000000"/>
          <w:u w:val="single"/>
        </w:rPr>
        <w:t> such as hospitality, teaching, retail, and construction. (Tradable industry, by contrast, includes things such as manufacturing, engineering, and other jobs that can be outsourced.)</w:t>
      </w:r>
      <w:r w:rsidRPr="0076312A">
        <w:rPr>
          <w:rFonts w:asciiTheme="minorHAnsi" w:hAnsiTheme="minorHAnsi" w:cstheme="minorHAnsi"/>
          <w:color w:val="000000"/>
        </w:rPr>
        <w:t xml:space="preserve"> </w:t>
      </w:r>
      <w:r w:rsidRPr="0076312A">
        <w:rPr>
          <w:rFonts w:asciiTheme="minorHAnsi" w:hAnsiTheme="minorHAnsi" w:cstheme="minorHAnsi"/>
          <w:color w:val="000000"/>
          <w:sz w:val="16"/>
        </w:rPr>
        <w:t xml:space="preserve">Part of the rationale behind this separation for the purpose of the study is that demand for tradable goods can be the result of forces outside of a local economy, while </w:t>
      </w:r>
      <w:proofErr w:type="gramStart"/>
      <w:r w:rsidRPr="0076312A">
        <w:rPr>
          <w:rFonts w:asciiTheme="minorHAnsi" w:hAnsiTheme="minorHAnsi" w:cstheme="minorHAnsi"/>
          <w:color w:val="000000"/>
          <w:sz w:val="16"/>
        </w:rPr>
        <w:t>demand for non-tradable goods are</w:t>
      </w:r>
      <w:proofErr w:type="gramEnd"/>
      <w:r w:rsidRPr="0076312A">
        <w:rPr>
          <w:rFonts w:asciiTheme="minorHAnsi" w:hAnsiTheme="minorHAnsi" w:cstheme="minorHAnsi"/>
          <w:color w:val="000000"/>
          <w:sz w:val="16"/>
        </w:rPr>
        <w:t xml:space="preserve"> beholden to population shifts within a specific location. of the study, found that when looking specifically at non-tradable sectors</w:t>
      </w:r>
      <w:r w:rsidRPr="0076312A">
        <w:rPr>
          <w:rFonts w:asciiTheme="minorHAnsi" w:hAnsiTheme="minorHAnsi" w:cstheme="minorHAnsi"/>
          <w:color w:val="000000"/>
          <w:sz w:val="16"/>
          <w:u w:val="single"/>
        </w:rPr>
        <w:t>,</w:t>
      </w:r>
      <w:r w:rsidRPr="0076312A">
        <w:rPr>
          <w:rFonts w:asciiTheme="minorHAnsi" w:hAnsiTheme="minorHAnsi" w:cstheme="minorHAnsi"/>
          <w:color w:val="000000"/>
          <w:u w:val="single"/>
        </w:rPr>
        <w:t xml:space="preserve"> each new immigrant produced about 1.2 new jobs, most of which went to native-born employees. Put more simply—if 1,000 new immigrants were to move in, the local economy would end up gaining about 1,200 new jobs.</w:t>
      </w:r>
      <w:r w:rsidRPr="0076312A">
        <w:rPr>
          <w:rFonts w:asciiTheme="minorHAnsi" w:hAnsiTheme="minorHAnsi" w:cstheme="minorHAnsi"/>
          <w:color w:val="000000"/>
        </w:rPr>
        <w:t xml:space="preserve"> </w:t>
      </w:r>
      <w:r w:rsidRPr="0076312A">
        <w:rPr>
          <w:rFonts w:asciiTheme="minorHAnsi" w:hAnsiTheme="minorHAnsi" w:cstheme="minorHAnsi"/>
          <w:color w:val="000000"/>
          <w:sz w:val="16"/>
        </w:rPr>
        <w:t xml:space="preserve">The researchers refer to this increased demand effect as a “shot-in-the-arm” for the local economy. </w:t>
      </w:r>
      <w:r w:rsidRPr="0076312A">
        <w:rPr>
          <w:rFonts w:asciiTheme="minorHAnsi" w:hAnsiTheme="minorHAnsi" w:cstheme="minorHAnsi"/>
          <w:color w:val="000000"/>
          <w:u w:val="single"/>
        </w:rPr>
        <w:t>They also find that</w:t>
      </w:r>
      <w:r w:rsidRPr="0076312A">
        <w:rPr>
          <w:rFonts w:asciiTheme="minorHAnsi" w:hAnsiTheme="minorHAnsi" w:cstheme="minorHAnsi"/>
          <w:color w:val="000000"/>
        </w:rPr>
        <w:t xml:space="preserve"> </w:t>
      </w:r>
      <w:r w:rsidRPr="0076312A">
        <w:rPr>
          <w:rFonts w:asciiTheme="minorHAnsi" w:hAnsiTheme="minorHAnsi" w:cstheme="minorHAnsi"/>
          <w:color w:val="000000"/>
          <w:sz w:val="16"/>
        </w:rPr>
        <w:t xml:space="preserve">while in some models an influx of immigrant workers will always lower wages for those in tradable professions, </w:t>
      </w:r>
      <w:r w:rsidRPr="0076312A">
        <w:rPr>
          <w:rFonts w:asciiTheme="minorHAnsi" w:hAnsiTheme="minorHAnsi" w:cstheme="minorHAnsi"/>
          <w:color w:val="000000"/>
          <w:u w:val="single"/>
        </w:rPr>
        <w:t>it also can cause the wages for those in non-tradable professions to see a wage increase, as demand for everyday goods and services grow with the expanding population. There was also some evidence that immigration might help provide greater diversity of such goods and services.</w:t>
      </w:r>
      <w:r w:rsidRPr="0076312A">
        <w:rPr>
          <w:rFonts w:asciiTheme="minorHAnsi" w:hAnsiTheme="minorHAnsi" w:cstheme="minorHAnsi"/>
          <w:color w:val="000000"/>
        </w:rPr>
        <w:t xml:space="preserve">  </w:t>
      </w:r>
      <w:r w:rsidRPr="0076312A">
        <w:rPr>
          <w:rFonts w:asciiTheme="minorHAnsi" w:hAnsiTheme="minorHAnsi" w:cstheme="minorHAnsi"/>
          <w:color w:val="000000"/>
          <w:sz w:val="16"/>
        </w:rPr>
        <w:t>Of course there are some limitations to these findings when it comes to highlighting the positives that a new population of immigrants can bring to a local economy. The study does not wholly refute the idea that immigration can introduce additional competition into the job market and create changes, sometimes negative ones, to wages within local economies. The research also doesn't necessarily give a full picture of what happens to jobs in the tradable sector. It does however bring up a compelling point about</w:t>
      </w:r>
      <w:r w:rsidRPr="0076312A">
        <w:rPr>
          <w:rFonts w:asciiTheme="minorHAnsi" w:hAnsiTheme="minorHAnsi" w:cstheme="minorHAnsi"/>
          <w:color w:val="000000"/>
        </w:rPr>
        <w:t xml:space="preserve"> the </w:t>
      </w:r>
      <w:r w:rsidRPr="0076312A">
        <w:rPr>
          <w:rFonts w:asciiTheme="minorHAnsi" w:hAnsiTheme="minorHAnsi" w:cstheme="minorHAnsi"/>
          <w:color w:val="000000"/>
          <w:u w:val="single"/>
        </w:rPr>
        <w:t>need for a thorough and holistic approach to answering the question of how immigrants can impact the workforce and in what ways the positive outcomes may mitigate, or even trump, existing negative narratives.</w:t>
      </w:r>
    </w:p>
    <w:p w:rsidR="007160E8" w:rsidRPr="00130F2A" w:rsidRDefault="007160E8" w:rsidP="007160E8"/>
    <w:p w:rsidR="007160E8" w:rsidRDefault="007160E8" w:rsidP="007160E8">
      <w:pPr>
        <w:pStyle w:val="Heading3"/>
      </w:pPr>
      <w:r>
        <w:t>Aff—Immigration Good – Poverty</w:t>
      </w:r>
    </w:p>
    <w:p w:rsidR="007160E8" w:rsidRPr="0076312A" w:rsidRDefault="007160E8" w:rsidP="007160E8">
      <w:pPr>
        <w:pStyle w:val="Heading4"/>
        <w:spacing w:line="276" w:lineRule="auto"/>
        <w:rPr>
          <w:rFonts w:asciiTheme="minorHAnsi" w:eastAsia="Times New Roman" w:hAnsiTheme="minorHAnsi" w:cstheme="minorHAnsi"/>
          <w:sz w:val="28"/>
          <w:szCs w:val="28"/>
        </w:rPr>
      </w:pPr>
      <w:r w:rsidRPr="0076312A">
        <w:rPr>
          <w:rFonts w:asciiTheme="minorHAnsi" w:eastAsia="Times New Roman" w:hAnsiTheme="minorHAnsi" w:cstheme="minorHAnsi"/>
          <w:sz w:val="28"/>
          <w:szCs w:val="28"/>
        </w:rPr>
        <w:t xml:space="preserve">Free immigration expands the economy and reduces poverty as immigrants contribute to job employment and consumption. </w:t>
      </w:r>
    </w:p>
    <w:p w:rsidR="007160E8" w:rsidRPr="0076312A" w:rsidRDefault="007160E8" w:rsidP="007160E8">
      <w:pPr>
        <w:rPr>
          <w:rFonts w:asciiTheme="minorHAnsi" w:hAnsiTheme="minorHAnsi" w:cstheme="minorHAnsi"/>
        </w:rPr>
      </w:pPr>
      <w:r w:rsidRPr="0076312A">
        <w:rPr>
          <w:rStyle w:val="Style13ptBold"/>
          <w:rFonts w:asciiTheme="minorHAnsi" w:hAnsiTheme="minorHAnsi" w:cstheme="minorHAnsi"/>
        </w:rPr>
        <w:t xml:space="preserve">Iacono, 15 </w:t>
      </w:r>
      <w:hyperlink r:id="rId119">
        <w:r w:rsidRPr="0076312A">
          <w:rPr>
            <w:rStyle w:val="Hyperlink"/>
            <w:rFonts w:asciiTheme="minorHAnsi" w:hAnsiTheme="minorHAnsi" w:cstheme="minorHAnsi"/>
          </w:rPr>
          <w:t>Corey Iacono</w:t>
        </w:r>
      </w:hyperlink>
      <w:r w:rsidRPr="0076312A">
        <w:rPr>
          <w:rFonts w:asciiTheme="minorHAnsi" w:hAnsiTheme="minorHAnsi" w:cstheme="minorHAnsi"/>
        </w:rPr>
        <w:t xml:space="preserve"> June 08, 2015 “How Free Migration Could Double the EconomyThe single best policy we could do for the poor, the economy, and the world” Corey Iacono is a student at the University of Rhode Island majoring in pharmaceutical science and minoring in economics. He is a FEE 2016 Thorpe Fellow. </w:t>
      </w:r>
      <w:hyperlink r:id="rId120">
        <w:r w:rsidRPr="00D81639">
          <w:rPr>
            <w:rStyle w:val="Hyperlink"/>
            <w:rFonts w:asciiTheme="minorHAnsi" w:hAnsiTheme="minorHAnsi" w:cstheme="minorHAnsi"/>
            <w:highlight w:val="green"/>
          </w:rPr>
          <w:t>https://fee.org/articles/how-free-migration-could-double-the-economy/</w:t>
        </w:r>
      </w:hyperlink>
      <w:r w:rsidRPr="0076312A">
        <w:rPr>
          <w:rFonts w:asciiTheme="minorHAnsi" w:hAnsiTheme="minorHAnsi" w:cstheme="minorHAnsi"/>
        </w:rPr>
        <w:t xml:space="preserve"> date accessed 4/10/18</w:t>
      </w:r>
    </w:p>
    <w:p w:rsidR="007160E8" w:rsidRPr="0076312A" w:rsidRDefault="007160E8" w:rsidP="007160E8">
      <w:pPr>
        <w:spacing w:line="276" w:lineRule="auto"/>
        <w:rPr>
          <w:rFonts w:asciiTheme="minorHAnsi" w:hAnsiTheme="minorHAnsi" w:cstheme="minorHAnsi"/>
        </w:rPr>
      </w:pPr>
      <w:r w:rsidRPr="0076312A">
        <w:rPr>
          <w:rFonts w:asciiTheme="minorHAnsi" w:eastAsia="Times New Roman" w:hAnsiTheme="minorHAnsi" w:cstheme="minorHAnsi"/>
          <w:color w:val="000000" w:themeColor="text1"/>
          <w:sz w:val="16"/>
        </w:rPr>
        <w:t xml:space="preserve">Great libertarian thinkers such as Milton Friedman and Ludwig von Mises believed that the </w:t>
      </w:r>
      <w:r w:rsidRPr="0076312A">
        <w:rPr>
          <w:rStyle w:val="Emphasis"/>
          <w:rFonts w:asciiTheme="minorHAnsi" w:hAnsiTheme="minorHAnsi" w:cstheme="minorHAnsi"/>
        </w:rPr>
        <w:t>free movement of people (labor) across borders is desirable in the same way that the free trade of goods and capital is desirable.</w:t>
      </w:r>
      <w:r w:rsidRPr="0076312A">
        <w:rPr>
          <w:rStyle w:val="StyleUnderline"/>
          <w:rFonts w:asciiTheme="minorHAnsi" w:hAnsiTheme="minorHAnsi" w:cstheme="minorHAnsi"/>
        </w:rPr>
        <w:t>Both labor and capital should not be hindered from relocating to areas in which they can be most productively used.</w:t>
      </w:r>
      <w:r w:rsidRPr="0076312A">
        <w:rPr>
          <w:rFonts w:asciiTheme="minorHAnsi" w:eastAsia="Times New Roman" w:hAnsiTheme="minorHAnsi" w:cstheme="minorHAnsi"/>
          <w:color w:val="000000" w:themeColor="text1"/>
          <w:sz w:val="16"/>
        </w:rPr>
        <w:t xml:space="preserve"> As Mises wrote in his influential book</w:t>
      </w:r>
      <w:hyperlink r:id="rId121">
        <w:r w:rsidRPr="0076312A">
          <w:rPr>
            <w:rStyle w:val="InternetLink"/>
            <w:rFonts w:asciiTheme="minorHAnsi" w:eastAsia="Times New Roman" w:hAnsiTheme="minorHAnsi" w:cstheme="minorHAnsi"/>
            <w:i/>
            <w:iCs/>
            <w:color w:val="000000" w:themeColor="text1"/>
            <w:sz w:val="16"/>
          </w:rPr>
          <w:t>Liberalism</w:t>
        </w:r>
      </w:hyperlink>
      <w:r w:rsidRPr="0076312A">
        <w:rPr>
          <w:rFonts w:asciiTheme="minorHAnsi" w:eastAsia="Times New Roman" w:hAnsiTheme="minorHAnsi" w:cstheme="minorHAnsi"/>
          <w:color w:val="000000" w:themeColor="text1"/>
          <w:sz w:val="16"/>
        </w:rPr>
        <w:t xml:space="preserve">, “There cannot be the slightest doubt that </w:t>
      </w:r>
      <w:r w:rsidRPr="0076312A">
        <w:rPr>
          <w:rStyle w:val="StyleUnderline"/>
          <w:rFonts w:asciiTheme="minorHAnsi" w:hAnsiTheme="minorHAnsi" w:cstheme="minorHAnsi"/>
        </w:rPr>
        <w:t>migration barriers diminish the productivity of human labor</w:t>
      </w:r>
      <w:r w:rsidRPr="0076312A">
        <w:rPr>
          <w:rFonts w:asciiTheme="minorHAnsi" w:eastAsia="Times New Roman" w:hAnsiTheme="minorHAnsi" w:cstheme="minorHAnsi"/>
          <w:color w:val="000000" w:themeColor="text1"/>
          <w:sz w:val="16"/>
        </w:rPr>
        <w:t>.”To illustrate this point, consider the differences in productivity between the United States and Mexico.The United States is much more productive than Mexico and, consequently, has</w:t>
      </w:r>
      <w:hyperlink r:id="rId122">
        <w:r w:rsidRPr="0076312A">
          <w:rPr>
            <w:rStyle w:val="InternetLink"/>
            <w:rFonts w:asciiTheme="minorHAnsi" w:eastAsia="Times New Roman" w:hAnsiTheme="minorHAnsi" w:cstheme="minorHAnsi"/>
            <w:color w:val="000000" w:themeColor="text1"/>
            <w:sz w:val="16"/>
          </w:rPr>
          <w:t>five times more</w:t>
        </w:r>
      </w:hyperlink>
      <w:r w:rsidRPr="0076312A">
        <w:rPr>
          <w:rFonts w:asciiTheme="minorHAnsi" w:eastAsia="Times New Roman" w:hAnsiTheme="minorHAnsi" w:cstheme="minorHAnsi"/>
          <w:color w:val="000000" w:themeColor="text1"/>
          <w:sz w:val="16"/>
        </w:rPr>
        <w:t>income per person.</w:t>
      </w:r>
      <w:r w:rsidRPr="0076312A">
        <w:rPr>
          <w:rStyle w:val="StyleUnderline"/>
          <w:rFonts w:asciiTheme="minorHAnsi" w:hAnsiTheme="minorHAnsi" w:cstheme="minorHAnsi"/>
        </w:rPr>
        <w:t>It's not just that the United States has better educated or more skilled workers</w:t>
      </w:r>
      <w:r w:rsidRPr="0076312A">
        <w:rPr>
          <w:rFonts w:asciiTheme="minorHAnsi" w:eastAsia="Times New Roman" w:hAnsiTheme="minorHAnsi" w:cstheme="minorHAnsi"/>
          <w:color w:val="000000" w:themeColor="text1"/>
          <w:sz w:val="16"/>
        </w:rPr>
        <w:t xml:space="preserve">, although it does. </w:t>
      </w:r>
      <w:r w:rsidRPr="0076312A">
        <w:rPr>
          <w:rStyle w:val="Emphasis"/>
          <w:rFonts w:asciiTheme="minorHAnsi" w:hAnsiTheme="minorHAnsi" w:cstheme="minorHAnsi"/>
        </w:rPr>
        <w:t>Rather, the capital, institutions, and infrastructuremakes the sameworkers much more productive simply by being in a different place.</w:t>
      </w:r>
      <w:r w:rsidRPr="0076312A">
        <w:rPr>
          <w:rFonts w:asciiTheme="minorHAnsi" w:eastAsia="Times New Roman" w:hAnsiTheme="minorHAnsi" w:cstheme="minorHAnsi"/>
          <w:color w:val="000000" w:themeColor="text1"/>
          <w:sz w:val="16"/>
        </w:rPr>
        <w:t>Identical workers will</w:t>
      </w:r>
      <w:hyperlink r:id="rId123" w:anchor="p11" w:history="1">
        <w:r w:rsidRPr="0076312A">
          <w:rPr>
            <w:rStyle w:val="InternetLink"/>
            <w:rFonts w:asciiTheme="minorHAnsi" w:eastAsia="Times New Roman" w:hAnsiTheme="minorHAnsi" w:cstheme="minorHAnsi"/>
            <w:color w:val="000000" w:themeColor="text1"/>
            <w:sz w:val="16"/>
          </w:rPr>
          <w:t>earn</w:t>
        </w:r>
      </w:hyperlink>
      <w:r w:rsidRPr="0076312A">
        <w:rPr>
          <w:rFonts w:asciiTheme="minorHAnsi" w:eastAsia="Times New Roman" w:hAnsiTheme="minorHAnsi" w:cstheme="minorHAnsi"/>
          <w:color w:val="000000" w:themeColor="text1"/>
          <w:sz w:val="16"/>
        </w:rPr>
        <w:t xml:space="preserve">more than 3.8 times as much in the US as in Mexico. Yemenese and Nigerian workers would earn about 14 times as much as in the US. Haitians would earn more than 23 times as much.Would you move a few hundred miles for a 280% raise? How about a 2200%?For this reason, many peoplecome the United States in order to gain access to the human and physical capital that makes them more productive and consequently wealthier than they could be in their home country. </w:t>
      </w:r>
      <w:r w:rsidRPr="0076312A">
        <w:rPr>
          <w:rStyle w:val="Emphasis"/>
          <w:rFonts w:asciiTheme="minorHAnsi" w:hAnsiTheme="minorHAnsi" w:cstheme="minorHAnsi"/>
        </w:rPr>
        <w:t xml:space="preserve">In a world in which labor were free to across borders, you would expect a larger share of the global population residing and working in high productivity countries, thus dramatically increasing global income and production. </w:t>
      </w:r>
      <w:r w:rsidRPr="0076312A">
        <w:rPr>
          <w:rFonts w:asciiTheme="minorHAnsi" w:eastAsia="Times New Roman" w:hAnsiTheme="minorHAnsi" w:cstheme="minorHAnsi"/>
          <w:color w:val="000000" w:themeColor="text1"/>
          <w:sz w:val="16"/>
        </w:rPr>
        <w:t xml:space="preserve">Many academics have attempted to model how global income would respond in a world of free labor mobility. In summary of the literature, economist Michael Clemens found that the </w:t>
      </w:r>
      <w:r w:rsidRPr="0076312A">
        <w:rPr>
          <w:rStyle w:val="Emphasis"/>
          <w:rFonts w:asciiTheme="minorHAnsi" w:hAnsiTheme="minorHAnsi" w:cstheme="minorHAnsi"/>
        </w:rPr>
        <w:t xml:space="preserve">research indicates that ending government restrictions on the movement of labor would result in global income increasing </w:t>
      </w:r>
      <w:hyperlink r:id="rId124">
        <w:r w:rsidRPr="0076312A">
          <w:rPr>
            <w:rStyle w:val="Emphasis"/>
            <w:rFonts w:asciiTheme="minorHAnsi" w:hAnsiTheme="minorHAnsi" w:cstheme="minorHAnsi"/>
          </w:rPr>
          <w:t>on the order of 100%</w:t>
        </w:r>
      </w:hyperlink>
      <w:r w:rsidRPr="0076312A">
        <w:rPr>
          <w:rFonts w:asciiTheme="minorHAnsi" w:eastAsia="Times New Roman" w:hAnsiTheme="minorHAnsi" w:cstheme="minorHAnsi"/>
          <w:color w:val="000000" w:themeColor="text1"/>
          <w:sz w:val="16"/>
        </w:rPr>
        <w:t xml:space="preserve"> That is, the total amount of goods and services produced on planet earth every year would</w:t>
      </w:r>
      <w:r w:rsidRPr="0076312A">
        <w:rPr>
          <w:rFonts w:asciiTheme="minorHAnsi" w:eastAsia="Times New Roman" w:hAnsiTheme="minorHAnsi" w:cstheme="minorHAnsi"/>
          <w:i/>
          <w:iCs/>
          <w:color w:val="000000" w:themeColor="text1"/>
          <w:sz w:val="16"/>
        </w:rPr>
        <w:t>double</w:t>
      </w:r>
      <w:r w:rsidRPr="0076312A">
        <w:rPr>
          <w:rFonts w:asciiTheme="minorHAnsi" w:eastAsia="Times New Roman" w:hAnsiTheme="minorHAnsi" w:cstheme="minorHAnsi"/>
          <w:color w:val="000000" w:themeColor="text1"/>
          <w:sz w:val="16"/>
        </w:rPr>
        <w:t>.In real terms, this would mean that</w:t>
      </w:r>
      <w:hyperlink r:id="rId125">
        <w:r w:rsidRPr="0076312A">
          <w:rPr>
            <w:rStyle w:val="InternetLink"/>
            <w:rFonts w:asciiTheme="minorHAnsi" w:eastAsia="Times New Roman" w:hAnsiTheme="minorHAnsi" w:cstheme="minorHAnsi"/>
            <w:color w:val="000000" w:themeColor="text1"/>
            <w:sz w:val="16"/>
          </w:rPr>
          <w:t>global income per person</w:t>
        </w:r>
      </w:hyperlink>
      <w:r w:rsidRPr="0076312A">
        <w:rPr>
          <w:rStyle w:val="InternetLink"/>
          <w:rFonts w:asciiTheme="minorHAnsi" w:eastAsia="Times New Roman" w:hAnsiTheme="minorHAnsi" w:cstheme="minorHAnsi"/>
          <w:color w:val="000000" w:themeColor="text1"/>
          <w:sz w:val="16"/>
        </w:rPr>
        <w:t xml:space="preserve"> </w:t>
      </w:r>
      <w:r w:rsidRPr="0076312A">
        <w:rPr>
          <w:rFonts w:asciiTheme="minorHAnsi" w:eastAsia="Times New Roman" w:hAnsiTheme="minorHAnsi" w:cstheme="minorHAnsi"/>
          <w:color w:val="000000" w:themeColor="text1"/>
          <w:sz w:val="16"/>
        </w:rPr>
        <w:t xml:space="preserve">would rise from $16,100 to somewhere between $26,887 and $39,767.It’s widely known that economic growth reduces poverty. This chart was </w:t>
      </w:r>
      <w:hyperlink r:id="rId126">
        <w:r w:rsidRPr="0076312A">
          <w:rPr>
            <w:rStyle w:val="InternetLink"/>
            <w:rFonts w:asciiTheme="minorHAnsi" w:eastAsia="Times New Roman" w:hAnsiTheme="minorHAnsi" w:cstheme="minorHAnsi"/>
            <w:color w:val="000000" w:themeColor="text1"/>
            <w:sz w:val="16"/>
          </w:rPr>
          <w:t>produced</w:t>
        </w:r>
      </w:hyperlink>
      <w:r w:rsidRPr="0076312A">
        <w:rPr>
          <w:rStyle w:val="InternetLink"/>
          <w:rFonts w:asciiTheme="minorHAnsi" w:eastAsia="Times New Roman" w:hAnsiTheme="minorHAnsi" w:cstheme="minorHAnsi"/>
          <w:color w:val="000000" w:themeColor="text1"/>
          <w:sz w:val="16"/>
        </w:rPr>
        <w:t xml:space="preserve"> </w:t>
      </w:r>
      <w:r w:rsidRPr="0076312A">
        <w:rPr>
          <w:rFonts w:asciiTheme="minorHAnsi" w:eastAsia="Times New Roman" w:hAnsiTheme="minorHAnsi" w:cstheme="minorHAnsi"/>
          <w:color w:val="000000" w:themeColor="text1"/>
          <w:sz w:val="16"/>
        </w:rPr>
        <w:t>by economists David Dollar and Aart Kraay, who depict the relationship between economic growth and income growth of the poorest 40% of people in a global sample of over 100 countries.</w:t>
      </w:r>
      <w:r w:rsidRPr="0076312A">
        <w:rPr>
          <w:rStyle w:val="Emphasis"/>
          <w:rFonts w:asciiTheme="minorHAnsi" w:hAnsiTheme="minorHAnsi" w:cstheme="minorHAnsi"/>
        </w:rPr>
        <w:t>It’s strikingly clear from this data that economic growth is key to global poverty reduction. And if the estimates of the benefits of open borders are anything like accurate, lifting international barriers to free migration is one of the most effective anti-poverty measures imaginable. Conversely, they suggest that governments across the globe are perpetuating poverty by restricting the movement of people in and out of countries.</w:t>
      </w:r>
      <w:r w:rsidRPr="0076312A">
        <w:rPr>
          <w:rFonts w:asciiTheme="minorHAnsi" w:eastAsia="Times New Roman" w:hAnsiTheme="minorHAnsi" w:cstheme="minorHAnsi"/>
          <w:color w:val="000000" w:themeColor="text1"/>
          <w:sz w:val="16"/>
        </w:rPr>
        <w:t xml:space="preserve"> Unfortunately, the liberalization of immigration policies isn’t popular. According to</w:t>
      </w:r>
      <w:hyperlink r:id="rId127">
        <w:r w:rsidRPr="0076312A">
          <w:rPr>
            <w:rStyle w:val="InternetLink"/>
            <w:rFonts w:asciiTheme="minorHAnsi" w:eastAsia="Times New Roman" w:hAnsiTheme="minorHAnsi" w:cstheme="minorHAnsi"/>
            <w:color w:val="000000" w:themeColor="text1"/>
            <w:sz w:val="16"/>
          </w:rPr>
          <w:t>Pew Research</w:t>
        </w:r>
      </w:hyperlink>
      <w:proofErr w:type="gramStart"/>
      <w:r w:rsidRPr="0076312A">
        <w:rPr>
          <w:rFonts w:asciiTheme="minorHAnsi" w:eastAsia="Times New Roman" w:hAnsiTheme="minorHAnsi" w:cstheme="minorHAnsi"/>
          <w:color w:val="000000" w:themeColor="text1"/>
          <w:sz w:val="16"/>
        </w:rPr>
        <w:t>:Publics</w:t>
      </w:r>
      <w:proofErr w:type="gramEnd"/>
      <w:r w:rsidRPr="0076312A">
        <w:rPr>
          <w:rFonts w:asciiTheme="minorHAnsi" w:eastAsia="Times New Roman" w:hAnsiTheme="minorHAnsi" w:cstheme="minorHAnsi"/>
          <w:color w:val="000000" w:themeColor="text1"/>
          <w:sz w:val="16"/>
        </w:rPr>
        <w:t xml:space="preserve"> around the world want tighter restrictions on immigration to their countries.Majorities in 22 of 25 nations completely or mostly agree with the statement: “We should restrict and control entry of people into our country more than we do now.”While there are some non-economic reasons why people might support more restrictions on immigration, the belief that immigrants hurt the economic well-being of natives certainly plays a role in promoting restrictionist policies.</w:t>
      </w:r>
      <w:r w:rsidRPr="0076312A">
        <w:rPr>
          <w:rStyle w:val="StyleUnderline"/>
          <w:rFonts w:asciiTheme="minorHAnsi" w:hAnsiTheme="minorHAnsi" w:cstheme="minorHAnsi"/>
        </w:rPr>
        <w:t xml:space="preserve">Opponents of open immigration policies, much like trade protectionists, seek to shield native workers from foreign competition (in the form of immigration), arguing that it will drive down native wages and employment.In the mind of the </w:t>
      </w:r>
      <w:hyperlink r:id="rId128">
        <w:r w:rsidRPr="0076312A">
          <w:rPr>
            <w:rStyle w:val="StyleUnderline"/>
            <w:rFonts w:asciiTheme="minorHAnsi" w:hAnsiTheme="minorHAnsi" w:cstheme="minorHAnsi"/>
          </w:rPr>
          <w:t>economic nationalist</w:t>
        </w:r>
      </w:hyperlink>
      <w:r w:rsidRPr="0076312A">
        <w:rPr>
          <w:rStyle w:val="StyleUnderline"/>
          <w:rFonts w:asciiTheme="minorHAnsi" w:hAnsiTheme="minorHAnsi" w:cstheme="minorHAnsi"/>
        </w:rPr>
        <w:t>, an increase of the supply of labor necessarily increases competition for jobs, reducing the likelihood of natives finding employment and causing wages to fall.However, this theory ignores that the number of “jobs” in the economy is not fixed, and it misses ways that immigrants expand native employment and contribute to economic prosperity.One way immigrants expand domestic employment is through their own consumption:</w:t>
      </w:r>
      <w:r w:rsidRPr="0076312A">
        <w:rPr>
          <w:rFonts w:asciiTheme="minorHAnsi" w:eastAsia="Times New Roman" w:hAnsiTheme="minorHAnsi" w:cstheme="minorHAnsi"/>
          <w:color w:val="000000" w:themeColor="text1"/>
          <w:sz w:val="16"/>
        </w:rPr>
        <w:t xml:space="preserve"> They buy houses, cars, groceries, etc. On the supply side, immigrants may create new employment opportunities by opening new businesses. In the United States, </w:t>
      </w:r>
      <w:hyperlink r:id="rId129">
        <w:r w:rsidRPr="0076312A">
          <w:rPr>
            <w:rStyle w:val="InternetLink"/>
            <w:rFonts w:asciiTheme="minorHAnsi" w:eastAsia="Times New Roman" w:hAnsiTheme="minorHAnsi" w:cstheme="minorHAnsi"/>
            <w:color w:val="000000" w:themeColor="text1"/>
            <w:sz w:val="16"/>
          </w:rPr>
          <w:t>immigrants are 30% more likely</w:t>
        </w:r>
      </w:hyperlink>
      <w:r w:rsidRPr="0076312A">
        <w:rPr>
          <w:rStyle w:val="InternetLink"/>
          <w:rFonts w:asciiTheme="minorHAnsi" w:eastAsia="Times New Roman" w:hAnsiTheme="minorHAnsi" w:cstheme="minorHAnsi"/>
          <w:color w:val="000000" w:themeColor="text1"/>
          <w:sz w:val="16"/>
        </w:rPr>
        <w:t xml:space="preserve"> </w:t>
      </w:r>
      <w:r w:rsidRPr="0076312A">
        <w:rPr>
          <w:rFonts w:asciiTheme="minorHAnsi" w:eastAsia="Times New Roman" w:hAnsiTheme="minorHAnsi" w:cstheme="minorHAnsi"/>
          <w:color w:val="000000" w:themeColor="text1"/>
          <w:sz w:val="16"/>
        </w:rPr>
        <w:t>to start a business than natives. Empirically, there is little evidence that immigration makes economic life worse for natives</w:t>
      </w:r>
      <w:proofErr w:type="gramStart"/>
      <w:r w:rsidRPr="0076312A">
        <w:rPr>
          <w:rFonts w:asciiTheme="minorHAnsi" w:eastAsia="Times New Roman" w:hAnsiTheme="minorHAnsi" w:cstheme="minorHAnsi"/>
          <w:color w:val="000000" w:themeColor="text1"/>
          <w:sz w:val="16"/>
        </w:rPr>
        <w:t>..”</w:t>
      </w:r>
      <w:proofErr w:type="gramEnd"/>
      <w:r w:rsidRPr="0076312A">
        <w:rPr>
          <w:rFonts w:asciiTheme="minorHAnsi" w:eastAsia="Times New Roman" w:hAnsiTheme="minorHAnsi" w:cstheme="minorHAnsi"/>
          <w:color w:val="000000" w:themeColor="text1"/>
          <w:sz w:val="16"/>
        </w:rPr>
        <w:t xml:space="preserve">Also, contrary to the belief that immigrants come to the United States to exploit the generosity of the American taxpayer, data from the Current Population Survey (CPS) shows that poor immigrants use public benefits at </w:t>
      </w:r>
      <w:hyperlink r:id="rId130">
        <w:r w:rsidRPr="0076312A">
          <w:rPr>
            <w:rStyle w:val="InternetLink"/>
            <w:rFonts w:asciiTheme="minorHAnsi" w:eastAsia="Times New Roman" w:hAnsiTheme="minorHAnsi" w:cstheme="minorHAnsi"/>
            <w:color w:val="000000" w:themeColor="text1"/>
            <w:sz w:val="16"/>
          </w:rPr>
          <w:t>a lower rate than poor native-born citizens</w:t>
        </w:r>
      </w:hyperlink>
      <w:r w:rsidRPr="0076312A">
        <w:rPr>
          <w:rFonts w:asciiTheme="minorHAnsi" w:eastAsia="Times New Roman" w:hAnsiTheme="minorHAnsi" w:cstheme="minorHAnsi"/>
          <w:color w:val="000000" w:themeColor="text1"/>
          <w:sz w:val="16"/>
        </w:rPr>
        <w:t xml:space="preserve">. </w:t>
      </w:r>
      <w:r w:rsidRPr="0076312A">
        <w:rPr>
          <w:rStyle w:val="StyleUnderline"/>
          <w:rFonts w:asciiTheme="minorHAnsi" w:hAnsiTheme="minorHAnsi" w:cstheme="minorHAnsi"/>
        </w:rPr>
        <w:t>Immigrants also have</w:t>
      </w:r>
      <w:hyperlink r:id="rId131">
        <w:r w:rsidRPr="0076312A">
          <w:rPr>
            <w:rStyle w:val="StyleUnderline"/>
            <w:rFonts w:asciiTheme="minorHAnsi" w:hAnsiTheme="minorHAnsi" w:cstheme="minorHAnsi"/>
          </w:rPr>
          <w:t>higher labor force participation rates</w:t>
        </w:r>
      </w:hyperlink>
      <w:r w:rsidRPr="0076312A">
        <w:rPr>
          <w:rStyle w:val="StyleUnderline"/>
          <w:rFonts w:asciiTheme="minorHAnsi" w:hAnsiTheme="minorHAnsi" w:cstheme="minorHAnsi"/>
        </w:rPr>
        <w:t xml:space="preserve"> than natives do, suggesting that foreigners come to America to work, not collect welfare. Isolationist immigration policies make no sense in light of the enormous economic benefits of free migration, and concerns about immigrants’ economic effect on natives have been shown to be overblown or flatly contradicted by the evidence. </w:t>
      </w:r>
      <w:r w:rsidRPr="0076312A">
        <w:rPr>
          <w:rFonts w:asciiTheme="minorHAnsi" w:eastAsia="Times New Roman" w:hAnsiTheme="minorHAnsi" w:cstheme="minorHAnsi"/>
          <w:color w:val="000000" w:themeColor="text1"/>
          <w:sz w:val="16"/>
        </w:rPr>
        <w:t>Moreover, it is ethically troubling that nativists emphasize the primacy of natives over foreigners in the first place, as if we weren’t all human and of equal worth. It undermines the notion of equal human rights to associate and cooperate. Closed borders ignore our duty to respect one another. Such a tribalistic mentality almost certainly hinders human progress.</w:t>
      </w:r>
    </w:p>
    <w:p w:rsidR="007160E8" w:rsidRPr="00130F2A" w:rsidRDefault="007160E8" w:rsidP="007160E8"/>
    <w:p w:rsidR="007160E8" w:rsidRDefault="007160E8" w:rsidP="007160E8">
      <w:pPr>
        <w:pStyle w:val="Heading3"/>
      </w:pPr>
      <w:r>
        <w:t>Aff—Globalization Good</w:t>
      </w:r>
    </w:p>
    <w:p w:rsidR="007160E8" w:rsidRPr="0016608A" w:rsidRDefault="007160E8" w:rsidP="007160E8">
      <w:pPr>
        <w:pStyle w:val="Heading4"/>
        <w:rPr>
          <w:rFonts w:cs="Calibri"/>
        </w:rPr>
      </w:pPr>
      <w:r w:rsidRPr="0016608A">
        <w:rPr>
          <w:rFonts w:cs="Calibri"/>
        </w:rPr>
        <w:t>Globalization helps the poor transition to the middle class, lifts people out of poverty, increase the country’s exports tremendously, raises worker incomes, AND makes it unlikely that people would flood out to the US</w:t>
      </w:r>
    </w:p>
    <w:p w:rsidR="007160E8" w:rsidRPr="0016608A" w:rsidRDefault="007160E8" w:rsidP="007160E8">
      <w:pPr>
        <w:rPr>
          <w:rFonts w:ascii="Calibri" w:hAnsi="Calibri" w:cs="Calibri"/>
        </w:rPr>
      </w:pPr>
      <w:r w:rsidRPr="0016608A">
        <w:rPr>
          <w:rStyle w:val="Style13ptBold"/>
          <w:rFonts w:ascii="Calibri" w:hAnsi="Calibri" w:cs="Calibri"/>
        </w:rPr>
        <w:t xml:space="preserve">Worstall et al 12– </w:t>
      </w:r>
      <w:proofErr w:type="gramStart"/>
      <w:r w:rsidRPr="0016608A">
        <w:rPr>
          <w:rFonts w:ascii="Calibri" w:hAnsi="Calibri" w:cs="Calibri"/>
        </w:rPr>
        <w:t>Senior</w:t>
      </w:r>
      <w:proofErr w:type="gramEnd"/>
      <w:r w:rsidRPr="0016608A">
        <w:rPr>
          <w:rFonts w:ascii="Calibri" w:hAnsi="Calibri" w:cs="Calibri"/>
        </w:rPr>
        <w:t xml:space="preserve"> fellow of the Adam Smith Institute, focus on environmentalism, economics, and corporate tax (Tim, “Ten Very Good Things 9: Globalization”, 10/12/12, </w:t>
      </w:r>
      <w:hyperlink r:id="rId132" w:history="1">
        <w:r w:rsidRPr="0016608A">
          <w:rPr>
            <w:rStyle w:val="Hyperlink"/>
            <w:rFonts w:ascii="Calibri" w:hAnsi="Calibri" w:cs="Calibri"/>
          </w:rPr>
          <w:t>https://www.adamsmith.org/blog/international/ten-very-good-things-9-globalization)//JK</w:t>
        </w:r>
      </w:hyperlink>
    </w:p>
    <w:p w:rsidR="007160E8" w:rsidRPr="001A16B3" w:rsidRDefault="007160E8" w:rsidP="007160E8">
      <w:pPr>
        <w:rPr>
          <w:rFonts w:ascii="Calibri" w:hAnsi="Calibri" w:cs="Calibri"/>
          <w:u w:val="single"/>
        </w:rPr>
      </w:pPr>
      <w:r w:rsidRPr="0016608A">
        <w:rPr>
          <w:rFonts w:ascii="Calibri" w:hAnsi="Calibri" w:cs="Calibri"/>
        </w:rPr>
        <w:t xml:space="preserve">Over the course of decades </w:t>
      </w:r>
      <w:r w:rsidRPr="00D81639">
        <w:rPr>
          <w:rFonts w:ascii="Calibri" w:hAnsi="Calibri" w:cs="Calibri"/>
          <w:highlight w:val="green"/>
          <w:u w:val="single"/>
        </w:rPr>
        <w:t>globalization is turning the world into an integrated economy</w:t>
      </w:r>
      <w:r w:rsidRPr="0016608A">
        <w:rPr>
          <w:rFonts w:ascii="Calibri" w:hAnsi="Calibri" w:cs="Calibri"/>
          <w:u w:val="single"/>
        </w:rPr>
        <w:t xml:space="preserve"> instead of</w:t>
      </w:r>
      <w:r w:rsidRPr="0016608A">
        <w:rPr>
          <w:rFonts w:ascii="Calibri" w:hAnsi="Calibri" w:cs="Calibri"/>
        </w:rPr>
        <w:t xml:space="preserve"> what it has been for most of its history, </w:t>
      </w:r>
      <w:r w:rsidRPr="0016608A">
        <w:rPr>
          <w:rFonts w:ascii="Calibri" w:hAnsi="Calibri" w:cs="Calibri"/>
          <w:u w:val="single"/>
        </w:rPr>
        <w:t>a series of relatively isolated economies</w:t>
      </w:r>
      <w:r w:rsidRPr="0016608A">
        <w:rPr>
          <w:rFonts w:ascii="Calibri" w:hAnsi="Calibri" w:cs="Calibri"/>
        </w:rPr>
        <w:t xml:space="preserve">.  </w:t>
      </w:r>
      <w:r w:rsidRPr="00D81639">
        <w:rPr>
          <w:rFonts w:ascii="Calibri" w:hAnsi="Calibri" w:cs="Calibri"/>
          <w:highlight w:val="green"/>
          <w:u w:val="single"/>
        </w:rPr>
        <w:t>The more trading</w:t>
      </w:r>
      <w:r w:rsidRPr="0016608A">
        <w:rPr>
          <w:rFonts w:ascii="Calibri" w:hAnsi="Calibri" w:cs="Calibri"/>
          <w:u w:val="single"/>
        </w:rPr>
        <w:t xml:space="preserve"> that takes place, </w:t>
      </w:r>
      <w:r w:rsidRPr="00D81639">
        <w:rPr>
          <w:rFonts w:ascii="Calibri" w:hAnsi="Calibri" w:cs="Calibri"/>
          <w:highlight w:val="green"/>
          <w:u w:val="single"/>
        </w:rPr>
        <w:t>the more wealth</w:t>
      </w:r>
      <w:r w:rsidRPr="0016608A">
        <w:rPr>
          <w:rFonts w:ascii="Calibri" w:hAnsi="Calibri" w:cs="Calibri"/>
          <w:u w:val="single"/>
        </w:rPr>
        <w:t xml:space="preserve"> is </w:t>
      </w:r>
      <w:r w:rsidRPr="00D81639">
        <w:rPr>
          <w:rFonts w:ascii="Calibri" w:hAnsi="Calibri" w:cs="Calibri"/>
          <w:highlight w:val="green"/>
          <w:u w:val="single"/>
        </w:rPr>
        <w:t>created</w:t>
      </w:r>
      <w:r w:rsidRPr="0016608A">
        <w:rPr>
          <w:rFonts w:ascii="Calibri" w:hAnsi="Calibri" w:cs="Calibri"/>
          <w:u w:val="single"/>
        </w:rPr>
        <w:t xml:space="preserve">, and </w:t>
      </w:r>
      <w:r w:rsidRPr="00D81639">
        <w:rPr>
          <w:rFonts w:ascii="Calibri" w:hAnsi="Calibri" w:cs="Calibri"/>
          <w:highlight w:val="green"/>
          <w:u w:val="single"/>
        </w:rPr>
        <w:t>global trade across international frontiers has</w:t>
      </w:r>
      <w:r w:rsidRPr="0016608A">
        <w:rPr>
          <w:rFonts w:ascii="Calibri" w:hAnsi="Calibri" w:cs="Calibri"/>
          <w:u w:val="single"/>
        </w:rPr>
        <w:t xml:space="preserve"> created more wealth than ever before </w:t>
      </w:r>
      <w:r w:rsidRPr="0016608A">
        <w:rPr>
          <w:rFonts w:ascii="Calibri" w:hAnsi="Calibri" w:cs="Calibri"/>
        </w:rPr>
        <w:t xml:space="preserve">in human history, </w:t>
      </w:r>
      <w:r w:rsidRPr="0016608A">
        <w:rPr>
          <w:rFonts w:ascii="Calibri" w:hAnsi="Calibri" w:cs="Calibri"/>
          <w:u w:val="single"/>
        </w:rPr>
        <w:t>and had he</w:t>
      </w:r>
      <w:r w:rsidRPr="00D81639">
        <w:rPr>
          <w:rFonts w:ascii="Calibri" w:hAnsi="Calibri" w:cs="Calibri"/>
          <w:highlight w:val="green"/>
          <w:u w:val="single"/>
        </w:rPr>
        <w:t>lped lift more people out of mere subsistence than ever before. To poorer countries globalization</w:t>
      </w:r>
      <w:r w:rsidRPr="0016608A">
        <w:rPr>
          <w:rFonts w:ascii="Calibri" w:hAnsi="Calibri" w:cs="Calibri"/>
        </w:rPr>
        <w:t xml:space="preserve"> </w:t>
      </w:r>
      <w:r w:rsidRPr="0016608A">
        <w:rPr>
          <w:rFonts w:ascii="Calibri" w:hAnsi="Calibri" w:cs="Calibri"/>
          <w:sz w:val="14"/>
          <w:szCs w:val="14"/>
        </w:rPr>
        <w:t>brings the chance to sell their relatively low cost labour onto world markets</w:t>
      </w:r>
      <w:r w:rsidRPr="0016608A">
        <w:rPr>
          <w:rFonts w:ascii="Calibri" w:hAnsi="Calibri" w:cs="Calibri"/>
        </w:rPr>
        <w:t xml:space="preserve">. It </w:t>
      </w:r>
      <w:r w:rsidRPr="00D81639">
        <w:rPr>
          <w:rFonts w:ascii="Calibri" w:hAnsi="Calibri" w:cs="Calibri"/>
          <w:highlight w:val="green"/>
          <w:u w:val="single"/>
        </w:rPr>
        <w:t>brings</w:t>
      </w:r>
      <w:r w:rsidRPr="0016608A">
        <w:rPr>
          <w:rFonts w:ascii="Calibri" w:hAnsi="Calibri" w:cs="Calibri"/>
          <w:u w:val="single"/>
        </w:rPr>
        <w:t xml:space="preserve"> the </w:t>
      </w:r>
      <w:r w:rsidRPr="00D81639">
        <w:rPr>
          <w:rFonts w:ascii="Calibri" w:hAnsi="Calibri" w:cs="Calibri"/>
          <w:highlight w:val="green"/>
          <w:u w:val="single"/>
        </w:rPr>
        <w:t>investment that creates jobs</w:t>
      </w:r>
      <w:r w:rsidRPr="0016608A">
        <w:rPr>
          <w:rFonts w:ascii="Calibri" w:hAnsi="Calibri" w:cs="Calibri"/>
        </w:rPr>
        <w:t xml:space="preserve">, </w:t>
      </w:r>
      <w:r w:rsidRPr="0016608A">
        <w:rPr>
          <w:rFonts w:ascii="Calibri" w:hAnsi="Calibri" w:cs="Calibri"/>
          <w:sz w:val="14"/>
          <w:szCs w:val="14"/>
        </w:rPr>
        <w:t>and although those jobs pay less than their counterparts in rich economies</w:t>
      </w:r>
      <w:r w:rsidRPr="0016608A">
        <w:rPr>
          <w:rFonts w:ascii="Calibri" w:hAnsi="Calibri" w:cs="Calibri"/>
        </w:rPr>
        <w:t>, they represent a step up for people in recipient countries because they usually pay more than do the more traditional jobs available there</w:t>
      </w:r>
      <w:r w:rsidRPr="0016608A">
        <w:rPr>
          <w:rFonts w:ascii="Calibri" w:hAnsi="Calibri" w:cs="Calibri"/>
          <w:sz w:val="14"/>
          <w:szCs w:val="14"/>
        </w:rPr>
        <w:t xml:space="preserve">. To people in richer countries globalization brings lower cost goods from abroad, which leaves them with spending power to spare and a higher standard of living.  </w:t>
      </w:r>
      <w:r w:rsidRPr="00D81639">
        <w:rPr>
          <w:rFonts w:ascii="Calibri" w:hAnsi="Calibri" w:cs="Calibri"/>
          <w:highlight w:val="green"/>
          <w:u w:val="single"/>
        </w:rPr>
        <w:t>It also brings opportunities for productive investment in high growth industries in developing countries</w:t>
      </w:r>
      <w:r w:rsidRPr="0016608A">
        <w:rPr>
          <w:rFonts w:ascii="Calibri" w:hAnsi="Calibri" w:cs="Calibri"/>
          <w:u w:val="single"/>
        </w:rPr>
        <w:t xml:space="preserve">. </w:t>
      </w:r>
      <w:r w:rsidRPr="0016608A">
        <w:rPr>
          <w:rFonts w:ascii="Calibri" w:hAnsi="Calibri" w:cs="Calibri"/>
          <w:sz w:val="10"/>
          <w:szCs w:val="10"/>
        </w:rPr>
        <w:t>Those adversely affected by the global exchanges are the people in rich countries whose output is now undercut by the cheaper alternatives from abroad.  They often need to find new jobs or to be retrained to do work that adds higher value.</w:t>
      </w:r>
      <w:r w:rsidRPr="0016608A">
        <w:rPr>
          <w:rFonts w:ascii="Calibri" w:hAnsi="Calibri" w:cs="Calibri"/>
        </w:rPr>
        <w:t xml:space="preserve">  </w:t>
      </w:r>
      <w:r w:rsidRPr="00D81639">
        <w:rPr>
          <w:rFonts w:ascii="Calibri" w:hAnsi="Calibri" w:cs="Calibri"/>
          <w:highlight w:val="green"/>
        </w:rPr>
        <w:t xml:space="preserve">The </w:t>
      </w:r>
      <w:r w:rsidRPr="00D81639">
        <w:rPr>
          <w:rFonts w:ascii="Calibri" w:hAnsi="Calibri" w:cs="Calibri"/>
          <w:highlight w:val="green"/>
          <w:u w:val="single"/>
        </w:rPr>
        <w:t>extra wealth generated by globalization has brought an increase in service sector employment</w:t>
      </w:r>
      <w:r w:rsidRPr="0016608A">
        <w:rPr>
          <w:rFonts w:ascii="Calibri" w:hAnsi="Calibri" w:cs="Calibri"/>
          <w:u w:val="single"/>
        </w:rPr>
        <w:t>, which provides many of the new jobs needed</w:t>
      </w:r>
      <w:r w:rsidRPr="0016608A">
        <w:rPr>
          <w:rFonts w:ascii="Calibri" w:hAnsi="Calibri" w:cs="Calibri"/>
        </w:rPr>
        <w:t xml:space="preserve">. </w:t>
      </w:r>
      <w:r w:rsidRPr="00D81639">
        <w:rPr>
          <w:rFonts w:ascii="Calibri" w:hAnsi="Calibri" w:cs="Calibri"/>
          <w:highlight w:val="green"/>
          <w:u w:val="single"/>
        </w:rPr>
        <w:t>Competition from abroad forces firms to become more efficient and to use resources</w:t>
      </w:r>
      <w:r w:rsidRPr="0016608A">
        <w:rPr>
          <w:rFonts w:ascii="Calibri" w:hAnsi="Calibri" w:cs="Calibri"/>
          <w:u w:val="single"/>
        </w:rPr>
        <w:t xml:space="preserve"> more </w:t>
      </w:r>
      <w:r w:rsidRPr="00D81639">
        <w:rPr>
          <w:rFonts w:ascii="Calibri" w:hAnsi="Calibri" w:cs="Calibri"/>
          <w:highlight w:val="green"/>
          <w:u w:val="single"/>
        </w:rPr>
        <w:t>efficiently</w:t>
      </w:r>
      <w:r w:rsidRPr="0016608A">
        <w:rPr>
          <w:rFonts w:ascii="Calibri" w:hAnsi="Calibri" w:cs="Calibri"/>
        </w:rPr>
        <w:t xml:space="preserve">.  Often they choose to go upmarket, seeking higher added value products that face less competition from relatively unskilled labour.  Thus firms which once sold cheap textiles move into fashion and design, and find customers among the rising middle classes in developing countries. The </w:t>
      </w:r>
      <w:r w:rsidRPr="0016608A">
        <w:rPr>
          <w:rFonts w:ascii="Calibri" w:hAnsi="Calibri" w:cs="Calibri"/>
          <w:u w:val="single"/>
        </w:rPr>
        <w:t xml:space="preserve">integration of the world economy has brought with it </w:t>
      </w:r>
      <w:proofErr w:type="gramStart"/>
      <w:r w:rsidRPr="0016608A">
        <w:rPr>
          <w:rFonts w:ascii="Calibri" w:hAnsi="Calibri" w:cs="Calibri"/>
          <w:u w:val="single"/>
        </w:rPr>
        <w:t>an interdependence</w:t>
      </w:r>
      <w:proofErr w:type="gramEnd"/>
      <w:r w:rsidRPr="0016608A">
        <w:rPr>
          <w:rFonts w:ascii="Calibri" w:hAnsi="Calibri" w:cs="Calibri"/>
        </w:rPr>
        <w:t xml:space="preserve">.  </w:t>
      </w:r>
      <w:r w:rsidRPr="00D81639">
        <w:rPr>
          <w:rFonts w:ascii="Calibri" w:hAnsi="Calibri" w:cs="Calibri"/>
          <w:b/>
          <w:highlight w:val="green"/>
          <w:u w:val="single"/>
        </w:rPr>
        <w:t>As countries co-operate in trade with each other, they</w:t>
      </w:r>
      <w:r w:rsidRPr="0016608A">
        <w:rPr>
          <w:rFonts w:ascii="Calibri" w:hAnsi="Calibri" w:cs="Calibri"/>
          <w:b/>
          <w:u w:val="single"/>
        </w:rPr>
        <w:t xml:space="preserve"> get to know each other and grow into the habit of </w:t>
      </w:r>
      <w:r w:rsidRPr="00D81639">
        <w:rPr>
          <w:rFonts w:ascii="Calibri" w:hAnsi="Calibri" w:cs="Calibri"/>
          <w:b/>
          <w:highlight w:val="green"/>
          <w:u w:val="single"/>
        </w:rPr>
        <w:t>resolv</w:t>
      </w:r>
      <w:r w:rsidRPr="0016608A">
        <w:rPr>
          <w:rFonts w:ascii="Calibri" w:hAnsi="Calibri" w:cs="Calibri"/>
          <w:b/>
          <w:u w:val="single"/>
        </w:rPr>
        <w:t xml:space="preserve">ing </w:t>
      </w:r>
      <w:r w:rsidRPr="00D81639">
        <w:rPr>
          <w:rFonts w:ascii="Calibri" w:hAnsi="Calibri" w:cs="Calibri"/>
          <w:b/>
          <w:highlight w:val="green"/>
          <w:u w:val="single"/>
        </w:rPr>
        <w:t>disputes by negotiation and agreement instead of by armed conflict</w:t>
      </w:r>
      <w:r w:rsidRPr="0016608A">
        <w:rPr>
          <w:rFonts w:ascii="Calibri" w:hAnsi="Calibri" w:cs="Calibri"/>
        </w:rPr>
        <w:t>.  The 19th Century French economist Frederic Bastiat expressed this pithily: "</w:t>
      </w:r>
      <w:r w:rsidRPr="0016608A">
        <w:rPr>
          <w:rFonts w:ascii="Calibri" w:hAnsi="Calibri" w:cs="Calibri"/>
          <w:u w:val="single"/>
        </w:rPr>
        <w:t>Where goods do not cross frontiers, armies will."</w:t>
      </w:r>
    </w:p>
    <w:p w:rsidR="007160E8" w:rsidRPr="0016608A" w:rsidRDefault="007160E8" w:rsidP="007160E8">
      <w:pPr>
        <w:pStyle w:val="Heading4"/>
        <w:rPr>
          <w:rFonts w:cs="Calibri"/>
        </w:rPr>
      </w:pPr>
      <w:r>
        <w:rPr>
          <w:rFonts w:cs="Calibri"/>
        </w:rPr>
        <w:t xml:space="preserve">Globalization creates more efficient markets, increases competition, stabilizes global security, and creates more wealth equality throughout the world </w:t>
      </w:r>
    </w:p>
    <w:p w:rsidR="007160E8" w:rsidRPr="0016608A" w:rsidRDefault="007160E8" w:rsidP="007160E8">
      <w:pPr>
        <w:rPr>
          <w:rFonts w:ascii="Calibri" w:hAnsi="Calibri" w:cs="Calibri"/>
        </w:rPr>
      </w:pPr>
      <w:r>
        <w:rPr>
          <w:rStyle w:val="Style13ptBold"/>
          <w:rFonts w:ascii="Calibri" w:hAnsi="Calibri" w:cs="Calibri"/>
        </w:rPr>
        <w:t>Rao 13</w:t>
      </w:r>
      <w:r w:rsidRPr="0016608A">
        <w:rPr>
          <w:rStyle w:val="Style13ptBold"/>
          <w:rFonts w:ascii="Calibri" w:hAnsi="Calibri" w:cs="Calibri"/>
        </w:rPr>
        <w:t xml:space="preserve">– </w:t>
      </w:r>
      <w:r>
        <w:rPr>
          <w:rFonts w:ascii="Calibri" w:hAnsi="Calibri" w:cs="Calibri"/>
        </w:rPr>
        <w:t>studied finance and accounting at Kansas State University, published in the Collegian newspaper</w:t>
      </w:r>
      <w:r w:rsidRPr="0016608A">
        <w:rPr>
          <w:rFonts w:ascii="Calibri" w:hAnsi="Calibri" w:cs="Calibri"/>
        </w:rPr>
        <w:t xml:space="preserve"> (</w:t>
      </w:r>
      <w:r>
        <w:rPr>
          <w:rFonts w:ascii="Calibri" w:hAnsi="Calibri" w:cs="Calibri"/>
        </w:rPr>
        <w:t>Andy</w:t>
      </w:r>
      <w:r w:rsidRPr="0016608A">
        <w:rPr>
          <w:rFonts w:ascii="Calibri" w:hAnsi="Calibri" w:cs="Calibri"/>
        </w:rPr>
        <w:t>, “</w:t>
      </w:r>
      <w:r>
        <w:rPr>
          <w:rFonts w:ascii="Calibri" w:hAnsi="Calibri" w:cs="Calibri"/>
        </w:rPr>
        <w:t>4 positive impacts of globalization on world economy</w:t>
      </w:r>
      <w:r w:rsidRPr="0016608A">
        <w:rPr>
          <w:rFonts w:ascii="Calibri" w:hAnsi="Calibri" w:cs="Calibri"/>
        </w:rPr>
        <w:t xml:space="preserve">”, </w:t>
      </w:r>
      <w:r>
        <w:rPr>
          <w:rFonts w:ascii="Calibri" w:hAnsi="Calibri" w:cs="Calibri"/>
        </w:rPr>
        <w:t>5/7/13</w:t>
      </w:r>
      <w:r w:rsidRPr="0016608A">
        <w:rPr>
          <w:rFonts w:ascii="Calibri" w:hAnsi="Calibri" w:cs="Calibri"/>
        </w:rPr>
        <w:t xml:space="preserve">, </w:t>
      </w:r>
      <w:hyperlink r:id="rId133" w:history="1">
        <w:r w:rsidRPr="00FA3B1B">
          <w:t xml:space="preserve"> </w:t>
        </w:r>
        <w:r w:rsidRPr="00FA3B1B">
          <w:rPr>
            <w:rStyle w:val="Hyperlink"/>
            <w:rFonts w:ascii="Calibri" w:hAnsi="Calibri" w:cs="Calibri"/>
          </w:rPr>
          <w:t>https://www.kstatecollegian.com/2013/05/07/4-positive-impacts-of-globalization-on-world-economy/</w:t>
        </w:r>
        <w:r w:rsidRPr="0016608A">
          <w:rPr>
            <w:rStyle w:val="Hyperlink"/>
            <w:rFonts w:ascii="Calibri" w:hAnsi="Calibri" w:cs="Calibri"/>
          </w:rPr>
          <w:t>)//JK</w:t>
        </w:r>
      </w:hyperlink>
    </w:p>
    <w:p w:rsidR="007160E8" w:rsidRDefault="007160E8" w:rsidP="007160E8">
      <w:pPr>
        <w:rPr>
          <w:rFonts w:ascii="Calibri" w:hAnsi="Calibri" w:cs="Calibri"/>
        </w:rPr>
      </w:pPr>
    </w:p>
    <w:p w:rsidR="007160E8" w:rsidRPr="0016608A" w:rsidRDefault="007160E8" w:rsidP="007160E8">
      <w:pPr>
        <w:rPr>
          <w:rFonts w:ascii="Calibri" w:hAnsi="Calibri" w:cs="Calibri"/>
        </w:rPr>
      </w:pPr>
      <w:r w:rsidRPr="0016608A">
        <w:rPr>
          <w:rFonts w:ascii="Calibri" w:hAnsi="Calibri" w:cs="Calibri"/>
        </w:rPr>
        <w:t xml:space="preserve">It’s a small world, after all. This saying has never been </w:t>
      </w:r>
      <w:proofErr w:type="gramStart"/>
      <w:r w:rsidRPr="0016608A">
        <w:rPr>
          <w:rFonts w:ascii="Calibri" w:hAnsi="Calibri" w:cs="Calibri"/>
        </w:rPr>
        <w:t>more true</w:t>
      </w:r>
      <w:proofErr w:type="gramEnd"/>
      <w:r w:rsidRPr="0016608A">
        <w:rPr>
          <w:rFonts w:ascii="Calibri" w:hAnsi="Calibri" w:cs="Calibri"/>
        </w:rPr>
        <w:t>, and if trends continue to develop the way they are, the</w:t>
      </w:r>
      <w:r>
        <w:rPr>
          <w:rFonts w:ascii="Calibri" w:hAnsi="Calibri" w:cs="Calibri"/>
        </w:rPr>
        <w:t xml:space="preserve"> world may continue to shrink. </w:t>
      </w:r>
      <w:r w:rsidRPr="0016608A">
        <w:rPr>
          <w:rFonts w:ascii="Calibri" w:hAnsi="Calibri" w:cs="Calibri"/>
        </w:rPr>
        <w:t xml:space="preserve">In light of advanced technology, higher demands from markets and faster turnaround times, </w:t>
      </w:r>
      <w:r w:rsidRPr="00D81639">
        <w:rPr>
          <w:rFonts w:ascii="Calibri" w:hAnsi="Calibri" w:cs="Calibri"/>
          <w:highlight w:val="green"/>
          <w:u w:val="single"/>
        </w:rPr>
        <w:t>globalization has become a staple for world commerce</w:t>
      </w:r>
      <w:r w:rsidRPr="0016608A">
        <w:rPr>
          <w:rFonts w:ascii="Calibri" w:hAnsi="Calibri" w:cs="Calibri"/>
        </w:rPr>
        <w:t>.</w:t>
      </w:r>
      <w:r>
        <w:rPr>
          <w:rFonts w:ascii="Calibri" w:hAnsi="Calibri" w:cs="Calibri"/>
        </w:rPr>
        <w:t xml:space="preserve"> </w:t>
      </w:r>
      <w:r w:rsidRPr="0016608A">
        <w:rPr>
          <w:rFonts w:ascii="Calibri" w:hAnsi="Calibri" w:cs="Calibri"/>
        </w:rPr>
        <w:t>In the U.S., the term globalization often has negative connotations. For many, it represents a threat to their jobs, livelihood and way of life.</w:t>
      </w:r>
      <w:r>
        <w:rPr>
          <w:rFonts w:ascii="Calibri" w:hAnsi="Calibri" w:cs="Calibri"/>
        </w:rPr>
        <w:t xml:space="preserve"> </w:t>
      </w:r>
      <w:r w:rsidRPr="0016608A">
        <w:rPr>
          <w:rFonts w:ascii="Calibri" w:hAnsi="Calibri" w:cs="Calibri"/>
        </w:rPr>
        <w:t>Though many Americans think of it as a dirty word, “globalization,” actually has been a catalyst for positive change as well.</w:t>
      </w:r>
    </w:p>
    <w:p w:rsidR="007160E8" w:rsidRPr="0016608A" w:rsidRDefault="007160E8" w:rsidP="007160E8">
      <w:pPr>
        <w:rPr>
          <w:rFonts w:ascii="Calibri" w:hAnsi="Calibri" w:cs="Calibri"/>
        </w:rPr>
      </w:pPr>
      <w:r w:rsidRPr="0016608A">
        <w:rPr>
          <w:rFonts w:ascii="Calibri" w:hAnsi="Calibri" w:cs="Calibri"/>
        </w:rPr>
        <w:t xml:space="preserve">Here are four ways that </w:t>
      </w:r>
      <w:r w:rsidRPr="00EF6D7F">
        <w:rPr>
          <w:rFonts w:ascii="Calibri" w:hAnsi="Calibri" w:cs="Calibri"/>
          <w:u w:val="single"/>
        </w:rPr>
        <w:t xml:space="preserve">globalization has had a positive impact on the world </w:t>
      </w:r>
      <w:r w:rsidRPr="00984F0B">
        <w:rPr>
          <w:rFonts w:ascii="Calibri" w:hAnsi="Calibri" w:cs="Calibri"/>
          <w:u w:val="single"/>
        </w:rPr>
        <w:t>economy</w:t>
      </w:r>
      <w:r w:rsidRPr="00984F0B">
        <w:rPr>
          <w:rFonts w:ascii="Calibri" w:hAnsi="Calibri" w:cs="Calibri"/>
        </w:rPr>
        <w:t xml:space="preserve">: </w:t>
      </w:r>
      <w:r w:rsidRPr="00D81639">
        <w:rPr>
          <w:rFonts w:ascii="Calibri" w:hAnsi="Calibri" w:cs="Calibri"/>
          <w:b/>
          <w:highlight w:val="green"/>
          <w:u w:val="single"/>
        </w:rPr>
        <w:t>1</w:t>
      </w:r>
      <w:r w:rsidRPr="00984F0B">
        <w:rPr>
          <w:rFonts w:ascii="Calibri" w:hAnsi="Calibri" w:cs="Calibri"/>
        </w:rPr>
        <w:t>.</w:t>
      </w:r>
      <w:r w:rsidRPr="000B1F94">
        <w:rPr>
          <w:rFonts w:ascii="Calibri" w:hAnsi="Calibri" w:cs="Calibri"/>
        </w:rPr>
        <w:t xml:space="preserve"> </w:t>
      </w:r>
      <w:proofErr w:type="gramStart"/>
      <w:r w:rsidRPr="00311D81">
        <w:rPr>
          <w:rFonts w:ascii="Calibri" w:hAnsi="Calibri" w:cs="Calibri"/>
          <w:b/>
        </w:rPr>
        <w:t>More</w:t>
      </w:r>
      <w:proofErr w:type="gramEnd"/>
      <w:r w:rsidRPr="00311D81">
        <w:rPr>
          <w:rFonts w:ascii="Calibri" w:hAnsi="Calibri" w:cs="Calibri"/>
          <w:b/>
        </w:rPr>
        <w:t xml:space="preserve"> efficient markets</w:t>
      </w:r>
      <w:r>
        <w:rPr>
          <w:rFonts w:ascii="Calibri" w:hAnsi="Calibri" w:cs="Calibri"/>
        </w:rPr>
        <w:t xml:space="preserve"> </w:t>
      </w:r>
      <w:r w:rsidRPr="0016608A">
        <w:rPr>
          <w:rFonts w:ascii="Calibri" w:hAnsi="Calibri" w:cs="Calibri"/>
        </w:rPr>
        <w:t>Efficient markets should be what every economy strives for. Essentially, the sign of an efficient market is where there is an equilibrium between what buyers are willing to pay for a good or service and what sellers are willing to sell for a good or service.</w:t>
      </w:r>
      <w:r>
        <w:rPr>
          <w:rFonts w:ascii="Calibri" w:hAnsi="Calibri" w:cs="Calibri"/>
        </w:rPr>
        <w:t xml:space="preserve"> </w:t>
      </w:r>
      <w:r w:rsidRPr="00D81639">
        <w:rPr>
          <w:rFonts w:ascii="Calibri" w:hAnsi="Calibri" w:cs="Calibri"/>
          <w:highlight w:val="green"/>
          <w:u w:val="single"/>
        </w:rPr>
        <w:t>If you can improve the way you produce</w:t>
      </w:r>
      <w:r w:rsidRPr="00CA547A">
        <w:rPr>
          <w:rFonts w:ascii="Calibri" w:hAnsi="Calibri" w:cs="Calibri"/>
          <w:u w:val="single"/>
        </w:rPr>
        <w:t xml:space="preserve"> a good or service </w:t>
      </w:r>
      <w:r w:rsidRPr="00D81639">
        <w:rPr>
          <w:rFonts w:ascii="Calibri" w:hAnsi="Calibri" w:cs="Calibri"/>
          <w:highlight w:val="green"/>
          <w:u w:val="single"/>
        </w:rPr>
        <w:t>by</w:t>
      </w:r>
      <w:r w:rsidRPr="00CA547A">
        <w:rPr>
          <w:rFonts w:ascii="Calibri" w:hAnsi="Calibri" w:cs="Calibri"/>
          <w:u w:val="single"/>
        </w:rPr>
        <w:t xml:space="preserve"> doing things such as outsourcing certain processes or </w:t>
      </w:r>
      <w:r w:rsidRPr="00D81639">
        <w:rPr>
          <w:rFonts w:ascii="Calibri" w:hAnsi="Calibri" w:cs="Calibri"/>
          <w:highlight w:val="green"/>
          <w:u w:val="single"/>
        </w:rPr>
        <w:t>buying from an overseas supplier that offers discounts, you can then afford to lower your selling price which results in increased demand and affordability</w:t>
      </w:r>
      <w:r w:rsidRPr="0016608A">
        <w:rPr>
          <w:rFonts w:ascii="Calibri" w:hAnsi="Calibri" w:cs="Calibri"/>
        </w:rPr>
        <w:t>. </w:t>
      </w:r>
      <w:r>
        <w:rPr>
          <w:rFonts w:ascii="Calibri" w:hAnsi="Calibri" w:cs="Calibri"/>
        </w:rPr>
        <w:t xml:space="preserve"> </w:t>
      </w:r>
      <w:r w:rsidRPr="0016608A">
        <w:rPr>
          <w:rFonts w:ascii="Calibri" w:hAnsi="Calibri" w:cs="Calibri"/>
        </w:rPr>
        <w:t xml:space="preserve">Even if </w:t>
      </w:r>
      <w:r w:rsidRPr="00D81639">
        <w:rPr>
          <w:rFonts w:ascii="Calibri" w:hAnsi="Calibri" w:cs="Calibri"/>
          <w:highlight w:val="green"/>
          <w:u w:val="single"/>
        </w:rPr>
        <w:t>businesses</w:t>
      </w:r>
      <w:r w:rsidRPr="0016608A">
        <w:rPr>
          <w:rFonts w:ascii="Calibri" w:hAnsi="Calibri" w:cs="Calibri"/>
        </w:rPr>
        <w:t xml:space="preserve"> don’t lower prices, they </w:t>
      </w:r>
      <w:r w:rsidRPr="00CA547A">
        <w:rPr>
          <w:rFonts w:ascii="Calibri" w:hAnsi="Calibri" w:cs="Calibri"/>
          <w:u w:val="single"/>
        </w:rPr>
        <w:t>can</w:t>
      </w:r>
      <w:r w:rsidRPr="0016608A">
        <w:rPr>
          <w:rFonts w:ascii="Calibri" w:hAnsi="Calibri" w:cs="Calibri"/>
        </w:rPr>
        <w:t xml:space="preserve"> make additional profits and then </w:t>
      </w:r>
      <w:r w:rsidRPr="00D81639">
        <w:rPr>
          <w:rFonts w:ascii="Calibri" w:hAnsi="Calibri" w:cs="Calibri"/>
          <w:highlight w:val="green"/>
          <w:u w:val="single"/>
        </w:rPr>
        <w:t>reallocate</w:t>
      </w:r>
      <w:r w:rsidRPr="0016608A">
        <w:rPr>
          <w:rFonts w:ascii="Calibri" w:hAnsi="Calibri" w:cs="Calibri"/>
        </w:rPr>
        <w:t xml:space="preserve"> that </w:t>
      </w:r>
      <w:r w:rsidRPr="00D81639">
        <w:rPr>
          <w:rFonts w:ascii="Calibri" w:hAnsi="Calibri" w:cs="Calibri"/>
          <w:highlight w:val="green"/>
          <w:u w:val="single"/>
        </w:rPr>
        <w:t>excess</w:t>
      </w:r>
      <w:r w:rsidRPr="0016608A">
        <w:rPr>
          <w:rFonts w:ascii="Calibri" w:hAnsi="Calibri" w:cs="Calibri"/>
        </w:rPr>
        <w:t xml:space="preserve"> profit </w:t>
      </w:r>
      <w:r w:rsidRPr="00D81639">
        <w:rPr>
          <w:rFonts w:ascii="Calibri" w:hAnsi="Calibri" w:cs="Calibri"/>
          <w:highlight w:val="green"/>
          <w:u w:val="single"/>
        </w:rPr>
        <w:t>into</w:t>
      </w:r>
      <w:r w:rsidRPr="0016608A">
        <w:rPr>
          <w:rFonts w:ascii="Calibri" w:hAnsi="Calibri" w:cs="Calibri"/>
        </w:rPr>
        <w:t xml:space="preserve"> doing things like </w:t>
      </w:r>
      <w:r w:rsidRPr="00D81639">
        <w:rPr>
          <w:rFonts w:ascii="Calibri" w:hAnsi="Calibri" w:cs="Calibri"/>
          <w:highlight w:val="green"/>
          <w:u w:val="single"/>
        </w:rPr>
        <w:t>increasing wages</w:t>
      </w:r>
      <w:r w:rsidRPr="00CA547A">
        <w:rPr>
          <w:rFonts w:ascii="Calibri" w:hAnsi="Calibri" w:cs="Calibri"/>
          <w:u w:val="single"/>
        </w:rPr>
        <w:t>, taking on more investments</w:t>
      </w:r>
      <w:r w:rsidRPr="0016608A">
        <w:rPr>
          <w:rFonts w:ascii="Calibri" w:hAnsi="Calibri" w:cs="Calibri"/>
        </w:rPr>
        <w:t xml:space="preserve"> or even creating more expansion projects.</w:t>
      </w:r>
      <w:r>
        <w:rPr>
          <w:rFonts w:ascii="Calibri" w:hAnsi="Calibri" w:cs="Calibri"/>
        </w:rPr>
        <w:t xml:space="preserve"> </w:t>
      </w:r>
      <w:r w:rsidRPr="00D81639">
        <w:rPr>
          <w:rFonts w:ascii="Calibri" w:hAnsi="Calibri" w:cs="Calibri"/>
          <w:b/>
          <w:highlight w:val="green"/>
          <w:u w:val="single"/>
        </w:rPr>
        <w:t>2</w:t>
      </w:r>
      <w:r w:rsidRPr="0016608A">
        <w:rPr>
          <w:rFonts w:ascii="Calibri" w:hAnsi="Calibri" w:cs="Calibri"/>
        </w:rPr>
        <w:t xml:space="preserve">. </w:t>
      </w:r>
      <w:r w:rsidRPr="00311D81">
        <w:rPr>
          <w:rFonts w:ascii="Calibri" w:hAnsi="Calibri" w:cs="Calibri"/>
          <w:b/>
        </w:rPr>
        <w:t>Increased competition</w:t>
      </w:r>
      <w:proofErr w:type="gramStart"/>
      <w:r w:rsidRPr="0016608A">
        <w:rPr>
          <w:rFonts w:ascii="Calibri" w:hAnsi="Calibri" w:cs="Calibri"/>
        </w:rPr>
        <w:t> </w:t>
      </w:r>
      <w:r>
        <w:rPr>
          <w:rFonts w:ascii="Calibri" w:hAnsi="Calibri" w:cs="Calibri"/>
        </w:rPr>
        <w:t xml:space="preserve"> </w:t>
      </w:r>
      <w:r w:rsidRPr="00D81639">
        <w:rPr>
          <w:rFonts w:ascii="Calibri" w:hAnsi="Calibri" w:cs="Calibri"/>
          <w:highlight w:val="green"/>
          <w:u w:val="single"/>
        </w:rPr>
        <w:t>Anytime</w:t>
      </w:r>
      <w:proofErr w:type="gramEnd"/>
      <w:r w:rsidRPr="000B1F94">
        <w:rPr>
          <w:rFonts w:ascii="Calibri" w:hAnsi="Calibri" w:cs="Calibri"/>
          <w:u w:val="single"/>
        </w:rPr>
        <w:t xml:space="preserve"> that </w:t>
      </w:r>
      <w:r w:rsidRPr="00D81639">
        <w:rPr>
          <w:rFonts w:ascii="Calibri" w:hAnsi="Calibri" w:cs="Calibri"/>
          <w:highlight w:val="green"/>
          <w:u w:val="single"/>
        </w:rPr>
        <w:t>you have multiple producers competing</w:t>
      </w:r>
      <w:r w:rsidRPr="000B1F94">
        <w:rPr>
          <w:rFonts w:ascii="Calibri" w:hAnsi="Calibri" w:cs="Calibri"/>
          <w:u w:val="single"/>
        </w:rPr>
        <w:t xml:space="preserve"> for a hold of the economy</w:t>
      </w:r>
      <w:r w:rsidRPr="0016608A">
        <w:rPr>
          <w:rFonts w:ascii="Calibri" w:hAnsi="Calibri" w:cs="Calibri"/>
        </w:rPr>
        <w:t xml:space="preserve">, that’s a good sign for consumers, as </w:t>
      </w:r>
      <w:r w:rsidRPr="00D81639">
        <w:rPr>
          <w:rFonts w:ascii="Calibri" w:hAnsi="Calibri" w:cs="Calibri"/>
          <w:highlight w:val="green"/>
          <w:u w:val="single"/>
        </w:rPr>
        <w:t>the quality of goods and services</w:t>
      </w:r>
      <w:r w:rsidRPr="0016608A">
        <w:rPr>
          <w:rFonts w:ascii="Calibri" w:hAnsi="Calibri" w:cs="Calibri"/>
        </w:rPr>
        <w:t xml:space="preserve"> often </w:t>
      </w:r>
      <w:r w:rsidRPr="00D81639">
        <w:rPr>
          <w:rFonts w:ascii="Calibri" w:hAnsi="Calibri" w:cs="Calibri"/>
          <w:highlight w:val="green"/>
          <w:u w:val="single"/>
        </w:rPr>
        <w:t>goes up</w:t>
      </w:r>
      <w:r w:rsidRPr="000B1F94">
        <w:rPr>
          <w:rFonts w:ascii="Calibri" w:hAnsi="Calibri" w:cs="Calibri"/>
          <w:u w:val="single"/>
        </w:rPr>
        <w:t xml:space="preserve"> as a result</w:t>
      </w:r>
      <w:r w:rsidRPr="0016608A">
        <w:rPr>
          <w:rFonts w:ascii="Calibri" w:hAnsi="Calibri" w:cs="Calibri"/>
        </w:rPr>
        <w:t>. </w:t>
      </w:r>
      <w:r>
        <w:rPr>
          <w:rFonts w:ascii="Calibri" w:hAnsi="Calibri" w:cs="Calibri"/>
        </w:rPr>
        <w:t xml:space="preserve"> </w:t>
      </w:r>
      <w:r w:rsidRPr="0016608A">
        <w:rPr>
          <w:rFonts w:ascii="Calibri" w:hAnsi="Calibri" w:cs="Calibri"/>
        </w:rPr>
        <w:t>When businesses started to venture across international borders, what they often did was introduce a new standard into the global marketplace. Consumers then had more options to choose from.</w:t>
      </w:r>
      <w:r>
        <w:rPr>
          <w:rFonts w:ascii="Calibri" w:hAnsi="Calibri" w:cs="Calibri"/>
        </w:rPr>
        <w:t xml:space="preserve"> </w:t>
      </w:r>
      <w:r w:rsidRPr="0016608A">
        <w:rPr>
          <w:rFonts w:ascii="Calibri" w:hAnsi="Calibri" w:cs="Calibri"/>
        </w:rPr>
        <w:t>With more competitors to fight over market share, each company has to constantly look to improve their goods or services or create more value for their customers. </w:t>
      </w:r>
      <w:r>
        <w:rPr>
          <w:rFonts w:ascii="Calibri" w:hAnsi="Calibri" w:cs="Calibri"/>
        </w:rPr>
        <w:t xml:space="preserve"> </w:t>
      </w:r>
      <w:r w:rsidRPr="000B1F94">
        <w:rPr>
          <w:rFonts w:ascii="Calibri" w:hAnsi="Calibri" w:cs="Calibri"/>
          <w:u w:val="single"/>
        </w:rPr>
        <w:t xml:space="preserve">This means better products </w:t>
      </w:r>
      <w:r w:rsidRPr="00D81639">
        <w:rPr>
          <w:rFonts w:ascii="Calibri" w:hAnsi="Calibri" w:cs="Calibri"/>
          <w:highlight w:val="green"/>
          <w:u w:val="single"/>
        </w:rPr>
        <w:t>and</w:t>
      </w:r>
      <w:r w:rsidRPr="0016608A">
        <w:rPr>
          <w:rFonts w:ascii="Calibri" w:hAnsi="Calibri" w:cs="Calibri"/>
        </w:rPr>
        <w:t xml:space="preserve"> sometimes </w:t>
      </w:r>
      <w:r w:rsidRPr="00D81639">
        <w:rPr>
          <w:rFonts w:ascii="Calibri" w:hAnsi="Calibri" w:cs="Calibri"/>
          <w:highlight w:val="green"/>
          <w:u w:val="single"/>
        </w:rPr>
        <w:t>lower prices</w:t>
      </w:r>
      <w:r w:rsidRPr="0016608A">
        <w:rPr>
          <w:rFonts w:ascii="Calibri" w:hAnsi="Calibri" w:cs="Calibri"/>
        </w:rPr>
        <w:t>, which is always a good thing for buyers.</w:t>
      </w:r>
      <w:r>
        <w:rPr>
          <w:rFonts w:ascii="Calibri" w:hAnsi="Calibri" w:cs="Calibri"/>
        </w:rPr>
        <w:t xml:space="preserve"> </w:t>
      </w:r>
      <w:r w:rsidRPr="00D81639">
        <w:rPr>
          <w:rFonts w:ascii="Calibri" w:hAnsi="Calibri" w:cs="Calibri"/>
          <w:b/>
          <w:highlight w:val="green"/>
          <w:u w:val="single"/>
        </w:rPr>
        <w:t>3</w:t>
      </w:r>
      <w:r w:rsidRPr="0016608A">
        <w:rPr>
          <w:rFonts w:ascii="Calibri" w:hAnsi="Calibri" w:cs="Calibri"/>
        </w:rPr>
        <w:t xml:space="preserve">. </w:t>
      </w:r>
      <w:r w:rsidRPr="00311D81">
        <w:rPr>
          <w:rFonts w:ascii="Calibri" w:hAnsi="Calibri" w:cs="Calibri"/>
          <w:b/>
        </w:rPr>
        <w:t>Stabilized security</w:t>
      </w:r>
      <w:r>
        <w:rPr>
          <w:rFonts w:ascii="Calibri" w:hAnsi="Calibri" w:cs="Calibri"/>
        </w:rPr>
        <w:t xml:space="preserve"> </w:t>
      </w:r>
      <w:r w:rsidRPr="0016608A">
        <w:rPr>
          <w:rFonts w:ascii="Calibri" w:hAnsi="Calibri" w:cs="Calibri"/>
        </w:rPr>
        <w:t xml:space="preserve">When your economy depends largely on another country’s economy, it is hard to imagine either one of the countries attacking the other. In a weird sort of way, </w:t>
      </w:r>
      <w:r w:rsidRPr="001B00F7">
        <w:rPr>
          <w:rFonts w:ascii="Calibri" w:hAnsi="Calibri" w:cs="Calibri"/>
        </w:rPr>
        <w:t>globalization helped heighten world security. </w:t>
      </w:r>
      <w:r>
        <w:rPr>
          <w:rFonts w:ascii="Calibri" w:hAnsi="Calibri" w:cs="Calibri"/>
        </w:rPr>
        <w:t xml:space="preserve"> </w:t>
      </w:r>
      <w:r w:rsidRPr="0016608A">
        <w:rPr>
          <w:rFonts w:ascii="Calibri" w:hAnsi="Calibri" w:cs="Calibri"/>
        </w:rPr>
        <w:t xml:space="preserve">Although this may seem kind of twisted since there is so much violence that still goes on in the world, the fact remains that </w:t>
      </w:r>
      <w:r w:rsidRPr="00D81639">
        <w:rPr>
          <w:rFonts w:ascii="Calibri" w:hAnsi="Calibri" w:cs="Calibri"/>
          <w:highlight w:val="green"/>
          <w:u w:val="single"/>
        </w:rPr>
        <w:t>globalization has halted</w:t>
      </w:r>
      <w:r w:rsidRPr="001B00F7">
        <w:rPr>
          <w:rFonts w:ascii="Calibri" w:hAnsi="Calibri" w:cs="Calibri"/>
          <w:u w:val="single"/>
        </w:rPr>
        <w:t xml:space="preserve"> many </w:t>
      </w:r>
      <w:r w:rsidRPr="00D81639">
        <w:rPr>
          <w:rFonts w:ascii="Calibri" w:hAnsi="Calibri" w:cs="Calibri"/>
          <w:highlight w:val="green"/>
          <w:u w:val="single"/>
        </w:rPr>
        <w:t>conflicts that could have turned ugly if their country’s financial health didn’t depend on the other</w:t>
      </w:r>
      <w:r w:rsidRPr="0016608A">
        <w:rPr>
          <w:rFonts w:ascii="Calibri" w:hAnsi="Calibri" w:cs="Calibri"/>
        </w:rPr>
        <w:t>.</w:t>
      </w:r>
      <w:r>
        <w:rPr>
          <w:rFonts w:ascii="Calibri" w:hAnsi="Calibri" w:cs="Calibri"/>
        </w:rPr>
        <w:t xml:space="preserve"> </w:t>
      </w:r>
      <w:r w:rsidRPr="00D81639">
        <w:rPr>
          <w:rFonts w:ascii="Calibri" w:hAnsi="Calibri" w:cs="Calibri"/>
          <w:b/>
          <w:highlight w:val="green"/>
          <w:u w:val="single"/>
        </w:rPr>
        <w:t>4</w:t>
      </w:r>
      <w:r w:rsidRPr="0016608A">
        <w:rPr>
          <w:rFonts w:ascii="Calibri" w:hAnsi="Calibri" w:cs="Calibri"/>
        </w:rPr>
        <w:t xml:space="preserve">. </w:t>
      </w:r>
      <w:r w:rsidRPr="00984F0B">
        <w:rPr>
          <w:rFonts w:ascii="Calibri" w:hAnsi="Calibri" w:cs="Calibri"/>
          <w:b/>
        </w:rPr>
        <w:t>More wealth equality throughout the worl</w:t>
      </w:r>
      <w:r>
        <w:rPr>
          <w:rFonts w:ascii="Calibri" w:hAnsi="Calibri" w:cs="Calibri"/>
          <w:b/>
        </w:rPr>
        <w:t>d</w:t>
      </w:r>
      <w:r>
        <w:rPr>
          <w:rFonts w:ascii="Calibri" w:hAnsi="Calibri" w:cs="Calibri"/>
        </w:rPr>
        <w:t xml:space="preserve"> </w:t>
      </w:r>
      <w:r w:rsidRPr="0016608A">
        <w:rPr>
          <w:rFonts w:ascii="Calibri" w:hAnsi="Calibri" w:cs="Calibri"/>
        </w:rPr>
        <w:t xml:space="preserve">Although many Americans contend that their standard of living has gone down because of globalization, the flip side to this is that </w:t>
      </w:r>
      <w:r w:rsidRPr="00D81639">
        <w:rPr>
          <w:rFonts w:ascii="Calibri" w:hAnsi="Calibri" w:cs="Calibri"/>
          <w:highlight w:val="green"/>
          <w:u w:val="single"/>
        </w:rPr>
        <w:t>hundreds of thousands of people around the world now have jobs</w:t>
      </w:r>
      <w:r w:rsidRPr="0016608A">
        <w:rPr>
          <w:rFonts w:ascii="Calibri" w:hAnsi="Calibri" w:cs="Calibri"/>
        </w:rPr>
        <w:t xml:space="preserve">, have </w:t>
      </w:r>
      <w:r w:rsidRPr="00311D81">
        <w:rPr>
          <w:rFonts w:ascii="Calibri" w:hAnsi="Calibri" w:cs="Calibri"/>
          <w:u w:val="single"/>
        </w:rPr>
        <w:t xml:space="preserve">started their own businesses </w:t>
      </w:r>
      <w:r w:rsidRPr="00D81639">
        <w:rPr>
          <w:rFonts w:ascii="Calibri" w:hAnsi="Calibri" w:cs="Calibri"/>
          <w:highlight w:val="green"/>
          <w:u w:val="single"/>
        </w:rPr>
        <w:t>and can provid</w:t>
      </w:r>
      <w:r w:rsidRPr="00D81639">
        <w:rPr>
          <w:rFonts w:ascii="Calibri" w:hAnsi="Calibri" w:cs="Calibri"/>
          <w:highlight w:val="green"/>
        </w:rPr>
        <w:t>e</w:t>
      </w:r>
      <w:r w:rsidRPr="0016608A">
        <w:rPr>
          <w:rFonts w:ascii="Calibri" w:hAnsi="Calibri" w:cs="Calibri"/>
        </w:rPr>
        <w:t xml:space="preserve"> comfort </w:t>
      </w:r>
      <w:r w:rsidRPr="00D81639">
        <w:rPr>
          <w:rFonts w:ascii="Calibri" w:hAnsi="Calibri" w:cs="Calibri"/>
          <w:highlight w:val="green"/>
          <w:u w:val="single"/>
        </w:rPr>
        <w:t>for their families</w:t>
      </w:r>
      <w:r w:rsidRPr="0016608A">
        <w:rPr>
          <w:rFonts w:ascii="Calibri" w:hAnsi="Calibri" w:cs="Calibri"/>
        </w:rPr>
        <w:t>.</w:t>
      </w:r>
      <w:r>
        <w:rPr>
          <w:rFonts w:ascii="Calibri" w:hAnsi="Calibri" w:cs="Calibri"/>
        </w:rPr>
        <w:t xml:space="preserve"> </w:t>
      </w:r>
      <w:r w:rsidRPr="0016608A">
        <w:rPr>
          <w:rFonts w:ascii="Calibri" w:hAnsi="Calibri" w:cs="Calibri"/>
        </w:rPr>
        <w:t xml:space="preserve">Living in the U.S., we take things like clean water, shelter and plentiful food for granted. Our standard of living is so high compared </w:t>
      </w:r>
      <w:proofErr w:type="gramStart"/>
      <w:r w:rsidRPr="0016608A">
        <w:rPr>
          <w:rFonts w:ascii="Calibri" w:hAnsi="Calibri" w:cs="Calibri"/>
        </w:rPr>
        <w:t>to</w:t>
      </w:r>
      <w:proofErr w:type="gramEnd"/>
      <w:r w:rsidRPr="0016608A">
        <w:rPr>
          <w:rFonts w:ascii="Calibri" w:hAnsi="Calibri" w:cs="Calibri"/>
        </w:rPr>
        <w:t xml:space="preserve"> many nations that when we can no longer buy frivolous luxuries, we claim that we are poor.</w:t>
      </w:r>
      <w:r>
        <w:rPr>
          <w:rFonts w:ascii="Calibri" w:hAnsi="Calibri" w:cs="Calibri"/>
        </w:rPr>
        <w:t xml:space="preserve"> </w:t>
      </w:r>
      <w:r w:rsidRPr="0016608A">
        <w:rPr>
          <w:rFonts w:ascii="Calibri" w:hAnsi="Calibri" w:cs="Calibri"/>
        </w:rPr>
        <w:t>Globalization may have stopped you from buying another flat screen TV, but it also helped countless people in developing countries put food on their table for their families.</w:t>
      </w:r>
      <w:r>
        <w:rPr>
          <w:rFonts w:ascii="Calibri" w:hAnsi="Calibri" w:cs="Calibri"/>
        </w:rPr>
        <w:t xml:space="preserve"> </w:t>
      </w:r>
      <w:r w:rsidRPr="0016608A">
        <w:rPr>
          <w:rFonts w:ascii="Calibri" w:hAnsi="Calibri" w:cs="Calibri"/>
        </w:rPr>
        <w:t>See? There is a silver lining to it all.</w:t>
      </w:r>
    </w:p>
    <w:p w:rsidR="007160E8" w:rsidRPr="00151502" w:rsidRDefault="007160E8" w:rsidP="007160E8">
      <w:pPr>
        <w:pStyle w:val="Heading4"/>
        <w:rPr>
          <w:rFonts w:cs="Calibri"/>
        </w:rPr>
      </w:pPr>
      <w:r>
        <w:rPr>
          <w:rFonts w:cs="Calibri"/>
        </w:rPr>
        <w:t>Globalization uses the sharing of knowledge and skills to counter climate change, and international collaboration though education perpetuates acceptance to cultural diversity</w:t>
      </w:r>
    </w:p>
    <w:p w:rsidR="007160E8" w:rsidRPr="00151502" w:rsidRDefault="007160E8" w:rsidP="007160E8">
      <w:pPr>
        <w:rPr>
          <w:rFonts w:ascii="Calibri" w:hAnsi="Calibri" w:cs="Calibri"/>
        </w:rPr>
      </w:pPr>
      <w:r w:rsidRPr="00151502">
        <w:rPr>
          <w:rStyle w:val="Style13ptBold"/>
          <w:rFonts w:ascii="Calibri" w:hAnsi="Calibri" w:cs="Calibri"/>
        </w:rPr>
        <w:t xml:space="preserve">Gupta 17– </w:t>
      </w:r>
      <w:r>
        <w:rPr>
          <w:rFonts w:ascii="Calibri" w:hAnsi="Calibri" w:cs="Calibri"/>
        </w:rPr>
        <w:t>content manager and journalist for EdTechReview</w:t>
      </w:r>
      <w:r w:rsidRPr="00151502">
        <w:rPr>
          <w:rFonts w:ascii="Calibri" w:hAnsi="Calibri" w:cs="Calibri"/>
        </w:rPr>
        <w:t xml:space="preserve"> (Priyanka, “Impact of Globalization in Education”, 4/6/17,</w:t>
      </w:r>
      <w:hyperlink r:id="rId134" w:history="1">
        <w:r w:rsidRPr="00151502">
          <w:rPr>
            <w:rFonts w:ascii="Calibri" w:hAnsi="Calibri" w:cs="Calibri"/>
          </w:rPr>
          <w:t xml:space="preserve"> http://edtechreview.in/news/2730-globalization-in-education</w:t>
        </w:r>
        <w:r w:rsidRPr="00151502">
          <w:rPr>
            <w:rStyle w:val="Hyperlink"/>
            <w:rFonts w:ascii="Calibri" w:hAnsi="Calibri" w:cs="Calibri"/>
          </w:rPr>
          <w:t>)//JK</w:t>
        </w:r>
      </w:hyperlink>
    </w:p>
    <w:p w:rsidR="007160E8" w:rsidRPr="0051306A" w:rsidRDefault="007160E8" w:rsidP="007160E8">
      <w:r w:rsidRPr="002805CD">
        <w:t>Globalization is a broad and complex concept.</w:t>
      </w:r>
      <w:r>
        <w:t xml:space="preserve"> </w:t>
      </w:r>
      <w:r w:rsidRPr="002805CD">
        <w:t xml:space="preserve">It is a widely defined word with several connotations to many different people. There has been a hot debate about globalization. Some people believe globalization is a dangerous phenomenon which has changed the world in negative ways. To them, globalization has brought undesirable consequences to society, affecting its peace. On the other hand, another group of people regard </w:t>
      </w:r>
      <w:r w:rsidRPr="002805CD">
        <w:rPr>
          <w:u w:val="single"/>
        </w:rPr>
        <w:t>globalization as a fruitful phenomenon,</w:t>
      </w:r>
      <w:r w:rsidRPr="002805CD">
        <w:t xml:space="preserve"> </w:t>
      </w:r>
      <w:r w:rsidRPr="002805CD">
        <w:rPr>
          <w:u w:val="single"/>
        </w:rPr>
        <w:t>making the world more connected and informed than ever before</w:t>
      </w:r>
      <w:r w:rsidRPr="002805CD">
        <w:t>. They look at it as a novel source for optimism in the world. It is clear that this group see various advantages of globalization.</w:t>
      </w:r>
      <w:r>
        <w:t xml:space="preserve"> </w:t>
      </w:r>
      <w:r w:rsidRPr="002805CD">
        <w:t>In describing both views, Jan Aart Scholte states that ‘</w:t>
      </w:r>
      <w:r w:rsidRPr="00151502">
        <w:rPr>
          <w:i/>
          <w:iCs/>
        </w:rPr>
        <w:t>Some people have associated “globalization” with progress, prosperity and peace. For others, however, the word has conjured up deprivation, disaster and doom.</w:t>
      </w:r>
      <w:r w:rsidRPr="002805CD">
        <w:t>’</w:t>
      </w:r>
      <w:r>
        <w:t xml:space="preserve"> </w:t>
      </w:r>
      <w:r w:rsidRPr="002805CD">
        <w:t>Scholte is Professorial Research Fellow in the Centre for the Study of Globalization and Regionalization.</w:t>
      </w:r>
      <w:r>
        <w:t xml:space="preserve"> </w:t>
      </w:r>
      <w:r w:rsidRPr="002805CD">
        <w:t>Having said so, it is obvious that the impact of globalization has been both positive and negative in the sector of education.</w:t>
      </w:r>
      <w:r>
        <w:t xml:space="preserve"> </w:t>
      </w:r>
      <w:r w:rsidRPr="002805CD">
        <w:t>Listed below are some points that highlight the positive and negative impacts globalization in education has led to</w:t>
      </w:r>
      <w:r>
        <w:t xml:space="preserve"> </w:t>
      </w:r>
      <w:r w:rsidRPr="002805CD">
        <w:t xml:space="preserve">- Globalization has radically transformed the world in every aspect. But it has especially transformed the world economy which has become increasingly inter-connected and inter-dependent. But </w:t>
      </w:r>
      <w:r w:rsidRPr="002805CD">
        <w:rPr>
          <w:u w:val="single"/>
        </w:rPr>
        <w:t>it</w:t>
      </w:r>
      <w:r w:rsidRPr="002805CD">
        <w:t xml:space="preserve"> also </w:t>
      </w:r>
      <w:r w:rsidRPr="002805CD">
        <w:rPr>
          <w:u w:val="single"/>
        </w:rPr>
        <w:t>made the world economy increasingly competitive and more knowledge based, especially in the developed western countries</w:t>
      </w:r>
      <w:r>
        <w:t xml:space="preserve"> </w:t>
      </w:r>
      <w:r w:rsidRPr="002805CD">
        <w:t xml:space="preserve">- </w:t>
      </w:r>
      <w:r w:rsidRPr="00D81639">
        <w:rPr>
          <w:highlight w:val="green"/>
          <w:u w:val="single"/>
        </w:rPr>
        <w:t>Global education interconnects methods of teaching from worldwide systems to encourage the international development of environmental sustainability, as well as contribution toward fortifying global industries</w:t>
      </w:r>
      <w:r w:rsidRPr="002805CD">
        <w:t xml:space="preserve">. </w:t>
      </w:r>
      <w:r w:rsidRPr="002805CD">
        <w:rPr>
          <w:u w:val="single"/>
        </w:rPr>
        <w:t>These educational initiatives prioritize global access to school from the primary to the university levels, instigating learning experiences that prepare students for multinational leadership roles</w:t>
      </w:r>
      <w:r w:rsidRPr="002805CD">
        <w:t>.</w:t>
      </w:r>
      <w:r>
        <w:t xml:space="preserve"> </w:t>
      </w:r>
      <w:r w:rsidRPr="00D81639">
        <w:rPr>
          <w:highlight w:val="green"/>
        </w:rPr>
        <w:t xml:space="preserve">- </w:t>
      </w:r>
      <w:r w:rsidRPr="00D81639">
        <w:rPr>
          <w:highlight w:val="green"/>
          <w:u w:val="single"/>
        </w:rPr>
        <w:t>As education serves as foundational to global stability, the development of multicultural awareness from an early age</w:t>
      </w:r>
      <w:r w:rsidRPr="002805CD">
        <w:rPr>
          <w:u w:val="single"/>
        </w:rPr>
        <w:t xml:space="preserve"> may </w:t>
      </w:r>
      <w:r w:rsidRPr="00D81639">
        <w:rPr>
          <w:highlight w:val="green"/>
          <w:u w:val="single"/>
        </w:rPr>
        <w:t>integrate ideologies sourced from various societies in order to arrive at well-balanced conclusions</w:t>
      </w:r>
      <w:r w:rsidRPr="002805CD">
        <w:rPr>
          <w:u w:val="single"/>
        </w:rPr>
        <w:t xml:space="preserve"> regarding issues that surround the world</w:t>
      </w:r>
      <w:r w:rsidRPr="002805CD">
        <w:t xml:space="preserve"> as a whole. Globalization and education then come to affect one another through mutual goals of preparing young people for successful futures during which their nations will grow increasingly connected.</w:t>
      </w:r>
      <w:r>
        <w:t xml:space="preserve"> </w:t>
      </w:r>
      <w:r w:rsidRPr="002805CD">
        <w:t>- With globalization some of the challenges for knowledge, education and learning will provide today’s learners the ability to be more familiar and comfortable with abstract concepts and uncertain situations.</w:t>
      </w:r>
      <w:r>
        <w:t xml:space="preserve"> </w:t>
      </w:r>
      <w:r w:rsidRPr="002805CD">
        <w:t xml:space="preserve">- </w:t>
      </w:r>
      <w:r w:rsidRPr="00D81639">
        <w:rPr>
          <w:highlight w:val="green"/>
          <w:u w:val="single"/>
        </w:rPr>
        <w:t>Information society and global economy requires a holistic understanding of systems thinking, including the world system and business eco-system</w:t>
      </w:r>
      <w:r w:rsidRPr="002805CD">
        <w:rPr>
          <w:u w:val="single"/>
        </w:rPr>
        <w:t xml:space="preserve">. Globalization uses a holistic approach to the problems. The </w:t>
      </w:r>
      <w:r w:rsidRPr="00D81639">
        <w:rPr>
          <w:highlight w:val="green"/>
          <w:u w:val="single"/>
        </w:rPr>
        <w:t>interdisciplinary research approaches are seen as critical to achieving a more comprehensive understanding the complex reality currently facing the world system</w:t>
      </w:r>
      <w:r w:rsidRPr="002805CD">
        <w:t>.</w:t>
      </w:r>
      <w:r>
        <w:t xml:space="preserve"> </w:t>
      </w:r>
      <w:r w:rsidRPr="002805CD">
        <w:t>- It enhances the student’s ability to manipulate symbols. Highly productive employment in today’s economy will require the learner to constantly manipulate symbols, such as political, legal and business terms, and digital money.</w:t>
      </w:r>
      <w:r>
        <w:t xml:space="preserve"> </w:t>
      </w:r>
      <w:r w:rsidRPr="002805CD">
        <w:t>- Globalization enhances the student’s ability to acquire and utilize knowledge. Globalization enhances the ability of learners to access, assess, adopt, and apply knowledge, to think independently to exercise appropriate judgment and to collaborate with others to make sense of new situations.</w:t>
      </w:r>
      <w:r>
        <w:t xml:space="preserve"> </w:t>
      </w:r>
      <w:r w:rsidRPr="002805CD">
        <w:t xml:space="preserve">- </w:t>
      </w:r>
      <w:r w:rsidRPr="00D81639">
        <w:rPr>
          <w:highlight w:val="green"/>
          <w:u w:val="single"/>
        </w:rPr>
        <w:t>Globalization produces an increased quantity of scientifically and technically trained persons</w:t>
      </w:r>
      <w:r w:rsidRPr="002805CD">
        <w:t>. The emerging economy is based on knowledge as a key factor of production and the industries demand the employees remain highly trained in science and technology.</w:t>
      </w:r>
      <w:r>
        <w:t xml:space="preserve"> </w:t>
      </w:r>
      <w:r w:rsidRPr="002805CD">
        <w:t xml:space="preserve">- </w:t>
      </w:r>
      <w:r w:rsidRPr="00D81639">
        <w:rPr>
          <w:highlight w:val="green"/>
        </w:rPr>
        <w:t>It</w:t>
      </w:r>
      <w:r w:rsidRPr="002805CD">
        <w:t xml:space="preserve"> encourages students to work in teams. To be able to work closely in teams is the need for employees. Working in teams requires students to develop skills in-group dynamics, compromise, debate, persuasion, organization, and leadership and management skills.</w:t>
      </w:r>
      <w:r>
        <w:t xml:space="preserve"> </w:t>
      </w:r>
      <w:r w:rsidRPr="002805CD">
        <w:t xml:space="preserve">- </w:t>
      </w:r>
      <w:r w:rsidRPr="002805CD">
        <w:rPr>
          <w:u w:val="single"/>
        </w:rPr>
        <w:t xml:space="preserve">Globalization breaks the boundaries of space and time. Using advanced information and communications technologies, a new system of knowledge, education and learning should apply a wide range of synchronous and asynchronous </w:t>
      </w:r>
      <w:r w:rsidRPr="002805CD">
        <w:t>activities that aid teacher and student in breaking boundaries of space and time.</w:t>
      </w:r>
      <w:r>
        <w:t xml:space="preserve"> </w:t>
      </w:r>
      <w:r w:rsidRPr="002805CD">
        <w:t xml:space="preserve">- </w:t>
      </w:r>
      <w:r w:rsidRPr="002805CD">
        <w:rPr>
          <w:u w:val="single"/>
        </w:rPr>
        <w:t xml:space="preserve">Globalization </w:t>
      </w:r>
      <w:r w:rsidRPr="00D81639">
        <w:rPr>
          <w:highlight w:val="green"/>
          <w:u w:val="single"/>
        </w:rPr>
        <w:t>meets the knowledge, education and learning challenges and opportunities of the Information Age</w:t>
      </w:r>
      <w:r w:rsidRPr="002805CD">
        <w:rPr>
          <w:u w:val="single"/>
        </w:rPr>
        <w:t>.</w:t>
      </w:r>
      <w:r w:rsidRPr="002805CD">
        <w:t xml:space="preserve"> Knowledge based businesses often complain that graduates lack the capacity to learn new skills and assimilate new knowledge. Globalization makes it easier for businesses.</w:t>
      </w:r>
      <w:r>
        <w:t xml:space="preserve"> </w:t>
      </w:r>
      <w:r w:rsidRPr="002805CD">
        <w:t>- Globalization creates and supports information technologists, policy makers, and practitioners for the purpose of rethinking education and supports mechanisms for the exchange of ideas and experiences in the use of educational technologies.</w:t>
      </w:r>
      <w:r>
        <w:t xml:space="preserve"> </w:t>
      </w:r>
      <w:r w:rsidRPr="002805CD">
        <w:t xml:space="preserve">- Globalization </w:t>
      </w:r>
      <w:r w:rsidRPr="002805CD">
        <w:rPr>
          <w:u w:val="single"/>
        </w:rPr>
        <w:t>encourages explorations, experimentation to push the frontiers of the potential of information technologies and communications for more effective learning</w:t>
      </w:r>
      <w:r w:rsidRPr="002805CD">
        <w:t>.</w:t>
      </w:r>
      <w:r>
        <w:t xml:space="preserve"> </w:t>
      </w:r>
      <w:r w:rsidRPr="002805CD">
        <w:t xml:space="preserve">- </w:t>
      </w:r>
      <w:r w:rsidRPr="00D81639">
        <w:rPr>
          <w:b/>
          <w:highlight w:val="green"/>
          <w:u w:val="single"/>
        </w:rPr>
        <w:t>Global sharing of knowledge, skills, and intellectual assets that are necessary to multiple developments at different levels</w:t>
      </w:r>
      <w:r w:rsidRPr="002805CD">
        <w:t>.</w:t>
      </w:r>
      <w:r>
        <w:t xml:space="preserve"> </w:t>
      </w:r>
      <w:r w:rsidRPr="002805CD">
        <w:t>- Mutual support, supplement and benefit to produce synergy for various developments of countries, communities and individuals.</w:t>
      </w:r>
      <w:r>
        <w:t xml:space="preserve"> </w:t>
      </w:r>
      <w:r w:rsidRPr="002805CD">
        <w:t xml:space="preserve">- Creating values and enhancing efficiency through the above global sharing </w:t>
      </w:r>
      <w:r w:rsidRPr="00D81639">
        <w:rPr>
          <w:highlight w:val="green"/>
        </w:rPr>
        <w:t>and</w:t>
      </w:r>
      <w:r w:rsidRPr="002805CD">
        <w:t xml:space="preserve"> mutual support to serving local needs and growth.</w:t>
      </w:r>
      <w:r>
        <w:t xml:space="preserve"> </w:t>
      </w:r>
      <w:r w:rsidRPr="002805CD">
        <w:t xml:space="preserve">- </w:t>
      </w:r>
      <w:r w:rsidRPr="00D81639">
        <w:rPr>
          <w:b/>
          <w:highlight w:val="green"/>
          <w:u w:val="single"/>
        </w:rPr>
        <w:t>Promot</w:t>
      </w:r>
      <w:r w:rsidRPr="002805CD">
        <w:rPr>
          <w:b/>
          <w:u w:val="single"/>
        </w:rPr>
        <w:t xml:space="preserve">ing </w:t>
      </w:r>
      <w:r w:rsidRPr="00D81639">
        <w:rPr>
          <w:b/>
          <w:highlight w:val="green"/>
          <w:u w:val="single"/>
        </w:rPr>
        <w:t>international understanding, collaboration, harmony, and acceptance to cultural diversity across countries and regions</w:t>
      </w:r>
      <w:r w:rsidRPr="002805CD">
        <w:t>.</w:t>
      </w:r>
      <w:r>
        <w:t xml:space="preserve"> </w:t>
      </w:r>
      <w:r w:rsidRPr="002805CD">
        <w:t>- Facilitating communications, interactions, and encouraging multi-cultural contributions at different levels among countries</w:t>
      </w:r>
      <w:r>
        <w:t>.</w:t>
      </w:r>
    </w:p>
    <w:p w:rsidR="007160E8" w:rsidRPr="0041276C" w:rsidRDefault="007160E8" w:rsidP="007160E8">
      <w:pPr>
        <w:pStyle w:val="Heading4"/>
      </w:pPr>
      <w:r w:rsidRPr="0041276C">
        <w:t xml:space="preserve">Globalization promotes cultural, social exchange, and a more understanding international world. </w:t>
      </w:r>
    </w:p>
    <w:p w:rsidR="007160E8" w:rsidRPr="004D0026" w:rsidRDefault="007160E8" w:rsidP="007160E8">
      <w:pPr>
        <w:rPr>
          <w:b/>
          <w:bCs/>
          <w:sz w:val="28"/>
        </w:rPr>
      </w:pPr>
      <w:proofErr w:type="gramStart"/>
      <w:r w:rsidRPr="002E2072">
        <w:rPr>
          <w:rStyle w:val="Style13ptBold"/>
        </w:rPr>
        <w:t>Raikhana</w:t>
      </w:r>
      <w:r>
        <w:rPr>
          <w:rStyle w:val="Style13ptBold"/>
        </w:rPr>
        <w:t xml:space="preserve"> et al, 13 </w:t>
      </w:r>
      <w:r w:rsidRPr="00263114">
        <w:rPr>
          <w:sz w:val="16"/>
        </w:rPr>
        <w:t>Sadykova Raikhana*, Myrzabekov Moldakhmetb, Myrzabekova Ryskeldyc, Moldakhmetkyzy Aluad.</w:t>
      </w:r>
      <w:proofErr w:type="gramEnd"/>
      <w:r w:rsidRPr="00263114">
        <w:rPr>
          <w:sz w:val="16"/>
        </w:rPr>
        <w:t xml:space="preserve"> Candidate of historical sciences, docent of the chair of World history, historiography and Source, al-Farabi Kazakh National University, al- Farabi street 71, Almaty 050040, Kazakhstan Candidate of historical sciences, docent of the chair of International Relations and World economy, al-Farabi Kazakh National University, al-Farabi street 71, Almaty 050040, Kazakhstan Candidate of historical sciences, docent of the chair of World history, historiography and Source, al-Farabi Kazakh National University, al- Farabi street 71, Almaty 050040, Kazakhstan Student of bachelor degree of Law Department, al-Farabi Kazakh National University, al-Farabi street 71, Almaty 050040, Kazakhstan</w:t>
      </w:r>
      <w:r>
        <w:rPr>
          <w:sz w:val="16"/>
        </w:rPr>
        <w:t>. (“</w:t>
      </w:r>
      <w:r w:rsidRPr="00263114">
        <w:rPr>
          <w:sz w:val="16"/>
        </w:rPr>
        <w:t>The interaction of globalization and culture in the modern world</w:t>
      </w:r>
      <w:r>
        <w:rPr>
          <w:sz w:val="16"/>
        </w:rPr>
        <w:t xml:space="preserve">” 2013 </w:t>
      </w:r>
      <w:r w:rsidRPr="00263114">
        <w:rPr>
          <w:sz w:val="16"/>
        </w:rPr>
        <w:t>https://ac.els-cdn.com/S1877042814013111/1-s2.0-S1877042814013111-main.pdf?_tid=e4b31f8c-b807-4690-a42b-8d3ac312ebef&amp;acdnat=1531077667_</w:t>
      </w:r>
      <w:r w:rsidRPr="00445A61">
        <w:t>34b94a32114c3edcadbbc7ecbc4f6122)//VJ</w:t>
      </w:r>
    </w:p>
    <w:p w:rsidR="007160E8" w:rsidRDefault="007160E8" w:rsidP="007160E8">
      <w:pPr>
        <w:spacing w:line="240" w:lineRule="auto"/>
        <w:ind w:right="277"/>
        <w:jc w:val="both"/>
        <w:rPr>
          <w:sz w:val="16"/>
        </w:rPr>
      </w:pPr>
      <w:r w:rsidRPr="002E2072">
        <w:rPr>
          <w:sz w:val="16"/>
        </w:rPr>
        <w:t xml:space="preserve">Globalization and culture: its interaction </w:t>
      </w:r>
      <w:proofErr w:type="gramStart"/>
      <w:r w:rsidRPr="002E2072">
        <w:rPr>
          <w:sz w:val="16"/>
        </w:rPr>
        <w:t>Currently</w:t>
      </w:r>
      <w:proofErr w:type="gramEnd"/>
      <w:r w:rsidRPr="002E2072">
        <w:rPr>
          <w:sz w:val="16"/>
        </w:rPr>
        <w:t xml:space="preserve">, </w:t>
      </w:r>
      <w:r w:rsidRPr="002E2072">
        <w:rPr>
          <w:b/>
          <w:u w:val="single"/>
        </w:rPr>
        <w:t>globalization contributes to the exchange of cultural values</w:t>
      </w:r>
      <w:r w:rsidRPr="002E2072">
        <w:rPr>
          <w:sz w:val="16"/>
        </w:rPr>
        <w:t xml:space="preserve">. In the scientific explanation was added the term “globalization of culture”. Globalization of culture - is </w:t>
      </w:r>
      <w:r w:rsidRPr="002E2072">
        <w:rPr>
          <w:b/>
          <w:u w:val="single"/>
        </w:rPr>
        <w:t>accelerating the integration of the nations in the world system with the development of modern means of transport and economic relations, and the formation of transnational corporations and the global market</w:t>
      </w:r>
      <w:r w:rsidRPr="002E2072">
        <w:rPr>
          <w:sz w:val="16"/>
        </w:rPr>
        <w:t>, thanks to the people of the media. The term “globalization of culture” appeared in the late 80's.of XX century in connection with the problem of convergence of nations and the expansion of cultural relations of the peoples. It has positive and negative aspects. On the one hand</w:t>
      </w:r>
      <w:r w:rsidRPr="002E2072">
        <w:rPr>
          <w:b/>
          <w:u w:val="single"/>
        </w:rPr>
        <w:t>, it allows people to communicate more with each other and learn about each other.</w:t>
      </w:r>
      <w:r w:rsidRPr="002E2072">
        <w:rPr>
          <w:sz w:val="16"/>
        </w:rPr>
        <w:t xml:space="preserve"> </w:t>
      </w:r>
      <w:r w:rsidRPr="002E2072">
        <w:rPr>
          <w:b/>
          <w:u w:val="single"/>
        </w:rPr>
        <w:t>Expansion of cultural contacts in the modern world, communication and knowledge to bridge gaps between nations</w:t>
      </w:r>
      <w:r w:rsidRPr="002E2072">
        <w:rPr>
          <w:u w:val="single"/>
        </w:rPr>
        <w:t>. Globalization describes the acceleration of the integration of nations into the global system with the development of modern means of transport and economic links, thanks to the people of the media</w:t>
      </w:r>
      <w:r w:rsidRPr="002E2072">
        <w:rPr>
          <w:b/>
          <w:u w:val="single"/>
        </w:rPr>
        <w:t>. It contributes to the expansion of cultural ties between the peoples and human migration.</w:t>
      </w:r>
      <w:r w:rsidRPr="002E2072">
        <w:rPr>
          <w:sz w:val="16"/>
        </w:rPr>
        <w:t xml:space="preserve"> However, it is continuing the dangerous loss of cultural identity. The younger generation learns from each other's fashion, habits, preferences, habits, causing them to become like, a frequently simply faceless. Potential loss of cultural identity lies in the growing threat of assimilation - absorption of low culture of the larger, dissolution culturally minority in the culture of a great nation, heedless of the paternal culture in mass emigration to another country and getting their citizenship. Preservation of cultural identity in contemporary society was measured as the highest achievement of civilization. Previously, it did not pay attention, so absorbed by another, one nation, dissolving a culture without the rest of the conquered people. So it was at the time of European colonization of Latin America and Africa. The expression “social policy” and “cultural policy” for most people in the civilized countries have become accustomed. Why is civilized? Because targeted based on the concept of a balanced management of the social and cultural spheres of society are the hallmarks of a civilized nation. They are familiar, at least since the mid of XX century. So began the planning, in depth approach to the conservation of cultural gene pool of humanity and each individual country in the UN. In this case, loss of cultural identity and cultural dissolution can be full and partial. </w:t>
      </w:r>
      <w:r w:rsidRPr="002E2072">
        <w:rPr>
          <w:b/>
          <w:u w:val="single"/>
        </w:rPr>
        <w:t>Open borders for cultural influence and the growing cultural communication can lead,</w:t>
      </w:r>
      <w:r w:rsidRPr="002E2072">
        <w:rPr>
          <w:sz w:val="16"/>
        </w:rPr>
        <w:t xml:space="preserve"> on the one hand, </w:t>
      </w:r>
      <w:r w:rsidRPr="002E2072">
        <w:rPr>
          <w:b/>
          <w:u w:val="single"/>
        </w:rPr>
        <w:t>to share successful experiences, enriching our own culture, raising it to a higher stage of development</w:t>
      </w:r>
      <w:r w:rsidRPr="002E2072">
        <w:rPr>
          <w:sz w:val="16"/>
        </w:rPr>
        <w:t xml:space="preserve">, on the other - to its cultural exhaustion due to the unification and standardization, sharing the same cultural patterns around the world. Globalization of culture should be distinguished from cultural imperialism, which is the hegemony of developed countries in various spheres of public </w:t>
      </w:r>
    </w:p>
    <w:p w:rsidR="007160E8" w:rsidRPr="00D76F97" w:rsidRDefault="007160E8" w:rsidP="007160E8"/>
    <w:p w:rsidR="007160E8" w:rsidRDefault="007160E8" w:rsidP="007160E8">
      <w:pPr>
        <w:pStyle w:val="Heading3"/>
      </w:pPr>
      <w:r>
        <w:t>Aff—UQ Overwhelms Link: Transnational Corporations</w:t>
      </w:r>
    </w:p>
    <w:p w:rsidR="007160E8" w:rsidRDefault="007160E8" w:rsidP="007160E8">
      <w:pPr>
        <w:pStyle w:val="Heading4"/>
      </w:pPr>
      <w:r>
        <w:t xml:space="preserve">Their capital fluidity turn/other links to the flow of capital are only descriptive of the status quo – the transnational capitalist </w:t>
      </w:r>
      <w:proofErr w:type="gramStart"/>
      <w:r>
        <w:t>class (TCC) already operate</w:t>
      </w:r>
      <w:proofErr w:type="gramEnd"/>
      <w:r>
        <w:t xml:space="preserve"> without borders. The impacts are already happening – makes the aff try or die</w:t>
      </w:r>
    </w:p>
    <w:p w:rsidR="007160E8" w:rsidRPr="00206101" w:rsidRDefault="007160E8" w:rsidP="007160E8">
      <w:pPr>
        <w:rPr>
          <w:sz w:val="18"/>
        </w:rPr>
      </w:pPr>
      <w:proofErr w:type="gramStart"/>
      <w:r w:rsidRPr="00992755">
        <w:rPr>
          <w:rStyle w:val="Style13ptBold"/>
        </w:rPr>
        <w:t>Robinson and Santos 14</w:t>
      </w:r>
      <w:r>
        <w:t xml:space="preserve"> </w:t>
      </w:r>
      <w:r w:rsidRPr="00992755">
        <w:rPr>
          <w:sz w:val="18"/>
        </w:rPr>
        <w:t>(William Robinson – professor at the university of California Santa Barbara.</w:t>
      </w:r>
      <w:proofErr w:type="gramEnd"/>
      <w:r w:rsidRPr="00992755">
        <w:rPr>
          <w:sz w:val="18"/>
        </w:rPr>
        <w:t xml:space="preserve"> Xuan Santos – professor at California state university in San Marcos. “Global Capitalism, Immigrant Labor, and the Struggle for Justice”, 2014, page</w:t>
      </w:r>
      <w:r>
        <w:rPr>
          <w:sz w:val="18"/>
        </w:rPr>
        <w:t>s 5-6</w:t>
      </w:r>
      <w:r w:rsidRPr="00992755">
        <w:rPr>
          <w:sz w:val="18"/>
        </w:rPr>
        <w:t>)</w:t>
      </w:r>
      <w:r>
        <w:rPr>
          <w:sz w:val="18"/>
        </w:rPr>
        <w:t xml:space="preserve"> // Postman</w:t>
      </w:r>
    </w:p>
    <w:p w:rsidR="007160E8" w:rsidRDefault="007160E8" w:rsidP="007160E8">
      <w:pPr>
        <w:rPr>
          <w:rStyle w:val="StyleUnderline"/>
        </w:rPr>
      </w:pPr>
      <w:r w:rsidRPr="00D81639">
        <w:rPr>
          <w:rStyle w:val="StyleUnderline"/>
          <w:highlight w:val="green"/>
        </w:rPr>
        <w:t>Capital responded to the worldwide structural crisis of the 1970s by “going global” in an attempt to break through the constraints that the nation-state</w:t>
      </w:r>
      <w:r w:rsidRPr="00AE3140">
        <w:rPr>
          <w:sz w:val="16"/>
        </w:rPr>
        <w:t xml:space="preserve"> – that is, the working and popular classes operating at the nation-state level – placed on accumulation.  These working and popular classes were unwilling to shoulder the burden of the crisis and so long as they could pressure states to place constraints on capital they could sustain a stand-off with capital that generated “stagflation,” a decline in profits, and a growing political and ideological crisis of hegemony.  In response, dominant groups called for a vast restructuring of world capitalism.  With the election of Ronald Reagan in the United States and Margaret Thatcher in Britain they launched the “neo-liberal counterrevolution” as an offensive against working and popular classes everywhere, involving the dismantling of developmentalist, socialist, and redistribute projects. </w:t>
      </w:r>
      <w:r w:rsidRPr="00D81639">
        <w:rPr>
          <w:rStyle w:val="StyleUnderline"/>
          <w:highlight w:val="green"/>
        </w:rPr>
        <w:t>The global mobility</w:t>
      </w:r>
      <w:r w:rsidRPr="00640B87">
        <w:rPr>
          <w:rStyle w:val="StyleUnderline"/>
        </w:rPr>
        <w:t xml:space="preserve"> of capital associated with globalization </w:t>
      </w:r>
      <w:r w:rsidRPr="00D81639">
        <w:rPr>
          <w:rStyle w:val="StyleUnderline"/>
          <w:highlight w:val="green"/>
        </w:rPr>
        <w:t>allowed the TCC to break free of nation-state constraints to accumulation</w:t>
      </w:r>
      <w:r w:rsidRPr="00640B87">
        <w:rPr>
          <w:rStyle w:val="StyleUnderline"/>
        </w:rPr>
        <w:t xml:space="preserve"> as it has restructured the world economy, fragmented production and the labor process and altered the correlation of class and social forces in its favor, at least in the momentary historic conjuncture of the late 20th and earlier 21st centuries. </w:t>
      </w:r>
      <w:r w:rsidRPr="00AE3140">
        <w:rPr>
          <w:sz w:val="16"/>
        </w:rPr>
        <w:t xml:space="preserve"> Free trade agreements and neo-liberal policies have displaced hundreds of millions of people around the world and generated a vast pool of under- and unemployed labor thrown into the global labor market. </w:t>
      </w:r>
      <w:r w:rsidRPr="00AE3140">
        <w:rPr>
          <w:rStyle w:val="StyleUnderline"/>
        </w:rPr>
        <w:t xml:space="preserve">As a result, </w:t>
      </w:r>
      <w:r w:rsidRPr="00D81639">
        <w:rPr>
          <w:rStyle w:val="StyleUnderline"/>
          <w:highlight w:val="green"/>
        </w:rPr>
        <w:t>the TCC has been able to forge a new capital-labor relation based on the “flexibilizatio</w:t>
      </w:r>
      <w:r w:rsidRPr="00AE3140">
        <w:rPr>
          <w:rStyle w:val="StyleUnderline"/>
        </w:rPr>
        <w:t xml:space="preserve">n” or “Walmartization” </w:t>
      </w:r>
      <w:r w:rsidRPr="00D81639">
        <w:rPr>
          <w:rStyle w:val="StyleUnderline"/>
          <w:highlight w:val="green"/>
        </w:rPr>
        <w:t>of labor</w:t>
      </w:r>
      <w:r w:rsidRPr="00AE3140">
        <w:rPr>
          <w:rStyle w:val="StyleUnderline"/>
        </w:rPr>
        <w:t xml:space="preserve">.  Under this new modality of flexible labor, </w:t>
      </w:r>
      <w:r w:rsidRPr="00D81639">
        <w:rPr>
          <w:rStyle w:val="StyleUnderline"/>
          <w:highlight w:val="green"/>
        </w:rPr>
        <w:t xml:space="preserve">workers no longer enjoy the protection of state regulation of the capital-labor relation.  </w:t>
      </w:r>
      <w:r w:rsidRPr="00AE3140">
        <w:rPr>
          <w:rStyle w:val="StyleUnderline"/>
        </w:rPr>
        <w:t>They face conditions of deunionization, are informalized, casualized, part-time, contract and temporary</w:t>
      </w:r>
      <w:r w:rsidRPr="00D81639">
        <w:rPr>
          <w:rStyle w:val="StyleUnderline"/>
          <w:highlight w:val="green"/>
        </w:rPr>
        <w:t>.  Workers have increasingly become a commodified input into production just as any other raw material.  They can be hired and fired at will and enjoy no stability</w:t>
      </w:r>
      <w:r w:rsidRPr="00AE3140">
        <w:rPr>
          <w:sz w:val="16"/>
        </w:rPr>
        <w:t xml:space="preserve">, what many are now referring to the new “precariate” or the proletariat that labors under conditions of permanent insecurity and precariousness. Crucial to the new labor relations of global capitalism is the elimination of any reciprocity between capital and labor; </w:t>
      </w:r>
      <w:r w:rsidRPr="00AE3140">
        <w:rPr>
          <w:rStyle w:val="StyleUnderline"/>
        </w:rPr>
        <w:t xml:space="preserve">capital bears no responsibility for the social reproduction of labor, on the one hand, and on the other, the state abandons redistributive policies that recirculates value back to labor in the form of the social wages and instead subsidizes capital. </w:t>
      </w:r>
      <w:r w:rsidRPr="00AE3140">
        <w:rPr>
          <w:sz w:val="16"/>
        </w:rPr>
        <w:t xml:space="preserve">These new class relations of global capitalism have been made possible in part by capital’s newfound mobility and in part by the dramatic expansion of the global superfluous population – that portion marginalized and locked out of productive participation in the capitalist economy and constituting some one-third of humanity. This mass of “supernumeraries” is of no direct use to capital.  However, in the larger picture such </w:t>
      </w:r>
      <w:r w:rsidRPr="00D81639">
        <w:rPr>
          <w:rStyle w:val="StyleUnderline"/>
          <w:highlight w:val="green"/>
        </w:rPr>
        <w:t>surplus labor</w:t>
      </w:r>
      <w:r w:rsidRPr="00AE3140">
        <w:rPr>
          <w:rStyle w:val="StyleUnderline"/>
        </w:rPr>
        <w:t xml:space="preserve"> is crucial to global capitalism insofar as it places downward pressure on wages everywhere</w:t>
      </w:r>
      <w:r w:rsidRPr="00AE3140">
        <w:rPr>
          <w:sz w:val="16"/>
        </w:rPr>
        <w:t xml:space="preserve"> – especially to the extent that global labor markets can be tapped and labor can be mobilized throughout the global economy – </w:t>
      </w:r>
      <w:r w:rsidRPr="00AE3140">
        <w:rPr>
          <w:rStyle w:val="StyleUnderline"/>
        </w:rPr>
        <w:t xml:space="preserve">and </w:t>
      </w:r>
      <w:r w:rsidRPr="00D81639">
        <w:rPr>
          <w:rStyle w:val="StyleUnderline"/>
          <w:highlight w:val="green"/>
        </w:rPr>
        <w:t>allows transnational capital to impose discipline over those who remain active in the labor market.</w:t>
      </w:r>
      <w:r>
        <w:rPr>
          <w:rStyle w:val="StyleUnderline"/>
        </w:rPr>
        <w:t xml:space="preserve"> </w:t>
      </w:r>
    </w:p>
    <w:p w:rsidR="007160E8" w:rsidRPr="004A3020" w:rsidRDefault="007160E8" w:rsidP="007160E8"/>
    <w:p w:rsidR="007160E8" w:rsidRDefault="007160E8" w:rsidP="007160E8">
      <w:pPr>
        <w:pStyle w:val="Heading3"/>
      </w:pPr>
      <w:r>
        <w:t>Aff—Protectionism Bad</w:t>
      </w:r>
    </w:p>
    <w:p w:rsidR="007160E8" w:rsidRPr="00591DF1" w:rsidRDefault="007160E8" w:rsidP="007160E8">
      <w:pPr>
        <w:pStyle w:val="Heading4"/>
      </w:pPr>
      <w:r w:rsidRPr="00591DF1">
        <w:t xml:space="preserve">Protectionism hurts the economy </w:t>
      </w:r>
    </w:p>
    <w:p w:rsidR="007160E8" w:rsidRPr="0060773E" w:rsidRDefault="007160E8" w:rsidP="007160E8">
      <w:pPr>
        <w:rPr>
          <w:rStyle w:val="Style13ptBold"/>
        </w:rPr>
      </w:pPr>
      <w:r w:rsidRPr="00591DF1">
        <w:rPr>
          <w:rStyle w:val="Style13ptBold"/>
        </w:rPr>
        <w:t>Hooper, 18</w:t>
      </w:r>
      <w:r>
        <w:rPr>
          <w:rStyle w:val="Style13ptBold"/>
        </w:rPr>
        <w:t xml:space="preserve"> (</w:t>
      </w:r>
      <w:r w:rsidRPr="0060773E">
        <w:rPr>
          <w:rStyle w:val="Style13ptBold"/>
          <w:b w:val="0"/>
          <w:sz w:val="18"/>
        </w:rPr>
        <w:t>Kristina Chief Global Market Strategist on Mar 5, 2018</w:t>
      </w:r>
      <w:r>
        <w:rPr>
          <w:rStyle w:val="Style13ptBold"/>
          <w:b w:val="0"/>
          <w:sz w:val="18"/>
        </w:rPr>
        <w:t xml:space="preserve"> </w:t>
      </w:r>
      <w:hyperlink r:id="rId135" w:history="1">
        <w:r w:rsidRPr="002F3A7D">
          <w:rPr>
            <w:rStyle w:val="Hyperlink"/>
            <w:sz w:val="18"/>
          </w:rPr>
          <w:t>https://www.blog.invesco.us.com/the-dangers-of-protectionism-tariffs</w:t>
        </w:r>
      </w:hyperlink>
      <w:r>
        <w:rPr>
          <w:rStyle w:val="Hyperlink"/>
          <w:sz w:val="18"/>
        </w:rPr>
        <w:t>)</w:t>
      </w:r>
      <w:r>
        <w:rPr>
          <w:rStyle w:val="Style13ptBold"/>
          <w:b w:val="0"/>
          <w:sz w:val="18"/>
        </w:rPr>
        <w:t xml:space="preserve"> </w:t>
      </w:r>
      <w:r>
        <w:t>//</w:t>
      </w:r>
      <w:r w:rsidRPr="006A3ACC">
        <w:t>VJ</w:t>
      </w:r>
    </w:p>
    <w:p w:rsidR="007160E8" w:rsidRPr="0060773E" w:rsidRDefault="007160E8" w:rsidP="007160E8">
      <w:pPr>
        <w:rPr>
          <w:sz w:val="16"/>
        </w:rPr>
      </w:pPr>
      <w:r w:rsidRPr="0060773E">
        <w:rPr>
          <w:sz w:val="16"/>
        </w:rPr>
        <w:t xml:space="preserve">So how do I view protectionism? International trade is a very complex, nuanced issue, but I believe </w:t>
      </w:r>
      <w:r w:rsidRPr="00A4083C">
        <w:rPr>
          <w:b/>
          <w:u w:val="single"/>
        </w:rPr>
        <w:t>free trade,</w:t>
      </w:r>
      <w:r w:rsidRPr="0060773E">
        <w:rPr>
          <w:sz w:val="16"/>
        </w:rPr>
        <w:t xml:space="preserve"> all else being equal, </w:t>
      </w:r>
      <w:r w:rsidRPr="00A4083C">
        <w:rPr>
          <w:b/>
          <w:u w:val="single"/>
        </w:rPr>
        <w:t>is better for consumers, companies and the economy</w:t>
      </w:r>
      <w:r w:rsidRPr="0060773E">
        <w:rPr>
          <w:sz w:val="16"/>
        </w:rPr>
        <w:t xml:space="preserve">. That’s because </w:t>
      </w:r>
      <w:r w:rsidRPr="00A4083C">
        <w:rPr>
          <w:b/>
          <w:u w:val="single"/>
        </w:rPr>
        <w:t>protectionism has a lot of negative consequences:</w:t>
      </w:r>
      <w:r w:rsidRPr="0060773E">
        <w:rPr>
          <w:sz w:val="16"/>
        </w:rPr>
        <w:t xml:space="preserve"> First and foremost, </w:t>
      </w:r>
      <w:r w:rsidRPr="00A4083C">
        <w:rPr>
          <w:b/>
          <w:u w:val="single"/>
        </w:rPr>
        <w:t>protectionism</w:t>
      </w:r>
      <w:r w:rsidRPr="0060773E">
        <w:rPr>
          <w:sz w:val="16"/>
        </w:rPr>
        <w:t xml:space="preserve"> may </w:t>
      </w:r>
      <w:r w:rsidRPr="00A4083C">
        <w:rPr>
          <w:b/>
          <w:u w:val="single"/>
        </w:rPr>
        <w:t>lead to inflation</w:t>
      </w:r>
      <w:r w:rsidRPr="0060773E">
        <w:rPr>
          <w:sz w:val="16"/>
        </w:rPr>
        <w:t xml:space="preserve">, which hurts consumers’ purchasing power and can have a particularly </w:t>
      </w:r>
      <w:r w:rsidRPr="00836EC3">
        <w:rPr>
          <w:b/>
          <w:u w:val="single"/>
        </w:rPr>
        <w:t>negative impact on lower- and middle-income consumers</w:t>
      </w:r>
      <w:r w:rsidRPr="0060773E">
        <w:rPr>
          <w:sz w:val="16"/>
        </w:rPr>
        <w:t xml:space="preserve"> for whom the additional money paid on tariffs could be put to more productive uses. </w:t>
      </w:r>
      <w:r w:rsidRPr="00836EC3">
        <w:rPr>
          <w:b/>
          <w:u w:val="single"/>
        </w:rPr>
        <w:t>Protectionism</w:t>
      </w:r>
      <w:r w:rsidRPr="0060773E">
        <w:rPr>
          <w:sz w:val="16"/>
        </w:rPr>
        <w:t xml:space="preserve"> may also </w:t>
      </w:r>
      <w:r w:rsidRPr="00836EC3">
        <w:rPr>
          <w:b/>
          <w:u w:val="single"/>
        </w:rPr>
        <w:t>curb competitiveness</w:t>
      </w:r>
      <w:r w:rsidRPr="00836EC3">
        <w:rPr>
          <w:u w:val="single"/>
        </w:rPr>
        <w:t>. It enables companies to be complacent and may protect them from being forced to innovate.</w:t>
      </w:r>
      <w:r>
        <w:rPr>
          <w:u w:val="single"/>
        </w:rPr>
        <w:t xml:space="preserve"> </w:t>
      </w:r>
      <w:r w:rsidRPr="0060773E">
        <w:rPr>
          <w:sz w:val="16"/>
        </w:rPr>
        <w:t xml:space="preserve">Competition means that there are winners and losers. But losers can benefit through creative destruction as failure forces them to innovate. </w:t>
      </w:r>
      <w:r w:rsidRPr="00836EC3">
        <w:rPr>
          <w:b/>
          <w:u w:val="single"/>
        </w:rPr>
        <w:t>Even the perceived downside risk of free trade</w:t>
      </w:r>
      <w:r w:rsidRPr="0060773E">
        <w:rPr>
          <w:sz w:val="16"/>
        </w:rPr>
        <w:t xml:space="preserve"> — running a trade deficit — may </w:t>
      </w:r>
      <w:r w:rsidRPr="00836EC3">
        <w:rPr>
          <w:b/>
          <w:u w:val="single"/>
        </w:rPr>
        <w:t>not be so bad</w:t>
      </w:r>
      <w:r w:rsidRPr="0060773E">
        <w:rPr>
          <w:sz w:val="16"/>
        </w:rPr>
        <w:t xml:space="preserve">. That’s because: </w:t>
      </w:r>
      <w:r w:rsidRPr="00836EC3">
        <w:rPr>
          <w:b/>
          <w:u w:val="single"/>
        </w:rPr>
        <w:t>Countries that have more money</w:t>
      </w:r>
      <w:r w:rsidRPr="0060773E">
        <w:rPr>
          <w:sz w:val="16"/>
        </w:rPr>
        <w:t xml:space="preserve">, like the US, </w:t>
      </w:r>
      <w:r w:rsidRPr="00836EC3">
        <w:rPr>
          <w:b/>
          <w:u w:val="single"/>
        </w:rPr>
        <w:t>consume more goods than other countries.</w:t>
      </w:r>
      <w:r w:rsidRPr="0060773E">
        <w:rPr>
          <w:sz w:val="16"/>
        </w:rPr>
        <w:t xml:space="preserve"> If the US runs a trade </w:t>
      </w:r>
      <w:proofErr w:type="gramStart"/>
      <w:r w:rsidRPr="0060773E">
        <w:rPr>
          <w:sz w:val="16"/>
        </w:rPr>
        <w:t>deficit, that</w:t>
      </w:r>
      <w:proofErr w:type="gramEnd"/>
      <w:r w:rsidRPr="0060773E">
        <w:rPr>
          <w:sz w:val="16"/>
        </w:rPr>
        <w:t xml:space="preserve"> helps other economies grow — so they can ultimately purchase more of our goods. Running a trade deficit with the US gives other countries more money to invest back in the US, such as through Treasury purchases, but protectionism reduces foreign direct investment (FDI). For example, Canadian investment comprised 10% of the total FDI in 2016. </w:t>
      </w:r>
      <w:proofErr w:type="gramStart"/>
      <w:r w:rsidRPr="0060773E">
        <w:rPr>
          <w:sz w:val="16"/>
        </w:rPr>
        <w:t>However, according to the Bank of Canada’s January 2018 Monetary Policy Report, “Trade policy uncertainty is expected to reduce the level of investment by about 2% by the end of 2019.”</w:t>
      </w:r>
      <w:proofErr w:type="gramEnd"/>
      <w:r w:rsidRPr="0060773E">
        <w:rPr>
          <w:sz w:val="16"/>
        </w:rPr>
        <w:t xml:space="preserve"> Bank of Canada Governor Stephen Poloz summarized the risks of protectionism in a March 2017 speech: “</w:t>
      </w:r>
      <w:r w:rsidRPr="00836EC3">
        <w:rPr>
          <w:b/>
          <w:u w:val="single"/>
        </w:rPr>
        <w:t xml:space="preserve">Protectionism does not promote growth, and its costs are steep.” </w:t>
      </w:r>
      <w:r w:rsidRPr="0060773E">
        <w:rPr>
          <w:sz w:val="16"/>
        </w:rPr>
        <w:t>In fact, most</w:t>
      </w:r>
      <w:r w:rsidRPr="00836EC3">
        <w:rPr>
          <w:b/>
          <w:u w:val="single"/>
        </w:rPr>
        <w:t xml:space="preserve"> economists agree that protectionism exacerbated the Great Depression:</w:t>
      </w:r>
      <w:r w:rsidRPr="0060773E">
        <w:rPr>
          <w:b/>
          <w:i/>
          <w:sz w:val="16"/>
        </w:rPr>
        <w:t xml:space="preserve"> </w:t>
      </w:r>
      <w:r w:rsidRPr="0060773E">
        <w:rPr>
          <w:sz w:val="16"/>
        </w:rPr>
        <w:t xml:space="preserve">“The Great Depression of the 1930s was marked by a severe outbreak of protectionist trade policies. Governments around the world imposed tariffs, import quotas and exchange controls to restrict spending on foreign goods. These trade barriers contributed to a sharp contraction in world trade in the early 1930s beyond the economic collapse itself, and to a lackluster rebound in trade later in the decade, despite the worldwide economic recovery.”1 </w:t>
      </w:r>
      <w:r w:rsidRPr="00836EC3">
        <w:rPr>
          <w:b/>
          <w:u w:val="single"/>
        </w:rPr>
        <w:t>In addition, trading partners such as China and Japan could retaliate by not buying or even selling US Treasuries</w:t>
      </w:r>
      <w:r w:rsidRPr="0060773E">
        <w:rPr>
          <w:sz w:val="16"/>
        </w:rPr>
        <w:t xml:space="preserve">. As I warned in a Jan. 29 blog, “Countries can retaliate in other ways as well, given how interconnected we are. One powerful retaliatory tool — which many seem to be overlooking — is that they could choose to curtail purchases of US Treasuries or, even worse, also sell some of the Treasuries they hold, which could, all else being equal, drive up US borrowing costs.” Now, that does not mean that free trade is free from risk. Free trade means that some industries in some countries will lose jobs — and that is always a very high price to pay. We can only hope that governments spearhead effective job retraining programs, so that employees are able to learn new skills for the jobs of the future that free trade will help create. This also does not mean that free trade is truly fair, as Lee Iacocca referred to in his book. That may be where “soft” protectionist tools can be employed (such as lower-interest rate loans or subsidies for certain industries) which aren’t quite as blunt an instrument as tariffs. And, where appropriate, countries can utilize the World Trade Organization to correct unfair trade practices on the part of other countries. Key takeaway In short, I have </w:t>
      </w:r>
      <w:r w:rsidRPr="0060773E">
        <w:rPr>
          <w:b/>
          <w:u w:val="single"/>
        </w:rPr>
        <w:t>warned</w:t>
      </w:r>
      <w:r w:rsidRPr="0060773E">
        <w:rPr>
          <w:sz w:val="16"/>
        </w:rPr>
        <w:t xml:space="preserve"> for a while that one of </w:t>
      </w:r>
      <w:r w:rsidRPr="0060773E">
        <w:rPr>
          <w:b/>
          <w:u w:val="single"/>
        </w:rPr>
        <w:t>the key risks to global economic growth</w:t>
      </w:r>
      <w:r w:rsidRPr="0060773E">
        <w:rPr>
          <w:sz w:val="16"/>
        </w:rPr>
        <w:t>, in my view</w:t>
      </w:r>
      <w:r w:rsidRPr="0060773E">
        <w:rPr>
          <w:b/>
          <w:u w:val="single"/>
        </w:rPr>
        <w:t>, is protectionism</w:t>
      </w:r>
      <w:r w:rsidRPr="0060773E">
        <w:rPr>
          <w:sz w:val="16"/>
        </w:rPr>
        <w:t xml:space="preserve">. Tariffs rarely occur in a vacuum. They can multiply, as we saw in the 1930s. Today, </w:t>
      </w:r>
      <w:r w:rsidRPr="0060773E">
        <w:rPr>
          <w:u w:val="single"/>
        </w:rPr>
        <w:t>markets appear to be appropriately fearful of them because of the impact they can have on global economic growth</w:t>
      </w:r>
      <w:r w:rsidRPr="0060773E">
        <w:rPr>
          <w:sz w:val="16"/>
        </w:rPr>
        <w:t xml:space="preserve">; not only did stocks sell off on news of the steel and aluminum tariffs, but we saw the yield on the 10-year US Treasury back down as well, which I believe is an indication of how seriously markets took this threat. While developments as of March 5 suggest that this tariff announcement is really just a bargaining chip in North American Free Trade Agreement negotiations, </w:t>
      </w:r>
      <w:r w:rsidRPr="0060773E">
        <w:rPr>
          <w:u w:val="single"/>
        </w:rPr>
        <w:t>we will want to follow the current situation closely given the continued potential for trade wars to erupt.</w:t>
      </w:r>
    </w:p>
    <w:p w:rsidR="007160E8" w:rsidRPr="00D76F97" w:rsidRDefault="007160E8" w:rsidP="007160E8"/>
    <w:p w:rsidR="007160E8" w:rsidRDefault="007160E8" w:rsidP="007160E8">
      <w:pPr>
        <w:pStyle w:val="Heading3"/>
      </w:pPr>
      <w:r>
        <w:t>Aff—Cap Good – Life Expectancy</w:t>
      </w:r>
    </w:p>
    <w:p w:rsidR="007160E8" w:rsidRPr="001B54BA" w:rsidRDefault="007160E8" w:rsidP="007160E8">
      <w:pPr>
        <w:pStyle w:val="Heading4"/>
        <w:rPr>
          <w:sz w:val="28"/>
        </w:rPr>
      </w:pPr>
      <w:r w:rsidRPr="001B54BA">
        <w:rPr>
          <w:sz w:val="28"/>
        </w:rPr>
        <w:t xml:space="preserve">Capitalism improves the lives of </w:t>
      </w:r>
      <w:r>
        <w:rPr>
          <w:sz w:val="28"/>
        </w:rPr>
        <w:t>all classes</w:t>
      </w:r>
      <w:r w:rsidRPr="001B54BA">
        <w:rPr>
          <w:sz w:val="28"/>
        </w:rPr>
        <w:t xml:space="preserve"> by reducing infant and child mortality rate, increasing life expectancy, and allowing many essential products to be accessible to all social classes. </w:t>
      </w:r>
    </w:p>
    <w:p w:rsidR="007160E8" w:rsidRPr="00097B87" w:rsidRDefault="007160E8" w:rsidP="007160E8">
      <w:r w:rsidRPr="00097B87">
        <w:rPr>
          <w:rStyle w:val="Style13ptBold"/>
        </w:rPr>
        <w:t>Howrwitz 16</w:t>
      </w:r>
      <w:r w:rsidRPr="00097B87">
        <w:t xml:space="preserve"> -- </w:t>
      </w:r>
      <w:r w:rsidRPr="00097B87">
        <w:rPr>
          <w:sz w:val="18"/>
        </w:rPr>
        <w:t>Steven Horwitz is the Schnatter Distinguished Professor of Free Enterprise in the Department of Economics at Ball State University, where he also is a Fellow at the John H. Schnatter Institute for Entrepreneurship and Free Enterprise. He is the author of </w:t>
      </w:r>
      <w:hyperlink r:id="rId136" w:tgtFrame="_blank" w:history="1">
        <w:r w:rsidRPr="00097B87">
          <w:rPr>
            <w:rStyle w:val="Hyperlink"/>
            <w:sz w:val="18"/>
          </w:rPr>
          <w:t>Hayek’s Modern Family: Classical Liberalism and the Evolution of Social Institutions</w:t>
        </w:r>
      </w:hyperlink>
      <w:r w:rsidRPr="00097B87">
        <w:rPr>
          <w:sz w:val="18"/>
        </w:rPr>
        <w:t xml:space="preserve">. </w:t>
      </w:r>
      <w:r w:rsidRPr="00097B87">
        <w:rPr>
          <w:sz w:val="18"/>
        </w:rPr>
        <w:sym w:font="Wingdings" w:char="F0E0"/>
      </w:r>
      <w:r w:rsidRPr="00097B87">
        <w:rPr>
          <w:sz w:val="18"/>
        </w:rPr>
        <w:t xml:space="preserve"> </w:t>
      </w:r>
      <w:proofErr w:type="gramStart"/>
      <w:r w:rsidRPr="00097B87">
        <w:rPr>
          <w:sz w:val="18"/>
        </w:rPr>
        <w:t>Horwitz, S. (2016).</w:t>
      </w:r>
      <w:proofErr w:type="gramEnd"/>
      <w:r w:rsidRPr="00097B87">
        <w:rPr>
          <w:sz w:val="18"/>
        </w:rPr>
        <w:t xml:space="preserve"> Capitalism Is Good for the Poor: Markets Beat Back Poverty. [</w:t>
      </w:r>
      <w:proofErr w:type="gramStart"/>
      <w:r w:rsidRPr="00097B87">
        <w:rPr>
          <w:sz w:val="18"/>
        </w:rPr>
        <w:t>online</w:t>
      </w:r>
      <w:proofErr w:type="gramEnd"/>
      <w:r w:rsidRPr="00097B87">
        <w:rPr>
          <w:sz w:val="18"/>
        </w:rPr>
        <w:t>] Fee.org. Available at: https://fee.org/articles/capitalism-is-good-for-the-poor/ [Accessed 8 Jul. 2018].</w:t>
      </w:r>
    </w:p>
    <w:p w:rsidR="007160E8" w:rsidRDefault="007160E8" w:rsidP="007160E8">
      <w:pPr>
        <w:spacing w:after="0" w:line="240" w:lineRule="auto"/>
        <w:rPr>
          <w:rFonts w:ascii="Lora" w:eastAsia="Times New Roman" w:hAnsi="Lora" w:cs="Times New Roman"/>
          <w:color w:val="000000"/>
          <w:sz w:val="27"/>
          <w:szCs w:val="27"/>
          <w:shd w:val="clear" w:color="auto" w:fill="FFFFFF"/>
        </w:rPr>
      </w:pPr>
    </w:p>
    <w:p w:rsidR="007160E8" w:rsidRPr="00CE7608" w:rsidRDefault="007160E8" w:rsidP="007160E8">
      <w:r w:rsidRPr="005462A6">
        <w:rPr>
          <w:rStyle w:val="Emphasis"/>
        </w:rPr>
        <w:t>Critics</w:t>
      </w:r>
      <w:r w:rsidRPr="00CE7608">
        <w:t xml:space="preserve"> frequently </w:t>
      </w:r>
      <w:r w:rsidRPr="005462A6">
        <w:rPr>
          <w:rStyle w:val="Emphasis"/>
        </w:rPr>
        <w:t xml:space="preserve">accuse </w:t>
      </w:r>
      <w:r w:rsidRPr="00CE7608">
        <w:t xml:space="preserve">markets and </w:t>
      </w:r>
      <w:r w:rsidRPr="005462A6">
        <w:rPr>
          <w:rStyle w:val="Emphasis"/>
        </w:rPr>
        <w:t>capitalism of making life worse for the poor.</w:t>
      </w:r>
      <w:r w:rsidRPr="00CE7608">
        <w:t xml:space="preserve"> This refrain is certainly common in the halls of left-leaning academia as well as in broader intellectual circles. </w:t>
      </w:r>
      <w:r w:rsidRPr="005462A6">
        <w:rPr>
          <w:rStyle w:val="Emphasis"/>
        </w:rPr>
        <w:t xml:space="preserve">But like so many other criticisms of capitalism, this one ignores </w:t>
      </w:r>
      <w:r w:rsidRPr="005462A6">
        <w:t xml:space="preserve">the very real, and very available, </w:t>
      </w:r>
      <w:r w:rsidRPr="005462A6">
        <w:rPr>
          <w:rStyle w:val="Emphasis"/>
        </w:rPr>
        <w:t>facts of history</w:t>
      </w:r>
      <w:r w:rsidRPr="00CE7608">
        <w:t>.</w:t>
      </w:r>
      <w:r>
        <w:t xml:space="preserve"> </w:t>
      </w:r>
      <w:r w:rsidRPr="005462A6">
        <w:rPr>
          <w:rStyle w:val="Emphasis"/>
        </w:rPr>
        <w:t>Nothing has done more to lift humanity out of poverty than the market economy.</w:t>
      </w:r>
      <w:r w:rsidRPr="00CE7608">
        <w:t xml:space="preserve"> This claim is true whether we are looking at a time span of decades or of centuries. The number of people worldwide living on less than about two dollars per day today is</w:t>
      </w:r>
      <w:r>
        <w:t xml:space="preserve"> </w:t>
      </w:r>
      <w:hyperlink r:id="rId137" w:history="1">
        <w:r w:rsidRPr="00CE7608">
          <w:t>less than half</w:t>
        </w:r>
      </w:hyperlink>
      <w:r>
        <w:t xml:space="preserve"> </w:t>
      </w:r>
      <w:r w:rsidRPr="00CE7608">
        <w:t xml:space="preserve">of what it was in 1990. </w:t>
      </w:r>
      <w:r w:rsidRPr="005462A6">
        <w:rPr>
          <w:rStyle w:val="Emphasis"/>
        </w:rPr>
        <w:t>The biggest gains in the fight against poverty have occurred in countries that have opened up their markets, such as China and India.</w:t>
      </w:r>
      <w:r>
        <w:rPr>
          <w:rStyle w:val="Emphasis"/>
        </w:rPr>
        <w:t xml:space="preserve"> </w:t>
      </w:r>
      <w:r w:rsidRPr="00CE26F6">
        <w:rPr>
          <w:sz w:val="18"/>
        </w:rPr>
        <w:t xml:space="preserve">If we look over the longer historical period, we can see that the trends today are just the continuation of capitalism’s victories in beating back poverty. For most of human history, we lived in a world of a few haves and lots of have-nots. That slowly began to change with the advent of capitalism and the </w:t>
      </w:r>
      <w:hyperlink r:id="rId138" w:history="1">
        <w:r w:rsidRPr="00CE26F6">
          <w:rPr>
            <w:sz w:val="18"/>
          </w:rPr>
          <w:t>Industrial Revolution</w:t>
        </w:r>
      </w:hyperlink>
      <w:r w:rsidRPr="00CE26F6">
        <w:rPr>
          <w:sz w:val="18"/>
        </w:rPr>
        <w:t>. As economic growth took off and spread throughout the population, it created our own world in the West in which there are a whole bunch of haves and a few have-more-and-betters. For example,</w:t>
      </w:r>
      <w:r w:rsidRPr="00CE7608">
        <w:t xml:space="preserve"> </w:t>
      </w:r>
      <w:r w:rsidRPr="005462A6">
        <w:rPr>
          <w:rStyle w:val="Emphasis"/>
        </w:rPr>
        <w:t>the percentage of American households below the poverty line who have basic appliances has grown steadily over the</w:t>
      </w:r>
      <w:r>
        <w:rPr>
          <w:rStyle w:val="Emphasis"/>
        </w:rPr>
        <w:t xml:space="preserve"> </w:t>
      </w:r>
      <w:hyperlink r:id="rId139" w:history="1">
        <w:r w:rsidRPr="005462A6">
          <w:rPr>
            <w:rStyle w:val="Emphasis"/>
          </w:rPr>
          <w:t>last few decades</w:t>
        </w:r>
      </w:hyperlink>
      <w:r w:rsidRPr="005462A6">
        <w:rPr>
          <w:rStyle w:val="Emphasis"/>
        </w:rPr>
        <w:t xml:space="preserve">, </w:t>
      </w:r>
      <w:r w:rsidRPr="005462A6">
        <w:rPr>
          <w:rStyle w:val="StyleUnderline"/>
        </w:rPr>
        <w:t>with poor families in 2005 being more likely to own things like a clothes dryer, dishwasher, refrigerator, or air conditioner than the average household was in 1971</w:t>
      </w:r>
      <w:r w:rsidRPr="00CE7608">
        <w:t>. And consumer items that didn’t even exist back then, such as cell phones, were owned by half of poor households in 2005 and are owned by a substantial majority of them today.</w:t>
      </w:r>
      <w:r>
        <w:t xml:space="preserve"> </w:t>
      </w:r>
      <w:r w:rsidRPr="005462A6">
        <w:rPr>
          <w:rStyle w:val="Emphasis"/>
        </w:rPr>
        <w:t>Capitalism has also made poor people’s lives far better by reducing infant and child mortality rates, not to mention maternal death rates during childbirth, and by extending life expectancies by decades.</w:t>
      </w:r>
      <w:r>
        <w:rPr>
          <w:rStyle w:val="Emphasis"/>
        </w:rPr>
        <w:t xml:space="preserve"> </w:t>
      </w:r>
      <w:r w:rsidRPr="00CE7608">
        <w:t xml:space="preserve">Consider, too, the way </w:t>
      </w:r>
      <w:r w:rsidRPr="005462A6">
        <w:rPr>
          <w:rStyle w:val="Emphasis"/>
        </w:rPr>
        <w:t>capitalism</w:t>
      </w:r>
      <w:r w:rsidRPr="00CE7608">
        <w:t xml:space="preserve">’s engine of growth </w:t>
      </w:r>
      <w:r w:rsidRPr="005462A6">
        <w:rPr>
          <w:rStyle w:val="Emphasis"/>
        </w:rPr>
        <w:t>has enabled the planet to sustain almost 7 billion people</w:t>
      </w:r>
      <w:r w:rsidRPr="00CE7608">
        <w:t>, compared to 1 billion in 1800. As</w:t>
      </w:r>
      <w:r>
        <w:t xml:space="preserve"> </w:t>
      </w:r>
      <w:hyperlink r:id="rId140" w:history="1">
        <w:r w:rsidRPr="00CE7608">
          <w:t>Deirdre McCloskey</w:t>
        </w:r>
      </w:hyperlink>
      <w:r>
        <w:t xml:space="preserve"> </w:t>
      </w:r>
      <w:r w:rsidRPr="00CE7608">
        <w:t xml:space="preserve">has noted, if you multiply the gains in consumption to the average human by the gain in life expectancy worldwide by 7 (for 7 billion as compared to 1 billion people), </w:t>
      </w:r>
      <w:r w:rsidRPr="005462A6">
        <w:rPr>
          <w:rStyle w:val="Emphasis"/>
        </w:rPr>
        <w:t>humanity as a whole is better off by a factor of around 120.</w:t>
      </w:r>
      <w:r w:rsidRPr="00CE7608">
        <w:t xml:space="preserve"> </w:t>
      </w:r>
      <w:r w:rsidRPr="005462A6">
        <w:rPr>
          <w:rStyle w:val="StyleUnderline"/>
        </w:rPr>
        <w:t>That’s not 120</w:t>
      </w:r>
      <w:r>
        <w:rPr>
          <w:rStyle w:val="StyleUnderline"/>
        </w:rPr>
        <w:t xml:space="preserve"> </w:t>
      </w:r>
      <w:r w:rsidRPr="005462A6">
        <w:rPr>
          <w:rStyle w:val="StyleUnderline"/>
        </w:rPr>
        <w:t>percent</w:t>
      </w:r>
      <w:r>
        <w:rPr>
          <w:rStyle w:val="StyleUnderline"/>
        </w:rPr>
        <w:t xml:space="preserve"> </w:t>
      </w:r>
      <w:r w:rsidRPr="005462A6">
        <w:rPr>
          <w:rStyle w:val="StyleUnderline"/>
        </w:rPr>
        <w:t>better off, but 120</w:t>
      </w:r>
      <w:r>
        <w:rPr>
          <w:rStyle w:val="StyleUnderline"/>
        </w:rPr>
        <w:t xml:space="preserve"> </w:t>
      </w:r>
      <w:r w:rsidRPr="005462A6">
        <w:rPr>
          <w:rStyle w:val="StyleUnderline"/>
        </w:rPr>
        <w:t>times</w:t>
      </w:r>
      <w:r>
        <w:rPr>
          <w:rStyle w:val="StyleUnderline"/>
        </w:rPr>
        <w:t xml:space="preserve"> </w:t>
      </w:r>
      <w:r w:rsidRPr="005462A6">
        <w:rPr>
          <w:rStyle w:val="StyleUnderline"/>
        </w:rPr>
        <w:t>better off since 1800.</w:t>
      </w:r>
      <w:r>
        <w:t xml:space="preserve"> </w:t>
      </w:r>
      <w:r w:rsidRPr="00CE7608">
        <w:t xml:space="preserve">The </w:t>
      </w:r>
      <w:r w:rsidRPr="005462A6">
        <w:rPr>
          <w:rStyle w:val="Emphasis"/>
        </w:rPr>
        <w:t>competitive market process has also made education, art, and culture available to more</w:t>
      </w:r>
      <w:r w:rsidRPr="00CE7608">
        <w:t xml:space="preserve"> and more </w:t>
      </w:r>
      <w:r w:rsidRPr="005462A6">
        <w:rPr>
          <w:rStyle w:val="Emphasis"/>
        </w:rPr>
        <w:t>people</w:t>
      </w:r>
      <w:r w:rsidRPr="00CE7608">
        <w:t>. Even the poorest of Americans, not to mention many of the global poor, have access through the Internet and TV to concerts, books, and works of art that were exclusively the province of the wealthy for centuries.</w:t>
      </w:r>
      <w:r>
        <w:t xml:space="preserve"> </w:t>
      </w:r>
      <w:r w:rsidRPr="00CE7608">
        <w:t xml:space="preserve">And in the wealthiest countries, </w:t>
      </w:r>
      <w:r w:rsidRPr="005462A6">
        <w:rPr>
          <w:rStyle w:val="Emphasis"/>
        </w:rPr>
        <w:t>the dynamics of capitalism have begun to change the very nature of work</w:t>
      </w:r>
      <w:r w:rsidRPr="00CE7608">
        <w:t xml:space="preserve">. Where once humans toiled for 14 hours per day at backbreaking outdoor labor, now </w:t>
      </w:r>
      <w:r w:rsidRPr="005462A6">
        <w:rPr>
          <w:rStyle w:val="Emphasis"/>
        </w:rPr>
        <w:t>an increasing number of us work inside in climate-controlled comfort. Our workday and workweek have shrunk thanks to the much higher value of labor that comes from working with productive capital. We spend a much smaller percentage of our lives working for pay, whether we’re rich or poor</w:t>
      </w:r>
      <w:r w:rsidRPr="00CE26F6">
        <w:rPr>
          <w:rStyle w:val="Emphasis"/>
          <w:sz w:val="18"/>
        </w:rPr>
        <w:t>.</w:t>
      </w:r>
      <w:r w:rsidRPr="00CE26F6">
        <w:rPr>
          <w:sz w:val="18"/>
        </w:rPr>
        <w:t xml:space="preserve"> And even with economic change, the incomes of the poor are much less variable, as they are not linked to the unpredictable changes in weather that are part and parcel of a predominantly agricultural economy long since disappeared. Think of it this way: the fabulously wealthy kings of old had servants attending to their every need, but an impacted tooth would likely kill them. The poor in largely capitalist countries have access to a quality of medical care and a variety and quality of food that the ancient kings could only dream of. Consider, too, that the working poor of London 100 years ago were, at best, able to split a pound of meat per week among all of their children, which were greater in number than the two or three of today. In addition, the whole family ate meat once a week on Sunday, the one day the man of the household was home for dinner. That was meat for a week. Compare that to today, when we worry that poor Americans are too easily able to afford a meal with a quarter pound of meat in it every single day for less than an hour’s labor. Even if you think that capitalism has made poor people </w:t>
      </w:r>
      <w:hyperlink r:id="rId141" w:history="1">
        <w:r w:rsidRPr="00CE26F6">
          <w:rPr>
            <w:sz w:val="18"/>
          </w:rPr>
          <w:t>overweight</w:t>
        </w:r>
      </w:hyperlink>
      <w:r w:rsidRPr="00CE26F6">
        <w:rPr>
          <w:sz w:val="18"/>
        </w:rPr>
        <w:t>,</w:t>
      </w:r>
      <w:r w:rsidRPr="00CE26F6">
        <w:rPr>
          <w:rStyle w:val="StyleUnderline"/>
          <w:sz w:val="18"/>
        </w:rPr>
        <w:t xml:space="preserve"> </w:t>
      </w:r>
      <w:r w:rsidRPr="005462A6">
        <w:rPr>
          <w:rStyle w:val="StyleUnderline"/>
        </w:rPr>
        <w:t>that’s a major accomplishment compared to the precapitalist norm of constant malnutrition and the struggle even 100 years ago for the working poor to get enough calories.</w:t>
      </w:r>
      <w:r>
        <w:rPr>
          <w:rStyle w:val="StyleUnderline"/>
        </w:rPr>
        <w:t xml:space="preserve"> </w:t>
      </w:r>
      <w:r w:rsidRPr="00CE7608">
        <w:t xml:space="preserve">The reality is that </w:t>
      </w:r>
      <w:r w:rsidRPr="005462A6">
        <w:rPr>
          <w:rStyle w:val="Emphasis"/>
        </w:rPr>
        <w:t>the rich have always lived well historically, as for centuries they could commandeer human labor to attend to their every need. In a precapitalist world, the poor had no hope of upward mobility or of relief from the endless physical drudgery that barely kept them alive.</w:t>
      </w:r>
      <w:r>
        <w:rPr>
          <w:rStyle w:val="Emphasis"/>
        </w:rPr>
        <w:t xml:space="preserve"> </w:t>
      </w:r>
      <w:r w:rsidRPr="005462A6">
        <w:rPr>
          <w:rStyle w:val="Emphasis"/>
        </w:rPr>
        <w:t xml:space="preserve">Today, </w:t>
      </w:r>
      <w:r w:rsidRPr="005462A6">
        <w:t>the poor in capitalist countries live like kings,</w:t>
      </w:r>
      <w:r w:rsidRPr="005462A6">
        <w:rPr>
          <w:rStyle w:val="Emphasis"/>
        </w:rPr>
        <w:t xml:space="preserve"> thanks </w:t>
      </w:r>
      <w:r w:rsidRPr="005462A6">
        <w:t>mostly</w:t>
      </w:r>
      <w:r w:rsidRPr="005462A6">
        <w:rPr>
          <w:rStyle w:val="Emphasis"/>
        </w:rPr>
        <w:t xml:space="preserve"> to the freeing of labor and the ability to accumulate capital </w:t>
      </w:r>
      <w:r w:rsidRPr="005462A6">
        <w:t>that</w:t>
      </w:r>
      <w:r w:rsidRPr="005462A6">
        <w:rPr>
          <w:rStyle w:val="Emphasis"/>
        </w:rPr>
        <w:t xml:space="preserve"> makes </w:t>
      </w:r>
      <w:r w:rsidRPr="005462A6">
        <w:t>that</w:t>
      </w:r>
      <w:r w:rsidRPr="005462A6">
        <w:rPr>
          <w:rStyle w:val="Emphasis"/>
        </w:rPr>
        <w:t xml:space="preserve"> labor more productive and enriches even the poorest</w:t>
      </w:r>
      <w:r w:rsidRPr="00CE7608">
        <w:t xml:space="preserve">. </w:t>
      </w:r>
      <w:r w:rsidRPr="00CE26F6">
        <w:rPr>
          <w:sz w:val="18"/>
        </w:rPr>
        <w:t xml:space="preserve">The falling cost of what were once luxuries and are now necessities, driven by the competitive market and its profit and loss signals, has brought labor-saving machines to the masses. When profit-seeking and innovation became acceptable behavior for the bourgeoisie, the horn of plenty brought forth its bounty, and even the poorest shared in that wealth. Once people no longer needed </w:t>
      </w:r>
      <w:hyperlink r:id="rId142" w:history="1">
        <w:r w:rsidRPr="00CE26F6">
          <w:rPr>
            <w:sz w:val="18"/>
          </w:rPr>
          <w:t>permission to innovate</w:t>
        </w:r>
      </w:hyperlink>
      <w:r w:rsidRPr="00CE26F6">
        <w:rPr>
          <w:sz w:val="18"/>
        </w:rPr>
        <w:t>, and once the value of new inventions was judged by the improvements they made to the lives of the masses in the form of profit and loss, the poor began to live lives of comfort and dignity. These changes are not, as some would say, about technology. After all, the Soviets had great scientists but could not channel that knowledge into material comfort for their poor.</w:t>
      </w:r>
      <w:r w:rsidRPr="00CE7608">
        <w:t xml:space="preserve"> </w:t>
      </w:r>
      <w:r w:rsidRPr="005462A6">
        <w:rPr>
          <w:rStyle w:val="StyleUnderline"/>
        </w:rPr>
        <w:t>And it’s not about natural resources, which is obvious today as resource-poor</w:t>
      </w:r>
      <w:r>
        <w:rPr>
          <w:rStyle w:val="StyleUnderline"/>
        </w:rPr>
        <w:t xml:space="preserve"> </w:t>
      </w:r>
      <w:hyperlink r:id="rId143" w:history="1">
        <w:r w:rsidRPr="005462A6">
          <w:rPr>
            <w:rStyle w:val="StyleUnderline"/>
          </w:rPr>
          <w:t>Hong Kong</w:t>
        </w:r>
      </w:hyperlink>
      <w:r>
        <w:rPr>
          <w:rStyle w:val="StyleUnderline"/>
        </w:rPr>
        <w:t xml:space="preserve"> </w:t>
      </w:r>
      <w:r w:rsidRPr="005462A6">
        <w:rPr>
          <w:rStyle w:val="StyleUnderline"/>
        </w:rPr>
        <w:t>is among the richest countries in the world thanks to capitalism, while</w:t>
      </w:r>
      <w:r>
        <w:rPr>
          <w:rStyle w:val="StyleUnderline"/>
        </w:rPr>
        <w:t xml:space="preserve"> </w:t>
      </w:r>
      <w:hyperlink r:id="rId144" w:history="1">
        <w:r w:rsidRPr="005462A6">
          <w:rPr>
            <w:rStyle w:val="StyleUnderline"/>
          </w:rPr>
          <w:t>Venezuelan socialism</w:t>
        </w:r>
      </w:hyperlink>
      <w:r>
        <w:rPr>
          <w:rStyle w:val="StyleUnderline"/>
        </w:rPr>
        <w:t xml:space="preserve"> </w:t>
      </w:r>
      <w:r w:rsidRPr="005462A6">
        <w:rPr>
          <w:rStyle w:val="StyleUnderline"/>
        </w:rPr>
        <w:t>has destroyed that resource-rich country.</w:t>
      </w:r>
      <w:r>
        <w:t xml:space="preserve"> </w:t>
      </w:r>
      <w:r w:rsidRPr="005462A6">
        <w:rPr>
          <w:rStyle w:val="Emphasis"/>
        </w:rPr>
        <w:t>Inventions only become innovations when the right institutions exist to make them improve the lives of the masses</w:t>
      </w:r>
      <w:r w:rsidRPr="00CE7608">
        <w:t xml:space="preserve">. That is what capitalism did and continues to do every single day. </w:t>
      </w:r>
      <w:r w:rsidRPr="005462A6">
        <w:rPr>
          <w:rStyle w:val="Emphasis"/>
        </w:rPr>
        <w:t>And that’s why capitalism has been so good for the poor</w:t>
      </w:r>
      <w:r w:rsidRPr="00CE7608">
        <w:t>.</w:t>
      </w:r>
      <w:r>
        <w:t xml:space="preserve"> </w:t>
      </w:r>
      <w:r w:rsidRPr="00CE7608">
        <w:t>Consider, finally, what happened when the Soviets decided to show the film version of</w:t>
      </w:r>
      <w:r>
        <w:t xml:space="preserve"> </w:t>
      </w:r>
      <w:r w:rsidRPr="005462A6">
        <w:rPr>
          <w:rStyle w:val="StyleUnderline"/>
        </w:rPr>
        <w:t>The</w:t>
      </w:r>
      <w:r>
        <w:rPr>
          <w:rStyle w:val="StyleUnderline"/>
        </w:rPr>
        <w:t xml:space="preserve"> </w:t>
      </w:r>
      <w:hyperlink r:id="rId145" w:history="1">
        <w:r w:rsidRPr="005462A6">
          <w:rPr>
            <w:rStyle w:val="StyleUnderline"/>
          </w:rPr>
          <w:t>Grapes of Wrath</w:t>
        </w:r>
      </w:hyperlink>
      <w:r>
        <w:rPr>
          <w:rStyle w:val="StyleUnderline"/>
        </w:rPr>
        <w:t xml:space="preserve"> </w:t>
      </w:r>
      <w:r w:rsidRPr="005462A6">
        <w:rPr>
          <w:rStyle w:val="StyleUnderline"/>
        </w:rPr>
        <w:t>as anticapitalist propaganda. In the novel and film, a poor American family is driven from their Depression-era home by the Dust Bowl. They get in their old car and make a horrifying journey in search of a better life in California. The Soviets had to stop showing the film after a short period because the Russian audiences were astonished that poor Americans were able to own a car.</w:t>
      </w:r>
      <w:r>
        <w:t xml:space="preserve"> </w:t>
      </w:r>
      <w:r w:rsidRPr="00CE7608">
        <w:t>Even anticapitalist propaganda can’t help but provide evidence that contradicts its own argument. The historical truth is clear: nothing has done more for the poor than capitalism.</w:t>
      </w:r>
    </w:p>
    <w:p w:rsidR="007160E8" w:rsidRPr="00097B87" w:rsidRDefault="007160E8" w:rsidP="007160E8"/>
    <w:p w:rsidR="007160E8" w:rsidRDefault="007160E8" w:rsidP="007160E8">
      <w:pPr>
        <w:pStyle w:val="Heading3"/>
      </w:pPr>
      <w:r>
        <w:t>Aff—Cap Good – Poverty</w:t>
      </w:r>
    </w:p>
    <w:p w:rsidR="007160E8" w:rsidRPr="0076312A" w:rsidRDefault="007160E8" w:rsidP="007160E8">
      <w:pPr>
        <w:pStyle w:val="Heading4"/>
        <w:rPr>
          <w:rStyle w:val="Style13ptBold"/>
          <w:rFonts w:asciiTheme="minorHAnsi" w:hAnsiTheme="minorHAnsi" w:cstheme="minorHAnsi"/>
          <w:b/>
        </w:rPr>
      </w:pPr>
      <w:r w:rsidRPr="0076312A">
        <w:rPr>
          <w:rStyle w:val="Style13ptBold"/>
          <w:rFonts w:asciiTheme="minorHAnsi" w:hAnsiTheme="minorHAnsi" w:cstheme="minorHAnsi"/>
          <w:b/>
        </w:rPr>
        <w:t xml:space="preserve">They exaggerate the effects of capitalism-poverty may exist, but is at all-time lows. </w:t>
      </w:r>
    </w:p>
    <w:p w:rsidR="007160E8" w:rsidRPr="0076312A" w:rsidRDefault="007160E8" w:rsidP="007160E8">
      <w:pPr>
        <w:rPr>
          <w:rStyle w:val="Style13ptBold"/>
          <w:rFonts w:asciiTheme="minorHAnsi" w:hAnsiTheme="minorHAnsi" w:cstheme="minorHAnsi"/>
        </w:rPr>
      </w:pPr>
      <w:r w:rsidRPr="0076312A">
        <w:rPr>
          <w:rStyle w:val="Style13ptBold"/>
          <w:rFonts w:asciiTheme="minorHAnsi" w:hAnsiTheme="minorHAnsi" w:cstheme="minorHAnsi"/>
        </w:rPr>
        <w:t xml:space="preserve">Horwitz 16 </w:t>
      </w:r>
      <w:r w:rsidRPr="0076312A">
        <w:rPr>
          <w:rFonts w:asciiTheme="minorHAnsi" w:hAnsiTheme="minorHAnsi" w:cstheme="minorHAnsi"/>
        </w:rPr>
        <w:t xml:space="preserve">(Steven Horwitz is the Schnatter Distinguished Professor of Free Enterprise in the Department of Economics at Ball State University, June 09, 2016, “Capitalism is Good for the Poor”, Foundation for Economic Education, </w:t>
      </w:r>
      <w:hyperlink r:id="rId146" w:history="1">
        <w:r w:rsidRPr="0076312A">
          <w:rPr>
            <w:rFonts w:asciiTheme="minorHAnsi" w:hAnsiTheme="minorHAnsi" w:cstheme="minorHAnsi"/>
          </w:rPr>
          <w:t>https://fee.org/articles/capitalism-is-good-for-the-poor/</w:t>
        </w:r>
      </w:hyperlink>
      <w:r w:rsidRPr="0076312A">
        <w:rPr>
          <w:rFonts w:asciiTheme="minorHAnsi" w:hAnsiTheme="minorHAnsi" w:cstheme="minorHAnsi"/>
        </w:rPr>
        <w:t xml:space="preserve"> ,Accessed 7-7-18)//sjp</w:t>
      </w:r>
    </w:p>
    <w:p w:rsidR="007160E8" w:rsidRPr="0076312A" w:rsidRDefault="007160E8" w:rsidP="007160E8">
      <w:pPr>
        <w:rPr>
          <w:rFonts w:asciiTheme="minorHAnsi" w:hAnsiTheme="minorHAnsi" w:cstheme="minorHAnsi"/>
          <w:u w:val="single"/>
        </w:rPr>
      </w:pPr>
      <w:r w:rsidRPr="0076312A">
        <w:rPr>
          <w:rFonts w:asciiTheme="minorHAnsi" w:hAnsiTheme="minorHAnsi" w:cstheme="minorHAnsi"/>
          <w:sz w:val="14"/>
        </w:rPr>
        <w:t xml:space="preserve">Critics frequently accuse markets and capitalism of making life worse for the poor. This refrain is certainly common in the halls of left-leaning academia as well as in broader intellectual circles. But like so many other criticisms of capitalism, this one ignores the very real, and very available, facts of history. </w:t>
      </w:r>
      <w:r w:rsidRPr="00D81639">
        <w:rPr>
          <w:rFonts w:asciiTheme="minorHAnsi" w:hAnsiTheme="minorHAnsi" w:cstheme="minorHAnsi"/>
          <w:highlight w:val="green"/>
          <w:u w:val="single"/>
        </w:rPr>
        <w:t>Nothing has done more to lift humanity out of poverty than the market economy</w:t>
      </w:r>
      <w:r w:rsidRPr="0076312A">
        <w:rPr>
          <w:rFonts w:asciiTheme="minorHAnsi" w:hAnsiTheme="minorHAnsi" w:cstheme="minorHAnsi"/>
          <w:u w:val="single"/>
        </w:rPr>
        <w:t xml:space="preserve">. This claim is true whether we are looking at a time span of decades or of centuries. The </w:t>
      </w:r>
      <w:r w:rsidRPr="00D81639">
        <w:rPr>
          <w:rFonts w:asciiTheme="minorHAnsi" w:hAnsiTheme="minorHAnsi" w:cstheme="minorHAnsi"/>
          <w:highlight w:val="green"/>
          <w:u w:val="single"/>
        </w:rPr>
        <w:t>number of people</w:t>
      </w:r>
      <w:r w:rsidRPr="0076312A">
        <w:rPr>
          <w:rFonts w:asciiTheme="minorHAnsi" w:hAnsiTheme="minorHAnsi" w:cstheme="minorHAnsi"/>
          <w:u w:val="single"/>
        </w:rPr>
        <w:t xml:space="preserve"> worldwide </w:t>
      </w:r>
      <w:r w:rsidRPr="00D81639">
        <w:rPr>
          <w:rFonts w:asciiTheme="minorHAnsi" w:hAnsiTheme="minorHAnsi" w:cstheme="minorHAnsi"/>
          <w:highlight w:val="green"/>
          <w:u w:val="single"/>
        </w:rPr>
        <w:t xml:space="preserve">living on less than about two dollars per day today is </w:t>
      </w:r>
      <w:hyperlink r:id="rId147" w:history="1">
        <w:r w:rsidRPr="00D81639">
          <w:rPr>
            <w:rFonts w:asciiTheme="minorHAnsi" w:hAnsiTheme="minorHAnsi" w:cstheme="minorHAnsi"/>
            <w:highlight w:val="green"/>
            <w:u w:val="single"/>
          </w:rPr>
          <w:t>less than half</w:t>
        </w:r>
      </w:hyperlink>
      <w:r w:rsidRPr="00D81639">
        <w:rPr>
          <w:rFonts w:asciiTheme="minorHAnsi" w:hAnsiTheme="minorHAnsi" w:cstheme="minorHAnsi"/>
          <w:highlight w:val="green"/>
          <w:u w:val="single"/>
        </w:rPr>
        <w:t xml:space="preserve"> of what it was in 1990</w:t>
      </w:r>
      <w:r w:rsidRPr="0076312A">
        <w:rPr>
          <w:rFonts w:asciiTheme="minorHAnsi" w:hAnsiTheme="minorHAnsi" w:cstheme="minorHAnsi"/>
          <w:sz w:val="14"/>
        </w:rPr>
        <w:t xml:space="preserve">. The biggest gains in the fight against poverty have occurred in countries that have opened up their markets, such as China and India. </w:t>
      </w:r>
      <w:r w:rsidRPr="0076312A">
        <w:rPr>
          <w:rFonts w:asciiTheme="minorHAnsi" w:hAnsiTheme="minorHAnsi" w:cstheme="minorHAnsi"/>
          <w:u w:val="single"/>
        </w:rPr>
        <w:t>If we look over the longer historical period, we can see that the trends today are just the continuation of capitalism’s victories in beating back poverty.</w:t>
      </w:r>
      <w:r w:rsidRPr="0076312A">
        <w:rPr>
          <w:rFonts w:asciiTheme="minorHAnsi" w:hAnsiTheme="minorHAnsi" w:cstheme="minorHAnsi"/>
          <w:sz w:val="14"/>
        </w:rPr>
        <w:t xml:space="preserve"> </w:t>
      </w:r>
      <w:r w:rsidRPr="00D81639">
        <w:rPr>
          <w:rFonts w:asciiTheme="minorHAnsi" w:hAnsiTheme="minorHAnsi" w:cstheme="minorHAnsi"/>
          <w:highlight w:val="green"/>
          <w:u w:val="single"/>
        </w:rPr>
        <w:t>For most of human history, we lived in a world of a few haves and lots of have-nots.</w:t>
      </w:r>
      <w:r w:rsidRPr="0076312A">
        <w:rPr>
          <w:rFonts w:asciiTheme="minorHAnsi" w:hAnsiTheme="minorHAnsi" w:cstheme="minorHAnsi"/>
          <w:u w:val="single"/>
        </w:rPr>
        <w:t xml:space="preserve"> That slowly began to change with the advent of capitalism and the </w:t>
      </w:r>
      <w:hyperlink r:id="rId148" w:history="1">
        <w:r w:rsidRPr="0076312A">
          <w:rPr>
            <w:rFonts w:asciiTheme="minorHAnsi" w:hAnsiTheme="minorHAnsi" w:cstheme="minorHAnsi"/>
            <w:u w:val="single"/>
          </w:rPr>
          <w:t>Industrial Revolution</w:t>
        </w:r>
      </w:hyperlink>
      <w:r w:rsidRPr="0076312A">
        <w:rPr>
          <w:rFonts w:asciiTheme="minorHAnsi" w:hAnsiTheme="minorHAnsi" w:cstheme="minorHAnsi"/>
          <w:u w:val="single"/>
        </w:rPr>
        <w:t xml:space="preserve">. </w:t>
      </w:r>
      <w:r w:rsidRPr="00D81639">
        <w:rPr>
          <w:rFonts w:asciiTheme="minorHAnsi" w:hAnsiTheme="minorHAnsi" w:cstheme="minorHAnsi"/>
          <w:highlight w:val="green"/>
          <w:u w:val="single"/>
        </w:rPr>
        <w:t>As economic growth took of</w:t>
      </w:r>
      <w:r w:rsidRPr="0076312A">
        <w:rPr>
          <w:rFonts w:asciiTheme="minorHAnsi" w:hAnsiTheme="minorHAnsi" w:cstheme="minorHAnsi"/>
          <w:u w:val="single"/>
        </w:rPr>
        <w:t xml:space="preserve">f and spread throughout the population, </w:t>
      </w:r>
      <w:r w:rsidRPr="00D81639">
        <w:rPr>
          <w:rFonts w:asciiTheme="minorHAnsi" w:hAnsiTheme="minorHAnsi" w:cstheme="minorHAnsi"/>
          <w:highlight w:val="green"/>
          <w:u w:val="single"/>
        </w:rPr>
        <w:t>it created</w:t>
      </w:r>
      <w:r w:rsidRPr="0076312A">
        <w:rPr>
          <w:rFonts w:asciiTheme="minorHAnsi" w:hAnsiTheme="minorHAnsi" w:cstheme="minorHAnsi"/>
          <w:u w:val="single"/>
        </w:rPr>
        <w:t xml:space="preserve"> </w:t>
      </w:r>
      <w:r w:rsidRPr="0076312A">
        <w:rPr>
          <w:rFonts w:asciiTheme="minorHAnsi" w:hAnsiTheme="minorHAnsi" w:cstheme="minorHAnsi"/>
          <w:sz w:val="14"/>
        </w:rPr>
        <w:t>our own world in the West in which there are</w:t>
      </w:r>
      <w:r w:rsidRPr="0076312A">
        <w:rPr>
          <w:rFonts w:asciiTheme="minorHAnsi" w:hAnsiTheme="minorHAnsi" w:cstheme="minorHAnsi"/>
          <w:u w:val="single"/>
        </w:rPr>
        <w:t xml:space="preserve"> </w:t>
      </w:r>
      <w:r w:rsidRPr="00D81639">
        <w:rPr>
          <w:rFonts w:asciiTheme="minorHAnsi" w:hAnsiTheme="minorHAnsi" w:cstheme="minorHAnsi"/>
          <w:highlight w:val="green"/>
          <w:u w:val="single"/>
        </w:rPr>
        <w:t>a whole bunch of haves and a few have-more-and-betters</w:t>
      </w:r>
      <w:r w:rsidRPr="0076312A">
        <w:rPr>
          <w:rFonts w:asciiTheme="minorHAnsi" w:hAnsiTheme="minorHAnsi" w:cstheme="minorHAnsi"/>
          <w:u w:val="single"/>
        </w:rPr>
        <w:t xml:space="preserve">. For example, </w:t>
      </w:r>
      <w:r w:rsidRPr="00D81639">
        <w:rPr>
          <w:rFonts w:asciiTheme="minorHAnsi" w:hAnsiTheme="minorHAnsi" w:cstheme="minorHAnsi"/>
          <w:highlight w:val="green"/>
          <w:u w:val="single"/>
        </w:rPr>
        <w:t>the percentage of American households below the poverty line who have basic appliances has grown steadily</w:t>
      </w:r>
      <w:r w:rsidRPr="0076312A">
        <w:rPr>
          <w:rFonts w:asciiTheme="minorHAnsi" w:hAnsiTheme="minorHAnsi" w:cstheme="minorHAnsi"/>
          <w:u w:val="single"/>
        </w:rPr>
        <w:t xml:space="preserve"> over the </w:t>
      </w:r>
      <w:hyperlink r:id="rId149" w:history="1">
        <w:r w:rsidRPr="0076312A">
          <w:rPr>
            <w:rFonts w:asciiTheme="minorHAnsi" w:hAnsiTheme="minorHAnsi" w:cstheme="minorHAnsi"/>
            <w:u w:val="single"/>
          </w:rPr>
          <w:t>last few decades</w:t>
        </w:r>
      </w:hyperlink>
      <w:r w:rsidRPr="0076312A">
        <w:rPr>
          <w:rFonts w:asciiTheme="minorHAnsi" w:hAnsiTheme="minorHAnsi" w:cstheme="minorHAnsi"/>
          <w:u w:val="single"/>
        </w:rPr>
        <w:t>, with poor families in 2005 being more likely to own things like a clothes dryer, dishwasher, refrigerator, or air conditioner than the average household was in 1971. A</w:t>
      </w:r>
      <w:r w:rsidRPr="00D81639">
        <w:rPr>
          <w:rFonts w:asciiTheme="minorHAnsi" w:hAnsiTheme="minorHAnsi" w:cstheme="minorHAnsi"/>
          <w:highlight w:val="green"/>
          <w:u w:val="single"/>
        </w:rPr>
        <w:t>nd consumer items that didn’t even exist back then</w:t>
      </w:r>
      <w:r w:rsidRPr="0076312A">
        <w:rPr>
          <w:rFonts w:asciiTheme="minorHAnsi" w:hAnsiTheme="minorHAnsi" w:cstheme="minorHAnsi"/>
          <w:u w:val="single"/>
        </w:rPr>
        <w:t xml:space="preserve">, such as cell phones, </w:t>
      </w:r>
      <w:r w:rsidRPr="00D81639">
        <w:rPr>
          <w:rFonts w:asciiTheme="minorHAnsi" w:hAnsiTheme="minorHAnsi" w:cstheme="minorHAnsi"/>
          <w:highlight w:val="green"/>
          <w:u w:val="single"/>
        </w:rPr>
        <w:t>were owned by half of poor households in 2005</w:t>
      </w:r>
      <w:r w:rsidRPr="0076312A">
        <w:rPr>
          <w:rFonts w:asciiTheme="minorHAnsi" w:hAnsiTheme="minorHAnsi" w:cstheme="minorHAnsi"/>
          <w:u w:val="single"/>
        </w:rPr>
        <w:t xml:space="preserve"> </w:t>
      </w:r>
      <w:r w:rsidRPr="00D81639">
        <w:rPr>
          <w:rFonts w:asciiTheme="minorHAnsi" w:hAnsiTheme="minorHAnsi" w:cstheme="minorHAnsi"/>
          <w:highlight w:val="green"/>
          <w:u w:val="single"/>
        </w:rPr>
        <w:t>and are owned by a substantial majority of them today. Capitalism</w:t>
      </w:r>
      <w:r w:rsidRPr="0076312A">
        <w:rPr>
          <w:rFonts w:asciiTheme="minorHAnsi" w:hAnsiTheme="minorHAnsi" w:cstheme="minorHAnsi"/>
          <w:u w:val="single"/>
        </w:rPr>
        <w:t xml:space="preserve"> has also made poor people’s lives far better by </w:t>
      </w:r>
      <w:r w:rsidRPr="00D81639">
        <w:rPr>
          <w:rFonts w:asciiTheme="minorHAnsi" w:hAnsiTheme="minorHAnsi" w:cstheme="minorHAnsi"/>
          <w:highlight w:val="green"/>
          <w:u w:val="single"/>
        </w:rPr>
        <w:t>reducing infant and child mortality rates, not to mention maternal death rates during childbirth, and</w:t>
      </w:r>
      <w:r w:rsidRPr="0076312A">
        <w:rPr>
          <w:rFonts w:asciiTheme="minorHAnsi" w:hAnsiTheme="minorHAnsi" w:cstheme="minorHAnsi"/>
          <w:u w:val="single"/>
        </w:rPr>
        <w:t xml:space="preserve"> by </w:t>
      </w:r>
      <w:r w:rsidRPr="00D81639">
        <w:rPr>
          <w:rFonts w:asciiTheme="minorHAnsi" w:hAnsiTheme="minorHAnsi" w:cstheme="minorHAnsi"/>
          <w:highlight w:val="green"/>
          <w:u w:val="single"/>
        </w:rPr>
        <w:t>extending life expectancies by decades</w:t>
      </w:r>
      <w:r w:rsidRPr="0076312A">
        <w:rPr>
          <w:rFonts w:asciiTheme="minorHAnsi" w:hAnsiTheme="minorHAnsi" w:cstheme="minorHAnsi"/>
          <w:u w:val="single"/>
        </w:rPr>
        <w:t>. Consider, too, the way capitalism’s engine of growth has enabled the planet to sustain almost 7 billion people, compared to 1 billion in 1800.</w:t>
      </w:r>
      <w:r w:rsidRPr="0076312A">
        <w:rPr>
          <w:rFonts w:asciiTheme="minorHAnsi" w:hAnsiTheme="minorHAnsi" w:cstheme="minorHAnsi"/>
          <w:sz w:val="14"/>
        </w:rPr>
        <w:t xml:space="preserve"> As </w:t>
      </w:r>
      <w:hyperlink r:id="rId150" w:history="1">
        <w:r w:rsidRPr="0076312A">
          <w:rPr>
            <w:rFonts w:asciiTheme="minorHAnsi" w:hAnsiTheme="minorHAnsi" w:cstheme="minorHAnsi"/>
            <w:sz w:val="14"/>
          </w:rPr>
          <w:t>Deirdre McCloskey</w:t>
        </w:r>
      </w:hyperlink>
      <w:r w:rsidRPr="0076312A">
        <w:rPr>
          <w:rFonts w:asciiTheme="minorHAnsi" w:hAnsiTheme="minorHAnsi" w:cstheme="minorHAnsi"/>
          <w:sz w:val="14"/>
        </w:rPr>
        <w:t xml:space="preserve"> has noted, if you multiply the gains in consumption to the average human by the gain in life expectancy worldwide by 7 (for 7 billion as compared to 1 billion people), humanity as a whole is better off by a factor of around 120. That’s not 120 percent better off, but 120 times better off since 1800. </w:t>
      </w:r>
      <w:r w:rsidRPr="0076312A">
        <w:rPr>
          <w:rFonts w:asciiTheme="minorHAnsi" w:hAnsiTheme="minorHAnsi" w:cstheme="minorHAnsi"/>
          <w:u w:val="single"/>
        </w:rPr>
        <w:t xml:space="preserve">The competitive market process has also made education, art, and culture available to more and more people. </w:t>
      </w:r>
      <w:r w:rsidRPr="00D81639">
        <w:rPr>
          <w:rFonts w:asciiTheme="minorHAnsi" w:hAnsiTheme="minorHAnsi" w:cstheme="minorHAnsi"/>
          <w:highlight w:val="green"/>
          <w:u w:val="single"/>
        </w:rPr>
        <w:t xml:space="preserve">Even the poorest of </w:t>
      </w:r>
      <w:r w:rsidRPr="0076312A">
        <w:rPr>
          <w:rFonts w:asciiTheme="minorHAnsi" w:hAnsiTheme="minorHAnsi" w:cstheme="minorHAnsi"/>
          <w:u w:val="single"/>
        </w:rPr>
        <w:t xml:space="preserve">Americans, not to mention many of the global poor, </w:t>
      </w:r>
      <w:r w:rsidRPr="00D81639">
        <w:rPr>
          <w:rFonts w:asciiTheme="minorHAnsi" w:hAnsiTheme="minorHAnsi" w:cstheme="minorHAnsi"/>
          <w:highlight w:val="green"/>
          <w:u w:val="single"/>
        </w:rPr>
        <w:t>have access through the Internet</w:t>
      </w:r>
      <w:r w:rsidRPr="0076312A">
        <w:rPr>
          <w:rFonts w:asciiTheme="minorHAnsi" w:hAnsiTheme="minorHAnsi" w:cstheme="minorHAnsi"/>
          <w:u w:val="single"/>
        </w:rPr>
        <w:t xml:space="preserve"> and TV to concerts, books, and works of art that were exclusively the province of the wealthy for centuries. And in the wealthiest countries, the dynamics of capitalism have begun to change the very nature of work. Where once humans toiled for 14 hours per day at backbreaking outdoor labor, now an increasing number of us work inside in climate-controlled comfort</w:t>
      </w:r>
      <w:r w:rsidRPr="0076312A">
        <w:rPr>
          <w:rFonts w:asciiTheme="minorHAnsi" w:hAnsiTheme="minorHAnsi" w:cstheme="minorHAnsi"/>
          <w:sz w:val="14"/>
        </w:rPr>
        <w:t xml:space="preserve">. Our workday and workweek have shrunk thanks to the much higher value of labor that comes from working with productive capital. We spend a much smaller percentage of our lives working for pay, whether we’re rich or poor. </w:t>
      </w:r>
      <w:r w:rsidRPr="0076312A">
        <w:rPr>
          <w:rFonts w:asciiTheme="minorHAnsi" w:hAnsiTheme="minorHAnsi" w:cstheme="minorHAnsi"/>
          <w:u w:val="single"/>
        </w:rPr>
        <w:t>And even with economic change</w:t>
      </w:r>
      <w:r w:rsidRPr="00D81639">
        <w:rPr>
          <w:rFonts w:asciiTheme="minorHAnsi" w:hAnsiTheme="minorHAnsi" w:cstheme="minorHAnsi"/>
          <w:highlight w:val="green"/>
          <w:u w:val="single"/>
        </w:rPr>
        <w:t>, the incomes of the poor are much less variable, as they are not linked to</w:t>
      </w:r>
      <w:r w:rsidRPr="0076312A">
        <w:rPr>
          <w:rFonts w:asciiTheme="minorHAnsi" w:hAnsiTheme="minorHAnsi" w:cstheme="minorHAnsi"/>
          <w:u w:val="single"/>
        </w:rPr>
        <w:t xml:space="preserve"> the </w:t>
      </w:r>
      <w:r w:rsidRPr="00D81639">
        <w:rPr>
          <w:rFonts w:asciiTheme="minorHAnsi" w:hAnsiTheme="minorHAnsi" w:cstheme="minorHAnsi"/>
          <w:highlight w:val="green"/>
          <w:u w:val="single"/>
        </w:rPr>
        <w:t>unpredictable changes</w:t>
      </w:r>
      <w:r w:rsidRPr="0076312A">
        <w:rPr>
          <w:rFonts w:asciiTheme="minorHAnsi" w:hAnsiTheme="minorHAnsi" w:cstheme="minorHAnsi"/>
          <w:u w:val="single"/>
        </w:rPr>
        <w:t xml:space="preserve"> in weather that are part and parcel of a predominantly agricultural economy long since disappeared. Think of it this way: the fabulously wealthy kings of old had servants attending to their every need, but an impacted tooth would likely kill them. </w:t>
      </w:r>
      <w:r w:rsidRPr="00D81639">
        <w:rPr>
          <w:rFonts w:asciiTheme="minorHAnsi" w:hAnsiTheme="minorHAnsi" w:cstheme="minorHAnsi"/>
          <w:highlight w:val="green"/>
          <w:u w:val="single"/>
        </w:rPr>
        <w:t>The poor in largely capitalist countries have access to</w:t>
      </w:r>
      <w:r w:rsidRPr="0076312A">
        <w:rPr>
          <w:rFonts w:asciiTheme="minorHAnsi" w:hAnsiTheme="minorHAnsi" w:cstheme="minorHAnsi"/>
          <w:u w:val="single"/>
        </w:rPr>
        <w:t xml:space="preserve"> a </w:t>
      </w:r>
      <w:r w:rsidRPr="00D81639">
        <w:rPr>
          <w:rFonts w:asciiTheme="minorHAnsi" w:hAnsiTheme="minorHAnsi" w:cstheme="minorHAnsi"/>
          <w:highlight w:val="green"/>
          <w:u w:val="single"/>
        </w:rPr>
        <w:t>quality</w:t>
      </w:r>
      <w:r w:rsidRPr="0076312A">
        <w:rPr>
          <w:rFonts w:asciiTheme="minorHAnsi" w:hAnsiTheme="minorHAnsi" w:cstheme="minorHAnsi"/>
          <w:u w:val="single"/>
        </w:rPr>
        <w:t xml:space="preserve"> of </w:t>
      </w:r>
      <w:r w:rsidRPr="00D81639">
        <w:rPr>
          <w:rFonts w:asciiTheme="minorHAnsi" w:hAnsiTheme="minorHAnsi" w:cstheme="minorHAnsi"/>
          <w:highlight w:val="green"/>
          <w:u w:val="single"/>
        </w:rPr>
        <w:t>medical care</w:t>
      </w:r>
      <w:r w:rsidRPr="0076312A">
        <w:rPr>
          <w:rFonts w:asciiTheme="minorHAnsi" w:hAnsiTheme="minorHAnsi" w:cstheme="minorHAnsi"/>
          <w:u w:val="single"/>
        </w:rPr>
        <w:t xml:space="preserve"> and a variety and quality of food that the ancient kings could only dream of. </w:t>
      </w:r>
      <w:r w:rsidRPr="0076312A">
        <w:rPr>
          <w:rFonts w:asciiTheme="minorHAnsi" w:hAnsiTheme="minorHAnsi" w:cstheme="minorHAnsi"/>
          <w:sz w:val="14"/>
        </w:rPr>
        <w:t xml:space="preserve">Consider, too, that the working poor of London 100 years ago were, at best, able to split a pound of meat per week among all of their children, which were greater in number than the two or three of today. In addition, the whole family ate meat once a week on Sunday, the one day the man of the household was home for dinner. That was meat for a week. Compare that to today, when we worry that poor Americans are too easily able to afford a meal with a quarter pound of meat in it every single day for less than an hour’s labor. Even if you think that capitalism has made poor people </w:t>
      </w:r>
      <w:hyperlink r:id="rId151" w:history="1">
        <w:r w:rsidRPr="0076312A">
          <w:rPr>
            <w:rFonts w:asciiTheme="minorHAnsi" w:hAnsiTheme="minorHAnsi" w:cstheme="minorHAnsi"/>
            <w:sz w:val="14"/>
          </w:rPr>
          <w:t>overweight</w:t>
        </w:r>
      </w:hyperlink>
      <w:r w:rsidRPr="0076312A">
        <w:rPr>
          <w:rFonts w:asciiTheme="minorHAnsi" w:hAnsiTheme="minorHAnsi" w:cstheme="minorHAnsi"/>
          <w:sz w:val="14"/>
        </w:rPr>
        <w:t xml:space="preserve">, that’s a major accomplishment compared to the precapitalist norm of constant malnutrition and the struggle even 100 years ago for the working poor to get enough calories. </w:t>
      </w:r>
      <w:r w:rsidRPr="0076312A">
        <w:rPr>
          <w:rFonts w:asciiTheme="minorHAnsi" w:hAnsiTheme="minorHAnsi" w:cstheme="minorHAnsi"/>
          <w:u w:val="single"/>
        </w:rPr>
        <w:t xml:space="preserve">The reality is that the rich have always lived well historically, as for centuries they could commandeer human labor to attend to their every need. In a precapitalist world, the poor had no hope of upward mobility or of relief from the endless physical drudgery that barely kept them alive. Today, the poor in capitalist countries live like kings, thanks mostly to the freeing of labor and the ability to accumulate capital that makes that labor more productive and enriches even the poorest. </w:t>
      </w:r>
      <w:r w:rsidRPr="00D81639">
        <w:rPr>
          <w:rFonts w:asciiTheme="minorHAnsi" w:hAnsiTheme="minorHAnsi" w:cstheme="minorHAnsi"/>
          <w:highlight w:val="green"/>
          <w:u w:val="single"/>
        </w:rPr>
        <w:t>The falling cost of what were once luxuries and are now necessities</w:t>
      </w:r>
      <w:r w:rsidRPr="0076312A">
        <w:rPr>
          <w:rFonts w:asciiTheme="minorHAnsi" w:hAnsiTheme="minorHAnsi" w:cstheme="minorHAnsi"/>
          <w:u w:val="single"/>
        </w:rPr>
        <w:t>, driven by the competitive market and its profit and loss signals, has brought labor-saving machines to the masses</w:t>
      </w:r>
      <w:r w:rsidRPr="0076312A">
        <w:rPr>
          <w:rFonts w:asciiTheme="minorHAnsi" w:hAnsiTheme="minorHAnsi" w:cstheme="minorHAnsi"/>
          <w:sz w:val="14"/>
        </w:rPr>
        <w:t xml:space="preserve">. When profit-seeking and innovation became acceptable behavior for the bourgeoisie, the horn of plenty brought forth its bounty, and even the poorest shared in that wealth. </w:t>
      </w:r>
      <w:r w:rsidRPr="0076312A">
        <w:rPr>
          <w:rFonts w:asciiTheme="minorHAnsi" w:hAnsiTheme="minorHAnsi" w:cstheme="minorHAnsi"/>
          <w:u w:val="single"/>
        </w:rPr>
        <w:t xml:space="preserve">Once people no longer needed </w:t>
      </w:r>
      <w:hyperlink r:id="rId152" w:history="1">
        <w:r w:rsidRPr="0076312A">
          <w:rPr>
            <w:rFonts w:asciiTheme="minorHAnsi" w:hAnsiTheme="minorHAnsi" w:cstheme="minorHAnsi"/>
            <w:u w:val="single"/>
          </w:rPr>
          <w:t>permission to innovate</w:t>
        </w:r>
      </w:hyperlink>
      <w:r w:rsidRPr="0076312A">
        <w:rPr>
          <w:rFonts w:asciiTheme="minorHAnsi" w:hAnsiTheme="minorHAnsi" w:cstheme="minorHAnsi"/>
          <w:u w:val="single"/>
        </w:rPr>
        <w:t xml:space="preserve">, and once the value of new inventions was judged by the improvements they made to the lives of the masses in the form of profit and loss, the poor began to live lives of comfort and dignity. </w:t>
      </w:r>
      <w:r w:rsidRPr="0076312A">
        <w:rPr>
          <w:rFonts w:asciiTheme="minorHAnsi" w:hAnsiTheme="minorHAnsi" w:cstheme="minorHAnsi"/>
          <w:sz w:val="14"/>
        </w:rPr>
        <w:t xml:space="preserve">These changes are not, as some would say, about technology. After all, the Soviets had great scientists but could not channel that knowledge into material comfort for their poor. And it’s not about natural resources, which is obvious today as resource-poor </w:t>
      </w:r>
      <w:hyperlink r:id="rId153" w:history="1">
        <w:r w:rsidRPr="0076312A">
          <w:rPr>
            <w:rFonts w:asciiTheme="minorHAnsi" w:hAnsiTheme="minorHAnsi" w:cstheme="minorHAnsi"/>
            <w:sz w:val="14"/>
          </w:rPr>
          <w:t>Hong Kong</w:t>
        </w:r>
      </w:hyperlink>
      <w:r w:rsidRPr="0076312A">
        <w:rPr>
          <w:rFonts w:asciiTheme="minorHAnsi" w:hAnsiTheme="minorHAnsi" w:cstheme="minorHAnsi"/>
          <w:sz w:val="14"/>
        </w:rPr>
        <w:t xml:space="preserve"> is among the richest countries in the world thanks to capitalism, while </w:t>
      </w:r>
      <w:hyperlink r:id="rId154" w:history="1">
        <w:r w:rsidRPr="0076312A">
          <w:rPr>
            <w:rFonts w:asciiTheme="minorHAnsi" w:hAnsiTheme="minorHAnsi" w:cstheme="minorHAnsi"/>
            <w:sz w:val="14"/>
          </w:rPr>
          <w:t>Venezuelan socialism</w:t>
        </w:r>
      </w:hyperlink>
      <w:r w:rsidRPr="0076312A">
        <w:rPr>
          <w:rFonts w:asciiTheme="minorHAnsi" w:hAnsiTheme="minorHAnsi" w:cstheme="minorHAnsi"/>
          <w:sz w:val="14"/>
        </w:rPr>
        <w:t xml:space="preserve"> has destroyed that resource-rich country. </w:t>
      </w:r>
      <w:r w:rsidRPr="00D81639">
        <w:rPr>
          <w:rFonts w:asciiTheme="minorHAnsi" w:hAnsiTheme="minorHAnsi" w:cstheme="minorHAnsi"/>
          <w:highlight w:val="green"/>
          <w:u w:val="single"/>
        </w:rPr>
        <w:t>Inventions only become innovations when the right institutions exist</w:t>
      </w:r>
      <w:r w:rsidRPr="0076312A">
        <w:rPr>
          <w:rFonts w:asciiTheme="minorHAnsi" w:hAnsiTheme="minorHAnsi" w:cstheme="minorHAnsi"/>
          <w:u w:val="single"/>
        </w:rPr>
        <w:t xml:space="preserve"> to make them improve the lives of the masses. That is what capitalism did and continues to do every single day. And that’s why capitalism has been so good for the poor. </w:t>
      </w:r>
      <w:r w:rsidRPr="0076312A">
        <w:rPr>
          <w:rFonts w:asciiTheme="minorHAnsi" w:hAnsiTheme="minorHAnsi" w:cstheme="minorHAnsi"/>
          <w:sz w:val="14"/>
        </w:rPr>
        <w:t xml:space="preserve">Consider, finally, what happened when the Soviets decided to show the film version of The </w:t>
      </w:r>
      <w:hyperlink r:id="rId155" w:history="1">
        <w:r w:rsidRPr="0076312A">
          <w:rPr>
            <w:rFonts w:asciiTheme="minorHAnsi" w:hAnsiTheme="minorHAnsi" w:cstheme="minorHAnsi"/>
            <w:sz w:val="14"/>
          </w:rPr>
          <w:t>Grapes of Wrath</w:t>
        </w:r>
      </w:hyperlink>
      <w:r w:rsidRPr="0076312A">
        <w:rPr>
          <w:rFonts w:asciiTheme="minorHAnsi" w:hAnsiTheme="minorHAnsi" w:cstheme="minorHAnsi"/>
          <w:sz w:val="14"/>
        </w:rPr>
        <w:t xml:space="preserve"> as anticapitalist propaganda. In the novel and film, a poor American family is driven from their Depression-era home by the Dust Bowl. They get in their old car and make a horrifying journey in search of a better life in California. The Soviets had to stop showing the film after a short period because the Russian audiences were astonished that poor Americans were able to own a car. </w:t>
      </w:r>
      <w:r w:rsidRPr="0076312A">
        <w:rPr>
          <w:rFonts w:asciiTheme="minorHAnsi" w:hAnsiTheme="minorHAnsi" w:cstheme="minorHAnsi"/>
          <w:u w:val="single"/>
        </w:rPr>
        <w:t>Even anticapitalist propaganda can’t help but provide evidence that contradicts its own argument. The historical truth is clear: nothing has done more for the poor than capitalism.</w:t>
      </w:r>
    </w:p>
    <w:p w:rsidR="007160E8" w:rsidRPr="00130F2A" w:rsidRDefault="007160E8" w:rsidP="007160E8"/>
    <w:p w:rsidR="007160E8" w:rsidRDefault="007160E8" w:rsidP="007160E8">
      <w:pPr>
        <w:pStyle w:val="Heading3"/>
      </w:pPr>
      <w:r>
        <w:t>Aff—Cap Good – Climate Change</w:t>
      </w:r>
    </w:p>
    <w:p w:rsidR="007160E8" w:rsidRPr="00207ED9" w:rsidRDefault="007160E8" w:rsidP="007160E8">
      <w:pPr>
        <w:pStyle w:val="Heading4"/>
      </w:pPr>
      <w:r>
        <w:t xml:space="preserve">Capitalism key to solve climate change </w:t>
      </w:r>
    </w:p>
    <w:p w:rsidR="007160E8" w:rsidRPr="00516E03" w:rsidRDefault="007160E8" w:rsidP="007160E8">
      <w:pPr>
        <w:rPr>
          <w:sz w:val="16"/>
        </w:rPr>
      </w:pPr>
      <w:r>
        <w:rPr>
          <w:rStyle w:val="Style13ptBold"/>
        </w:rPr>
        <w:t xml:space="preserve">Millstein and Rosen, </w:t>
      </w:r>
      <w:r w:rsidRPr="00207ED9">
        <w:rPr>
          <w:rStyle w:val="Style13ptBold"/>
        </w:rPr>
        <w:t>18</w:t>
      </w:r>
      <w:r>
        <w:rPr>
          <w:rStyle w:val="Strong"/>
          <w:color w:val="222222"/>
          <w:shd w:val="clear" w:color="auto" w:fill="FFFFFF"/>
        </w:rPr>
        <w:t>-</w:t>
      </w:r>
      <w:r w:rsidRPr="00207ED9">
        <w:t xml:space="preserve">Brenden Millstein, Co-founder &amp; CEO and Raphael Rosen, Co-founder &amp; President of the Carbon Lighthouse, which is a business dedicated to enough and pay businesses to reduce CO2 emissions (Millstein Brenden and Rosen Raphael “2018: Capitalism Will Save the Planet” </w:t>
      </w:r>
      <w:hyperlink r:id="rId156" w:history="1">
        <w:r w:rsidRPr="00207ED9">
          <w:rPr>
            <w:rStyle w:val="Hyperlink"/>
          </w:rPr>
          <w:t>https://www.carbonlighthouse.com/2018-capitalism-will-save-planet/</w:t>
        </w:r>
      </w:hyperlink>
      <w:r w:rsidRPr="00207ED9">
        <w:t xml:space="preserve">) </w:t>
      </w:r>
      <w:r>
        <w:t>//</w:t>
      </w:r>
      <w:r w:rsidRPr="00207ED9">
        <w:t>VJ</w:t>
      </w:r>
    </w:p>
    <w:p w:rsidR="007160E8" w:rsidRDefault="007160E8" w:rsidP="007160E8">
      <w:pPr>
        <w:rPr>
          <w:sz w:val="16"/>
        </w:rPr>
      </w:pPr>
      <w:r w:rsidRPr="00516E03">
        <w:rPr>
          <w:sz w:val="16"/>
        </w:rPr>
        <w:t>The climate conversations of 2017 seemed as extreme as the weather itself. On one hand, in a dramatic reversal, the Trump administration declared it would remove the United States from the historic Paris Climate Agreement, citing negative economic impact. On the other, New York City Mayor Bill DeBlasio announced an ambitious plan requiring buildings in his city to significantly reduce carbon emissions, no matter the cost</w:t>
      </w:r>
      <w:r w:rsidRPr="00A80710">
        <w:rPr>
          <w:b/>
          <w:u w:val="single"/>
        </w:rPr>
        <w:t>. Regardless of where you sit on these issues</w:t>
      </w:r>
      <w:r w:rsidRPr="00516E03">
        <w:rPr>
          <w:sz w:val="16"/>
        </w:rPr>
        <w:t>, one fundamental fact has been largely absent from the conversation: to be viable</w:t>
      </w:r>
      <w:r w:rsidRPr="00A80710">
        <w:rPr>
          <w:b/>
          <w:u w:val="single"/>
        </w:rPr>
        <w:t>, climate solutions must be profitable.</w:t>
      </w:r>
      <w:r w:rsidRPr="00516E03">
        <w:rPr>
          <w:sz w:val="16"/>
        </w:rPr>
        <w:t xml:space="preserve"> We live in a capitalist society. Markets matter. And while unchecked capitalism drives many of the challenges exacerbating our climate conundrum, aligning environmental goals with market forces may prove to be our salvation. </w:t>
      </w:r>
      <w:r w:rsidRPr="00A80710">
        <w:rPr>
          <w:b/>
          <w:u w:val="single"/>
        </w:rPr>
        <w:t>The challenge lies in harnessing capitalism’s relentless focus on financial growth in a climate-conscious direction.</w:t>
      </w:r>
      <w:r w:rsidRPr="00516E03">
        <w:rPr>
          <w:sz w:val="16"/>
        </w:rPr>
        <w:t xml:space="preserve"> Of course, we support those across the globe contributing immensely to solving the climate problem through social change initiatives, but</w:t>
      </w:r>
      <w:r w:rsidRPr="00A80710">
        <w:rPr>
          <w:b/>
          <w:u w:val="single"/>
        </w:rPr>
        <w:t xml:space="preserve"> large scale social changes can often take decades to mobilize and our climate requires action today. Working within the existing economic paradigm is the fastest way to progress.</w:t>
      </w:r>
      <w:r>
        <w:rPr>
          <w:b/>
          <w:u w:val="single"/>
        </w:rPr>
        <w:t xml:space="preserve"> </w:t>
      </w:r>
      <w:r w:rsidRPr="00516E03">
        <w:rPr>
          <w:sz w:val="16"/>
        </w:rPr>
        <w:t xml:space="preserve">The tragedy of ‘business-as-usual’ is that it’s often bad for business in the long term, even if it makes money in the short term. Behavior change in many business sectors doesn’t always have an immediate financial reward, and commercial real estate is no exception. The World Green Building Council estimates that over 30 percent of global carbon emissions come from buildings. And a recent article by experts from Rocky Mountain Institute establishes a little-known fact that buildings consume over 41 percent of the nation’s total energy use. In larger cities like Chicago and New York, this figure reaches almost 70 percent. Much of this energy consumption is energy waste, and therefore can be eliminated if owners see reducing their demand as easy and profitable. At Carbon Lighthouse, we see this as a dual challenge and opportunity — </w:t>
      </w:r>
      <w:r w:rsidRPr="00516E03">
        <w:rPr>
          <w:b/>
          <w:u w:val="single"/>
        </w:rPr>
        <w:t xml:space="preserve">we can’t achieve our mission of stopping climate change without eliminating these emissions, but to do that we must unlock significant financial value to get building owners on board. </w:t>
      </w:r>
      <w:r w:rsidRPr="00516E03">
        <w:rPr>
          <w:sz w:val="16"/>
        </w:rPr>
        <w:t xml:space="preserve">As entrepreneurs in the technology and energy sectors, we know that </w:t>
      </w:r>
      <w:r w:rsidRPr="00516E03">
        <w:rPr>
          <w:b/>
          <w:u w:val="single"/>
        </w:rPr>
        <w:t>delivering profits is the only way to succeed</w:t>
      </w:r>
      <w:r w:rsidRPr="00516E03">
        <w:rPr>
          <w:sz w:val="16"/>
        </w:rPr>
        <w:t>. That’s why we’ve dedicated the last seven years to developing a viable business solution for building owners that recasts energy from a passive resource to a value creator that reduces carbon emissions at the same time. Our model guarantees returns to landlords. Yes, Carbon Lighthouse actually makes money for building owners or we pay them. We’re able to do this thanks to our powerful proprietary technology, CLUES®, the culmination of hundreds of sensors, vast amounts of original building data and machine learning — analyzed and acted upon by our talented team of engineers. Our ongoing service then ensures revenue is realized over a long period of time.</w:t>
      </w:r>
    </w:p>
    <w:p w:rsidR="007160E8" w:rsidRPr="00D76F97" w:rsidRDefault="007160E8" w:rsidP="007160E8"/>
    <w:p w:rsidR="007160E8" w:rsidRDefault="007160E8" w:rsidP="007160E8">
      <w:pPr>
        <w:pStyle w:val="Heading3"/>
      </w:pPr>
      <w:r>
        <w:t>Aff—Cap Good – Tech</w:t>
      </w:r>
    </w:p>
    <w:p w:rsidR="007160E8" w:rsidRPr="00737563" w:rsidRDefault="007160E8" w:rsidP="00737563">
      <w:pPr>
        <w:pStyle w:val="Heading4"/>
      </w:pPr>
      <w:r w:rsidRPr="00737563">
        <w:t>History has proven that globalization immensely improved international technology. These ideas and technology spread all over, developing countries included. Technological advancement is needed to create improvements in the economy and standards of living</w:t>
      </w:r>
    </w:p>
    <w:p w:rsidR="007160E8" w:rsidRPr="000E477F" w:rsidRDefault="007160E8" w:rsidP="007160E8">
      <w:pPr>
        <w:rPr>
          <w:rStyle w:val="Style13ptBold"/>
          <w:sz w:val="28"/>
        </w:rPr>
      </w:pPr>
      <w:r>
        <w:rPr>
          <w:rStyle w:val="Style13ptBold"/>
        </w:rPr>
        <w:t xml:space="preserve">Aslam et al 18 </w:t>
      </w:r>
      <w:hyperlink r:id="rId157" w:history="1">
        <w:r w:rsidRPr="000E477F">
          <w:rPr>
            <w:sz w:val="18"/>
            <w:shd w:val="clear" w:color="auto" w:fill="FFFFFF"/>
          </w:rPr>
          <w:t>Aqib Aslam</w:t>
        </w:r>
      </w:hyperlink>
      <w:r w:rsidRPr="000E477F">
        <w:rPr>
          <w:sz w:val="18"/>
          <w:shd w:val="clear" w:color="auto" w:fill="FFFFFF"/>
        </w:rPr>
        <w:t>, </w:t>
      </w:r>
      <w:hyperlink r:id="rId158" w:history="1">
        <w:r w:rsidRPr="000E477F">
          <w:rPr>
            <w:sz w:val="18"/>
            <w:shd w:val="clear" w:color="auto" w:fill="FFFFFF"/>
          </w:rPr>
          <w:t>Johannes Eugster</w:t>
        </w:r>
      </w:hyperlink>
      <w:r w:rsidRPr="000E477F">
        <w:rPr>
          <w:sz w:val="18"/>
          <w:shd w:val="clear" w:color="auto" w:fill="FFFFFF"/>
        </w:rPr>
        <w:t>, </w:t>
      </w:r>
      <w:hyperlink r:id="rId159" w:history="1">
        <w:r w:rsidRPr="000E477F">
          <w:rPr>
            <w:sz w:val="18"/>
            <w:shd w:val="clear" w:color="auto" w:fill="FFFFFF"/>
          </w:rPr>
          <w:t>Giang Ho</w:t>
        </w:r>
      </w:hyperlink>
      <w:r w:rsidRPr="000E477F">
        <w:rPr>
          <w:sz w:val="18"/>
          <w:shd w:val="clear" w:color="auto" w:fill="FFFFFF"/>
        </w:rPr>
        <w:t>, </w:t>
      </w:r>
      <w:hyperlink r:id="rId160" w:history="1">
        <w:r w:rsidRPr="000E477F">
          <w:rPr>
            <w:sz w:val="18"/>
            <w:shd w:val="clear" w:color="auto" w:fill="FFFFFF"/>
          </w:rPr>
          <w:t>Florence Jaumotte</w:t>
        </w:r>
      </w:hyperlink>
      <w:r w:rsidRPr="000E477F">
        <w:rPr>
          <w:sz w:val="18"/>
          <w:shd w:val="clear" w:color="auto" w:fill="FFFFFF"/>
        </w:rPr>
        <w:t>, </w:t>
      </w:r>
      <w:hyperlink r:id="rId161" w:history="1">
        <w:r w:rsidRPr="000E477F">
          <w:rPr>
            <w:sz w:val="18"/>
            <w:shd w:val="clear" w:color="auto" w:fill="FFFFFF"/>
          </w:rPr>
          <w:t>Carolina Osorio-Buitron</w:t>
        </w:r>
      </w:hyperlink>
      <w:r w:rsidRPr="000E477F">
        <w:rPr>
          <w:sz w:val="18"/>
          <w:shd w:val="clear" w:color="auto" w:fill="FFFFFF"/>
        </w:rPr>
        <w:t>, and </w:t>
      </w:r>
      <w:hyperlink r:id="rId162" w:history="1">
        <w:r w:rsidRPr="000E477F">
          <w:rPr>
            <w:sz w:val="18"/>
            <w:shd w:val="clear" w:color="auto" w:fill="FFFFFF"/>
          </w:rPr>
          <w:t>Roberto Piazza</w:t>
        </w:r>
      </w:hyperlink>
      <w:r>
        <w:rPr>
          <w:sz w:val="18"/>
        </w:rPr>
        <w:t xml:space="preserve">. This group focuses on and specializes in the increase of economics and international economic trends. Each author has degrees in economics. </w:t>
      </w:r>
      <w:proofErr w:type="gramStart"/>
      <w:r>
        <w:rPr>
          <w:sz w:val="18"/>
        </w:rPr>
        <w:t>( Aslam</w:t>
      </w:r>
      <w:proofErr w:type="gramEnd"/>
      <w:r>
        <w:rPr>
          <w:sz w:val="18"/>
        </w:rPr>
        <w:t>, Eugster, Ho, Jaumotte, Osorio-Buitron, Piazza “</w:t>
      </w:r>
      <w:r w:rsidRPr="000E477F">
        <w:rPr>
          <w:i/>
          <w:sz w:val="18"/>
        </w:rPr>
        <w:t>Globalization Helps Spread Knowledge and Technology Across Borders</w:t>
      </w:r>
      <w:r>
        <w:rPr>
          <w:i/>
          <w:sz w:val="18"/>
        </w:rPr>
        <w:t xml:space="preserve">” </w:t>
      </w:r>
      <w:r>
        <w:rPr>
          <w:sz w:val="18"/>
        </w:rPr>
        <w:t xml:space="preserve">4/9/18, </w:t>
      </w:r>
      <w:hyperlink r:id="rId163" w:history="1">
        <w:r w:rsidRPr="00671919">
          <w:rPr>
            <w:rStyle w:val="Hyperlink"/>
            <w:sz w:val="18"/>
          </w:rPr>
          <w:t>https://blogs.imf.org/2018/04/09/globalization-helps-spread-knowledge-and-technology-across-borders/</w:t>
        </w:r>
      </w:hyperlink>
      <w:r>
        <w:rPr>
          <w:sz w:val="18"/>
        </w:rPr>
        <w:t xml:space="preserve">) </w:t>
      </w:r>
      <w:r>
        <w:rPr>
          <w:b/>
          <w:sz w:val="28"/>
        </w:rPr>
        <w:t>//-VJ</w:t>
      </w:r>
    </w:p>
    <w:p w:rsidR="007160E8" w:rsidRDefault="007160E8" w:rsidP="007160E8">
      <w:pPr>
        <w:rPr>
          <w:sz w:val="14"/>
        </w:rPr>
      </w:pPr>
      <w:r w:rsidRPr="00E74FD2">
        <w:rPr>
          <w:b/>
          <w:u w:val="single"/>
        </w:rPr>
        <w:t>It took 1,000 years for the invention of paper to spread from China to Europe.</w:t>
      </w:r>
      <w:r w:rsidRPr="000E477F">
        <w:rPr>
          <w:sz w:val="14"/>
        </w:rPr>
        <w:t xml:space="preserve"> Nowadays</w:t>
      </w:r>
      <w:r w:rsidRPr="00E74FD2">
        <w:rPr>
          <w:b/>
          <w:u w:val="single"/>
        </w:rPr>
        <w:t>, in a world that has become more integrated, innovations spread faster and through many channels.</w:t>
      </w:r>
      <w:r>
        <w:rPr>
          <w:b/>
          <w:u w:val="single"/>
        </w:rPr>
        <w:t xml:space="preserve"> </w:t>
      </w:r>
      <w:r w:rsidRPr="000E477F">
        <w:rPr>
          <w:sz w:val="14"/>
        </w:rPr>
        <w:t xml:space="preserve">Our </w:t>
      </w:r>
      <w:proofErr w:type="gramStart"/>
      <w:r w:rsidRPr="000E477F">
        <w:rPr>
          <w:sz w:val="14"/>
        </w:rPr>
        <w:t>research in Chapter 4 of the April 2018 World Economic Outlook takes a closer look</w:t>
      </w:r>
      <w:proofErr w:type="gramEnd"/>
      <w:r w:rsidRPr="000E477F">
        <w:rPr>
          <w:sz w:val="14"/>
        </w:rPr>
        <w:t xml:space="preserve"> at how technology travels between countries. We find that </w:t>
      </w:r>
      <w:r w:rsidRPr="00E74FD2">
        <w:rPr>
          <w:b/>
          <w:u w:val="single"/>
        </w:rPr>
        <w:t>the spread of knowledge and technology across borders has intensified because of globalization.</w:t>
      </w:r>
      <w:r w:rsidRPr="000E477F">
        <w:rPr>
          <w:sz w:val="14"/>
        </w:rPr>
        <w:t xml:space="preserve"> </w:t>
      </w:r>
      <w:r w:rsidRPr="00E74FD2">
        <w:rPr>
          <w:b/>
          <w:u w:val="single"/>
        </w:rPr>
        <w:t>In emerging markets, the transfer of technology has helped to boost innovation and productivity even in the recent period of weak global productivity growth.</w:t>
      </w:r>
      <w:r>
        <w:rPr>
          <w:b/>
          <w:u w:val="single"/>
        </w:rPr>
        <w:t xml:space="preserve"> </w:t>
      </w:r>
      <w:r w:rsidRPr="000E477F">
        <w:rPr>
          <w:sz w:val="14"/>
        </w:rPr>
        <w:t xml:space="preserve">Why spreading technology matters </w:t>
      </w:r>
      <w:r w:rsidRPr="00E74FD2">
        <w:rPr>
          <w:b/>
          <w:u w:val="single"/>
        </w:rPr>
        <w:t xml:space="preserve">Technological progress is a key driver of improvements in incomes and standards of living. </w:t>
      </w:r>
      <w:r w:rsidRPr="000E477F">
        <w:rPr>
          <w:sz w:val="14"/>
        </w:rPr>
        <w:t xml:space="preserve">But new knowledge and technologies do not necessarily develop everywhere and at the same time. </w:t>
      </w:r>
      <w:r w:rsidRPr="00E74FD2">
        <w:rPr>
          <w:u w:val="single"/>
        </w:rPr>
        <w:t>Therefore, the way technology spreads across countries is central to how global growth is generated and shared across countries.</w:t>
      </w:r>
      <w:r>
        <w:rPr>
          <w:u w:val="single"/>
        </w:rPr>
        <w:t xml:space="preserve"> </w:t>
      </w:r>
      <w:r w:rsidRPr="000E477F">
        <w:rPr>
          <w:sz w:val="14"/>
        </w:rPr>
        <w:t xml:space="preserve">Indeed, during 1995–2014, the United States, Japan, Germany, France, and the United Kingdom (the G5) produced three-fourths of all patented innovations globally. Other large countries—notably China and Korea—have started to make significant contributions to the global stock of knowledge in recent years, joining the top five leaders in a number of sectors. While this suggests that in the future they too will be important sources of new technology, during the period under study, the G5 constituted the bulk of the technology frontier. To trace knowledge flows, our study uses the extent to which countries cite patented innovations from the technology leaders as prior knowledge in their own patent applications. The chart below gives a representation of these cross-country knowledge links. Two features stand out. First, while in 1995 the United States, Europe, and Japan were dominating global patent citations, China and Korea (depicted together as “other Asia”) have made increasingly large use of the global knowledge stock as measured by their patent citations. Second, knowledge links have in general intensified over time, both within (red arrows) and across (blue arrows) regions. An alternative measure for the extent to which foreign knowledge is available for domestic use is the intensity of international trade with technology leaders—and our study looks at this as well. Globalization boosts technological development </w:t>
      </w:r>
      <w:proofErr w:type="gramStart"/>
      <w:r w:rsidRPr="00E74FD2">
        <w:rPr>
          <w:b/>
          <w:u w:val="single"/>
        </w:rPr>
        <w:t>The</w:t>
      </w:r>
      <w:proofErr w:type="gramEnd"/>
      <w:r w:rsidRPr="00E74FD2">
        <w:rPr>
          <w:b/>
          <w:u w:val="single"/>
        </w:rPr>
        <w:t xml:space="preserve"> increasing intensity of global knowledge flows points to important benefits of globalization. </w:t>
      </w:r>
      <w:r w:rsidRPr="000E477F">
        <w:rPr>
          <w:sz w:val="14"/>
        </w:rPr>
        <w:t xml:space="preserve">While globalization has been much criticized for its possible negative side effects, our study shows that </w:t>
      </w:r>
      <w:r w:rsidRPr="00E74FD2">
        <w:rPr>
          <w:b/>
          <w:u w:val="single"/>
        </w:rPr>
        <w:t>globalization has amplified the spread of technology across borders in two ways. First, globalization allows countries to gain easier access to foreign knowledge. Second, it enhances international competition—including as a result of the rise of emerging market firms—and this strengthens firms’ incentives to innovate and adopt foreign technologies.</w:t>
      </w:r>
      <w:r>
        <w:rPr>
          <w:b/>
          <w:u w:val="single"/>
        </w:rPr>
        <w:t xml:space="preserve"> </w:t>
      </w:r>
      <w:r w:rsidRPr="00E74FD2">
        <w:rPr>
          <w:b/>
          <w:u w:val="single"/>
        </w:rPr>
        <w:t xml:space="preserve">The positive impact has been </w:t>
      </w:r>
      <w:r w:rsidRPr="000E477F">
        <w:rPr>
          <w:sz w:val="14"/>
        </w:rPr>
        <w:t>especially</w:t>
      </w:r>
      <w:r w:rsidRPr="00E74FD2">
        <w:rPr>
          <w:b/>
          <w:u w:val="single"/>
        </w:rPr>
        <w:t xml:space="preserve"> large for emerging market economies</w:t>
      </w:r>
      <w:r w:rsidRPr="000E477F">
        <w:rPr>
          <w:sz w:val="14"/>
        </w:rPr>
        <w:t xml:space="preserve">, which have made increasing use of the available foreign knowledge and technology to boost their innovation capacity and labor productivity growth. For instance, over 2004–14, knowledge flows from the technology leaders may have generated, for an average country-sector, about 0.7 percentage point of labor productivity growth per year. This amounts to about 40 percent of the observed average productivity growth over 2004–14. We find that one important factor behind the build-up of innovation capacity in emerging market economies has been their growing participation in global supply chains with multinational companies, though not all firms have benefitted as multinationals sometimes reallocate some innovation activity to other parts of the global value chain. </w:t>
      </w:r>
      <w:r w:rsidRPr="000E477F">
        <w:rPr>
          <w:u w:val="single"/>
        </w:rPr>
        <w:t>The increased transfer of knowledge and technology to emerging market economies has partly offset the effects of the recent slowdown in innovation at the technology frontier and helped drive income convergence for many emerging economies. I</w:t>
      </w:r>
      <w:r w:rsidRPr="000E477F">
        <w:rPr>
          <w:sz w:val="14"/>
        </w:rPr>
        <w:t xml:space="preserve">n contrast, advanced economies have been more affected by the technology slowdown at the frontier. Finally, our study finds evidence </w:t>
      </w:r>
      <w:r w:rsidRPr="000E477F">
        <w:rPr>
          <w:b/>
          <w:u w:val="single"/>
        </w:rPr>
        <w:t xml:space="preserve">that technology leaders themselves benefit from each other’s innovation. </w:t>
      </w:r>
      <w:r w:rsidRPr="000E477F">
        <w:rPr>
          <w:sz w:val="14"/>
        </w:rPr>
        <w:t xml:space="preserve">This suggests that, going forward, with </w:t>
      </w:r>
      <w:r w:rsidRPr="000E477F">
        <w:rPr>
          <w:b/>
          <w:u w:val="single"/>
        </w:rPr>
        <w:t>the growing contribution</w:t>
      </w:r>
      <w:r w:rsidRPr="000E477F">
        <w:rPr>
          <w:sz w:val="14"/>
        </w:rPr>
        <w:t xml:space="preserve"> of China and Korea </w:t>
      </w:r>
      <w:r w:rsidRPr="000E477F">
        <w:rPr>
          <w:b/>
          <w:u w:val="single"/>
        </w:rPr>
        <w:t>to the expansion of the technology frontier,</w:t>
      </w:r>
      <w:r w:rsidRPr="000E477F">
        <w:rPr>
          <w:sz w:val="14"/>
        </w:rPr>
        <w:t xml:space="preserve"> there may be scope for </w:t>
      </w:r>
      <w:r w:rsidRPr="000E477F">
        <w:rPr>
          <w:b/>
          <w:u w:val="single"/>
        </w:rPr>
        <w:t>positive spillovers from these new innovators to the traditional innovators.</w:t>
      </w:r>
      <w:r w:rsidRPr="000E477F">
        <w:rPr>
          <w:sz w:val="14"/>
        </w:rPr>
        <w:t xml:space="preserve"> Knowledge and technology do not flow in one direction only. Spreading the know-how Globalization brings a key benefit—it stimulates the spread of knowledge and technology, helping spread growth potential across countries. But interconnectedness per se is not enough. The assimilation of foreign knowledge and the capacity to build on it most often requires scientific and engineering know-how. </w:t>
      </w:r>
      <w:r w:rsidRPr="000E477F">
        <w:rPr>
          <w:b/>
          <w:u w:val="single"/>
        </w:rPr>
        <w:t>Investments in education, human capital, and domestic research and development are thus essential to build the capacity</w:t>
      </w:r>
      <w:r w:rsidRPr="000E477F">
        <w:rPr>
          <w:sz w:val="14"/>
        </w:rPr>
        <w:t xml:space="preserve"> </w:t>
      </w:r>
      <w:r w:rsidRPr="000E477F">
        <w:rPr>
          <w:b/>
          <w:u w:val="single"/>
        </w:rPr>
        <w:t>to absorb and efficiently use foreign knowledge.</w:t>
      </w:r>
      <w:r w:rsidRPr="000E477F">
        <w:rPr>
          <w:sz w:val="14"/>
        </w:rPr>
        <w:t xml:space="preserve"> It also requires an appropriate degree of protection and respect of intellectual property rights—both domestically and internationally—to preserve the ability of innovators to recover costs while ensuring that the new knowledge supports growth globally. Policymakers must also make certain that the positive growth benefits from globalization and technological innovation are shared widely across the population, including by ensuring that innovating firms do not exploit the newly acquired technology to gain excessive control of a market to the detriment of consumers.</w:t>
      </w:r>
    </w:p>
    <w:p w:rsidR="007160E8" w:rsidRDefault="007160E8" w:rsidP="007160E8">
      <w:pPr>
        <w:pStyle w:val="Heading3"/>
      </w:pPr>
      <w:r>
        <w:t>Aff—Capitalism Inevitable</w:t>
      </w:r>
    </w:p>
    <w:p w:rsidR="007160E8" w:rsidRDefault="007160E8" w:rsidP="007160E8">
      <w:pPr>
        <w:pStyle w:val="Heading4"/>
      </w:pPr>
      <w:r>
        <w:t>Capitalism inevitable because it is the perpetuator of industrialness and socialism fails to produce</w:t>
      </w:r>
    </w:p>
    <w:p w:rsidR="007160E8" w:rsidRPr="006157AA" w:rsidRDefault="007160E8" w:rsidP="007160E8">
      <w:r>
        <w:rPr>
          <w:rStyle w:val="Style13ptBold"/>
        </w:rPr>
        <w:t xml:space="preserve">Mises Institute 04 – </w:t>
      </w:r>
      <w:r>
        <w:t>informant on economics, individual freedoms, history, and international peace strategies</w:t>
      </w:r>
      <w:r w:rsidRPr="00E928EB">
        <w:t xml:space="preserve"> </w:t>
      </w:r>
      <w:proofErr w:type="gramStart"/>
      <w:r w:rsidRPr="00E928EB">
        <w:t>( “</w:t>
      </w:r>
      <w:proofErr w:type="gramEnd"/>
      <w:r>
        <w:t>Why Capitlaism is Inevitable</w:t>
      </w:r>
      <w:r w:rsidRPr="00E928EB">
        <w:t xml:space="preserve">”, </w:t>
      </w:r>
      <w:r>
        <w:t>7/9/04</w:t>
      </w:r>
      <w:r w:rsidRPr="00E928EB">
        <w:t xml:space="preserve">, </w:t>
      </w:r>
      <w:r w:rsidRPr="00024A6A">
        <w:t>https://mises.org/library/why-capitalism-inevitable</w:t>
      </w:r>
      <w:r w:rsidRPr="00E928EB">
        <w:t>)</w:t>
      </w:r>
      <w:r>
        <w:t>//JK</w:t>
      </w:r>
    </w:p>
    <w:p w:rsidR="007160E8" w:rsidRDefault="007160E8" w:rsidP="007160E8">
      <w:r w:rsidRPr="00451936">
        <w:t xml:space="preserve">As Rothbard explains, </w:t>
      </w:r>
      <w:r w:rsidRPr="00D81639">
        <w:rPr>
          <w:highlight w:val="green"/>
          <w:u w:val="single"/>
        </w:rPr>
        <w:t>capitalism is nothing but the system</w:t>
      </w:r>
      <w:r w:rsidRPr="001821CB">
        <w:rPr>
          <w:u w:val="single"/>
        </w:rPr>
        <w:t xml:space="preserve"> </w:t>
      </w:r>
      <w:r w:rsidRPr="00451936">
        <w:t xml:space="preserve">that emerges in the framework </w:t>
      </w:r>
      <w:r w:rsidRPr="00D81639">
        <w:rPr>
          <w:highlight w:val="green"/>
          <w:u w:val="single"/>
        </w:rPr>
        <w:t>of free exchange of property and the absence of government efforts to stop it</w:t>
      </w:r>
      <w:r w:rsidRPr="00451936">
        <w:t xml:space="preserve">. </w:t>
      </w:r>
      <w:r w:rsidRPr="00D81639">
        <w:rPr>
          <w:highlight w:val="green"/>
          <w:u w:val="single"/>
        </w:rPr>
        <w:t>Whether</w:t>
      </w:r>
      <w:r w:rsidRPr="00442EA5">
        <w:rPr>
          <w:u w:val="single"/>
        </w:rPr>
        <w:t xml:space="preserve"> </w:t>
      </w:r>
      <w:r w:rsidRPr="00991144">
        <w:t>you are talking about</w:t>
      </w:r>
      <w:r w:rsidRPr="00442EA5">
        <w:rPr>
          <w:u w:val="single"/>
        </w:rPr>
        <w:t xml:space="preserve"> b</w:t>
      </w:r>
      <w:r w:rsidRPr="00D81639">
        <w:rPr>
          <w:highlight w:val="green"/>
          <w:u w:val="single"/>
        </w:rPr>
        <w:t xml:space="preserve">uying a newspaper from a vendor or a group of stockholders hiring a CEO, </w:t>
      </w:r>
      <w:r w:rsidRPr="00D81639">
        <w:rPr>
          <w:b/>
          <w:highlight w:val="green"/>
          <w:u w:val="single"/>
        </w:rPr>
        <w:t xml:space="preserve">the essence of the exchange is the same: two parties finding ways to </w:t>
      </w:r>
      <w:r w:rsidRPr="00D81639">
        <w:rPr>
          <w:b/>
          <w:i/>
          <w:highlight w:val="green"/>
          <w:u w:val="single"/>
        </w:rPr>
        <w:t>benefit</w:t>
      </w:r>
      <w:r w:rsidRPr="00D81639">
        <w:rPr>
          <w:b/>
          <w:highlight w:val="green"/>
          <w:u w:val="single"/>
        </w:rPr>
        <w:t xml:space="preserve"> by the trade goods and services</w:t>
      </w:r>
      <w:r w:rsidRPr="00442EA5">
        <w:rPr>
          <w:u w:val="single"/>
        </w:rPr>
        <w:t xml:space="preserve">. From the exchange, both parties expect to benefit </w:t>
      </w:r>
      <w:r w:rsidRPr="00D81639">
        <w:rPr>
          <w:highlight w:val="green"/>
          <w:u w:val="single"/>
        </w:rPr>
        <w:t>else the trade would not have occurred</w:t>
      </w:r>
      <w:r w:rsidRPr="00442EA5">
        <w:rPr>
          <w:u w:val="single"/>
        </w:rPr>
        <w:t xml:space="preserve">. </w:t>
      </w:r>
      <w:r w:rsidRPr="00D81639">
        <w:rPr>
          <w:highlight w:val="green"/>
          <w:u w:val="single"/>
        </w:rPr>
        <w:t>The global marketplace</w:t>
      </w:r>
      <w:r w:rsidRPr="00442EA5">
        <w:rPr>
          <w:u w:val="single"/>
        </w:rPr>
        <w:t xml:space="preserve"> at all levels </w:t>
      </w:r>
      <w:r w:rsidRPr="00D81639">
        <w:rPr>
          <w:highlight w:val="green"/>
          <w:u w:val="single"/>
        </w:rPr>
        <w:t>is</w:t>
      </w:r>
      <w:r w:rsidRPr="00442EA5">
        <w:rPr>
          <w:u w:val="single"/>
        </w:rPr>
        <w:t xml:space="preserve"> nothing but </w:t>
      </w:r>
      <w:r w:rsidRPr="00D81639">
        <w:rPr>
          <w:highlight w:val="green"/>
          <w:u w:val="single"/>
        </w:rPr>
        <w:t>the extension of t</w:t>
      </w:r>
      <w:r w:rsidRPr="00442EA5">
        <w:rPr>
          <w:u w:val="single"/>
        </w:rPr>
        <w:t xml:space="preserve">he idea of </w:t>
      </w:r>
      <w:r w:rsidRPr="00D81639">
        <w:rPr>
          <w:highlight w:val="green"/>
          <w:u w:val="single"/>
        </w:rPr>
        <w:t>mutual betterment through peaceful exchange</w:t>
      </w:r>
      <w:r w:rsidRPr="00451936">
        <w:t>.  In contrast to market exchange, we have its opposite in government intervention. It can be classified in two ways: either as prohibiting or partially prohibiting an exchange between two people or forcing someone to make an "exchange" that would otherwise not take place in the market. All government activity—regulation, taxation, protectionism, inflation, spending, social insurance, ad infinitum—can be classified as one of those two types of interventions. Taxation is nothing more than robbery (Rothbard challenges anyone to define taxation in a way that would not also describe high-</w:t>
      </w:r>
      <w:r>
        <w:t>gghggh</w:t>
      </w:r>
      <w:r w:rsidRPr="00451936">
        <w:t>minded theft), and the state itself is nothing but a much-vaunted robber on a mass scale—and it matters not whether the state is conducting domestic or foreign policy; the essence of statecraft is always coercion whereas the essence of markets is always voluntarism.In Rothbard's conception, it is not quite correct to characterize support for free markets as either right or left. In 1973, he heard as many complaints about the supposed greed unleashed by markets from the followers of Russell Kirk as he did from the new left socialists. The right, in fact, was afflicted with a serious intellectual attachment to pre-capitalistic institutional forms of monopoly privilege, militarism, and the unrelenting drive to war.This was what Rothbard saw the political establishment of 1973 bringing to the US: the march of the partnership between government and business that is nothing but the reinvention of political forms that pre-dated the capitalist revolution that began in the Italian city states of the 16th century. The US conservatives were entirely complicit in this attempt to reverse the classical liberal revolution in favor of free markets in order to fasten an old-world monopolist system on society.In this, the conservatives resembled their supposed enemies, the socialists. After all, socialism was, as Rothbard put it, "essentially a confused, middle-of-the-road movement." Its supposed goal of liberty, peace, and prosperity was to be achieved through the imposition of new forms of regimentation, mercantilism, and feudalism. Socialism seeks, in Rothbard's words, "liberal ends by the use of conservative means." ("</w:t>
      </w:r>
      <w:hyperlink r:id="rId164" w:history="1">
        <w:r w:rsidRPr="00451936">
          <w:rPr>
            <w:rStyle w:val="Hyperlink"/>
          </w:rPr>
          <w:t>Left and Right: The Prospects for Liberty</w:t>
        </w:r>
      </w:hyperlink>
      <w:r w:rsidRPr="00451936">
        <w:t>," Left and Right, I, 1, Spring 1965).Conservatives could be counted on to support the means but not the ends, and the result is something that approaches the current status quo in the US: a mixed political system that combines the worst features of egalitarian ideology with corporate militarism—a system that leaves enough of the private sector unhampered to permit impressive growth and innovation. It was precisely the productive power of market, as versus the dead-end of statist methods favored by both left and right, that led Rothbard to see that the gains of capitalism could not finally be reversed.In addition, he may have been the first to anticipate the way in which the terms left and right would eventually come to mean their precise opposite in the reforming economies of Eastern Europe. He was fascinated but not entirely surprised by the events in old Yugoslavia, where a Stalinist system had been forced to reform into a more market oriented economy. In fact, he noted that the trend had begun in the 1960s, and extended all over Eastern Europe. What was essentially happening, Rothbard wrote, was that socialism had been tried and failed and now these countries were turning to market models.Keep in mind that this was 1973, when hardly anyone else believed these countries capable of reform: "In Eastern Europe, then, I think that the prospects for the free market are excellent--I think we’re getting free-market capitalism and that its triumph there is almost inevitable." Ten years later, it was still fashionable to speak of authoritarian regimes that could reform, as contrasted with socialist totalitarianism that could not be reform and presumably had to be obliterated. Rothbard did not believe this, based on both theory and evidence.</w:t>
      </w:r>
      <w:r>
        <w:t xml:space="preserve"> </w:t>
      </w:r>
      <w:r w:rsidRPr="00451936">
        <w:t>Rothbard saw that all sectors in all countries moving either toward capitalism or toward socialism, which is to say, toward freedom or toward control. In the US, the trends looked very bleak indeed but he found trends to cheer in the antiwar movement, which he saw as a positive development against military central planning. "Both in Vietnam and in domestic government intervention, each escalating step only creates more problems which confront the public with tile choice: either, press on further with more interventions, or repeal them--in Vietnam, withdraw from the coun</w:t>
      </w:r>
      <w:r w:rsidRPr="00451936">
        <w:softHyphen/>
        <w:t>try."</w:t>
      </w:r>
      <w:r>
        <w:t xml:space="preserve"> </w:t>
      </w:r>
      <w:r w:rsidRPr="00451936">
        <w:t>His conclusion must have sounded impossibly naïve in 1973 but today we can see that he saw further than any other "futurists" of his time:</w:t>
      </w:r>
      <w:r>
        <w:t xml:space="preserve"> </w:t>
      </w:r>
      <w:r w:rsidRPr="00451936">
        <w:t xml:space="preserve">"the advent of industrialism and the Industrial Revolution has irreversibly changed the prognosis for freedom and statism. </w:t>
      </w:r>
      <w:r w:rsidRPr="00D81639">
        <w:rPr>
          <w:highlight w:val="green"/>
          <w:u w:val="single"/>
        </w:rPr>
        <w:t>In the pre-industrial era, statism and despotism could peg along</w:t>
      </w:r>
      <w:r w:rsidRPr="002B745A">
        <w:rPr>
          <w:u w:val="single"/>
        </w:rPr>
        <w:t xml:space="preserve"> indefinitely, content </w:t>
      </w:r>
      <w:r w:rsidRPr="00D81639">
        <w:rPr>
          <w:highlight w:val="green"/>
          <w:u w:val="single"/>
        </w:rPr>
        <w:t>to keep the peasantry at subsistence levels and to live off their surplus</w:t>
      </w:r>
      <w:r w:rsidRPr="002B745A">
        <w:rPr>
          <w:u w:val="single"/>
        </w:rPr>
        <w:t xml:space="preserve">. But </w:t>
      </w:r>
      <w:r w:rsidRPr="00D81639">
        <w:rPr>
          <w:highlight w:val="green"/>
          <w:u w:val="single"/>
        </w:rPr>
        <w:t>industrialism has broken the old</w:t>
      </w:r>
      <w:r w:rsidRPr="002B745A">
        <w:rPr>
          <w:u w:val="single"/>
        </w:rPr>
        <w:t xml:space="preserve"> tables; </w:t>
      </w:r>
      <w:r w:rsidRPr="00D81639">
        <w:rPr>
          <w:highlight w:val="green"/>
          <w:u w:val="single"/>
        </w:rPr>
        <w:t>for</w:t>
      </w:r>
      <w:r w:rsidRPr="002B745A">
        <w:rPr>
          <w:u w:val="single"/>
        </w:rPr>
        <w:t xml:space="preserve"> it has become evident that </w:t>
      </w:r>
      <w:r w:rsidRPr="00D81639">
        <w:rPr>
          <w:highlight w:val="green"/>
          <w:u w:val="single"/>
        </w:rPr>
        <w:t>socialism cannot run an industrial system</w:t>
      </w:r>
      <w:r w:rsidRPr="002B745A">
        <w:rPr>
          <w:u w:val="single"/>
        </w:rPr>
        <w:t xml:space="preserve">, </w:t>
      </w:r>
      <w:r w:rsidRPr="00D81639">
        <w:rPr>
          <w:highlight w:val="green"/>
          <w:u w:val="single"/>
        </w:rPr>
        <w:t>and</w:t>
      </w:r>
      <w:r w:rsidRPr="002B745A">
        <w:rPr>
          <w:u w:val="single"/>
        </w:rPr>
        <w:t xml:space="preserve"> it is gradually becoming evident that </w:t>
      </w:r>
      <w:r w:rsidRPr="00D81639">
        <w:rPr>
          <w:highlight w:val="green"/>
          <w:u w:val="single"/>
        </w:rPr>
        <w:t>neomercantilism, interventionism, in the long run cannot</w:t>
      </w:r>
      <w:r w:rsidRPr="002B745A">
        <w:rPr>
          <w:u w:val="single"/>
        </w:rPr>
        <w:t xml:space="preserve"> run an industrial system </w:t>
      </w:r>
      <w:r w:rsidRPr="00D81639">
        <w:rPr>
          <w:highlight w:val="green"/>
          <w:u w:val="single"/>
        </w:rPr>
        <w:t>either</w:t>
      </w:r>
      <w:r w:rsidRPr="002B745A">
        <w:rPr>
          <w:u w:val="single"/>
        </w:rPr>
        <w:t xml:space="preserve">. </w:t>
      </w:r>
      <w:r w:rsidRPr="00D81639">
        <w:rPr>
          <w:highlight w:val="green"/>
          <w:u w:val="single"/>
        </w:rPr>
        <w:t>Free-market capi</w:t>
      </w:r>
      <w:r w:rsidRPr="00D81639">
        <w:rPr>
          <w:highlight w:val="green"/>
          <w:u w:val="single"/>
        </w:rPr>
        <w:softHyphen/>
        <w:t>talism, the victory of social power and the economic means, is</w:t>
      </w:r>
      <w:r w:rsidRPr="002B745A">
        <w:rPr>
          <w:u w:val="single"/>
        </w:rPr>
        <w:t xml:space="preserve"> not only </w:t>
      </w:r>
      <w:r w:rsidRPr="00D81639">
        <w:rPr>
          <w:highlight w:val="green"/>
          <w:u w:val="single"/>
        </w:rPr>
        <w:t>the only moral and</w:t>
      </w:r>
      <w:r w:rsidRPr="002B745A">
        <w:rPr>
          <w:u w:val="single"/>
        </w:rPr>
        <w:t xml:space="preserve"> by far the </w:t>
      </w:r>
      <w:r w:rsidRPr="00D81639">
        <w:rPr>
          <w:highlight w:val="green"/>
          <w:u w:val="single"/>
        </w:rPr>
        <w:t>most productive system</w:t>
      </w:r>
      <w:r w:rsidRPr="002B745A">
        <w:rPr>
          <w:u w:val="single"/>
        </w:rPr>
        <w:t xml:space="preserve">; it </w:t>
      </w:r>
      <w:r w:rsidRPr="00D81639">
        <w:rPr>
          <w:highlight w:val="green"/>
          <w:u w:val="single"/>
        </w:rPr>
        <w:t>has become the only viable system for</w:t>
      </w:r>
      <w:r w:rsidRPr="002B745A">
        <w:rPr>
          <w:u w:val="single"/>
        </w:rPr>
        <w:t xml:space="preserve"> mankind in </w:t>
      </w:r>
      <w:r w:rsidRPr="00D81639">
        <w:rPr>
          <w:highlight w:val="green"/>
          <w:u w:val="single"/>
        </w:rPr>
        <w:t>the industrial era</w:t>
      </w:r>
      <w:r w:rsidRPr="002B745A">
        <w:rPr>
          <w:u w:val="single"/>
        </w:rPr>
        <w:t>. Its eventual triumph is therefore virtually inevitable."</w:t>
      </w:r>
      <w:r>
        <w:t xml:space="preserve"> </w:t>
      </w:r>
      <w:r w:rsidRPr="00451936">
        <w:t>Rothbard's optimism about the prospects for liberty is legendary but less well understood is the basis for it</w:t>
      </w:r>
      <w:r w:rsidRPr="00166DFD">
        <w:rPr>
          <w:u w:val="single"/>
        </w:rPr>
        <w:t xml:space="preserve">: </w:t>
      </w:r>
      <w:r w:rsidRPr="00D81639">
        <w:rPr>
          <w:highlight w:val="green"/>
          <w:u w:val="single"/>
        </w:rPr>
        <w:t>markets work and government do not</w:t>
      </w:r>
      <w:r w:rsidRPr="00451936">
        <w:t xml:space="preserve">. </w:t>
      </w:r>
      <w:r w:rsidRPr="00166DFD">
        <w:rPr>
          <w:u w:val="single"/>
        </w:rPr>
        <w:t xml:space="preserve">Left and right can define terms however much they want, and they can rant and rave from the point of view of their own ideological convictions, but </w:t>
      </w:r>
      <w:r w:rsidRPr="00D81639">
        <w:rPr>
          <w:highlight w:val="green"/>
          <w:u w:val="single"/>
        </w:rPr>
        <w:t>what must achieve victory in the end is the</w:t>
      </w:r>
      <w:r w:rsidRPr="00166DFD">
        <w:rPr>
          <w:u w:val="single"/>
        </w:rPr>
        <w:t xml:space="preserve"> remarkable </w:t>
      </w:r>
      <w:r w:rsidRPr="00D81639">
        <w:rPr>
          <w:highlight w:val="green"/>
          <w:u w:val="single"/>
        </w:rPr>
        <w:t>influence of</w:t>
      </w:r>
      <w:r w:rsidRPr="00166DFD">
        <w:rPr>
          <w:u w:val="single"/>
        </w:rPr>
        <w:t xml:space="preserve"> millions and billion</w:t>
      </w:r>
      <w:r w:rsidRPr="00D81639">
        <w:rPr>
          <w:highlight w:val="green"/>
          <w:u w:val="single"/>
        </w:rPr>
        <w:t xml:space="preserve">s of mutually beneficial exchanges putting </w:t>
      </w:r>
      <w:r w:rsidRPr="00850354">
        <w:t>relentless</w:t>
      </w:r>
      <w:r w:rsidRPr="00D81639">
        <w:rPr>
          <w:highlight w:val="green"/>
          <w:u w:val="single"/>
        </w:rPr>
        <w:t xml:space="preserve"> pressure on the designs of central planners to thwart their will</w:t>
      </w:r>
      <w:r w:rsidRPr="00451936">
        <w:t xml:space="preserve">. </w:t>
      </w:r>
      <w:r w:rsidRPr="00166DFD">
        <w:rPr>
          <w:u w:val="single"/>
        </w:rPr>
        <w:t>To be optimistic</w:t>
      </w:r>
      <w:r w:rsidRPr="00451936">
        <w:t xml:space="preserve"> about the prospects for capitalism requires only that </w:t>
      </w:r>
      <w:r w:rsidRPr="00166DFD">
        <w:t>we</w:t>
      </w:r>
      <w:r w:rsidRPr="00166DFD">
        <w:rPr>
          <w:u w:val="single"/>
        </w:rPr>
        <w:t xml:space="preserve"> understand</w:t>
      </w:r>
      <w:r w:rsidRPr="00451936">
        <w:t xml:space="preserve"> Mises's argument concerning </w:t>
      </w:r>
      <w:r w:rsidRPr="00166DFD">
        <w:rPr>
          <w:u w:val="single"/>
        </w:rPr>
        <w:t>the inability of socialist means to produce rational outcomes, and to be hopeful about the triumph of choice over coercion.</w:t>
      </w:r>
      <w:r>
        <w:t xml:space="preserve"> </w:t>
      </w:r>
      <w:r w:rsidRPr="00451936">
        <w:t xml:space="preserve">Keynes notwithstanding, in the long run we are not all dead. Instead, </w:t>
      </w:r>
      <w:r w:rsidRPr="00D81639">
        <w:rPr>
          <w:highlight w:val="green"/>
          <w:u w:val="single"/>
        </w:rPr>
        <w:t>the development of markets</w:t>
      </w:r>
      <w:r w:rsidRPr="00451936">
        <w:t>—locally and globally—</w:t>
      </w:r>
      <w:r w:rsidRPr="00D81639">
        <w:rPr>
          <w:highlight w:val="green"/>
          <w:u w:val="single"/>
        </w:rPr>
        <w:t>would</w:t>
      </w:r>
      <w:r w:rsidRPr="002B745A">
        <w:rPr>
          <w:u w:val="single"/>
        </w:rPr>
        <w:t xml:space="preserve">, </w:t>
      </w:r>
      <w:r w:rsidRPr="00850354">
        <w:t>over the long haul</w:t>
      </w:r>
      <w:r w:rsidRPr="002B745A">
        <w:rPr>
          <w:u w:val="single"/>
        </w:rPr>
        <w:t xml:space="preserve">, </w:t>
      </w:r>
      <w:r w:rsidRPr="00D81639">
        <w:rPr>
          <w:highlight w:val="green"/>
          <w:u w:val="single"/>
        </w:rPr>
        <w:t>create the conditions for liberty</w:t>
      </w:r>
      <w:r w:rsidRPr="00451936">
        <w:t>. Writing in the Southern Economic Journal in 1962, Rothbard expressed a key motif of his historical vision. Replying to an economist who held, somewhat contradictorily, that advocates of laissez faire wanted to return to an earlier status quo, the which status quo, however, had never existed, Rothbard wrote:</w:t>
      </w:r>
      <w:r>
        <w:t xml:space="preserve"> </w:t>
      </w:r>
      <w:r w:rsidRPr="00451936">
        <w:t>"This problem can, however, be resolved fairly simply. There was relatively less government intervention in the nineteenth century than in the other eras—past or present–of human history, and in that sense there was at least a significant shift in favor of laissez-faire. On the other hand, the shift was never completed, so that a certain amount of government intervention still remained. Those economists and social philosophers, few though they may be, who wish to change the present system to one of laissez-faire, are therefore looking to the future, but as redeeming the partially-fulfilled promise of the past."   (Murray N. Rothbard, "Epistemological Problems of Economics: Comment," Southern Economic Journal, XXVIiI, 4 (April 1962), p. 386.</w:t>
      </w:r>
      <w:r w:rsidRPr="00D82AF8">
        <w:t xml:space="preserve"> </w:t>
      </w:r>
    </w:p>
    <w:p w:rsidR="00097B87" w:rsidRDefault="007160E8" w:rsidP="00291B78">
      <w:pPr>
        <w:pStyle w:val="Heading3"/>
      </w:pPr>
      <w:r>
        <w:t xml:space="preserve">Aff—BRICS: </w:t>
      </w:r>
      <w:r w:rsidR="00097B87">
        <w:t>UQ – No BRICs Rise</w:t>
      </w:r>
    </w:p>
    <w:p w:rsidR="00097B87" w:rsidRPr="00857620" w:rsidRDefault="00097B87" w:rsidP="00097B87">
      <w:pPr>
        <w:pStyle w:val="Heading4"/>
      </w:pPr>
      <w:r>
        <w:t>No BRICS rise now</w:t>
      </w:r>
    </w:p>
    <w:p w:rsidR="00097B87" w:rsidRPr="00857620" w:rsidRDefault="00097B87" w:rsidP="00097B87">
      <w:pPr>
        <w:pStyle w:val="NormalWeb"/>
        <w:spacing w:before="0" w:beforeAutospacing="0" w:after="0" w:afterAutospacing="0"/>
        <w:textAlignment w:val="baseline"/>
        <w:rPr>
          <w:rFonts w:asciiTheme="minorHAnsi" w:hAnsiTheme="minorHAnsi"/>
          <w:color w:val="111111"/>
          <w:sz w:val="18"/>
          <w:szCs w:val="22"/>
        </w:rPr>
      </w:pPr>
      <w:r w:rsidRPr="00857620">
        <w:rPr>
          <w:rStyle w:val="Style13ptBold"/>
        </w:rPr>
        <w:t>Drezner 15</w:t>
      </w:r>
      <w:r>
        <w:rPr>
          <w:rFonts w:asciiTheme="minorHAnsi" w:hAnsiTheme="minorHAnsi"/>
          <w:color w:val="111111"/>
          <w:sz w:val="16"/>
          <w:szCs w:val="22"/>
        </w:rPr>
        <w:t xml:space="preserve"> </w:t>
      </w:r>
      <w:r w:rsidRPr="00857620">
        <w:rPr>
          <w:rFonts w:asciiTheme="minorHAnsi" w:hAnsiTheme="minorHAnsi"/>
          <w:color w:val="111111"/>
          <w:sz w:val="18"/>
          <w:szCs w:val="22"/>
        </w:rPr>
        <w:t xml:space="preserve">(Daniel W., professor of international politics at the Fletcher School of Law and Diplomacy at Tufts University, “The Rise and the </w:t>
      </w:r>
      <w:proofErr w:type="gramStart"/>
      <w:r w:rsidRPr="00857620">
        <w:rPr>
          <w:rFonts w:asciiTheme="minorHAnsi" w:hAnsiTheme="minorHAnsi"/>
          <w:color w:val="111111"/>
          <w:sz w:val="18"/>
          <w:szCs w:val="22"/>
        </w:rPr>
        <w:t>Fall</w:t>
      </w:r>
      <w:proofErr w:type="gramEnd"/>
      <w:r w:rsidRPr="00857620">
        <w:rPr>
          <w:rFonts w:asciiTheme="minorHAnsi" w:hAnsiTheme="minorHAnsi"/>
          <w:color w:val="111111"/>
          <w:sz w:val="18"/>
          <w:szCs w:val="22"/>
        </w:rPr>
        <w:t xml:space="preserve"> of the BRICS”, November 10, 2015, </w:t>
      </w:r>
      <w:hyperlink r:id="rId165" w:history="1">
        <w:r w:rsidRPr="00857620">
          <w:rPr>
            <w:rStyle w:val="Hyperlink"/>
            <w:rFonts w:asciiTheme="minorHAnsi" w:hAnsiTheme="minorHAnsi"/>
            <w:sz w:val="18"/>
            <w:szCs w:val="22"/>
          </w:rPr>
          <w:t>https://www.washingtonpost.com/posteverything/wp/2015/11/10/the-rise-and-fall-of-the-brics/?utm_term=.71f2b999f6a3</w:t>
        </w:r>
      </w:hyperlink>
      <w:r w:rsidRPr="00857620">
        <w:rPr>
          <w:rFonts w:asciiTheme="minorHAnsi" w:hAnsiTheme="minorHAnsi"/>
          <w:color w:val="111111"/>
          <w:sz w:val="18"/>
          <w:szCs w:val="22"/>
        </w:rPr>
        <w:t xml:space="preserve"> ) // Postman</w:t>
      </w:r>
    </w:p>
    <w:p w:rsidR="00097B87" w:rsidRDefault="00097B87" w:rsidP="00097B87">
      <w:pPr>
        <w:pStyle w:val="NormalWeb"/>
        <w:spacing w:before="0" w:beforeAutospacing="0" w:after="0" w:afterAutospacing="0"/>
        <w:textAlignment w:val="baseline"/>
        <w:rPr>
          <w:rFonts w:asciiTheme="minorHAnsi" w:hAnsiTheme="minorHAnsi"/>
          <w:color w:val="111111"/>
          <w:sz w:val="16"/>
          <w:szCs w:val="22"/>
        </w:rPr>
      </w:pPr>
      <w:r w:rsidRPr="00857620">
        <w:rPr>
          <w:rFonts w:asciiTheme="minorHAnsi" w:hAnsiTheme="minorHAnsi"/>
          <w:color w:val="111111"/>
          <w:sz w:val="16"/>
          <w:szCs w:val="22"/>
        </w:rPr>
        <w:t>Last year, the hard-working staff here at Spoiler Alerts responded to the creation of the BRICS’s New Development Bank by </w:t>
      </w:r>
      <w:r w:rsidRPr="00857620">
        <w:rPr>
          <w:rFonts w:asciiTheme="minorHAnsi" w:eastAsiaTheme="majorEastAsia" w:hAnsiTheme="minorHAnsi"/>
          <w:color w:val="111111"/>
          <w:sz w:val="16"/>
          <w:szCs w:val="22"/>
        </w:rPr>
        <w:t>posting a video of yawning cats</w:t>
      </w:r>
      <w:r w:rsidRPr="00857620">
        <w:rPr>
          <w:rFonts w:asciiTheme="minorHAnsi" w:hAnsiTheme="minorHAnsi"/>
          <w:color w:val="111111"/>
          <w:sz w:val="16"/>
          <w:szCs w:val="22"/>
        </w:rPr>
        <w:t xml:space="preserve">. Which was a pithy way of suggesting that the BRICS grand efforts at revisionist global governance were neither terribly grand nor </w:t>
      </w:r>
      <w:proofErr w:type="gramStart"/>
      <w:r w:rsidRPr="00857620">
        <w:rPr>
          <w:rFonts w:asciiTheme="minorHAnsi" w:hAnsiTheme="minorHAnsi"/>
          <w:color w:val="111111"/>
          <w:sz w:val="16"/>
          <w:szCs w:val="22"/>
        </w:rPr>
        <w:t>all that</w:t>
      </w:r>
      <w:proofErr w:type="gramEnd"/>
      <w:r w:rsidRPr="00857620">
        <w:rPr>
          <w:rFonts w:asciiTheme="minorHAnsi" w:hAnsiTheme="minorHAnsi"/>
          <w:color w:val="111111"/>
          <w:sz w:val="16"/>
          <w:szCs w:val="22"/>
        </w:rPr>
        <w:t xml:space="preserve"> revisionist. Still, </w:t>
      </w:r>
      <w:r w:rsidRPr="00857620">
        <w:rPr>
          <w:rFonts w:asciiTheme="minorHAnsi" w:eastAsiaTheme="majorEastAsia" w:hAnsiTheme="minorHAnsi"/>
          <w:color w:val="111111"/>
          <w:sz w:val="16"/>
          <w:szCs w:val="22"/>
        </w:rPr>
        <w:t>the BRICS does exist</w:t>
      </w:r>
      <w:r w:rsidRPr="00857620">
        <w:rPr>
          <w:rFonts w:asciiTheme="minorHAnsi" w:hAnsiTheme="minorHAnsi"/>
          <w:color w:val="111111"/>
          <w:sz w:val="16"/>
          <w:szCs w:val="22"/>
        </w:rPr>
        <w:t> as a political grouping, which is . . . something. And it’s worth remembering that the BRICS grouping originated as </w:t>
      </w:r>
      <w:r w:rsidRPr="00857620">
        <w:rPr>
          <w:rFonts w:asciiTheme="minorHAnsi" w:eastAsiaTheme="majorEastAsia" w:hAnsiTheme="minorHAnsi"/>
          <w:color w:val="111111"/>
          <w:sz w:val="16"/>
          <w:szCs w:val="22"/>
        </w:rPr>
        <w:t>a Goldman Sachs marketing term</w:t>
      </w:r>
      <w:r w:rsidRPr="00857620">
        <w:rPr>
          <w:rFonts w:asciiTheme="minorHAnsi" w:hAnsiTheme="minorHAnsi"/>
          <w:color w:val="111111"/>
          <w:sz w:val="16"/>
          <w:szCs w:val="22"/>
        </w:rPr>
        <w:t>. That is not to dismiss it out of hand — Jim O’Neill’s acronym was one heck of a marketing device. As the Financial Times’ </w:t>
      </w:r>
      <w:r w:rsidRPr="00857620">
        <w:rPr>
          <w:rFonts w:asciiTheme="minorHAnsi" w:eastAsiaTheme="majorEastAsia" w:hAnsiTheme="minorHAnsi"/>
          <w:color w:val="111111"/>
          <w:sz w:val="16"/>
          <w:szCs w:val="22"/>
        </w:rPr>
        <w:t>Gillian Tett noted</w:t>
      </w:r>
      <w:r w:rsidRPr="00857620">
        <w:rPr>
          <w:rFonts w:asciiTheme="minorHAnsi" w:hAnsiTheme="minorHAnsi"/>
          <w:color w:val="111111"/>
          <w:sz w:val="16"/>
          <w:szCs w:val="22"/>
        </w:rPr>
        <w:t> in 2010: Even if Brics is self-interested spin, such spin — an idea in itself, really — can sometimes take on a life of its own, beyond what its creators expect or even hope for. By creating the word Brics, O’Neill has redrawn powerbrokers’ cognitive map, helping them to articulate a fundamental shift of influence away from the western world. And if you believe that the way humans think and speak not only reflects reality, but can shape its future path too, then this Brics tag has itself come both to reflect and drive the change Of course, </w:t>
      </w:r>
      <w:r w:rsidRPr="00857620">
        <w:rPr>
          <w:rFonts w:asciiTheme="minorHAnsi" w:eastAsiaTheme="majorEastAsia" w:hAnsiTheme="minorHAnsi"/>
          <w:color w:val="111111"/>
          <w:sz w:val="16"/>
          <w:szCs w:val="22"/>
        </w:rPr>
        <w:t>not</w:t>
      </w:r>
      <w:r w:rsidRPr="00857620">
        <w:rPr>
          <w:rFonts w:asciiTheme="minorHAnsi" w:hAnsiTheme="minorHAnsi"/>
          <w:color w:val="111111"/>
          <w:sz w:val="16"/>
          <w:szCs w:val="22"/>
        </w:rPr>
        <w:t> </w:t>
      </w:r>
      <w:r w:rsidRPr="00857620">
        <w:rPr>
          <w:rFonts w:asciiTheme="minorHAnsi" w:eastAsiaTheme="majorEastAsia" w:hAnsiTheme="minorHAnsi"/>
          <w:color w:val="111111"/>
          <w:sz w:val="16"/>
          <w:szCs w:val="22"/>
        </w:rPr>
        <w:t>everyone</w:t>
      </w:r>
      <w:r w:rsidRPr="00857620">
        <w:rPr>
          <w:rFonts w:asciiTheme="minorHAnsi" w:hAnsiTheme="minorHAnsi"/>
          <w:color w:val="111111"/>
          <w:sz w:val="16"/>
          <w:szCs w:val="22"/>
        </w:rPr>
        <w:t> </w:t>
      </w:r>
      <w:r w:rsidRPr="00857620">
        <w:rPr>
          <w:rFonts w:asciiTheme="minorHAnsi" w:eastAsiaTheme="majorEastAsia" w:hAnsiTheme="minorHAnsi"/>
          <w:color w:val="111111"/>
          <w:sz w:val="16"/>
          <w:szCs w:val="22"/>
        </w:rPr>
        <w:t>agreed</w:t>
      </w:r>
      <w:r w:rsidRPr="00857620">
        <w:rPr>
          <w:rFonts w:asciiTheme="minorHAnsi" w:hAnsiTheme="minorHAnsi"/>
          <w:color w:val="111111"/>
          <w:sz w:val="16"/>
          <w:szCs w:val="22"/>
        </w:rPr>
        <w:t> with O’Neill’s cognitive map, and that chorus has </w:t>
      </w:r>
      <w:r w:rsidRPr="00857620">
        <w:rPr>
          <w:rFonts w:asciiTheme="minorHAnsi" w:eastAsiaTheme="majorEastAsia" w:hAnsiTheme="minorHAnsi"/>
          <w:color w:val="111111"/>
          <w:sz w:val="16"/>
          <w:szCs w:val="22"/>
        </w:rPr>
        <w:t>grown louder</w:t>
      </w:r>
      <w:r w:rsidRPr="00857620">
        <w:rPr>
          <w:rFonts w:asciiTheme="minorHAnsi" w:hAnsiTheme="minorHAnsi"/>
          <w:color w:val="111111"/>
          <w:sz w:val="16"/>
          <w:szCs w:val="22"/>
        </w:rPr>
        <w:t> in recent years. But the grouping still has </w:t>
      </w:r>
      <w:r w:rsidRPr="00857620">
        <w:rPr>
          <w:rFonts w:asciiTheme="minorHAnsi" w:eastAsiaTheme="majorEastAsia" w:hAnsiTheme="minorHAnsi"/>
          <w:color w:val="111111"/>
          <w:sz w:val="16"/>
          <w:szCs w:val="22"/>
        </w:rPr>
        <w:t xml:space="preserve">its fans </w:t>
      </w:r>
      <w:r w:rsidRPr="00857620">
        <w:rPr>
          <w:rFonts w:asciiTheme="minorHAnsi" w:hAnsiTheme="minorHAnsi"/>
          <w:color w:val="111111"/>
          <w:sz w:val="16"/>
          <w:szCs w:val="22"/>
        </w:rPr>
        <w:t>in international relations. And a big reason that the BRICS is talked about now is that O’Neill talked about the association in 2001. Which is why </w:t>
      </w:r>
      <w:r w:rsidRPr="00857620">
        <w:rPr>
          <w:rFonts w:asciiTheme="minorHAnsi" w:eastAsiaTheme="majorEastAsia" w:hAnsiTheme="minorHAnsi"/>
          <w:color w:val="111111"/>
          <w:sz w:val="16"/>
          <w:szCs w:val="22"/>
        </w:rPr>
        <w:t>Ye Xie’s story in Bloomberg News is so symbolic</w:t>
      </w:r>
      <w:r w:rsidRPr="00857620">
        <w:rPr>
          <w:rFonts w:asciiTheme="minorHAnsi" w:hAnsiTheme="minorHAnsi"/>
          <w:color w:val="111111"/>
          <w:sz w:val="16"/>
          <w:szCs w:val="22"/>
        </w:rPr>
        <w:t xml:space="preserve">: </w:t>
      </w:r>
      <w:r w:rsidRPr="00D81639">
        <w:rPr>
          <w:rStyle w:val="StyleUnderline"/>
          <w:highlight w:val="green"/>
        </w:rPr>
        <w:t>The BRIC era is coming to an end</w:t>
      </w:r>
      <w:r w:rsidRPr="00857620">
        <w:rPr>
          <w:rFonts w:asciiTheme="minorHAnsi" w:hAnsiTheme="minorHAnsi"/>
          <w:color w:val="111111"/>
          <w:sz w:val="16"/>
          <w:szCs w:val="22"/>
        </w:rPr>
        <w:t xml:space="preserve"> at Goldman Sachs Group Inc. The bank’s asset-management unit folded its money-losing BRIC fund, which invests in Brazil, Russia, India and China, and merged it last month with a broader emerging-market fund. Goldman Sachs pulled the plug on the nine-year-old product because it doesn’t expect “significant asset growth in the foreseeable future,” according to </w:t>
      </w:r>
      <w:r w:rsidRPr="00857620">
        <w:rPr>
          <w:rFonts w:asciiTheme="minorHAnsi" w:eastAsiaTheme="majorEastAsia" w:hAnsiTheme="minorHAnsi"/>
          <w:color w:val="111111"/>
          <w:sz w:val="16"/>
          <w:szCs w:val="22"/>
        </w:rPr>
        <w:t>a filing</w:t>
      </w:r>
      <w:r w:rsidRPr="00857620">
        <w:rPr>
          <w:rFonts w:asciiTheme="minorHAnsi" w:hAnsiTheme="minorHAnsi"/>
          <w:color w:val="111111"/>
          <w:sz w:val="16"/>
          <w:szCs w:val="22"/>
        </w:rPr>
        <w:t> to the U.S. Securities and Exchange Commission</w:t>
      </w:r>
      <w:r w:rsidRPr="00857620">
        <w:rPr>
          <w:rStyle w:val="StyleUnderline"/>
        </w:rPr>
        <w:t xml:space="preserve">. Fourteen years after former Goldman Sachs economist Jim O’Neill coined the acronym that ushered in an unprecedented investment boom, </w:t>
      </w:r>
      <w:r w:rsidRPr="00D81639">
        <w:rPr>
          <w:rStyle w:val="StyleUnderline"/>
          <w:highlight w:val="green"/>
        </w:rPr>
        <w:t>the biggest emerging markets are now sputtering. Russia and Brazil have fallen into recessions. China</w:t>
      </w:r>
      <w:r w:rsidRPr="00857620">
        <w:rPr>
          <w:rStyle w:val="StyleUnderline"/>
        </w:rPr>
        <w:t xml:space="preserve">, long an engine of the world’s growth, </w:t>
      </w:r>
      <w:r w:rsidRPr="00D81639">
        <w:rPr>
          <w:rStyle w:val="StyleUnderline"/>
          <w:highlight w:val="green"/>
        </w:rPr>
        <w:t>is poised for its weakest expansion since 1990. The downfall of the BRIC fund, which had lost 88 percent of its assets since a 2010 peak, also underscores how the strategy of bundling disparate countries</w:t>
      </w:r>
      <w:r w:rsidRPr="00857620">
        <w:rPr>
          <w:rStyle w:val="StyleUnderline"/>
        </w:rPr>
        <w:t xml:space="preserve"> into a single investment theme </w:t>
      </w:r>
      <w:r w:rsidRPr="00D81639">
        <w:rPr>
          <w:rStyle w:val="StyleUnderline"/>
          <w:highlight w:val="green"/>
        </w:rPr>
        <w:t>is losing its appeal among investors</w:t>
      </w:r>
      <w:r w:rsidRPr="00857620">
        <w:rPr>
          <w:rStyle w:val="StyleUnderline"/>
        </w:rPr>
        <w:t xml:space="preserve">. </w:t>
      </w:r>
      <w:r w:rsidRPr="00857620">
        <w:rPr>
          <w:rFonts w:asciiTheme="minorHAnsi" w:hAnsiTheme="minorHAnsi"/>
          <w:color w:val="111111"/>
          <w:sz w:val="16"/>
          <w:szCs w:val="22"/>
        </w:rPr>
        <w:t>If Goldman Sachs was the harbinger for the rise of the BRICS, will it also be the harbinger of its fall? The grouping is not just losing its appeal among investors. CSIS has issued a report, “</w:t>
      </w:r>
      <w:r w:rsidRPr="00857620">
        <w:rPr>
          <w:rFonts w:asciiTheme="minorHAnsi" w:eastAsiaTheme="majorEastAsia" w:hAnsiTheme="minorHAnsi"/>
          <w:color w:val="111111"/>
          <w:sz w:val="16"/>
          <w:szCs w:val="22"/>
        </w:rPr>
        <w:t>Do the BRICS Still Matter</w:t>
      </w:r>
      <w:proofErr w:type="gramStart"/>
      <w:r w:rsidRPr="00857620">
        <w:rPr>
          <w:rFonts w:asciiTheme="minorHAnsi" w:eastAsiaTheme="majorEastAsia" w:hAnsiTheme="minorHAnsi"/>
          <w:color w:val="111111"/>
          <w:sz w:val="16"/>
          <w:szCs w:val="22"/>
        </w:rPr>
        <w:t>?</w:t>
      </w:r>
      <w:r w:rsidRPr="00857620">
        <w:rPr>
          <w:rFonts w:asciiTheme="minorHAnsi" w:hAnsiTheme="minorHAnsi"/>
          <w:color w:val="111111"/>
          <w:sz w:val="16"/>
          <w:szCs w:val="22"/>
        </w:rPr>
        <w:t>,</w:t>
      </w:r>
      <w:proofErr w:type="gramEnd"/>
      <w:r w:rsidRPr="00857620">
        <w:rPr>
          <w:rFonts w:asciiTheme="minorHAnsi" w:hAnsiTheme="minorHAnsi"/>
          <w:color w:val="111111"/>
          <w:sz w:val="16"/>
          <w:szCs w:val="22"/>
        </w:rPr>
        <w:t xml:space="preserve">” which suggests that even Washington may be dawning to the realization that Something is Changing. The CSIS report by Marcos Degaut does not pull its punches: Not many concepts have done more to muddle strategic and academic thinking about the global economy and international politics in the last decade than that of the </w:t>
      </w:r>
      <w:proofErr w:type="gramStart"/>
      <w:r w:rsidRPr="00857620">
        <w:rPr>
          <w:rFonts w:asciiTheme="minorHAnsi" w:hAnsiTheme="minorHAnsi"/>
          <w:color w:val="111111"/>
          <w:sz w:val="16"/>
          <w:szCs w:val="22"/>
        </w:rPr>
        <w:t>BRICS. . . .</w:t>
      </w:r>
      <w:proofErr w:type="gramEnd"/>
      <w:r w:rsidRPr="00857620">
        <w:rPr>
          <w:rStyle w:val="StyleUnderline"/>
        </w:rPr>
        <w:t xml:space="preserve">After six summit meetings and the incorporation of South Africa as the “S” of the acronym in April 2011, </w:t>
      </w:r>
      <w:r w:rsidRPr="00D81639">
        <w:rPr>
          <w:rStyle w:val="StyleUnderline"/>
          <w:highlight w:val="green"/>
        </w:rPr>
        <w:t>the mechanism has made little progress toward building a collective identity or an institutional apparatus. It has also failed to set up a strategic agenda, with concrete propositions and actions, or a new conceptual framework for trade negotiations.</w:t>
      </w:r>
      <w:r w:rsidRPr="00857620">
        <w:rPr>
          <w:rStyle w:val="StyleUnderline"/>
        </w:rPr>
        <w:t xml:space="preserve"> Beyond diplomatic rhetoric, </w:t>
      </w:r>
      <w:r w:rsidRPr="00D81639">
        <w:rPr>
          <w:rStyle w:val="StyleUnderline"/>
          <w:highlight w:val="green"/>
        </w:rPr>
        <w:t>the BRICS have not proved a very useful instrument for pursuing foreign policy objectives and interests</w:t>
      </w:r>
      <w:r w:rsidRPr="00857620">
        <w:rPr>
          <w:rStyle w:val="StyleUnderline"/>
        </w:rPr>
        <w:t>.</w:t>
      </w:r>
      <w:r w:rsidRPr="00857620">
        <w:rPr>
          <w:rFonts w:asciiTheme="minorHAnsi" w:hAnsiTheme="minorHAnsi"/>
          <w:color w:val="111111"/>
          <w:sz w:val="16"/>
          <w:szCs w:val="22"/>
        </w:rPr>
        <w:t xml:space="preserve"> </w:t>
      </w:r>
      <w:proofErr w:type="gramStart"/>
      <w:r w:rsidRPr="00857620">
        <w:rPr>
          <w:rFonts w:asciiTheme="minorHAnsi" w:hAnsiTheme="minorHAnsi"/>
          <w:color w:val="111111"/>
          <w:sz w:val="16"/>
          <w:szCs w:val="22"/>
        </w:rPr>
        <w:t>Just as the BRICS was overhyped for the past 15 years or so, I’d be wary of dismissing the grouping entirely.</w:t>
      </w:r>
      <w:proofErr w:type="gramEnd"/>
      <w:r w:rsidRPr="00857620">
        <w:rPr>
          <w:rFonts w:asciiTheme="minorHAnsi" w:hAnsiTheme="minorHAnsi"/>
          <w:color w:val="111111"/>
          <w:sz w:val="16"/>
          <w:szCs w:val="22"/>
        </w:rPr>
        <w:t xml:space="preserve"> The </w:t>
      </w:r>
      <w:r w:rsidRPr="00857620">
        <w:rPr>
          <w:rFonts w:asciiTheme="minorHAnsi" w:eastAsiaTheme="majorEastAsia" w:hAnsiTheme="minorHAnsi"/>
          <w:color w:val="111111"/>
          <w:sz w:val="16"/>
          <w:szCs w:val="22"/>
        </w:rPr>
        <w:t>New Development Bank</w:t>
      </w:r>
      <w:r w:rsidRPr="00857620">
        <w:rPr>
          <w:rFonts w:asciiTheme="minorHAnsi" w:hAnsiTheme="minorHAnsi"/>
          <w:color w:val="111111"/>
          <w:sz w:val="16"/>
          <w:szCs w:val="22"/>
        </w:rPr>
        <w:t xml:space="preserve"> is a tangible accomplishment. And the BRICS does share a genuine resentment about under-representation in traditional global governance structures. That resentment can animate the group’s purpose for a while. </w:t>
      </w:r>
      <w:r w:rsidRPr="00857620">
        <w:rPr>
          <w:sz w:val="16"/>
        </w:rPr>
        <w:t>But</w:t>
      </w:r>
      <w:r w:rsidRPr="00857620">
        <w:rPr>
          <w:rStyle w:val="StyleUnderline"/>
        </w:rPr>
        <w:t xml:space="preserve"> if </w:t>
      </w:r>
      <w:r w:rsidRPr="00D81639">
        <w:rPr>
          <w:rStyle w:val="StyleUnderline"/>
          <w:highlight w:val="green"/>
        </w:rPr>
        <w:t>the BRICS</w:t>
      </w:r>
      <w:r w:rsidRPr="00857620">
        <w:rPr>
          <w:rStyle w:val="StyleUnderline"/>
        </w:rPr>
        <w:t xml:space="preserve"> has lost Goldman Sachs and the D.C. think-tank community, then I think it’s safe to say that </w:t>
      </w:r>
      <w:r w:rsidRPr="00D81639">
        <w:rPr>
          <w:rStyle w:val="StyleUnderline"/>
          <w:highlight w:val="green"/>
        </w:rPr>
        <w:t>its Golden Age has ended</w:t>
      </w:r>
      <w:r w:rsidRPr="00857620">
        <w:rPr>
          <w:rFonts w:asciiTheme="minorHAnsi" w:hAnsiTheme="minorHAnsi"/>
          <w:color w:val="111111"/>
          <w:sz w:val="16"/>
          <w:szCs w:val="22"/>
        </w:rPr>
        <w:t>. Rest in peace, fuzzy geoeconomic concept!</w:t>
      </w:r>
    </w:p>
    <w:p w:rsidR="00097B87" w:rsidRDefault="00097B87" w:rsidP="00097B87">
      <w:pPr>
        <w:pStyle w:val="NormalWeb"/>
        <w:spacing w:before="0" w:beforeAutospacing="0" w:after="0" w:afterAutospacing="0"/>
        <w:textAlignment w:val="baseline"/>
        <w:rPr>
          <w:rFonts w:asciiTheme="minorHAnsi" w:hAnsiTheme="minorHAnsi"/>
          <w:color w:val="111111"/>
          <w:sz w:val="16"/>
          <w:szCs w:val="22"/>
        </w:rPr>
      </w:pPr>
    </w:p>
    <w:p w:rsidR="00097B87" w:rsidRPr="00097B87" w:rsidRDefault="00097B87" w:rsidP="00097B87"/>
    <w:p w:rsidR="004A58FF" w:rsidRDefault="007160E8" w:rsidP="00291B78">
      <w:pPr>
        <w:pStyle w:val="Heading3"/>
      </w:pPr>
      <w:r>
        <w:t xml:space="preserve">Aff—BRICS: </w:t>
      </w:r>
      <w:r w:rsidR="00291B78">
        <w:t>EB-5 Link Turn</w:t>
      </w:r>
    </w:p>
    <w:p w:rsidR="00291B78" w:rsidRPr="00C02E7C" w:rsidRDefault="00291B78" w:rsidP="00291B78">
      <w:pPr>
        <w:pStyle w:val="Heading4"/>
      </w:pPr>
      <w:r>
        <w:t>EB5 FDI key to economy- circulate tech, practices</w:t>
      </w:r>
    </w:p>
    <w:p w:rsidR="00291B78" w:rsidRPr="00990388" w:rsidRDefault="00291B78" w:rsidP="00291B78">
      <w:pPr>
        <w:rPr>
          <w:rFonts w:asciiTheme="majorHAnsi" w:hAnsiTheme="majorHAnsi" w:cstheme="majorHAnsi"/>
          <w:sz w:val="20"/>
          <w:szCs w:val="20"/>
        </w:rPr>
      </w:pPr>
      <w:r w:rsidRPr="00CE1703">
        <w:rPr>
          <w:rStyle w:val="Style13ptBold"/>
        </w:rPr>
        <w:t>Ranjan, Agrawal 11</w:t>
      </w:r>
      <w:r w:rsidRPr="00FC76BD">
        <w:t>—</w:t>
      </w:r>
      <w:r>
        <w:rPr>
          <w:rFonts w:asciiTheme="majorHAnsi" w:hAnsiTheme="majorHAnsi" w:cstheme="majorHAnsi"/>
          <w:sz w:val="20"/>
          <w:szCs w:val="20"/>
        </w:rPr>
        <w:t>ABV (</w:t>
      </w:r>
      <w:r w:rsidRPr="00CE1703">
        <w:rPr>
          <w:rFonts w:asciiTheme="majorHAnsi" w:hAnsiTheme="majorHAnsi" w:cstheme="majorHAnsi"/>
          <w:color w:val="222222"/>
          <w:sz w:val="20"/>
          <w:szCs w:val="20"/>
          <w:shd w:val="clear" w:color="auto" w:fill="FFFFFF"/>
        </w:rPr>
        <w:t>qualified finance professionals</w:t>
      </w:r>
      <w:r>
        <w:rPr>
          <w:rFonts w:asciiTheme="majorHAnsi" w:hAnsiTheme="majorHAnsi" w:cstheme="majorHAnsi"/>
          <w:sz w:val="20"/>
          <w:szCs w:val="20"/>
        </w:rPr>
        <w:t>)</w:t>
      </w:r>
      <w:r w:rsidRPr="00CE1703">
        <w:rPr>
          <w:rFonts w:asciiTheme="majorHAnsi" w:hAnsiTheme="majorHAnsi" w:cstheme="majorHAnsi"/>
          <w:sz w:val="20"/>
          <w:szCs w:val="20"/>
        </w:rPr>
        <w:t xml:space="preserve"> Indian Institute of Information Technology and Management, Assistant Professor, ABV-Indian Institute of Information Technology and Management (Vinit, Guarav, “FDI Inflow Determinants in BRIC countries: A Panel Data Analysis”, International Business Research, May 18, 2011</w:t>
      </w:r>
      <w:r>
        <w:rPr>
          <w:rFonts w:asciiTheme="majorHAnsi" w:hAnsiTheme="majorHAnsi" w:cstheme="majorHAnsi"/>
          <w:sz w:val="20"/>
          <w:szCs w:val="20"/>
        </w:rPr>
        <w:t xml:space="preserve">, </w:t>
      </w:r>
      <w:hyperlink r:id="rId166" w:history="1">
        <w:r w:rsidRPr="00C54787">
          <w:rPr>
            <w:rStyle w:val="Hyperlink"/>
            <w:rFonts w:asciiTheme="majorHAnsi" w:hAnsiTheme="majorHAnsi" w:cstheme="majorHAnsi"/>
            <w:sz w:val="20"/>
            <w:szCs w:val="20"/>
          </w:rPr>
          <w:t>http://www.ccsenet.org/journal/index.php/ibr/article/viewFile/12386/8681</w:t>
        </w:r>
      </w:hyperlink>
      <w:r>
        <w:rPr>
          <w:rFonts w:asciiTheme="majorHAnsi" w:hAnsiTheme="majorHAnsi" w:cstheme="majorHAnsi"/>
          <w:sz w:val="20"/>
          <w:szCs w:val="20"/>
        </w:rPr>
        <w:t>.) // JL</w:t>
      </w:r>
    </w:p>
    <w:p w:rsidR="00291B78" w:rsidRPr="000478EE" w:rsidRDefault="00291B78" w:rsidP="00291B78">
      <w:r w:rsidRPr="00C02E7C">
        <w:t xml:space="preserve">The </w:t>
      </w:r>
      <w:r w:rsidRPr="00D81639">
        <w:rPr>
          <w:rStyle w:val="Emphasis"/>
          <w:highlight w:val="green"/>
        </w:rPr>
        <w:t>enormous increase in FDI flows</w:t>
      </w:r>
      <w:r w:rsidRPr="00C02E7C">
        <w:rPr>
          <w:rStyle w:val="StyleUnderline"/>
        </w:rPr>
        <w:t xml:space="preserve"> across countries</w:t>
      </w:r>
      <w:r w:rsidRPr="00C02E7C">
        <w:t xml:space="preserve"> is one of the </w:t>
      </w:r>
      <w:r w:rsidRPr="00C02E7C">
        <w:rPr>
          <w:rStyle w:val="StyleUnderline"/>
        </w:rPr>
        <w:t xml:space="preserve">clearest </w:t>
      </w:r>
      <w:r w:rsidRPr="00D81639">
        <w:rPr>
          <w:rStyle w:val="StyleUnderline"/>
          <w:highlight w:val="green"/>
        </w:rPr>
        <w:t>signs of the globalization</w:t>
      </w:r>
      <w:r w:rsidRPr="00C02E7C">
        <w:t xml:space="preserve"> of the world economy over the past 20 years (UNCTAD, 2006). </w:t>
      </w:r>
      <w:r w:rsidRPr="00FC76BD">
        <w:t>According to UNCTAD</w:t>
      </w:r>
      <w:r w:rsidRPr="00C02E7C">
        <w:rPr>
          <w:rStyle w:val="StyleUnderline"/>
        </w:rPr>
        <w:t xml:space="preserve"> Foreign direct investment (FDI</w:t>
      </w:r>
      <w:r w:rsidRPr="000478EE">
        <w:t xml:space="preserve">) is defined as an investment involving a long-term relationship and reflecting a lasting interest in and control by a resident entity in one economy (foreign direct investor or parent enterprise) of an enterprise resident in a different economy (FDI enterprise or affiliate enterprise or foreign affiliate). Such investment involves both the initial transaction between the two entities and all subsequent transactions between them and among foreign affiliates. FDI </w:t>
      </w:r>
      <w:r w:rsidRPr="00FC76BD">
        <w:rPr>
          <w:rStyle w:val="StyleUnderline"/>
        </w:rPr>
        <w:t xml:space="preserve">has </w:t>
      </w:r>
      <w:r w:rsidRPr="00D81639">
        <w:rPr>
          <w:rStyle w:val="Emphasis"/>
          <w:highlight w:val="green"/>
        </w:rPr>
        <w:t xml:space="preserve">innumerable effects on </w:t>
      </w:r>
      <w:r w:rsidRPr="00FC76BD">
        <w:rPr>
          <w:rStyle w:val="Emphasis"/>
        </w:rPr>
        <w:t xml:space="preserve">the </w:t>
      </w:r>
      <w:r w:rsidRPr="00FC76BD">
        <w:t>host country’s</w:t>
      </w:r>
      <w:r w:rsidRPr="00D81639">
        <w:rPr>
          <w:rStyle w:val="Emphasis"/>
          <w:highlight w:val="green"/>
        </w:rPr>
        <w:t xml:space="preserve"> economy</w:t>
      </w:r>
      <w:r w:rsidRPr="000478EE">
        <w:t xml:space="preserve">. It </w:t>
      </w:r>
      <w:r w:rsidRPr="00FC76BD">
        <w:rPr>
          <w:rStyle w:val="StyleUnderline"/>
        </w:rPr>
        <w:t>influences the income, production, prices, employment, economic growth, development and general welfare</w:t>
      </w:r>
      <w:r w:rsidRPr="000478EE">
        <w:t xml:space="preserve"> of the recipient country. </w:t>
      </w:r>
      <w:r w:rsidRPr="00FC76BD">
        <w:rPr>
          <w:rStyle w:val="StyleUnderline"/>
        </w:rPr>
        <w:t xml:space="preserve">FDI are the </w:t>
      </w:r>
      <w:r w:rsidRPr="00D81639">
        <w:rPr>
          <w:rStyle w:val="Emphasis"/>
          <w:highlight w:val="green"/>
        </w:rPr>
        <w:t>most significant channels for</w:t>
      </w:r>
      <w:r w:rsidRPr="00FC76BD">
        <w:rPr>
          <w:rStyle w:val="Emphasis"/>
        </w:rPr>
        <w:t xml:space="preserve"> the </w:t>
      </w:r>
      <w:r w:rsidRPr="00D81639">
        <w:rPr>
          <w:rStyle w:val="Emphasis"/>
          <w:highlight w:val="green"/>
        </w:rPr>
        <w:t>dissemination of modern technology</w:t>
      </w:r>
      <w:r w:rsidRPr="00FC76BD">
        <w:rPr>
          <w:rStyle w:val="StyleUnderline"/>
        </w:rPr>
        <w:t xml:space="preserve"> </w:t>
      </w:r>
      <w:r w:rsidRPr="000478EE">
        <w:t xml:space="preserve">(Blomstrom, 1989). So, we can say that FDI plays a </w:t>
      </w:r>
      <w:r w:rsidRPr="00D81639">
        <w:rPr>
          <w:rStyle w:val="Emphasis"/>
          <w:highlight w:val="green"/>
        </w:rPr>
        <w:t>key role in development of emerging economy</w:t>
      </w:r>
      <w:r w:rsidRPr="000478EE">
        <w:t xml:space="preserve"> because the very essence of economic development is </w:t>
      </w:r>
      <w:r w:rsidRPr="00FC76BD">
        <w:rPr>
          <w:rStyle w:val="Emphasis"/>
        </w:rPr>
        <w:t xml:space="preserve">the </w:t>
      </w:r>
      <w:r w:rsidRPr="00D81639">
        <w:rPr>
          <w:rStyle w:val="Emphasis"/>
          <w:highlight w:val="green"/>
        </w:rPr>
        <w:t>rapid and efficient transfer and adoption of “best practice” across borders</w:t>
      </w:r>
      <w:r w:rsidRPr="000478EE">
        <w:t xml:space="preserve">. </w:t>
      </w:r>
    </w:p>
    <w:p w:rsidR="00B128F4" w:rsidRDefault="007160E8" w:rsidP="00291B78">
      <w:pPr>
        <w:pStyle w:val="Heading3"/>
      </w:pPr>
      <w:r>
        <w:t xml:space="preserve">Aff—BRICS: </w:t>
      </w:r>
      <w:r w:rsidR="00B128F4">
        <w:t>A2 Link</w:t>
      </w:r>
    </w:p>
    <w:p w:rsidR="00B128F4" w:rsidRDefault="00B128F4" w:rsidP="00B128F4">
      <w:pPr>
        <w:pStyle w:val="Heading4"/>
      </w:pPr>
      <w:r>
        <w:t>Brain Drain Exaggerated- Econ decline caused by Internal Brain Drain</w:t>
      </w:r>
    </w:p>
    <w:p w:rsidR="00B128F4" w:rsidRDefault="00B128F4" w:rsidP="00B128F4">
      <w:pPr>
        <w:rPr>
          <w:rFonts w:eastAsia="Times New Roman"/>
          <w:sz w:val="16"/>
          <w:szCs w:val="16"/>
        </w:rPr>
      </w:pPr>
      <w:r w:rsidRPr="009A1611">
        <w:rPr>
          <w:rStyle w:val="Style13ptBold"/>
        </w:rPr>
        <w:t>Cooper 6-</w:t>
      </w:r>
      <w:r>
        <w:t xml:space="preserve"> </w:t>
      </w:r>
      <w:r w:rsidRPr="009A1611">
        <w:rPr>
          <w:rFonts w:eastAsia="Times New Roman"/>
          <w:sz w:val="16"/>
          <w:szCs w:val="16"/>
        </w:rPr>
        <w:t xml:space="preserve">Deputy Director, Centre for Russian and East European Studies (CREES), University of Birmingham, Edgbaston, Birmingham (Julian, “Of BRICs and Brains: Comparing Russia with China, India, and Other Populous Emerging Economies”, Eurasian Geography and Economics, No. 3, pp. 255-284, 2006, </w:t>
      </w:r>
      <w:hyperlink r:id="rId167" w:history="1">
        <w:r w:rsidRPr="009A1611">
          <w:rPr>
            <w:rStyle w:val="Hyperlink"/>
            <w:rFonts w:eastAsia="Times New Roman"/>
            <w:sz w:val="16"/>
            <w:szCs w:val="16"/>
          </w:rPr>
          <w:t>https://www.researchgate.net/profile/Julian_Cooper2/publication/228614399_Of_BRICs_and_Brains_Comparing_Russia_with_China_India_and_Other_Populous_Emerging_Economies/links/5621233608ae93a5c927da7e/Of-BRICs-and-Brains-Comparing-Russia-with-China-India-and-Other-Populous-Emerging-Economies.pdf</w:t>
        </w:r>
      </w:hyperlink>
      <w:r w:rsidRPr="009A1611">
        <w:rPr>
          <w:rFonts w:eastAsia="Times New Roman"/>
          <w:sz w:val="16"/>
          <w:szCs w:val="16"/>
        </w:rPr>
        <w:t>). //JL</w:t>
      </w:r>
    </w:p>
    <w:p w:rsidR="00B128F4" w:rsidRPr="009A1611" w:rsidRDefault="00B128F4" w:rsidP="00B128F4">
      <w:pPr>
        <w:rPr>
          <w:rFonts w:eastAsia="Times New Roman"/>
          <w:sz w:val="16"/>
          <w:szCs w:val="16"/>
        </w:rPr>
      </w:pPr>
    </w:p>
    <w:p w:rsidR="00B128F4" w:rsidRPr="00695B7E" w:rsidRDefault="00B128F4" w:rsidP="00B128F4">
      <w:pPr>
        <w:rPr>
          <w:rFonts w:ascii="Times New Roman" w:eastAsia="Times New Roman" w:hAnsi="Times New Roman" w:cs="Times New Roman"/>
          <w:sz w:val="24"/>
        </w:rPr>
      </w:pPr>
      <w:r w:rsidRPr="00695B7E">
        <w:rPr>
          <w:rFonts w:ascii="Times New Roman" w:eastAsia="Times New Roman" w:hAnsi="Times New Roman" w:cs="Times New Roman"/>
          <w:sz w:val="24"/>
        </w:rPr>
        <w:t xml:space="preserve">While some Russian scientists have gone abroad, </w:t>
      </w:r>
      <w:r w:rsidRPr="00D81639">
        <w:rPr>
          <w:rStyle w:val="StyleUnderline"/>
          <w:highlight w:val="green"/>
        </w:rPr>
        <w:t>science policy specialist Irina Dezhina</w:t>
      </w:r>
      <w:r w:rsidRPr="00D81639">
        <w:rPr>
          <w:rFonts w:ascii="Times New Roman" w:eastAsia="Times New Roman" w:hAnsi="Times New Roman" w:cs="Times New Roman"/>
          <w:sz w:val="24"/>
          <w:highlight w:val="green"/>
        </w:rPr>
        <w:t xml:space="preserve"> </w:t>
      </w:r>
      <w:r w:rsidRPr="00D81639">
        <w:rPr>
          <w:rStyle w:val="StyleUnderline"/>
          <w:highlight w:val="green"/>
        </w:rPr>
        <w:t>is certainly correct</w:t>
      </w:r>
      <w:r w:rsidRPr="00695B7E">
        <w:rPr>
          <w:rFonts w:ascii="Times New Roman" w:eastAsia="Times New Roman" w:hAnsi="Times New Roman" w:cs="Times New Roman"/>
          <w:sz w:val="24"/>
        </w:rPr>
        <w:t xml:space="preserve"> in her assessment that the </w:t>
      </w:r>
      <w:r w:rsidRPr="00D81639">
        <w:rPr>
          <w:rStyle w:val="Emphasis"/>
          <w:highlight w:val="green"/>
        </w:rPr>
        <w:t>extent of the “brain drain” is</w:t>
      </w:r>
      <w:r w:rsidRPr="00D81639">
        <w:rPr>
          <w:rStyle w:val="StyleUnderline"/>
          <w:highlight w:val="green"/>
        </w:rPr>
        <w:t xml:space="preserve"> “probably </w:t>
      </w:r>
      <w:r w:rsidRPr="00D81639">
        <w:rPr>
          <w:rStyle w:val="Emphasis"/>
          <w:highlight w:val="green"/>
        </w:rPr>
        <w:t>exaggerated</w:t>
      </w:r>
      <w:r w:rsidRPr="009A1611">
        <w:rPr>
          <w:rStyle w:val="Emphasis"/>
        </w:rPr>
        <w:t>.</w:t>
      </w:r>
      <w:r w:rsidRPr="00695B7E">
        <w:rPr>
          <w:rFonts w:ascii="Times New Roman" w:eastAsia="Times New Roman" w:hAnsi="Times New Roman" w:cs="Times New Roman"/>
          <w:sz w:val="24"/>
        </w:rPr>
        <w:t xml:space="preserve">” </w:t>
      </w:r>
      <w:r w:rsidRPr="00D81639">
        <w:rPr>
          <w:rStyle w:val="Emphasis"/>
          <w:highlight w:val="green"/>
        </w:rPr>
        <w:t>Much more significant</w:t>
      </w:r>
      <w:r w:rsidRPr="009A1611">
        <w:rPr>
          <w:rStyle w:val="Emphasis"/>
        </w:rPr>
        <w:t xml:space="preserve"> </w:t>
      </w:r>
      <w:r w:rsidRPr="009A1611">
        <w:rPr>
          <w:rStyle w:val="StyleUnderline"/>
        </w:rPr>
        <w:t>has been the</w:t>
      </w:r>
      <w:r w:rsidRPr="00695B7E">
        <w:rPr>
          <w:rFonts w:ascii="Times New Roman" w:eastAsia="Times New Roman" w:hAnsi="Times New Roman" w:cs="Times New Roman"/>
          <w:sz w:val="24"/>
        </w:rPr>
        <w:t xml:space="preserve"> “</w:t>
      </w:r>
      <w:r w:rsidRPr="00D81639">
        <w:rPr>
          <w:rStyle w:val="Emphasis"/>
          <w:highlight w:val="green"/>
        </w:rPr>
        <w:t>internal brain drain</w:t>
      </w:r>
      <w:r w:rsidRPr="00695B7E">
        <w:rPr>
          <w:rStyle w:val="StyleUnderline"/>
        </w:rPr>
        <w:t>”—</w:t>
      </w:r>
      <w:r w:rsidRPr="00D81639">
        <w:rPr>
          <w:rStyle w:val="StyleUnderline"/>
          <w:highlight w:val="green"/>
        </w:rPr>
        <w:t>researchers leaving R&amp;D to work in other sectors of the economy</w:t>
      </w:r>
      <w:r w:rsidRPr="00695B7E">
        <w:rPr>
          <w:rFonts w:ascii="Times New Roman" w:eastAsia="Times New Roman" w:hAnsi="Times New Roman" w:cs="Times New Roman"/>
          <w:sz w:val="24"/>
        </w:rPr>
        <w:t xml:space="preserve"> (Dezhina, 2005, p. 9).14 Of the total Russian expenditures on R&amp;D, the share of the business sector is only one-fifth, and almost three-quarters of R&amp;D organizations remain in state ownership (Ministerstvo ekonomicheskogo, 2006b, p. 169). For some comparator countries up-to-date data are unavailable, to a large extent reflecting a lack of priority for R&amp;D in the countries concerned. </w:t>
      </w:r>
    </w:p>
    <w:p w:rsidR="00B128F4" w:rsidRDefault="00B128F4" w:rsidP="00B128F4"/>
    <w:p w:rsidR="00B128F4" w:rsidRPr="00102098" w:rsidRDefault="00B128F4" w:rsidP="00B128F4">
      <w:pPr>
        <w:pStyle w:val="Heading4"/>
      </w:pPr>
      <w:r w:rsidRPr="00102098">
        <w:t>Talent flow loss from developing nations is inevitable</w:t>
      </w:r>
    </w:p>
    <w:p w:rsidR="00B128F4" w:rsidRDefault="00B128F4" w:rsidP="00B128F4">
      <w:r w:rsidRPr="5BD1FD76">
        <w:rPr>
          <w:rFonts w:eastAsia="Calibri"/>
          <w:b/>
          <w:bCs/>
          <w:sz w:val="24"/>
          <w:szCs w:val="24"/>
        </w:rPr>
        <w:t>Zhou, Liu, Guo</w:t>
      </w:r>
      <w:r w:rsidRPr="5BD1FD76">
        <w:rPr>
          <w:rFonts w:eastAsia="Calibri"/>
          <w:sz w:val="24"/>
          <w:szCs w:val="24"/>
        </w:rPr>
        <w:t xml:space="preserve"> 20</w:t>
      </w:r>
      <w:r w:rsidRPr="5BD1FD76">
        <w:rPr>
          <w:rFonts w:eastAsia="Calibri"/>
          <w:b/>
          <w:bCs/>
          <w:sz w:val="24"/>
          <w:szCs w:val="24"/>
        </w:rPr>
        <w:t>18</w:t>
      </w:r>
      <w:r w:rsidRPr="5BD1FD76">
        <w:rPr>
          <w:rFonts w:eastAsia="Calibri"/>
          <w:sz w:val="24"/>
          <w:szCs w:val="24"/>
        </w:rPr>
        <w:t xml:space="preserve"> Yang Zhou, Yuanzhi Guo, Yansui Liu,”High-level talent flow and its influence on regional unbalanced development in China” Journal, February 2018, </w:t>
      </w:r>
      <w:hyperlink r:id="rId168">
        <w:r w:rsidRPr="5BD1FD76">
          <w:rPr>
            <w:rStyle w:val="Hyperlink"/>
            <w:rFonts w:eastAsia="Calibri"/>
            <w:sz w:val="24"/>
            <w:szCs w:val="24"/>
          </w:rPr>
          <w:t>file:///C:/Users/User/AppData/Local/Temp/High-leveltalentflowanditsinfluenceonregionalunbalanceddevelopmentinChina-1.pdf</w:t>
        </w:r>
      </w:hyperlink>
      <w:r w:rsidRPr="5BD1FD76">
        <w:rPr>
          <w:rFonts w:eastAsia="Calibri"/>
          <w:sz w:val="24"/>
          <w:szCs w:val="24"/>
        </w:rPr>
        <w:t>)</w:t>
      </w:r>
      <w:r>
        <w:rPr>
          <w:rFonts w:eastAsia="Calibri"/>
          <w:sz w:val="24"/>
          <w:szCs w:val="24"/>
        </w:rPr>
        <w:t xml:space="preserve"> // ak /tag edit/sj</w:t>
      </w:r>
    </w:p>
    <w:p w:rsidR="00B128F4" w:rsidRDefault="00B128F4" w:rsidP="00B128F4">
      <w:r w:rsidRPr="1B567CC2">
        <w:rPr>
          <w:rFonts w:eastAsia="Arial"/>
          <w:sz w:val="25"/>
          <w:szCs w:val="25"/>
          <w:u w:val="single"/>
        </w:rPr>
        <w:t>Talent flow is an inevitable phenomenon of social development and is also an inevitable result of a market economy</w:t>
      </w:r>
      <w:r w:rsidRPr="1B567CC2">
        <w:rPr>
          <w:rFonts w:eastAsia="Arial"/>
          <w:sz w:val="25"/>
          <w:szCs w:val="25"/>
        </w:rPr>
        <w:t xml:space="preserve">. </w:t>
      </w:r>
      <w:r w:rsidRPr="1B567CC2">
        <w:rPr>
          <w:rFonts w:eastAsia="Arial"/>
          <w:sz w:val="25"/>
          <w:szCs w:val="25"/>
          <w:u w:val="single"/>
        </w:rPr>
        <w:t>The development prospects of a country</w:t>
      </w:r>
      <w:r w:rsidRPr="1B567CC2">
        <w:rPr>
          <w:rFonts w:eastAsia="Arial"/>
          <w:sz w:val="25"/>
          <w:szCs w:val="25"/>
        </w:rPr>
        <w:t xml:space="preserve"> or region partly depend on its innovation ability, which </w:t>
      </w:r>
      <w:r w:rsidRPr="1B567CC2">
        <w:rPr>
          <w:rFonts w:eastAsia="Arial"/>
          <w:sz w:val="25"/>
          <w:szCs w:val="25"/>
          <w:u w:val="single"/>
        </w:rPr>
        <w:t>is mainly determined by HLT</w:t>
      </w:r>
      <w:r w:rsidRPr="1B567CC2">
        <w:rPr>
          <w:rFonts w:eastAsia="Arial"/>
          <w:sz w:val="25"/>
          <w:szCs w:val="25"/>
        </w:rPr>
        <w:t xml:space="preserve"> (High-Level talent). China is one of the largest brain drain countries at the global level, and experiences serious domestic talent flow. In this study, we quantitatively estimate the flow of high-level talent among different provinces, regions and departments in China, then explore the spatial-temporal pattern of the HLT, and finally reveal the mechanism behind the brain drain. The results indicate that the main direction of HLT flow is from the inland to the eastern seaboard, which has made eastern China a net-in flow region and northeastern and midwestern China net-out flow regions. China's HLT tend to flow from scientific research institutes to colleges and universities. Further analysis suggests that </w:t>
      </w:r>
      <w:r w:rsidRPr="1B567CC2">
        <w:rPr>
          <w:rFonts w:eastAsia="Arial"/>
          <w:sz w:val="25"/>
          <w:szCs w:val="25"/>
          <w:u w:val="single"/>
        </w:rPr>
        <w:t>socioeconomic differences in salary, system construction and public service facilities are the main driving forces of HLT flow. The HLT flow often occurs between the underdeveloped and the developed countries</w:t>
      </w:r>
      <w:r w:rsidRPr="1B567CC2">
        <w:rPr>
          <w:rFonts w:eastAsia="Arial"/>
          <w:sz w:val="25"/>
          <w:szCs w:val="25"/>
        </w:rPr>
        <w:t xml:space="preserve"> (Beechler &amp; Woodward, 2009; Docquier, Lowell, &amp; Marfouk, 2009; Freeman, 2017; Gibson &amp; Mckenzie, 2012; Kerr et al., 2016; Sardana, Zhu, &amp; Veen, 2016), </w:t>
      </w:r>
      <w:r w:rsidRPr="1B567CC2">
        <w:rPr>
          <w:rFonts w:eastAsia="Arial"/>
          <w:sz w:val="25"/>
          <w:szCs w:val="25"/>
          <w:u w:val="single"/>
        </w:rPr>
        <w:t>but irrational flow</w:t>
      </w:r>
      <w:r w:rsidRPr="1B567CC2">
        <w:rPr>
          <w:rFonts w:eastAsia="Arial"/>
          <w:sz w:val="25"/>
          <w:szCs w:val="25"/>
        </w:rPr>
        <w:t xml:space="preserve"> within a region </w:t>
      </w:r>
      <w:r w:rsidRPr="1B567CC2">
        <w:rPr>
          <w:rFonts w:eastAsia="Arial"/>
          <w:sz w:val="25"/>
          <w:szCs w:val="25"/>
          <w:u w:val="single"/>
        </w:rPr>
        <w:t>may be more common</w:t>
      </w:r>
      <w:r w:rsidRPr="1B567CC2">
        <w:rPr>
          <w:rFonts w:eastAsia="Arial"/>
          <w:sz w:val="25"/>
          <w:szCs w:val="25"/>
        </w:rPr>
        <w:t xml:space="preserve"> in China </w:t>
      </w:r>
      <w:r w:rsidRPr="1B567CC2">
        <w:rPr>
          <w:rFonts w:eastAsia="Arial"/>
          <w:sz w:val="25"/>
          <w:szCs w:val="25"/>
          <w:u w:val="single"/>
        </w:rPr>
        <w:t xml:space="preserve">due to the lack of market regulation mechanism of talent flow </w:t>
      </w:r>
      <w:r w:rsidRPr="1B567CC2">
        <w:rPr>
          <w:rFonts w:eastAsia="Arial"/>
          <w:sz w:val="25"/>
          <w:szCs w:val="25"/>
        </w:rPr>
        <w:t>(Liu &amp; Zhou, 2004; Peng, 2015). The irrational flow of high-level talent may exacerbate the unbalanced development of education and the economy.</w:t>
      </w:r>
    </w:p>
    <w:p w:rsidR="00B128F4" w:rsidRPr="00B128F4" w:rsidRDefault="00B128F4" w:rsidP="00B128F4"/>
    <w:p w:rsidR="00B128F4" w:rsidRDefault="007160E8" w:rsidP="00291B78">
      <w:pPr>
        <w:pStyle w:val="Heading3"/>
      </w:pPr>
      <w:r>
        <w:t xml:space="preserve">Aff—BRICS: </w:t>
      </w:r>
      <w:r w:rsidR="00B128F4">
        <w:t>Internal Link</w:t>
      </w:r>
    </w:p>
    <w:p w:rsidR="00B128F4" w:rsidRPr="00D46F53" w:rsidRDefault="00B128F4" w:rsidP="00B128F4">
      <w:pPr>
        <w:pStyle w:val="Heading4"/>
      </w:pPr>
      <w:r>
        <w:t xml:space="preserve">Rising powers like BRICS will not contribute to existing order, they’ll fracture it – three warrants: </w:t>
      </w:r>
      <w:r>
        <w:br/>
        <w:t xml:space="preserve">1) existing institutions are viewed as fundamentally skewed in favour of Western hegemons </w:t>
      </w:r>
      <w:r>
        <w:br/>
        <w:t xml:space="preserve">2) there are not equal stakes for financial reform </w:t>
      </w:r>
      <w:r>
        <w:br/>
        <w:t>3) BRICS will not respond favourably to US protectionist/nationalist policy</w:t>
      </w:r>
    </w:p>
    <w:p w:rsidR="00B128F4" w:rsidRDefault="00B128F4" w:rsidP="00B128F4">
      <w:r w:rsidRPr="00C96CCA">
        <w:rPr>
          <w:rStyle w:val="Style13ptBold"/>
        </w:rPr>
        <w:t>Roberts et al, 17</w:t>
      </w:r>
      <w:r>
        <w:t xml:space="preserve"> </w:t>
      </w:r>
      <w:r w:rsidRPr="00C96CCA">
        <w:t xml:space="preserve">The BRICS and Collective Financial Statecraft </w:t>
      </w:r>
      <w:proofErr w:type="gramStart"/>
      <w:r w:rsidRPr="00C96CCA">
        <w:t>The</w:t>
      </w:r>
      <w:proofErr w:type="gramEnd"/>
      <w:r w:rsidRPr="00C96CCA">
        <w:t xml:space="preserve"> BRICS as a Club Cynthia Roberts, Leslie Armijo, and Saori Katada Published to Oxford Scholarship Online: October 2017¶ DOI: 10</w:t>
      </w:r>
      <w:r>
        <w:t>.1093/oso/9780190697518.001.0001//sj</w:t>
      </w:r>
    </w:p>
    <w:p w:rsidR="00B128F4" w:rsidRDefault="00B128F4" w:rsidP="00B128F4"/>
    <w:p w:rsidR="00B128F4" w:rsidRPr="00AA76C0" w:rsidRDefault="00B128F4" w:rsidP="00B128F4">
      <w:pPr>
        <w:rPr>
          <w:rStyle w:val="StyleUnderline"/>
        </w:rPr>
      </w:pPr>
      <w:r w:rsidRPr="00AA76C0">
        <w:rPr>
          <w:rStyle w:val="StyleUnderline"/>
        </w:rPr>
        <w:t>However, integrating and keeping rising powers in the</w:t>
      </w:r>
      <w:r w:rsidRPr="00D46F53">
        <w:rPr>
          <w:rStyle w:val="StyleUnderline"/>
          <w:sz w:val="12"/>
        </w:rPr>
        <w:t xml:space="preserve">¶ </w:t>
      </w:r>
      <w:r w:rsidRPr="00AA76C0">
        <w:rPr>
          <w:rStyle w:val="StyleUnderline"/>
        </w:rPr>
        <w:t xml:space="preserve">incumbent order faces </w:t>
      </w:r>
      <w:r w:rsidRPr="00AD28F7">
        <w:t>three</w:t>
      </w:r>
      <w:r w:rsidRPr="00AA76C0">
        <w:rPr>
          <w:rStyle w:val="StyleUnderline"/>
        </w:rPr>
        <w:t xml:space="preserve"> challenges that can still derail the</w:t>
      </w:r>
      <w:r w:rsidRPr="00D46F53">
        <w:rPr>
          <w:rStyle w:val="StyleUnderline"/>
          <w:sz w:val="12"/>
        </w:rPr>
        <w:t xml:space="preserve">¶ </w:t>
      </w:r>
      <w:r w:rsidRPr="00AA76C0">
        <w:rPr>
          <w:rStyle w:val="StyleUnderline"/>
        </w:rPr>
        <w:t xml:space="preserve">process. </w:t>
      </w:r>
      <w:r w:rsidRPr="00AD28F7">
        <w:t xml:space="preserve">First, </w:t>
      </w:r>
      <w:r w:rsidRPr="00AA76C0">
        <w:rPr>
          <w:rStyle w:val="Emphasis"/>
        </w:rPr>
        <w:t>emerging powers start to question the</w:t>
      </w:r>
      <w:r w:rsidRPr="00D46F53">
        <w:rPr>
          <w:rStyle w:val="Emphasis"/>
          <w:sz w:val="12"/>
        </w:rPr>
        <w:t xml:space="preserve">¶ </w:t>
      </w:r>
      <w:r w:rsidRPr="00AA76C0">
        <w:rPr>
          <w:rStyle w:val="Emphasis"/>
        </w:rPr>
        <w:t>legitimacy of the existing order, given a plethora of double</w:t>
      </w:r>
      <w:r w:rsidRPr="00D46F53">
        <w:rPr>
          <w:rStyle w:val="Emphasis"/>
          <w:sz w:val="12"/>
        </w:rPr>
        <w:t xml:space="preserve">¶ </w:t>
      </w:r>
      <w:r w:rsidRPr="00AA76C0">
        <w:rPr>
          <w:rStyle w:val="Emphasis"/>
        </w:rPr>
        <w:t>standards and their perception of a system where incumbents,</w:t>
      </w:r>
      <w:r w:rsidRPr="00D46F53">
        <w:rPr>
          <w:rStyle w:val="Emphasis"/>
          <w:sz w:val="12"/>
        </w:rPr>
        <w:t xml:space="preserve">¶ </w:t>
      </w:r>
      <w:r w:rsidRPr="00AA76C0">
        <w:rPr>
          <w:rStyle w:val="Emphasis"/>
        </w:rPr>
        <w:t>particularly the hegemon, regularly use institutional levers not</w:t>
      </w:r>
      <w:r w:rsidRPr="00D46F53">
        <w:rPr>
          <w:rStyle w:val="Emphasis"/>
          <w:sz w:val="12"/>
        </w:rPr>
        <w:t xml:space="preserve">¶ </w:t>
      </w:r>
      <w:r w:rsidRPr="00AA76C0">
        <w:rPr>
          <w:rStyle w:val="Emphasis"/>
        </w:rPr>
        <w:t>solely in pursuit of collective goods but also to advance their</w:t>
      </w:r>
      <w:r w:rsidRPr="00D46F53">
        <w:rPr>
          <w:rStyle w:val="Emphasis"/>
          <w:sz w:val="12"/>
        </w:rPr>
        <w:t xml:space="preserve">¶ </w:t>
      </w:r>
      <w:r w:rsidRPr="00AA76C0">
        <w:rPr>
          <w:rStyle w:val="Emphasis"/>
        </w:rPr>
        <w:t>geopolitical and economic objectives, sometimes bypassing</w:t>
      </w:r>
      <w:r w:rsidRPr="00D46F53">
        <w:rPr>
          <w:rStyle w:val="Emphasis"/>
          <w:sz w:val="12"/>
        </w:rPr>
        <w:t xml:space="preserve">¶ </w:t>
      </w:r>
      <w:r w:rsidRPr="00AA76C0">
        <w:rPr>
          <w:rStyle w:val="Emphasis"/>
        </w:rPr>
        <w:t>agreed rules.</w:t>
      </w:r>
      <w:r w:rsidRPr="00AD28F7">
        <w:t xml:space="preserve">66 </w:t>
      </w:r>
      <w:r w:rsidRPr="00AA76C0">
        <w:rPr>
          <w:rStyle w:val="StyleUnderline"/>
        </w:rPr>
        <w:t>Both the United States and Japan</w:t>
      </w:r>
      <w:r w:rsidRPr="00AD28F7">
        <w:t>, for example,</w:t>
      </w:r>
      <w:r w:rsidRPr="00D46F53">
        <w:rPr>
          <w:sz w:val="12"/>
        </w:rPr>
        <w:t xml:space="preserve">¶ </w:t>
      </w:r>
      <w:r w:rsidRPr="00AA76C0">
        <w:rPr>
          <w:rStyle w:val="StyleUnderline"/>
        </w:rPr>
        <w:t>have used their influence in the IMF and</w:t>
      </w:r>
      <w:r w:rsidRPr="00AD28F7">
        <w:t xml:space="preserve"> Asian Development</w:t>
      </w:r>
      <w:r w:rsidRPr="00D46F53">
        <w:rPr>
          <w:sz w:val="12"/>
        </w:rPr>
        <w:t xml:space="preserve">¶ </w:t>
      </w:r>
      <w:r w:rsidRPr="00AD28F7">
        <w:t>Bank (</w:t>
      </w:r>
      <w:r w:rsidRPr="00AA76C0">
        <w:rPr>
          <w:rStyle w:val="StyleUnderline"/>
        </w:rPr>
        <w:t>ADB</w:t>
      </w:r>
      <w:r w:rsidRPr="00AD28F7">
        <w:t xml:space="preserve">) over loan conditions and the size of packages </w:t>
      </w:r>
      <w:r w:rsidRPr="00AA76C0">
        <w:rPr>
          <w:rStyle w:val="StyleUnderline"/>
        </w:rPr>
        <w:t>to</w:t>
      </w:r>
      <w:r w:rsidRPr="00D46F53">
        <w:rPr>
          <w:rStyle w:val="StyleUnderline"/>
          <w:sz w:val="12"/>
        </w:rPr>
        <w:t xml:space="preserve">¶ </w:t>
      </w:r>
      <w:r w:rsidRPr="00AA76C0">
        <w:rPr>
          <w:rStyle w:val="StyleUnderline"/>
        </w:rPr>
        <w:t>win favor with developing countries.</w:t>
      </w:r>
      <w:r w:rsidRPr="00AD28F7">
        <w:t xml:space="preserve">67 </w:t>
      </w:r>
      <w:r w:rsidRPr="00AA76C0">
        <w:rPr>
          <w:rStyle w:val="StyleUnderline"/>
        </w:rPr>
        <w:t>The United States</w:t>
      </w:r>
      <w:r w:rsidRPr="00AD28F7">
        <w:t xml:space="preserve"> also</w:t>
      </w:r>
      <w:r w:rsidRPr="00D46F53">
        <w:rPr>
          <w:sz w:val="12"/>
        </w:rPr>
        <w:t xml:space="preserve">¶ </w:t>
      </w:r>
      <w:r w:rsidRPr="00AA76C0">
        <w:rPr>
          <w:rStyle w:val="StyleUnderline"/>
        </w:rPr>
        <w:t>regularly prevents its</w:t>
      </w:r>
      <w:r w:rsidRPr="00AD28F7">
        <w:t xml:space="preserve"> systemically significant </w:t>
      </w:r>
      <w:r w:rsidRPr="00AA76C0">
        <w:rPr>
          <w:rStyle w:val="StyleUnderline"/>
        </w:rPr>
        <w:t>allies</w:t>
      </w:r>
      <w:r w:rsidRPr="00AD28F7">
        <w:t>, Japan and</w:t>
      </w:r>
      <w:r w:rsidRPr="00D46F53">
        <w:rPr>
          <w:sz w:val="12"/>
        </w:rPr>
        <w:t xml:space="preserve">¶ </w:t>
      </w:r>
      <w:r w:rsidRPr="00AD28F7">
        <w:t>the European Union,</w:t>
      </w:r>
      <w:r w:rsidRPr="00AA76C0">
        <w:rPr>
          <w:rStyle w:val="StyleUnderline"/>
        </w:rPr>
        <w:t xml:space="preserve"> from acting as equal partners</w:t>
      </w:r>
      <w:r w:rsidRPr="00AD28F7">
        <w:t xml:space="preserve"> despite</w:t>
      </w:r>
      <w:r w:rsidRPr="00D46F53">
        <w:rPr>
          <w:sz w:val="12"/>
        </w:rPr>
        <w:t xml:space="preserve">¶ </w:t>
      </w:r>
      <w:r w:rsidRPr="00AD28F7">
        <w:t xml:space="preserve">attempts, mostly by Japan, </w:t>
      </w:r>
      <w:r w:rsidRPr="00AA76C0">
        <w:rPr>
          <w:rStyle w:val="StyleUnderline"/>
        </w:rPr>
        <w:t>to assert its leadership</w:t>
      </w:r>
      <w:r w:rsidRPr="00AD28F7">
        <w:t xml:space="preserve"> in Asia (for</w:t>
      </w:r>
      <w:r w:rsidRPr="00D46F53">
        <w:rPr>
          <w:sz w:val="12"/>
        </w:rPr>
        <w:t xml:space="preserve">¶ </w:t>
      </w:r>
      <w:r w:rsidRPr="00AD28F7">
        <w:t>example, in a failed attempt to create an Asian Monetary Fund</w:t>
      </w:r>
      <w:r w:rsidRPr="00D46F53">
        <w:rPr>
          <w:sz w:val="12"/>
        </w:rPr>
        <w:t xml:space="preserve">¶ </w:t>
      </w:r>
      <w:r w:rsidRPr="00AD28F7">
        <w:t>to help countries hit by the liquidity crisis in 1997).68 The</w:t>
      </w:r>
      <w:r w:rsidRPr="00D46F53">
        <w:rPr>
          <w:sz w:val="12"/>
        </w:rPr>
        <w:t xml:space="preserve">¶ </w:t>
      </w:r>
      <w:r w:rsidRPr="00AD28F7">
        <w:t>same motivation informed Washington’s failed attempt to</w:t>
      </w:r>
      <w:r w:rsidRPr="00D46F53">
        <w:rPr>
          <w:sz w:val="12"/>
        </w:rPr>
        <w:t xml:space="preserve">¶ </w:t>
      </w:r>
      <w:r w:rsidRPr="00AD28F7">
        <w:t xml:space="preserve">quash the AIIB (see Chapter 3). “Rightly or wrongly, </w:t>
      </w:r>
      <w:r w:rsidRPr="00AA76C0">
        <w:rPr>
          <w:rStyle w:val="StyleUnderline"/>
        </w:rPr>
        <w:t>the U.S.</w:t>
      </w:r>
      <w:r w:rsidRPr="00D46F53">
        <w:rPr>
          <w:sz w:val="12"/>
        </w:rPr>
        <w:t xml:space="preserve">¶ </w:t>
      </w:r>
      <w:r w:rsidRPr="00AA76C0">
        <w:rPr>
          <w:rStyle w:val="StyleUnderline"/>
        </w:rPr>
        <w:t>has been</w:t>
      </w:r>
      <w:r w:rsidRPr="00AD28F7">
        <w:t xml:space="preserve"> accused” of </w:t>
      </w:r>
      <w:r w:rsidRPr="00AA76C0">
        <w:rPr>
          <w:rStyle w:val="StyleUnderline"/>
        </w:rPr>
        <w:t>acting “less like a benevolent hegemon”</w:t>
      </w:r>
      <w:r w:rsidRPr="00D46F53">
        <w:rPr>
          <w:rStyle w:val="StyleUnderline"/>
          <w:sz w:val="12"/>
        </w:rPr>
        <w:t xml:space="preserve">¶ </w:t>
      </w:r>
      <w:r w:rsidRPr="00AA76C0">
        <w:rPr>
          <w:rStyle w:val="StyleUnderline"/>
        </w:rPr>
        <w:t>as it pursues its narrow political agenda,</w:t>
      </w:r>
      <w:r w:rsidRPr="00AD28F7">
        <w:t xml:space="preserve"> from the Trans-</w:t>
      </w:r>
      <w:r w:rsidRPr="00D46F53">
        <w:rPr>
          <w:sz w:val="12"/>
        </w:rPr>
        <w:t xml:space="preserve">¶ </w:t>
      </w:r>
      <w:r w:rsidRPr="00AD28F7">
        <w:t>Pacific Partnership (TPP) and data surveillance to “its financial</w:t>
      </w:r>
      <w:r w:rsidRPr="00D46F53">
        <w:rPr>
          <w:sz w:val="12"/>
        </w:rPr>
        <w:t xml:space="preserve">¶ </w:t>
      </w:r>
      <w:r w:rsidRPr="00AD28F7">
        <w:t xml:space="preserve">extraterritorial reach.”69 Second, </w:t>
      </w:r>
      <w:r w:rsidRPr="00AA76C0">
        <w:rPr>
          <w:rStyle w:val="Emphasis"/>
        </w:rPr>
        <w:t>given the demand from all</w:t>
      </w:r>
      <w:r w:rsidRPr="00D46F53">
        <w:rPr>
          <w:rStyle w:val="Emphasis"/>
          <w:sz w:val="12"/>
        </w:rPr>
        <w:t xml:space="preserve">¶ </w:t>
      </w:r>
      <w:r w:rsidRPr="00AA76C0">
        <w:rPr>
          <w:rStyle w:val="Emphasis"/>
        </w:rPr>
        <w:t>participants for stability and utility, the system gets frayed</w:t>
      </w:r>
      <w:r w:rsidRPr="00D46F53">
        <w:rPr>
          <w:rStyle w:val="Emphasis"/>
          <w:sz w:val="12"/>
        </w:rPr>
        <w:t xml:space="preserve">¶ </w:t>
      </w:r>
      <w:r w:rsidRPr="00AA76C0">
        <w:rPr>
          <w:rStyle w:val="Emphasis"/>
        </w:rPr>
        <w:t>when it can no longer reliably deliver accommodative policies</w:t>
      </w:r>
      <w:proofErr w:type="gramStart"/>
      <w:r w:rsidRPr="00AA76C0">
        <w:rPr>
          <w:rStyle w:val="Emphasis"/>
        </w:rPr>
        <w:t>,</w:t>
      </w:r>
      <w:r w:rsidRPr="00D46F53">
        <w:rPr>
          <w:rStyle w:val="Emphasis"/>
          <w:sz w:val="12"/>
        </w:rPr>
        <w:t>¶</w:t>
      </w:r>
      <w:proofErr w:type="gramEnd"/>
      <w:r w:rsidRPr="00D46F53">
        <w:rPr>
          <w:rStyle w:val="Emphasis"/>
          <w:sz w:val="12"/>
        </w:rPr>
        <w:t xml:space="preserve"> </w:t>
      </w:r>
      <w:r w:rsidRPr="00AA76C0">
        <w:rPr>
          <w:rStyle w:val="Emphasis"/>
        </w:rPr>
        <w:t>coordination, and effective market infrastructure. The global</w:t>
      </w:r>
      <w:r w:rsidRPr="00D46F53">
        <w:rPr>
          <w:rStyle w:val="Emphasis"/>
          <w:sz w:val="12"/>
        </w:rPr>
        <w:t xml:space="preserve">¶ </w:t>
      </w:r>
      <w:r w:rsidRPr="00AA76C0">
        <w:rPr>
          <w:rStyle w:val="Emphasis"/>
        </w:rPr>
        <w:t>financial crisis raised serious doubts among emerging powers</w:t>
      </w:r>
      <w:r w:rsidRPr="00D46F53">
        <w:rPr>
          <w:rStyle w:val="Emphasis"/>
          <w:sz w:val="12"/>
        </w:rPr>
        <w:t xml:space="preserve">¶ </w:t>
      </w:r>
      <w:r w:rsidRPr="00AA76C0">
        <w:rPr>
          <w:rStyle w:val="Emphasis"/>
        </w:rPr>
        <w:t>about the incumbent powers’ commitment to regulate the</w:t>
      </w:r>
      <w:r w:rsidRPr="00D46F53">
        <w:rPr>
          <w:rStyle w:val="Emphasis"/>
          <w:sz w:val="12"/>
        </w:rPr>
        <w:t xml:space="preserve">¶ </w:t>
      </w:r>
      <w:r w:rsidRPr="00AA76C0">
        <w:rPr>
          <w:rStyle w:val="Emphasis"/>
        </w:rPr>
        <w:t>financial system effectively,</w:t>
      </w:r>
      <w:r w:rsidRPr="00AD28F7">
        <w:t xml:space="preserve"> and the dollar has become a</w:t>
      </w:r>
      <w:r w:rsidRPr="00D46F53">
        <w:rPr>
          <w:sz w:val="12"/>
        </w:rPr>
        <w:t xml:space="preserve">¶ </w:t>
      </w:r>
      <w:r w:rsidRPr="00AD28F7">
        <w:t>source of concern, although the lack of good alternatives</w:t>
      </w:r>
      <w:r w:rsidRPr="00D46F53">
        <w:rPr>
          <w:sz w:val="12"/>
        </w:rPr>
        <w:t xml:space="preserve">¶ </w:t>
      </w:r>
      <w:r w:rsidRPr="00AD28F7">
        <w:t>contributes to its persistent dominance.70</w:t>
      </w:r>
      <w:r w:rsidRPr="00D46F53">
        <w:rPr>
          <w:sz w:val="12"/>
        </w:rPr>
        <w:t xml:space="preserve">¶ </w:t>
      </w:r>
      <w:r w:rsidRPr="00AD28F7">
        <w:t xml:space="preserve">Third, </w:t>
      </w:r>
      <w:r w:rsidRPr="00AA76C0">
        <w:rPr>
          <w:rStyle w:val="Emphasis"/>
        </w:rPr>
        <w:t>the rising powers may become increasingly dissatisfied</w:t>
      </w:r>
      <w:r w:rsidRPr="00D46F53">
        <w:rPr>
          <w:rStyle w:val="Emphasis"/>
          <w:sz w:val="12"/>
        </w:rPr>
        <w:t xml:space="preserve">¶ </w:t>
      </w:r>
      <w:r w:rsidRPr="00AA76C0">
        <w:rPr>
          <w:rStyle w:val="Emphasis"/>
        </w:rPr>
        <w:t>with the burden of having to succeed under the incumbents’</w:t>
      </w:r>
      <w:r w:rsidRPr="00D46F53">
        <w:rPr>
          <w:rStyle w:val="Emphasis"/>
          <w:sz w:val="12"/>
        </w:rPr>
        <w:t xml:space="preserve">¶ </w:t>
      </w:r>
      <w:r w:rsidRPr="00AA76C0">
        <w:rPr>
          <w:rStyle w:val="Emphasis"/>
        </w:rPr>
        <w:t>rules.</w:t>
      </w:r>
      <w:r w:rsidRPr="00AD28F7">
        <w:t xml:space="preserve"> As Randall Schweller and David Priess argue, (p.12</w:t>
      </w:r>
      <w:proofErr w:type="gramStart"/>
      <w:r w:rsidRPr="00AD28F7">
        <w:t>)</w:t>
      </w:r>
      <w:r w:rsidRPr="00D46F53">
        <w:rPr>
          <w:sz w:val="12"/>
        </w:rPr>
        <w:t>¶</w:t>
      </w:r>
      <w:proofErr w:type="gramEnd"/>
      <w:r w:rsidRPr="00D46F53">
        <w:rPr>
          <w:sz w:val="12"/>
        </w:rPr>
        <w:t xml:space="preserve"> </w:t>
      </w:r>
      <w:r w:rsidRPr="00AD28F7">
        <w:t>the dominant “dissatisfied power believes it is outperforming</w:t>
      </w:r>
      <w:r w:rsidRPr="00D46F53">
        <w:rPr>
          <w:sz w:val="12"/>
        </w:rPr>
        <w:t xml:space="preserve">¶ </w:t>
      </w:r>
      <w:r w:rsidRPr="00AD28F7">
        <w:t>its competitors despite the shackles . . . placed on it,” and that</w:t>
      </w:r>
      <w:r w:rsidRPr="00D46F53">
        <w:rPr>
          <w:sz w:val="12"/>
        </w:rPr>
        <w:t xml:space="preserve">¶ </w:t>
      </w:r>
      <w:r w:rsidRPr="00AD28F7">
        <w:t xml:space="preserve">it would rise even faster under its own rules.71 </w:t>
      </w:r>
      <w:r w:rsidRPr="00AA76C0">
        <w:rPr>
          <w:rStyle w:val="StyleUnderline"/>
        </w:rPr>
        <w:t>In the BRICS</w:t>
      </w:r>
      <w:r w:rsidRPr="00D46F53">
        <w:rPr>
          <w:rStyle w:val="StyleUnderline"/>
          <w:sz w:val="12"/>
        </w:rPr>
        <w:t xml:space="preserve">¶ </w:t>
      </w:r>
      <w:r w:rsidRPr="00AA76C0">
        <w:rPr>
          <w:rStyle w:val="StyleUnderline"/>
        </w:rPr>
        <w:t>case, the incumbents’ rules have largely tolerated the BRICS</w:t>
      </w:r>
      <w:r w:rsidRPr="00D46F53">
        <w:rPr>
          <w:rStyle w:val="StyleUnderline"/>
          <w:sz w:val="12"/>
        </w:rPr>
        <w:t xml:space="preserve">¶ </w:t>
      </w:r>
      <w:r w:rsidRPr="00AA76C0">
        <w:rPr>
          <w:rStyle w:val="StyleUnderline"/>
        </w:rPr>
        <w:t>countries’ varieties of capitalism, including in their state</w:t>
      </w:r>
      <w:r>
        <w:rPr>
          <w:rStyle w:val="StyleUnderline"/>
        </w:rPr>
        <w:t xml:space="preserve"> </w:t>
      </w:r>
      <w:r w:rsidRPr="00AA76C0">
        <w:rPr>
          <w:rStyle w:val="StyleUnderline"/>
        </w:rPr>
        <w:t>directed</w:t>
      </w:r>
      <w:r w:rsidRPr="00D46F53">
        <w:rPr>
          <w:rStyle w:val="StyleUnderline"/>
          <w:sz w:val="12"/>
        </w:rPr>
        <w:t xml:space="preserve">¶ </w:t>
      </w:r>
      <w:r w:rsidRPr="00AA76C0">
        <w:rPr>
          <w:rStyle w:val="StyleUnderline"/>
        </w:rPr>
        <w:t>and crony capitalist forms, despite the negative</w:t>
      </w:r>
      <w:r w:rsidRPr="00D46F53">
        <w:rPr>
          <w:rStyle w:val="StyleUnderline"/>
          <w:sz w:val="12"/>
        </w:rPr>
        <w:t xml:space="preserve">¶ </w:t>
      </w:r>
      <w:r w:rsidRPr="00AA76C0">
        <w:rPr>
          <w:rStyle w:val="StyleUnderline"/>
        </w:rPr>
        <w:t>consequences for the advanced economies. However, if the</w:t>
      </w:r>
      <w:r w:rsidRPr="00D46F53">
        <w:rPr>
          <w:rStyle w:val="StyleUnderline"/>
          <w:sz w:val="12"/>
        </w:rPr>
        <w:t xml:space="preserve">¶ </w:t>
      </w:r>
      <w:r w:rsidRPr="00AA76C0">
        <w:rPr>
          <w:rStyle w:val="StyleUnderline"/>
        </w:rPr>
        <w:t>Trump administration (2017–) pursues extreme economic</w:t>
      </w:r>
      <w:r w:rsidRPr="00D46F53">
        <w:rPr>
          <w:rStyle w:val="StyleUnderline"/>
          <w:sz w:val="12"/>
        </w:rPr>
        <w:t xml:space="preserve">¶ </w:t>
      </w:r>
      <w:r w:rsidRPr="00AA76C0">
        <w:rPr>
          <w:rStyle w:val="StyleUnderline"/>
        </w:rPr>
        <w:t>nationalist positions on currency adjustments and trade</w:t>
      </w:r>
      <w:r w:rsidRPr="00D46F53">
        <w:rPr>
          <w:rStyle w:val="StyleUnderline"/>
          <w:sz w:val="12"/>
        </w:rPr>
        <w:t xml:space="preserve">¶ </w:t>
      </w:r>
      <w:r w:rsidRPr="00AA76C0">
        <w:rPr>
          <w:rStyle w:val="StyleUnderline"/>
        </w:rPr>
        <w:t>protectionism, the BRICS, particularly China, may reconsider</w:t>
      </w:r>
      <w:r w:rsidRPr="00D46F53">
        <w:rPr>
          <w:rStyle w:val="StyleUnderline"/>
          <w:sz w:val="12"/>
        </w:rPr>
        <w:t xml:space="preserve">¶ </w:t>
      </w:r>
      <w:r w:rsidRPr="00AA76C0">
        <w:rPr>
          <w:rStyle w:val="StyleUnderline"/>
        </w:rPr>
        <w:t>their position on tolerating the existing “shackles.”</w:t>
      </w:r>
    </w:p>
    <w:p w:rsidR="00B128F4" w:rsidRDefault="00B128F4" w:rsidP="00B128F4"/>
    <w:p w:rsidR="00B128F4" w:rsidRDefault="00B128F4" w:rsidP="00B128F4">
      <w:pPr>
        <w:pStyle w:val="Heading4"/>
      </w:pPr>
      <w:r w:rsidRPr="1B567CC2">
        <w:rPr>
          <w:rFonts w:eastAsia="Times New Roman"/>
        </w:rPr>
        <w:t>G20 not successful anymore</w:t>
      </w:r>
    </w:p>
    <w:p w:rsidR="00B128F4" w:rsidRDefault="00B128F4" w:rsidP="00B128F4">
      <w:pPr>
        <w:rPr>
          <w:rFonts w:eastAsia="Calibri"/>
          <w:b/>
          <w:bCs/>
          <w:sz w:val="24"/>
          <w:szCs w:val="24"/>
        </w:rPr>
      </w:pPr>
      <w:r w:rsidRPr="00102098">
        <w:rPr>
          <w:rStyle w:val="Style13ptBold"/>
        </w:rPr>
        <w:t xml:space="preserve">Triggs 2018 </w:t>
      </w:r>
      <w:r>
        <w:rPr>
          <w:rFonts w:eastAsia="Calibri"/>
          <w:sz w:val="24"/>
          <w:szCs w:val="24"/>
        </w:rPr>
        <w:t>A</w:t>
      </w:r>
      <w:r w:rsidRPr="1B567CC2">
        <w:rPr>
          <w:rFonts w:eastAsia="Calibri"/>
          <w:sz w:val="24"/>
          <w:szCs w:val="24"/>
        </w:rPr>
        <w:t xml:space="preserve">dam Triggs is the Director of Research, Asian Bureau of Economic Research, Crawford School of Public Policy (Adam , “Macroeconomic policy cooperation and the G20”, journal, 23 January 2018, </w:t>
      </w:r>
      <w:hyperlink r:id="rId169">
        <w:r w:rsidRPr="1B567CC2">
          <w:rPr>
            <w:rStyle w:val="Hyperlink"/>
            <w:rFonts w:eastAsia="Calibri"/>
            <w:sz w:val="24"/>
            <w:szCs w:val="24"/>
          </w:rPr>
          <w:t>https://doi.org/10.1111/twec.12607</w:t>
        </w:r>
      </w:hyperlink>
      <w:r w:rsidRPr="1B567CC2">
        <w:rPr>
          <w:rFonts w:eastAsia="Calibri"/>
          <w:sz w:val="24"/>
          <w:szCs w:val="24"/>
        </w:rPr>
        <w:t>)</w:t>
      </w:r>
      <w:r>
        <w:rPr>
          <w:rFonts w:eastAsia="Calibri"/>
          <w:sz w:val="24"/>
          <w:szCs w:val="24"/>
        </w:rPr>
        <w:t xml:space="preserve"> // aa</w:t>
      </w:r>
    </w:p>
    <w:p w:rsidR="00B128F4" w:rsidRDefault="00B128F4" w:rsidP="00B128F4">
      <w:pPr>
        <w:rPr>
          <w:rFonts w:eastAsia="Calibri"/>
          <w:sz w:val="24"/>
          <w:szCs w:val="24"/>
        </w:rPr>
      </w:pPr>
    </w:p>
    <w:p w:rsidR="00B128F4" w:rsidRDefault="00B128F4" w:rsidP="00B128F4">
      <w:pPr>
        <w:rPr>
          <w:rFonts w:eastAsia="Calibri"/>
          <w:sz w:val="24"/>
          <w:szCs w:val="24"/>
        </w:rPr>
      </w:pPr>
      <w:r w:rsidRPr="1B567CC2">
        <w:rPr>
          <w:rFonts w:eastAsia="Calibri"/>
          <w:sz w:val="24"/>
          <w:szCs w:val="24"/>
        </w:rPr>
        <w:t xml:space="preserve">The G20’s initial success was short-lived. The </w:t>
      </w:r>
      <w:r w:rsidRPr="1B567CC2">
        <w:rPr>
          <w:rFonts w:eastAsia="Calibri"/>
          <w:sz w:val="24"/>
          <w:szCs w:val="24"/>
          <w:u w:val="single"/>
        </w:rPr>
        <w:t>G20’s declining success over time correlates with its increasing focus on more difficult, long-term structural challenges</w:t>
      </w:r>
      <w:r w:rsidRPr="1B567CC2">
        <w:rPr>
          <w:rFonts w:eastAsia="Calibri"/>
          <w:sz w:val="24"/>
          <w:szCs w:val="24"/>
        </w:rPr>
        <w:t>, a greater focus on the implementation of commitments and a reduced sense of urgency as the crisis passed.</w:t>
      </w:r>
    </w:p>
    <w:p w:rsidR="00B128F4" w:rsidRDefault="00B128F4" w:rsidP="00B128F4">
      <w:pPr>
        <w:rPr>
          <w:rFonts w:eastAsia="Calibri"/>
          <w:sz w:val="24"/>
          <w:szCs w:val="24"/>
        </w:rPr>
      </w:pPr>
      <w:r w:rsidRPr="1B567CC2">
        <w:rPr>
          <w:rFonts w:eastAsia="Calibri"/>
          <w:sz w:val="24"/>
          <w:szCs w:val="24"/>
        </w:rPr>
        <w:t>Although the G20 met its goals on macroeconomic stimulus from 2008 to 2010</w:t>
      </w:r>
      <w:r w:rsidRPr="1B567CC2">
        <w:rPr>
          <w:rFonts w:eastAsia="Calibri"/>
          <w:sz w:val="24"/>
          <w:szCs w:val="24"/>
          <w:u w:val="single"/>
        </w:rPr>
        <w:t>, its success in reducing structural deficits and stabilising debt-to-GDP ratios has been poor</w:t>
      </w:r>
      <w:r w:rsidRPr="1B567CC2">
        <w:rPr>
          <w:rFonts w:eastAsia="Calibri"/>
          <w:sz w:val="24"/>
          <w:szCs w:val="24"/>
        </w:rPr>
        <w:t xml:space="preserve">. While the G20 was initially successful in increasing its size, </w:t>
      </w:r>
      <w:r w:rsidRPr="1B567CC2">
        <w:rPr>
          <w:rFonts w:eastAsia="Calibri"/>
          <w:sz w:val="24"/>
          <w:szCs w:val="24"/>
          <w:u w:val="single"/>
        </w:rPr>
        <w:t>the safety net remains too small and it has become increasingly patchy and fragmented, creating systemic risks for many emerging market and developing economies</w:t>
      </w:r>
      <w:r w:rsidRPr="1B567CC2">
        <w:rPr>
          <w:rFonts w:eastAsia="Calibri"/>
          <w:sz w:val="24"/>
          <w:szCs w:val="24"/>
        </w:rPr>
        <w:t>. On monetary policy</w:t>
      </w:r>
      <w:r w:rsidRPr="1B567CC2">
        <w:rPr>
          <w:rFonts w:eastAsia="Calibri"/>
          <w:sz w:val="24"/>
          <w:szCs w:val="24"/>
          <w:u w:val="single"/>
        </w:rPr>
        <w:t>, it</w:t>
      </w:r>
      <w:r w:rsidRPr="1B567CC2">
        <w:rPr>
          <w:rFonts w:eastAsia="Calibri"/>
          <w:sz w:val="24"/>
          <w:szCs w:val="24"/>
        </w:rPr>
        <w:t xml:space="preserve"> succeeded in moving to more market-determined exchange rates and avoiding competitive devaluations but </w:t>
      </w:r>
      <w:r w:rsidRPr="1B567CC2">
        <w:rPr>
          <w:rFonts w:eastAsia="Calibri"/>
          <w:sz w:val="24"/>
          <w:szCs w:val="24"/>
          <w:u w:val="single"/>
        </w:rPr>
        <w:t>has done poorly in avoiding negative spillovers, coordinating the exit from unconventional measures, and there is more work to be done in improving the communication of central banks</w:t>
      </w:r>
      <w:r w:rsidRPr="1B567CC2">
        <w:rPr>
          <w:rFonts w:eastAsia="Calibri"/>
          <w:sz w:val="24"/>
          <w:szCs w:val="24"/>
        </w:rPr>
        <w:t>.</w:t>
      </w:r>
    </w:p>
    <w:p w:rsidR="00B128F4" w:rsidRDefault="00B128F4" w:rsidP="00B128F4">
      <w:pPr>
        <w:rPr>
          <w:rFonts w:eastAsia="Calibri"/>
          <w:sz w:val="24"/>
          <w:szCs w:val="24"/>
        </w:rPr>
      </w:pPr>
      <w:r w:rsidRPr="1B567CC2">
        <w:rPr>
          <w:rFonts w:eastAsia="Calibri"/>
          <w:sz w:val="24"/>
          <w:szCs w:val="24"/>
        </w:rPr>
        <w:t>And despite years of effort, the G20 has also made limited progress in reducing global imbal-</w:t>
      </w:r>
    </w:p>
    <w:p w:rsidR="00B128F4" w:rsidRDefault="00B128F4" w:rsidP="00B128F4">
      <w:pPr>
        <w:rPr>
          <w:rFonts w:eastAsia="Calibri"/>
          <w:sz w:val="24"/>
          <w:szCs w:val="24"/>
        </w:rPr>
      </w:pPr>
      <w:proofErr w:type="gramStart"/>
      <w:r w:rsidRPr="1B567CC2">
        <w:rPr>
          <w:rFonts w:eastAsia="Calibri"/>
          <w:sz w:val="24"/>
          <w:szCs w:val="24"/>
        </w:rPr>
        <w:t>ances</w:t>
      </w:r>
      <w:proofErr w:type="gramEnd"/>
      <w:r w:rsidRPr="1B567CC2">
        <w:rPr>
          <w:rFonts w:eastAsia="Calibri"/>
          <w:sz w:val="24"/>
          <w:szCs w:val="24"/>
        </w:rPr>
        <w:t xml:space="preserve">. </w:t>
      </w:r>
      <w:r w:rsidRPr="1B567CC2">
        <w:rPr>
          <w:rFonts w:eastAsia="Calibri"/>
          <w:sz w:val="24"/>
          <w:szCs w:val="24"/>
          <w:u w:val="single"/>
        </w:rPr>
        <w:t>Current account imbalances are creeping back to their pre-crisis levels. Public debt remains high and most economies are moving in the wrong direction in correcting imbalances in</w:t>
      </w:r>
      <w:r w:rsidRPr="1B567CC2">
        <w:rPr>
          <w:rFonts w:eastAsia="Calibri"/>
          <w:sz w:val="24"/>
          <w:szCs w:val="24"/>
        </w:rPr>
        <w:t xml:space="preserve"> household savings and </w:t>
      </w:r>
      <w:r w:rsidRPr="1B567CC2">
        <w:rPr>
          <w:rFonts w:eastAsia="Calibri"/>
          <w:sz w:val="24"/>
          <w:szCs w:val="24"/>
          <w:u w:val="single"/>
        </w:rPr>
        <w:t>debt</w:t>
      </w:r>
      <w:r w:rsidRPr="1B567CC2">
        <w:rPr>
          <w:rFonts w:eastAsia="Calibri"/>
          <w:sz w:val="24"/>
          <w:szCs w:val="24"/>
        </w:rPr>
        <w:t>.</w:t>
      </w:r>
    </w:p>
    <w:p w:rsidR="00B128F4" w:rsidRPr="00B128F4" w:rsidRDefault="00B128F4" w:rsidP="00B128F4"/>
    <w:p w:rsidR="00291B78" w:rsidRDefault="007160E8" w:rsidP="00291B78">
      <w:pPr>
        <w:pStyle w:val="Heading3"/>
      </w:pPr>
      <w:r>
        <w:t xml:space="preserve">Aff—BRICS: </w:t>
      </w:r>
      <w:r w:rsidR="00291B78">
        <w:t>Brain Drain Good – A2 Internal Link</w:t>
      </w:r>
    </w:p>
    <w:p w:rsidR="00291B78" w:rsidRPr="00341C07" w:rsidRDefault="00291B78" w:rsidP="00291B78">
      <w:pPr>
        <w:pStyle w:val="Heading4"/>
      </w:pPr>
      <w:r w:rsidRPr="00341C07">
        <w:t>Developing countries should use brain drain for brain circulation-research shows it helps those countries in the long run.</w:t>
      </w:r>
    </w:p>
    <w:p w:rsidR="00291B78" w:rsidRPr="00DF1FB1" w:rsidRDefault="00291B78" w:rsidP="00291B78">
      <w:r>
        <w:rPr>
          <w:rStyle w:val="Style13ptBold"/>
        </w:rPr>
        <w:t xml:space="preserve">Shin and Ronkin 18 </w:t>
      </w:r>
      <w:r w:rsidRPr="00DF1FB1">
        <w:t>(Gi-Wook Sen is the director of the </w:t>
      </w:r>
      <w:hyperlink r:id="rId170" w:tgtFrame="_blank" w:history="1">
        <w:r w:rsidRPr="00DF1FB1">
          <w:t>Shorenstein Asia-Pacific Research Center</w:t>
        </w:r>
      </w:hyperlink>
      <w:r w:rsidRPr="00DF1FB1">
        <w:t>and a senior fellow at the F</w:t>
      </w:r>
      <w:hyperlink r:id="rId171" w:tgtFrame="_blank" w:history="1">
        <w:r w:rsidRPr="00DF1FB1">
          <w:t>reeman Spogli Institute for International Studies</w:t>
        </w:r>
      </w:hyperlink>
      <w:r w:rsidRPr="00DF1FB1">
        <w:t>. Noa Ronkin interviewed them</w:t>
      </w:r>
      <w:proofErr w:type="gramStart"/>
      <w:r w:rsidRPr="00DF1FB1">
        <w:t>,March</w:t>
      </w:r>
      <w:proofErr w:type="gramEnd"/>
      <w:r w:rsidRPr="00DF1FB1">
        <w:t xml:space="preserve"> 3 2018, “Could Brain Drain Have Benefits? A Look at Asia”, Medium, </w:t>
      </w:r>
      <w:hyperlink r:id="rId172" w:history="1">
        <w:r w:rsidRPr="00DF1FB1">
          <w:t>https://medium.com/freeman-spogli-institute-for-international-studies/could-brain-drain-have-benefits-a-look-at-asia-fea65ee84840</w:t>
        </w:r>
      </w:hyperlink>
      <w:r w:rsidRPr="00DF1FB1">
        <w:t>, Accessed 7-7-18)//sjp</w:t>
      </w:r>
    </w:p>
    <w:p w:rsidR="00291B78" w:rsidRDefault="00291B78" w:rsidP="00291B78">
      <w:pPr>
        <w:rPr>
          <w:sz w:val="14"/>
        </w:rPr>
      </w:pPr>
      <w:r w:rsidRPr="00DF1FB1">
        <w:rPr>
          <w:sz w:val="14"/>
        </w:rPr>
        <w:t xml:space="preserve">You claim that there is an upside to brain drain: that migration of high-skilled professionals can, in fact, have social and economic benefits for the home countries. Could you explain? Despite efforts to bring talent back home, some people will choose to remain in the host country after education. In the past, this was considered straightforward brain drain. However, such students and emigrants who gain footing in the host country may engage with their home countries through business visits or even short-term stays, if not returning permanently. We call these types of home-host interactions brain linkage. Engaged, high-skilled migrants who create such bridging between the host and home countries significantly enhance the social and economic fabric of the developing home countries. </w:t>
      </w:r>
      <w:r w:rsidRPr="00DF1FB1">
        <w:rPr>
          <w:u w:val="single"/>
        </w:rPr>
        <w:t>In considering brain linkage, we must shift from a view that regards labor primarily as human capital to a new model of labor as social capital. This is a topic I elaborated on in my recent book,</w:t>
      </w:r>
      <w:r>
        <w:rPr>
          <w:u w:val="single"/>
        </w:rPr>
        <w:t xml:space="preserve"> </w:t>
      </w:r>
      <w:hyperlink r:id="rId173" w:tgtFrame="_blank" w:history="1">
        <w:r w:rsidRPr="00DF1FB1">
          <w:rPr>
            <w:u w:val="single"/>
          </w:rPr>
          <w:t>Global Talent: Skilled Labor as Social Capital in Korea</w:t>
        </w:r>
      </w:hyperlink>
      <w:proofErr w:type="gramStart"/>
      <w:r w:rsidRPr="00DF1FB1">
        <w:rPr>
          <w:u w:val="single"/>
        </w:rPr>
        <w:t>,</w:t>
      </w:r>
      <w:r>
        <w:rPr>
          <w:u w:val="single"/>
        </w:rPr>
        <w:t xml:space="preserve"> </w:t>
      </w:r>
      <w:r w:rsidRPr="00DF1FB1">
        <w:rPr>
          <w:u w:val="single"/>
        </w:rPr>
        <w:t>that</w:t>
      </w:r>
      <w:proofErr w:type="gramEnd"/>
      <w:r w:rsidRPr="00DF1FB1">
        <w:rPr>
          <w:u w:val="single"/>
        </w:rPr>
        <w:t xml:space="preserve"> I co-authored with Professor Joon-Nak Choi. </w:t>
      </w:r>
      <w:r w:rsidRPr="00D81639">
        <w:rPr>
          <w:highlight w:val="green"/>
          <w:u w:val="single"/>
        </w:rPr>
        <w:t>When educated professionals permanently leave their home countries,</w:t>
      </w:r>
      <w:r w:rsidRPr="00DF1FB1">
        <w:rPr>
          <w:u w:val="single"/>
        </w:rPr>
        <w:t xml:space="preserve"> it is true that </w:t>
      </w:r>
      <w:r w:rsidRPr="00D81639">
        <w:rPr>
          <w:highlight w:val="green"/>
          <w:u w:val="single"/>
        </w:rPr>
        <w:t>those countries lose the totality of education</w:t>
      </w:r>
      <w:r w:rsidRPr="00DF1FB1">
        <w:rPr>
          <w:u w:val="single"/>
        </w:rPr>
        <w:t xml:space="preserve">, skills, and experience embodied by these individuals. But </w:t>
      </w:r>
      <w:r w:rsidRPr="00D81639">
        <w:rPr>
          <w:highlight w:val="green"/>
          <w:u w:val="single"/>
        </w:rPr>
        <w:t>when they stay engaged with the home countries, these countries gain from the productive capacity embodied in the ties</w:t>
      </w:r>
      <w:r w:rsidRPr="00DF1FB1">
        <w:rPr>
          <w:u w:val="single"/>
        </w:rPr>
        <w:t xml:space="preserve"> and networks </w:t>
      </w:r>
      <w:r w:rsidRPr="00D81639">
        <w:rPr>
          <w:highlight w:val="green"/>
          <w:u w:val="single"/>
        </w:rPr>
        <w:t>linking many individuals</w:t>
      </w:r>
      <w:r w:rsidRPr="00DF1FB1">
        <w:rPr>
          <w:u w:val="single"/>
        </w:rPr>
        <w:t xml:space="preserve"> and organizations. Social capital provides less tangible but equally important benefits, such as enhanced trust and cooperation, information sharing, and improved access to innovations. Therefore, in a global market economy, given the importance of transnational social capital, </w:t>
      </w:r>
      <w:r w:rsidRPr="00D81639">
        <w:rPr>
          <w:highlight w:val="green"/>
          <w:u w:val="single"/>
        </w:rPr>
        <w:t>developing countries should focus less on preventing brain drain and more on encouraging brain circulatio</w:t>
      </w:r>
      <w:r w:rsidRPr="00DF1FB1">
        <w:rPr>
          <w:u w:val="single"/>
        </w:rPr>
        <w:t>n — that is, permanent return migration of young people sent for education abroad — and brain linkage.</w:t>
      </w:r>
      <w:r>
        <w:rPr>
          <w:u w:val="single"/>
        </w:rPr>
        <w:t xml:space="preserve"> </w:t>
      </w:r>
      <w:r w:rsidRPr="00DF1FB1">
        <w:rPr>
          <w:sz w:val="14"/>
        </w:rPr>
        <w:t xml:space="preserve">Unless there is a critical mass of educated professionals in the home country, brain circulation and linkage would not be possible. What did you find in your research that supports this argument? </w:t>
      </w:r>
      <w:r w:rsidRPr="00DF1FB1">
        <w:rPr>
          <w:u w:val="single"/>
        </w:rPr>
        <w:t>We looked at empirical cases and policies in Asia that demonstrate that high-skilled migrant professionals actually make significant contributions to their home countries, beyond monetary remittances.</w:t>
      </w:r>
      <w:r w:rsidRPr="00DF1FB1">
        <w:rPr>
          <w:sz w:val="14"/>
        </w:rPr>
        <w:t xml:space="preserve"> </w:t>
      </w:r>
      <w:r w:rsidRPr="00DF1FB1">
        <w:rPr>
          <w:u w:val="single"/>
        </w:rPr>
        <w:t>Taiwan, for example, has experienced significant brain circulation</w:t>
      </w:r>
      <w:r w:rsidRPr="00DF1FB1">
        <w:rPr>
          <w:sz w:val="14"/>
        </w:rPr>
        <w:t xml:space="preserve">: in the late 1980s, many U.S.-educated Taiwanese engineers began to return home, through active government recruitment and opportunities created by the development of the semiconductor and electronics industries. </w:t>
      </w:r>
      <w:r w:rsidRPr="00D81639">
        <w:rPr>
          <w:highlight w:val="green"/>
          <w:u w:val="single"/>
        </w:rPr>
        <w:t>Returnees became important investors and entrepreneurs</w:t>
      </w:r>
      <w:r w:rsidRPr="00DF1FB1">
        <w:rPr>
          <w:u w:val="single"/>
        </w:rPr>
        <w:t>, particularly in the design sector. Brain linkages also became important as a growing cohort of highly mobile Taiwan-born, U.S.-educated engineers began to work in the United States and Taiwan, regularly commuting across the Pacific, although they did not return permanently.</w:t>
      </w:r>
      <w:r>
        <w:rPr>
          <w:u w:val="single"/>
        </w:rPr>
        <w:t xml:space="preserve"> </w:t>
      </w:r>
      <w:r w:rsidRPr="00DF1FB1">
        <w:rPr>
          <w:sz w:val="14"/>
        </w:rPr>
        <w:t xml:space="preserve">Or consider India, which is now the second-largest provider of international students to the United States after China. As in China and Taiwan, strong government development initiatives and waves of liberalization of regulations helped promote brain circulation. </w:t>
      </w:r>
      <w:r w:rsidRPr="00D81639">
        <w:rPr>
          <w:highlight w:val="green"/>
          <w:u w:val="single"/>
        </w:rPr>
        <w:t>The significant role of Indian returnees</w:t>
      </w:r>
      <w:r w:rsidRPr="00DF1FB1">
        <w:rPr>
          <w:u w:val="single"/>
        </w:rPr>
        <w:t xml:space="preserve"> in building the Indian information technology industry since the 1990s </w:t>
      </w:r>
      <w:r w:rsidRPr="00D81639">
        <w:rPr>
          <w:highlight w:val="green"/>
          <w:u w:val="single"/>
        </w:rPr>
        <w:t>is well documented</w:t>
      </w:r>
      <w:r w:rsidRPr="00DF1FB1">
        <w:rPr>
          <w:u w:val="single"/>
        </w:rPr>
        <w:t xml:space="preserve">. </w:t>
      </w:r>
      <w:r w:rsidRPr="00D81639">
        <w:rPr>
          <w:highlight w:val="green"/>
          <w:u w:val="single"/>
        </w:rPr>
        <w:t>India’s highly skilled diaspora</w:t>
      </w:r>
      <w:r w:rsidRPr="00DF1FB1">
        <w:rPr>
          <w:u w:val="single"/>
        </w:rPr>
        <w:t xml:space="preserve"> also </w:t>
      </w:r>
      <w:r w:rsidRPr="00D81639">
        <w:rPr>
          <w:highlight w:val="green"/>
          <w:u w:val="single"/>
        </w:rPr>
        <w:t>played an</w:t>
      </w:r>
      <w:r w:rsidRPr="00DF1FB1">
        <w:rPr>
          <w:u w:val="single"/>
        </w:rPr>
        <w:t xml:space="preserve"> especially </w:t>
      </w:r>
      <w:r w:rsidRPr="00D81639">
        <w:rPr>
          <w:highlight w:val="green"/>
          <w:u w:val="single"/>
        </w:rPr>
        <w:t>active role in establishing formal networks that promoted brain linkages</w:t>
      </w:r>
      <w:r w:rsidRPr="00DF1FB1">
        <w:rPr>
          <w:u w:val="single"/>
        </w:rPr>
        <w:t>.</w:t>
      </w:r>
      <w:r>
        <w:rPr>
          <w:u w:val="single"/>
        </w:rPr>
        <w:t xml:space="preserve"> </w:t>
      </w:r>
      <w:r w:rsidRPr="00DF1FB1">
        <w:rPr>
          <w:sz w:val="14"/>
        </w:rPr>
        <w:t xml:space="preserve">That is why developing countries must continue to invest in higher education. Unless there is a critical mass of educated professionals in the home country, brain circulation and linkage would not be possible. The focus should be on how to attract those people to engage, not how to prevent them from leaving. What are some of the policy recommendations that you make based on your findings? </w:t>
      </w:r>
      <w:r w:rsidRPr="00D81639">
        <w:rPr>
          <w:highlight w:val="green"/>
          <w:u w:val="single"/>
        </w:rPr>
        <w:t>Certainly there is</w:t>
      </w:r>
      <w:r w:rsidRPr="00DF1FB1">
        <w:rPr>
          <w:u w:val="single"/>
        </w:rPr>
        <w:t xml:space="preserve"> a </w:t>
      </w:r>
      <w:r w:rsidRPr="00D81639">
        <w:rPr>
          <w:highlight w:val="green"/>
          <w:u w:val="single"/>
        </w:rPr>
        <w:t>risk of brain drain</w:t>
      </w:r>
      <w:r w:rsidRPr="00DF1FB1">
        <w:rPr>
          <w:u w:val="single"/>
        </w:rPr>
        <w:t xml:space="preserve"> for developing countries, </w:t>
      </w:r>
      <w:r w:rsidRPr="00D81639">
        <w:rPr>
          <w:highlight w:val="green"/>
          <w:u w:val="single"/>
        </w:rPr>
        <w:t xml:space="preserve">but the alternative is isolating </w:t>
      </w:r>
      <w:proofErr w:type="gramStart"/>
      <w:r w:rsidRPr="00D81639">
        <w:rPr>
          <w:highlight w:val="green"/>
          <w:u w:val="single"/>
        </w:rPr>
        <w:t>themselves</w:t>
      </w:r>
      <w:proofErr w:type="gramEnd"/>
      <w:r w:rsidRPr="00DF1FB1">
        <w:rPr>
          <w:u w:val="single"/>
        </w:rPr>
        <w:t xml:space="preserve"> from the world in an attempt to keep all their talent at home. The key question for developing countries is not how to prevent talented people from leaving for better opportunities, but how to </w:t>
      </w:r>
      <w:r w:rsidRPr="00D81639">
        <w:rPr>
          <w:highlight w:val="green"/>
          <w:u w:val="single"/>
        </w:rPr>
        <w:t>convert</w:t>
      </w:r>
      <w:r w:rsidRPr="00DF1FB1">
        <w:rPr>
          <w:u w:val="single"/>
        </w:rPr>
        <w:t xml:space="preserve"> a possible brain </w:t>
      </w:r>
      <w:r w:rsidRPr="00D81639">
        <w:rPr>
          <w:highlight w:val="green"/>
          <w:u w:val="single"/>
        </w:rPr>
        <w:t>drain into</w:t>
      </w:r>
      <w:r w:rsidRPr="00DF1FB1">
        <w:rPr>
          <w:u w:val="single"/>
        </w:rPr>
        <w:t xml:space="preserve"> brain </w:t>
      </w:r>
      <w:r w:rsidRPr="00D81639">
        <w:rPr>
          <w:highlight w:val="green"/>
          <w:u w:val="single"/>
        </w:rPr>
        <w:t>circulation</w:t>
      </w:r>
      <w:r w:rsidRPr="00DF1FB1">
        <w:rPr>
          <w:u w:val="single"/>
        </w:rPr>
        <w:t xml:space="preserve"> or brain linkage.</w:t>
      </w:r>
      <w:r>
        <w:rPr>
          <w:u w:val="single"/>
        </w:rPr>
        <w:t xml:space="preserve"> </w:t>
      </w:r>
      <w:r w:rsidRPr="00DF1FB1">
        <w:rPr>
          <w:u w:val="single"/>
        </w:rPr>
        <w:t xml:space="preserve">Developing countries should not be afraid of risking the loss of their talent; ironically, you have to lose before gaining. </w:t>
      </w:r>
      <w:r w:rsidRPr="00D81639">
        <w:rPr>
          <w:highlight w:val="green"/>
          <w:u w:val="single"/>
        </w:rPr>
        <w:t>Let young people go and get their education</w:t>
      </w:r>
      <w:r w:rsidRPr="00DF1FB1">
        <w:rPr>
          <w:u w:val="single"/>
        </w:rPr>
        <w:t xml:space="preserve"> and training, but identify the economic and social factors that are important in attracting or motivating migrant high-skilled professionals to return or engage with their home country, then design initiatives to cultivate talent for national development by implementing brain circulation and brain linkage policies. </w:t>
      </w:r>
      <w:r w:rsidRPr="00DF1FB1">
        <w:rPr>
          <w:sz w:val="14"/>
        </w:rPr>
        <w:t>The focus should be on how to attract those people to engage, not how to prevent them from leaving. In our paper, we discuss permanent and temporary return programs, as well as diaspora engagement policies. We also suggest that future research should include conducting more comprehensive studies that map talent flows in the Asia-Pacific region using a transnational social capital framework. Such research, as in our current study, has broad applications, for, ultimately, whoever wins the war for talent will prevail.</w:t>
      </w:r>
    </w:p>
    <w:p w:rsidR="00097B87" w:rsidRDefault="007160E8" w:rsidP="00097B87">
      <w:pPr>
        <w:pStyle w:val="Heading3"/>
      </w:pPr>
      <w:r>
        <w:t xml:space="preserve">Aff—BRICS: </w:t>
      </w:r>
      <w:r w:rsidR="00097B87">
        <w:t>BRICs Fail</w:t>
      </w:r>
    </w:p>
    <w:p w:rsidR="00097B87" w:rsidRDefault="00097B87" w:rsidP="00097B87">
      <w:pPr>
        <w:pStyle w:val="Heading4"/>
      </w:pPr>
      <w:r>
        <w:t>Even if China and India are still growing superpowers, the BRICS multipolarity world will never come to fruition - stagnating GDP, corruption, and unstable economic growth check</w:t>
      </w:r>
    </w:p>
    <w:p w:rsidR="00097B87" w:rsidRPr="00CF10C6" w:rsidRDefault="00097B87" w:rsidP="00097B87">
      <w:pPr>
        <w:rPr>
          <w:rFonts w:asciiTheme="minorHAnsi" w:hAnsiTheme="minorHAnsi"/>
        </w:rPr>
      </w:pPr>
      <w:r w:rsidRPr="00CF10C6">
        <w:rPr>
          <w:rStyle w:val="Style13ptBold"/>
        </w:rPr>
        <w:t>Bremmer 17</w:t>
      </w:r>
      <w:r>
        <w:t xml:space="preserve"> </w:t>
      </w:r>
      <w:r w:rsidRPr="00CF10C6">
        <w:rPr>
          <w:sz w:val="18"/>
        </w:rPr>
        <w:t xml:space="preserve">(Ian, </w:t>
      </w:r>
      <w:r w:rsidRPr="00CF10C6">
        <w:rPr>
          <w:rFonts w:asciiTheme="minorHAnsi" w:hAnsiTheme="minorHAnsi"/>
          <w:color w:val="222222"/>
          <w:sz w:val="18"/>
          <w:shd w:val="clear" w:color="auto" w:fill="FFFFFF"/>
        </w:rPr>
        <w:t xml:space="preserve">American political scientist specializing in U.S. foreign policy, states in transition, and global political risk, “The Mixed Fortunes of the BRICS Countries, In 5 Facts”, September 1, 2017, </w:t>
      </w:r>
      <w:hyperlink r:id="rId174" w:history="1">
        <w:r w:rsidRPr="00CF10C6">
          <w:rPr>
            <w:rStyle w:val="Hyperlink"/>
            <w:rFonts w:asciiTheme="minorHAnsi" w:hAnsiTheme="minorHAnsi"/>
            <w:sz w:val="18"/>
            <w:shd w:val="clear" w:color="auto" w:fill="FFFFFF"/>
          </w:rPr>
          <w:t>http://time.com/4923837/brics-summit-xiamen-mixed-fortunes/</w:t>
        </w:r>
      </w:hyperlink>
      <w:r w:rsidRPr="00CF10C6">
        <w:rPr>
          <w:rFonts w:asciiTheme="minorHAnsi" w:hAnsiTheme="minorHAnsi"/>
          <w:color w:val="222222"/>
          <w:sz w:val="18"/>
          <w:shd w:val="clear" w:color="auto" w:fill="FFFFFF"/>
        </w:rPr>
        <w:t xml:space="preserve"> ) // Postman</w:t>
      </w:r>
    </w:p>
    <w:p w:rsidR="00097B87" w:rsidRPr="00CF10C6" w:rsidRDefault="00097B87" w:rsidP="00097B87">
      <w:pPr>
        <w:pStyle w:val="NormalWeb"/>
        <w:spacing w:before="0" w:beforeAutospacing="0" w:after="0" w:afterAutospacing="0"/>
        <w:textAlignment w:val="baseline"/>
        <w:rPr>
          <w:rFonts w:asciiTheme="minorHAnsi" w:hAnsiTheme="minorHAnsi"/>
          <w:color w:val="111111"/>
          <w:sz w:val="16"/>
          <w:szCs w:val="22"/>
        </w:rPr>
      </w:pPr>
      <w:r w:rsidRPr="00CF10C6">
        <w:rPr>
          <w:rFonts w:asciiTheme="minorHAnsi" w:hAnsiTheme="minorHAnsi"/>
          <w:spacing w:val="8"/>
          <w:sz w:val="16"/>
          <w:szCs w:val="22"/>
        </w:rPr>
        <w:t xml:space="preserve">This weekend, the BRICS countries—Brazil, Russia, India, China and South Africa—will convene in the Chinese city of Xiamen for their annual summit. It wasn’t long ago that the BRICS were heralded as the future of the globalized economy. Then, for a variety of reasons, the group lost a bit of its luster. </w:t>
      </w:r>
      <w:proofErr w:type="gramStart"/>
      <w:r w:rsidRPr="00CF10C6">
        <w:rPr>
          <w:rFonts w:asciiTheme="minorHAnsi" w:hAnsiTheme="minorHAnsi"/>
          <w:spacing w:val="8"/>
          <w:sz w:val="16"/>
          <w:szCs w:val="22"/>
        </w:rPr>
        <w:t>Now’s the time to check back in with them.</w:t>
      </w:r>
      <w:proofErr w:type="gramEnd"/>
      <w:r w:rsidRPr="00CF10C6">
        <w:rPr>
          <w:rFonts w:asciiTheme="minorHAnsi" w:hAnsiTheme="minorHAnsi"/>
          <w:spacing w:val="8"/>
          <w:sz w:val="16"/>
          <w:szCs w:val="22"/>
        </w:rPr>
        <w:t xml:space="preserve"> </w:t>
      </w:r>
      <w:r w:rsidRPr="00CF10C6">
        <w:rPr>
          <w:rFonts w:asciiTheme="minorHAnsi" w:hAnsiTheme="minorHAnsi"/>
          <w:sz w:val="16"/>
          <w:szCs w:val="22"/>
        </w:rPr>
        <w:t>1. BRICS straddle one quarter of the world</w:t>
      </w:r>
      <w:r w:rsidRPr="00CF10C6">
        <w:rPr>
          <w:rFonts w:asciiTheme="minorHAnsi" w:hAnsiTheme="minorHAnsi"/>
          <w:sz w:val="16"/>
        </w:rPr>
        <w:t xml:space="preserve"> </w:t>
      </w:r>
      <w:r w:rsidRPr="00CF10C6">
        <w:rPr>
          <w:rFonts w:asciiTheme="minorHAnsi" w:hAnsiTheme="minorHAnsi"/>
          <w:spacing w:val="8"/>
          <w:sz w:val="16"/>
          <w:szCs w:val="22"/>
        </w:rPr>
        <w:t xml:space="preserve">The story of the BRICS—or technically, </w:t>
      </w:r>
      <w:r w:rsidRPr="00D81639">
        <w:rPr>
          <w:rStyle w:val="StyleUnderline"/>
          <w:highlight w:val="green"/>
        </w:rPr>
        <w:t>BRIC countries</w:t>
      </w:r>
      <w:r w:rsidRPr="00CF10C6">
        <w:rPr>
          <w:rFonts w:asciiTheme="minorHAnsi" w:hAnsiTheme="minorHAnsi"/>
          <w:spacing w:val="8"/>
          <w:sz w:val="16"/>
          <w:szCs w:val="22"/>
        </w:rPr>
        <w:t xml:space="preserve"> (South Africa joined in 2010)—begins with </w:t>
      </w:r>
      <w:hyperlink r:id="rId175" w:tgtFrame="_blank" w:history="1">
        <w:r w:rsidRPr="00CF10C6">
          <w:rPr>
            <w:rStyle w:val="Hyperlink"/>
            <w:rFonts w:asciiTheme="minorHAnsi" w:eastAsiaTheme="majorEastAsia" w:hAnsiTheme="minorHAnsi"/>
            <w:spacing w:val="8"/>
            <w:sz w:val="16"/>
            <w:szCs w:val="22"/>
          </w:rPr>
          <w:t>Goldman Sachs</w:t>
        </w:r>
      </w:hyperlink>
      <w:r w:rsidRPr="00CF10C6">
        <w:rPr>
          <w:rFonts w:asciiTheme="minorHAnsi" w:hAnsiTheme="minorHAnsi"/>
          <w:spacing w:val="8"/>
          <w:sz w:val="16"/>
          <w:szCs w:val="22"/>
        </w:rPr>
        <w:t xml:space="preserve"> chief economist Jim O’Neill, who wrote a paper in 2001 arguing that these </w:t>
      </w:r>
      <w:r w:rsidRPr="00D81639">
        <w:rPr>
          <w:rStyle w:val="StyleUnderline"/>
          <w:highlight w:val="green"/>
        </w:rPr>
        <w:t>were the emerging superstars most likely to dominate the 21st century globalized economy.</w:t>
      </w:r>
      <w:r w:rsidRPr="00CF10C6">
        <w:rPr>
          <w:rStyle w:val="StyleUnderline"/>
        </w:rPr>
        <w:t xml:space="preserve"> </w:t>
      </w:r>
      <w:r w:rsidRPr="00CF10C6">
        <w:rPr>
          <w:rFonts w:asciiTheme="minorHAnsi" w:hAnsiTheme="minorHAnsi"/>
          <w:spacing w:val="8"/>
          <w:sz w:val="16"/>
          <w:szCs w:val="22"/>
        </w:rPr>
        <w:t>Taken together, </w:t>
      </w:r>
      <w:hyperlink r:id="rId176" w:tgtFrame="_blank" w:history="1">
        <w:r w:rsidRPr="00CF10C6">
          <w:rPr>
            <w:rStyle w:val="Hyperlink"/>
            <w:rFonts w:asciiTheme="minorHAnsi" w:eastAsiaTheme="majorEastAsia" w:hAnsiTheme="minorHAnsi"/>
            <w:spacing w:val="8"/>
            <w:sz w:val="16"/>
            <w:szCs w:val="22"/>
          </w:rPr>
          <w:t>these five countries</w:t>
        </w:r>
      </w:hyperlink>
      <w:r w:rsidRPr="00CF10C6">
        <w:rPr>
          <w:rFonts w:asciiTheme="minorHAnsi" w:hAnsiTheme="minorHAnsi"/>
          <w:spacing w:val="8"/>
          <w:sz w:val="16"/>
          <w:szCs w:val="22"/>
        </w:rPr>
        <w:t> cover 40 percent of the world’s population and more than 25 percent of the world’s land. The sky seemed the limit. They delivered on some of that promise—</w:t>
      </w:r>
      <w:proofErr w:type="gramStart"/>
      <w:r w:rsidRPr="00CF10C6">
        <w:rPr>
          <w:rFonts w:asciiTheme="minorHAnsi" w:hAnsiTheme="minorHAnsi"/>
          <w:spacing w:val="8"/>
          <w:sz w:val="16"/>
          <w:szCs w:val="22"/>
        </w:rPr>
        <w:t>between 1990 to 2014,</w:t>
      </w:r>
      <w:proofErr w:type="gramEnd"/>
      <w:r w:rsidRPr="00CF10C6">
        <w:rPr>
          <w:rFonts w:asciiTheme="minorHAnsi" w:hAnsiTheme="minorHAnsi"/>
          <w:spacing w:val="8"/>
          <w:sz w:val="16"/>
          <w:szCs w:val="22"/>
        </w:rPr>
        <w:t xml:space="preserve"> these countries went from accounting for </w:t>
      </w:r>
      <w:hyperlink r:id="rId177" w:tgtFrame="_blank" w:history="1">
        <w:r w:rsidRPr="00CF10C6">
          <w:rPr>
            <w:rStyle w:val="Hyperlink"/>
            <w:rFonts w:asciiTheme="minorHAnsi" w:eastAsiaTheme="majorEastAsia" w:hAnsiTheme="minorHAnsi"/>
            <w:spacing w:val="8"/>
            <w:sz w:val="16"/>
            <w:szCs w:val="22"/>
          </w:rPr>
          <w:t>11 percent</w:t>
        </w:r>
      </w:hyperlink>
      <w:r w:rsidRPr="00CF10C6">
        <w:rPr>
          <w:rFonts w:asciiTheme="minorHAnsi" w:hAnsiTheme="minorHAnsi"/>
          <w:spacing w:val="8"/>
          <w:sz w:val="16"/>
          <w:szCs w:val="22"/>
        </w:rPr>
        <w:t xml:space="preserve"> of the world’s GDP to almost 30 percent. </w:t>
      </w:r>
      <w:r w:rsidRPr="00D81639">
        <w:rPr>
          <w:rStyle w:val="StyleUnderline"/>
          <w:highlight w:val="green"/>
        </w:rPr>
        <w:t>Yet, the global financial crisis inflicted lasting damage,</w:t>
      </w:r>
      <w:r w:rsidRPr="00CF10C6">
        <w:rPr>
          <w:rStyle w:val="StyleUnderline"/>
        </w:rPr>
        <w:t xml:space="preserve"> and Goldman Sachs shut down its BRIC investment fund in late 2015 after its assets plunged in value by </w:t>
      </w:r>
      <w:hyperlink r:id="rId178" w:tgtFrame="_blank" w:history="1">
        <w:r w:rsidRPr="00CF10C6">
          <w:rPr>
            <w:rStyle w:val="StyleUnderline"/>
            <w:rFonts w:eastAsiaTheme="majorEastAsia"/>
          </w:rPr>
          <w:t>88 percent</w:t>
        </w:r>
      </w:hyperlink>
      <w:r w:rsidRPr="00CF10C6">
        <w:rPr>
          <w:rStyle w:val="StyleUnderline"/>
        </w:rPr>
        <w:t> from their 2010 highpoint</w:t>
      </w:r>
      <w:r w:rsidRPr="00CF10C6">
        <w:rPr>
          <w:rFonts w:asciiTheme="minorHAnsi" w:hAnsiTheme="minorHAnsi"/>
          <w:spacing w:val="8"/>
          <w:sz w:val="16"/>
          <w:szCs w:val="22"/>
        </w:rPr>
        <w:t xml:space="preserve">. But the group continues to meet and to talk up an ambitious common agenda. Roughly speaking, the BRICS can be broken into two groups—those that took advantage of globalization’s march to integrate themselves into global supply chains (primarily China and India) and those that took advantage of globalization to sell their abundant natural resources (primarily Brazil, Russia and South Africa). </w:t>
      </w:r>
      <w:r w:rsidRPr="00CF10C6">
        <w:rPr>
          <w:rFonts w:asciiTheme="minorHAnsi" w:hAnsiTheme="minorHAnsi"/>
          <w:sz w:val="16"/>
          <w:szCs w:val="22"/>
        </w:rPr>
        <w:t>2. China and India’s middle classes are surging</w:t>
      </w:r>
      <w:r w:rsidRPr="00CF10C6">
        <w:rPr>
          <w:rFonts w:asciiTheme="minorHAnsi" w:hAnsiTheme="minorHAnsi"/>
          <w:sz w:val="16"/>
        </w:rPr>
        <w:t xml:space="preserve"> </w:t>
      </w:r>
      <w:r w:rsidRPr="00CF10C6">
        <w:rPr>
          <w:rFonts w:asciiTheme="minorHAnsi" w:hAnsiTheme="minorHAnsi"/>
          <w:spacing w:val="8"/>
          <w:sz w:val="16"/>
          <w:szCs w:val="22"/>
        </w:rPr>
        <w:t>Let’s start with global supply chains, and their biggest success story: China is now the </w:t>
      </w:r>
      <w:hyperlink r:id="rId179" w:tgtFrame="_blank" w:history="1">
        <w:r w:rsidRPr="00CF10C6">
          <w:rPr>
            <w:rStyle w:val="Hyperlink"/>
            <w:rFonts w:asciiTheme="minorHAnsi" w:eastAsiaTheme="majorEastAsia" w:hAnsiTheme="minorHAnsi"/>
            <w:spacing w:val="8"/>
            <w:sz w:val="16"/>
            <w:szCs w:val="22"/>
          </w:rPr>
          <w:t>second-largest economy</w:t>
        </w:r>
      </w:hyperlink>
      <w:r w:rsidRPr="00CF10C6">
        <w:rPr>
          <w:rFonts w:asciiTheme="minorHAnsi" w:hAnsiTheme="minorHAnsi"/>
          <w:spacing w:val="8"/>
          <w:sz w:val="16"/>
          <w:szCs w:val="22"/>
        </w:rPr>
        <w:t> in the world by GDP and poised to overtake the US for #1 over the </w:t>
      </w:r>
      <w:hyperlink r:id="rId180" w:tgtFrame="_blank" w:history="1">
        <w:r w:rsidRPr="00CF10C6">
          <w:rPr>
            <w:rStyle w:val="Hyperlink"/>
            <w:rFonts w:asciiTheme="minorHAnsi" w:eastAsiaTheme="majorEastAsia" w:hAnsiTheme="minorHAnsi"/>
            <w:spacing w:val="8"/>
            <w:sz w:val="16"/>
            <w:szCs w:val="22"/>
          </w:rPr>
          <w:t>next few years</w:t>
        </w:r>
      </w:hyperlink>
      <w:r w:rsidRPr="00CF10C6">
        <w:rPr>
          <w:rFonts w:asciiTheme="minorHAnsi" w:hAnsiTheme="minorHAnsi"/>
          <w:spacing w:val="8"/>
          <w:sz w:val="16"/>
          <w:szCs w:val="22"/>
        </w:rPr>
        <w:t>. In 1990, China produced less than </w:t>
      </w:r>
      <w:hyperlink r:id="rId181" w:tgtFrame="_blank" w:history="1">
        <w:r w:rsidRPr="00CF10C6">
          <w:rPr>
            <w:rStyle w:val="Hyperlink"/>
            <w:rFonts w:asciiTheme="minorHAnsi" w:eastAsiaTheme="majorEastAsia" w:hAnsiTheme="minorHAnsi"/>
            <w:spacing w:val="8"/>
            <w:sz w:val="16"/>
            <w:szCs w:val="22"/>
          </w:rPr>
          <w:t>3 percent</w:t>
        </w:r>
      </w:hyperlink>
      <w:r w:rsidRPr="00CF10C6">
        <w:rPr>
          <w:rFonts w:asciiTheme="minorHAnsi" w:hAnsiTheme="minorHAnsi"/>
          <w:spacing w:val="8"/>
          <w:sz w:val="16"/>
          <w:szCs w:val="22"/>
        </w:rPr>
        <w:t> of the world’s manufacturing output when measured by value; by 2015, it produced roughly 25 percent. And as went China’s manufacturing prowess, so went China’s middle class. In 1990, China made up zero percent of the </w:t>
      </w:r>
      <w:hyperlink r:id="rId182" w:tgtFrame="_blank" w:history="1">
        <w:r w:rsidRPr="00CF10C6">
          <w:rPr>
            <w:rStyle w:val="Hyperlink"/>
            <w:rFonts w:asciiTheme="minorHAnsi" w:eastAsiaTheme="majorEastAsia" w:hAnsiTheme="minorHAnsi"/>
            <w:spacing w:val="8"/>
            <w:sz w:val="16"/>
            <w:szCs w:val="22"/>
          </w:rPr>
          <w:t>global middle class</w:t>
        </w:r>
      </w:hyperlink>
      <w:r w:rsidRPr="00CF10C6">
        <w:rPr>
          <w:rFonts w:asciiTheme="minorHAnsi" w:hAnsiTheme="minorHAnsi"/>
          <w:spacing w:val="8"/>
          <w:sz w:val="16"/>
          <w:szCs w:val="22"/>
        </w:rPr>
        <w:t>; by 2015 it comprised 16 percent, and another </w:t>
      </w:r>
      <w:hyperlink r:id="rId183" w:tgtFrame="_blank" w:history="1">
        <w:r w:rsidRPr="00CF10C6">
          <w:rPr>
            <w:rStyle w:val="Hyperlink"/>
            <w:rFonts w:asciiTheme="minorHAnsi" w:eastAsiaTheme="majorEastAsia" w:hAnsiTheme="minorHAnsi"/>
            <w:spacing w:val="8"/>
            <w:sz w:val="16"/>
            <w:szCs w:val="22"/>
          </w:rPr>
          <w:t>350 million</w:t>
        </w:r>
      </w:hyperlink>
      <w:r w:rsidRPr="00CF10C6">
        <w:rPr>
          <w:rFonts w:asciiTheme="minorHAnsi" w:hAnsiTheme="minorHAnsi"/>
          <w:spacing w:val="8"/>
          <w:sz w:val="16"/>
          <w:szCs w:val="22"/>
        </w:rPr>
        <w:t> Chinese people are expected to join by 2030. India is a similar story, but instead of focusing on manufacturing, it went the services route instead. Today, services account for roughly </w:t>
      </w:r>
      <w:hyperlink r:id="rId184" w:tgtFrame="_blank" w:history="1">
        <w:r w:rsidRPr="00CF10C6">
          <w:rPr>
            <w:rStyle w:val="Hyperlink"/>
            <w:rFonts w:asciiTheme="minorHAnsi" w:eastAsiaTheme="majorEastAsia" w:hAnsiTheme="minorHAnsi"/>
            <w:spacing w:val="8"/>
            <w:sz w:val="16"/>
            <w:szCs w:val="22"/>
          </w:rPr>
          <w:t>61 percent</w:t>
        </w:r>
      </w:hyperlink>
      <w:r w:rsidRPr="00CF10C6">
        <w:rPr>
          <w:rFonts w:asciiTheme="minorHAnsi" w:hAnsiTheme="minorHAnsi"/>
          <w:spacing w:val="8"/>
          <w:sz w:val="16"/>
          <w:szCs w:val="22"/>
        </w:rPr>
        <w:t> of its GDP, with a particular emphasis on IT—at $108 billion, India is one of the world’s leading </w:t>
      </w:r>
      <w:hyperlink r:id="rId185" w:tgtFrame="_blank" w:history="1">
        <w:r w:rsidRPr="00CF10C6">
          <w:rPr>
            <w:rStyle w:val="Hyperlink"/>
            <w:rFonts w:asciiTheme="minorHAnsi" w:eastAsiaTheme="majorEastAsia" w:hAnsiTheme="minorHAnsi"/>
            <w:spacing w:val="8"/>
            <w:sz w:val="16"/>
            <w:szCs w:val="22"/>
          </w:rPr>
          <w:t>IT services</w:t>
        </w:r>
      </w:hyperlink>
      <w:r w:rsidRPr="00CF10C6">
        <w:rPr>
          <w:rFonts w:asciiTheme="minorHAnsi" w:hAnsiTheme="minorHAnsi"/>
          <w:spacing w:val="8"/>
          <w:sz w:val="16"/>
          <w:szCs w:val="22"/>
        </w:rPr>
        <w:t> exporters. And the rise of India’s middle class resembles that of China’s; Indians went from 1 percent of the </w:t>
      </w:r>
      <w:hyperlink r:id="rId186" w:tgtFrame="_blank" w:history="1">
        <w:r w:rsidRPr="00CF10C6">
          <w:rPr>
            <w:rStyle w:val="Hyperlink"/>
            <w:rFonts w:asciiTheme="minorHAnsi" w:eastAsiaTheme="majorEastAsia" w:hAnsiTheme="minorHAnsi"/>
            <w:spacing w:val="8"/>
            <w:sz w:val="16"/>
            <w:szCs w:val="22"/>
          </w:rPr>
          <w:t>global middle class</w:t>
        </w:r>
      </w:hyperlink>
      <w:r w:rsidRPr="00CF10C6">
        <w:rPr>
          <w:rFonts w:asciiTheme="minorHAnsi" w:hAnsiTheme="minorHAnsi"/>
          <w:spacing w:val="8"/>
          <w:sz w:val="16"/>
          <w:szCs w:val="22"/>
        </w:rPr>
        <w:t> in 1990 to 8 percent in 2015, with another </w:t>
      </w:r>
      <w:hyperlink r:id="rId187" w:tgtFrame="_blank" w:history="1">
        <w:r w:rsidRPr="00CF10C6">
          <w:rPr>
            <w:rStyle w:val="Hyperlink"/>
            <w:rFonts w:asciiTheme="minorHAnsi" w:eastAsiaTheme="majorEastAsia" w:hAnsiTheme="minorHAnsi"/>
            <w:spacing w:val="8"/>
            <w:sz w:val="16"/>
            <w:szCs w:val="22"/>
          </w:rPr>
          <w:t>380 million Indians</w:t>
        </w:r>
      </w:hyperlink>
      <w:r w:rsidRPr="00CF10C6">
        <w:rPr>
          <w:rFonts w:asciiTheme="minorHAnsi" w:hAnsiTheme="minorHAnsi"/>
          <w:spacing w:val="8"/>
          <w:sz w:val="16"/>
          <w:szCs w:val="22"/>
        </w:rPr>
        <w:t xml:space="preserve"> expected to join by 2030. </w:t>
      </w:r>
      <w:r w:rsidRPr="00CF10C6">
        <w:rPr>
          <w:rFonts w:asciiTheme="minorHAnsi" w:hAnsiTheme="minorHAnsi"/>
          <w:sz w:val="16"/>
          <w:szCs w:val="22"/>
        </w:rPr>
        <w:t>3. The collapse in commodity prices has threatened the other BRICS nations</w:t>
      </w:r>
      <w:r w:rsidRPr="00CF10C6">
        <w:rPr>
          <w:rFonts w:asciiTheme="minorHAnsi" w:hAnsiTheme="minorHAnsi"/>
          <w:sz w:val="16"/>
        </w:rPr>
        <w:t xml:space="preserve"> </w:t>
      </w:r>
      <w:proofErr w:type="gramStart"/>
      <w:r w:rsidRPr="00CF10C6">
        <w:rPr>
          <w:rFonts w:asciiTheme="minorHAnsi" w:hAnsiTheme="minorHAnsi"/>
          <w:spacing w:val="8"/>
          <w:sz w:val="16"/>
          <w:szCs w:val="22"/>
        </w:rPr>
        <w:t>The</w:t>
      </w:r>
      <w:proofErr w:type="gramEnd"/>
      <w:r w:rsidRPr="00CF10C6">
        <w:rPr>
          <w:rFonts w:asciiTheme="minorHAnsi" w:hAnsiTheme="minorHAnsi"/>
          <w:spacing w:val="8"/>
          <w:sz w:val="16"/>
          <w:szCs w:val="22"/>
        </w:rPr>
        <w:t xml:space="preserve"> picture is decidely mixed, meanwhile, with the other BRICS countries, who rose mainly on the back of their vast natural wealth. Brazil sells commodities like soybeans, iron ore, and crude oil on global markets. Combining that financial windfall with innovative social programs helped lift </w:t>
      </w:r>
      <w:hyperlink r:id="rId188" w:tgtFrame="_blank" w:history="1">
        <w:r w:rsidRPr="00CF10C6">
          <w:rPr>
            <w:rStyle w:val="Hyperlink"/>
            <w:rFonts w:asciiTheme="minorHAnsi" w:eastAsiaTheme="majorEastAsia" w:hAnsiTheme="minorHAnsi"/>
            <w:spacing w:val="8"/>
            <w:sz w:val="16"/>
            <w:szCs w:val="22"/>
          </w:rPr>
          <w:t>29 million Brazilians</w:t>
        </w:r>
      </w:hyperlink>
      <w:r w:rsidRPr="00CF10C6">
        <w:rPr>
          <w:rFonts w:asciiTheme="minorHAnsi" w:hAnsiTheme="minorHAnsi"/>
          <w:spacing w:val="8"/>
          <w:sz w:val="16"/>
          <w:szCs w:val="22"/>
        </w:rPr>
        <w:t> from poverty between 2003 and 2014. As a group, Brazil’s poor are arguably the largest beneficiaries of globalization in the Western hemisphere. South Africa also used its natural wealth—in this case rare gems and metals like gold, diamonds and platinum—to help get its economy on track following apartheid. In 1990, the country exported </w:t>
      </w:r>
      <w:hyperlink r:id="rId189" w:tgtFrame="_blank" w:history="1">
        <w:r w:rsidRPr="00CF10C6">
          <w:rPr>
            <w:rStyle w:val="Hyperlink"/>
            <w:rFonts w:asciiTheme="minorHAnsi" w:eastAsiaTheme="majorEastAsia" w:hAnsiTheme="minorHAnsi"/>
            <w:spacing w:val="8"/>
            <w:sz w:val="16"/>
            <w:szCs w:val="22"/>
          </w:rPr>
          <w:t>$27 billion</w:t>
        </w:r>
      </w:hyperlink>
      <w:r w:rsidRPr="00CF10C6">
        <w:rPr>
          <w:rFonts w:asciiTheme="minorHAnsi" w:hAnsiTheme="minorHAnsi"/>
          <w:spacing w:val="8"/>
          <w:sz w:val="16"/>
          <w:szCs w:val="22"/>
        </w:rPr>
        <w:t> worth of goods; by 2011, that number had increased nearly five-fold. And then there’s Russia, which spent the 1990s rebuilding itself from the rubble of the Soviet Union. Thankfully, the country is blessed with abundant energy sources—crude oil, natural gas, metals and minerals—that helped it find its footing. In 2000, </w:t>
      </w:r>
      <w:hyperlink r:id="rId190" w:tgtFrame="_blank" w:history="1">
        <w:r w:rsidRPr="00CF10C6">
          <w:rPr>
            <w:rStyle w:val="Hyperlink"/>
            <w:rFonts w:asciiTheme="minorHAnsi" w:eastAsiaTheme="majorEastAsia" w:hAnsiTheme="minorHAnsi"/>
            <w:spacing w:val="8"/>
            <w:sz w:val="16"/>
            <w:szCs w:val="22"/>
          </w:rPr>
          <w:t>29 percent</w:t>
        </w:r>
      </w:hyperlink>
      <w:r w:rsidRPr="00CF10C6">
        <w:rPr>
          <w:rFonts w:asciiTheme="minorHAnsi" w:hAnsiTheme="minorHAnsi"/>
          <w:spacing w:val="8"/>
          <w:sz w:val="16"/>
          <w:szCs w:val="22"/>
        </w:rPr>
        <w:t xml:space="preserve"> of Russians lived below the poverty line; by 2012, just 11 percent did. </w:t>
      </w:r>
      <w:r w:rsidRPr="00CF10C6">
        <w:rPr>
          <w:rStyle w:val="StyleUnderline"/>
        </w:rPr>
        <w:t xml:space="preserve">But the fall in commodity prices of recent years has done significant damage in all three countries— </w:t>
      </w:r>
      <w:r w:rsidRPr="00D81639">
        <w:rPr>
          <w:rStyle w:val="StyleUnderline"/>
          <w:highlight w:val="green"/>
        </w:rPr>
        <w:t>where Brazil’s 3-year average GDP growth between 2005-2007 was </w:t>
      </w:r>
      <w:hyperlink r:id="rId191" w:tgtFrame="_blank" w:history="1">
        <w:r w:rsidRPr="00D81639">
          <w:rPr>
            <w:rStyle w:val="StyleUnderline"/>
            <w:rFonts w:eastAsiaTheme="majorEastAsia"/>
            <w:highlight w:val="green"/>
          </w:rPr>
          <w:t>4.41 percent</w:t>
        </w:r>
      </w:hyperlink>
      <w:r w:rsidRPr="00D81639">
        <w:rPr>
          <w:rStyle w:val="StyleUnderline"/>
          <w:highlight w:val="green"/>
        </w:rPr>
        <w:t>, the last three years have seen an average growth of -2.29 percent</w:t>
      </w:r>
      <w:r w:rsidRPr="00CF10C6">
        <w:rPr>
          <w:rStyle w:val="StyleUnderline"/>
        </w:rPr>
        <w:t xml:space="preserve">. Over the same time periods, </w:t>
      </w:r>
      <w:r w:rsidRPr="00D81639">
        <w:rPr>
          <w:rStyle w:val="StyleUnderline"/>
          <w:highlight w:val="green"/>
        </w:rPr>
        <w:t>South Africa’s growth rate has fallen from </w:t>
      </w:r>
      <w:hyperlink r:id="rId192" w:tgtFrame="_blank" w:history="1">
        <w:r w:rsidRPr="00D81639">
          <w:rPr>
            <w:rStyle w:val="StyleUnderline"/>
            <w:rFonts w:eastAsiaTheme="majorEastAsia"/>
            <w:highlight w:val="green"/>
          </w:rPr>
          <w:t>5.41 percent</w:t>
        </w:r>
      </w:hyperlink>
      <w:r w:rsidRPr="00D81639">
        <w:rPr>
          <w:rStyle w:val="StyleUnderline"/>
          <w:highlight w:val="green"/>
        </w:rPr>
        <w:t> to 1.09 percent; Russia’s from </w:t>
      </w:r>
      <w:hyperlink r:id="rId193" w:tgtFrame="_blank" w:history="1">
        <w:r w:rsidRPr="00D81639">
          <w:rPr>
            <w:rStyle w:val="StyleUnderline"/>
            <w:rFonts w:eastAsiaTheme="majorEastAsia"/>
            <w:highlight w:val="green"/>
          </w:rPr>
          <w:t>7.69 percent</w:t>
        </w:r>
      </w:hyperlink>
      <w:r w:rsidRPr="00D81639">
        <w:rPr>
          <w:rStyle w:val="StyleUnderline"/>
          <w:highlight w:val="green"/>
        </w:rPr>
        <w:t> to -0.77 percent</w:t>
      </w:r>
      <w:r w:rsidRPr="00CF10C6">
        <w:rPr>
          <w:rStyle w:val="StyleUnderline"/>
        </w:rPr>
        <w:t xml:space="preserve">. 4. </w:t>
      </w:r>
      <w:r w:rsidRPr="00CF10C6">
        <w:rPr>
          <w:rStyle w:val="Emphasis"/>
        </w:rPr>
        <w:t>Co</w:t>
      </w:r>
      <w:r w:rsidRPr="00D81639">
        <w:rPr>
          <w:rStyle w:val="Emphasis"/>
          <w:highlight w:val="green"/>
        </w:rPr>
        <w:t>rruption is still endemic within the BRICS</w:t>
      </w:r>
      <w:r w:rsidRPr="00D81639">
        <w:rPr>
          <w:rStyle w:val="StyleUnderline"/>
          <w:highlight w:val="green"/>
        </w:rPr>
        <w:t xml:space="preserve"> All of these five countries have been held back by corruption</w:t>
      </w:r>
      <w:r w:rsidRPr="00D81639">
        <w:rPr>
          <w:rFonts w:asciiTheme="minorHAnsi" w:hAnsiTheme="minorHAnsi"/>
          <w:spacing w:val="8"/>
          <w:sz w:val="16"/>
          <w:szCs w:val="22"/>
          <w:highlight w:val="green"/>
        </w:rPr>
        <w:t>,</w:t>
      </w:r>
      <w:r w:rsidRPr="00CF10C6">
        <w:rPr>
          <w:rFonts w:asciiTheme="minorHAnsi" w:hAnsiTheme="minorHAnsi"/>
          <w:spacing w:val="8"/>
          <w:sz w:val="16"/>
          <w:szCs w:val="22"/>
        </w:rPr>
        <w:t xml:space="preserve"> in varying ways, but their rising importance to the global economic system ensures the spotlight now shines brighter than ever. Yet some of the BRICS countries have handled it better than others. </w:t>
      </w:r>
      <w:r w:rsidRPr="00CF10C6">
        <w:rPr>
          <w:rStyle w:val="StyleUnderline"/>
        </w:rPr>
        <w:t>Brazil’s spiraling corruption investigations have already felled former president Dilma Rousseff and threaten the current administration of President Michel Temer</w:t>
      </w:r>
      <w:r w:rsidRPr="00CF10C6">
        <w:rPr>
          <w:rFonts w:asciiTheme="minorHAnsi" w:hAnsiTheme="minorHAnsi"/>
          <w:spacing w:val="8"/>
          <w:sz w:val="16"/>
          <w:szCs w:val="22"/>
        </w:rPr>
        <w:t xml:space="preserve">. On the bright side, these same corruption investigations have made Brazil the gold standard of judicial independence and rule-of-law in Latin America. </w:t>
      </w:r>
      <w:r w:rsidRPr="00CF10C6">
        <w:rPr>
          <w:rStyle w:val="StyleUnderline"/>
        </w:rPr>
        <w:t>In South Africa, corruption allegations continue to pile up against the ruling ANC party and the country’s president Jacob Zuma, who is awaiting a supreme court hearing in September to see if </w:t>
      </w:r>
      <w:hyperlink r:id="rId194" w:tgtFrame="_blank" w:history="1">
        <w:proofErr w:type="gramStart"/>
        <w:r w:rsidRPr="00CF10C6">
          <w:rPr>
            <w:rStyle w:val="StyleUnderline"/>
            <w:rFonts w:eastAsiaTheme="majorEastAsia"/>
          </w:rPr>
          <w:t>783 criminal charges</w:t>
        </w:r>
      </w:hyperlink>
      <w:r w:rsidRPr="00CF10C6">
        <w:rPr>
          <w:rStyle w:val="StyleUnderline"/>
        </w:rPr>
        <w:t> against him</w:t>
      </w:r>
      <w:proofErr w:type="gramEnd"/>
      <w:r w:rsidRPr="00CF10C6">
        <w:rPr>
          <w:rStyle w:val="StyleUnderline"/>
        </w:rPr>
        <w:t xml:space="preserve"> will be reinstated</w:t>
      </w:r>
      <w:r w:rsidRPr="00CF10C6">
        <w:rPr>
          <w:rFonts w:asciiTheme="minorHAnsi" w:hAnsiTheme="minorHAnsi"/>
          <w:spacing w:val="8"/>
          <w:sz w:val="16"/>
          <w:szCs w:val="22"/>
        </w:rPr>
        <w:t>. Thanks in part to a campaign by opposition activist Alexei Navalny, </w:t>
      </w:r>
      <w:hyperlink r:id="rId195" w:tgtFrame="_blank" w:history="1">
        <w:r w:rsidRPr="00CF10C6">
          <w:rPr>
            <w:rStyle w:val="StyleUnderline"/>
            <w:rFonts w:eastAsiaTheme="majorEastAsia"/>
          </w:rPr>
          <w:t>47 percent</w:t>
        </w:r>
      </w:hyperlink>
      <w:r w:rsidRPr="00CF10C6">
        <w:rPr>
          <w:rStyle w:val="StyleUnderline"/>
        </w:rPr>
        <w:t> of Russians now believe “corruption has significantly taken hold in the Russian government.” Don’t expect much change there</w:t>
      </w:r>
      <w:r w:rsidRPr="00CF10C6">
        <w:rPr>
          <w:rFonts w:asciiTheme="minorHAnsi" w:hAnsiTheme="minorHAnsi"/>
          <w:spacing w:val="8"/>
          <w:sz w:val="16"/>
          <w:szCs w:val="22"/>
        </w:rPr>
        <w:t>, however, even after the 2018 presidential election. India and China have made bolder attempts to combat corruption. Under Prime Minister Narendra Modi, India’s government decided to do away with </w:t>
      </w:r>
      <w:hyperlink r:id="rId196" w:tgtFrame="_blank" w:history="1">
        <w:r w:rsidRPr="00CF10C6">
          <w:rPr>
            <w:rStyle w:val="Hyperlink"/>
            <w:rFonts w:asciiTheme="minorHAnsi" w:eastAsiaTheme="majorEastAsia" w:hAnsiTheme="minorHAnsi"/>
            <w:spacing w:val="8"/>
            <w:sz w:val="16"/>
            <w:szCs w:val="22"/>
          </w:rPr>
          <w:t>500 and 1000</w:t>
        </w:r>
      </w:hyperlink>
      <w:r w:rsidRPr="00CF10C6">
        <w:rPr>
          <w:rFonts w:asciiTheme="minorHAnsi" w:hAnsiTheme="minorHAnsi"/>
          <w:spacing w:val="8"/>
          <w:sz w:val="16"/>
          <w:szCs w:val="22"/>
        </w:rPr>
        <w:t> rupee notes (86 percent of the currency in circulation at the time) in a bid to clamp down on tax evasion and the black market. And while early returns </w:t>
      </w:r>
      <w:hyperlink r:id="rId197" w:tgtFrame="_blank" w:history="1">
        <w:r w:rsidRPr="00CF10C6">
          <w:rPr>
            <w:rStyle w:val="Hyperlink"/>
            <w:rFonts w:asciiTheme="minorHAnsi" w:eastAsiaTheme="majorEastAsia" w:hAnsiTheme="minorHAnsi"/>
            <w:spacing w:val="8"/>
            <w:sz w:val="16"/>
            <w:szCs w:val="22"/>
          </w:rPr>
          <w:t>haven’t been great</w:t>
        </w:r>
      </w:hyperlink>
      <w:r w:rsidRPr="00CF10C6">
        <w:rPr>
          <w:rFonts w:asciiTheme="minorHAnsi" w:hAnsiTheme="minorHAnsi"/>
          <w:spacing w:val="8"/>
          <w:sz w:val="16"/>
          <w:szCs w:val="22"/>
        </w:rPr>
        <w:t>, Modi has gotten even more ambitious with the introduction of a biometric ID system, intended to bypass corruption and fraud by distributing public subsidies and unemployment benefits directly. Despite privacy concerns, more than a billion people have signed up. China’s President Xi Jinping, meanwhile, is using a massive multiyear anti-corruption drive (nearly </w:t>
      </w:r>
      <w:hyperlink r:id="rId198" w:tgtFrame="_blank" w:history="1">
        <w:r w:rsidRPr="00CF10C6">
          <w:rPr>
            <w:rStyle w:val="Hyperlink"/>
            <w:rFonts w:asciiTheme="minorHAnsi" w:eastAsiaTheme="majorEastAsia" w:hAnsiTheme="minorHAnsi"/>
            <w:spacing w:val="8"/>
            <w:sz w:val="16"/>
            <w:szCs w:val="22"/>
          </w:rPr>
          <w:t>300,000</w:t>
        </w:r>
      </w:hyperlink>
      <w:r w:rsidRPr="00CF10C6">
        <w:rPr>
          <w:rFonts w:asciiTheme="minorHAnsi" w:hAnsiTheme="minorHAnsi"/>
          <w:spacing w:val="8"/>
          <w:sz w:val="16"/>
          <w:szCs w:val="22"/>
        </w:rPr>
        <w:t xml:space="preserve"> Communist Party officials were punished for corruption offenses in 2015) both to consolidate power ahead of a major leadership transition around Xi this fall and to restore the ruling party’s image as defender of the Chinese people. </w:t>
      </w:r>
      <w:r w:rsidRPr="00CF10C6">
        <w:rPr>
          <w:rFonts w:asciiTheme="minorHAnsi" w:hAnsiTheme="minorHAnsi"/>
          <w:sz w:val="16"/>
          <w:szCs w:val="22"/>
        </w:rPr>
        <w:t>5. The “winners” remain at risk</w:t>
      </w:r>
      <w:r w:rsidRPr="00CF10C6">
        <w:rPr>
          <w:rFonts w:asciiTheme="minorHAnsi" w:hAnsiTheme="minorHAnsi"/>
          <w:sz w:val="16"/>
        </w:rPr>
        <w:t xml:space="preserve"> </w:t>
      </w:r>
      <w:r w:rsidRPr="00CF10C6">
        <w:rPr>
          <w:rFonts w:asciiTheme="minorHAnsi" w:hAnsiTheme="minorHAnsi"/>
          <w:spacing w:val="8"/>
          <w:sz w:val="16"/>
          <w:szCs w:val="22"/>
        </w:rPr>
        <w:t xml:space="preserve">It would be easy to label India and China as the clear winners among the BRICS, but it’s not that simple. </w:t>
      </w:r>
      <w:r w:rsidRPr="00D81639">
        <w:rPr>
          <w:rStyle w:val="StyleUnderline"/>
          <w:highlight w:val="green"/>
        </w:rPr>
        <w:t xml:space="preserve">Yes, India and China have the fastest growth rates of any major economies in the world, and citizens of these countries remain optimistic about the future. </w:t>
      </w:r>
      <w:r w:rsidRPr="00D81639">
        <w:rPr>
          <w:rStyle w:val="Emphasis"/>
          <w:highlight w:val="green"/>
        </w:rPr>
        <w:t>But nearly </w:t>
      </w:r>
      <w:hyperlink r:id="rId199" w:tgtFrame="_blank" w:history="1">
        <w:r w:rsidRPr="00D81639">
          <w:rPr>
            <w:rStyle w:val="Emphasis"/>
            <w:rFonts w:eastAsiaTheme="majorEastAsia"/>
            <w:highlight w:val="green"/>
          </w:rPr>
          <w:t>50 percent</w:t>
        </w:r>
      </w:hyperlink>
      <w:r w:rsidRPr="00D81639">
        <w:rPr>
          <w:rStyle w:val="Emphasis"/>
          <w:highlight w:val="green"/>
        </w:rPr>
        <w:t> of Indians remain vulnerable to a slide back into poverty, and China’s economy has slowed as higher wages make manufacturing more expensive</w:t>
      </w:r>
      <w:r w:rsidRPr="00CF10C6">
        <w:rPr>
          <w:rFonts w:asciiTheme="minorHAnsi" w:hAnsiTheme="minorHAnsi"/>
          <w:spacing w:val="8"/>
          <w:sz w:val="16"/>
          <w:szCs w:val="22"/>
        </w:rPr>
        <w:t xml:space="preserve">. Both countries are especially vulnerable to technological changes that bring automation into the workplace on a larger scale. </w:t>
      </w:r>
      <w:r w:rsidRPr="00D81639">
        <w:rPr>
          <w:rStyle w:val="StyleUnderline"/>
          <w:highlight w:val="green"/>
        </w:rPr>
        <w:t>The World Bank estimates that </w:t>
      </w:r>
      <w:hyperlink r:id="rId200" w:anchor="4-china-12" w:tgtFrame="_blank" w:history="1">
        <w:r w:rsidRPr="00D81639">
          <w:rPr>
            <w:rStyle w:val="StyleUnderline"/>
            <w:rFonts w:eastAsiaTheme="majorEastAsia"/>
            <w:highlight w:val="green"/>
          </w:rPr>
          <w:t>68 percent</w:t>
        </w:r>
      </w:hyperlink>
      <w:r w:rsidRPr="00D81639">
        <w:rPr>
          <w:rStyle w:val="StyleUnderline"/>
          <w:highlight w:val="green"/>
        </w:rPr>
        <w:t xml:space="preserve"> of all existing jobs in India are “at risk” from automation. In China, the figure is 77 percent. </w:t>
      </w:r>
      <w:r w:rsidRPr="00D81639">
        <w:rPr>
          <w:rStyle w:val="Emphasis"/>
          <w:highlight w:val="green"/>
        </w:rPr>
        <w:t>Even the sturdiest of BRICS isn’t as strong as it used to be.</w:t>
      </w:r>
    </w:p>
    <w:p w:rsidR="00097B87" w:rsidRPr="00097B87" w:rsidRDefault="00097B87" w:rsidP="00097B87"/>
    <w:p w:rsidR="00A854F6" w:rsidRDefault="007160E8" w:rsidP="00291B78">
      <w:pPr>
        <w:pStyle w:val="Heading3"/>
      </w:pPr>
      <w:r>
        <w:t xml:space="preserve">Aff—BRICS: </w:t>
      </w:r>
      <w:r w:rsidR="00A854F6">
        <w:t>Heg Good—Sustainable</w:t>
      </w:r>
    </w:p>
    <w:p w:rsidR="00A854F6" w:rsidRDefault="00A854F6" w:rsidP="00A854F6">
      <w:pPr>
        <w:pStyle w:val="Heading4"/>
      </w:pPr>
      <w:r>
        <w:t>American hegemony is sustainable</w:t>
      </w:r>
    </w:p>
    <w:p w:rsidR="00A854F6" w:rsidRPr="00CC2424" w:rsidRDefault="00A854F6" w:rsidP="00A854F6">
      <w:r w:rsidRPr="00CC2424">
        <w:rPr>
          <w:rStyle w:val="Style13ptBold"/>
        </w:rPr>
        <w:t>Babones 15</w:t>
      </w:r>
      <w:r>
        <w:t xml:space="preserve"> </w:t>
      </w:r>
      <w:r w:rsidRPr="00CC2424">
        <w:rPr>
          <w:sz w:val="18"/>
          <w:szCs w:val="18"/>
        </w:rPr>
        <w:t xml:space="preserve">(Salvatore, associate professor of sociology and social policy at the University of Sydney and an associate fellow at the Institute for Policy Studies, “American Hegemony Is Here to Stay”, June 11, 2015, </w:t>
      </w:r>
      <w:hyperlink r:id="rId201" w:history="1">
        <w:r w:rsidRPr="00CC2424">
          <w:rPr>
            <w:rStyle w:val="Hyperlink"/>
            <w:sz w:val="18"/>
            <w:szCs w:val="18"/>
          </w:rPr>
          <w:t>http://nationalinterest.org/feature/american-hegemony-here-stay-13089/page/0/5</w:t>
        </w:r>
      </w:hyperlink>
      <w:r w:rsidRPr="00CC2424">
        <w:rPr>
          <w:sz w:val="18"/>
          <w:szCs w:val="18"/>
        </w:rPr>
        <w:t xml:space="preserve"> ) // Postman</w:t>
      </w:r>
    </w:p>
    <w:p w:rsidR="00A854F6" w:rsidRPr="00E84E0A" w:rsidRDefault="00A854F6" w:rsidP="00A854F6">
      <w:pPr>
        <w:pStyle w:val="NormalWeb"/>
        <w:spacing w:before="0" w:beforeAutospacing="0" w:after="0" w:afterAutospacing="0"/>
        <w:textAlignment w:val="baseline"/>
        <w:rPr>
          <w:rFonts w:asciiTheme="minorHAnsi" w:hAnsiTheme="minorHAnsi"/>
          <w:color w:val="111111"/>
          <w:sz w:val="16"/>
          <w:szCs w:val="22"/>
        </w:rPr>
      </w:pPr>
      <w:r w:rsidRPr="00E84E0A">
        <w:rPr>
          <w:rStyle w:val="StyleUnderline"/>
        </w:rPr>
        <w:t xml:space="preserve">IS RETREAT from global hegemony in America’s national interest? </w:t>
      </w:r>
      <w:r w:rsidRPr="00E84E0A">
        <w:rPr>
          <w:rFonts w:asciiTheme="minorHAnsi" w:hAnsiTheme="minorHAnsi"/>
          <w:color w:val="050607"/>
          <w:spacing w:val="3"/>
          <w:sz w:val="16"/>
          <w:szCs w:val="22"/>
        </w:rPr>
        <w:t>No idea has percolated more widely over the past decade—and none is more bogus. The United States is not headed for the skids and there is no reason it should be</w:t>
      </w:r>
      <w:r w:rsidRPr="00E84E0A">
        <w:rPr>
          <w:rStyle w:val="StyleUnderline"/>
        </w:rPr>
        <w:t xml:space="preserve">. The truth is that </w:t>
      </w:r>
      <w:r w:rsidRPr="00D81639">
        <w:rPr>
          <w:rStyle w:val="StyleUnderline"/>
          <w:highlight w:val="green"/>
        </w:rPr>
        <w:t>America can and should seek to remain the world’s top dog</w:t>
      </w:r>
      <w:r w:rsidRPr="00E84E0A">
        <w:rPr>
          <w:rFonts w:asciiTheme="minorHAnsi" w:hAnsiTheme="minorHAnsi"/>
          <w:color w:val="050607"/>
          <w:spacing w:val="3"/>
          <w:sz w:val="16"/>
          <w:szCs w:val="22"/>
        </w:rPr>
        <w:t>.</w:t>
      </w:r>
      <w:r w:rsidRPr="00CC2424">
        <w:rPr>
          <w:rFonts w:asciiTheme="minorHAnsi" w:hAnsiTheme="minorHAnsi"/>
          <w:color w:val="050607"/>
          <w:spacing w:val="3"/>
          <w:sz w:val="16"/>
        </w:rPr>
        <w:t xml:space="preserve"> </w:t>
      </w:r>
      <w:r w:rsidRPr="00E84E0A">
        <w:rPr>
          <w:rFonts w:asciiTheme="minorHAnsi" w:hAnsiTheme="minorHAnsi"/>
          <w:color w:val="050607"/>
          <w:spacing w:val="3"/>
          <w:sz w:val="16"/>
          <w:szCs w:val="22"/>
        </w:rPr>
        <w:t>The idea of American hegemony is as old as Benjamin Franklin, but has its practical roots in World War II. The United States emerged from that war as the dominant economic, political and technological power. The only major combatant to avoid serious damage to its infrastructure, its housing stock or its demographic profile, the United States ended the war with the greatest naval order of battle ever seen in the history of the world. It became the postwar home of the United Nations, the International Monetary Fund and the World Bank. And, of course, the United States had the bomb. America was, in every sense of the word, a hegemon.</w:t>
      </w:r>
      <w:r w:rsidRPr="00CC2424">
        <w:rPr>
          <w:rFonts w:asciiTheme="minorHAnsi" w:hAnsiTheme="minorHAnsi"/>
          <w:color w:val="050607"/>
          <w:spacing w:val="3"/>
          <w:sz w:val="16"/>
        </w:rPr>
        <w:t xml:space="preserve"> </w:t>
      </w:r>
      <w:r w:rsidRPr="00E84E0A">
        <w:rPr>
          <w:rFonts w:asciiTheme="minorHAnsi" w:hAnsiTheme="minorHAnsi"/>
          <w:color w:val="050607"/>
          <w:spacing w:val="3"/>
          <w:sz w:val="16"/>
          <w:szCs w:val="22"/>
        </w:rPr>
        <w:t>“Hegemony”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w:t>
      </w:r>
      <w:r w:rsidRPr="00CC2424">
        <w:rPr>
          <w:rFonts w:asciiTheme="minorHAnsi" w:hAnsiTheme="minorHAnsi"/>
          <w:color w:val="050607"/>
          <w:spacing w:val="3"/>
          <w:sz w:val="16"/>
        </w:rPr>
        <w:t xml:space="preserve"> </w:t>
      </w:r>
      <w:r w:rsidRPr="00E84E0A">
        <w:rPr>
          <w:rFonts w:asciiTheme="minorHAnsi" w:hAnsiTheme="minorHAnsi"/>
          <w:color w:val="050607"/>
          <w:spacing w:val="3"/>
          <w:sz w:val="16"/>
          <w:szCs w:val="22"/>
        </w:rPr>
        <w:t>America’s only global rival in the twentieth century was the Soviet Union.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but little else.</w:t>
      </w:r>
      <w:r w:rsidRPr="00CC2424">
        <w:rPr>
          <w:rFonts w:asciiTheme="minorHAnsi" w:hAnsiTheme="minorHAnsi"/>
          <w:color w:val="050607"/>
          <w:spacing w:val="3"/>
          <w:sz w:val="16"/>
        </w:rPr>
        <w:t xml:space="preserve"> </w:t>
      </w:r>
      <w:r w:rsidRPr="00E84E0A">
        <w:rPr>
          <w:rFonts w:asciiTheme="minorHAnsi" w:hAnsiTheme="minorHAnsi"/>
          <w:color w:val="050607"/>
          <w:spacing w:val="3"/>
          <w:sz w:val="16"/>
          <w:szCs w:val="22"/>
        </w:rPr>
        <w:t xml:space="preserve">When the Soviet Union finally disintegrated in 1991, American hegemony was complete. 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In the second decade of the twenty-first century, </w:t>
      </w:r>
      <w:r w:rsidRPr="00D81639">
        <w:rPr>
          <w:rStyle w:val="StyleUnderline"/>
          <w:highlight w:val="green"/>
        </w:rPr>
        <w:t>American hegemony is widely perceived to be in terminal decline.</w:t>
      </w:r>
      <w:r w:rsidRPr="00E84E0A">
        <w:rPr>
          <w:rStyle w:val="StyleUnderline"/>
        </w:rPr>
        <w:t xml:space="preserve"> Or so the story goes. </w:t>
      </w:r>
      <w:r w:rsidRPr="00D81639">
        <w:rPr>
          <w:rStyle w:val="StyleUnderline"/>
          <w:highlight w:val="green"/>
        </w:rPr>
        <w:t>In fact, reports of the passing of U.S. hegemony are greatly exaggerated</w:t>
      </w:r>
      <w:r w:rsidRPr="00E84E0A">
        <w:rPr>
          <w:rStyle w:val="StyleUnderline"/>
        </w:rPr>
        <w:t>.</w:t>
      </w:r>
      <w:r w:rsidRPr="00E84E0A">
        <w:rPr>
          <w:rFonts w:asciiTheme="minorHAnsi" w:hAnsiTheme="minorHAnsi"/>
          <w:color w:val="050607"/>
          <w:spacing w:val="3"/>
          <w:sz w:val="16"/>
          <w:szCs w:val="22"/>
        </w:rPr>
        <w:t xml:space="preserve"> America’s costly wars in Iraq and Afghanistan were relatively minor affairs considered in long-term perspective. </w:t>
      </w:r>
      <w:r w:rsidRPr="00D81639">
        <w:rPr>
          <w:rStyle w:val="StyleUnderline"/>
          <w:highlight w:val="green"/>
        </w:rPr>
        <w:t>The strategic challenge posed by China has also been exaggerated</w:t>
      </w:r>
      <w:r w:rsidRPr="00E84E0A">
        <w:rPr>
          <w:rStyle w:val="StyleUnderline"/>
        </w:rPr>
        <w:t xml:space="preserve">. Together with its inner circle of unshakable English-speaking allies, </w:t>
      </w:r>
      <w:r w:rsidRPr="00D81639">
        <w:rPr>
          <w:rStyle w:val="StyleUnderline"/>
          <w:highlight w:val="green"/>
        </w:rPr>
        <w:t>the United States possesses near-total control of the world</w:t>
      </w:r>
      <w:r w:rsidRPr="00E84E0A">
        <w:rPr>
          <w:rStyle w:val="StyleUnderline"/>
        </w:rPr>
        <w:t>’s seas, skies, airwaves and cyberspace, while American universities, think tanks and journals dominate the world of ideas. Put aside all the alarmist punditry</w:t>
      </w:r>
      <w:r w:rsidRPr="00CC2424">
        <w:rPr>
          <w:rStyle w:val="StyleUnderline"/>
        </w:rPr>
        <w:t xml:space="preserve">. </w:t>
      </w:r>
      <w:r w:rsidRPr="00D81639">
        <w:rPr>
          <w:rStyle w:val="StyleUnderline"/>
          <w:highlight w:val="green"/>
        </w:rPr>
        <w:t>American hegemony is now as firm as or firmer than it has ever been, and will remain so for a long time to come</w:t>
      </w:r>
      <w:r w:rsidRPr="00E84E0A">
        <w:rPr>
          <w:rStyle w:val="StyleUnderline"/>
        </w:rPr>
        <w:t>.</w:t>
      </w:r>
      <w:r w:rsidRPr="00CC2424">
        <w:rPr>
          <w:rFonts w:asciiTheme="minorHAnsi" w:hAnsiTheme="minorHAnsi"/>
          <w:color w:val="050607"/>
          <w:spacing w:val="3"/>
          <w:sz w:val="16"/>
        </w:rPr>
        <w:t xml:space="preserve"> </w:t>
      </w:r>
      <w:r w:rsidRPr="00E84E0A">
        <w:rPr>
          <w:rFonts w:asciiTheme="minorHAnsi" w:hAnsiTheme="minorHAnsi"/>
          <w:color w:val="050607"/>
          <w:spacing w:val="3"/>
          <w:sz w:val="16"/>
          <w:szCs w:val="22"/>
        </w:rPr>
        <w:t>THE MASSIVE federal deficit, negative credit-agency reports, repeated debt-ceiling crises and the 2013 government shutdown all created the impression that the U.S. government is bankrupt, or close to it.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w:t>
      </w:r>
      <w:r w:rsidRPr="00CC2424">
        <w:rPr>
          <w:rFonts w:asciiTheme="minorHAnsi" w:hAnsiTheme="minorHAnsi"/>
          <w:color w:val="050607"/>
          <w:spacing w:val="3"/>
          <w:sz w:val="16"/>
        </w:rPr>
        <w:t xml:space="preserve"> </w:t>
      </w:r>
      <w:r w:rsidRPr="00E84E0A">
        <w:rPr>
          <w:rFonts w:asciiTheme="minorHAnsi" w:hAnsiTheme="minorHAnsi"/>
          <w:color w:val="050607"/>
          <w:spacing w:val="3"/>
          <w:sz w:val="16"/>
          <w:szCs w:val="22"/>
        </w:rPr>
        <w:t xml:space="preserve">If economic power forms the long-term foundation for political and military power, it would seem that America is in terminal decline. But policy analysts tend to have short memories. </w:t>
      </w:r>
      <w:r w:rsidRPr="00765B57">
        <w:rPr>
          <w:rStyle w:val="StyleUnderline"/>
        </w:rPr>
        <w:t>Cycles of hegemony run in centuries, not decades (or seasons).</w:t>
      </w:r>
      <w:r w:rsidRPr="00E84E0A">
        <w:rPr>
          <w:rFonts w:asciiTheme="minorHAnsi" w:hAnsiTheme="minorHAnsi"/>
          <w:color w:val="050607"/>
          <w:spacing w:val="3"/>
          <w:sz w:val="16"/>
          <w:szCs w:val="22"/>
        </w:rPr>
        <w:t xml:space="preserve"> </w:t>
      </w:r>
      <w:r w:rsidRPr="00765B57">
        <w:rPr>
          <w:rStyle w:val="StyleUnderline"/>
        </w:rPr>
        <w:t>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 Yet the British Century was only just beginning.</w:t>
      </w:r>
      <w:r w:rsidRPr="00E84E0A">
        <w:rPr>
          <w:rFonts w:asciiTheme="minorHAnsi" w:hAnsiTheme="minorHAnsi"/>
          <w:color w:val="050607"/>
          <w:spacing w:val="3"/>
          <w:sz w:val="16"/>
          <w:szCs w:val="22"/>
        </w:rPr>
        <w:t xml:space="preserve"> The </w:t>
      </w:r>
      <w:r w:rsidRPr="00CC2424">
        <w:rPr>
          <w:rFonts w:asciiTheme="minorHAnsi" w:hAnsiTheme="minorHAnsi"/>
          <w:i/>
          <w:iCs/>
          <w:color w:val="050607"/>
          <w:spacing w:val="3"/>
          <w:sz w:val="16"/>
          <w:szCs w:val="22"/>
        </w:rPr>
        <w:t>Pax Britannica </w:t>
      </w:r>
      <w:r w:rsidRPr="00E84E0A">
        <w:rPr>
          <w:rFonts w:asciiTheme="minorHAnsi" w:hAnsiTheme="minorHAnsi"/>
          <w:color w:val="050607"/>
          <w:spacing w:val="3"/>
          <w:sz w:val="16"/>
          <w:szCs w:val="22"/>
        </w:rPr>
        <w:t>and the elevation of Queen Victoria to become empress of India were just around the corner.</w:t>
      </w:r>
      <w:r w:rsidRPr="00CC2424">
        <w:rPr>
          <w:rFonts w:asciiTheme="minorHAnsi" w:hAnsiTheme="minorHAnsi"/>
          <w:color w:val="050607"/>
          <w:spacing w:val="3"/>
          <w:sz w:val="16"/>
        </w:rPr>
        <w:t xml:space="preserve"> </w:t>
      </w:r>
      <w:r w:rsidRPr="00765B57">
        <w:rPr>
          <w:rStyle w:val="StyleUnderline"/>
        </w:rPr>
        <w:t xml:space="preserve">By comparison, America’s current public-debt-to- GDP ratio of less than 80 percent is relatively benign. </w:t>
      </w:r>
      <w:r w:rsidRPr="00E84E0A">
        <w:rPr>
          <w:rFonts w:asciiTheme="minorHAnsi" w:hAnsiTheme="minorHAnsi"/>
          <w:color w:val="050607"/>
          <w:spacing w:val="3"/>
          <w:sz w:val="16"/>
          <w:szCs w:val="22"/>
        </w:rPr>
        <w:t>Those with even a limited historical memory may remember the day in January 2001 when the then chairman of the Federal Reserve, Alan Greenspan, testified to the Senate Budget Committee that “if current policies remain in place, the total unified surplus will reach $800 billion in fiscal year 2011. . . . The emerging key fiscal policy need is to address the implications of maintaining surpluses.” As the poet said, bliss was it in that dawn to be alive! Two tax cuts, two wars and one financial crisis later, America’s budget deficit was roughly the size of the projected surplus that so worried Greenspan.</w:t>
      </w:r>
      <w:r w:rsidRPr="00CC2424">
        <w:rPr>
          <w:rFonts w:asciiTheme="minorHAnsi" w:hAnsiTheme="minorHAnsi"/>
          <w:color w:val="050607"/>
          <w:spacing w:val="3"/>
          <w:sz w:val="16"/>
        </w:rPr>
        <w:t xml:space="preserve"> </w:t>
      </w:r>
      <w:r w:rsidRPr="00765B57">
        <w:rPr>
          <w:rStyle w:val="StyleUnderline"/>
        </w:rPr>
        <w:t>This is not to argue that the U.S. government should ramp up taxes and spending, but it does illustrate the fact that it has enormous potential fiscal resources available to it, should it choose to use them.</w:t>
      </w:r>
      <w:r w:rsidRPr="00CC2424">
        <w:rPr>
          <w:rFonts w:asciiTheme="minorHAnsi" w:hAnsiTheme="minorHAnsi"/>
          <w:color w:val="050607"/>
          <w:spacing w:val="3"/>
          <w:sz w:val="16"/>
          <w:szCs w:val="22"/>
        </w:rPr>
        <w:t xml:space="preserve"> Deficits come and go. America’s fiscal capacity in 2015 is stupendously greater than Great Britain’s was in 1815. Financially, there is every reason to think that America’s century lies in the future, not in the past. </w:t>
      </w:r>
      <w:r w:rsidRPr="00765B57">
        <w:rPr>
          <w:rFonts w:asciiTheme="minorHAnsi" w:hAnsiTheme="minorHAnsi"/>
          <w:color w:val="050607"/>
          <w:spacing w:val="3"/>
          <w:sz w:val="16"/>
          <w:szCs w:val="22"/>
        </w:rPr>
        <w:t xml:space="preserve">The same is true of the supposed exhaustion of the U.S. military. On the one hand, thirteen years of continuous warfare have reduced the readiness of many U.S. combat units, particularly in the army. On the other hand, </w:t>
      </w:r>
      <w:r w:rsidRPr="00765B57">
        <w:rPr>
          <w:rStyle w:val="StyleUnderline"/>
        </w:rPr>
        <w:t xml:space="preserve">U.S. troops are now far more experienced in actual combat than the forces of any other major military in the world. In any future conflict, the advantage given by this experience would likely outweigh any decline in effectiveness due to deferred maintenance and training. </w:t>
      </w:r>
      <w:r w:rsidRPr="00765B57">
        <w:rPr>
          <w:rFonts w:asciiTheme="minorHAnsi" w:hAnsiTheme="minorHAnsi"/>
          <w:color w:val="050607"/>
          <w:spacing w:val="3"/>
          <w:sz w:val="16"/>
          <w:szCs w:val="22"/>
        </w:rPr>
        <w:t>Constant deployment may place an unpleasant and unfair burden on U.S. service personnel and their families, but it does not necessarily diminish the capability of the U.S. military. On the contrary, it may enhance it</w:t>
      </w:r>
      <w:r w:rsidRPr="00765B57">
        <w:rPr>
          <w:rStyle w:val="StyleUnderline"/>
        </w:rPr>
        <w:t xml:space="preserve">. </w:t>
      </w:r>
      <w:r w:rsidRPr="00D81639">
        <w:rPr>
          <w:rStyle w:val="StyleUnderline"/>
          <w:highlight w:val="green"/>
        </w:rPr>
        <w:t>America’s limited wars in Afghanistan and Iraq were hardly the final throes of a passing hegemon.</w:t>
      </w:r>
      <w:r w:rsidRPr="00765B57">
        <w:rPr>
          <w:rStyle w:val="StyleUnderline"/>
        </w:rPr>
        <w:t xml:space="preserve"> They are more akin to Britain’s bloody but relatively inconsequential conflicts in Afghanistan and Crimea in the middle of the nineteenth century. Brutal wars like these repeatedly punctured, but never burst, British hegemony.</w:t>
      </w:r>
      <w:r w:rsidRPr="00765B57">
        <w:rPr>
          <w:rFonts w:asciiTheme="minorHAnsi" w:hAnsiTheme="minorHAnsi"/>
          <w:color w:val="050607"/>
          <w:spacing w:val="3"/>
          <w:sz w:val="16"/>
          <w:szCs w:val="22"/>
        </w:rPr>
        <w:t xml:space="preserve"> In fact, Britain engaged in costly and sometimes disastrous conflicts throughout the century-long </w:t>
      </w:r>
      <w:r w:rsidRPr="00CC2424">
        <w:rPr>
          <w:rFonts w:asciiTheme="minorHAnsi" w:hAnsiTheme="minorHAnsi"/>
          <w:i/>
          <w:iCs/>
          <w:color w:val="050607"/>
          <w:spacing w:val="3"/>
          <w:sz w:val="16"/>
          <w:szCs w:val="22"/>
        </w:rPr>
        <w:t xml:space="preserve">Pax </w:t>
      </w:r>
      <w:proofErr w:type="gramStart"/>
      <w:r w:rsidRPr="00CC2424">
        <w:rPr>
          <w:rFonts w:asciiTheme="minorHAnsi" w:hAnsiTheme="minorHAnsi"/>
          <w:i/>
          <w:iCs/>
          <w:color w:val="050607"/>
          <w:spacing w:val="3"/>
          <w:sz w:val="16"/>
          <w:szCs w:val="22"/>
        </w:rPr>
        <w:t>Britannica </w:t>
      </w:r>
      <w:r w:rsidRPr="00765B57">
        <w:rPr>
          <w:rFonts w:asciiTheme="minorHAnsi" w:hAnsiTheme="minorHAnsi"/>
          <w:color w:val="050607"/>
          <w:spacing w:val="3"/>
          <w:sz w:val="16"/>
          <w:szCs w:val="22"/>
        </w:rPr>
        <w:t>.</w:t>
      </w:r>
      <w:proofErr w:type="gramEnd"/>
      <w:r w:rsidRPr="00765B57">
        <w:rPr>
          <w:rFonts w:asciiTheme="minorHAnsi" w:hAnsiTheme="minorHAnsi"/>
          <w:color w:val="050607"/>
          <w:spacing w:val="3"/>
          <w:sz w:val="16"/>
          <w:szCs w:val="22"/>
        </w:rPr>
        <w:t xml:space="preserve"> British hegemony did not come to an end until the country faced Germany head-on in World War I. Even then, Britain ultimately prevailed (with American help). Its empire reached its maximum extent not before World War I but immediately after, in 1922.</w:t>
      </w:r>
      <w:r w:rsidRPr="00CC2424">
        <w:rPr>
          <w:rFonts w:asciiTheme="minorHAnsi" w:hAnsiTheme="minorHAnsi"/>
          <w:color w:val="050607"/>
          <w:spacing w:val="3"/>
          <w:sz w:val="16"/>
          <w:szCs w:val="22"/>
        </w:rPr>
        <w:t xml:space="preserve"> </w:t>
      </w:r>
      <w:r w:rsidRPr="00D81639">
        <w:rPr>
          <w:rStyle w:val="StyleUnderline"/>
          <w:highlight w:val="green"/>
        </w:rPr>
        <w:t>Ultimately, it is inevitable that in the long run American power will weaken and American hegemony over the rest of the world will fade. But how long is the long run? There are few factual indications that American decline has begun—or that it will begin anytime soon</w:t>
      </w:r>
      <w:r w:rsidRPr="00765B57">
        <w:rPr>
          <w:rStyle w:val="StyleUnderline"/>
        </w:rPr>
        <w:t>. Short-term fluctuations should not be extrapolated into long-term trends.</w:t>
      </w:r>
      <w:r w:rsidRPr="00765B57">
        <w:rPr>
          <w:rFonts w:asciiTheme="minorHAnsi" w:hAnsiTheme="minorHAnsi"/>
          <w:color w:val="050607"/>
          <w:spacing w:val="3"/>
          <w:sz w:val="16"/>
          <w:szCs w:val="22"/>
        </w:rPr>
        <w:t xml:space="preserve"> Without a doubt, 1991 was a moment of supreme U.S. superiority. But so was 1946, after which came the Soviet bomb, Korea and Vietnam. </w:t>
      </w:r>
      <w:r w:rsidRPr="00765B57">
        <w:rPr>
          <w:rStyle w:val="StyleUnderline"/>
        </w:rPr>
        <w:t>American hegemony has waxed and waned over the last seventy years, but it has never been eclipsed. And it is unlikely that the eclipse is nigh</w:t>
      </w:r>
      <w:r w:rsidRPr="00765B57">
        <w:rPr>
          <w:rFonts w:asciiTheme="minorHAnsi" w:hAnsiTheme="minorHAnsi"/>
          <w:color w:val="050607"/>
          <w:spacing w:val="3"/>
          <w:sz w:val="16"/>
          <w:szCs w:val="22"/>
        </w:rPr>
        <w:t>.</w:t>
      </w:r>
      <w:r w:rsidRPr="00CC2424">
        <w:rPr>
          <w:rFonts w:asciiTheme="minorHAnsi" w:hAnsiTheme="minorHAnsi"/>
          <w:color w:val="050607"/>
          <w:spacing w:val="3"/>
          <w:sz w:val="16"/>
          <w:szCs w:val="22"/>
        </w:rPr>
        <w:t xml:space="preserve"> </w:t>
      </w:r>
      <w:r w:rsidRPr="00765B57">
        <w:rPr>
          <w:rFonts w:asciiTheme="minorHAnsi" w:hAnsiTheme="minorHAnsi"/>
          <w:color w:val="050607"/>
          <w:spacing w:val="3"/>
          <w:sz w:val="16"/>
          <w:szCs w:val="22"/>
        </w:rPr>
        <w:t xml:space="preserve">WHEN PUNDITS scope out the imminent threats to U.S. hegemony, the one country on their radar screens is China. While the former Soviet Union never reached above 45 percent of U.S. total national income, the Chinese economy may already have overtaken the American economy, and if not it certainly will soon. </w:t>
      </w:r>
      <w:r w:rsidRPr="00765B57">
        <w:rPr>
          <w:rStyle w:val="StyleUnderline"/>
        </w:rPr>
        <w:t>If sheer economic size is the foundation of political and military power, China is positioned for future global hegemony.</w:t>
      </w:r>
      <w:r w:rsidRPr="00765B57">
        <w:rPr>
          <w:rFonts w:asciiTheme="minorHAnsi" w:hAnsiTheme="minorHAnsi"/>
          <w:color w:val="050607"/>
          <w:spacing w:val="3"/>
          <w:sz w:val="16"/>
          <w:szCs w:val="22"/>
        </w:rPr>
        <w:t xml:space="preserve"> Will it build on this foundation? Can it?</w:t>
      </w:r>
      <w:r w:rsidRPr="00CC2424">
        <w:rPr>
          <w:rFonts w:asciiTheme="minorHAnsi" w:hAnsiTheme="minorHAnsi"/>
          <w:color w:val="050607"/>
          <w:spacing w:val="3"/>
          <w:sz w:val="16"/>
          <w:szCs w:val="22"/>
        </w:rPr>
        <w:t xml:space="preserve"> </w:t>
      </w:r>
      <w:r w:rsidRPr="00765B57">
        <w:rPr>
          <w:rFonts w:asciiTheme="minorHAnsi" w:hAnsiTheme="minorHAnsi"/>
          <w:color w:val="050607"/>
          <w:spacing w:val="3"/>
          <w:sz w:val="16"/>
          <w:szCs w:val="22"/>
        </w:rPr>
        <w:t xml:space="preserve">Much depends on the future of China’s relationships with its neighbors. </w:t>
      </w:r>
      <w:r w:rsidRPr="00765B57">
        <w:rPr>
          <w:rStyle w:val="StyleUnderline"/>
        </w:rPr>
        <w:t>China lives in a tough neighborhood. It faces major middle-tier powers on three sides: Russia to the north, South Korea and Japan to the east, and Vietnam and India to the south.</w:t>
      </w:r>
      <w:r w:rsidRPr="00765B57">
        <w:rPr>
          <w:rFonts w:asciiTheme="minorHAnsi" w:hAnsiTheme="minorHAnsi"/>
          <w:color w:val="050607"/>
          <w:spacing w:val="3"/>
          <w:sz w:val="16"/>
          <w:szCs w:val="22"/>
        </w:rPr>
        <w:t xml:space="preserve"> To the west it faces a series of weak and failing states, but that may be more of a burden than a blessing: </w:t>
      </w:r>
      <w:r w:rsidRPr="00765B57">
        <w:rPr>
          <w:rStyle w:val="StyleUnderline"/>
        </w:rPr>
        <w:t>China’s own western regions are also sites of persistent instability</w:t>
      </w:r>
      <w:r w:rsidRPr="00765B57">
        <w:rPr>
          <w:rFonts w:asciiTheme="minorHAnsi" w:hAnsiTheme="minorHAnsi"/>
          <w:color w:val="050607"/>
          <w:spacing w:val="3"/>
          <w:sz w:val="16"/>
          <w:szCs w:val="22"/>
        </w:rPr>
        <w:t>.</w:t>
      </w:r>
      <w:r w:rsidRPr="00CC2424">
        <w:rPr>
          <w:rFonts w:asciiTheme="minorHAnsi" w:hAnsiTheme="minorHAnsi"/>
          <w:color w:val="050607"/>
          <w:spacing w:val="3"/>
          <w:sz w:val="16"/>
          <w:szCs w:val="22"/>
        </w:rPr>
        <w:t xml:space="preserve"> </w:t>
      </w:r>
      <w:r w:rsidRPr="00765B57">
        <w:rPr>
          <w:rFonts w:asciiTheme="minorHAnsi" w:hAnsiTheme="minorHAnsi"/>
          <w:color w:val="050607"/>
          <w:spacing w:val="3"/>
          <w:sz w:val="16"/>
          <w:szCs w:val="22"/>
        </w:rPr>
        <w:t xml:space="preserve">It is perhaps realistic to imagine China seeking to expand to the north at the expense of Russia and Mongolia. Ethnic Russians are abandoning Siberia and the Pacific coast in droves, and strategic areas along Russia’s border with China have been demographically and economically overwhelmed by Chinese immigration. Twenty-second-century Russia may find it difficult to hold the Far East against China. </w:t>
      </w:r>
      <w:r w:rsidRPr="00765B57">
        <w:rPr>
          <w:rStyle w:val="StyleUnderline"/>
        </w:rPr>
        <w:t>But that is not a serious threat to U.S. hegemony. If anything, increasing Sino-Russian tensions may reinforce U.S. global hegemony, much as Sino-Soviet tensions did in the 1970s</w:t>
      </w:r>
      <w:r w:rsidRPr="00765B57">
        <w:rPr>
          <w:rFonts w:asciiTheme="minorHAnsi" w:hAnsiTheme="minorHAnsi"/>
          <w:color w:val="050607"/>
          <w:spacing w:val="3"/>
          <w:sz w:val="16"/>
          <w:szCs w:val="22"/>
        </w:rPr>
        <w:t>.To the southeast, China clearly seeks to dominate the South China Sea and beyond. The main barrier to its doing so is the autonomy of Taiwan. Were Taiwan ever to be reintegrated with China, it would be difficult for other regional powers to successfully challenge a united China for control of the basin. In the future, it is entirely possible that China will come to dominate these, its own coastal waters. This would be a minor setback to an America accustomed to dominating all of the world’s seas, but it would not constitute a serious strategic threat to the United States.</w:t>
      </w:r>
      <w:r w:rsidRPr="00CC2424">
        <w:rPr>
          <w:rFonts w:asciiTheme="minorHAnsi" w:hAnsiTheme="minorHAnsi"/>
          <w:color w:val="050607"/>
          <w:spacing w:val="3"/>
          <w:sz w:val="16"/>
          <w:szCs w:val="22"/>
        </w:rPr>
        <w:t xml:space="preserve"> </w:t>
      </w:r>
      <w:r w:rsidRPr="00765B57">
        <w:rPr>
          <w:rFonts w:asciiTheme="minorHAnsi" w:hAnsiTheme="minorHAnsi"/>
          <w:color w:val="050607"/>
          <w:spacing w:val="3"/>
          <w:sz w:val="16"/>
          <w:szCs w:val="22"/>
        </w:rPr>
        <w:t>Across the East China Sea, China faces Japan and South Korea—two of the most prosperous, technologically advanced and militarily best-equipped countries in the world. Historical enmities ensure that China will never expand in that direction. Worse for China, it is quite likely that any increase in China’s ability to project power beyond its borders will be matched with similar steps by a war</w:t>
      </w:r>
      <w:r w:rsidRPr="00CC2424">
        <w:rPr>
          <w:rFonts w:asciiTheme="minorHAnsi" w:hAnsiTheme="minorHAnsi"/>
          <w:color w:val="050607"/>
          <w:spacing w:val="3"/>
          <w:sz w:val="16"/>
          <w:szCs w:val="22"/>
        </w:rPr>
        <w:t xml:space="preserve">y, </w:t>
      </w:r>
      <w:r w:rsidRPr="00765B57">
        <w:rPr>
          <w:rFonts w:asciiTheme="minorHAnsi" w:hAnsiTheme="minorHAnsi"/>
          <w:color w:val="050607"/>
          <w:spacing w:val="3"/>
          <w:sz w:val="16"/>
          <w:szCs w:val="22"/>
        </w:rPr>
        <w:t>remilitarizing Japan.</w:t>
      </w:r>
      <w:r w:rsidRPr="00CC2424">
        <w:rPr>
          <w:color w:val="050607"/>
          <w:spacing w:val="3"/>
          <w:sz w:val="16"/>
          <w:szCs w:val="48"/>
        </w:rPr>
        <w:t xml:space="preserve"> </w:t>
      </w:r>
      <w:r w:rsidRPr="00CC2424">
        <w:rPr>
          <w:rFonts w:asciiTheme="minorHAnsi" w:hAnsiTheme="minorHAnsi"/>
          <w:color w:val="050607"/>
          <w:spacing w:val="3"/>
          <w:sz w:val="16"/>
          <w:szCs w:val="22"/>
        </w:rPr>
        <w:t>The countries on China’s southern border are so large, populous and poor that it is difficult to imagine China taking much interest in the region beyond simple resource exploitation. Chinese companies may seek profit opportunities in Cambodia, Myanmar and Pakistan, but there is little for China to gain from strategic domination of the region. There will be no Chinese-sponsored Asian equivalent of NATO or the Warsaw Pact. Farther abroad, much has been made of China’s strategic engagement in Africa and Latin America. Investment-starved countries in these regions have been eager to access Chinese capital and in many cases have welcomed Chinese investment, expertise and even immigration. But it is hard to imagine them welcoming Chinese military bases, and equally hard to imagine China asking them for bases. The American presence in Africa is in large part the legacy of centuries of European colonialism. China has no such legacy to build on</w:t>
      </w:r>
      <w:r w:rsidRPr="00765B57">
        <w:rPr>
          <w:rStyle w:val="StyleUnderline"/>
        </w:rPr>
        <w:t xml:space="preserve">. Above all, however, </w:t>
      </w:r>
      <w:r w:rsidRPr="00D81639">
        <w:rPr>
          <w:rStyle w:val="StyleUnderline"/>
          <w:highlight w:val="green"/>
        </w:rPr>
        <w:t>the prospects for future Chinese hegemony depend on the prospects for future Chinese economic growth. Measured in per capita terms, China is still poorer than Mexico. That China will catch up to Mexico seems certain. That China will continue its extraordinary growth trajectory once it has caught up to Mexico is less obvious</w:t>
      </w:r>
      <w:r w:rsidRPr="00CC2424">
        <w:rPr>
          <w:rFonts w:asciiTheme="minorHAnsi" w:hAnsiTheme="minorHAnsi"/>
          <w:color w:val="050607"/>
          <w:spacing w:val="3"/>
          <w:sz w:val="16"/>
          <w:szCs w:val="22"/>
        </w:rPr>
        <w:t xml:space="preserve">. In 2011, when the Chinese economy was growing by more than 10 percent a year, I predicted that China was headed for much slower growth. At the time, the IMF was projecting a long-term growth rate of 9.5 percent. Today, the same IMF projections assume 7 percent growth. Even at 7 percent annual growth, the Chinese economy would account for more than half of total global output by 2050. The United States in its post–World War II heyday never achieved that level of dominance. But exponential extrapolations are inherently tricky. If China continues to grow at 7 percent while the world economy as a whole grows by 3 percent per year, China will account for 90 percent of global economic output by 2100 and 100 percent by 2110. After that, China’s economy will be even larger than the world’s economy, which of course is impossible unless China moves a large portion of its production off-planet. </w:t>
      </w:r>
      <w:r w:rsidRPr="00765B57">
        <w:rPr>
          <w:rStyle w:val="StyleUnderline"/>
        </w:rPr>
        <w:t xml:space="preserve">A more reasonable assumption is that </w:t>
      </w:r>
      <w:r w:rsidRPr="00D81639">
        <w:rPr>
          <w:rStyle w:val="StyleUnderline"/>
          <w:highlight w:val="green"/>
        </w:rPr>
        <w:t>China’s economic growth will eventually settle down to global average rates. The only question is when. Existing demographic trends make it almost certain that the answer is: soon. The U.S. Census Bureau has projected that China’s working-age population would reach its peak in 2014 and then go into long-term decline.</w:t>
      </w:r>
      <w:r w:rsidRPr="00CC2424">
        <w:rPr>
          <w:rFonts w:asciiTheme="minorHAnsi" w:hAnsiTheme="minorHAnsi"/>
          <w:color w:val="050607"/>
          <w:spacing w:val="3"/>
          <w:sz w:val="16"/>
          <w:szCs w:val="22"/>
        </w:rPr>
        <w:t xml:space="preserve"> In the twenty years from 2014 to 2034, China’s working-age population will fall by eighty-seven million, while its elderly population will rise by 149 million. In the language of economic punditry, </w:t>
      </w:r>
      <w:r w:rsidRPr="00D81639">
        <w:rPr>
          <w:rStyle w:val="StyleUnderline"/>
          <w:highlight w:val="green"/>
        </w:rPr>
        <w:t>China will “grow old before it grows rich.” The U.S. population, by contrast, is young and growing</w:t>
      </w:r>
      <w:r w:rsidRPr="00CC2424">
        <w:rPr>
          <w:rFonts w:asciiTheme="minorHAnsi" w:hAnsiTheme="minorHAnsi"/>
          <w:color w:val="050607"/>
          <w:spacing w:val="3"/>
          <w:sz w:val="16"/>
          <w:szCs w:val="22"/>
        </w:rPr>
        <w:t xml:space="preserve">. In 2034, the U.S. population is projected to be growing at a rate of 0.6 percent per year (compared to -0.2 percent in China), with substantial immigration of talented, productive people (compared to net emigration from China). The U.S. median age of 39.2 will be significantly younger than the Chinese median age of 44.8. Over the long term these trends may change, but the twenty-year scenario is almost certain, because for the most part it has already happened. Economic trends can turn on a dime, but demographic trends are mostly immutable: tomorrow’s child-bearers have already been born. IN THE ancient Mediterranean world, Rome rose to regional hegemony a century or two after the passing of the Athenian empire. The hegemonic Roman Republic was a hybrid political entity. It consisted of Rome itself, Roman colonies, Roman protectorates, cities conquered by Rome and cities allied to Rome. For four hundred years before 91 BC, the Italian cities allied to Rome were effectively part of the Roman state despite their formal political independence. They participated in Rome’s wars under Roman command. They did not pay taxes or tribute to Rome, but they were fully incorporated into a political system centered on Rome. When Hannibal crossed the Alps in 218 BC, most of the Italian cities did not rise up against Rome as he expected. They stood with Rome because they were effectively part of Rome. In a similar way, the effective borders of the American polity extend well beyond the Atlantic and Pacific coasts. If the Edward Snowden leaks have revealed nothing else, they have shown the depth of intelligence cooperation between the United States and its English-speaking allies Australia, Canada, New Zealand and the United Kingdom. These are the so-called Five Eyes countries. These English-speaking allies work so closely with the United States on security issues that they resemble ancient Rome’s Italian allies. Despite their formal political independence, they do not make major strategic decisions without considering America’s interests as well as their own. Curiously, America’s English-speaking allies resemble the United States in their demographic structures as well. While East Asia’s birthrates have fallen well below replacement levels and parts of continental Europe face outright depopulation, the English-speaking countries have stable birthrates and substantial immigration. The most talented people in the world don’t always move to the United States, but more often than not they move to English-speaking countries. It doesn’t hurt that English is the global lingua franca as well as the language of the Internet. One surprising result of these trends is that the once-unfathomable demographic gap between China and the English-speaking world is narrowing. </w:t>
      </w:r>
      <w:r w:rsidRPr="00765B57">
        <w:rPr>
          <w:rStyle w:val="StyleUnderline"/>
        </w:rPr>
        <w:t>According to U.S. Census Bureau projections, in 2050 the U.S. population will be 399 million and rising by 0.5 percent per year while the Chinese population will be 1.304 billion and falling by 0.5 percent per year. Throw in America’s four English-speaking allies, and the combined five-country population will be 546 million—nearly 42 percent of China’s population—with a growth rate of 0.4 percent per year. No longer will China have the overwhelming demographic advantage that has historically let it punch above its economic weight.</w:t>
      </w:r>
      <w:r w:rsidRPr="00CC2424">
        <w:rPr>
          <w:rFonts w:asciiTheme="minorHAnsi" w:hAnsiTheme="minorHAnsi"/>
          <w:color w:val="050607"/>
          <w:spacing w:val="3"/>
          <w:sz w:val="16"/>
          <w:szCs w:val="22"/>
        </w:rPr>
        <w:t xml:space="preserve"> Is it reasonable to treat America’s English-speaking allies as integrated components of the U.S. power structure? Of course, they are not formally integrated into the U.S. state. But the real, effective borders of countries are much fuzzier than the legal lines drawn on maps. The United States exercises different levels of influence over its sovereign territory, extraterritorial possessions, the English-speaking allies, NATO allies, other treaty allies, nontreaty allies, client states, spheres of influence, exclusionary zones and even enemy territories. All of these categories are fluid in their memberships and meanings, but taken together they constitute more than just a network of relationships. They constitute a cooperative system of shared sovereignty, something akin to the power structure of the Roman Republic. No other country in the world possesses, has ever possessed, or is likely to possess in this century such a world-straddling vehicle for the enforcement of its will. More to the point, the U.S.-dominated system shows no signs of falling apart. Even the revelation that America and its English-speaking allies have been spying on the leaders of their NATO peers has not led to calls for the dissolution of NATO. The American system may not last forever, but its remaining life may be measured in centuries rather than decades. </w:t>
      </w:r>
      <w:r w:rsidRPr="00D81639">
        <w:rPr>
          <w:rStyle w:val="StyleUnderline"/>
          <w:highlight w:val="green"/>
        </w:rPr>
        <w:t>Cycles of hegemony turn very slowly because systems of hegemony are very robust. The American power network is much bigger, much stronger and much more resilient than the formal American state as such</w:t>
      </w:r>
      <w:r w:rsidRPr="00CC2424">
        <w:rPr>
          <w:rFonts w:asciiTheme="minorHAnsi" w:hAnsiTheme="minorHAnsi"/>
          <w:color w:val="050607"/>
          <w:spacing w:val="3"/>
          <w:sz w:val="16"/>
          <w:szCs w:val="22"/>
        </w:rPr>
        <w:t xml:space="preserve">. A RECURRING meme is the idea that the whole world should be able to vote in U.S. presidential elections because the whole world has a stake in the outcome. This argument is not meant to be taken seriously. It is made to prove a point: that </w:t>
      </w:r>
      <w:r w:rsidRPr="00D81639">
        <w:rPr>
          <w:rStyle w:val="StyleUnderline"/>
          <w:highlight w:val="green"/>
        </w:rPr>
        <w:t>the United States is uniquely and pervasively important in the world</w:t>
      </w:r>
      <w:r w:rsidRPr="00CC2424">
        <w:rPr>
          <w:rFonts w:asciiTheme="minorHAnsi" w:hAnsiTheme="minorHAnsi"/>
          <w:color w:val="050607"/>
          <w:spacing w:val="3"/>
          <w:sz w:val="16"/>
          <w:szCs w:val="22"/>
        </w:rPr>
        <w:t xml:space="preserve">. At least since the Suez crisis of 1956, it has been clear to everyone that the other countries of the world, whether alone or in concert, are unable to project power beyond their shores without American support. Mere American acquiescence is not enough. </w:t>
      </w:r>
      <w:r w:rsidRPr="00CC2424">
        <w:rPr>
          <w:rStyle w:val="StyleUnderline"/>
        </w:rPr>
        <w:t>In global statecraft, the United States is the indispensable state</w:t>
      </w:r>
      <w:r w:rsidRPr="00CC2424">
        <w:rPr>
          <w:rFonts w:asciiTheme="minorHAnsi" w:hAnsiTheme="minorHAnsi"/>
          <w:color w:val="050607"/>
          <w:spacing w:val="3"/>
          <w:sz w:val="16"/>
          <w:szCs w:val="22"/>
        </w:rPr>
        <w:t xml:space="preserve">. One widely held definition of a state is that a state is a body that successfully claims a monopoly on the legitimate use of force within a territory. The German sociologist Max Weber first proposed this definition in 1919, in the chaotic aftermath of World War I. </w:t>
      </w:r>
      <w:proofErr w:type="gramStart"/>
      <w:r w:rsidRPr="00CC2424">
        <w:rPr>
          <w:rFonts w:asciiTheme="minorHAnsi" w:hAnsiTheme="minorHAnsi"/>
          <w:color w:val="050607"/>
          <w:spacing w:val="3"/>
          <w:sz w:val="16"/>
          <w:szCs w:val="22"/>
        </w:rPr>
        <w:t>Interestingly,</w:t>
      </w:r>
      <w:proofErr w:type="gramEnd"/>
      <w:r w:rsidRPr="00CC2424">
        <w:rPr>
          <w:rFonts w:asciiTheme="minorHAnsi" w:hAnsiTheme="minorHAnsi"/>
          <w:color w:val="050607"/>
          <w:spacing w:val="3"/>
          <w:sz w:val="16"/>
          <w:szCs w:val="22"/>
        </w:rPr>
        <w:t xml:space="preserve"> he included the qualifier “successfully” in his definition. To constitute a real state, a government cannot merely claim the sole right to use force; it must make this claim stick. It must be successful in convincing its people, civil-society groups and, most importantly, other states to accept its claim. In the twenty-first century, the United States effectively claims a monopoly on the legitimate use of force worldwide. Whether or not it makes this claim in so many words, it makes it through its policies and actions, and </w:t>
      </w:r>
      <w:r w:rsidRPr="00CC2424">
        <w:rPr>
          <w:rStyle w:val="StyleUnderline"/>
        </w:rPr>
        <w:t>America’s monopoly on the legitimate use of force is generally accepted by most of the governments (if not the peoples) of the world. That is not to say that all American uses of force are accepted as legitimate, but that all uses of force that are accepted as legitimate are either American or actively supported by the United States</w:t>
      </w:r>
      <w:r w:rsidRPr="00CC2424">
        <w:rPr>
          <w:rFonts w:asciiTheme="minorHAnsi" w:hAnsiTheme="minorHAnsi"/>
          <w:color w:val="050607"/>
          <w:spacing w:val="3"/>
          <w:sz w:val="16"/>
          <w:szCs w:val="22"/>
        </w:rPr>
        <w:t xml:space="preserve">. The world condemns Russian intervention in Ukraine but accepts Saudi intervention in Yemen, and of course it looks to the United States to solve conflicts in places like Libya, Syria and Iraq. The United States has not conquered the world, but most of the world’s governments (with the exceptions of countries such as Russia, Iran and China) and major intergovernmental organizations accept America’s lead. Very often they ask for it. </w:t>
      </w:r>
      <w:r w:rsidRPr="00D81639">
        <w:rPr>
          <w:rStyle w:val="StyleUnderline"/>
          <w:highlight w:val="green"/>
        </w:rPr>
        <w:t>This American domination of global affairs extends well beyond hegemony</w:t>
      </w:r>
      <w:r w:rsidRPr="00CC2424">
        <w:rPr>
          <w:rFonts w:asciiTheme="minorHAnsi" w:hAnsiTheme="minorHAnsi"/>
          <w:color w:val="050607"/>
          <w:spacing w:val="3"/>
          <w:sz w:val="16"/>
          <w:szCs w:val="22"/>
        </w:rPr>
        <w:t xml:space="preserve">. In the nineteenth century, the United Kingdom was a global hegemon. Britannia ruled the waves, and from its domination of the oceans it derived extraordinary influence over global affairs. But China, France, Germany, Russia and later Japan continually challenged the legitimacy of British domination and tested it at every turn. Major </w:t>
      </w:r>
      <w:proofErr w:type="gramStart"/>
      <w:r w:rsidRPr="00CC2424">
        <w:rPr>
          <w:rFonts w:asciiTheme="minorHAnsi" w:hAnsiTheme="minorHAnsi"/>
          <w:color w:val="050607"/>
          <w:spacing w:val="3"/>
          <w:sz w:val="16"/>
          <w:szCs w:val="22"/>
        </w:rPr>
        <w:t>powers</w:t>
      </w:r>
      <w:proofErr w:type="gramEnd"/>
      <w:r w:rsidRPr="00CC2424">
        <w:rPr>
          <w:rFonts w:asciiTheme="minorHAnsi" w:hAnsiTheme="minorHAnsi"/>
          <w:color w:val="050607"/>
          <w:spacing w:val="3"/>
          <w:sz w:val="16"/>
          <w:szCs w:val="22"/>
        </w:rPr>
        <w:t xml:space="preserve"> certainly believed that they could engage independently in global statecraft and acted on that belief. France did not seek British permission to conquer its colonies; Germany did not seek British permission to conquer France. </w:t>
      </w:r>
      <w:r w:rsidRPr="00CC2424">
        <w:rPr>
          <w:rStyle w:val="StyleUnderline"/>
        </w:rPr>
        <w:t xml:space="preserve">Twenty-first-century America dominates the world to an extent completely unmatched by nineteenth-century Britain. </w:t>
      </w:r>
      <w:r w:rsidRPr="00D81639">
        <w:rPr>
          <w:rStyle w:val="StyleUnderline"/>
          <w:highlight w:val="green"/>
        </w:rPr>
        <w:t>There is no conflict anywhere in the world in which the United States is not in some way involved</w:t>
      </w:r>
      <w:r w:rsidRPr="00CC2424">
        <w:rPr>
          <w:rFonts w:asciiTheme="minorHAnsi" w:hAnsiTheme="minorHAnsi"/>
          <w:color w:val="050607"/>
          <w:spacing w:val="3"/>
          <w:sz w:val="16"/>
          <w:szCs w:val="22"/>
        </w:rPr>
        <w:t xml:space="preserve">. More to the point, participants in conflicts everywhere in the world, no matter how remote, expect the United States to be involved. Revisionists ranging from pro-Russian separatists in eastern Ukraine to Bolivian peasant farmers who want to chew coca leaves see the United States as the power against which they are rebelling. </w:t>
      </w:r>
      <w:r w:rsidRPr="00D81639">
        <w:rPr>
          <w:rStyle w:val="StyleUnderline"/>
          <w:highlight w:val="green"/>
        </w:rPr>
        <w:t>The United States is much more than the world’s policeman. It is the world’s lawgiver. The world state of so many fictional utopias and dystopias is here, and it is not a nameless postmodern entity called global governance. It is America</w:t>
      </w:r>
      <w:r w:rsidRPr="00CC2424">
        <w:rPr>
          <w:rFonts w:asciiTheme="minorHAnsi" w:hAnsiTheme="minorHAnsi"/>
          <w:color w:val="050607"/>
          <w:spacing w:val="3"/>
          <w:sz w:val="16"/>
          <w:szCs w:val="22"/>
        </w:rPr>
        <w:t xml:space="preserve">. Another word for a world state that dominates all others is an “empire,” a word that Americans of all political persuasions abhor. For FDR liberals it challenges cherished principles of internationalism and fair play. For Jeffersonian conservatives it reeks of foreign adventurism. For today’s neoliberals it undermines faith in the primacy of market competition over political manipulation. And for neoconservatives it implies an unwelcome responsibility for the welfare of the world beyond America’s shores. In fact, it is difficult to avoid the conclusion that the United States has become an imperial world state—a world-empire—that sets the ground rules for smooth running of the global economy, imposes its will largely without constraint and without consideration of the reasonable desires of other countries, and severely punishes those few states and nonstate actors that resist its dictates. No one ever likes an empire, but despite Ronald Reagan’s memorable phrase, the word “empire” is not inseparably linked to the word “evil.” When it comes to understanding empire, history is probably a better guide than science fiction. Consider the Roman Empire. For several centuries after the ascension of Augustus, life under Rome was generally freer, safer and more prosperous than it had been under the previously independent states. Perhaps it was not better for the enslaved or for the Druids, and certainly not for the Jews, but for most people of the ancient Mediterranean, imperial Rome brought vast improvements most of the time. ANCIENT ANALOGIES notwithstanding, no one would seriously suggest that the United States should attempt to directly rule the rest of the world, and there is no indication that the rest of the world would let it. But the United States could manage its empire more effectively, which is something that the rest of the world would welcome. A winning strategy for low-cost, effective management of empire would be for America to work with and through the system of global governance that America itself has set up, rather than systematically seeking to blunt its own instruments of power.For example, the United States was instrumental in setting up the International Criminal Court, yet Washington will not place itself under the jurisdiction of the ICC and will not allow its citizens to be subject to the jurisdiction of the ICC. Similarly, though the United States is willing to use UN Security Council resolutions to censure its enemies, it is not willing to accept negotiated limits on its own freedom of action. From a purely military-political standpoint, the United States is sufficiently powerful to go it alone. But from a broader realist standpoint that takes account of the full costs and unintended consequences of military </w:t>
      </w:r>
      <w:proofErr w:type="gramStart"/>
      <w:r w:rsidRPr="00CC2424">
        <w:rPr>
          <w:rFonts w:asciiTheme="minorHAnsi" w:hAnsiTheme="minorHAnsi"/>
          <w:color w:val="050607"/>
          <w:spacing w:val="3"/>
          <w:sz w:val="16"/>
          <w:szCs w:val="22"/>
        </w:rPr>
        <w:t>action, that</w:t>
      </w:r>
      <w:proofErr w:type="gramEnd"/>
      <w:r w:rsidRPr="00CC2424">
        <w:rPr>
          <w:rFonts w:asciiTheme="minorHAnsi" w:hAnsiTheme="minorHAnsi"/>
          <w:color w:val="050607"/>
          <w:spacing w:val="3"/>
          <w:sz w:val="16"/>
          <w:szCs w:val="22"/>
        </w:rPr>
        <w:t xml:space="preserve"> is a suboptimal strategy. Had the United States listened to dissenting opinions on the Security Council before the invasion of Iraq, it would have saved hundreds of billions of dollars and hundreds of thousands of lives. The United States might similarly have done well to have heeded Russian reservations over Libya, as it ultimately did in responding to the use of chemical weapons in Syria. A more responsible (and consequently more effective) United States would subject itself to the international laws and agreements that it expects others to follow. It would genuinely seek to reduce its nuclear arsenal in line with its commitments under the Nuclear Non-Proliferation Treaty. It would use slow but sure police procedures to catch terrorists, instead of quick but messy drone strikes. It would disavow all forms of torture. All of these policies would save American treasure while increasing American power. They would also increase America’s ability to say “no” to its allies when they demand expensive U.S. commitments to protect their interests abroad. Such measures would not ensure global peace, nor would they necessarily endear the United States to everyone across the world. But they would reduce global tensions and make it easier for America to act in its national interests where those interests are truly at stake. Both the United States and the world as a whole would be better off if Washington did not waste time, money and diplomatic capital on asserting every petty sovereign right it is capable of enforcing. A more strategic United States would preside over a more peaceful and prosperous world. </w:t>
      </w:r>
      <w:r w:rsidRPr="00CC2424">
        <w:rPr>
          <w:rFonts w:asciiTheme="minorHAnsi" w:hAnsiTheme="minorHAnsi"/>
          <w:color w:val="050607"/>
          <w:spacing w:val="3"/>
          <w:sz w:val="16"/>
          <w:szCs w:val="22"/>
          <w:shd w:val="clear" w:color="auto" w:fill="FFFFFF"/>
        </w:rPr>
        <w:t>In pondering its future course, Washington might consider this tale from the ancient world: When Cyrus the Great conquered the neighboring kingdom of Lydia, he allowed his army to loot and pillage Lydia’s capital city, Sardis. The deposed Lydian king Croesus became his captive and slave. After Cyrus taunted Croesus by asking him how it felt to see his capital city being plundered, Croesus responded: “It’s not my city that your troops are plundering; it’s your city.” Cyrus ordered an immediate end to the destruction.</w:t>
      </w:r>
    </w:p>
    <w:p w:rsidR="00A854F6" w:rsidRPr="00A854F6" w:rsidRDefault="00A854F6" w:rsidP="00A854F6"/>
    <w:p w:rsidR="00B128F4" w:rsidRDefault="007160E8" w:rsidP="00291B78">
      <w:pPr>
        <w:pStyle w:val="Heading3"/>
      </w:pPr>
      <w:r>
        <w:t xml:space="preserve">Aff—BRICS: </w:t>
      </w:r>
      <w:r w:rsidR="00B128F4">
        <w:t>Unipolarity Good</w:t>
      </w:r>
    </w:p>
    <w:p w:rsidR="00B128F4" w:rsidRDefault="00B128F4" w:rsidP="00B128F4">
      <w:pPr>
        <w:pStyle w:val="Heading4"/>
      </w:pPr>
      <w:r>
        <w:t>Unipolarity Good- solves interstate rivalry, integrates and provides effective governance- Europe proves</w:t>
      </w:r>
    </w:p>
    <w:p w:rsidR="00B128F4" w:rsidRPr="00695B7E" w:rsidRDefault="00B128F4" w:rsidP="00B128F4">
      <w:pPr>
        <w:rPr>
          <w:rFonts w:eastAsia="Times New Roman"/>
          <w:sz w:val="20"/>
          <w:szCs w:val="20"/>
        </w:rPr>
      </w:pPr>
      <w:r>
        <w:rPr>
          <w:rStyle w:val="Style13ptBold"/>
        </w:rPr>
        <w:t xml:space="preserve">Kupchan 98 </w:t>
      </w:r>
      <w:r w:rsidRPr="00844DBF">
        <w:t xml:space="preserve">- </w:t>
      </w:r>
      <w:r w:rsidRPr="00695B7E">
        <w:rPr>
          <w:rFonts w:eastAsia="Times New Roman"/>
          <w:sz w:val="20"/>
          <w:szCs w:val="20"/>
        </w:rPr>
        <w:t xml:space="preserve">Associate Professor of International Relations at Georgefourn University and Senior Fellow at the Council on Foreign Relations </w:t>
      </w:r>
      <w:r w:rsidRPr="00695B7E">
        <w:rPr>
          <w:rFonts w:eastAsia="Times New Roman"/>
          <w:sz w:val="16"/>
          <w:szCs w:val="16"/>
        </w:rPr>
        <w:t xml:space="preserve">(Charles, “After Pax Americana”, International Security, Vol. 23, No. 2 (Fall 1998), pp. 40-79, </w:t>
      </w:r>
      <w:hyperlink r:id="rId202" w:history="1">
        <w:r w:rsidRPr="00695B7E">
          <w:rPr>
            <w:rStyle w:val="Hyperlink"/>
            <w:rFonts w:eastAsia="Times New Roman"/>
            <w:sz w:val="16"/>
            <w:szCs w:val="16"/>
          </w:rPr>
          <w:t>https://www.mitpressjournals.org/doi/pdf/10.1162/isec.23.2.40?casa_token=ega9IUPMRdkAAAAA:rDbEQ85eW8vRWu-QQOoqiC4Hyri_S8ukzqgBb66g4b7DVs9u-voQ34q7q_-J09ArlsqpJS8da2a0</w:t>
        </w:r>
      </w:hyperlink>
      <w:r w:rsidRPr="00695B7E">
        <w:rPr>
          <w:rFonts w:eastAsia="Times New Roman"/>
          <w:sz w:val="16"/>
          <w:szCs w:val="16"/>
        </w:rPr>
        <w:t>). // JL</w:t>
      </w:r>
    </w:p>
    <w:p w:rsidR="00B128F4" w:rsidRPr="00A00FD1" w:rsidRDefault="00B128F4" w:rsidP="00B128F4">
      <w:pPr>
        <w:rPr>
          <w:rFonts w:ascii="Times New Roman" w:eastAsia="Times New Roman" w:hAnsi="Times New Roman" w:cs="Times New Roman"/>
          <w:sz w:val="24"/>
        </w:rPr>
      </w:pPr>
    </w:p>
    <w:p w:rsidR="00B128F4" w:rsidRPr="00102098" w:rsidRDefault="00B128F4" w:rsidP="00B128F4">
      <w:pPr>
        <w:rPr>
          <w:rFonts w:ascii="Times New Roman" w:eastAsia="Times New Roman" w:hAnsi="Times New Roman" w:cs="Times New Roman"/>
          <w:sz w:val="24"/>
        </w:rPr>
      </w:pPr>
      <w:r w:rsidRPr="00D81639">
        <w:rPr>
          <w:rStyle w:val="StyleUnderline"/>
          <w:highlight w:val="green"/>
        </w:rPr>
        <w:t>Europe</w:t>
      </w:r>
      <w:r w:rsidRPr="00A00FD1">
        <w:rPr>
          <w:rStyle w:val="StyleUnderline"/>
        </w:rPr>
        <w:t xml:space="preserve"> has long been </w:t>
      </w:r>
      <w:r w:rsidRPr="00D81639">
        <w:rPr>
          <w:rStyle w:val="StyleUnderline"/>
          <w:highlight w:val="green"/>
        </w:rPr>
        <w:t>multipolar-and suffered the consequences</w:t>
      </w:r>
      <w:r w:rsidRPr="00A00FD1">
        <w:rPr>
          <w:rFonts w:ascii="Times New Roman" w:eastAsia="Times New Roman" w:hAnsi="Times New Roman" w:cs="Times New Roman"/>
          <w:sz w:val="24"/>
        </w:rPr>
        <w:t xml:space="preserve">. </w:t>
      </w:r>
      <w:r w:rsidRPr="00D81639">
        <w:rPr>
          <w:rStyle w:val="StyleUnderline"/>
          <w:highlight w:val="green"/>
        </w:rPr>
        <w:t>Since</w:t>
      </w:r>
      <w:r w:rsidRPr="00A00FD1">
        <w:rPr>
          <w:rStyle w:val="StyleUnderline"/>
        </w:rPr>
        <w:t xml:space="preserve"> the close of </w:t>
      </w:r>
      <w:r w:rsidRPr="00D81639">
        <w:rPr>
          <w:rStyle w:val="StyleUnderline"/>
          <w:highlight w:val="green"/>
        </w:rPr>
        <w:t>World War II</w:t>
      </w:r>
      <w:r w:rsidRPr="00A00FD1">
        <w:rPr>
          <w:rFonts w:ascii="Times New Roman" w:eastAsia="Times New Roman" w:hAnsi="Times New Roman" w:cs="Times New Roman"/>
          <w:sz w:val="24"/>
        </w:rPr>
        <w:t xml:space="preserve">, however, Western Europe has pursued an ambitious experiment </w:t>
      </w:r>
      <w:r w:rsidRPr="00A00FD1">
        <w:rPr>
          <w:rStyle w:val="StyleUnderline"/>
        </w:rPr>
        <w:t xml:space="preserve">aimed at </w:t>
      </w:r>
      <w:r w:rsidRPr="00D81639">
        <w:rPr>
          <w:rStyle w:val="StyleUnderline"/>
          <w:highlight w:val="green"/>
        </w:rPr>
        <w:t>eliminating the ill effects of multipolarity</w:t>
      </w:r>
      <w:r w:rsidRPr="00D81639">
        <w:rPr>
          <w:rFonts w:ascii="Times New Roman" w:eastAsia="Times New Roman" w:hAnsi="Times New Roman" w:cs="Times New Roman"/>
          <w:sz w:val="24"/>
          <w:highlight w:val="green"/>
        </w:rPr>
        <w:t xml:space="preserve"> </w:t>
      </w:r>
      <w:r w:rsidRPr="00D81639">
        <w:rPr>
          <w:rStyle w:val="StyleUnderline"/>
          <w:highlight w:val="green"/>
        </w:rPr>
        <w:t xml:space="preserve">by </w:t>
      </w:r>
      <w:r w:rsidRPr="00D81639">
        <w:rPr>
          <w:rStyle w:val="Emphasis"/>
          <w:highlight w:val="green"/>
        </w:rPr>
        <w:t>transforming its structure to unipolarity</w:t>
      </w:r>
      <w:r w:rsidRPr="00A00FD1">
        <w:rPr>
          <w:rFonts w:ascii="Times New Roman" w:eastAsia="Times New Roman" w:hAnsi="Times New Roman" w:cs="Times New Roman"/>
          <w:sz w:val="24"/>
        </w:rPr>
        <w:t xml:space="preserve">. The vehicle for doing so has been </w:t>
      </w:r>
      <w:r w:rsidRPr="00D81639">
        <w:rPr>
          <w:rStyle w:val="StyleUnderline"/>
          <w:highlight w:val="green"/>
        </w:rPr>
        <w:t>European integration</w:t>
      </w:r>
      <w:r w:rsidRPr="00A00FD1">
        <w:rPr>
          <w:rFonts w:ascii="Times New Roman" w:eastAsia="Times New Roman" w:hAnsi="Times New Roman" w:cs="Times New Roman"/>
          <w:sz w:val="24"/>
        </w:rPr>
        <w:t xml:space="preserve"> and the construction of </w:t>
      </w:r>
      <w:r w:rsidRPr="00D81639">
        <w:rPr>
          <w:rStyle w:val="StyleUnderline"/>
          <w:highlight w:val="green"/>
        </w:rPr>
        <w:t>the European Union</w:t>
      </w:r>
      <w:r w:rsidRPr="00A00FD1">
        <w:rPr>
          <w:rFonts w:ascii="Times New Roman" w:eastAsia="Times New Roman" w:hAnsi="Times New Roman" w:cs="Times New Roman"/>
          <w:sz w:val="24"/>
        </w:rPr>
        <w:t xml:space="preserve"> (EU), a process that has succeeded in </w:t>
      </w:r>
      <w:r w:rsidRPr="009C4973">
        <w:rPr>
          <w:rStyle w:val="StyleUnderline"/>
        </w:rPr>
        <w:t>establishing a preponderant Franco-German core at the center of a consensual regional formation</w:t>
      </w:r>
      <w:r w:rsidRPr="00A00FD1">
        <w:rPr>
          <w:rFonts w:ascii="Times New Roman" w:eastAsia="Times New Roman" w:hAnsi="Times New Roman" w:cs="Times New Roman"/>
          <w:sz w:val="24"/>
        </w:rPr>
        <w:t xml:space="preserve">. </w:t>
      </w:r>
      <w:r w:rsidRPr="00D81639">
        <w:rPr>
          <w:rStyle w:val="Emphasis"/>
          <w:highlight w:val="green"/>
        </w:rPr>
        <w:t>With</w:t>
      </w:r>
      <w:r w:rsidRPr="00A00FD1">
        <w:rPr>
          <w:rFonts w:ascii="Times New Roman" w:eastAsia="Times New Roman" w:hAnsi="Times New Roman" w:cs="Times New Roman"/>
          <w:sz w:val="24"/>
        </w:rPr>
        <w:t xml:space="preserve"> the help of </w:t>
      </w:r>
      <w:r w:rsidRPr="00D81639">
        <w:rPr>
          <w:rStyle w:val="Emphasis"/>
          <w:highlight w:val="green"/>
        </w:rPr>
        <w:t>America’s protective guarantees</w:t>
      </w:r>
      <w:r w:rsidRPr="009C4973">
        <w:rPr>
          <w:rStyle w:val="StyleUnderline"/>
        </w:rPr>
        <w:t xml:space="preserve">, Europe’s core </w:t>
      </w:r>
      <w:r w:rsidRPr="009C4973">
        <w:t>engages in</w:t>
      </w:r>
      <w:r w:rsidRPr="009C4973">
        <w:rPr>
          <w:rStyle w:val="StyleUnderline"/>
        </w:rPr>
        <w:t xml:space="preserve"> </w:t>
      </w:r>
      <w:r w:rsidRPr="00D81639">
        <w:rPr>
          <w:rStyle w:val="StyleUnderline"/>
          <w:highlight w:val="green"/>
        </w:rPr>
        <w:t>strategic restraint</w:t>
      </w:r>
      <w:r w:rsidRPr="009C4973">
        <w:rPr>
          <w:rStyle w:val="StyleUnderline"/>
        </w:rPr>
        <w:t xml:space="preserve"> and </w:t>
      </w:r>
      <w:r w:rsidRPr="00D81639">
        <w:rPr>
          <w:rStyle w:val="StyleUnderline"/>
          <w:highlight w:val="green"/>
        </w:rPr>
        <w:t>exercises its power in a benign manner</w:t>
      </w:r>
      <w:r w:rsidRPr="00A00FD1">
        <w:rPr>
          <w:rFonts w:ascii="Times New Roman" w:eastAsia="Times New Roman" w:hAnsi="Times New Roman" w:cs="Times New Roman"/>
          <w:sz w:val="24"/>
        </w:rPr>
        <w:t xml:space="preserve">. </w:t>
      </w:r>
      <w:r w:rsidRPr="009C4973">
        <w:rPr>
          <w:rStyle w:val="StyleUnderline"/>
        </w:rPr>
        <w:t xml:space="preserve">In return, </w:t>
      </w:r>
      <w:r w:rsidRPr="00D81639">
        <w:rPr>
          <w:rStyle w:val="StyleUnderline"/>
          <w:highlight w:val="green"/>
        </w:rPr>
        <w:t>Europe’s smaller powers have willingly entered the regional formation</w:t>
      </w:r>
      <w:r w:rsidRPr="00A00FD1">
        <w:rPr>
          <w:rFonts w:ascii="Times New Roman" w:eastAsia="Times New Roman" w:hAnsi="Times New Roman" w:cs="Times New Roman"/>
          <w:sz w:val="24"/>
        </w:rPr>
        <w:t xml:space="preserve">. Not only has </w:t>
      </w:r>
      <w:r w:rsidRPr="00D81639">
        <w:rPr>
          <w:rStyle w:val="Emphasis"/>
          <w:highlight w:val="green"/>
        </w:rPr>
        <w:t>interstate rivalry been all but eliminated</w:t>
      </w:r>
      <w:r w:rsidRPr="00A00FD1">
        <w:rPr>
          <w:rFonts w:ascii="Times New Roman" w:eastAsia="Times New Roman" w:hAnsi="Times New Roman" w:cs="Times New Roman"/>
          <w:sz w:val="24"/>
        </w:rPr>
        <w:t xml:space="preserve">, but the core exerts a powerful magnetic attraction over the periphery, creating an </w:t>
      </w:r>
      <w:r w:rsidRPr="00D81639">
        <w:rPr>
          <w:rStyle w:val="StyleUnderline"/>
          <w:highlight w:val="green"/>
        </w:rPr>
        <w:t>effective hub-spoke pattern of governance</w:t>
      </w:r>
      <w:r w:rsidRPr="00A00FD1">
        <w:rPr>
          <w:rFonts w:ascii="Times New Roman" w:eastAsia="Times New Roman" w:hAnsi="Times New Roman" w:cs="Times New Roman"/>
          <w:sz w:val="24"/>
        </w:rPr>
        <w:t xml:space="preserve">. Indeed, the continent’s new democracies are now clamoring at the gate to become part of Europe’s unipolar construction. </w:t>
      </w:r>
    </w:p>
    <w:p w:rsidR="00B128F4" w:rsidRDefault="00B128F4" w:rsidP="00B128F4">
      <w:pPr>
        <w:pStyle w:val="Heading4"/>
      </w:pPr>
      <w:r>
        <w:t>Transition from Unipolarity to Multipolarity Triggers Perpetual Violence</w:t>
      </w:r>
    </w:p>
    <w:p w:rsidR="00B128F4" w:rsidRDefault="00B128F4" w:rsidP="00B128F4">
      <w:pPr>
        <w:rPr>
          <w:rFonts w:eastAsia="Times New Roman"/>
          <w:sz w:val="20"/>
          <w:szCs w:val="20"/>
        </w:rPr>
      </w:pPr>
      <w:r>
        <w:rPr>
          <w:rStyle w:val="Style13ptBold"/>
        </w:rPr>
        <w:t xml:space="preserve">Kupchan 98 </w:t>
      </w:r>
      <w:r w:rsidRPr="00844DBF">
        <w:t xml:space="preserve">- </w:t>
      </w:r>
      <w:r w:rsidRPr="00695B7E">
        <w:rPr>
          <w:rFonts w:eastAsia="Times New Roman"/>
          <w:sz w:val="20"/>
          <w:szCs w:val="20"/>
        </w:rPr>
        <w:t xml:space="preserve">Associate Professor of International Relations at Georgefourn University and Senior Fellow at the Council on Foreign Relations </w:t>
      </w:r>
      <w:r w:rsidRPr="00695B7E">
        <w:rPr>
          <w:rFonts w:eastAsia="Times New Roman"/>
          <w:sz w:val="16"/>
          <w:szCs w:val="16"/>
        </w:rPr>
        <w:t xml:space="preserve">(Charles, “After Pax Americana”, International Security, Vol. 23, No. 2 (Fall 1998), pp. 40-79, </w:t>
      </w:r>
      <w:hyperlink r:id="rId203" w:history="1">
        <w:r w:rsidRPr="00695B7E">
          <w:rPr>
            <w:rStyle w:val="Hyperlink"/>
            <w:rFonts w:eastAsia="Times New Roman"/>
            <w:sz w:val="16"/>
            <w:szCs w:val="16"/>
          </w:rPr>
          <w:t>https://www.mitpressjournals.org/doi/pdf/10.1162/isec.23.2.40?casa_token=ega9IUPMRdkAAAAA:rDbEQ85eW8vRWu-QQOoqiC4Hyri_S8ukzqgBb66g4b7DVs9u-voQ34q7q_-J09ArlsqpJS8da2a0</w:t>
        </w:r>
      </w:hyperlink>
      <w:r w:rsidRPr="00695B7E">
        <w:rPr>
          <w:rFonts w:eastAsia="Times New Roman"/>
          <w:sz w:val="16"/>
          <w:szCs w:val="16"/>
        </w:rPr>
        <w:t>). // JL</w:t>
      </w:r>
    </w:p>
    <w:p w:rsidR="00B128F4" w:rsidRPr="00FB5AB1" w:rsidRDefault="00B128F4" w:rsidP="00B128F4">
      <w:pPr>
        <w:rPr>
          <w:rFonts w:eastAsia="Times New Roman"/>
          <w:sz w:val="20"/>
          <w:szCs w:val="20"/>
        </w:rPr>
      </w:pPr>
    </w:p>
    <w:p w:rsidR="00B128F4" w:rsidRPr="00A00FD1" w:rsidRDefault="00B128F4" w:rsidP="00B128F4">
      <w:pPr>
        <w:rPr>
          <w:rFonts w:ascii="Times New Roman" w:eastAsia="Times New Roman" w:hAnsi="Times New Roman" w:cs="Times New Roman"/>
          <w:sz w:val="24"/>
        </w:rPr>
      </w:pPr>
      <w:r w:rsidRPr="00A00FD1">
        <w:rPr>
          <w:rFonts w:ascii="Times New Roman" w:eastAsia="Times New Roman" w:hAnsi="Times New Roman" w:cs="Times New Roman"/>
          <w:sz w:val="24"/>
        </w:rPr>
        <w:t xml:space="preserve">Although scholars disagree about whether bipolar or </w:t>
      </w:r>
      <w:r w:rsidRPr="00D81639">
        <w:rPr>
          <w:rStyle w:val="StyleUnderline"/>
          <w:highlight w:val="green"/>
        </w:rPr>
        <w:t xml:space="preserve">multipolar systems </w:t>
      </w:r>
      <w:r w:rsidRPr="004F48DF">
        <w:t>are more stable</w:t>
      </w:r>
      <w:r w:rsidRPr="00A00FD1">
        <w:rPr>
          <w:rFonts w:ascii="Times New Roman" w:eastAsia="Times New Roman" w:hAnsi="Times New Roman" w:cs="Times New Roman"/>
          <w:sz w:val="24"/>
        </w:rPr>
        <w:t xml:space="preserve">, </w:t>
      </w:r>
      <w:r w:rsidRPr="00D81639">
        <w:rPr>
          <w:rStyle w:val="StyleUnderline"/>
          <w:highlight w:val="green"/>
        </w:rPr>
        <w:t xml:space="preserve">most agree </w:t>
      </w:r>
      <w:r w:rsidRPr="004F48DF">
        <w:rPr>
          <w:rStyle w:val="StyleUnderline"/>
        </w:rPr>
        <w:t>that both</w:t>
      </w:r>
      <w:r w:rsidRPr="00D81639">
        <w:rPr>
          <w:rStyle w:val="StyleUnderline"/>
          <w:highlight w:val="green"/>
        </w:rPr>
        <w:t xml:space="preserve"> are less stable than unipolar systems</w:t>
      </w:r>
      <w:r>
        <w:rPr>
          <w:rFonts w:ascii="Times New Roman" w:eastAsia="Times New Roman" w:hAnsi="Times New Roman" w:cs="Times New Roman"/>
          <w:sz w:val="24"/>
        </w:rPr>
        <w:t>.</w:t>
      </w:r>
      <w:r w:rsidRPr="00A00FD1">
        <w:rPr>
          <w:rFonts w:ascii="Times New Roman" w:eastAsia="Times New Roman" w:hAnsi="Times New Roman" w:cs="Times New Roman"/>
          <w:sz w:val="24"/>
        </w:rPr>
        <w:t xml:space="preserve"> </w:t>
      </w:r>
      <w:r w:rsidRPr="00D81639">
        <w:rPr>
          <w:rStyle w:val="StyleUnderline"/>
          <w:highlight w:val="green"/>
        </w:rPr>
        <w:t>The end of America’s unipolar</w:t>
      </w:r>
      <w:r w:rsidRPr="004F48DF">
        <w:rPr>
          <w:rStyle w:val="StyleUnderline"/>
        </w:rPr>
        <w:t xml:space="preserve"> moment and the</w:t>
      </w:r>
      <w:r w:rsidRPr="00A00FD1">
        <w:rPr>
          <w:rFonts w:ascii="Times New Roman" w:eastAsia="Times New Roman" w:hAnsi="Times New Roman" w:cs="Times New Roman"/>
          <w:sz w:val="24"/>
        </w:rPr>
        <w:t xml:space="preserve"> </w:t>
      </w:r>
      <w:r w:rsidRPr="00D81639">
        <w:rPr>
          <w:rStyle w:val="StyleUnderline"/>
          <w:highlight w:val="green"/>
        </w:rPr>
        <w:t>return to multipolarity</w:t>
      </w:r>
      <w:r w:rsidRPr="00A00FD1">
        <w:rPr>
          <w:rFonts w:ascii="Times New Roman" w:eastAsia="Times New Roman" w:hAnsi="Times New Roman" w:cs="Times New Roman"/>
          <w:sz w:val="24"/>
        </w:rPr>
        <w:t xml:space="preserve"> thus </w:t>
      </w:r>
      <w:r w:rsidRPr="00D81639">
        <w:rPr>
          <w:rStyle w:val="StyleUnderline"/>
          <w:highlight w:val="green"/>
        </w:rPr>
        <w:t>threaten to trigger structural sources of competition</w:t>
      </w:r>
      <w:r w:rsidRPr="00A00FD1">
        <w:rPr>
          <w:rFonts w:ascii="Times New Roman" w:eastAsia="Times New Roman" w:hAnsi="Times New Roman" w:cs="Times New Roman"/>
          <w:sz w:val="24"/>
        </w:rPr>
        <w:t xml:space="preserve"> that may well </w:t>
      </w:r>
      <w:r w:rsidRPr="00D81639">
        <w:rPr>
          <w:rStyle w:val="StyleUnderline"/>
          <w:highlight w:val="green"/>
        </w:rPr>
        <w:t>override other sources of peace</w:t>
      </w:r>
      <w:r w:rsidRPr="00A00FD1">
        <w:rPr>
          <w:rFonts w:ascii="Times New Roman" w:eastAsia="Times New Roman" w:hAnsi="Times New Roman" w:cs="Times New Roman"/>
          <w:sz w:val="24"/>
        </w:rPr>
        <w:t>. Indeed, the ongoing debate between realists and institutionalists of various stripes essentially revolves around pitting structural sources of competition against ideational and institutional sources of cooperation</w:t>
      </w:r>
      <w:r>
        <w:rPr>
          <w:rFonts w:ascii="Times New Roman" w:eastAsia="Times New Roman" w:hAnsi="Times New Roman" w:cs="Times New Roman"/>
          <w:sz w:val="24"/>
        </w:rPr>
        <w:t>.</w:t>
      </w:r>
      <w:r>
        <w:t xml:space="preserve"> </w:t>
      </w:r>
      <w:r w:rsidRPr="004F48DF">
        <w:rPr>
          <w:rStyle w:val="StyleUnderline"/>
        </w:rPr>
        <w:t xml:space="preserve">Structure, however, may be the solution, not an endemic source of rivalry </w:t>
      </w:r>
      <w:r w:rsidRPr="00A00FD1">
        <w:rPr>
          <w:rFonts w:ascii="Times New Roman" w:eastAsia="Times New Roman" w:hAnsi="Times New Roman" w:cs="Times New Roman"/>
          <w:sz w:val="24"/>
        </w:rPr>
        <w:t>that must be overcome by antidotes such as democracy, globalization, and international institutions. If order devolved from structure itself, rather than from efforts to tame systemic forces, that order would be more durable and self-sustaining.</w:t>
      </w:r>
    </w:p>
    <w:p w:rsidR="00B128F4" w:rsidRPr="00B128F4" w:rsidRDefault="00B128F4" w:rsidP="00B128F4"/>
    <w:p w:rsidR="00291B78" w:rsidRDefault="007160E8" w:rsidP="00291B78">
      <w:pPr>
        <w:pStyle w:val="Heading3"/>
      </w:pPr>
      <w:r>
        <w:t xml:space="preserve">Aff—BRICS: </w:t>
      </w:r>
      <w:r w:rsidR="00291B78">
        <w:t>No Impact – Brain Drain Decreased</w:t>
      </w:r>
    </w:p>
    <w:p w:rsidR="00291B78" w:rsidRPr="003E681B" w:rsidRDefault="00291B78" w:rsidP="00291B78">
      <w:pPr>
        <w:pStyle w:val="Heading4"/>
        <w:rPr>
          <w:rStyle w:val="Style13ptBold"/>
          <w:b/>
        </w:rPr>
      </w:pPr>
      <w:r w:rsidRPr="003E681B">
        <w:rPr>
          <w:rStyle w:val="Style13ptBold"/>
        </w:rPr>
        <w:t xml:space="preserve">Trump’s </w:t>
      </w:r>
      <w:proofErr w:type="gramStart"/>
      <w:r w:rsidRPr="003E681B">
        <w:rPr>
          <w:rStyle w:val="Style13ptBold"/>
        </w:rPr>
        <w:t>racist, immigration discouraging policies have</w:t>
      </w:r>
      <w:proofErr w:type="gramEnd"/>
      <w:r w:rsidRPr="003E681B">
        <w:rPr>
          <w:rStyle w:val="Style13ptBold"/>
        </w:rPr>
        <w:t xml:space="preserve"> reversed much of brain drain.</w:t>
      </w:r>
    </w:p>
    <w:p w:rsidR="00291B78" w:rsidRPr="00925CD1" w:rsidRDefault="00291B78" w:rsidP="00291B78">
      <w:pPr>
        <w:rPr>
          <w:rStyle w:val="Style13ptBold"/>
        </w:rPr>
      </w:pPr>
      <w:r>
        <w:rPr>
          <w:rStyle w:val="Style13ptBold"/>
        </w:rPr>
        <w:t xml:space="preserve">Sataline 17 </w:t>
      </w:r>
      <w:r w:rsidRPr="003E681B">
        <w:t xml:space="preserve">(Suzanne Sataline is a Nieman fellow at Harvard University where she studied Russian language and literature, September 22 2017, “Trump has Started a Brain Drain back to India”, Foreign Policy, </w:t>
      </w:r>
      <w:hyperlink r:id="rId204" w:history="1">
        <w:r w:rsidRPr="003E681B">
          <w:t>https://foreignpolicy.com/2017/09/22/trump-has-started-a-brain-drain-back-to-india/</w:t>
        </w:r>
      </w:hyperlink>
      <w:r w:rsidRPr="003E681B">
        <w:t>, Accessed 7-7-18)//sjp</w:t>
      </w:r>
    </w:p>
    <w:p w:rsidR="00291B78" w:rsidRPr="00633D25" w:rsidRDefault="00291B78" w:rsidP="00291B78">
      <w:pPr>
        <w:rPr>
          <w:sz w:val="16"/>
        </w:rPr>
      </w:pPr>
      <w:r w:rsidRPr="002D350D">
        <w:rPr>
          <w:u w:val="single"/>
        </w:rPr>
        <w:t xml:space="preserve">In </w:t>
      </w:r>
      <w:r w:rsidRPr="00D81639">
        <w:rPr>
          <w:highlight w:val="green"/>
          <w:u w:val="single"/>
        </w:rPr>
        <w:t>the president’s</w:t>
      </w:r>
      <w:r w:rsidRPr="002D350D">
        <w:rPr>
          <w:u w:val="single"/>
        </w:rPr>
        <w:t xml:space="preserve"> short time in office, his promises and </w:t>
      </w:r>
      <w:r w:rsidRPr="00D81639">
        <w:rPr>
          <w:highlight w:val="green"/>
          <w:u w:val="single"/>
        </w:rPr>
        <w:t>policies</w:t>
      </w:r>
      <w:r w:rsidRPr="002D350D">
        <w:rPr>
          <w:u w:val="single"/>
        </w:rPr>
        <w:t xml:space="preserve"> — from the “Muslim ban” to a directive that may alter who gets a</w:t>
      </w:r>
      <w:r>
        <w:rPr>
          <w:u w:val="single"/>
        </w:rPr>
        <w:t xml:space="preserve"> </w:t>
      </w:r>
      <w:hyperlink r:id="rId205" w:history="1">
        <w:r w:rsidRPr="002D350D">
          <w:rPr>
            <w:u w:val="single"/>
          </w:rPr>
          <w:t>work visa</w:t>
        </w:r>
        <w:r>
          <w:rPr>
            <w:u w:val="single"/>
          </w:rPr>
          <w:t xml:space="preserve"> </w:t>
        </w:r>
      </w:hyperlink>
      <w:r w:rsidRPr="002D350D">
        <w:rPr>
          <w:u w:val="single"/>
        </w:rPr>
        <w:t xml:space="preserve">— </w:t>
      </w:r>
      <w:r w:rsidRPr="00D81639">
        <w:rPr>
          <w:highlight w:val="green"/>
          <w:u w:val="single"/>
        </w:rPr>
        <w:t>have convinced many foreign nationals that they are not welcome</w:t>
      </w:r>
      <w:r w:rsidRPr="002D350D">
        <w:rPr>
          <w:u w:val="single"/>
        </w:rPr>
        <w:t>. For many of the 2.4 million Indian nationals living in the United States, including roughly 1 million who are scientists and engineers, the fears are existential; although roughly 45 percent are naturalized citizens, hundreds of thousands still depend on impermanent visas that must be periodically renewed.</w:t>
      </w:r>
      <w:r w:rsidRPr="002D350D">
        <w:rPr>
          <w:sz w:val="16"/>
        </w:rPr>
        <w:t xml:space="preserve"> Changes in the U.S. skilled visa scheme could trigger large economic and intellectual losses, especially in states with many South Asian residents such as California and New Jersey. Some foreign nationals there wonder if Trump’s policies will trigger an Indian brain drain</w:t>
      </w:r>
      <w:r w:rsidRPr="00D81639">
        <w:rPr>
          <w:sz w:val="16"/>
          <w:highlight w:val="green"/>
        </w:rPr>
        <w:t xml:space="preserve">. </w:t>
      </w:r>
      <w:r w:rsidRPr="00D81639">
        <w:rPr>
          <w:highlight w:val="green"/>
          <w:u w:val="single"/>
        </w:rPr>
        <w:t>Since Trump’s election, the number of Indian-born residents in the United States searching for jobs</w:t>
      </w:r>
      <w:r w:rsidRPr="00AC7C35">
        <w:rPr>
          <w:u w:val="single"/>
        </w:rPr>
        <w:t xml:space="preserve"> bac</w:t>
      </w:r>
      <w:r w:rsidRPr="00D81639">
        <w:rPr>
          <w:highlight w:val="green"/>
          <w:u w:val="single"/>
        </w:rPr>
        <w:t xml:space="preserve">k in India has </w:t>
      </w:r>
      <w:hyperlink r:id="rId206" w:history="1">
        <w:r w:rsidRPr="00D81639">
          <w:rPr>
            <w:highlight w:val="green"/>
            <w:u w:val="single"/>
          </w:rPr>
          <w:t>climbed</w:t>
        </w:r>
      </w:hyperlink>
      <w:r w:rsidRPr="00D81639">
        <w:rPr>
          <w:highlight w:val="green"/>
          <w:u w:val="single"/>
        </w:rPr>
        <w:t xml:space="preserve"> more than tenfold</w:t>
      </w:r>
      <w:r>
        <w:rPr>
          <w:u w:val="single"/>
        </w:rPr>
        <w:t xml:space="preserve"> </w:t>
      </w:r>
      <w:r w:rsidRPr="002D350D">
        <w:rPr>
          <w:sz w:val="16"/>
        </w:rPr>
        <w:t xml:space="preserve">consulting firm Deloitte Touche Tohmatsu found. Six hundred people were searching in December, and the number spiked in March to 7,000. </w:t>
      </w:r>
      <w:hyperlink r:id="rId207" w:history="1">
        <w:r w:rsidRPr="002D350D">
          <w:rPr>
            <w:sz w:val="16"/>
          </w:rPr>
          <w:t>Four out of 10</w:t>
        </w:r>
      </w:hyperlink>
      <w:r w:rsidRPr="002D350D">
        <w:rPr>
          <w:sz w:val="16"/>
        </w:rPr>
        <w:t xml:space="preserve"> U.S. colleges say they’ve seen a sharp drop in international applicants for the fall term, especially among applicants from </w:t>
      </w:r>
      <w:hyperlink r:id="rId208" w:history="1">
        <w:r w:rsidRPr="002D350D">
          <w:rPr>
            <w:sz w:val="16"/>
          </w:rPr>
          <w:t>India and China</w:t>
        </w:r>
      </w:hyperlink>
      <w:r w:rsidRPr="002D350D">
        <w:rPr>
          <w:sz w:val="16"/>
        </w:rPr>
        <w:t xml:space="preserve">, the top sources for international students. Nearly 167,000 Indians studied at American colleges in the 2015-2016 school </w:t>
      </w:r>
      <w:proofErr w:type="gramStart"/>
      <w:r w:rsidRPr="002D350D">
        <w:rPr>
          <w:sz w:val="16"/>
        </w:rPr>
        <w:t>year</w:t>
      </w:r>
      <w:proofErr w:type="gramEnd"/>
      <w:r w:rsidRPr="002D350D">
        <w:rPr>
          <w:sz w:val="16"/>
        </w:rPr>
        <w:t xml:space="preserve">. Some graduates from Indian colleges have </w:t>
      </w:r>
      <w:hyperlink r:id="rId209" w:history="1">
        <w:r w:rsidRPr="002D350D">
          <w:rPr>
            <w:sz w:val="16"/>
          </w:rPr>
          <w:t>considered</w:t>
        </w:r>
      </w:hyperlink>
      <w:r w:rsidRPr="002D350D">
        <w:rPr>
          <w:sz w:val="16"/>
        </w:rPr>
        <w:t xml:space="preserve"> setting out for Canada, which is wooing tech workers, or heading to Europe. Personal safety fears are driving decisions, as well. After a white U.S. Navy veteran </w:t>
      </w:r>
      <w:hyperlink r:id="rId210" w:history="1">
        <w:r w:rsidRPr="002D350D">
          <w:rPr>
            <w:sz w:val="16"/>
          </w:rPr>
          <w:t>shot</w:t>
        </w:r>
      </w:hyperlink>
      <w:r w:rsidRPr="002D350D">
        <w:rPr>
          <w:sz w:val="16"/>
        </w:rPr>
        <w:t xml:space="preserve"> two Indian engineers in Kansas in February, killing one, Indian newspapers ran news coverage of the story and editorials for days. The vet had angrily questioned the pair about their visa status. </w:t>
      </w:r>
      <w:r w:rsidRPr="002D350D">
        <w:rPr>
          <w:u w:val="single"/>
        </w:rPr>
        <w:t>This year, the number of people applying for a high-skilled worker visa, the H-1B,</w:t>
      </w:r>
      <w:r>
        <w:rPr>
          <w:u w:val="single"/>
        </w:rPr>
        <w:t xml:space="preserve"> </w:t>
      </w:r>
      <w:hyperlink r:id="rId211" w:history="1">
        <w:r w:rsidRPr="002D350D">
          <w:rPr>
            <w:u w:val="single"/>
          </w:rPr>
          <w:t>dropped</w:t>
        </w:r>
      </w:hyperlink>
      <w:r>
        <w:rPr>
          <w:u w:val="single"/>
        </w:rPr>
        <w:t xml:space="preserve"> </w:t>
      </w:r>
      <w:r w:rsidRPr="002D350D">
        <w:rPr>
          <w:u w:val="single"/>
        </w:rPr>
        <w:t xml:space="preserve">for the first time in four years — from 236,000 last year to 199,000, the government reported. Attorneys sensed that Trump’s travel ban and vows to tighten vetting procedures have unnerved petitioners. </w:t>
      </w:r>
      <w:r w:rsidRPr="002D350D">
        <w:rPr>
          <w:sz w:val="16"/>
        </w:rPr>
        <w:t xml:space="preserve">The new wave of H-1B applicants began </w:t>
      </w:r>
      <w:hyperlink r:id="rId212" w:history="1">
        <w:r w:rsidRPr="002D350D">
          <w:rPr>
            <w:sz w:val="16"/>
          </w:rPr>
          <w:t xml:space="preserve">processing </w:t>
        </w:r>
      </w:hyperlink>
      <w:r w:rsidRPr="002D350D">
        <w:rPr>
          <w:sz w:val="16"/>
        </w:rPr>
        <w:t xml:space="preserve">on Sep. 18 – with the numbers severely tightened. More applications are being </w:t>
      </w:r>
      <w:hyperlink r:id="rId213" w:history="1">
        <w:r w:rsidRPr="002D350D">
          <w:rPr>
            <w:sz w:val="16"/>
          </w:rPr>
          <w:t xml:space="preserve">challenged </w:t>
        </w:r>
      </w:hyperlink>
      <w:r w:rsidRPr="002D350D">
        <w:rPr>
          <w:sz w:val="16"/>
        </w:rPr>
        <w:t xml:space="preserve">than ever before. “The platform he got elected on, that hatred, denigrating other religions, it wasn’t making America great again and uplift the world. It’s ‘We’re going to make America great’ at the cost to the rest of the world. We’re doing long-term damage here,” says Vivek Wadhwa, a distinguished fellow at Carnegie Mellon University. At the same time, the opportunities in India are growing exponentially. “They don’t have to leave.” Nearly </w:t>
      </w:r>
      <w:hyperlink r:id="rId214" w:history="1">
        <w:r w:rsidRPr="002D350D">
          <w:rPr>
            <w:sz w:val="16"/>
          </w:rPr>
          <w:t>127,000 Indians</w:t>
        </w:r>
      </w:hyperlink>
      <w:r w:rsidRPr="002D350D">
        <w:rPr>
          <w:sz w:val="16"/>
        </w:rPr>
        <w:t xml:space="preserve"> were given H-1B visas to work in the United States in the 2016 fiscal year, far more than any other nationality. (The Chinese claimed 21,600 visas.) Most of the 85,000 documents awarded annually by lottery go to outsourcing companies. Such firms recruit foreigners with college diplomas, most of whom are Indian, to work in technical jobs. For years, big tech companies such as Microsoft and Google have pressed the government to raise the number of visas allotted, saying they can’t find enough Americans with the necessary skills. </w:t>
      </w:r>
      <w:hyperlink r:id="rId215" w:history="1">
        <w:r w:rsidRPr="002D350D">
          <w:rPr>
            <w:sz w:val="16"/>
          </w:rPr>
          <w:t>H-1B critics</w:t>
        </w:r>
      </w:hyperlink>
      <w:r w:rsidRPr="002D350D">
        <w:rPr>
          <w:sz w:val="16"/>
        </w:rPr>
        <w:t xml:space="preserve">say there are enough Americans with technology degrees to fill all the country’s technical jobs. In April, Trump rolled out another “America First” policy and announced changes to the program. He signed an </w:t>
      </w:r>
      <w:hyperlink r:id="rId216" w:history="1">
        <w:r w:rsidRPr="002D350D">
          <w:rPr>
            <w:sz w:val="16"/>
          </w:rPr>
          <w:t>executive order</w:t>
        </w:r>
      </w:hyperlink>
      <w:r w:rsidRPr="002D350D">
        <w:rPr>
          <w:sz w:val="16"/>
        </w:rPr>
        <w:t xml:space="preserve"> that may alter who gets the annual visas, saying he wants to ensure that only the highest-skilled, </w:t>
      </w:r>
      <w:proofErr w:type="gramStart"/>
      <w:r w:rsidRPr="002D350D">
        <w:rPr>
          <w:sz w:val="16"/>
        </w:rPr>
        <w:t>best</w:t>
      </w:r>
      <w:proofErr w:type="gramEnd"/>
      <w:r w:rsidRPr="002D350D">
        <w:rPr>
          <w:sz w:val="16"/>
        </w:rPr>
        <w:t xml:space="preserve">-paid immigrant workers gain entry. Lower-skilled workers would be prevented from taking jobs from Americans, he said. </w:t>
      </w:r>
      <w:hyperlink r:id="rId217" w:history="1">
        <w:r w:rsidRPr="002D350D">
          <w:rPr>
            <w:sz w:val="16"/>
          </w:rPr>
          <w:t>Outsourcing firms</w:t>
        </w:r>
      </w:hyperlink>
      <w:r w:rsidRPr="002D350D">
        <w:rPr>
          <w:sz w:val="16"/>
        </w:rPr>
        <w:t xml:space="preserve">, such as Infosys, expect a sharp drop in the number of visas they would receive, which would hurt Indians who possess only undergraduate degrees. </w:t>
      </w:r>
      <w:r w:rsidRPr="002D350D">
        <w:rPr>
          <w:u w:val="single"/>
        </w:rPr>
        <w:t xml:space="preserve">The </w:t>
      </w:r>
      <w:r w:rsidRPr="00D81639">
        <w:rPr>
          <w:highlight w:val="green"/>
          <w:u w:val="single"/>
        </w:rPr>
        <w:t>policies and outcomes have discouraged both undergraduate and graduate students from India who would like to study science and engineering in the United States</w:t>
      </w:r>
      <w:r w:rsidRPr="002D350D">
        <w:rPr>
          <w:u w:val="single"/>
        </w:rPr>
        <w:t>, says Tahmina Watson, an immigration attorney in Seattle. “Why would students come here if the path to a long-term career does not exist?” she says.</w:t>
      </w:r>
      <w:r>
        <w:rPr>
          <w:u w:val="single"/>
        </w:rPr>
        <w:t xml:space="preserve"> </w:t>
      </w:r>
      <w:r w:rsidRPr="002D350D">
        <w:rPr>
          <w:sz w:val="16"/>
        </w:rPr>
        <w:t xml:space="preserve">So many workers have been frustrated that attorney Brent Renison sought class-action status for a </w:t>
      </w:r>
      <w:hyperlink r:id="rId218" w:history="1">
        <w:r w:rsidRPr="002D350D">
          <w:rPr>
            <w:sz w:val="16"/>
          </w:rPr>
          <w:t>lawsuit</w:t>
        </w:r>
      </w:hyperlink>
      <w:r w:rsidRPr="002D350D">
        <w:rPr>
          <w:sz w:val="16"/>
        </w:rPr>
        <w:t xml:space="preserve"> filed last year in U.S. District Court in Portland. He argued, in part, that the H-1B lottery was arbitrary and capricious. The suit asked the court to order the government to process visa petitions in the order they are filed and compel the government to establish a waitlist like the one used for green card petitions. The government prevailed. “Some people are moving out of the country, taking valuable skills with them,” Renison says. “Some people are choosing not to come. If this persists, were going to lose a lot of the foreign students we educate.”</w:t>
      </w:r>
    </w:p>
    <w:p w:rsidR="00291B78" w:rsidRDefault="00291B78" w:rsidP="00291B78">
      <w:pPr>
        <w:pStyle w:val="Heading4"/>
      </w:pPr>
      <w:r>
        <w:t>Source nations of immigration need to better conditions at home and establish incentives to retain talent – host nations denying visa applicants violates human rights protocols</w:t>
      </w:r>
    </w:p>
    <w:p w:rsidR="00291B78" w:rsidRPr="00241994" w:rsidRDefault="00291B78" w:rsidP="00291B78">
      <w:proofErr w:type="gramStart"/>
      <w:r w:rsidRPr="00241994">
        <w:rPr>
          <w:rStyle w:val="Style13ptBold"/>
        </w:rPr>
        <w:t>Baptiste, 14</w:t>
      </w:r>
      <w:r>
        <w:t>.</w:t>
      </w:r>
      <w:proofErr w:type="gramEnd"/>
      <w:r>
        <w:t xml:space="preserve"> </w:t>
      </w:r>
      <w:r w:rsidRPr="00241994">
        <w:t>Nathalie Baptiste, 2-25-2014,</w:t>
      </w:r>
      <w:r w:rsidRPr="0091016F">
        <w:t xml:space="preserve"> Nathalie Baptiste is a Haitian-American contributor to Foreign Policy </w:t>
      </w:r>
      <w:proofErr w:type="gramStart"/>
      <w:r w:rsidRPr="0091016F">
        <w:t>In</w:t>
      </w:r>
      <w:proofErr w:type="gramEnd"/>
      <w:r w:rsidRPr="0091016F">
        <w:t xml:space="preserve"> Focus who lives in the Washington, D.C. area. She holds a BA and MA in International Studies and writes about Latin America and the Caribbean.</w:t>
      </w:r>
      <w:r w:rsidRPr="00241994">
        <w:t xml:space="preserve"> "Brain Drain and the Politics of Immigration," Foreign Policy </w:t>
      </w:r>
      <w:proofErr w:type="gramStart"/>
      <w:r w:rsidRPr="00241994">
        <w:t>In</w:t>
      </w:r>
      <w:proofErr w:type="gramEnd"/>
      <w:r w:rsidRPr="00241994">
        <w:t xml:space="preserve"> Focus, </w:t>
      </w:r>
      <w:hyperlink r:id="rId219" w:history="1">
        <w:r w:rsidRPr="00B6720A">
          <w:rPr>
            <w:rStyle w:val="Hyperlink"/>
          </w:rPr>
          <w:t>https://fpif.org/brain-drain-politics-immigration/</w:t>
        </w:r>
      </w:hyperlink>
      <w:r>
        <w:t xml:space="preserve"> // sj</w:t>
      </w:r>
    </w:p>
    <w:p w:rsidR="00291B78" w:rsidRDefault="00291B78" w:rsidP="00291B78">
      <w:pPr>
        <w:rPr>
          <w:sz w:val="12"/>
        </w:rPr>
      </w:pPr>
    </w:p>
    <w:p w:rsidR="00291B78" w:rsidRDefault="00291B78" w:rsidP="00291B78">
      <w:r w:rsidRPr="00241994">
        <w:t>Plugging the Drain</w:t>
      </w:r>
      <w:r w:rsidRPr="00733B6D">
        <w:rPr>
          <w:rStyle w:val="StyleUnderline"/>
        </w:rPr>
        <w:t>¶ Ensuring that skilled workers have opportunities to flourish at home is ultimately a challenge for source countries, not the richer countries that absorb them when they leave. But the</w:t>
      </w:r>
      <w:r w:rsidRPr="00241994">
        <w:rPr>
          <w:rStyle w:val="StyleUnderline"/>
        </w:rPr>
        <w:t xml:space="preserve"> loss of brain power to the United States </w:t>
      </w:r>
      <w:r w:rsidRPr="00241994">
        <w:t xml:space="preserve">and other developed countries </w:t>
      </w:r>
      <w:r w:rsidRPr="00241994">
        <w:rPr>
          <w:rStyle w:val="StyleUnderline"/>
        </w:rPr>
        <w:t xml:space="preserve">creates an unfortunate cycle for poorer countries: educated individuals migrate, leaving their home countries’ tax base and infrastructure in poor shape. The weakened infrastructure in turn means that more people will </w:t>
      </w:r>
      <w:proofErr w:type="gramStart"/>
      <w:r w:rsidRPr="00241994">
        <w:rPr>
          <w:rStyle w:val="StyleUnderline"/>
        </w:rPr>
        <w:t>leave,</w:t>
      </w:r>
      <w:proofErr w:type="gramEnd"/>
      <w:r w:rsidRPr="00241994">
        <w:rPr>
          <w:rStyle w:val="StyleUnderline"/>
        </w:rPr>
        <w:t xml:space="preserve"> driving the cycle onward.</w:t>
      </w:r>
      <w:r w:rsidRPr="00733B6D">
        <w:rPr>
          <w:sz w:val="12"/>
        </w:rPr>
        <w:t xml:space="preserve">¶ </w:t>
      </w:r>
      <w:r w:rsidRPr="00733B6D">
        <w:rPr>
          <w:rStyle w:val="Emphasis"/>
        </w:rPr>
        <w:t>In order to solve this problem, the governments of developing nations should strive to create incentives for their educated workers to stay home and use their abilities to create a better and more sustainable society.</w:t>
      </w:r>
      <w:r w:rsidRPr="00241994">
        <w:t xml:space="preserve"> Perhaps </w:t>
      </w:r>
      <w:r w:rsidRPr="00733B6D">
        <w:t>developed countries can provide some assistance through educational partnerships or other forms of cooperation.</w:t>
      </w:r>
      <w:r w:rsidRPr="00241994">
        <w:t xml:space="preserve"> </w:t>
      </w:r>
      <w:r w:rsidRPr="00733B6D">
        <w:rPr>
          <w:rStyle w:val="Emphasis"/>
        </w:rPr>
        <w:t>But because freedom of movement is an inalienable human right, neither the United States nor the source countries can (or should) simply prohibit skilled workers from moving around the globe.</w:t>
      </w:r>
      <w:r w:rsidRPr="00733B6D">
        <w:rPr>
          <w:rStyle w:val="Emphasis"/>
          <w:sz w:val="12"/>
        </w:rPr>
        <w:t xml:space="preserve">¶ </w:t>
      </w:r>
      <w:r w:rsidRPr="00241994">
        <w:t>Meanwhile, the United States should reconsider its own prejudices about foreign workers. In their drive to welcome skilled laborers to the United States, U.S. policymakers often overlook the value of unskilled and semiskilled migrants. The construction, agricultural, and homecare industries, for example, all rely heavily on the labor of a foreign-born workforce. These are seldom the people praised by pundits as the “best and brightest,” but they’re vital to the U.S. economy and perform valuable work for their fellow Americans.</w:t>
      </w:r>
      <w:r w:rsidRPr="00733B6D">
        <w:rPr>
          <w:sz w:val="12"/>
        </w:rPr>
        <w:t xml:space="preserve">¶ </w:t>
      </w:r>
      <w:r w:rsidRPr="00241994">
        <w:t>Immigration can be a blessing for all who are touched by it. But to reap the benefits, we need an honest accounting of the costs. How can countries be expected to manage brain drain when all the plumbers have left?</w:t>
      </w:r>
    </w:p>
    <w:p w:rsidR="00291B78" w:rsidRDefault="00291B78" w:rsidP="00291B78"/>
    <w:p w:rsidR="00291B78" w:rsidRPr="00291B78" w:rsidRDefault="00291B78" w:rsidP="00737563"/>
    <w:p w:rsidR="00291B78" w:rsidRPr="00291B78" w:rsidRDefault="00291B78" w:rsidP="00291B78"/>
    <w:p w:rsidR="003A4572" w:rsidRDefault="003A4572" w:rsidP="00737563"/>
    <w:p w:rsidR="00E2420E" w:rsidRDefault="00E2420E" w:rsidP="00E2420E">
      <w:pPr>
        <w:pStyle w:val="Heading3"/>
      </w:pPr>
      <w:r>
        <w:t>Aff—African Brain Drain DA: Pessimism Bad</w:t>
      </w:r>
    </w:p>
    <w:p w:rsidR="00E2420E" w:rsidRPr="00341C07" w:rsidRDefault="00E2420E" w:rsidP="00E2420E">
      <w:pPr>
        <w:pStyle w:val="Heading4"/>
      </w:pPr>
      <w:r w:rsidRPr="00341C07">
        <w:t>Pessimism is bad-saying that Africa cannot be developed plays into prejudice and gives Neo-Cons the excuse to erase African culture</w:t>
      </w:r>
    </w:p>
    <w:p w:rsidR="00E2420E" w:rsidRDefault="00E2420E" w:rsidP="00E2420E">
      <w:r>
        <w:rPr>
          <w:rStyle w:val="Style13ptBold"/>
        </w:rPr>
        <w:t xml:space="preserve">Andreasson 10 </w:t>
      </w:r>
      <w:r w:rsidRPr="00445AE1">
        <w:t xml:space="preserve">(Stefan </w:t>
      </w:r>
      <w:r w:rsidRPr="001E6CF4">
        <w:t xml:space="preserve">Andreasson </w:t>
      </w:r>
      <w:r w:rsidRPr="00445AE1">
        <w:t xml:space="preserve">received his PhD in political science from Arizona State University and was a research associate with the Institute for Global Dialogue in Johannesburg. </w:t>
      </w:r>
      <w:r>
        <w:t>“Africa’s Development Impasse: Rethinking the Political Economy of Transformation” ISBN 978-1-84277-972-9, Pages 81, edited language marked with strikethrough)//sjp</w:t>
      </w:r>
    </w:p>
    <w:p w:rsidR="00E2420E" w:rsidRPr="00291B78" w:rsidRDefault="00E2420E" w:rsidP="00E2420E">
      <w:r w:rsidRPr="00D81639">
        <w:rPr>
          <w:highlight w:val="green"/>
          <w:u w:val="single"/>
        </w:rPr>
        <w:t>It is somewhat curious that very little</w:t>
      </w:r>
      <w:r w:rsidRPr="004F2BD3">
        <w:rPr>
          <w:u w:val="single"/>
        </w:rPr>
        <w:t xml:space="preserve"> of the voluminous on Africa’s post-independence failures, whether focusing on how Western countries have employed neocolonial linkages in continued exploitation of Africa (Bracking and Harrison 2003; Bond 2006; Bush 2007) or the failure of African countries to properly embrace modernization and the economy and political reforms necessary to succeed in a capitalist world order (World Bank 1981; Mistry 2004), has </w:t>
      </w:r>
      <w:r w:rsidRPr="00D81639">
        <w:rPr>
          <w:highlight w:val="green"/>
          <w:u w:val="single"/>
        </w:rPr>
        <w:t>considered whether it could be the orthodox notion of development which is problematic rather than simply concluding that it is</w:t>
      </w:r>
      <w:r w:rsidRPr="004F2BD3">
        <w:rPr>
          <w:u w:val="single"/>
        </w:rPr>
        <w:t xml:space="preserve"> African states and societies, i.e. </w:t>
      </w:r>
      <w:r w:rsidRPr="00D81639">
        <w:rPr>
          <w:highlight w:val="green"/>
          <w:u w:val="single"/>
        </w:rPr>
        <w:t>Africans themselves, that have failed</w:t>
      </w:r>
      <w:r w:rsidRPr="004F2BD3">
        <w:rPr>
          <w:u w:val="single"/>
        </w:rPr>
        <w:t xml:space="preserve">. Indeed, Afro-pessimism suggests that there is in the end little that can be done with respect to Africa’s development impasse. Such </w:t>
      </w:r>
      <w:r w:rsidRPr="00D81639">
        <w:rPr>
          <w:highlight w:val="green"/>
          <w:u w:val="single"/>
        </w:rPr>
        <w:t>an overly cynical and ultimately defeatist attitude is popularized</w:t>
      </w:r>
      <w:r w:rsidRPr="004F2BD3">
        <w:rPr>
          <w:u w:val="single"/>
        </w:rPr>
        <w:t xml:space="preserve"> and vulgarized in accounts like Kaplan’s (1994) ‘The coming anarchy’, which, ironically, shares concerns about scarcity, crime, overpopulation, disease and the environment with post-development thinkers. </w:t>
      </w:r>
      <w:r w:rsidRPr="00D81639">
        <w:rPr>
          <w:highlight w:val="green"/>
          <w:u w:val="single"/>
        </w:rPr>
        <w:t>This pessimistic</w:t>
      </w:r>
      <w:r w:rsidRPr="004F2BD3">
        <w:rPr>
          <w:u w:val="single"/>
        </w:rPr>
        <w:t xml:space="preserve"> and often resigned </w:t>
      </w:r>
      <w:r w:rsidRPr="00D81639">
        <w:rPr>
          <w:highlight w:val="green"/>
          <w:u w:val="single"/>
        </w:rPr>
        <w:t>attitude</w:t>
      </w:r>
      <w:r w:rsidRPr="004F2BD3">
        <w:rPr>
          <w:u w:val="single"/>
        </w:rPr>
        <w:t xml:space="preserve"> towards the continent </w:t>
      </w:r>
      <w:r w:rsidRPr="00D81639">
        <w:rPr>
          <w:highlight w:val="green"/>
          <w:u w:val="single"/>
        </w:rPr>
        <w:t>produces</w:t>
      </w:r>
      <w:r w:rsidRPr="004F2BD3">
        <w:rPr>
          <w:u w:val="single"/>
        </w:rPr>
        <w:t xml:space="preserve"> serious side </w:t>
      </w:r>
      <w:r w:rsidRPr="00D81639">
        <w:rPr>
          <w:highlight w:val="green"/>
          <w:u w:val="single"/>
        </w:rPr>
        <w:t>effects in terms of legitimizing existing prejudices</w:t>
      </w:r>
      <w:r w:rsidRPr="004F2BD3">
        <w:rPr>
          <w:u w:val="single"/>
        </w:rPr>
        <w:t xml:space="preserve"> about Africans, </w:t>
      </w:r>
      <w:r w:rsidRPr="00D81639">
        <w:rPr>
          <w:highlight w:val="green"/>
          <w:u w:val="single"/>
        </w:rPr>
        <w:t xml:space="preserve">exacerbating donor fatigue, discouraging international investment </w:t>
      </w:r>
      <w:r w:rsidRPr="00CE1BBF">
        <w:rPr>
          <w:u w:val="single"/>
        </w:rPr>
        <w:t>and,</w:t>
      </w:r>
      <w:r w:rsidRPr="004F2BD3">
        <w:rPr>
          <w:u w:val="single"/>
        </w:rPr>
        <w:t xml:space="preserve"> given Africa’s deep and supposedly self-inflicted deprivations, the need to treat Africans with respect and decency in affairs both public and private (see Ferguson 2006: 189-91).  Most importantly, Afro-pessimism suggests that there is little in terms of Africa’s own history, its cultural and social legacy, to be retrieved and built upon for the purposes of overcoming the development impasse that has produced misery across the continent in the post-independence era. </w:t>
      </w:r>
      <w:proofErr w:type="gramStart"/>
      <w:r w:rsidRPr="004F2BD3">
        <w:rPr>
          <w:u w:val="single"/>
        </w:rPr>
        <w:t>This state of affairs constitute</w:t>
      </w:r>
      <w:proofErr w:type="gramEnd"/>
      <w:r w:rsidRPr="004F2BD3">
        <w:rPr>
          <w:u w:val="single"/>
        </w:rPr>
        <w:t xml:space="preserve"> a serious </w:t>
      </w:r>
      <w:r w:rsidRPr="00CE1BBF">
        <w:rPr>
          <w:strike/>
          <w:u w:val="single"/>
        </w:rPr>
        <w:t>handicap</w:t>
      </w:r>
      <w:r>
        <w:rPr>
          <w:u w:val="single"/>
        </w:rPr>
        <w:t xml:space="preserve"> [disadvantage]</w:t>
      </w:r>
      <w:r w:rsidRPr="00CE1BBF">
        <w:rPr>
          <w:u w:val="single"/>
        </w:rPr>
        <w:t xml:space="preserve"> </w:t>
      </w:r>
      <w:r w:rsidRPr="004F2BD3">
        <w:rPr>
          <w:u w:val="single"/>
        </w:rPr>
        <w:t xml:space="preserve">for Africa as a whole. It has long been recognized that </w:t>
      </w:r>
      <w:r w:rsidRPr="00D81639">
        <w:rPr>
          <w:highlight w:val="green"/>
          <w:u w:val="single"/>
        </w:rPr>
        <w:t>developmental trajectories</w:t>
      </w:r>
      <w:r w:rsidRPr="004F2BD3">
        <w:rPr>
          <w:u w:val="single"/>
        </w:rPr>
        <w:t xml:space="preserve"> across the Western world, specifically in terms of the development of capitalism, have </w:t>
      </w:r>
      <w:r w:rsidRPr="00D81639">
        <w:rPr>
          <w:highlight w:val="green"/>
          <w:u w:val="single"/>
        </w:rPr>
        <w:t>diverged according to cultural settings</w:t>
      </w:r>
      <w:r w:rsidRPr="004F2BD3">
        <w:rPr>
          <w:u w:val="single"/>
        </w:rPr>
        <w:t>; hence the rise of Anglo-Saxon and social democratic versions of the modern capitalist state (Dore 2000 Hall and Soskice 2001). More fundamentally, the rise of the East Asian tigers recognizes the importance of anchoring development in a historical context and cultural legacy very different from those of the West.</w:t>
      </w:r>
      <w:r w:rsidRPr="004F2BD3">
        <w:t xml:space="preserve"> </w:t>
      </w:r>
      <w:r w:rsidRPr="004F2BD3">
        <w:rPr>
          <w:u w:val="single"/>
        </w:rPr>
        <w:t>Debates on development in China and India, countries that remain to a significant degree rural and impoverished, similarly recognize the importance of each country’s civilizational legacy in producing a modern form of development, or at least a globally competitive form of capitalism.</w:t>
      </w:r>
      <w:r w:rsidRPr="004F2BD3">
        <w:t xml:space="preserve"> </w:t>
      </w:r>
    </w:p>
    <w:p w:rsidR="00E2420E" w:rsidRPr="003A4572" w:rsidRDefault="00E2420E" w:rsidP="00E2420E"/>
    <w:p w:rsidR="00E2420E" w:rsidRDefault="00E2420E" w:rsidP="00E2420E">
      <w:pPr>
        <w:rPr>
          <w:rFonts w:asciiTheme="minorHAnsi" w:hAnsiTheme="minorHAnsi"/>
        </w:rPr>
      </w:pPr>
    </w:p>
    <w:p w:rsidR="00E2420E" w:rsidRDefault="00E2420E">
      <w:pPr>
        <w:rPr>
          <w:rFonts w:asciiTheme="minorHAnsi" w:hAnsiTheme="minorHAnsi" w:cstheme="minorBidi"/>
        </w:rPr>
      </w:pPr>
    </w:p>
    <w:sectPr w:rsidR="00E242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7B4F" w:rsidRDefault="00A77B4F" w:rsidP="006E56D8">
      <w:pPr>
        <w:spacing w:after="0" w:line="240" w:lineRule="auto"/>
      </w:pPr>
      <w:r>
        <w:separator/>
      </w:r>
    </w:p>
  </w:endnote>
  <w:endnote w:type="continuationSeparator" w:id="0">
    <w:p w:rsidR="00A77B4F" w:rsidRDefault="00A77B4F" w:rsidP="006E5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Dax-Regular">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DejaVu Serif">
    <w:altName w:val="Arial"/>
    <w:panose1 w:val="00000000000000000000"/>
    <w:charset w:val="00"/>
    <w:family w:val="swiss"/>
    <w:notTrueType/>
    <w:pitch w:val="default"/>
    <w:sig w:usb0="00002003" w:usb1="00000000" w:usb2="00000000" w:usb3="00000000" w:csb0="00000041"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 w:name="Lora">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7B4F" w:rsidRDefault="00A77B4F" w:rsidP="006E56D8">
      <w:pPr>
        <w:spacing w:after="0" w:line="240" w:lineRule="auto"/>
      </w:pPr>
      <w:r>
        <w:separator/>
      </w:r>
    </w:p>
  </w:footnote>
  <w:footnote w:type="continuationSeparator" w:id="0">
    <w:p w:rsidR="00A77B4F" w:rsidRDefault="00A77B4F" w:rsidP="006E56D8">
      <w:pPr>
        <w:spacing w:after="0" w:line="240" w:lineRule="auto"/>
      </w:pPr>
      <w:r>
        <w:continuationSeparator/>
      </w:r>
    </w:p>
  </w:footnote>
  <w:footnote w:id="1">
    <w:p w:rsidR="00E2420E" w:rsidRPr="00B44F94" w:rsidRDefault="00E2420E" w:rsidP="00025C44">
      <w:pPr>
        <w:pStyle w:val="FootnoteText"/>
        <w:rPr>
          <w:rFonts w:ascii="Garamond" w:hAnsi="Garamond"/>
          <w:sz w:val="18"/>
          <w:szCs w:val="18"/>
        </w:rPr>
      </w:pPr>
      <w:r w:rsidRPr="00B44F94">
        <w:rPr>
          <w:rStyle w:val="FootnoteReference"/>
          <w:rFonts w:ascii="Garamond" w:hAnsi="Garamond"/>
          <w:sz w:val="18"/>
          <w:szCs w:val="18"/>
        </w:rPr>
        <w:footnoteRef/>
      </w:r>
      <w:r w:rsidRPr="00B44F94">
        <w:rPr>
          <w:rFonts w:ascii="Garamond" w:hAnsi="Garamond"/>
          <w:sz w:val="18"/>
          <w:szCs w:val="18"/>
        </w:rPr>
        <w:t xml:space="preserve"> In addition to his work on air pollution and deforestation, see John Evelyn, “Discourse on Earth, Mould and Soil” (1675).</w:t>
      </w:r>
    </w:p>
  </w:footnote>
  <w:footnote w:id="2">
    <w:p w:rsidR="00E2420E" w:rsidRPr="00B44F94" w:rsidRDefault="00E2420E" w:rsidP="00025C44">
      <w:pPr>
        <w:rPr>
          <w:rFonts w:ascii="Garamond" w:hAnsi="Garamond"/>
          <w:sz w:val="18"/>
          <w:szCs w:val="18"/>
        </w:rPr>
      </w:pPr>
    </w:p>
  </w:footnote>
  <w:footnote w:id="3">
    <w:p w:rsidR="00E2420E" w:rsidRPr="00B44F94" w:rsidRDefault="00E2420E" w:rsidP="00025C44">
      <w:pPr>
        <w:pStyle w:val="FootnoteText"/>
        <w:rPr>
          <w:rFonts w:ascii="Garamond" w:hAnsi="Garamond"/>
          <w:sz w:val="18"/>
          <w:szCs w:val="18"/>
        </w:rPr>
      </w:pPr>
    </w:p>
  </w:footnote>
  <w:footnote w:id="4">
    <w:p w:rsidR="00E2420E" w:rsidRPr="00B44F94" w:rsidRDefault="00E2420E" w:rsidP="00025C44">
      <w:pPr>
        <w:pStyle w:val="FootnoteText"/>
        <w:rPr>
          <w:rFonts w:ascii="Garamond" w:hAnsi="Garamond"/>
          <w:sz w:val="18"/>
          <w:szCs w:val="18"/>
        </w:rPr>
      </w:pPr>
    </w:p>
  </w:footnote>
  <w:footnote w:id="5">
    <w:p w:rsidR="00E2420E" w:rsidRPr="00B44F94" w:rsidRDefault="00E2420E" w:rsidP="00025C44">
      <w:pPr>
        <w:pStyle w:val="FootnoteText"/>
        <w:rPr>
          <w:rFonts w:ascii="Garamond" w:hAnsi="Garamond"/>
          <w:sz w:val="18"/>
          <w:szCs w:val="18"/>
        </w:rPr>
      </w:pPr>
    </w:p>
  </w:footnote>
  <w:footnote w:id="6">
    <w:p w:rsidR="00E2420E" w:rsidRPr="00B44F94" w:rsidRDefault="00E2420E" w:rsidP="00025C44">
      <w:pPr>
        <w:pStyle w:val="FootnoteText"/>
        <w:rPr>
          <w:rFonts w:ascii="Garamond" w:hAnsi="Garamond"/>
          <w:sz w:val="18"/>
          <w:szCs w:val="18"/>
        </w:rPr>
      </w:pPr>
    </w:p>
  </w:footnote>
  <w:footnote w:id="7">
    <w:p w:rsidR="00E2420E" w:rsidRPr="00B44F94" w:rsidRDefault="00E2420E" w:rsidP="00025C44">
      <w:pPr>
        <w:pStyle w:val="FootnoteText"/>
        <w:rPr>
          <w:rFonts w:ascii="Garamond" w:hAnsi="Garamond"/>
          <w:sz w:val="18"/>
          <w:szCs w:val="18"/>
        </w:rPr>
      </w:pPr>
    </w:p>
  </w:footnote>
  <w:footnote w:id="8">
    <w:p w:rsidR="00E2420E" w:rsidRPr="00B44F94" w:rsidRDefault="00E2420E" w:rsidP="00025C44">
      <w:pPr>
        <w:pStyle w:val="FootnoteText"/>
        <w:rPr>
          <w:rFonts w:ascii="Garamond" w:hAnsi="Garamond"/>
          <w:sz w:val="18"/>
          <w:szCs w:val="18"/>
        </w:rPr>
      </w:pPr>
    </w:p>
  </w:footnote>
  <w:footnote w:id="9">
    <w:p w:rsidR="00E2420E" w:rsidRPr="00B44F94" w:rsidRDefault="00E2420E" w:rsidP="00025C44">
      <w:pPr>
        <w:pStyle w:val="FootnoteText"/>
        <w:rPr>
          <w:rFonts w:ascii="Garamond" w:hAnsi="Garamond"/>
          <w:sz w:val="18"/>
          <w:szCs w:val="18"/>
        </w:rPr>
      </w:pPr>
    </w:p>
  </w:footnote>
  <w:footnote w:id="10">
    <w:p w:rsidR="00E2420E" w:rsidRPr="00B44F94" w:rsidRDefault="00E2420E" w:rsidP="00025C44">
      <w:pPr>
        <w:shd w:val="clear" w:color="auto" w:fill="FFFFFF"/>
        <w:rPr>
          <w:rFonts w:ascii="Garamond" w:hAnsi="Garamond"/>
          <w:sz w:val="18"/>
          <w:szCs w:val="18"/>
        </w:rPr>
      </w:pPr>
    </w:p>
  </w:footnote>
  <w:footnote w:id="11">
    <w:p w:rsidR="00E2420E" w:rsidRPr="00B44F94" w:rsidRDefault="00E2420E" w:rsidP="00025C44">
      <w:pPr>
        <w:pStyle w:val="FootnoteText"/>
        <w:rPr>
          <w:rFonts w:ascii="Garamond" w:hAnsi="Garamond"/>
          <w:sz w:val="18"/>
          <w:szCs w:val="18"/>
        </w:rPr>
      </w:pPr>
    </w:p>
  </w:footnote>
  <w:footnote w:id="12">
    <w:p w:rsidR="00E2420E" w:rsidRPr="00B44F94" w:rsidRDefault="00E2420E" w:rsidP="00025C44">
      <w:pPr>
        <w:pStyle w:val="FootnoteText"/>
        <w:rPr>
          <w:rFonts w:ascii="Garamond" w:hAnsi="Garamond"/>
          <w:sz w:val="18"/>
          <w:szCs w:val="18"/>
        </w:rPr>
      </w:pPr>
      <w:del w:id="2" w:author="Gareth Dale" w:date="2017-03-16T18:32:00Z">
        <w:r w:rsidRPr="00B44F94" w:rsidDel="00143812">
          <w:rPr>
            <w:rStyle w:val="HTMLPreformattedChar"/>
            <w:rFonts w:ascii="Garamond" w:eastAsiaTheme="minorHAnsi" w:hAnsi="Garamond" w:cs="Dax-Regular"/>
            <w:sz w:val="18"/>
            <w:szCs w:val="18"/>
          </w:rPr>
          <w:delText>PAGE</w:delText>
        </w:r>
      </w:del>
    </w:p>
  </w:footnote>
  <w:footnote w:id="13">
    <w:p w:rsidR="00E2420E" w:rsidRPr="00B44F94" w:rsidRDefault="00E2420E" w:rsidP="00025C44">
      <w:pPr>
        <w:pStyle w:val="FootnoteText"/>
        <w:rPr>
          <w:rFonts w:ascii="Garamond" w:hAnsi="Garamond"/>
          <w:sz w:val="18"/>
          <w:szCs w:val="18"/>
        </w:rPr>
      </w:pPr>
      <w:del w:id="3" w:author="Gareth Dale" w:date="2017-03-16T18:32:00Z">
        <w:r w:rsidRPr="00B44F94" w:rsidDel="00143812">
          <w:rPr>
            <w:rFonts w:ascii="Garamond" w:hAnsi="Garamond" w:cs="Dax-Regular"/>
            <w:sz w:val="18"/>
            <w:szCs w:val="18"/>
          </w:rPr>
          <w:delText>PAGE</w:delText>
        </w:r>
      </w:del>
    </w:p>
  </w:footnote>
  <w:footnote w:id="14">
    <w:p w:rsidR="00E2420E" w:rsidRPr="00B44F94" w:rsidRDefault="00E2420E" w:rsidP="00025C44">
      <w:pPr>
        <w:pStyle w:val="FootnoteText"/>
        <w:rPr>
          <w:rFonts w:ascii="Garamond" w:hAnsi="Garamond"/>
          <w:sz w:val="18"/>
          <w:szCs w:val="18"/>
        </w:rPr>
      </w:pPr>
      <w:del w:id="4" w:author="Gareth Dale" w:date="2017-03-16T18:32:00Z">
        <w:r w:rsidRPr="00B44F94" w:rsidDel="00143812">
          <w:rPr>
            <w:rFonts w:ascii="Garamond" w:hAnsi="Garamond" w:cs="Dax-Regular"/>
            <w:sz w:val="18"/>
            <w:szCs w:val="18"/>
          </w:rPr>
          <w:delText>PAGE</w:delText>
        </w:r>
      </w:del>
    </w:p>
  </w:footnote>
  <w:footnote w:id="15">
    <w:p w:rsidR="00E2420E" w:rsidRPr="00B44F94" w:rsidRDefault="00E2420E" w:rsidP="00025C44">
      <w:pPr>
        <w:pStyle w:val="FootnoteText"/>
        <w:rPr>
          <w:rFonts w:ascii="Garamond" w:hAnsi="Garamond"/>
          <w:sz w:val="18"/>
          <w:szCs w:val="18"/>
        </w:rPr>
      </w:pPr>
      <w:del w:id="5" w:author="Gareth Dale" w:date="2017-03-16T18:32:00Z">
        <w:r w:rsidRPr="00B44F94" w:rsidDel="00143812">
          <w:rPr>
            <w:rStyle w:val="HTMLPreformattedChar"/>
            <w:rFonts w:ascii="Garamond" w:eastAsiaTheme="minorHAnsi" w:hAnsi="Garamond" w:cs="Dax-Regular"/>
            <w:sz w:val="18"/>
            <w:szCs w:val="18"/>
          </w:rPr>
          <w:delText>PAGES</w:delText>
        </w:r>
      </w:del>
    </w:p>
  </w:footnote>
  <w:footnote w:id="16">
    <w:p w:rsidR="00E2420E" w:rsidRPr="00B44F94" w:rsidRDefault="00E2420E" w:rsidP="00025C44">
      <w:pPr>
        <w:pStyle w:val="FootnoteText"/>
        <w:rPr>
          <w:rFonts w:ascii="Garamond" w:hAnsi="Garamond"/>
          <w:sz w:val="18"/>
          <w:szCs w:val="18"/>
        </w:rPr>
      </w:pPr>
    </w:p>
  </w:footnote>
  <w:footnote w:id="17">
    <w:p w:rsidR="00E2420E" w:rsidRPr="00B44F94" w:rsidRDefault="00E2420E" w:rsidP="00025C44">
      <w:pPr>
        <w:pStyle w:val="FootnoteText"/>
        <w:rPr>
          <w:rFonts w:ascii="Garamond" w:hAnsi="Garamond"/>
          <w:sz w:val="18"/>
          <w:szCs w:val="18"/>
        </w:rPr>
      </w:pPr>
    </w:p>
  </w:footnote>
  <w:footnote w:id="18">
    <w:p w:rsidR="00E2420E" w:rsidRPr="00B44F94" w:rsidRDefault="00E2420E" w:rsidP="00025C44">
      <w:pPr>
        <w:pStyle w:val="FootnoteText"/>
        <w:rPr>
          <w:rFonts w:ascii="Garamond" w:hAnsi="Garamond"/>
          <w:sz w:val="18"/>
          <w:szCs w:val="18"/>
        </w:rPr>
      </w:pPr>
    </w:p>
  </w:footnote>
  <w:footnote w:id="19">
    <w:p w:rsidR="00E2420E" w:rsidRPr="00B44F94" w:rsidRDefault="00E2420E" w:rsidP="00025C44">
      <w:pPr>
        <w:pStyle w:val="FootnoteText"/>
        <w:rPr>
          <w:rFonts w:ascii="Garamond" w:hAnsi="Garamond"/>
          <w:sz w:val="18"/>
          <w:szCs w:val="18"/>
        </w:rPr>
      </w:pPr>
    </w:p>
  </w:footnote>
  <w:footnote w:id="20">
    <w:p w:rsidR="00E2420E" w:rsidRPr="00B44F94" w:rsidRDefault="00E2420E" w:rsidP="00025C44">
      <w:pPr>
        <w:pStyle w:val="FootnoteText"/>
        <w:rPr>
          <w:rFonts w:ascii="Garamond" w:hAnsi="Garamond"/>
          <w:sz w:val="18"/>
          <w:szCs w:val="18"/>
        </w:rPr>
      </w:pPr>
      <w:del w:id="6" w:author="Gareth Dale" w:date="2017-03-16T18:32:00Z">
        <w:r w:rsidRPr="00B44F94" w:rsidDel="00143812">
          <w:rPr>
            <w:rFonts w:ascii="Garamond" w:hAnsi="Garamond" w:cs="Dax-Regular"/>
            <w:sz w:val="18"/>
            <w:szCs w:val="18"/>
          </w:rPr>
          <w:delText>PAGE</w:delText>
        </w:r>
      </w:del>
    </w:p>
  </w:footnote>
  <w:footnote w:id="21">
    <w:p w:rsidR="00E2420E" w:rsidRPr="00B44F94" w:rsidRDefault="00E2420E" w:rsidP="00025C44">
      <w:pPr>
        <w:shd w:val="clear" w:color="auto" w:fill="FFFFFF"/>
        <w:rPr>
          <w:rFonts w:ascii="Garamond" w:hAnsi="Garamond"/>
          <w:sz w:val="18"/>
          <w:szCs w:val="18"/>
        </w:rPr>
      </w:pPr>
    </w:p>
  </w:footnote>
  <w:footnote w:id="22">
    <w:p w:rsidR="00E2420E" w:rsidRPr="00B44F94" w:rsidRDefault="00E2420E" w:rsidP="00025C44">
      <w:pPr>
        <w:pStyle w:val="FootnoteText"/>
        <w:rPr>
          <w:rFonts w:ascii="Garamond" w:hAnsi="Garamond"/>
          <w:sz w:val="18"/>
          <w:szCs w:val="18"/>
        </w:rPr>
      </w:pPr>
    </w:p>
  </w:footnote>
  <w:footnote w:id="23">
    <w:p w:rsidR="00E2420E" w:rsidRPr="00B44F94" w:rsidRDefault="00E2420E" w:rsidP="00025C44">
      <w:pPr>
        <w:pStyle w:val="FootnoteText"/>
        <w:rPr>
          <w:rFonts w:ascii="Garamond" w:hAnsi="Garamond"/>
          <w:sz w:val="18"/>
          <w:szCs w:val="18"/>
        </w:rPr>
      </w:pPr>
    </w:p>
  </w:footnote>
  <w:footnote w:id="24">
    <w:p w:rsidR="00E2420E" w:rsidRPr="00B44F94" w:rsidRDefault="00E2420E" w:rsidP="00025C44">
      <w:pPr>
        <w:pStyle w:val="FootnoteText"/>
        <w:rPr>
          <w:rFonts w:ascii="Garamond" w:hAnsi="Garamond"/>
          <w:sz w:val="18"/>
          <w:szCs w:val="18"/>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1062172"/>
    <w:docVar w:name="VerbatimVersion" w:val="5.1"/>
  </w:docVars>
  <w:rsids>
    <w:rsidRoot w:val="006B7A16"/>
    <w:rsid w:val="000139A3"/>
    <w:rsid w:val="00025C44"/>
    <w:rsid w:val="00097B87"/>
    <w:rsid w:val="000A16D4"/>
    <w:rsid w:val="000B2151"/>
    <w:rsid w:val="000C4A1E"/>
    <w:rsid w:val="000F33D8"/>
    <w:rsid w:val="00100833"/>
    <w:rsid w:val="00104529"/>
    <w:rsid w:val="00105942"/>
    <w:rsid w:val="00107396"/>
    <w:rsid w:val="0011750E"/>
    <w:rsid w:val="00130F2A"/>
    <w:rsid w:val="00144A4C"/>
    <w:rsid w:val="00176AB0"/>
    <w:rsid w:val="00177222"/>
    <w:rsid w:val="00177B7D"/>
    <w:rsid w:val="0018322D"/>
    <w:rsid w:val="001A16B3"/>
    <w:rsid w:val="001B5776"/>
    <w:rsid w:val="001E527A"/>
    <w:rsid w:val="001F78CE"/>
    <w:rsid w:val="002271AE"/>
    <w:rsid w:val="00251FC7"/>
    <w:rsid w:val="002855A7"/>
    <w:rsid w:val="0029002A"/>
    <w:rsid w:val="00291B78"/>
    <w:rsid w:val="002B146A"/>
    <w:rsid w:val="002B5E17"/>
    <w:rsid w:val="002F4C01"/>
    <w:rsid w:val="00315690"/>
    <w:rsid w:val="00316B75"/>
    <w:rsid w:val="00325646"/>
    <w:rsid w:val="00335977"/>
    <w:rsid w:val="00345C18"/>
    <w:rsid w:val="003460F2"/>
    <w:rsid w:val="00367318"/>
    <w:rsid w:val="0038158C"/>
    <w:rsid w:val="003902BA"/>
    <w:rsid w:val="003A0441"/>
    <w:rsid w:val="003A09E2"/>
    <w:rsid w:val="003A4572"/>
    <w:rsid w:val="003B1B4F"/>
    <w:rsid w:val="003B3C62"/>
    <w:rsid w:val="003B6C94"/>
    <w:rsid w:val="00407037"/>
    <w:rsid w:val="0041276C"/>
    <w:rsid w:val="00443683"/>
    <w:rsid w:val="004605D6"/>
    <w:rsid w:val="00496983"/>
    <w:rsid w:val="004A3020"/>
    <w:rsid w:val="004A3588"/>
    <w:rsid w:val="004A58FF"/>
    <w:rsid w:val="004C250C"/>
    <w:rsid w:val="004C60E8"/>
    <w:rsid w:val="004E3579"/>
    <w:rsid w:val="004E728B"/>
    <w:rsid w:val="004F39E0"/>
    <w:rsid w:val="00537BD5"/>
    <w:rsid w:val="005446DF"/>
    <w:rsid w:val="0057268A"/>
    <w:rsid w:val="005821C0"/>
    <w:rsid w:val="005D2912"/>
    <w:rsid w:val="006065BD"/>
    <w:rsid w:val="006128A4"/>
    <w:rsid w:val="00621D9D"/>
    <w:rsid w:val="00631DFE"/>
    <w:rsid w:val="00645FA9"/>
    <w:rsid w:val="00647866"/>
    <w:rsid w:val="00665003"/>
    <w:rsid w:val="006A2AD0"/>
    <w:rsid w:val="006B7A16"/>
    <w:rsid w:val="006C2375"/>
    <w:rsid w:val="006D4ECC"/>
    <w:rsid w:val="006E0EB5"/>
    <w:rsid w:val="006E56D8"/>
    <w:rsid w:val="007160E8"/>
    <w:rsid w:val="00722258"/>
    <w:rsid w:val="007243E5"/>
    <w:rsid w:val="00737563"/>
    <w:rsid w:val="00766EA0"/>
    <w:rsid w:val="00784E88"/>
    <w:rsid w:val="00795FB1"/>
    <w:rsid w:val="007A2226"/>
    <w:rsid w:val="007F5B66"/>
    <w:rsid w:val="00803B89"/>
    <w:rsid w:val="00810271"/>
    <w:rsid w:val="00823A1C"/>
    <w:rsid w:val="00845B9D"/>
    <w:rsid w:val="00860984"/>
    <w:rsid w:val="00876E1E"/>
    <w:rsid w:val="008B3ECB"/>
    <w:rsid w:val="008B4E85"/>
    <w:rsid w:val="008C1B2E"/>
    <w:rsid w:val="00911B68"/>
    <w:rsid w:val="0091627E"/>
    <w:rsid w:val="0097032B"/>
    <w:rsid w:val="0097402C"/>
    <w:rsid w:val="0097589B"/>
    <w:rsid w:val="009D2EAD"/>
    <w:rsid w:val="009D54B2"/>
    <w:rsid w:val="009D76FC"/>
    <w:rsid w:val="009E1068"/>
    <w:rsid w:val="009E1922"/>
    <w:rsid w:val="009F7ED2"/>
    <w:rsid w:val="00A26D99"/>
    <w:rsid w:val="00A65F3C"/>
    <w:rsid w:val="00A73117"/>
    <w:rsid w:val="00A77B4F"/>
    <w:rsid w:val="00A854F6"/>
    <w:rsid w:val="00A93661"/>
    <w:rsid w:val="00A95652"/>
    <w:rsid w:val="00AB0285"/>
    <w:rsid w:val="00AC0296"/>
    <w:rsid w:val="00AC0AB8"/>
    <w:rsid w:val="00AC20F8"/>
    <w:rsid w:val="00AF4D80"/>
    <w:rsid w:val="00B128F4"/>
    <w:rsid w:val="00B17735"/>
    <w:rsid w:val="00B33C6D"/>
    <w:rsid w:val="00B3578B"/>
    <w:rsid w:val="00B4508F"/>
    <w:rsid w:val="00B55AD5"/>
    <w:rsid w:val="00B64A4D"/>
    <w:rsid w:val="00B8057C"/>
    <w:rsid w:val="00BC650D"/>
    <w:rsid w:val="00BC7D41"/>
    <w:rsid w:val="00BD6238"/>
    <w:rsid w:val="00BD6E98"/>
    <w:rsid w:val="00BF593B"/>
    <w:rsid w:val="00BF773A"/>
    <w:rsid w:val="00BF7E81"/>
    <w:rsid w:val="00C13773"/>
    <w:rsid w:val="00C15137"/>
    <w:rsid w:val="00C17CC8"/>
    <w:rsid w:val="00C83417"/>
    <w:rsid w:val="00C94528"/>
    <w:rsid w:val="00C9604F"/>
    <w:rsid w:val="00CA19AA"/>
    <w:rsid w:val="00CC5298"/>
    <w:rsid w:val="00CD736E"/>
    <w:rsid w:val="00CD798D"/>
    <w:rsid w:val="00CE161E"/>
    <w:rsid w:val="00CF59A8"/>
    <w:rsid w:val="00D325A9"/>
    <w:rsid w:val="00D36A8A"/>
    <w:rsid w:val="00D576B5"/>
    <w:rsid w:val="00D61409"/>
    <w:rsid w:val="00D6691E"/>
    <w:rsid w:val="00D71170"/>
    <w:rsid w:val="00D76F97"/>
    <w:rsid w:val="00D774B5"/>
    <w:rsid w:val="00D81639"/>
    <w:rsid w:val="00DA1C92"/>
    <w:rsid w:val="00DA25D4"/>
    <w:rsid w:val="00DA6538"/>
    <w:rsid w:val="00E14D7C"/>
    <w:rsid w:val="00E15E75"/>
    <w:rsid w:val="00E2420E"/>
    <w:rsid w:val="00E5262C"/>
    <w:rsid w:val="00E67A1A"/>
    <w:rsid w:val="00E717C6"/>
    <w:rsid w:val="00E97826"/>
    <w:rsid w:val="00EC29C9"/>
    <w:rsid w:val="00EC7DC4"/>
    <w:rsid w:val="00ED30CF"/>
    <w:rsid w:val="00F07B0C"/>
    <w:rsid w:val="00F176EF"/>
    <w:rsid w:val="00F20B8B"/>
    <w:rsid w:val="00F20C7F"/>
    <w:rsid w:val="00F45E10"/>
    <w:rsid w:val="00F6364A"/>
    <w:rsid w:val="00F67BD3"/>
    <w:rsid w:val="00F90774"/>
    <w:rsid w:val="00F9113A"/>
    <w:rsid w:val="00FA0286"/>
    <w:rsid w:val="00FE2546"/>
    <w:rsid w:val="00FE7214"/>
    <w:rsid w:val="00FF070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footnote text" w:uiPriority="0"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Normal (Web)"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1276C"/>
    <w:rPr>
      <w:rFonts w:ascii="Arial" w:hAnsi="Arial" w:cs="Arial"/>
    </w:rPr>
  </w:style>
  <w:style w:type="paragraph" w:styleId="Heading1">
    <w:name w:val="heading 1"/>
    <w:aliases w:val="Pocket"/>
    <w:basedOn w:val="Normal"/>
    <w:next w:val="Normal"/>
    <w:link w:val="Heading1Char"/>
    <w:autoRedefine/>
    <w:qFormat/>
    <w:rsid w:val="004127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127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127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T"/>
    <w:basedOn w:val="Normal"/>
    <w:next w:val="Normal"/>
    <w:link w:val="Heading4Char"/>
    <w:autoRedefine/>
    <w:uiPriority w:val="3"/>
    <w:unhideWhenUsed/>
    <w:qFormat/>
    <w:rsid w:val="0041276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127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276C"/>
  </w:style>
  <w:style w:type="character" w:customStyle="1" w:styleId="Heading1Char">
    <w:name w:val="Heading 1 Char"/>
    <w:aliases w:val="Pocket Char"/>
    <w:basedOn w:val="DefaultParagraphFont"/>
    <w:link w:val="Heading1"/>
    <w:rsid w:val="0041276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41276C"/>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41276C"/>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41276C"/>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41276C"/>
    <w:rPr>
      <w:rFonts w:ascii="Arial" w:hAnsi="Arial" w:cs="Arial"/>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1276C"/>
    <w:rPr>
      <w:b/>
      <w:bCs/>
      <w:sz w:val="26"/>
      <w:u w:val="singl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41276C"/>
    <w:rPr>
      <w:b/>
      <w:sz w:val="22"/>
      <w:u w:val="single"/>
    </w:rPr>
  </w:style>
  <w:style w:type="character" w:styleId="Hyperlink">
    <w:name w:val="Hyperlink"/>
    <w:basedOn w:val="DefaultParagraphFont"/>
    <w:uiPriority w:val="99"/>
    <w:unhideWhenUsed/>
    <w:rsid w:val="0041276C"/>
    <w:rPr>
      <w:color w:val="auto"/>
      <w:u w:val="none"/>
    </w:rPr>
  </w:style>
  <w:style w:type="character" w:styleId="FollowedHyperlink">
    <w:name w:val="FollowedHyperlink"/>
    <w:basedOn w:val="DefaultParagraphFont"/>
    <w:uiPriority w:val="99"/>
    <w:semiHidden/>
    <w:unhideWhenUsed/>
    <w:rsid w:val="0041276C"/>
    <w:rPr>
      <w:color w:val="auto"/>
      <w:u w:val="none"/>
    </w:rPr>
  </w:style>
  <w:style w:type="paragraph" w:styleId="FootnoteText">
    <w:name w:val="footnote text"/>
    <w:aliases w:val="Fußnote,Char Char Char Char Char Char,Char Char Char Char Char,Char Char Char Char Char Char1,Char Char Char Char, Char Char Char Char Char Char, Char Char Char Char Char, Char Char Char Char Char Char1, Char Char Char Char, Char Char"/>
    <w:basedOn w:val="Normal"/>
    <w:link w:val="FootnoteTextChar"/>
    <w:unhideWhenUsed/>
    <w:qFormat/>
    <w:rsid w:val="006E56D8"/>
    <w:rPr>
      <w:rFonts w:ascii="Calibri" w:hAnsi="Calibri"/>
      <w:sz w:val="20"/>
      <w:szCs w:val="20"/>
    </w:rPr>
  </w:style>
  <w:style w:type="character" w:customStyle="1" w:styleId="FootnoteTextChar">
    <w:name w:val="Footnote Text Char"/>
    <w:aliases w:val="Fußnote Char,Char Char Char Char Char Char Char,Char Char Char Char Char Char2,Char Char Char Char Char Char1 Char,Char Char Char Char Char1, Char Char Char Char Char Char Char, Char Char Char Char Char Char2, Char Char Char"/>
    <w:basedOn w:val="DefaultParagraphFont"/>
    <w:link w:val="FootnoteText"/>
    <w:rsid w:val="006E56D8"/>
    <w:rPr>
      <w:rFonts w:ascii="Calibri" w:hAnsi="Calibri"/>
      <w:sz w:val="20"/>
      <w:szCs w:val="20"/>
    </w:rPr>
  </w:style>
  <w:style w:type="character" w:styleId="FootnoteReference">
    <w:name w:val="footnote reference"/>
    <w:aliases w:val="JFR-Fußnotenzeichen,*Footnote Reference,Ref,de nota al pie,Fußnotenzeichen_neu,Fußnotentext2"/>
    <w:basedOn w:val="DefaultParagraphFont"/>
    <w:uiPriority w:val="99"/>
    <w:unhideWhenUsed/>
    <w:rsid w:val="006E56D8"/>
    <w:rPr>
      <w:vertAlign w:val="superscript"/>
    </w:rPr>
  </w:style>
  <w:style w:type="paragraph" w:styleId="HTMLPreformatted">
    <w:name w:val="HTML Preformatted"/>
    <w:basedOn w:val="Normal"/>
    <w:link w:val="HTMLPreformattedChar"/>
    <w:uiPriority w:val="99"/>
    <w:unhideWhenUsed/>
    <w:rsid w:val="006E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E56D8"/>
    <w:rPr>
      <w:rFonts w:ascii="Courier New" w:eastAsia="Times New Roman" w:hAnsi="Courier New" w:cs="Courier New"/>
      <w:sz w:val="20"/>
      <w:szCs w:val="20"/>
    </w:rPr>
  </w:style>
  <w:style w:type="character" w:styleId="Strong">
    <w:name w:val="Strong"/>
    <w:basedOn w:val="DefaultParagraphFont"/>
    <w:uiPriority w:val="22"/>
    <w:qFormat/>
    <w:rsid w:val="00335977"/>
    <w:rPr>
      <w:b/>
      <w:bCs/>
    </w:rPr>
  </w:style>
  <w:style w:type="paragraph" w:customStyle="1" w:styleId="Emphasis1">
    <w:name w:val="Emphasis1"/>
    <w:basedOn w:val="Normal"/>
    <w:link w:val="Emphasis"/>
    <w:autoRedefine/>
    <w:uiPriority w:val="7"/>
    <w:qFormat/>
    <w:rsid w:val="009E1068"/>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 w:type="paragraph" w:customStyle="1" w:styleId="textbold">
    <w:name w:val="text bold"/>
    <w:basedOn w:val="Normal"/>
    <w:uiPriority w:val="7"/>
    <w:qFormat/>
    <w:rsid w:val="00631DFE"/>
    <w:pPr>
      <w:ind w:left="720"/>
      <w:jc w:val="both"/>
    </w:pPr>
    <w:rPr>
      <w:b/>
      <w:iCs/>
      <w:u w:val="single"/>
      <w:bdr w:val="single" w:sz="8" w:space="0" w:color="auto"/>
    </w:rPr>
  </w:style>
  <w:style w:type="character" w:customStyle="1" w:styleId="SmalltextChar">
    <w:name w:val="Small text Char"/>
    <w:basedOn w:val="DefaultParagraphFont"/>
    <w:rsid w:val="00631DFE"/>
    <w:rPr>
      <w:sz w:val="16"/>
      <w:szCs w:val="24"/>
      <w:lang w:val="en-US" w:eastAsia="en-US" w:bidi="ar-SA"/>
    </w:rPr>
  </w:style>
  <w:style w:type="paragraph" w:styleId="NormalWeb">
    <w:name w:val="Normal (Web)"/>
    <w:basedOn w:val="Normal"/>
    <w:uiPriority w:val="99"/>
    <w:unhideWhenUsed/>
    <w:qFormat/>
    <w:rsid w:val="00D576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ternetLink">
    <w:name w:val="Internet Link"/>
    <w:rsid w:val="00130F2A"/>
    <w:rPr>
      <w:color w:val="000080"/>
      <w:u w:val="single"/>
    </w:rPr>
  </w:style>
  <w:style w:type="paragraph" w:customStyle="1" w:styleId="para">
    <w:name w:val="para"/>
    <w:basedOn w:val="Normal"/>
    <w:uiPriority w:val="99"/>
    <w:semiHidden/>
    <w:rsid w:val="00B128F4"/>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basedOn w:val="Normal"/>
    <w:uiPriority w:val="4"/>
    <w:qFormat/>
    <w:rsid w:val="0041276C"/>
    <w:rPr>
      <w:b/>
    </w:rPr>
  </w:style>
  <w:style w:type="paragraph" w:customStyle="1" w:styleId="Analytic">
    <w:name w:val="Analytic"/>
    <w:basedOn w:val="Heading1"/>
    <w:next w:val="Normal"/>
    <w:link w:val="AnalyticChar"/>
    <w:autoRedefine/>
    <w:qFormat/>
    <w:rsid w:val="0041276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Theme="minorHAnsi" w:cs="Arial"/>
      <w:sz w:val="22"/>
      <w:szCs w:val="22"/>
    </w:rPr>
  </w:style>
  <w:style w:type="character" w:customStyle="1" w:styleId="AnalyticChar">
    <w:name w:val="Analytic Char"/>
    <w:basedOn w:val="DefaultParagraphFont"/>
    <w:link w:val="Analytic"/>
    <w:locked/>
    <w:rsid w:val="0041276C"/>
    <w:rPr>
      <w:rFonts w:ascii="Arial" w:hAnsi="Arial" w:cs="Arial"/>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footnote text" w:uiPriority="0"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Normal (Web)"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1276C"/>
    <w:rPr>
      <w:rFonts w:ascii="Arial" w:hAnsi="Arial" w:cs="Arial"/>
    </w:rPr>
  </w:style>
  <w:style w:type="paragraph" w:styleId="Heading1">
    <w:name w:val="heading 1"/>
    <w:aliases w:val="Pocket"/>
    <w:basedOn w:val="Normal"/>
    <w:next w:val="Normal"/>
    <w:link w:val="Heading1Char"/>
    <w:autoRedefine/>
    <w:qFormat/>
    <w:rsid w:val="004127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4127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4127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T"/>
    <w:basedOn w:val="Normal"/>
    <w:next w:val="Normal"/>
    <w:link w:val="Heading4Char"/>
    <w:autoRedefine/>
    <w:uiPriority w:val="3"/>
    <w:unhideWhenUsed/>
    <w:qFormat/>
    <w:rsid w:val="0041276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127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276C"/>
  </w:style>
  <w:style w:type="character" w:customStyle="1" w:styleId="Heading1Char">
    <w:name w:val="Heading 1 Char"/>
    <w:aliases w:val="Pocket Char"/>
    <w:basedOn w:val="DefaultParagraphFont"/>
    <w:link w:val="Heading1"/>
    <w:rsid w:val="0041276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41276C"/>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41276C"/>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41276C"/>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Emphasis1"/>
    <w:uiPriority w:val="7"/>
    <w:qFormat/>
    <w:rsid w:val="0041276C"/>
    <w:rPr>
      <w:rFonts w:ascii="Arial" w:hAnsi="Arial" w:cs="Arial"/>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1276C"/>
    <w:rPr>
      <w:b/>
      <w:bCs/>
      <w:sz w:val="26"/>
      <w:u w:val="singl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6"/>
    <w:qFormat/>
    <w:rsid w:val="0041276C"/>
    <w:rPr>
      <w:b/>
      <w:sz w:val="22"/>
      <w:u w:val="single"/>
    </w:rPr>
  </w:style>
  <w:style w:type="character" w:styleId="Hyperlink">
    <w:name w:val="Hyperlink"/>
    <w:basedOn w:val="DefaultParagraphFont"/>
    <w:uiPriority w:val="99"/>
    <w:unhideWhenUsed/>
    <w:rsid w:val="0041276C"/>
    <w:rPr>
      <w:color w:val="auto"/>
      <w:u w:val="none"/>
    </w:rPr>
  </w:style>
  <w:style w:type="character" w:styleId="FollowedHyperlink">
    <w:name w:val="FollowedHyperlink"/>
    <w:basedOn w:val="DefaultParagraphFont"/>
    <w:uiPriority w:val="99"/>
    <w:semiHidden/>
    <w:unhideWhenUsed/>
    <w:rsid w:val="0041276C"/>
    <w:rPr>
      <w:color w:val="auto"/>
      <w:u w:val="none"/>
    </w:rPr>
  </w:style>
  <w:style w:type="paragraph" w:styleId="FootnoteText">
    <w:name w:val="footnote text"/>
    <w:aliases w:val="Fußnote,Char Char Char Char Char Char,Char Char Char Char Char,Char Char Char Char Char Char1,Char Char Char Char, Char Char Char Char Char Char, Char Char Char Char Char, Char Char Char Char Char Char1, Char Char Char Char, Char Char"/>
    <w:basedOn w:val="Normal"/>
    <w:link w:val="FootnoteTextChar"/>
    <w:unhideWhenUsed/>
    <w:qFormat/>
    <w:rsid w:val="006E56D8"/>
    <w:rPr>
      <w:rFonts w:ascii="Calibri" w:hAnsi="Calibri"/>
      <w:sz w:val="20"/>
      <w:szCs w:val="20"/>
    </w:rPr>
  </w:style>
  <w:style w:type="character" w:customStyle="1" w:styleId="FootnoteTextChar">
    <w:name w:val="Footnote Text Char"/>
    <w:aliases w:val="Fußnote Char,Char Char Char Char Char Char Char,Char Char Char Char Char Char2,Char Char Char Char Char Char1 Char,Char Char Char Char Char1, Char Char Char Char Char Char Char, Char Char Char Char Char Char2, Char Char Char"/>
    <w:basedOn w:val="DefaultParagraphFont"/>
    <w:link w:val="FootnoteText"/>
    <w:rsid w:val="006E56D8"/>
    <w:rPr>
      <w:rFonts w:ascii="Calibri" w:hAnsi="Calibri"/>
      <w:sz w:val="20"/>
      <w:szCs w:val="20"/>
    </w:rPr>
  </w:style>
  <w:style w:type="character" w:styleId="FootnoteReference">
    <w:name w:val="footnote reference"/>
    <w:aliases w:val="JFR-Fußnotenzeichen,*Footnote Reference,Ref,de nota al pie,Fußnotenzeichen_neu,Fußnotentext2"/>
    <w:basedOn w:val="DefaultParagraphFont"/>
    <w:uiPriority w:val="99"/>
    <w:unhideWhenUsed/>
    <w:rsid w:val="006E56D8"/>
    <w:rPr>
      <w:vertAlign w:val="superscript"/>
    </w:rPr>
  </w:style>
  <w:style w:type="paragraph" w:styleId="HTMLPreformatted">
    <w:name w:val="HTML Preformatted"/>
    <w:basedOn w:val="Normal"/>
    <w:link w:val="HTMLPreformattedChar"/>
    <w:uiPriority w:val="99"/>
    <w:unhideWhenUsed/>
    <w:rsid w:val="006E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E56D8"/>
    <w:rPr>
      <w:rFonts w:ascii="Courier New" w:eastAsia="Times New Roman" w:hAnsi="Courier New" w:cs="Courier New"/>
      <w:sz w:val="20"/>
      <w:szCs w:val="20"/>
    </w:rPr>
  </w:style>
  <w:style w:type="character" w:styleId="Strong">
    <w:name w:val="Strong"/>
    <w:basedOn w:val="DefaultParagraphFont"/>
    <w:uiPriority w:val="22"/>
    <w:qFormat/>
    <w:rsid w:val="00335977"/>
    <w:rPr>
      <w:b/>
      <w:bCs/>
    </w:rPr>
  </w:style>
  <w:style w:type="paragraph" w:customStyle="1" w:styleId="Emphasis1">
    <w:name w:val="Emphasis1"/>
    <w:basedOn w:val="Normal"/>
    <w:link w:val="Emphasis"/>
    <w:autoRedefine/>
    <w:uiPriority w:val="7"/>
    <w:qFormat/>
    <w:rsid w:val="009E1068"/>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 w:type="paragraph" w:customStyle="1" w:styleId="textbold">
    <w:name w:val="text bold"/>
    <w:basedOn w:val="Normal"/>
    <w:uiPriority w:val="7"/>
    <w:qFormat/>
    <w:rsid w:val="00631DFE"/>
    <w:pPr>
      <w:ind w:left="720"/>
      <w:jc w:val="both"/>
    </w:pPr>
    <w:rPr>
      <w:b/>
      <w:iCs/>
      <w:u w:val="single"/>
      <w:bdr w:val="single" w:sz="8" w:space="0" w:color="auto"/>
    </w:rPr>
  </w:style>
  <w:style w:type="character" w:customStyle="1" w:styleId="SmalltextChar">
    <w:name w:val="Small text Char"/>
    <w:basedOn w:val="DefaultParagraphFont"/>
    <w:rsid w:val="00631DFE"/>
    <w:rPr>
      <w:sz w:val="16"/>
      <w:szCs w:val="24"/>
      <w:lang w:val="en-US" w:eastAsia="en-US" w:bidi="ar-SA"/>
    </w:rPr>
  </w:style>
  <w:style w:type="paragraph" w:styleId="NormalWeb">
    <w:name w:val="Normal (Web)"/>
    <w:basedOn w:val="Normal"/>
    <w:uiPriority w:val="99"/>
    <w:unhideWhenUsed/>
    <w:qFormat/>
    <w:rsid w:val="00D576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ternetLink">
    <w:name w:val="Internet Link"/>
    <w:rsid w:val="00130F2A"/>
    <w:rPr>
      <w:color w:val="000080"/>
      <w:u w:val="single"/>
    </w:rPr>
  </w:style>
  <w:style w:type="paragraph" w:customStyle="1" w:styleId="para">
    <w:name w:val="para"/>
    <w:basedOn w:val="Normal"/>
    <w:uiPriority w:val="99"/>
    <w:semiHidden/>
    <w:rsid w:val="00B128F4"/>
    <w:pPr>
      <w:spacing w:before="100" w:beforeAutospacing="1" w:after="100" w:afterAutospacing="1"/>
    </w:pPr>
    <w:rPr>
      <w:rFonts w:ascii="Times New Roman" w:eastAsia="Times New Roman" w:hAnsi="Times New Roman" w:cs="Times New Roman"/>
      <w:sz w:val="24"/>
      <w:szCs w:val="24"/>
    </w:rPr>
  </w:style>
  <w:style w:type="paragraph" w:customStyle="1" w:styleId="Analytics">
    <w:name w:val="Analytics"/>
    <w:basedOn w:val="Normal"/>
    <w:uiPriority w:val="4"/>
    <w:qFormat/>
    <w:rsid w:val="0041276C"/>
    <w:rPr>
      <w:b/>
    </w:rPr>
  </w:style>
  <w:style w:type="paragraph" w:customStyle="1" w:styleId="Analytic">
    <w:name w:val="Analytic"/>
    <w:basedOn w:val="Heading1"/>
    <w:next w:val="Normal"/>
    <w:link w:val="AnalyticChar"/>
    <w:autoRedefine/>
    <w:qFormat/>
    <w:rsid w:val="0041276C"/>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Theme="minorHAnsi" w:cs="Arial"/>
      <w:sz w:val="22"/>
      <w:szCs w:val="22"/>
    </w:rPr>
  </w:style>
  <w:style w:type="character" w:customStyle="1" w:styleId="AnalyticChar">
    <w:name w:val="Analytic Char"/>
    <w:basedOn w:val="DefaultParagraphFont"/>
    <w:link w:val="Analytic"/>
    <w:locked/>
    <w:rsid w:val="0041276C"/>
    <w:rPr>
      <w:rFonts w:ascii="Arial" w:hAnsi="Arial" w:cs="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heatlantic.com/business/archive/2015/05/actually-immigration-can-create-jobs/391997/" TargetMode="External"/><Relationship Id="rId21" Type="http://schemas.openxmlformats.org/officeDocument/2006/relationships/hyperlink" Target="https://en.wikipedia.org/wiki/Political_economy" TargetMode="External"/><Relationship Id="rId42" Type="http://schemas.openxmlformats.org/officeDocument/2006/relationships/hyperlink" Target="http://en.wikipedia.org/wiki/Ward_Churchill" TargetMode="External"/><Relationship Id="rId63" Type="http://schemas.openxmlformats.org/officeDocument/2006/relationships/hyperlink" Target="https://fee.org/articles/the-man-behind-the-hong-kong-miracle/" TargetMode="External"/><Relationship Id="rId84" Type="http://schemas.openxmlformats.org/officeDocument/2006/relationships/hyperlink" Target="https://www.mitpressjournals.org/doi/pdf/10.1162/ISEC_a_00064" TargetMode="External"/><Relationship Id="rId138" Type="http://schemas.openxmlformats.org/officeDocument/2006/relationships/hyperlink" Target="https://fee.org/articles/a-myth-shattered-mises-hayek-and-the-industrial-revolution/" TargetMode="External"/><Relationship Id="rId159" Type="http://schemas.openxmlformats.org/officeDocument/2006/relationships/hyperlink" Target="https://blogs.imf.org/bloggers/giang-ho/" TargetMode="External"/><Relationship Id="rId170" Type="http://schemas.openxmlformats.org/officeDocument/2006/relationships/hyperlink" Target="http://aparc.fsi.stanford.edu/" TargetMode="External"/><Relationship Id="rId191" Type="http://schemas.openxmlformats.org/officeDocument/2006/relationships/hyperlink" Target="https://data.worldbank.org/indicator/NY.GDP.MKTP.KD.ZG?end=2016&amp;locations=BR&amp;start=2001" TargetMode="External"/><Relationship Id="rId205" Type="http://schemas.openxmlformats.org/officeDocument/2006/relationships/hyperlink" Target="https://www.bloomberg.com/graphics/2017-h1b-tech/" TargetMode="External"/><Relationship Id="rId107" Type="http://schemas.openxmlformats.org/officeDocument/2006/relationships/hyperlink" Target="https://www.deccanchronicle.com/discourse/290418/skill-of-retaining-nations-talent-brain-drain-scene-may-only-worse.html" TargetMode="External"/><Relationship Id="rId11" Type="http://schemas.openxmlformats.org/officeDocument/2006/relationships/hyperlink" Target="https://selforganizedseminar.files.wordpress.com/2011/08/marazzi_violence_financial.pdf" TargetMode="External"/><Relationship Id="rId32" Type="http://schemas.openxmlformats.org/officeDocument/2006/relationships/hyperlink" Target="http://www.motherjones.com/politics/2013/03/microsoft-stem-education-coalition-h1b-visa-outsourcing" TargetMode="External"/><Relationship Id="rId53" Type="http://schemas.openxmlformats.org/officeDocument/2006/relationships/hyperlink" Target="https://www.history.com/topics/manifest-destiny" TargetMode="External"/><Relationship Id="rId74" Type="http://schemas.openxmlformats.org/officeDocument/2006/relationships/hyperlink" Target="https://www.britannica.com/event/Soviet-invasion-of-Afghanistan" TargetMode="External"/><Relationship Id="rId128" Type="http://schemas.openxmlformats.org/officeDocument/2006/relationships/hyperlink" Target="http://en.wikipedia.org/wiki/Economic_nationalism" TargetMode="External"/><Relationship Id="rId149" Type="http://schemas.openxmlformats.org/officeDocument/2006/relationships/hyperlink" Target="http://papers.ssrn.com/sol3/papers.cfm?abstract_id=2559403" TargetMode="External"/><Relationship Id="rId5" Type="http://schemas.openxmlformats.org/officeDocument/2006/relationships/settings" Target="settings.xml"/><Relationship Id="rId90"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95"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160" Type="http://schemas.openxmlformats.org/officeDocument/2006/relationships/hyperlink" Target="https://blogs.imf.org/bloggers/florence-jaumotte/" TargetMode="External"/><Relationship Id="rId165" Type="http://schemas.openxmlformats.org/officeDocument/2006/relationships/hyperlink" Target="https://www.washingtonpost.com/posteverything/wp/2015/11/10/the-rise-and-fall-of-the-brics/?utm_term=.71f2b999f6a3" TargetMode="External"/><Relationship Id="rId181" Type="http://schemas.openxmlformats.org/officeDocument/2006/relationships/hyperlink" Target="https://www.economist.com/news/leaders/21646204-asias-dominance-manufacturing-will-endure-will-make-development-harder-others-made" TargetMode="External"/><Relationship Id="rId186" Type="http://schemas.openxmlformats.org/officeDocument/2006/relationships/hyperlink" Target="http://www.reuters.com/middle-class-infographic" TargetMode="External"/><Relationship Id="rId216" Type="http://schemas.openxmlformats.org/officeDocument/2006/relationships/hyperlink" Target="https://www.whitehouse.gov/the-press-office/2017/04/18/presidential-executive-order-buy-american-and-hire-american" TargetMode="External"/><Relationship Id="rId211" Type="http://schemas.openxmlformats.org/officeDocument/2006/relationships/hyperlink" Target="https://www.wsj.com/articles/h-1b-visa-applications-drop-1492472611" TargetMode="External"/><Relationship Id="rId22" Type="http://schemas.openxmlformats.org/officeDocument/2006/relationships/hyperlink" Target="https://en.wikipedia.org/wiki/Capitalism" TargetMode="External"/><Relationship Id="rId27" Type="http://schemas.openxmlformats.org/officeDocument/2006/relationships/hyperlink" Target="http://www.ukeconline.com/downloads/Brain%20Drain%20Fact%20Sheet.pdf" TargetMode="External"/><Relationship Id="rId43" Type="http://schemas.openxmlformats.org/officeDocument/2006/relationships/hyperlink" Target="http://en.wikipedia.org/wiki/David_Stannard" TargetMode="External"/><Relationship Id="rId48" Type="http://schemas.openxmlformats.org/officeDocument/2006/relationships/hyperlink" Target="https://www.history.com/this-day-in-history/carter-announces-olympic-boycott" TargetMode="External"/><Relationship Id="rId64" Type="http://schemas.openxmlformats.org/officeDocument/2006/relationships/hyperlink" Target="https://fee.org/articles/venezuela-runs-out-of-toilet-paper-achieves-true-socialism/" TargetMode="External"/><Relationship Id="rId69" Type="http://schemas.openxmlformats.org/officeDocument/2006/relationships/hyperlink" Target="https://mitpress.mit.edu/books/communism-kids" TargetMode="External"/><Relationship Id="rId113" Type="http://schemas.openxmlformats.org/officeDocument/2006/relationships/hyperlink" Target="http://www.un.org/sustainabledevelopment/sustainable-development-goals/" TargetMode="External"/><Relationship Id="rId118" Type="http://schemas.openxmlformats.org/officeDocument/2006/relationships/hyperlink" Target="http://www.nber.org/papers/w21123" TargetMode="External"/><Relationship Id="rId134" Type="http://schemas.openxmlformats.org/officeDocument/2006/relationships/hyperlink" Target="https://www.adamsmith.org/blog/international/ten-very-good-things-9-globalization)//JK" TargetMode="External"/><Relationship Id="rId139" Type="http://schemas.openxmlformats.org/officeDocument/2006/relationships/hyperlink" Target="http://papers.ssrn.com/sol3/papers.cfm?abstract_id=2559403" TargetMode="External"/><Relationship Id="rId80" Type="http://schemas.openxmlformats.org/officeDocument/2006/relationships/hyperlink" Target="https://en.wikipedia.org/wiki/Human_Development_Index" TargetMode="External"/><Relationship Id="rId85" Type="http://schemas.openxmlformats.org/officeDocument/2006/relationships/hyperlink" Target="https://www.brookings.edu/articles/american-hegemony-myth-and-reality/" TargetMode="External"/><Relationship Id="rId150" Type="http://schemas.openxmlformats.org/officeDocument/2006/relationships/hyperlink" Target="http://www.press.uchicago.edu/ucp/books/book/chicago/B/bo9419313.html" TargetMode="External"/><Relationship Id="rId155" Type="http://schemas.openxmlformats.org/officeDocument/2006/relationships/hyperlink" Target="https://fee.org/articles/ayn-rand-john-steinbeck-and-message-fiction/" TargetMode="External"/><Relationship Id="rId171" Type="http://schemas.openxmlformats.org/officeDocument/2006/relationships/hyperlink" Target="http://fsi.stanford.edu/" TargetMode="External"/><Relationship Id="rId176" Type="http://schemas.openxmlformats.org/officeDocument/2006/relationships/hyperlink" Target="https://www.cnbc.com/id/44006382" TargetMode="External"/><Relationship Id="rId192" Type="http://schemas.openxmlformats.org/officeDocument/2006/relationships/hyperlink" Target="https://data.worldbank.org/indicator/NY.GDP.MKTP.KD.ZG?end=2016&amp;locations=ZA&amp;start=2001" TargetMode="External"/><Relationship Id="rId197" Type="http://schemas.openxmlformats.org/officeDocument/2006/relationships/hyperlink" Target="http://www.bbc.com/news/world-asia-india-41100610" TargetMode="External"/><Relationship Id="rId206" Type="http://schemas.openxmlformats.org/officeDocument/2006/relationships/hyperlink" Target="http://www.livemint.com/Industry/syJFH0ErPmRiHiXUykq4DM/As-US-visa-troubles-deepen-more-Indians-look-to-come-back.html" TargetMode="External"/><Relationship Id="rId201" Type="http://schemas.openxmlformats.org/officeDocument/2006/relationships/hyperlink" Target="http://nationalinterest.org/feature/american-hegemony-here-stay-13089/page/0/5" TargetMode="External"/><Relationship Id="rId12" Type="http://schemas.openxmlformats.org/officeDocument/2006/relationships/hyperlink" Target="https://triple-c.at/index.php/tripleC/article/view/1024" TargetMode="External"/><Relationship Id="rId17" Type="http://schemas.openxmlformats.org/officeDocument/2006/relationships/hyperlink" Target="https://www.jasondmacleod.com/counter-narrating-the-violence-of-hegemony-in-climate-change-conflicts/" TargetMode="External"/><Relationship Id="rId33" Type="http://schemas.openxmlformats.org/officeDocument/2006/relationships/hyperlink" Target="http://www.npr.org/templates/transcript/transcript.php?storyId=16783065" TargetMode="External"/><Relationship Id="rId38" Type="http://schemas.openxmlformats.org/officeDocument/2006/relationships/hyperlink" Target="http://guerrillaontologies.com/2014/05/attempting-the-impossible-calculating-capitalisms-death-toll/" TargetMode="External"/><Relationship Id="rId59" Type="http://schemas.openxmlformats.org/officeDocument/2006/relationships/hyperlink" Target="http://papers.ssrn.com/sol3/papers.cfm?abstract_id=2559403" TargetMode="External"/><Relationship Id="rId103" Type="http://schemas.openxmlformats.org/officeDocument/2006/relationships/hyperlink" Target="https://thegeopolitics.com/from-the-ruins-of-unipolarity/" TargetMode="External"/><Relationship Id="rId108" Type="http://schemas.openxmlformats.org/officeDocument/2006/relationships/hyperlink" Target="https://doi.org/10.1177/0032329211415503//" TargetMode="External"/><Relationship Id="rId124" Type="http://schemas.openxmlformats.org/officeDocument/2006/relationships/hyperlink" Target="http://openborders.info/double-world-gdp/" TargetMode="External"/><Relationship Id="rId129" Type="http://schemas.openxmlformats.org/officeDocument/2006/relationships/hyperlink" Target="http://tinyurl.com/pggxujk" TargetMode="External"/><Relationship Id="rId54" Type="http://schemas.openxmlformats.org/officeDocument/2006/relationships/hyperlink" Target="https://www.readingfromtheleft.com/Books/Classics/LeninImperialism.pdf" TargetMode="External"/><Relationship Id="rId70" Type="http://schemas.openxmlformats.org/officeDocument/2006/relationships/hyperlink" Target="https://www.carsoncenter.uni-muenchen.de/download/events/conference_reports/121012_imperialism_confrep.pdf" TargetMode="External"/><Relationship Id="rId75" Type="http://schemas.openxmlformats.org/officeDocument/2006/relationships/hyperlink" Target="https://www.history.com/this-day-in-history/carter-reacts-to-soviet-intervention-in-afghanistan" TargetMode="External"/><Relationship Id="rId91"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96"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140" Type="http://schemas.openxmlformats.org/officeDocument/2006/relationships/hyperlink" Target="http://www.press.uchicago.edu/ucp/books/book/chicago/B/bo9419313.html" TargetMode="External"/><Relationship Id="rId145" Type="http://schemas.openxmlformats.org/officeDocument/2006/relationships/hyperlink" Target="https://fee.org/articles/ayn-rand-john-steinbeck-and-message-fiction/" TargetMode="External"/><Relationship Id="rId161" Type="http://schemas.openxmlformats.org/officeDocument/2006/relationships/hyperlink" Target="https://blogs.imf.org/bloggers/carolina-osorio-buitron/" TargetMode="External"/><Relationship Id="rId166" Type="http://schemas.openxmlformats.org/officeDocument/2006/relationships/hyperlink" Target="http://www.ccsenet.org/journal/index.php/ibr/article/viewFile/12386/8681" TargetMode="External"/><Relationship Id="rId182" Type="http://schemas.openxmlformats.org/officeDocument/2006/relationships/hyperlink" Target="http://www.reuters.com/middle-class-infographic" TargetMode="External"/><Relationship Id="rId187" Type="http://schemas.openxmlformats.org/officeDocument/2006/relationships/hyperlink" Target="https://www.brookings.edu/research/the-unprecedented-expansion-of-the-global-middle-class-2/" TargetMode="External"/><Relationship Id="rId217" Type="http://schemas.openxmlformats.org/officeDocument/2006/relationships/hyperlink" Target="https://www.wsj.com/articles/indian-outsourcing-firms-fear-curbs-on-h-1b-visa-workers-under-trump-1484820031" TargetMode="Externa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yperlink" Target="https://www.uscis.gov/news/news-releases/uscis-resumes-premium-processing-some-categories-applicants-seeking-h-1b-visas" TargetMode="External"/><Relationship Id="rId23" Type="http://schemas.openxmlformats.org/officeDocument/2006/relationships/hyperlink" Target="https://en.wikipedia.org/wiki/Economic_crisis" TargetMode="External"/><Relationship Id="rId28" Type="http://schemas.openxmlformats.org/officeDocument/2006/relationships/hyperlink" Target="http://www.aljazeera.com/indepth/opinion/2014/01/why-us-brain-drain-harms-developing-countries-201411553847358568.html" TargetMode="External"/><Relationship Id="rId49" Type="http://schemas.openxmlformats.org/officeDocument/2006/relationships/hyperlink" Target="http://www.voltairenet.org/article165889.html" TargetMode="External"/><Relationship Id="rId114" Type="http://schemas.openxmlformats.org/officeDocument/2006/relationships/hyperlink" Target="https://www.mitpressjournals.org/doi/pdfplus/10.1162/ISEC_a_00064?casa_token=-0sLRANqH4IAAAAA:A1TopzpqKdDG_uJt1WshoI_kRE4d7IhrruEJNPpOf-Yu2p5h6P8gphf2uRDOEtN_8qxhaQK_gix7" TargetMode="External"/><Relationship Id="rId119" Type="http://schemas.openxmlformats.org/officeDocument/2006/relationships/hyperlink" Target="https://fee.org/people/corey-iacono/" TargetMode="External"/><Relationship Id="rId44" Type="http://schemas.openxmlformats.org/officeDocument/2006/relationships/hyperlink" Target="https://www.researchgate.net/profile/Firouzeh_Nahavandi/publication/265025179_Globalisation_and_Homogenisation_of_Culture_The_Role_of_Mass_Medias_in_Developing_Countries/links/56ffbe4108aea6b77469b088/Globalisation-and-Homogenisation-of-Culture-The-Role-of-Mass-Medias-in-Developing-Countries.pdf?origin=publication_detail" TargetMode="External"/><Relationship Id="rId60" Type="http://schemas.openxmlformats.org/officeDocument/2006/relationships/hyperlink" Target="http://www.press.uchicago.edu/ucp/books/book/chicago/B/bo9419313.html" TargetMode="External"/><Relationship Id="rId65" Type="http://schemas.openxmlformats.org/officeDocument/2006/relationships/hyperlink" Target="https://fee.org/articles/ayn-rand-john-steinbeck-and-message-fiction/" TargetMode="External"/><Relationship Id="rId81" Type="http://schemas.openxmlformats.org/officeDocument/2006/relationships/hyperlink" Target="https://www.history.com/topics/manifest-destiny" TargetMode="External"/><Relationship Id="rId86" Type="http://schemas.openxmlformats.org/officeDocument/2006/relationships/hyperlink" Target="http://www.middleeasteye.net/columns/root-cause-war-oligarchic-capitalism-1397733231" TargetMode="External"/><Relationship Id="rId130" Type="http://schemas.openxmlformats.org/officeDocument/2006/relationships/hyperlink" Target="http://tinyurl.com/bfpbsmn" TargetMode="External"/><Relationship Id="rId135" Type="http://schemas.openxmlformats.org/officeDocument/2006/relationships/hyperlink" Target="https://www.blog.invesco.us.com/the-dangers-of-protectionism-tariffs" TargetMode="External"/><Relationship Id="rId151" Type="http://schemas.openxmlformats.org/officeDocument/2006/relationships/hyperlink" Target="https://fee.org/articles/mandatory-calorie-counts-are-a-dumb-idea-and-dont-help-obesity/" TargetMode="External"/><Relationship Id="rId156" Type="http://schemas.openxmlformats.org/officeDocument/2006/relationships/hyperlink" Target="https://www.carbonlighthouse.com/2018-capitalism-will-save-planet/" TargetMode="External"/><Relationship Id="rId177" Type="http://schemas.openxmlformats.org/officeDocument/2006/relationships/hyperlink" Target="http://www.bis.org/review/r160720c.htm" TargetMode="External"/><Relationship Id="rId198" Type="http://schemas.openxmlformats.org/officeDocument/2006/relationships/hyperlink" Target="https://www.cbsnews.com/news/china-300000-punished-for-corruption-in-last-year/" TargetMode="External"/><Relationship Id="rId172" Type="http://schemas.openxmlformats.org/officeDocument/2006/relationships/hyperlink" Target="https://medium.com/freeman-spogli-institute-for-international-studies/could-brain-drain-have-benefits-a-look-at-asia-fea65ee84840" TargetMode="External"/><Relationship Id="rId193" Type="http://schemas.openxmlformats.org/officeDocument/2006/relationships/hyperlink" Target="https://data.worldbank.org/indicator/NY.GDP.MKTP.KD.ZG?end=2016&amp;locations=RU&amp;start=2001" TargetMode="External"/><Relationship Id="rId202" Type="http://schemas.openxmlformats.org/officeDocument/2006/relationships/hyperlink" Target="https://www.mitpressjournals.org/doi/pdf/10.1162/isec.23.2.40?casa_token=ega9IUPMRdkAAAAA:rDbEQ85eW8vRWu-QQOoqiC4Hyri_S8ukzqgBb66g4b7DVs9u-voQ34q7q_-J09ArlsqpJS8da2a0" TargetMode="External"/><Relationship Id="rId207" Type="http://schemas.openxmlformats.org/officeDocument/2006/relationships/hyperlink" Target="https://thewire.in/124671/declining-numbers-show-indian-students-are-wary-of-heading-to-trumps-usa/" TargetMode="External"/><Relationship Id="rId13" Type="http://schemas.openxmlformats.org/officeDocument/2006/relationships/hyperlink" Target="http://notesfromkurdistan.com/988/" TargetMode="External"/><Relationship Id="rId18" Type="http://schemas.openxmlformats.org/officeDocument/2006/relationships/hyperlink" Target="https://aaaaarg.fail/upload/spyros-sakellaropoulos-the-issue-of-globalization-through-the-theory-of-imperialism-and-the-periodization-of-modes-of-production-1.pdf" TargetMode="External"/><Relationship Id="rId39" Type="http://schemas.openxmlformats.org/officeDocument/2006/relationships/hyperlink" Target="http://en.wikipedia.org/wiki/Gulf_War_syndrome" TargetMode="External"/><Relationship Id="rId109" Type="http://schemas.openxmlformats.org/officeDocument/2006/relationships/hyperlink" Target="http://journals.sagepub.com/doi/full/10.1177/0032329211415503" TargetMode="External"/><Relationship Id="rId34" Type="http://schemas.openxmlformats.org/officeDocument/2006/relationships/hyperlink" Target="http://www.healthbeatblog.com/2007/11/why-arent-more/" TargetMode="External"/><Relationship Id="rId50" Type="http://schemas.openxmlformats.org/officeDocument/2006/relationships/hyperlink" Target="https://www.washingtonpost.com/lifestyle/travel/in-plains-ga-president-jimmy-carters-sunday-school-program-still-draws-crowds/2018/02/01/5b472416-fd78-11e7-ad8c-ecbb62019393_story.html?utm_term=.b7c963e8bb19" TargetMode="External"/><Relationship Id="rId55" Type="http://schemas.openxmlformats.org/officeDocument/2006/relationships/hyperlink" Target="http://resistir.info/serpa/comunicacoes/ecological_imperialism.rtf" TargetMode="External"/><Relationship Id="rId76" Type="http://schemas.openxmlformats.org/officeDocument/2006/relationships/hyperlink" Target="https://www.history.com/this-day-in-history/carter-announces-olympic-boycott" TargetMode="External"/><Relationship Id="rId97"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104" Type="http://schemas.openxmlformats.org/officeDocument/2006/relationships/hyperlink" Target="https://www.foreignaffairs.com/articles/1991-02-01/unipolar-moment" TargetMode="External"/><Relationship Id="rId120" Type="http://schemas.openxmlformats.org/officeDocument/2006/relationships/hyperlink" Target="https://fee.org/articles/how-free-migration-could-double-the-economy/" TargetMode="External"/><Relationship Id="rId125" Type="http://schemas.openxmlformats.org/officeDocument/2006/relationships/hyperlink" Target="http://tinyurl.com/yrmnyw" TargetMode="External"/><Relationship Id="rId141" Type="http://schemas.openxmlformats.org/officeDocument/2006/relationships/hyperlink" Target="https://fee.org/articles/mandatory-calorie-counts-are-a-dumb-idea-and-dont-help-obesity/" TargetMode="External"/><Relationship Id="rId146" Type="http://schemas.openxmlformats.org/officeDocument/2006/relationships/hyperlink" Target="https://fee.org/articles/capitalism-is-good-for-the-poor/" TargetMode="External"/><Relationship Id="rId167" Type="http://schemas.openxmlformats.org/officeDocument/2006/relationships/hyperlink" Target="https://www.researchgate.net/profile/Julian_Cooper2/publication/228614399_Of_BRICs_and_Brains_Comparing_Russia_with_China_India_and_Other_Populous_Emerging_Economies/links/5621233608ae93a5c927da7e/Of-BRICs-and-Brains-Comparing-Russia-with-China-India-and-Other-Populous-Emerging-Economies.pdf" TargetMode="External"/><Relationship Id="rId188" Type="http://schemas.openxmlformats.org/officeDocument/2006/relationships/hyperlink" Target="http://www.worldbank.org/en/country/brazil/overview" TargetMode="External"/><Relationship Id="rId7" Type="http://schemas.openxmlformats.org/officeDocument/2006/relationships/footnotes" Target="footnotes.xml"/><Relationship Id="rId71" Type="http://schemas.openxmlformats.org/officeDocument/2006/relationships/hyperlink" Target="https://triple-c.at/index.php/tripleC/article/view/1024" TargetMode="External"/><Relationship Id="rId92"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162" Type="http://schemas.openxmlformats.org/officeDocument/2006/relationships/hyperlink" Target="https://blogs.imf.org/bloggers/roberto-piazza/" TargetMode="External"/><Relationship Id="rId183" Type="http://schemas.openxmlformats.org/officeDocument/2006/relationships/hyperlink" Target="https://www.brookings.edu/research/the-unprecedented-expansion-of-the-global-middle-class-2/" TargetMode="External"/><Relationship Id="rId213" Type="http://schemas.openxmlformats.org/officeDocument/2006/relationships/hyperlink" Target="http://economictimes.indiatimes.com/nri/visa-and-immigration/trump-administration-red-tape-tangles-up-visas-for-skilled-foreigners-data-shows/articleshow/60761052.cms" TargetMode="External"/><Relationship Id="rId218" Type="http://schemas.openxmlformats.org/officeDocument/2006/relationships/hyperlink" Target="https://static1.squarespace.com/static/52334c36e4b0dc010cb9d0e4/t/57ea8fd78419c260da1ea0f6/1474990039492/SAC+Filed.pdf" TargetMode="External"/><Relationship Id="rId2" Type="http://schemas.openxmlformats.org/officeDocument/2006/relationships/numbering" Target="numbering.xml"/><Relationship Id="rId29" Type="http://schemas.openxmlformats.org/officeDocument/2006/relationships/hyperlink" Target="http://www.motherjones.com/politics/2013/02/silicon-valley-h1b-visas-hurt-tech-workers" TargetMode="External"/><Relationship Id="rId24" Type="http://schemas.openxmlformats.org/officeDocument/2006/relationships/hyperlink" Target="https://en.wikipedia.org/wiki/Ecological_crisis" TargetMode="External"/><Relationship Id="rId40" Type="http://schemas.openxmlformats.org/officeDocument/2006/relationships/hyperlink" Target="http://www.informationclearinghouse.info/article4068.htm" TargetMode="External"/><Relationship Id="rId45" Type="http://schemas.openxmlformats.org/officeDocument/2006/relationships/hyperlink" Target="http://foreignpolicy.com/2011/09/15/the-wars-of-afghanistan/" TargetMode="External"/><Relationship Id="rId66" Type="http://schemas.openxmlformats.org/officeDocument/2006/relationships/hyperlink" Target="https://www.nytimes.com/2017/07/29/opinion/sunday/when-life-on-earth-was-nearly-extinguished.html?_r=0" TargetMode="External"/><Relationship Id="rId87" Type="http://schemas.openxmlformats.org/officeDocument/2006/relationships/hyperlink" Target="http://www.globalresearch.ca/tragedy-in-paris-terrorism-and-the-politics-of-hegemony/5489418" TargetMode="External"/><Relationship Id="rId110" Type="http://schemas.openxmlformats.org/officeDocument/2006/relationships/hyperlink" Target="https://www.alexandria.unisg.ch/208014/1/M%C3%BCller_2011_New%20kids%20on%20the%20block_The%20rise%20of%20the%20BRIC%20and%20the%20reconfiguration%20of%20global%20economic%20ties_ER.pdf" TargetMode="External"/><Relationship Id="rId115" Type="http://schemas.openxmlformats.org/officeDocument/2006/relationships/hyperlink" Target="https://www.dnj.com/story/opinion/2015/01/17/letter-western-hegemony-causes-terrorist-acts/21925627/" TargetMode="External"/><Relationship Id="rId131" Type="http://schemas.openxmlformats.org/officeDocument/2006/relationships/hyperlink" Target="http://www.bls.gov/news.release/forbrn.nr0.htm" TargetMode="External"/><Relationship Id="rId136" Type="http://schemas.openxmlformats.org/officeDocument/2006/relationships/hyperlink" Target="https://www.amazon.com/Hayeks-Modern-Family-Liberalism-Institutions/dp/1137448229" TargetMode="External"/><Relationship Id="rId157" Type="http://schemas.openxmlformats.org/officeDocument/2006/relationships/hyperlink" Target="https://blogs.imf.org/bloggers/aqib-aslam/" TargetMode="External"/><Relationship Id="rId178" Type="http://schemas.openxmlformats.org/officeDocument/2006/relationships/hyperlink" Target="https://www.theguardian.com/business/2016/mar/27/brics-bubble-burst-brazil-russia-india-china-south-africa" TargetMode="External"/><Relationship Id="rId61" Type="http://schemas.openxmlformats.org/officeDocument/2006/relationships/hyperlink" Target="https://fee.org/articles/mandatory-calorie-counts-are-a-dumb-idea-and-dont-help-obesity/" TargetMode="External"/><Relationship Id="rId82" Type="http://schemas.openxmlformats.org/officeDocument/2006/relationships/hyperlink" Target="https://www.readingfromtheleft.com/Books/Classics/LeninImperialism.pdf" TargetMode="External"/><Relationship Id="rId152" Type="http://schemas.openxmlformats.org/officeDocument/2006/relationships/hyperlink" Target="https://fee.org/articles/permissionless-innovation-vs-the-precautionary-principle/" TargetMode="External"/><Relationship Id="rId173" Type="http://schemas.openxmlformats.org/officeDocument/2006/relationships/hyperlink" Target="http://aparc.fsi.stanford.edu/korea/publication/global-talent-skilled-labor-social-capital-korea" TargetMode="External"/><Relationship Id="rId194" Type="http://schemas.openxmlformats.org/officeDocument/2006/relationships/hyperlink" Target="https://www.theguardian.com/world/2016/jun/24/south-african-court-rules-jacob-zuma-can-be-charged-corruption" TargetMode="External"/><Relationship Id="rId199" Type="http://schemas.openxmlformats.org/officeDocument/2006/relationships/hyperlink" Target="http://www.worldbank.org/en/news/feature/2016/05/16/india-pathways-to-prosperity-an-e-symposium" TargetMode="External"/><Relationship Id="rId203" Type="http://schemas.openxmlformats.org/officeDocument/2006/relationships/hyperlink" Target="https://www.mitpressjournals.org/doi/pdf/10.1162/isec.23.2.40?casa_token=ega9IUPMRdkAAAAA:rDbEQ85eW8vRWu-QQOoqiC4Hyri_S8ukzqgBb66g4b7DVs9u-voQ34q7q_-J09ArlsqpJS8da2a0" TargetMode="External"/><Relationship Id="rId208" Type="http://schemas.openxmlformats.org/officeDocument/2006/relationships/hyperlink" Target="https://www.iie.org/Research-and-Insights/Open-Doors/Data/International-Students/Leading-Places-of-Origin" TargetMode="External"/><Relationship Id="rId19" Type="http://schemas.openxmlformats.org/officeDocument/2006/relationships/hyperlink" Target="https://en.wikipedia.org/wiki/University_of_Oregon" TargetMode="External"/><Relationship Id="rId14" Type="http://schemas.openxmlformats.org/officeDocument/2006/relationships/hyperlink" Target="https://aaaaarg.fail/upload/spyros-sakellaropoulos-the-issue-of-globalization-through-the-theory-of-imperialism-and-the-periodization-of-modes-of-production-1.pdf" TargetMode="External"/><Relationship Id="rId30" Type="http://schemas.openxmlformats.org/officeDocument/2006/relationships/hyperlink" Target="http://www.motherjones.com/politics/2013/03/microsoft-stem-education-coalition-h1b-visa-outsourcing" TargetMode="External"/><Relationship Id="rId35" Type="http://schemas.openxmlformats.org/officeDocument/2006/relationships/hyperlink" Target="http://www.migrationpolicy.org/article/foreign-born-health-care-workers-united-states" TargetMode="External"/><Relationship Id="rId56" Type="http://schemas.openxmlformats.org/officeDocument/2006/relationships/hyperlink" Target="https://fee.org/articles/capitalism-is-good-for-the-poor/" TargetMode="External"/><Relationship Id="rId77" Type="http://schemas.openxmlformats.org/officeDocument/2006/relationships/hyperlink" Target="http://www.voltairenet.org/article165889.html" TargetMode="External"/><Relationship Id="rId100"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105" Type="http://schemas.openxmlformats.org/officeDocument/2006/relationships/hyperlink" Target="https://www.chinausfocus.com/foreign-policy/the-golden-brics-ten-years-on-and-looking-ahead" TargetMode="External"/><Relationship Id="rId126" Type="http://schemas.openxmlformats.org/officeDocument/2006/relationships/hyperlink" Target="http://tinyurl.com/njyvn6j" TargetMode="External"/><Relationship Id="rId147" Type="http://schemas.openxmlformats.org/officeDocument/2006/relationships/hyperlink" Target="http://www.worldbank.org/en/topic/poverty/overview" TargetMode="External"/><Relationship Id="rId168" Type="http://schemas.openxmlformats.org/officeDocument/2006/relationships/hyperlink" Target="file:///C:/Users/User/AppData/Local/Temp/High-leveltalentflowanditsinfluenceonregionalunbalanceddevelopmentinChina-1.pdf" TargetMode="External"/><Relationship Id="rId8" Type="http://schemas.openxmlformats.org/officeDocument/2006/relationships/endnotes" Target="endnotes.xml"/><Relationship Id="rId51" Type="http://schemas.openxmlformats.org/officeDocument/2006/relationships/hyperlink" Target="https://www.nobelprize.org/nobel_prizes/peace/laureates/2002/" TargetMode="External"/><Relationship Id="rId72" Type="http://schemas.openxmlformats.org/officeDocument/2006/relationships/hyperlink" Target="https://triple-c.at/index.php/tripleC/article/view/1024" TargetMode="External"/><Relationship Id="rId93"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98"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121" Type="http://schemas.openxmlformats.org/officeDocument/2006/relationships/hyperlink" Target="http://tinyurl.com/nrhott9" TargetMode="External"/><Relationship Id="rId142" Type="http://schemas.openxmlformats.org/officeDocument/2006/relationships/hyperlink" Target="https://fee.org/articles/permissionless-innovation-vs-the-precautionary-principle/" TargetMode="External"/><Relationship Id="rId163" Type="http://schemas.openxmlformats.org/officeDocument/2006/relationships/hyperlink" Target="https://blogs.imf.org/2018/04/09/globalization-helps-spread-knowledge-and-technology-across-borders/" TargetMode="External"/><Relationship Id="rId184" Type="http://schemas.openxmlformats.org/officeDocument/2006/relationships/hyperlink" Target="http://www.business-standard.com/article/economy-policy/india-s-services-sector-grew-10-a-year-in-2015-16-cii-report-116042001082_1.html" TargetMode="External"/><Relationship Id="rId189" Type="http://schemas.openxmlformats.org/officeDocument/2006/relationships/hyperlink" Target="https://data.worldbank.org/indicator/NE.EXP.GNFS.CD?end=2016&amp;locations=ZA&amp;start=1990" TargetMode="External"/><Relationship Id="rId219" Type="http://schemas.openxmlformats.org/officeDocument/2006/relationships/hyperlink" Target="https://fpif.org/brain-drain-politics-immigration/" TargetMode="External"/><Relationship Id="rId3" Type="http://schemas.openxmlformats.org/officeDocument/2006/relationships/styles" Target="styles.xml"/><Relationship Id="rId214" Type="http://schemas.openxmlformats.org/officeDocument/2006/relationships/hyperlink" Target="https://travel.state.gov/content/dam/visas/Statistics/Non-Immigrant-Statistics/NIVDetailTables/FY16%20NIV%20Detail%20Table.pdf" TargetMode="External"/><Relationship Id="rId25" Type="http://schemas.openxmlformats.org/officeDocument/2006/relationships/hyperlink" Target="https://en.wikipedia.org/wiki/Marxist_theory" TargetMode="External"/><Relationship Id="rId46" Type="http://schemas.openxmlformats.org/officeDocument/2006/relationships/hyperlink" Target="https://www.britannica.com/event/Soviet-invasion-of-Afghanistan" TargetMode="External"/><Relationship Id="rId67" Type="http://schemas.openxmlformats.org/officeDocument/2006/relationships/hyperlink" Target="https://www.theguardian.com/commentisfree/2015/sep/24/volkswagen-vw-carmakers-emissions-tests" TargetMode="External"/><Relationship Id="rId116" Type="http://schemas.openxmlformats.org/officeDocument/2006/relationships/hyperlink" Target="https://aaaaarg.fail/upload/spyros-sakellaropoulos-the-issue-of-globalization-through-the-theory-of-imperialism-and-the-periodization-of-modes-of-production-1.pdf" TargetMode="External"/><Relationship Id="rId137" Type="http://schemas.openxmlformats.org/officeDocument/2006/relationships/hyperlink" Target="http://www.worldbank.org/en/topic/poverty/overview" TargetMode="External"/><Relationship Id="rId158" Type="http://schemas.openxmlformats.org/officeDocument/2006/relationships/hyperlink" Target="https://blogs.imf.org/bloggers/johannes-eugster/" TargetMode="External"/><Relationship Id="rId20" Type="http://schemas.openxmlformats.org/officeDocument/2006/relationships/hyperlink" Target="https://en.wikipedia.org/wiki/Monthly_Review" TargetMode="External"/><Relationship Id="rId41" Type="http://schemas.openxmlformats.org/officeDocument/2006/relationships/hyperlink" Target="http://en.wikipedia.org/wiki/James_Gilligan" TargetMode="External"/><Relationship Id="rId62" Type="http://schemas.openxmlformats.org/officeDocument/2006/relationships/hyperlink" Target="https://fee.org/articles/permissionless-innovation-vs-the-precautionary-principle/" TargetMode="External"/><Relationship Id="rId83" Type="http://schemas.openxmlformats.org/officeDocument/2006/relationships/hyperlink" Target="https://www.mitpressjournals.org/doi/pdf/10.1162/ISEC_a_00064" TargetMode="External"/><Relationship Id="rId88" Type="http://schemas.openxmlformats.org/officeDocument/2006/relationships/hyperlink" Target="http://dergipark.gov.tr/download/article-file/19349" TargetMode="External"/><Relationship Id="rId111" Type="http://schemas.openxmlformats.org/officeDocument/2006/relationships/hyperlink" Target="https://www.weforum.org/agenda/2017/10/brics-first-next-ten-years/" TargetMode="External"/><Relationship Id="rId132" Type="http://schemas.openxmlformats.org/officeDocument/2006/relationships/hyperlink" Target="https://www.adamsmith.org/blog/international/ten-very-good-things-9-globalization)//JK" TargetMode="External"/><Relationship Id="rId153" Type="http://schemas.openxmlformats.org/officeDocument/2006/relationships/hyperlink" Target="https://fee.org/articles/the-man-behind-the-hong-kong-miracle/" TargetMode="External"/><Relationship Id="rId174" Type="http://schemas.openxmlformats.org/officeDocument/2006/relationships/hyperlink" Target="http://time.com/4923837/brics-summit-xiamen-mixed-fortunes/" TargetMode="External"/><Relationship Id="rId179" Type="http://schemas.openxmlformats.org/officeDocument/2006/relationships/hyperlink" Target="https://www.imf.org/external/pubs/ft/weo/2017/01/weodata/weorept.aspx?pr.x=36&amp;pr.y=8&amp;sy=2010&amp;ey=2022&amp;scsm=1&amp;ssd=1&amp;sort=country&amp;ds=.&amp;br=1&amp;c=512%2C672%2C914%2C946%2C612%2C137%2C614%2C546%2C311%2C962%2C213%2C674%2C911%2C676%2C193%2C548%2C122%2C556%2C912%2C678%2C313%2C181%2C419%2C867%2C513%2C682%2C316%2C684%2C913%2C273%2C124%2C868%2C339%2C921%2C638%2C948%2C514%2C943%2C218%2C686%2C963%2C688%2C616%2C518%2C223%2C728%2C516%2C836%2C918%2C558%2C748%2C138%2C618%2C196%2C624%2C278%2C522%2C692%2C622%2C694%2C156%2C142%2C626%2C449%2C628%2C564%2C228%2C565%2C924%2C283%2C233%2C853%2C632%2C288%2C636%2C293%2C634%2C566%2C238%2C964%2C662%2C182%2C960%2C359%2C423%2C453%2C935%2C968%2C128%2C922%2C611%2C714%2C321%2C862%2C243%2C135%2C248%2C716%2C469%2C456%2C253%2C722%2C642%2C942%2C643%2C718%2C939%2C724%2C644%2C576%2C819%2C936%2C172%2C961%2C132%2C813%2C646%2C199%2C648%2C733%2C915%2C184%2C134%2C524%2C652%2C361%2C174%2C362%2C328%2C364%2C258%2C732%2C656%2C366%2C654%2C734%2C336%2C144%2C263%2C146%2C268%2C463%2C532%2C528%2C944%2C923%2C176%2C738%2C534%2C578%2C536%2C537%2C429%2C742%2C433%2C866%2C178%2C369%2C436%2C744%2C136%2C186%2C343%2C925%2C158%2C869%2C439%2C746%2C916%2C926%2C664%2C466%2C826%2C112%2C542%2C111%2C967%2C298%2C443%2C927%2C917%2C846%2C544%2C299%2C941%2C582%2C446%2C474%2C666%2C754%2C668%2C698&amp;s=NGDPD&amp;grp=0&amp;a=" TargetMode="External"/><Relationship Id="rId195" Type="http://schemas.openxmlformats.org/officeDocument/2006/relationships/hyperlink" Target="https://www.levada.ru/en/2017/04/21/corruption/" TargetMode="External"/><Relationship Id="rId209" Type="http://schemas.openxmlformats.org/officeDocument/2006/relationships/hyperlink" Target="https://thewire.in/124671/declining-numbers-show-indian-students-are-wary-of-heading-to-trumps-usa/" TargetMode="External"/><Relationship Id="rId190" Type="http://schemas.openxmlformats.org/officeDocument/2006/relationships/hyperlink" Target="https://www.ft.com/content/cbeae0fc-f048-11e5-9f20-c3a047354386" TargetMode="External"/><Relationship Id="rId204" Type="http://schemas.openxmlformats.org/officeDocument/2006/relationships/hyperlink" Target="https://foreignpolicy.com/2017/09/22/trump-has-started-a-brain-drain-back-to-india/" TargetMode="External"/><Relationship Id="rId220" Type="http://schemas.openxmlformats.org/officeDocument/2006/relationships/fontTable" Target="fontTable.xml"/><Relationship Id="rId15" Type="http://schemas.openxmlformats.org/officeDocument/2006/relationships/hyperlink" Target="http://www.jstor.org/stable/3487489" TargetMode="External"/><Relationship Id="rId36" Type="http://schemas.openxmlformats.org/officeDocument/2006/relationships/hyperlink" Target="http://dx.doi.org/10.1590/S0102-8529.2017400100002" TargetMode="External"/><Relationship Id="rId57" Type="http://schemas.openxmlformats.org/officeDocument/2006/relationships/hyperlink" Target="http://www.worldbank.org/en/topic/poverty/overview" TargetMode="External"/><Relationship Id="rId106" Type="http://schemas.openxmlformats.org/officeDocument/2006/relationships/hyperlink" Target="https://www.weforum.org/agenda/2015/06/can-the-brics-escape-the-middle-income-trap/" TargetMode="External"/><Relationship Id="rId127" Type="http://schemas.openxmlformats.org/officeDocument/2006/relationships/hyperlink" Target="http://tinyurl.com/q7nvewp" TargetMode="External"/><Relationship Id="rId10" Type="http://schemas.openxmlformats.org/officeDocument/2006/relationships/hyperlink" Target="https://aaaaarg.fail/upload/david-harvey-the-new-imperialism-1.pdf" TargetMode="External"/><Relationship Id="rId31" Type="http://schemas.openxmlformats.org/officeDocument/2006/relationships/hyperlink" Target="http://en.wikipedia.org/wiki/STEM_fields" TargetMode="External"/><Relationship Id="rId52" Type="http://schemas.openxmlformats.org/officeDocument/2006/relationships/hyperlink" Target="https://en.wikipedia.org/wiki/Human_Development_Index" TargetMode="External"/><Relationship Id="rId73" Type="http://schemas.openxmlformats.org/officeDocument/2006/relationships/hyperlink" Target="http://foreignpolicy.com/2011/09/15/the-wars-of-afghanistan/" TargetMode="External"/><Relationship Id="rId78" Type="http://schemas.openxmlformats.org/officeDocument/2006/relationships/hyperlink" Target="https://www.washingtonpost.com/lifestyle/travel/in-plains-ga-president-jimmy-carters-sunday-school-program-still-draws-crowds/2018/02/01/5b472416-fd78-11e7-ad8c-ecbb62019393_story.html?utm_term=.b7c963e8bb19" TargetMode="External"/><Relationship Id="rId94"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99"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101"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122" Type="http://schemas.openxmlformats.org/officeDocument/2006/relationships/hyperlink" Target="http://tinyurl.com/y5tfwwd" TargetMode="External"/><Relationship Id="rId143" Type="http://schemas.openxmlformats.org/officeDocument/2006/relationships/hyperlink" Target="https://fee.org/articles/the-man-behind-the-hong-kong-miracle/" TargetMode="External"/><Relationship Id="rId148" Type="http://schemas.openxmlformats.org/officeDocument/2006/relationships/hyperlink" Target="https://fee.org/articles/a-myth-shattered-mises-hayek-and-the-industrial-revolution/" TargetMode="External"/><Relationship Id="rId164" Type="http://schemas.openxmlformats.org/officeDocument/2006/relationships/hyperlink" Target="http://mises.org/article.aspx?control=910" TargetMode="External"/><Relationship Id="rId169" Type="http://schemas.openxmlformats.org/officeDocument/2006/relationships/hyperlink" Target="https://doi.org/10.1111/twec.12607" TargetMode="External"/><Relationship Id="rId185" Type="http://schemas.openxmlformats.org/officeDocument/2006/relationships/hyperlink" Target="http://www.business-standard.com/article/economy-policy/india-s-services-sector-grew-10-a-year-in-2015-16-cii-report-116042001082_1.html" TargetMode="External"/><Relationship Id="rId4" Type="http://schemas.microsoft.com/office/2007/relationships/stylesWithEffects" Target="stylesWithEffects.xml"/><Relationship Id="rId9" Type="http://schemas.openxmlformats.org/officeDocument/2006/relationships/hyperlink" Target="https://monthlyreview.org/2010/02/01/beyond-green-capitalism/" TargetMode="External"/><Relationship Id="rId180" Type="http://schemas.openxmlformats.org/officeDocument/2006/relationships/hyperlink" Target="http://fortune.com/2017/02/09/study-china-will-overtake-the-u-s-as-worlds-largest-economy-before-2030/" TargetMode="External"/><Relationship Id="rId210" Type="http://schemas.openxmlformats.org/officeDocument/2006/relationships/hyperlink" Target="https://www.nytimes.com/2017/02/28/world/asia/at-a-funeral-pyre-in-india-anger-over-a-shooting-in-kansas.html" TargetMode="External"/><Relationship Id="rId215" Type="http://schemas.openxmlformats.org/officeDocument/2006/relationships/hyperlink" Target="https://www.nytimes.com/2017/02/05/business/h-1b-visa-tech-cheers-for-foreign-workers.html" TargetMode="External"/><Relationship Id="rId26" Type="http://schemas.openxmlformats.org/officeDocument/2006/relationships/hyperlink" Target="https://fpif.org/brain-drain-politics-immigration/" TargetMode="External"/><Relationship Id="rId47" Type="http://schemas.openxmlformats.org/officeDocument/2006/relationships/hyperlink" Target="https://www.history.com/this-day-in-history/carter-reacts-to-soviet-intervention-in-afghanistan" TargetMode="External"/><Relationship Id="rId68" Type="http://schemas.openxmlformats.org/officeDocument/2006/relationships/hyperlink" Target="https://www.nytimes.com/2017/07/29/opinion/sunday/when-life-on-earth-was-nearly-extinguished.html?_r=0" TargetMode="External"/><Relationship Id="rId89" Type="http://schemas.openxmlformats.org/officeDocument/2006/relationships/hyperlink" Target="http://go.galegroup.com.kinkaid.idm.oclc.org/ps/retrieve.do?tabID=T002&amp;resultListType=RESULT_LIST&amp;searchResultsType=SingleTab&amp;searchType=BasicSearchForm&amp;currentPosition=7&amp;docId=GALE%7CA321533442&amp;docType=Report&amp;sort=Relevance&amp;contentSegment=&amp;prodId=AONE&amp;contentSet=GALE%7CA321533442&amp;searchId=R3&amp;userGroupName=tlc041872947&amp;inPS=true" TargetMode="External"/><Relationship Id="rId112" Type="http://schemas.openxmlformats.org/officeDocument/2006/relationships/hyperlink" Target="https://www.weforum.org/press/2017/06/china-s-belt-and-road-initiative-a-powerful-vision-in-an-increasingly-fragmented-world/" TargetMode="External"/><Relationship Id="rId133" Type="http://schemas.openxmlformats.org/officeDocument/2006/relationships/hyperlink" Target="https://www.adamsmith.org/blog/international/ten-very-good-things-9-globalization)//JK" TargetMode="External"/><Relationship Id="rId154" Type="http://schemas.openxmlformats.org/officeDocument/2006/relationships/hyperlink" Target="https://fee.org/articles/venezuela-runs-out-of-toilet-paper-achieves-true-socialism/" TargetMode="External"/><Relationship Id="rId175" Type="http://schemas.openxmlformats.org/officeDocument/2006/relationships/hyperlink" Target="http://fortune.com/fortune500/goldman-sachs-group/" TargetMode="External"/><Relationship Id="rId196" Type="http://schemas.openxmlformats.org/officeDocument/2006/relationships/hyperlink" Target="http://www.bbc.com/news/world-asia-india-37974423" TargetMode="External"/><Relationship Id="rId200" Type="http://schemas.openxmlformats.org/officeDocument/2006/relationships/hyperlink" Target="http://www.businessinsider.com/countries-where-robots-will-take-jobs-2016-3/" TargetMode="External"/><Relationship Id="rId16" Type="http://schemas.openxmlformats.org/officeDocument/2006/relationships/hyperlink" Target="http://resistir.info/serpa/comunicacoes/ecological_imperialism.rtf" TargetMode="External"/><Relationship Id="rId221" Type="http://schemas.openxmlformats.org/officeDocument/2006/relationships/theme" Target="theme/theme1.xml"/><Relationship Id="rId37" Type="http://schemas.openxmlformats.org/officeDocument/2006/relationships/hyperlink" Target="https://www.ncbi.nlm.nih.gov/pmc/articles/PMC2816514/" TargetMode="External"/><Relationship Id="rId58" Type="http://schemas.openxmlformats.org/officeDocument/2006/relationships/hyperlink" Target="https://fee.org/articles/a-myth-shattered-mises-hayek-and-the-industrial-revolution/" TargetMode="External"/><Relationship Id="rId79" Type="http://schemas.openxmlformats.org/officeDocument/2006/relationships/hyperlink" Target="https://www.nobelprize.org/nobel_prizes/peace/laureates/2002/" TargetMode="External"/><Relationship Id="rId102" Type="http://schemas.openxmlformats.org/officeDocument/2006/relationships/hyperlink" Target="https://www.chinausfocus.com/foreign-policy/the-golden-brics-ten-years-on-and-looking-ahead" TargetMode="External"/><Relationship Id="rId123" Type="http://schemas.openxmlformats.org/officeDocument/2006/relationships/hyperlink" Target="http://dash.harvard.edu/bitstream/handle/1/4412631/Clemens%20Place%20Premium.pdf" TargetMode="External"/><Relationship Id="rId144" Type="http://schemas.openxmlformats.org/officeDocument/2006/relationships/hyperlink" Target="https://fee.org/articles/venezuela-runs-out-of-toilet-paper-achieves-true-soc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44D2DB-9D4E-411F-BE4F-0A20E16038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105</Pages>
  <Words>169523</Words>
  <Characters>966287</Characters>
  <Application>Microsoft Office Word</Application>
  <DocSecurity>0</DocSecurity>
  <Lines>8052</Lines>
  <Paragraphs>2267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Russell</dc:creator>
  <cp:keywords>5.1.1</cp:keywords>
  <cp:lastModifiedBy>Haley</cp:lastModifiedBy>
  <cp:revision>9</cp:revision>
  <dcterms:created xsi:type="dcterms:W3CDTF">2018-07-09T01:31:00Z</dcterms:created>
  <dcterms:modified xsi:type="dcterms:W3CDTF">2018-07-09T01:48:00Z</dcterms:modified>
</cp:coreProperties>
</file>