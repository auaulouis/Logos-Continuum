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E64B6" w:rsidRPr="009A799D" w:rsidRDefault="006E64B6" w:rsidP="006E64B6">
      <w:pPr>
        <w:pStyle w:val="Heading1"/>
        <w:rPr>
          <w:rFonts w:hint="eastAsia"/>
        </w:rPr>
      </w:pPr>
      <w:r w:rsidRPr="009A799D">
        <w:t>Adv CPs</w:t>
      </w:r>
    </w:p>
    <w:p w:rsidR="006E64B6" w:rsidRPr="009A799D" w:rsidRDefault="006E64B6" w:rsidP="006E64B6"/>
    <w:p w:rsidR="006E64B6" w:rsidRPr="009A799D" w:rsidRDefault="006E64B6" w:rsidP="006E64B6">
      <w:r w:rsidRPr="009A799D">
        <w:t>Thanks to Rema, Matt, Taha, Nick, Matt, Connor, Kelly, Ellie, Joyce, and Katie for this awesome work!</w:t>
      </w:r>
    </w:p>
    <w:p w:rsidR="006E64B6" w:rsidRPr="009A799D" w:rsidRDefault="006E64B6" w:rsidP="006E64B6"/>
    <w:p w:rsidR="006E64B6" w:rsidRPr="009A799D" w:rsidRDefault="006E64B6" w:rsidP="006E64B6">
      <w:r w:rsidRPr="009A799D">
        <w:t>This file includes advantage CPs to answer all the major advantages on this year’s topic.</w:t>
      </w:r>
    </w:p>
    <w:p w:rsidR="00ED6088" w:rsidRPr="009A799D" w:rsidRDefault="00ED6088" w:rsidP="006E64B6"/>
    <w:p w:rsidR="00ED6088" w:rsidRPr="009A799D" w:rsidRDefault="00ED6088" w:rsidP="00ED6088">
      <w:pPr>
        <w:pStyle w:val="Heading1"/>
        <w:rPr>
          <w:rFonts w:hint="eastAsia"/>
        </w:rPr>
      </w:pPr>
      <w:r w:rsidRPr="009A799D">
        <w:lastRenderedPageBreak/>
        <w:t>Canada Relations</w:t>
      </w:r>
    </w:p>
    <w:p w:rsidR="00ED6088" w:rsidRPr="009A799D" w:rsidRDefault="00ED6088" w:rsidP="00ED6088">
      <w:pPr>
        <w:pStyle w:val="Heading2"/>
        <w:rPr>
          <w:rFonts w:hint="eastAsia"/>
        </w:rPr>
      </w:pPr>
      <w:r w:rsidRPr="009A799D">
        <w:t>NAFTA CP</w:t>
      </w:r>
    </w:p>
    <w:p w:rsidR="00ED6088" w:rsidRPr="009A799D" w:rsidRDefault="00ED6088" w:rsidP="00ED6088">
      <w:pPr>
        <w:pStyle w:val="Heading3"/>
        <w:rPr>
          <w:rFonts w:hint="eastAsia"/>
        </w:rPr>
      </w:pPr>
      <w:r w:rsidRPr="009A799D">
        <w:t>1NC CP</w:t>
      </w:r>
    </w:p>
    <w:p w:rsidR="00ED6088" w:rsidRPr="009A799D" w:rsidRDefault="00ED6088" w:rsidP="00ED6088"/>
    <w:p w:rsidR="00ED6088" w:rsidRPr="009A799D" w:rsidRDefault="00ED6088" w:rsidP="00ED6088">
      <w:pPr>
        <w:pStyle w:val="Heading4"/>
        <w:rPr>
          <w:rFonts w:hint="eastAsia"/>
        </w:rPr>
      </w:pPr>
      <w:r w:rsidRPr="009A799D">
        <w:t xml:space="preserve">Text: The United States federal government should improve NAFTA to </w:t>
      </w:r>
    </w:p>
    <w:p w:rsidR="00ED6088" w:rsidRPr="009A799D" w:rsidRDefault="00ED6088" w:rsidP="00ED6088">
      <w:pPr>
        <w:pStyle w:val="Heading4"/>
        <w:numPr>
          <w:ilvl w:val="0"/>
          <w:numId w:val="16"/>
        </w:numPr>
        <w:rPr>
          <w:rFonts w:hint="eastAsia"/>
        </w:rPr>
      </w:pPr>
      <w:r w:rsidRPr="009A799D">
        <w:t xml:space="preserve">Improve the trading of agricultural products </w:t>
      </w:r>
    </w:p>
    <w:p w:rsidR="00ED6088" w:rsidRPr="009A799D" w:rsidRDefault="00ED6088" w:rsidP="00ED6088">
      <w:pPr>
        <w:pStyle w:val="Heading4"/>
        <w:numPr>
          <w:ilvl w:val="0"/>
          <w:numId w:val="16"/>
        </w:numPr>
        <w:rPr>
          <w:rFonts w:hint="eastAsia"/>
        </w:rPr>
      </w:pPr>
      <w:r w:rsidRPr="009A799D">
        <w:t>Maintain Chapter 9 of NAFTA’s provision</w:t>
      </w:r>
    </w:p>
    <w:p w:rsidR="00ED6088" w:rsidRPr="009A799D" w:rsidRDefault="00ED6088" w:rsidP="00ED6088">
      <w:pPr>
        <w:pStyle w:val="Heading4"/>
        <w:rPr>
          <w:rFonts w:hint="eastAsia"/>
        </w:rPr>
      </w:pPr>
      <w:r w:rsidRPr="009A799D">
        <w:t xml:space="preserve">Only the CP can solve Canada relations </w:t>
      </w:r>
    </w:p>
    <w:p w:rsidR="00ED6088" w:rsidRPr="009A799D" w:rsidRDefault="00ED6088" w:rsidP="00ED6088">
      <w:r w:rsidRPr="009A799D">
        <w:rPr>
          <w:rStyle w:val="Style13ptBold"/>
        </w:rPr>
        <w:t>Edgerton and Wingrove 18</w:t>
      </w:r>
      <w:r w:rsidRPr="009A799D">
        <w:t xml:space="preserve"> - January 25, 2018, Anna Edgerton and Josh Wingrove - a. Reporter for Bloomberg News, English &amp; Spanish B.A. at Wake Forest University, Masters of Science, Journalism at Columbia University and Master of International Affairs at Columbia University b. Reporter for Bloomberg News, Journalism B.A. at Ryerson University. “The real problem with NAFTA is Canada, not Mexico, Paul Ryan says” </w:t>
      </w:r>
      <w:hyperlink r:id="rId6" w:history="1">
        <w:r w:rsidRPr="009A799D">
          <w:rPr>
            <w:rStyle w:val="Hyperlink"/>
          </w:rPr>
          <w:t>https://business.financialpost.com/news/economy/the-real-nafta-problem-is-canada-not-mexico-paul-ryan-says</w:t>
        </w:r>
      </w:hyperlink>
    </w:p>
    <w:p w:rsidR="00ED6088" w:rsidRPr="009A799D" w:rsidRDefault="00ED6088" w:rsidP="00ED6088">
      <w:pPr>
        <w:rPr>
          <w:sz w:val="16"/>
        </w:rPr>
      </w:pPr>
      <w:r w:rsidRPr="009A799D">
        <w:rPr>
          <w:rStyle w:val="StyleUnderline"/>
        </w:rPr>
        <w:t>U.S. House Speaker Paul Ryan said the biggest problem with the North American Free Trade Agreement “comes from the North,” with Canadian dairy producers dumping low-cost products on the market to compete with Wisconsin farms. Ryan said Friday that NAFTA needs to be “updated,” but the U.S. should work within the framework of the deal that took effect in 1994, rather than pulling out. Speaking at an event sponsored by WisPolitics, a Wisconsin outlet for political news, Ryan said ending the free trade agreement would risk higher tariffs for cheese that American producers export to Mexico.</w:t>
      </w:r>
      <w:r w:rsidRPr="009A799D">
        <w:rPr>
          <w:sz w:val="16"/>
        </w:rPr>
        <w:t xml:space="preserve"> Trade relations between Canada, Mexico and the U.S. have been rocky since President Donald Trump’s 2016 campaign bucked traditional Republican support for free trade and dubbed NAFTA “the worst trade deal in the history of the world.” Congressional Republicans, especially those from border states whose economies depend on trade, have urged the Trump administration to modernize NAFTA, rather than risking the economic consequences of ending it. </w:t>
      </w:r>
      <w:r w:rsidRPr="009A799D">
        <w:rPr>
          <w:rStyle w:val="StyleUnderline"/>
        </w:rPr>
        <w:t xml:space="preserve">Dairy has long been one of the sticking points in Canada-U.S. trade, especially for Ryan’s native Wisconsin. Canada’s system of tariffs and quotas, known as supply management, restricts much of its market. </w:t>
      </w:r>
      <w:r w:rsidRPr="009A799D">
        <w:rPr>
          <w:sz w:val="16"/>
        </w:rPr>
        <w:t xml:space="preserve">The U.S. is proposing in NAFTA talks to blow up that system, but the Canadians argue the U.S. still has a leg up. </w:t>
      </w:r>
      <w:r w:rsidRPr="009A799D">
        <w:rPr>
          <w:rStyle w:val="StyleUnderline"/>
        </w:rPr>
        <w:t>In a letter last year sent to the governors of New York and Wisconsin, the Canadian ambassador to Washington, David MacNaughton, cited data showing dairy trade between the countries benefits the U.S. by a five-to-one margin. Agriculture, including dairy, has been one of the main focuses of several rounds of NAFTA negotiations.</w:t>
      </w:r>
      <w:r w:rsidRPr="009A799D">
        <w:rPr>
          <w:sz w:val="16"/>
        </w:rPr>
        <w:t xml:space="preserve"> Treasury Secretary Steve Mnuchin said Trump was updated Thursday on the status of NAFTA talks, and he’s “very pleased on where things are going.” Mnuchin said, “we are expecting that will be re-negotiated or we will pull out.” Trump also this week repeated his claims that the U.S. “has been treated very, very badly” under NAFTA, citing trade deficits with Canada and Mexico. He said he’s willing to be “flexible” but wants a fair deal, which he described as a “Trump deal.” “If we don’t make the right deal, I will terminate NAFTA. OK?” Trump said in an interview with the Wall Street Journal. “Now, do I want to? No, I’d rather leave it.” </w:t>
      </w:r>
    </w:p>
    <w:p w:rsidR="00ED6088" w:rsidRPr="009A799D" w:rsidRDefault="00ED6088" w:rsidP="00ED6088"/>
    <w:p w:rsidR="00ED6088" w:rsidRPr="009A799D" w:rsidRDefault="00ED6088" w:rsidP="00ED6088">
      <w:pPr>
        <w:pStyle w:val="Heading3"/>
        <w:rPr>
          <w:rFonts w:hint="eastAsia"/>
        </w:rPr>
      </w:pPr>
      <w:r w:rsidRPr="009A799D">
        <w:t>2NC CP</w:t>
      </w:r>
    </w:p>
    <w:p w:rsidR="00ED6088" w:rsidRPr="009A799D" w:rsidRDefault="00ED6088" w:rsidP="00ED6088"/>
    <w:p w:rsidR="00ED6088" w:rsidRPr="009A799D" w:rsidRDefault="00ED6088" w:rsidP="00ED6088">
      <w:pPr>
        <w:pStyle w:val="Heading4"/>
        <w:rPr>
          <w:rFonts w:hint="eastAsia"/>
        </w:rPr>
      </w:pPr>
      <w:r w:rsidRPr="009A799D">
        <w:t xml:space="preserve">NAFTA’s Chapter 19 provision is necessary for cooperation with Canada – lack of it means a refusal of cooperation </w:t>
      </w:r>
    </w:p>
    <w:p w:rsidR="00ED6088" w:rsidRPr="009A799D" w:rsidRDefault="00ED6088" w:rsidP="00ED6088">
      <w:r w:rsidRPr="009A799D">
        <w:rPr>
          <w:rStyle w:val="Style13ptBold"/>
        </w:rPr>
        <w:t>Campbell 17 –</w:t>
      </w:r>
      <w:r w:rsidRPr="009A799D">
        <w:t xml:space="preserve"> September 5, 2017, Alexia Fernandez Campbell – Politics and Policy Reporter for Vox, B.A. of Science in Communications at the University of Tennessee-Knoxville, Master of Arts in Journalism and Public Affairs at American University “The US, Canada, and Mexico are renegotiating NAFTA – here’s what each country wants” https://www.vox.com/policy-and-politics/2017/9/5/16156924/nafta-negotiations</w:t>
      </w:r>
    </w:p>
    <w:p w:rsidR="00ED6088" w:rsidRPr="009A799D" w:rsidRDefault="00ED6088" w:rsidP="00ED6088">
      <w:pPr>
        <w:rPr>
          <w:rStyle w:val="StyleUnderline"/>
        </w:rPr>
      </w:pPr>
      <w:r w:rsidRPr="009A799D">
        <w:rPr>
          <w:sz w:val="16"/>
        </w:rPr>
        <w:t xml:space="preserve">Canada </w:t>
      </w:r>
      <w:r w:rsidRPr="009A799D">
        <w:rPr>
          <w:rStyle w:val="StyleUnderline"/>
        </w:rPr>
        <w:t xml:space="preserve">Main goal: Like Mexico, Canada’s main goal is to stop the United States from slapping tariffs on the goods they’ve been trading freely for decades. The Canadian softwood lumber industry and Canadian energy companies depend a lot on free trade with the United States. Canada is particularly concerned about the administration’s goal to do away with what is known as NAFTA’s Chapter 19 provision. This section of the deal created a special settlement process that allows all three countries to challenge any duties one country might add on certain imports. Under international trade rules, a country can slap duties on imports that are intentionally sold at below-market prices or that are unfairly subsidized by the exporter’s government. </w:t>
      </w:r>
      <w:r w:rsidRPr="009A799D">
        <w:rPr>
          <w:sz w:val="16"/>
        </w:rPr>
        <w:t xml:space="preserve">The Trump administration has been using these laws to go after what it considers unfair trade practices, and doing away with Chapter 19 would make it a lot easier to do so. Leverage: Canada is the largest export market for American-made goods, so the United States doesn’t want to make its northern neighbor too mad. About 19 percent of US exports end up there. Canada also imports more from the United States (mostly auto parts and heavy machinery) than it exports to the United States, which is exactly the kind of trade balance the Trump administration likes. </w:t>
      </w:r>
      <w:r w:rsidRPr="009A799D">
        <w:rPr>
          <w:rStyle w:val="StyleUnderline"/>
        </w:rPr>
        <w:t>If the US goes too far with its protectionist measures, Canada could retaliate by restricting US imports, which would seriously hurt US manufacturers.</w:t>
      </w:r>
      <w:r w:rsidRPr="009A799D">
        <w:rPr>
          <w:sz w:val="16"/>
        </w:rPr>
        <w:t xml:space="preserve"> This illustrates the biggest challenge for the Trump administration in rewriting the trade deal. Because all three economies have become so interdependent, any move to restrict imports could do serious damage to US manufacturers and businesses that depend on those two markets. </w:t>
      </w:r>
      <w:r w:rsidRPr="009A799D">
        <w:rPr>
          <w:rStyle w:val="StyleUnderline"/>
        </w:rPr>
        <w:t>“This is not a one-way weapon,” said Freund. “If the US blows up NAFTA, it will blow up the US economy.”</w:t>
      </w:r>
    </w:p>
    <w:p w:rsidR="00ED6088" w:rsidRPr="009A799D" w:rsidRDefault="00ED6088" w:rsidP="00ED6088"/>
    <w:p w:rsidR="00ED6088" w:rsidRPr="009A799D" w:rsidRDefault="00ED6088" w:rsidP="00ED6088"/>
    <w:p w:rsidR="00ED6088" w:rsidRPr="009A799D" w:rsidRDefault="00ED6088" w:rsidP="00ED6088">
      <w:pPr>
        <w:pStyle w:val="Heading4"/>
        <w:rPr>
          <w:rFonts w:hint="eastAsia"/>
        </w:rPr>
      </w:pPr>
      <w:r w:rsidRPr="009A799D">
        <w:t>NAFTA is vital for trade and relations between Canada and US – current tariffs and disputes put NAFTA at risk for a termination of the agreement</w:t>
      </w:r>
    </w:p>
    <w:p w:rsidR="00ED6088" w:rsidRPr="009A799D" w:rsidRDefault="00ED6088" w:rsidP="00ED6088">
      <w:r w:rsidRPr="009A799D">
        <w:rPr>
          <w:rStyle w:val="Style13ptBold"/>
        </w:rPr>
        <w:t>Wayne 18 –</w:t>
      </w:r>
      <w:r w:rsidRPr="009A799D">
        <w:t xml:space="preserve"> January 30, 2018, Earl Anthony Wayne – Public Policy Fellow for the Wilson center, advisory Board co-chair for the Mexico Institute, B.A. from UC Berkeley, M.A. from Stanford University and Princeton University, and MPA from JFK School of Government from Harvard University. “’The Economic Relationship Between the United States , Canada, and Mexico’: Earl Anthony Wayne Testifies before the U.S. Senate Committee on Foreign Relations” https://www.wilsoncenter.org/article/the-economic-relationship-between-the-united-states-canada-and-mexico-earl-anthony-wayne</w:t>
      </w:r>
    </w:p>
    <w:p w:rsidR="00ED6088" w:rsidRPr="009A799D" w:rsidRDefault="00ED6088" w:rsidP="00ED6088">
      <w:pPr>
        <w:rPr>
          <w:sz w:val="16"/>
        </w:rPr>
      </w:pPr>
      <w:r w:rsidRPr="009A799D">
        <w:rPr>
          <w:rStyle w:val="StyleUnderline"/>
        </w:rPr>
        <w:t xml:space="preserve">Dispute settlement: The U.S. has proposed watering down NAFTA’s provisions for settling disputes (Chapters 11 and 20) and eliminating chapter 19 in the current agreement. Mexico and Canada want to keep the mechanisms, but are open to improvements. Canada is particularly firm on keeping chapter 19, which addresses anti-dumping and countervailing duty cases. U.S. energy firms are outspoken in support of keeping strong investor protections. Agriculture: There are several contentious agriculture issues, including U.S. efforts to open Canada’s dairy market and a U.S. proposal to protect some U.S. growers against Mexican fresh produce exports. </w:t>
      </w:r>
      <w:r w:rsidRPr="009A799D">
        <w:rPr>
          <w:sz w:val="16"/>
        </w:rPr>
        <w:t xml:space="preserve">The Economic Costs of Leaving NAFTA Whether a negotiating tactic or not, the Administration’s threats to pull out of NAFTA are a bit like playing with fire: the costs of leaving NAFTA would be very high for all parties. A number of serious studies are now available estimating the economic costs of a U.S. withdrawal from NAFTA. One of the studies, by Trade Partnership Worldwide LLC, provides a state-by-state breakdown of potential losses for each U.S. state output, exports and employment. (Slides summarizing some of the findings are attached.) </w:t>
      </w:r>
      <w:r w:rsidRPr="009A799D">
        <w:rPr>
          <w:rStyle w:val="StyleUnderline"/>
        </w:rPr>
        <w:t xml:space="preserve">Job Losses: These studies foresee U.S. employment losses ranging from 180,000 to 3.6 million in the first 3-5 years, depending on various post-NAFTA scenarios. The Trade Partnership Worldwide study also forecasts 200,000 to 700,000 fewer US jobs over the longer term. The most affected sectors would be autos and agriculture/food, with textiles, services and other manufacturing also harmed. The impact in Canada is predicted as a loss of 125,000 to 1.2 million jobs. For Mexico, the job losses predicted range from 950,000 to 10.3 million. </w:t>
      </w:r>
      <w:r w:rsidRPr="009A799D">
        <w:rPr>
          <w:sz w:val="16"/>
        </w:rPr>
        <w:t xml:space="preserve">GDP Impact: The studies all predict a decline in GDP. For the U.S. the decline could range from 0.09% </w:t>
      </w:r>
      <w:r w:rsidRPr="009A799D">
        <w:rPr>
          <w:rStyle w:val="StyleUnderline"/>
        </w:rPr>
        <w:t>or $16 billion up to a decline of 1.2% or $231 billon, depending on the scenario and assumptions made. One study estimates that U.S. consumers would face an added $7 billion a year in higher prices.</w:t>
      </w:r>
      <w:r w:rsidRPr="009A799D">
        <w:rPr>
          <w:sz w:val="16"/>
        </w:rPr>
        <w:t xml:space="preserve"> </w:t>
      </w:r>
      <w:r w:rsidRPr="009A799D">
        <w:rPr>
          <w:rStyle w:val="StyleUnderline"/>
        </w:rPr>
        <w:t>Trade: The studies predict a drop in trade across the region and fewer U.S. exports and imports. The Trade Partnership Worldwide study predicts a drop of U.S. exports to the world of 2.5% to 5% and a drop of U.S. imports ranging between 3.6% and 7.5% in the first five years. That study finds the negative trade effect continuing in the longer term</w:t>
      </w:r>
      <w:r w:rsidRPr="009A799D">
        <w:rPr>
          <w:sz w:val="16"/>
        </w:rPr>
        <w:t xml:space="preserve">. </w:t>
      </w:r>
      <w:r w:rsidRPr="009A799D">
        <w:rPr>
          <w:rStyle w:val="StyleUnderline"/>
        </w:rPr>
        <w:t xml:space="preserve">Trade Deficit: A study by Oxford Economics predicts that the trade deficit would not be improved by withdrawing from NAFTA. </w:t>
      </w:r>
      <w:r w:rsidRPr="009A799D">
        <w:rPr>
          <w:sz w:val="16"/>
        </w:rPr>
        <w:t>States hit hardest: The U.S. Chamber of Commerce argues that an end to NAFTA would severely harm: Michigan, Wisconsin, North Dakota, Texas, Missouri, Ohio, Iowa, Indiana, Arizona, Nebraska, Pennsylvania, and North Carolina. China and other competitors aided: The Trade Partnership Worldwide study predicts that an end to NAFTA would add 1.7 to 2 million new jobs in China, about 150,000 new jobs in Korea, some 290,000-790,000 jobs in Japan, and 120,000 to 308,000 new jobs in Germany, plus GDP gains for each of those countries.</w:t>
      </w:r>
    </w:p>
    <w:p w:rsidR="00ED6088" w:rsidRPr="009A799D" w:rsidRDefault="00ED6088" w:rsidP="00ED6088">
      <w:pPr>
        <w:rPr>
          <w:sz w:val="16"/>
        </w:rPr>
      </w:pPr>
    </w:p>
    <w:p w:rsidR="00ED6088" w:rsidRPr="009A799D" w:rsidRDefault="00ED6088" w:rsidP="00ED6088">
      <w:pPr>
        <w:pStyle w:val="Heading4"/>
        <w:rPr>
          <w:rFonts w:hint="eastAsia"/>
        </w:rPr>
      </w:pPr>
      <w:r w:rsidRPr="009A799D">
        <w:t>NAFTA is essential to US- Canada relations – Trudeau proves</w:t>
      </w:r>
    </w:p>
    <w:p w:rsidR="00ED6088" w:rsidRPr="009A799D" w:rsidRDefault="00ED6088" w:rsidP="00ED6088">
      <w:r w:rsidRPr="009A799D">
        <w:rPr>
          <w:rStyle w:val="Hyperlink"/>
        </w:rPr>
        <w:t xml:space="preserve">Chapman 18 – February 12, 2018, Justin Chapman – Communications Officer at the Pacific Council on International Policy, author, journalist, UC Berkley graduate, Master’s in Public DIploacy at USC currently. “Trudeau: Strengthening NAFTA is Key to U.S.-Canada Relations” </w:t>
      </w:r>
      <w:hyperlink r:id="rId7" w:history="1">
        <w:r w:rsidRPr="009A799D">
          <w:rPr>
            <w:rStyle w:val="Hyperlink"/>
          </w:rPr>
          <w:t>https://www.pacificcouncil.org/newsroom/trudeau-strengthened-nafta-key-us-canada-relations</w:t>
        </w:r>
      </w:hyperlink>
    </w:p>
    <w:p w:rsidR="00ED6088" w:rsidRPr="009A799D" w:rsidRDefault="00ED6088" w:rsidP="00ED6088">
      <w:pPr>
        <w:rPr>
          <w:sz w:val="16"/>
        </w:rPr>
      </w:pPr>
      <w:r w:rsidRPr="009A799D">
        <w:rPr>
          <w:sz w:val="16"/>
        </w:rPr>
        <w:t xml:space="preserve">Canadian Prime Minister Justin Trudeau defended NAFTA and free trade in a recent speech at the Ronald Reagan Presidential Library. </w:t>
      </w:r>
      <w:r w:rsidRPr="009A799D">
        <w:rPr>
          <w:rStyle w:val="StyleUnderline"/>
        </w:rPr>
        <w:t xml:space="preserve">"America has no better friend, ally, or partner than Canada," Trudeau told the audience, which included Pacific Council members. "We have the longest, most peaceful, and mutually beneficial relationship of any two countries in the history of the world. Simply put, if trade between Canada and the United States is a bad idea, then there are no good ideas. The sum of our trade is essentially balanced. This is and will continue to be ‘win-win.’" </w:t>
      </w:r>
      <w:r w:rsidRPr="009A799D">
        <w:rPr>
          <w:sz w:val="16"/>
        </w:rPr>
        <w:t xml:space="preserve">While acknowledging that NAFTA can and should be modernized and updated, </w:t>
      </w:r>
      <w:r w:rsidRPr="009A799D">
        <w:rPr>
          <w:rStyle w:val="StyleUnderline"/>
        </w:rPr>
        <w:t>Trudeau argued that the free trade agreement has been beneficial for Canada, the United States, and Mexico, and that trade is not a zero sum game.</w:t>
      </w:r>
      <w:r w:rsidRPr="009A799D">
        <w:rPr>
          <w:sz w:val="16"/>
        </w:rPr>
        <w:t xml:space="preserve"> The sixth round of NAFTA negotiations recently concluded in Montreal. The seventh round is scheduled for Mexico City at the end of February. "With effort, hard work, and a willingness to compromise on all sides, updating NAFTA is eminently achievable," he said, adding that progress has indeed been made, despite some challenging issues facing the negotiations such as disagreements over rules of origin for the auto sector, investor-state dispute settlements, and a regular five-year review of the agreement. </w:t>
      </w:r>
      <w:r w:rsidRPr="009A799D">
        <w:rPr>
          <w:rStyle w:val="StyleUnderline"/>
        </w:rPr>
        <w:t>"It’s vitally important that we build on that progress," he said. "It is fundamentally in Canada’s and the United States’ interest that we do so</w:t>
      </w:r>
      <w:r w:rsidRPr="009A799D">
        <w:rPr>
          <w:sz w:val="16"/>
        </w:rPr>
        <w:t xml:space="preserve">. Trade is not a hockey game. The truth is, both Canada and the United States are winning. And so is Mexico. That’s exactly how we should keep it. When trade is working as it should, all partners win." That said, he acknowledged that global trade has not helped everyone achieve prosperity. "Income inequality is growing worldwide, and this is an urgent problem," he said. "A lot of people are doing well, but far too many are not. The status quo of NAFTA and also trade more broadly is not good enough. We need to make sure the benefits of trade are shared more broadly with more people. We must provide more help to people whose livelihoods are disrupted by global economic shifts, including automation and technological change, so they can reestablish themselves in new jobs with brighter futures." This is an area where he and President Trump agree, despite popular opinion that the two administrations could not see eye-to-eye about anything because of their political differences. "The truth is we agree about this: too many people have been left behind even as our economies surged," Trudeau said. "I was heartened to hear President Trump talk about the importance of skills training in his State of the Union address. We in Canada are seized with the same problem and have reached a similar conclusion: we cannot allow the technological wave to sweep working families aside. This is something we must address as we modernize and improve NAFTA." Trudeau quoted Ronald Reagan in a speech the former U.S. president gave to Canadian parliament in 1987, highlighting the U.S.-Canadian relationship and promoting the U.S.-Canada Free Trade Agreement: "We look forward to the day when the free flow of trade, from the southern reaches of Tierra del Fuego to the northern reaches of the Arctic Circle, unites the people of the western hemisphere in a bond of mutually beneficial exchange. When all borders become what the U.S.-Canada border so long has been: a meeting place, rather than a dividing line." He argued that both governments can and must do more to help the people who have been left behind by global trade. </w:t>
      </w:r>
      <w:r w:rsidRPr="009A799D">
        <w:rPr>
          <w:rStyle w:val="StyleUnderline"/>
        </w:rPr>
        <w:t xml:space="preserve">"We can and must build bridges to new opportunities for the middle class, and people working hard to join the middle class," he said. "We can and must work tirelessly to find a pathway to prosperity for us all. This is among the greatest challenges of our time." Trudeau expressed confidence in the U.S.-Canada relationship, both historically and looking ahead to the future. </w:t>
      </w:r>
      <w:r w:rsidRPr="009A799D">
        <w:rPr>
          <w:sz w:val="16"/>
        </w:rPr>
        <w:t>"</w:t>
      </w:r>
      <w:r w:rsidRPr="009A799D">
        <w:rPr>
          <w:rStyle w:val="StyleUnderline"/>
        </w:rPr>
        <w:t xml:space="preserve">The United States and Canada have stood shoulder to shoulder through thick and thin," he said. "Let’s not raise fresh barriers between our peoples. The </w:t>
      </w:r>
      <w:r w:rsidRPr="009A799D">
        <w:rPr>
          <w:rStyle w:val="Emphasis"/>
        </w:rPr>
        <w:t>nexus point for this all is NAFTA</w:t>
      </w:r>
      <w:r w:rsidRPr="009A799D">
        <w:rPr>
          <w:rStyle w:val="StyleUnderline"/>
        </w:rPr>
        <w:t>.</w:t>
      </w:r>
      <w:r w:rsidRPr="009A799D">
        <w:rPr>
          <w:sz w:val="16"/>
        </w:rPr>
        <w:t xml:space="preserve"> Our task, surely, is to take what our parents’ generation built and transform it into a trade agreement fit for the 21st century. We in Canada, for our part, will devote every necessary effort, for as long as it takes, in a spirit of fairness and mutual compromise, to achieve this goal. President Reagan most famously declared, ‘It is morning in America.’ A generation later, it can be morning in North America. But that is up to us."</w:t>
      </w:r>
    </w:p>
    <w:p w:rsidR="00ED6088" w:rsidRPr="009A799D" w:rsidRDefault="00ED6088" w:rsidP="00ED6088">
      <w:pPr>
        <w:rPr>
          <w:sz w:val="16"/>
        </w:rPr>
      </w:pPr>
    </w:p>
    <w:p w:rsidR="00ED6088" w:rsidRPr="009A799D" w:rsidRDefault="001C0DB7" w:rsidP="001C0DB7">
      <w:pPr>
        <w:pStyle w:val="Heading3"/>
        <w:rPr>
          <w:rFonts w:hint="eastAsia"/>
        </w:rPr>
      </w:pPr>
      <w:r w:rsidRPr="009A799D">
        <w:t>Aff Answers</w:t>
      </w:r>
    </w:p>
    <w:p w:rsidR="001C0DB7" w:rsidRPr="009A799D" w:rsidRDefault="001C0DB7" w:rsidP="001C0DB7"/>
    <w:p w:rsidR="001C0DB7" w:rsidRPr="009A799D" w:rsidRDefault="001C0DB7" w:rsidP="001C0DB7">
      <w:pPr>
        <w:pStyle w:val="Heading4"/>
        <w:rPr>
          <w:rFonts w:hint="eastAsia"/>
        </w:rPr>
      </w:pPr>
      <w:r w:rsidRPr="009A799D">
        <w:t>No risk of losing NAFTA – economic ties ensure the agreement stays</w:t>
      </w:r>
    </w:p>
    <w:p w:rsidR="001C0DB7" w:rsidRPr="009A799D" w:rsidRDefault="001C0DB7" w:rsidP="001C0DB7">
      <w:r w:rsidRPr="009A799D">
        <w:rPr>
          <w:rStyle w:val="Style13ptBold"/>
        </w:rPr>
        <w:t>Wayne 18 –</w:t>
      </w:r>
      <w:r w:rsidRPr="009A799D">
        <w:t xml:space="preserve"> January 30, 2018, Earl Anthony Wayne – Public Policy Fellow for the Wilson center, advisory Board co-chair for the Mexico Institute, B.A. from UC Berkeley, M.A. from Stanford University and Princeton University, and MPA from JFK School of Government from Harvard University. “’The Economic Relationship Between the United States , Canada, and Mexico’: Earl Anthony Wayne Testifies before the U.S. Senate Committee on Foreign Relations” https://www.wilsoncenter.org/article/the-economic-relationship-between-the-united-states-canada-and-mexico-earl-anthony-wayne</w:t>
      </w:r>
    </w:p>
    <w:p w:rsidR="001C0DB7" w:rsidRPr="009A799D" w:rsidRDefault="001C0DB7" w:rsidP="001C0DB7">
      <w:pPr>
        <w:rPr>
          <w:u w:val="single"/>
        </w:rPr>
      </w:pPr>
      <w:r w:rsidRPr="009A799D">
        <w:rPr>
          <w:rStyle w:val="StyleUnderline"/>
        </w:rPr>
        <w:t xml:space="preserve">Trade within NAFTA has grown almost four times since 1993. U.S.-Mexico trade has grown by six times. NAFTA trade totals some $1.24 trillion a year. That is about $2.4 million a minute. This is more than U.S. trade with the European Union (EU) and 1.9 times what the U.S. trades with China. NAFTA’s trade and investment supports up to 14 million U.S. jobs. 9 million of those jobs are linked to trade with Canada. 4.9 million U.S. jobs are linked to trade with Mexico, which is seven times greater than the number of jobs (700,000) believed tied to US-Mexico trade in 1993. Canada and Mexico are America’s top two export markets. A large majority of U.S. states have Canada or Mexico as a first or second trade partner. This trade is very important for U.S. farmers. In 1993, they exported $8.9 billion in products to our two neighbors. Those sales were $43 billion last year. </w:t>
      </w:r>
      <w:r w:rsidRPr="009A799D">
        <w:t xml:space="preserve">Essentially, America’s private sector has taken the opportunity of NAFTA to build a complex network of co-production, investment, and trade in which many products cross the border multiple times during the process of production. Production has become more efficient and thus less costly for American consumers, and NAFTA has helped the U.S. compete successfully with Asian production centers. NAFTA also attracts investment from around the world. These investors do not just produce for the U.S. market, but they also produce for export outside of North America. It is important to recognize that just as the U.S. has built production networks with its neighbors, so have Germany, Japan and China. </w:t>
      </w:r>
      <w:r w:rsidRPr="009A799D">
        <w:rPr>
          <w:rStyle w:val="StyleUnderline"/>
        </w:rPr>
        <w:t xml:space="preserve">A study done for the 2Oth anniversary of NAFTA found that the NAFTA partners are richer each year because of “extra” trade growth. This extra trade growth was estimated to be $127 billion for the U.S., $170 billion for Mexico, and $ 50 billion for Canada. </w:t>
      </w:r>
    </w:p>
    <w:p w:rsidR="001C0DB7" w:rsidRPr="009A799D" w:rsidRDefault="001C0DB7" w:rsidP="001C0DB7"/>
    <w:p w:rsidR="001C0DB7" w:rsidRPr="009A799D" w:rsidRDefault="001C0DB7" w:rsidP="001C0DB7">
      <w:pPr>
        <w:pStyle w:val="Heading4"/>
        <w:rPr>
          <w:rFonts w:hint="eastAsia"/>
        </w:rPr>
      </w:pPr>
      <w:r w:rsidRPr="009A799D">
        <w:t>Trump tanks NAFTA inevitably-- the CP can’t solve</w:t>
      </w:r>
    </w:p>
    <w:p w:rsidR="001C0DB7" w:rsidRPr="009A799D" w:rsidRDefault="001C0DB7" w:rsidP="001C0DB7">
      <w:r w:rsidRPr="009A799D">
        <w:rPr>
          <w:rStyle w:val="Style13ptBold"/>
        </w:rPr>
        <w:t xml:space="preserve">Blatchford 18 </w:t>
      </w:r>
      <w:r w:rsidRPr="009A799D">
        <w:t xml:space="preserve">- July 3, 2018, Andy Blatchford – Journalist for the Canadian Press, B.A. Concordia University, Graduate diploma, Journalism at Concordia University. “Donald Trump’s NAFTA timetable doesn’t work for Canada” </w:t>
      </w:r>
      <w:hyperlink r:id="rId8" w:history="1">
        <w:r w:rsidRPr="009A799D">
          <w:rPr>
            <w:rStyle w:val="Hyperlink"/>
          </w:rPr>
          <w:t>https://www.macleans.ca/politics/washington/donald-trumps-nafta-timetable-doesnt-work-for-canada/</w:t>
        </w:r>
      </w:hyperlink>
    </w:p>
    <w:p w:rsidR="001C0DB7" w:rsidRPr="009A799D" w:rsidRDefault="001C0DB7" w:rsidP="001C0DB7">
      <w:pPr>
        <w:rPr>
          <w:sz w:val="16"/>
        </w:rPr>
      </w:pPr>
      <w:r w:rsidRPr="009A799D">
        <w:rPr>
          <w:rStyle w:val="StyleUnderline"/>
        </w:rPr>
        <w:t xml:space="preserve">Trump, however, has said he wants to wait until after November’s U.S. congressional midterms before committing to a new agreement. </w:t>
      </w:r>
      <w:r w:rsidRPr="009A799D">
        <w:rPr>
          <w:sz w:val="16"/>
        </w:rPr>
        <w:t xml:space="preserve">In an interview that aired Sunday on Fox News, </w:t>
      </w:r>
      <w:r w:rsidRPr="009A799D">
        <w:rPr>
          <w:rStyle w:val="StyleUnderline"/>
        </w:rPr>
        <w:t xml:space="preserve">Trump said he could quickly sign a revised NAFTA with Canada and Mexico, but </w:t>
      </w:r>
      <w:r w:rsidRPr="009A799D">
        <w:rPr>
          <w:rStyle w:val="Emphasis"/>
        </w:rPr>
        <w:t>instead wants to land a better deal for the U.S.</w:t>
      </w:r>
      <w:r w:rsidRPr="009A799D">
        <w:rPr>
          <w:rStyle w:val="StyleUnderline"/>
        </w:rPr>
        <w:t xml:space="preserve"> Asked about the timing of an agreement, Trump said: “</w:t>
      </w:r>
      <w:r w:rsidRPr="009A799D">
        <w:rPr>
          <w:rStyle w:val="Emphasis"/>
        </w:rPr>
        <w:t xml:space="preserve">I want to wait until after the election.” </w:t>
      </w:r>
      <w:r w:rsidRPr="009A799D">
        <w:rPr>
          <w:sz w:val="16"/>
        </w:rPr>
        <w:t xml:space="preserve">Trump has also indicated repeatedly he’d be open to striking separate agreements with Canada and Mexico. A fresh round of talks on the three-country pact will come with Canada and the U.S. locked in an unprecedented, cross-border trade fight. </w:t>
      </w:r>
      <w:r w:rsidRPr="009A799D">
        <w:rPr>
          <w:rStyle w:val="StyleUnderline"/>
        </w:rPr>
        <w:t>The neighbours have already swapped punitive tariffs on some imports—and there are fears things could get worse.</w:t>
      </w:r>
      <w:r w:rsidRPr="009A799D">
        <w:rPr>
          <w:sz w:val="16"/>
        </w:rPr>
        <w:t xml:space="preserve"> On Sunday, Ottawa responded to the Trump administration’s tariffs on Canadian steel and aluminum with duties of its own against U.S. imports—dollar-for-dollar, reciprocal tariffs that target steel and aluminum, as well as a long list of consumer goods, the government says. </w:t>
      </w:r>
      <w:r w:rsidRPr="009A799D">
        <w:rPr>
          <w:rStyle w:val="StyleUnderline"/>
        </w:rPr>
        <w:t xml:space="preserve">Trump himself has already threatened to go even further by putting tariffs on the auto sector, which could prove far more damaging for the Canadian economy than the steel and aluminum duties. </w:t>
      </w:r>
      <w:r w:rsidRPr="009A799D">
        <w:rPr>
          <w:sz w:val="16"/>
        </w:rPr>
        <w:t xml:space="preserve">That tariff fight will form a rather tense backdrop for the effort to reach a NAFTA deal, which Foreign Affairs Minister Chrystia Freeland has said she expects to ramp up soon, following several conversations last week with U.S. Trade Representative Robert Lighthizer. On Monday, Prime Minister Justin Trudeau spoke with Lopez Obrador by phone. The two discussed “mutually beneficial economic and trading relationship between the two countries, and their shared priority of updating the North American Free Trade Agreement for the betterment of their peoples,” Trudeau’s office said in a statement </w:t>
      </w:r>
      <w:r w:rsidRPr="009A799D">
        <w:rPr>
          <w:rStyle w:val="Emphasis"/>
        </w:rPr>
        <w:t>Canada’s retaliatory tariffs</w:t>
      </w:r>
      <w:r w:rsidRPr="009A799D">
        <w:rPr>
          <w:rStyle w:val="StyleUnderline"/>
        </w:rPr>
        <w:t xml:space="preserve"> on U.S. goods do nothing to help Canada and </w:t>
      </w:r>
      <w:r w:rsidRPr="009A799D">
        <w:rPr>
          <w:rStyle w:val="Emphasis"/>
        </w:rPr>
        <w:t>will only hurt American workers</w:t>
      </w:r>
      <w:r w:rsidRPr="009A799D">
        <w:rPr>
          <w:rStyle w:val="StyleUnderline"/>
        </w:rPr>
        <w:t xml:space="preserve">, White House spokeswoman Sarah Sanders said Monday. </w:t>
      </w:r>
      <w:r w:rsidRPr="009A799D">
        <w:rPr>
          <w:sz w:val="16"/>
        </w:rPr>
        <w:t xml:space="preserve">“We’ve been very nice to Canada for many years and they’ve taken advantage of that, particularly advantage of our farmers,” she said. In recent months, Trump has frequently attacked Canadian trade barriers on agriculture—dairy products in particular—as unfairly hurting American farmers Trump told Fox about proposing to his G7 partners during last month’s summit in Quebec that they remove all trade-related barriers and taxes. “Canada, you’re not going to get 275 per cent for your dairy and you’re going to take down all your barriers,” he said as an example. “We’re going to take down all our barriers, we’re going to take down all our taxes, right. Do you know what happened? Everybody said, ‘Uh, can we get on to another subject?”‘ </w:t>
      </w:r>
      <w:r w:rsidRPr="009A799D">
        <w:rPr>
          <w:rStyle w:val="StyleUnderline"/>
        </w:rPr>
        <w:t xml:space="preserve">Trudeau has insisted the U.S. president’s complaints about Canada’s trade barriers are the result of his refusal to give in to Trump’s demands to do away with the country’s supply-management system, which is designed to protect dairy, poultry and egg producers. </w:t>
      </w:r>
      <w:r w:rsidRPr="009A799D">
        <w:rPr>
          <w:sz w:val="16"/>
        </w:rPr>
        <w:t>The prime minister has said they’ve disagreed over Trump’s call for Canada to open up its supply management system during NAFTA talks.</w:t>
      </w:r>
    </w:p>
    <w:p w:rsidR="001C0DB7" w:rsidRPr="009A799D" w:rsidRDefault="001C0DB7" w:rsidP="001C0DB7"/>
    <w:p w:rsidR="001C0DB7" w:rsidRPr="009A799D" w:rsidRDefault="001C0DB7" w:rsidP="001C0DB7">
      <w:pPr>
        <w:pStyle w:val="Heading4"/>
        <w:rPr>
          <w:rFonts w:hint="eastAsia"/>
        </w:rPr>
      </w:pPr>
      <w:r w:rsidRPr="009A799D">
        <w:t>Immigration is key</w:t>
      </w:r>
    </w:p>
    <w:p w:rsidR="001C0DB7" w:rsidRPr="009A799D" w:rsidRDefault="001C0DB7" w:rsidP="001C0DB7">
      <w:r w:rsidRPr="009A799D">
        <w:rPr>
          <w:rStyle w:val="Style13ptBold"/>
        </w:rPr>
        <w:t>Paperny 18</w:t>
      </w:r>
      <w:r w:rsidRPr="009A799D">
        <w:t xml:space="preserve"> – April 30, 2018, Anna Paperny – reporter at Reuters, B.A. at Queen’s University. “Canada wants U.S. cooperation in turning back asylum seekers” https://www.reuters.com/article/us-canada-immigration-border/canada-wants-u-s-cooperation-in-turning-back-asylum-seekers-idUSKBN1I12AR</w:t>
      </w:r>
    </w:p>
    <w:p w:rsidR="001C0DB7" w:rsidRPr="009A799D" w:rsidRDefault="001C0DB7" w:rsidP="001C0DB7">
      <w:pPr>
        <w:rPr>
          <w:sz w:val="16"/>
        </w:rPr>
      </w:pPr>
      <w:r w:rsidRPr="009A799D">
        <w:rPr>
          <w:sz w:val="16"/>
        </w:rPr>
        <w:t xml:space="preserve">TORONTO (Reuters) - </w:t>
      </w:r>
      <w:r w:rsidRPr="009A799D">
        <w:rPr>
          <w:rStyle w:val="StyleUnderline"/>
        </w:rPr>
        <w:t>Canada wants to change a bilateral agreement to allow it to turn back thousands of asylum seekers walking across the border but the United States is not cooperating, according to a Canadian official with knowledge of the discussions.</w:t>
      </w:r>
      <w:r w:rsidRPr="009A799D">
        <w:rPr>
          <w:sz w:val="16"/>
        </w:rPr>
        <w:t xml:space="preserve"> </w:t>
      </w:r>
      <w:r w:rsidRPr="009A799D">
        <w:rPr>
          <w:rStyle w:val="StyleUnderline"/>
        </w:rPr>
        <w:t>Under the</w:t>
      </w:r>
      <w:r w:rsidRPr="009A799D">
        <w:rPr>
          <w:sz w:val="16"/>
        </w:rPr>
        <w:t xml:space="preserve"> Safe Third Country Agreement, or </w:t>
      </w:r>
      <w:r w:rsidRPr="009A799D">
        <w:rPr>
          <w:rStyle w:val="StyleUnderline"/>
        </w:rPr>
        <w:t xml:space="preserve">STCA, asylum seekers who arrive at a formal Canada-U.S. border </w:t>
      </w:r>
      <w:r w:rsidRPr="009A799D">
        <w:rPr>
          <w:sz w:val="16"/>
        </w:rPr>
        <w:t xml:space="preserve">crossing going in either direction </w:t>
      </w:r>
      <w:r w:rsidRPr="009A799D">
        <w:rPr>
          <w:rStyle w:val="StyleUnderline"/>
        </w:rPr>
        <w:t xml:space="preserve">are turned back and told to apply for asylum in the first country they arrived in. </w:t>
      </w:r>
      <w:r w:rsidRPr="009A799D">
        <w:rPr>
          <w:sz w:val="16"/>
        </w:rPr>
        <w:t>C</w:t>
      </w:r>
      <w:r w:rsidRPr="009A799D">
        <w:rPr>
          <w:rStyle w:val="StyleUnderline"/>
        </w:rPr>
        <w:t>anada wants the agreement rewritten to apply to the entire border.</w:t>
      </w:r>
      <w:r w:rsidRPr="009A799D">
        <w:rPr>
          <w:sz w:val="16"/>
        </w:rPr>
        <w:t xml:space="preserve"> </w:t>
      </w:r>
      <w:r w:rsidRPr="009A799D">
        <w:rPr>
          <w:rStyle w:val="StyleUnderline"/>
        </w:rPr>
        <w:t>More than 26,000 people have illegally crossed the Canada-U.S. border to file refugee claims</w:t>
      </w:r>
      <w:r w:rsidRPr="009A799D">
        <w:rPr>
          <w:sz w:val="16"/>
        </w:rPr>
        <w:t xml:space="preserve"> in the past 15 months, walking over ditches and on empty roads along the world’s longest undefended border. </w:t>
      </w:r>
      <w:r w:rsidRPr="009A799D">
        <w:rPr>
          <w:rStyle w:val="StyleUnderline"/>
        </w:rPr>
        <w:t>Many have told Reuters they might have stayed in the United States were it not for President Donald Trump’s immigration rhetoric and policies.</w:t>
      </w:r>
      <w:r w:rsidRPr="009A799D">
        <w:rPr>
          <w:sz w:val="16"/>
        </w:rPr>
        <w:t xml:space="preserve"> Canadian officials first discussed changing the pact with U.S. Department of Homeland Security officials last September, shortly after more than 5,700 asylum seekers walked into Canada in August. “We’d like to be able to get them to agree that we can, if somebody comes across, we just send them back,” the official told Reuters on Friday, adding Canada had raised the issue “at least a dozen” times since. “I wouldn’t say they’ve been objecting or saying: ‘No, we won’t do it,’ but it’s been not responding rapidly.” The Department of Homeland Security is reviewing Canada’s proposal and has not yet made a decision, a spokeswoman said. The Canadian official compared Canada’s position to U.S. requests that Mexico prevent migrants traversing its territory from entering the United States </w:t>
      </w:r>
      <w:r w:rsidRPr="009A799D">
        <w:rPr>
          <w:rStyle w:val="StyleUnderline"/>
        </w:rPr>
        <w:t xml:space="preserve">“We’ve got a problem, here. We’ve got to fix it,” the official added. “And </w:t>
      </w:r>
      <w:r w:rsidRPr="009A799D">
        <w:rPr>
          <w:rStyle w:val="Emphasis"/>
        </w:rPr>
        <w:t xml:space="preserve">we need the Americans’ cooperation.” </w:t>
      </w:r>
      <w:r w:rsidRPr="009A799D">
        <w:rPr>
          <w:sz w:val="16"/>
        </w:rPr>
        <w:t xml:space="preserve">For now, another official said, </w:t>
      </w:r>
      <w:r w:rsidRPr="009A799D">
        <w:rPr>
          <w:rStyle w:val="StyleUnderline"/>
        </w:rPr>
        <w:t>Canada would keep doing what it is doing: Managing the influx of refugee claimants in a strained system, while seeking to dissuade would-be crossers through outreach efforts. Even if the United States agreed to take back anyone trying to cross into Canada, keeping people out between all ports of entry would be a challenge and could result in asylum seekers taking potentially deadly risks to avoid detection</w:t>
      </w:r>
      <w:r w:rsidRPr="009A799D">
        <w:rPr>
          <w:sz w:val="16"/>
        </w:rPr>
        <w:t>, said University of Toronto law and human rights professor Audrey Macklin. The STCA already faces a Canadian court challenge that argues the agreement is discriminatory and violates Canada’s Charter of Rights and Freedoms. Canada has also urged U.S. officials to crack down on visas, saying many of the asylum seekers had valid U.S. visas and used the United States merely as a transit point. Earlier this year, Canadian officials traveled to Nigeria, the source of a significant number of asylum seekers, to speak with Nigerian government officials and U.S. embassy staff.* The number of U.S. visas being issued to Nigerians has since dropped, said Mathieu Genest, a spokesman for Canadian Immigration and Refugee Minister Ahmed Hussen.</w:t>
      </w:r>
    </w:p>
    <w:p w:rsidR="001C0DB7" w:rsidRPr="009A799D" w:rsidRDefault="006459C0" w:rsidP="006459C0">
      <w:pPr>
        <w:pStyle w:val="Heading2"/>
        <w:rPr>
          <w:rFonts w:hint="eastAsia"/>
        </w:rPr>
      </w:pPr>
      <w:r w:rsidRPr="009A799D">
        <w:t>Tariffs CP</w:t>
      </w:r>
    </w:p>
    <w:p w:rsidR="006459C0" w:rsidRPr="009A799D" w:rsidRDefault="006459C0" w:rsidP="006459C0">
      <w:pPr>
        <w:pStyle w:val="Heading3"/>
        <w:rPr>
          <w:rFonts w:hint="eastAsia"/>
        </w:rPr>
      </w:pPr>
      <w:r w:rsidRPr="009A799D">
        <w:t>1NC CP</w:t>
      </w:r>
    </w:p>
    <w:p w:rsidR="006459C0" w:rsidRPr="009A799D" w:rsidRDefault="006459C0" w:rsidP="006459C0"/>
    <w:p w:rsidR="006459C0" w:rsidRPr="009A799D" w:rsidRDefault="006459C0" w:rsidP="006459C0">
      <w:pPr>
        <w:pStyle w:val="Heading4"/>
        <w:rPr>
          <w:rFonts w:hint="eastAsia"/>
        </w:rPr>
      </w:pPr>
      <w:r w:rsidRPr="009A799D">
        <w:t>CP Text: The United States federal government should substantially reduce tariffs between Canada</w:t>
      </w:r>
    </w:p>
    <w:p w:rsidR="006459C0" w:rsidRPr="009A799D" w:rsidRDefault="006459C0" w:rsidP="006459C0">
      <w:pPr>
        <w:pStyle w:val="Heading4"/>
        <w:rPr>
          <w:rFonts w:hint="eastAsia"/>
        </w:rPr>
      </w:pPr>
      <w:r w:rsidRPr="009A799D">
        <w:t>Steel and aluminum tariffs ruin Canada relations-- the CP is key to solve</w:t>
      </w:r>
    </w:p>
    <w:p w:rsidR="006459C0" w:rsidRPr="009A799D" w:rsidRDefault="006459C0" w:rsidP="006459C0">
      <w:r w:rsidRPr="009A799D">
        <w:rPr>
          <w:rStyle w:val="Style13ptBold"/>
        </w:rPr>
        <w:t xml:space="preserve">Aleem 18 – </w:t>
      </w:r>
      <w:r w:rsidRPr="009A799D">
        <w:t>June 29, 2018, Zeeshan Aleem – Vox writer, M.A. in history &amp; sociology at University of Chicago, History and Politics Fellow at the University of Oxford. “’We will not back down’: Canada strikes back at US tariffs” https://www.vox.com/world/2018/6/29/17518946/canada-tariffs-steel-aluminum-trump-trade-war</w:t>
      </w:r>
    </w:p>
    <w:p w:rsidR="006459C0" w:rsidRPr="009A799D" w:rsidRDefault="006459C0" w:rsidP="006459C0">
      <w:pPr>
        <w:rPr>
          <w:rStyle w:val="StyleUnderline"/>
        </w:rPr>
      </w:pPr>
      <w:r w:rsidRPr="009A799D">
        <w:rPr>
          <w:rStyle w:val="StyleUnderline"/>
        </w:rPr>
        <w:t>It’s official: Canada is not taking Trump’s attacks on its steel and aluminum exports lying down. On Friday, Canada unveiled the list of US goods that it plans to hit with tariffs, or border taxes, beginning on Sunday. Those goods include steel, aluminum, whiskey, toilet paper, washing machines, and motorboats. Canada’s latest move is in response to Trump’s sweeping tariffs on Canadian steel and aluminum exports that went into effect at the end of May.</w:t>
      </w:r>
      <w:r w:rsidRPr="009A799D">
        <w:rPr>
          <w:sz w:val="16"/>
        </w:rPr>
        <w:t xml:space="preserve"> And they confirm that even the US’s closest allies will not turn the other cheek as the Trump administration pursues the most aggressive protectionist trade agenda it has in decades. “We will not escalate — and we will not back down,” Canadian Foreign Minister Chrystia Freeland said on Friday, indicating that Canada wouldn’t exceed the scale of tariffs the US imposed on it. </w:t>
      </w:r>
      <w:r w:rsidRPr="009A799D">
        <w:rPr>
          <w:rStyle w:val="StyleUnderline"/>
        </w:rPr>
        <w:t>Canada will tax US steel exports at a rate of 25 percent, and the rest of the goods will be taxed at a 10 percent rate. Altogether, they’re planning to target $12.6 billion worth of American goods, which matches the value of the new US tariffs on Canadian steel and aluminum. Freeland framed the new trade barriers as a necessary evil to ensure Trump doesn’t think he can push around his neighbor without facing consequences. “I cannot emphasize enough the regret with which we take these countermeasures,” the foreign minister said. But she added that the only way Canada would consider dropping them is if the US rescinds its new steel and aluminum tariffs.</w:t>
      </w:r>
    </w:p>
    <w:p w:rsidR="006459C0" w:rsidRPr="009A799D" w:rsidRDefault="006459C0" w:rsidP="006459C0"/>
    <w:p w:rsidR="00ED6088" w:rsidRPr="009A799D" w:rsidRDefault="006459C0" w:rsidP="006459C0">
      <w:pPr>
        <w:pStyle w:val="Heading3"/>
        <w:rPr>
          <w:rFonts w:hint="eastAsia"/>
        </w:rPr>
      </w:pPr>
      <w:r w:rsidRPr="009A799D">
        <w:t>2NC CP</w:t>
      </w:r>
    </w:p>
    <w:p w:rsidR="006459C0" w:rsidRPr="009A799D" w:rsidRDefault="006459C0" w:rsidP="006459C0"/>
    <w:p w:rsidR="006459C0" w:rsidRPr="009A799D" w:rsidRDefault="006459C0" w:rsidP="006459C0">
      <w:pPr>
        <w:pStyle w:val="Heading4"/>
        <w:rPr>
          <w:rFonts w:hint="eastAsia"/>
        </w:rPr>
      </w:pPr>
      <w:r w:rsidRPr="009A799D">
        <w:t>Tariffs ruin relations and the US economy</w:t>
      </w:r>
    </w:p>
    <w:p w:rsidR="006459C0" w:rsidRPr="009A799D" w:rsidRDefault="006459C0" w:rsidP="006459C0">
      <w:r w:rsidRPr="009A799D">
        <w:rPr>
          <w:rStyle w:val="Style13ptBold"/>
        </w:rPr>
        <w:t xml:space="preserve">Vomiero 18 – </w:t>
      </w:r>
      <w:r w:rsidRPr="009A799D">
        <w:t>June 24, 2018, Jessica Vomiero – National Online Journalist, M.A. multimedia journalism at Ryerson School of Journalism. “Trump’s tariffs on Canadian lumber are pricing Americans out of the U.S. housing market”  https://globalnews.ca/news/4293847/tariffs-lumber-pricing-americans-out-of-housing-market-trump/</w:t>
      </w:r>
    </w:p>
    <w:p w:rsidR="006459C0" w:rsidRPr="009A799D" w:rsidRDefault="006459C0" w:rsidP="006459C0">
      <w:pPr>
        <w:rPr>
          <w:rStyle w:val="StyleUnderline"/>
        </w:rPr>
      </w:pPr>
      <w:r w:rsidRPr="009A799D">
        <w:rPr>
          <w:rStyle w:val="StyleUnderline"/>
        </w:rPr>
        <w:t xml:space="preserve">The Trump administration’s tariffs on Canadian softwood lumber are pushing up the cost of wood, claims the U.S.-based National Association of Home Builders (NAHB), adding approximately USD $9,000 to the cost of single-family homes in the United States. The statement goes on to suggest that the 20 per cent tariffs on imported Canadian lumber, which were implemented last November, have also added as much as USD $3,000 to the average price of a multi-family unit. Randy Noel, chairman of the NAHB, writes that the association told Commerce Secretary Wilbur Ross in a meeting that the lumber prices are continuing to climb, and the problem is only exacerbated by tariffs on Canadian softwood lumber imports. “Today, we discussed with Secretary Ross our mutual concern that lumber prices have risen sharply higher than the tariff rate would indicate, and that this is hurting housing affordability in markets across the nation,” Noel said in the statement by the NAHB. He added that the group urged the secretary to relaunch negotiations with Canadian officials to prevent housing from becoming even more unaffordable for American families. “We also encouraged the secretary to return to the negotiating table with Canada. It is essential that the two sides resume talks and hammer out a long-term solution to this trade dispute that will ensure U.S. home builders have access to a stable supply of lumber at reasonable prices to keep housing affordable for hard-working American families.” </w:t>
      </w:r>
      <w:r w:rsidRPr="009A799D">
        <w:rPr>
          <w:sz w:val="16"/>
        </w:rPr>
        <w:t xml:space="preserve">Oxford Economics offered an explanation for the price increases in a note this past week, and argued that the hikes are especially bad news for first-time buyers. “Although the supply of new homes for sale has been rising since 2013, much of it has been larger, more expensive properties. Home builders have increased construction of entry-level homes, but cost pressures related to labor shortages, soaring materials prices and regulation will limit the building of smaller homes,” the memo read. In April 2017, when the possibility of tariffs on Canadian lumber was still merely a threat, the NAHB predicted that such a trade action could add USD $1,236 to the average price of a single-family home. At the time, Secretary Ross maintained that implementing the motion would have little effect on the cost of housing. </w:t>
      </w:r>
      <w:r w:rsidRPr="009A799D">
        <w:rPr>
          <w:rStyle w:val="StyleUnderline"/>
        </w:rPr>
        <w:t>“</w:t>
      </w:r>
      <w:r w:rsidRPr="009A799D">
        <w:rPr>
          <w:rStyle w:val="Emphasis"/>
        </w:rPr>
        <w:t>NAHB respectfully disagrees with comments made by Commerce Secretary [Wilbur] Ross that the tariffs on Canadian lumber imports into the U.S. will have little effect on the cost of housing</w:t>
      </w:r>
      <w:r w:rsidRPr="009A799D">
        <w:rPr>
          <w:rStyle w:val="StyleUnderline"/>
        </w:rPr>
        <w:t xml:space="preserve">,” NAHB chair Granger MacDonald said in a statement last November. “While Ross cannot cite specific consequence regarding this punitive tariff, we can.” </w:t>
      </w:r>
      <w:r w:rsidRPr="009A799D">
        <w:rPr>
          <w:sz w:val="16"/>
        </w:rPr>
        <w:t xml:space="preserve">The warnings against the tariffs don’t stop there, though. </w:t>
      </w:r>
      <w:r w:rsidRPr="009A799D">
        <w:rPr>
          <w:rStyle w:val="StyleUnderline"/>
        </w:rPr>
        <w:t>“Disruptions, even if temporary, will eliminate jobs in the U.S. and damage the financial stability of the U.S. mattress manufacturing base,” wrote Stephen McLaughlin, vice-president of global sourcing for Kentucky-based Tempur-Pedic, last May. According to the Chicago Mercantile Exchange, reported by USA Today, lumber futures hit a high of USD $639 per 1,000 board feet this past May. While they’ve since pulled back to USD$547 since then, the levels are still far above those of a market that’s rarely surpassed USD$400 in the past few decades.</w:t>
      </w:r>
    </w:p>
    <w:p w:rsidR="006459C0" w:rsidRPr="009A799D" w:rsidRDefault="006459C0" w:rsidP="006459C0"/>
    <w:p w:rsidR="006459C0" w:rsidRPr="009A799D" w:rsidRDefault="006459C0" w:rsidP="006459C0">
      <w:pPr>
        <w:pStyle w:val="Heading4"/>
        <w:rPr>
          <w:rFonts w:hint="eastAsia"/>
        </w:rPr>
      </w:pPr>
      <w:r w:rsidRPr="009A799D">
        <w:t xml:space="preserve">Tariffs damage military relations - Canada and the US work together on opiod smuggling, North Korea and Russia </w:t>
      </w:r>
    </w:p>
    <w:p w:rsidR="006459C0" w:rsidRPr="009A799D" w:rsidRDefault="006459C0" w:rsidP="006459C0">
      <w:r w:rsidRPr="009A799D">
        <w:rPr>
          <w:rStyle w:val="Style13ptBold"/>
        </w:rPr>
        <w:t>Livni 18</w:t>
      </w:r>
      <w:r w:rsidRPr="009A799D">
        <w:t xml:space="preserve"> – July 13, 2018, Ephrat Livni -  writer (Jerusalem Report, ABC News, and FindLaw), public defender in Pam Beach County, and attorney at Google. “Don’t panic over the conservative majority on the US Supreme Court” https://qz.com/1325513/dont-panic-about-change-on-the-us-supreme-court-justices-hate-overruling-cases/</w:t>
      </w:r>
    </w:p>
    <w:p w:rsidR="006459C0" w:rsidRPr="009A799D" w:rsidRDefault="006459C0" w:rsidP="006459C0">
      <w:pPr>
        <w:rPr>
          <w:sz w:val="14"/>
        </w:rPr>
      </w:pPr>
      <w:r w:rsidRPr="009A799D">
        <w:rPr>
          <w:sz w:val="14"/>
        </w:rPr>
        <w:t xml:space="preserve">As Donald Trump joins a hostile G7 meeting in Quebec City today, an old friendship is on the line. </w:t>
      </w:r>
      <w:r w:rsidRPr="009A799D">
        <w:rPr>
          <w:rStyle w:val="StyleUnderline"/>
        </w:rPr>
        <w:t xml:space="preserve">Relations between the US and other G7 nations have waxed and waned, but since WWII, Americans and Canadians have slept soundly under the protection of a friendly US-Canadian bond that spans 5,500 miles of border, massive trade ties, and </w:t>
      </w:r>
      <w:r w:rsidRPr="009A799D">
        <w:rPr>
          <w:rStyle w:val="Emphasis"/>
        </w:rPr>
        <w:t>deeply intertwined militaries</w:t>
      </w:r>
      <w:r w:rsidRPr="009A799D">
        <w:rPr>
          <w:rStyle w:val="StyleUnderline"/>
        </w:rPr>
        <w:t>.</w:t>
      </w:r>
      <w:r w:rsidRPr="009A799D">
        <w:rPr>
          <w:sz w:val="14"/>
        </w:rPr>
        <w:t xml:space="preserve"> When Trump insisted on taxing Canadian steel and aluminum last month, officials in Canada were taken aback. Even more astounding was Trump’s justification of the tariffs as a matter of national security, which Canada’s defense minister Harjit Sajjan described as “literally absurd</w:t>
      </w:r>
      <w:r w:rsidRPr="009A799D">
        <w:rPr>
          <w:rStyle w:val="StyleUnderline"/>
        </w:rPr>
        <w:t>.” Canada stands between the US and any military threats approaching from the north—as in airborne attacks from Russia (during the Cold War), or North Korea.</w:t>
      </w:r>
      <w:r w:rsidRPr="009A799D">
        <w:rPr>
          <w:sz w:val="14"/>
        </w:rPr>
        <w:t xml:space="preserve"> The US and Canada face risks together, intermingling military defenses, collaborating on intelligence, and even sharing a secret mountain lair in NORAD—the only major military operation in the world that reports to two countries. </w:t>
      </w:r>
      <w:r w:rsidRPr="009A799D">
        <w:rPr>
          <w:rStyle w:val="StyleUnderline"/>
        </w:rPr>
        <w:t>“These tariffs are an affront to the long-standing security partnership between Canada and the United States,” said Canadian prime minister Justin Trudeau.</w:t>
      </w:r>
      <w:r w:rsidRPr="009A799D">
        <w:rPr>
          <w:sz w:val="14"/>
        </w:rPr>
        <w:t xml:space="preserve"> In particular, he said, the shift insulted thousands of Canadians who have “died alongside their American bothers-in-arms, comrades-in-arms.” Can Canada and US make it through this? Some fear that the tariffs could affect this vital military allegiance. “If you feel that your closest ally is not your friend, and is taking punitive action against you, you’re going to rethink your security relationship as well,” said Kenneth Holland, the former president for the Association for Canadian Studies in the US. The largest export market for 36 US states To understand the dangers to the security relationship between the two countries, it is important to understand their economic relationship. Overall, Canada is the US’s second-largest trading partner after China, and the largest market for US agriculture. While US trade with China dominates headlines, Canada is a more important partner for most US states: </w:t>
      </w:r>
      <w:r w:rsidRPr="009A799D">
        <w:rPr>
          <w:rStyle w:val="StyleUnderline"/>
        </w:rPr>
        <w:t>Major industries in both countries, and particularly the auto industry, are so integrated that executives are now scrambling to reexamine their supply chains to suss out how tariffs on products crossing the US-Canada border might impact them</w:t>
      </w:r>
      <w:r w:rsidRPr="009A799D">
        <w:rPr>
          <w:sz w:val="14"/>
        </w:rPr>
        <w:t xml:space="preserve">. US auto companies have “built seamless supply chains across Canada and the US,” said Nick Anstett, a director at Albright Stonebridge Group, a DC consultancy. From Windsor, Ontario to Detroit, Michigan is “really, for the industry, one common belt of development,” he said. </w:t>
      </w:r>
      <w:r w:rsidRPr="009A799D">
        <w:rPr>
          <w:rStyle w:val="StyleUnderline"/>
        </w:rPr>
        <w:t>Major industries in both countries,</w:t>
      </w:r>
      <w:r w:rsidRPr="009A799D">
        <w:rPr>
          <w:sz w:val="14"/>
        </w:rPr>
        <w:t xml:space="preserve"> and particularly the auto industry, </w:t>
      </w:r>
      <w:r w:rsidRPr="009A799D">
        <w:rPr>
          <w:rStyle w:val="StyleUnderline"/>
        </w:rPr>
        <w:t xml:space="preserve">are so integrated that executives are now scrambling to reexamine their supply chains to suss out how tariffs on products crossing the US-Canada border might impact them. </w:t>
      </w:r>
      <w:r w:rsidRPr="009A799D">
        <w:rPr>
          <w:sz w:val="14"/>
        </w:rPr>
        <w:t xml:space="preserve">US auto companies have “built seamless supply chains across Canada and the US,” said Nick Anstett, a director at Albright Stonebridge Group, a DC consultancy. From Windsor, Ontario to Detroit, Michigan is “really, for the industry, one common belt of development,” he said. Major industries in both countries, and particularly the auto industry, are so integrated that executives are now scrambling to reexamine their supply chains to suss out how tariffs on products crossing the US-Canada border might impact them. US auto companies have “built seamless supply chains across Canada and the US,” said Nick Anstett, a director at Albright Stonebridge Group, a DC consultancy. From Windsor, Ontario to Detroit, Michigan is “really, for the industry, one common belt of development,” he said. NORAD is the only major military operation in the world that reports to two countries, with a chain of command that alternates between US and Canadian officials. Since the 1960s, NORAD has been headquartered inside a mountain in Colorado, where 15 buildings full of monitoring and command equipment sit on springs, designed to help withstand a nuclear attack. Just a week before the trade tariffs were announced, Canada’s military said it had beefed up its northern radar capabilities, a response to Russia’s increased patrols of the North American arctic. Generations of US and Canadian troops have coordinated operations overseas, whether fighting world wars or in regional hotspots. “From the beaches of Normandy to the mountains of Afghanistan we have fought and died together,” Trudeau said on May 31. In 2015, officials from both sides discussed fully integrating their militaries—permanently. Weeks before the metals tariffs were announced, US and Canadian troops met for “Exercise Maple Resolve,” North America’s “largest allied exercise” according to the US Department of Defense. “It’s important for us to operate at the multinational level because the United States will most likely never go to war alone,” Army Col. Rodney J. Fischer said as Maple Reserve wrapped up. “We rely on our coalition partners and working out any issues now makes us that more formidable in the future.” All this shared military history makes the Trump administration’s actions unfathomable, Canadians say. “We’re approaching a century’s worth of extraordinary defense ties,” said David Perry, a senior analyst at the Canadian Global Affairs Institute. The fact that the US president accused Canada of being a security risk in the same week that he said nice things about North Korea’s dictator is “pretty hard to rectify,” he said. “The idea that we’re some national security threat is just preposterous,” said Perry. Asked about possible security repercussions, a US Pentagon spokesman referred questions to the White House, where a National Security Council spokesman argued that the tariffs will have “zero impact.” “I don’t think it in any way strains our relationship,” he said, because the two countries are “so closely tied together.” Trump himself does not appear concerned by security repercussions—in the past 24 hours, he has mocked Trudeau for being “so indignant,” threatened further tariffs, and suggested Russia’s president should be invited to the G7 instead. 5,500 miles of common border control and law enforcement </w:t>
      </w:r>
      <w:r w:rsidRPr="009A799D">
        <w:rPr>
          <w:rStyle w:val="StyleUnderline"/>
        </w:rPr>
        <w:t>The Trump administration has focused on US’s southern border, but its 5,500 mile border with Canada has become a hotspot for opioid smuggling, and a focus for potential terrorism threats. Together the US and Canada operate integrated law enforcement and customs teams in 15 different regions that patrol the land and the seas, sometimes sharing the same vessels</w:t>
      </w:r>
      <w:r w:rsidRPr="009A799D">
        <w:rPr>
          <w:sz w:val="14"/>
        </w:rPr>
        <w:t xml:space="preserve">. When they’re sailing in Canadian waters, Canadian officials are in charge, and in US waters US officials take over. They monitor the 400,000 people and $2 billion in goods and services that cross the Canada U.S. border every day. “A threat to one country is a threat to the other,” said a Canadian embassy spokeswoman in Washington. “On any given day, Canadian and American law enforcement teams are sharing intel in the land, air, and marine environments to stop criminal activity.” Canadian airports handle about 80% of US commercial airlines’ overseas “preclearance,” which includes nearly 16 million US-bound passengers in 2017. US Customs and Border Protection units are embedded directly in six Canadian airports. Protecting territory </w:t>
      </w:r>
      <w:r w:rsidRPr="009A799D">
        <w:rPr>
          <w:rStyle w:val="StyleUnderline"/>
        </w:rPr>
        <w:t>in the Arctic</w:t>
      </w:r>
      <w:r w:rsidRPr="009A799D">
        <w:rPr>
          <w:sz w:val="14"/>
        </w:rPr>
        <w:t xml:space="preserve"> The North Pole and its surrounding area are expected to be a major point of global friction between Russia and western democracies, as melting sea ice opens up a new shipping route and access to untapped oil and natural gas reserves. Here </w:t>
      </w:r>
      <w:r w:rsidRPr="009A799D">
        <w:rPr>
          <w:rStyle w:val="StyleUnderline"/>
        </w:rPr>
        <w:t xml:space="preserve">the US, which has just a narrow sliver of territory above Alaska, is depending on Canada to collect intelligence about Russia’s movements there, and push back against Russia’s expansionist claims. </w:t>
      </w:r>
      <w:r w:rsidRPr="009A799D">
        <w:rPr>
          <w:sz w:val="14"/>
        </w:rPr>
        <w:t>The 9.9 million square mile (16,000 sq. kilometers) Arctic Circle is uneasily shared by six nations, with Russia holding the largest share, as this University of Durham map shows:</w:t>
      </w:r>
    </w:p>
    <w:p w:rsidR="006459C0" w:rsidRPr="009A799D" w:rsidRDefault="006459C0" w:rsidP="006459C0"/>
    <w:p w:rsidR="006459C0" w:rsidRPr="009A799D" w:rsidRDefault="006459C0" w:rsidP="006459C0">
      <w:pPr>
        <w:pStyle w:val="Heading4"/>
        <w:rPr>
          <w:rFonts w:hint="eastAsia"/>
        </w:rPr>
      </w:pPr>
      <w:r w:rsidRPr="009A799D">
        <w:t>High risk of trade wars with new tariffs</w:t>
      </w:r>
    </w:p>
    <w:p w:rsidR="006459C0" w:rsidRPr="009A799D" w:rsidRDefault="006459C0" w:rsidP="006459C0">
      <w:r w:rsidRPr="009A799D">
        <w:rPr>
          <w:rStyle w:val="Style13ptBold"/>
        </w:rPr>
        <w:t>Cecco 18</w:t>
      </w:r>
      <w:r w:rsidRPr="009A799D">
        <w:rPr>
          <w:rStyle w:val="Hyperlink"/>
        </w:rPr>
        <w:t xml:space="preserve"> – June 11, 2018, Leyland Cecco – freelance journalist, recipient of the Pultizer Centre Grant for Crisis Reporting, fellowship recipient from the institute for Journalism and Natural Resource. “’Prepare for the worst’: souring Canada-US relations fuel worries of trade war” </w:t>
      </w:r>
      <w:hyperlink r:id="rId9" w:history="1">
        <w:r w:rsidRPr="009A799D">
          <w:rPr>
            <w:rStyle w:val="Hyperlink"/>
          </w:rPr>
          <w:t>https://www.theguardian.com/world/2018/jun/11/trump-canada-latest-trade-war-trudeau-relationship-fears</w:t>
        </w:r>
      </w:hyperlink>
    </w:p>
    <w:p w:rsidR="006459C0" w:rsidRPr="009A799D" w:rsidRDefault="006459C0" w:rsidP="006459C0">
      <w:pPr>
        <w:rPr>
          <w:sz w:val="16"/>
        </w:rPr>
      </w:pPr>
      <w:r w:rsidRPr="009A799D">
        <w:rPr>
          <w:rStyle w:val="StyleUnderline"/>
        </w:rPr>
        <w:t xml:space="preserve">Canadian diplomats are scrambling to mend a deteriorating relationship with its largest trading partner after senior US officials maintained the rhetorical barrage first unleashed by Donald Trump at the G7 meeting in Quebec. </w:t>
      </w:r>
      <w:r w:rsidRPr="009A799D">
        <w:rPr>
          <w:sz w:val="16"/>
        </w:rPr>
        <w:t xml:space="preserve">Foreign affairs minister Chrystia Freeland will travel to Washington this week for a visit which will focus on trade talks – but also attempt to reset relations between the two countries, which have been pushed to their lowest point in recent memory amid an increasingly bitter row over trade. </w:t>
      </w:r>
      <w:r w:rsidRPr="009A799D">
        <w:rPr>
          <w:rStyle w:val="StyleUnderline"/>
        </w:rPr>
        <w:t xml:space="preserve">In television appearances over the weekend, two senior Trump advisors said that Justin Trudeau “stabbed the US in the back” after the prime minister spoke out against the US president’s aggressive trade policies. </w:t>
      </w:r>
      <w:r w:rsidRPr="009A799D">
        <w:rPr>
          <w:sz w:val="16"/>
        </w:rPr>
        <w:t xml:space="preserve">In an appearance on Fox News on Sunday, White House trade advisor Peter Navarro said: “There’s a special place in hell for any foreign leader that engages in bad faith diplomacy with President Donald J Trump and then tries to stab him in the back on the way out the door.” </w:t>
      </w:r>
      <w:r w:rsidRPr="009A799D">
        <w:rPr>
          <w:rStyle w:val="StyleUnderline"/>
        </w:rPr>
        <w:t xml:space="preserve">The sharp escalation has shocked experts </w:t>
      </w:r>
      <w:r w:rsidRPr="009A799D">
        <w:rPr>
          <w:rStyle w:val="Emphasis"/>
        </w:rPr>
        <w:t>and fuelled worries of a devastating trade war</w:t>
      </w:r>
      <w:r w:rsidRPr="009A799D">
        <w:rPr>
          <w:rStyle w:val="StyleUnderline"/>
        </w:rPr>
        <w:t xml:space="preserve">, one which Canada, a middling economic power, would likely lose. “There have been moments of tension in various times in the history of Canada-US relations, but I’ve never seen or heard of anything like the type of language the US administration has used towards Canada,” said Roland Paris, an international affairs scholar and former advisor to Trudeau. </w:t>
      </w:r>
      <w:r w:rsidRPr="009A799D">
        <w:rPr>
          <w:sz w:val="16"/>
        </w:rPr>
        <w:t xml:space="preserve">Canadian officials hoped the G7 summit in Quebec over the weekend would be an opportunity to reset discussions around trade after Trump imposed punitive tariffs on the EU and Canada. But the gathering concluded on a sour note after Trudeau told reporters Canada “will not be pushed around”. Trump responded via social media calling the prime minister “very dishonest and weak”. “We have to prepare for the worst now,” said Colin Robertson, a former diplomat and head of the Canadian Global Affairs Institute. “There’s a lot of damage control going on today and for the next few days,” he said. The US remains Canada’s largest trading partner, a relationship valued at $673.9bn, but Trump has claimed Canada has a trade surplus with the US, a statement not backed up by any evidence. A recent report from the CD Howe Institute finds that the tariffs will cause significant economic pain in both countries: Canada could lose as many as 6,000 jobs and a 0.33% GDP reduction, whereas the US would lose 22,700 jobs, but only a 0.02% disruption to the GDP. </w:t>
      </w:r>
      <w:r w:rsidRPr="009A799D">
        <w:rPr>
          <w:rStyle w:val="StyleUnderline"/>
        </w:rPr>
        <w:t xml:space="preserve">Last week, Canada introduced more than $16bn in retaliatory tariffs against the United States, meant to inflict targeted pain on politically vulnerable industries, such as whisky, orange juice, frozen pizzas and soy beans. </w:t>
      </w:r>
      <w:r w:rsidRPr="009A799D">
        <w:rPr>
          <w:sz w:val="16"/>
        </w:rPr>
        <w:t xml:space="preserve">“There are plenty of people in the United States, including in positions of influence, who were just as outraged at those remarks as Canadians were,” said Paris. Although there is little to suggest that his aggressive trade policy has spirited support within his party, analysts say Trump has seized on the duties as a weapon he can wield without needing congressional approval. “He’s discovered these weapons and he’s using them for maximum effect to further his ‘American First’ bellicose trade and political agenda,” said Lawrence Herman, a former diplomat and international trade lawyer. “I think the lesson has come home that as a strategic objective: be less dependent on the unreliability of the United States … What Trump is showing is that the United States is an unreliable treaty partner.” The recent spat has backed Canada into an uncomfortable position: while attempting to remain steadfast against a belligerent trade partner, it must also reckon with the fact that much of its economic productivity is tied to seamless free trade with its southern neighbour. Trudeau’s father, Pierre Trudeau, famously likened the relationship with the United States to a mouse next to a sleeping elephant. “No matter how friendly and even-tempered is the beast, one is affected by every twitch and grunt,” the former prime minister said. Justin Trudeau amended his father’s metaphor at a gathering of American governors last year. “While you, my American friends, may be an elephant, Canada is no mouse. More like a moose: strong and peaceable – but still massively outweighed.” </w:t>
      </w:r>
      <w:r w:rsidRPr="009A799D">
        <w:rPr>
          <w:rStyle w:val="StyleUnderline"/>
        </w:rPr>
        <w:t xml:space="preserve">Trudeau’s firm stance towards the US administration has resulted in a rare unified front amongst current and former political leaders. </w:t>
      </w:r>
      <w:r w:rsidRPr="009A799D">
        <w:rPr>
          <w:sz w:val="16"/>
        </w:rPr>
        <w:t xml:space="preserve">Over the weekend, his conservative predecessor Stephen Harper appeared on Fox News to appeal for calm. Conservative leader Andrew Scheer tweeted his support for the prime minister. Even Doug Ford, the newly-elected populist premier of Ontario – who has pledged to fight Trudeau on a number of policy initiatives – backed the prime minister’s position. </w:t>
      </w:r>
      <w:r w:rsidRPr="009A799D">
        <w:rPr>
          <w:rStyle w:val="StyleUnderline"/>
        </w:rPr>
        <w:t xml:space="preserve">That support reflects a cold economic reality: </w:t>
      </w:r>
      <w:r w:rsidRPr="009A799D">
        <w:rPr>
          <w:rStyle w:val="Emphasis"/>
        </w:rPr>
        <w:t>Ontario is particularly vulnerable to America’s protectionist policies</w:t>
      </w:r>
      <w:r w:rsidRPr="009A799D">
        <w:rPr>
          <w:rStyle w:val="StyleUnderline"/>
        </w:rPr>
        <w:t xml:space="preserve"> as more than 80% of the province’s exports are sent south of the border, said Robertson. </w:t>
      </w:r>
      <w:r w:rsidRPr="009A799D">
        <w:rPr>
          <w:sz w:val="16"/>
        </w:rPr>
        <w:t>More recently, Trump has reiterated his threat to impose a 25% tariff on Canadian-made automobiles – a move that would devastate the $80bn industry. Experts say that as discussions enter uncharted territory, it’s critical that the issues of trade remain the central of focus. “Trudeau will not personalize this with Trump – and he will not let any of his cabinet or caucus do so. He’ll let public opinion do that for him,” added Robertson. Meanwhile, Canada should push to ensure two large trade deals – the Trans Pacific Partnership and the Comprehensive Economic Trade Agreement – are finalized in the coming months to hedge against further uncertainty. “We’ve got these open doors to Europe and the Trans Pacific Partnership. We’ve some housekeeping to do to show we’re serious,” said Robertson.</w:t>
      </w:r>
    </w:p>
    <w:p w:rsidR="006459C0" w:rsidRPr="009A799D" w:rsidRDefault="006459C0" w:rsidP="006459C0">
      <w:pPr>
        <w:pStyle w:val="Heading3"/>
        <w:rPr>
          <w:rFonts w:hint="eastAsia"/>
        </w:rPr>
      </w:pPr>
      <w:r w:rsidRPr="009A799D">
        <w:t>Aff Answers</w:t>
      </w:r>
    </w:p>
    <w:p w:rsidR="006459C0" w:rsidRPr="009A799D" w:rsidRDefault="006459C0" w:rsidP="006459C0"/>
    <w:p w:rsidR="006459C0" w:rsidRPr="009A799D" w:rsidRDefault="006459C0" w:rsidP="006459C0">
      <w:pPr>
        <w:pStyle w:val="Heading4"/>
        <w:rPr>
          <w:rFonts w:hint="eastAsia"/>
        </w:rPr>
      </w:pPr>
      <w:r w:rsidRPr="009A799D">
        <w:t>New steel and aluminum tariffs boost US steelmaking companies</w:t>
      </w:r>
    </w:p>
    <w:p w:rsidR="006459C0" w:rsidRPr="009A799D" w:rsidRDefault="006459C0" w:rsidP="006459C0">
      <w:r w:rsidRPr="009A799D">
        <w:rPr>
          <w:rStyle w:val="Style13ptBold"/>
        </w:rPr>
        <w:t>Holmes 18</w:t>
      </w:r>
      <w:r w:rsidRPr="009A799D">
        <w:t xml:space="preserve"> – March 5, 2018, Frank Holmes – Economics B.A. at the University of Western Ontario, Chairman of HIVE Blockchain Technologies LTD, and CEO and Chief Investment Officer of U.S. Global Investors. “Are Trump’s Steel And Aluminum Tariffs Good For America?” http://www.talkmarkets.com/content/commodities/are-trumps-steel-and-aluminum-tariffs-good-for-america?post=168281&amp;page=3</w:t>
      </w:r>
    </w:p>
    <w:p w:rsidR="006459C0" w:rsidRPr="009A799D" w:rsidRDefault="006459C0" w:rsidP="006459C0">
      <w:pPr>
        <w:rPr>
          <w:sz w:val="16"/>
        </w:rPr>
      </w:pPr>
      <w:r w:rsidRPr="009A799D">
        <w:rPr>
          <w:rStyle w:val="StyleUnderline"/>
        </w:rPr>
        <w:t xml:space="preserve">President Donald Trump’s proposed tariff on imported steel and aluminum, at 25 percent and 10 percent, is much more than a shot across the bow. </w:t>
      </w:r>
      <w:r w:rsidRPr="009A799D">
        <w:rPr>
          <w:sz w:val="16"/>
        </w:rPr>
        <w:t>Indeed, this could be the official kickoff of the trade war we all anticipated.</w:t>
      </w:r>
      <w:r w:rsidRPr="009A799D">
        <w:rPr>
          <w:rStyle w:val="StyleUnderline"/>
        </w:rPr>
        <w:t xml:space="preserve"> The protectionist trade policy, announced last week as the president met with metals executives, raised fresh inflation worries and had an immediate impact on capital markets. As expected</w:t>
      </w:r>
      <w:r w:rsidRPr="009A799D">
        <w:rPr>
          <w:rStyle w:val="Emphasis"/>
        </w:rPr>
        <w:t>, the winners were domestic steelmakers</w:t>
      </w:r>
      <w:r w:rsidRPr="009A799D">
        <w:rPr>
          <w:rStyle w:val="StyleUnderline"/>
        </w:rPr>
        <w:t xml:space="preserve">. AK Steel (AKS), the only manufacturer in North America that produces carbon, stainless and electrical steels, rose as much as 9.5 percent Thursday. AK Steel CEO Roger Newport praised Trump’s decision, saying he fully supports “the actions he plans to take to stem the tide of unfairly traded steel imports that threaten the national security of our country.” Newport wasn’t alone. Drew Wilcox, vice president of steel giant Nucor (NUE), called the tariffs “a clear message to foreign competitors that dumping steel products into our market will no longer be tolerated.” </w:t>
      </w:r>
      <w:r w:rsidRPr="009A799D">
        <w:rPr>
          <w:sz w:val="16"/>
        </w:rPr>
        <w:t>Among the biggest losers from the news were automakers, which account for a little more than a quarter of steel demand in the U.S., according to the American Iron and Steel Institute (AISI). That makes the industry the second-largest consumer following construction. Ford, General Motors, and Fiat Chrysler all fell more than 2 percent Thursday, and losses extended into Friday.</w:t>
      </w:r>
    </w:p>
    <w:p w:rsidR="006459C0" w:rsidRPr="009A799D" w:rsidRDefault="006459C0" w:rsidP="006459C0"/>
    <w:p w:rsidR="006459C0" w:rsidRPr="009A799D" w:rsidRDefault="006459C0" w:rsidP="006459C0">
      <w:pPr>
        <w:pStyle w:val="Heading4"/>
        <w:rPr>
          <w:rFonts w:hint="eastAsia"/>
        </w:rPr>
      </w:pPr>
      <w:r w:rsidRPr="009A799D">
        <w:t>Tariffs help US companies – stocks increased significantly</w:t>
      </w:r>
    </w:p>
    <w:p w:rsidR="006459C0" w:rsidRPr="009A799D" w:rsidRDefault="006459C0" w:rsidP="006459C0">
      <w:r w:rsidRPr="009A799D">
        <w:rPr>
          <w:rStyle w:val="Style13ptBold"/>
        </w:rPr>
        <w:t>Grant 18</w:t>
      </w:r>
      <w:r w:rsidRPr="009A799D">
        <w:t xml:space="preserve"> – March 2, 2018, Kinsey Grant – Flash writer for The Street, Washington and Lee University Business Journalism degree. “What Does Steel Mean to the U.S. Economy?” https://www.thestreet.com/story/14508109/1/what-does-steel-mean-to-the-us-economy.html</w:t>
      </w:r>
    </w:p>
    <w:p w:rsidR="006459C0" w:rsidRPr="009A799D" w:rsidRDefault="006459C0" w:rsidP="006459C0">
      <w:pPr>
        <w:rPr>
          <w:sz w:val="14"/>
        </w:rPr>
      </w:pPr>
      <w:r w:rsidRPr="009A799D">
        <w:rPr>
          <w:rStyle w:val="StyleUnderline"/>
        </w:rPr>
        <w:t>President Donald Trump on Thursday, March 1, announced that his administration planned to impose a 25% tariff on imported steel and a 10% tariff on imported aluminum</w:t>
      </w:r>
      <w:r w:rsidRPr="009A799D">
        <w:rPr>
          <w:sz w:val="14"/>
        </w:rPr>
        <w:t xml:space="preserve">. His argument was rooted in the notion that other countries' trade practices have undermined U.S. production and could potentially compromise national security at home. While protectionists and free trade advocates erupted into a fierce debate, the stock market tumbled. The Dow Jones Industrial Average shed 420 points, or 1.68%, on Thursday, the S&amp;P 500 lost 1.33% and the Nasdaq declined 1.27%. </w:t>
      </w:r>
      <w:r w:rsidRPr="009A799D">
        <w:rPr>
          <w:rStyle w:val="StyleUnderline"/>
        </w:rPr>
        <w:t xml:space="preserve">It's important, then, to know how important steel and aluminum are to the U.S. economy. </w:t>
      </w:r>
      <w:r w:rsidRPr="009A799D">
        <w:rPr>
          <w:sz w:val="14"/>
        </w:rPr>
        <w:t xml:space="preserve">After all, </w:t>
      </w:r>
      <w:r w:rsidRPr="009A799D">
        <w:rPr>
          <w:rStyle w:val="StyleUnderline"/>
        </w:rPr>
        <w:t>as much as 55% of a car's total weight comes from steel</w:t>
      </w:r>
      <w:r w:rsidRPr="009A799D">
        <w:rPr>
          <w:sz w:val="14"/>
        </w:rPr>
        <w:t xml:space="preserve">, according to the World Steel Association. Roughly </w:t>
      </w:r>
      <w:r w:rsidRPr="009A799D">
        <w:rPr>
          <w:rStyle w:val="StyleUnderline"/>
        </w:rPr>
        <w:t xml:space="preserve">50% of steel use goes toward buildings and infrastructure. And about 16% of steel goes toward making mechanical equipment. </w:t>
      </w:r>
      <w:r w:rsidRPr="009A799D">
        <w:rPr>
          <w:sz w:val="14"/>
        </w:rPr>
        <w:t xml:space="preserve">So who wins with these tarffis, who loses and why does this matter? The Winners </w:t>
      </w:r>
      <w:r w:rsidRPr="009A799D">
        <w:rPr>
          <w:rStyle w:val="Emphasis"/>
        </w:rPr>
        <w:t>U.S. steel and aluminum companies are the clear winners should the tariffs be enacted.</w:t>
      </w:r>
      <w:r w:rsidRPr="009A799D">
        <w:rPr>
          <w:sz w:val="14"/>
        </w:rPr>
        <w:t xml:space="preserve"> </w:t>
      </w:r>
      <w:r w:rsidRPr="009A799D">
        <w:rPr>
          <w:rStyle w:val="StyleUnderline"/>
        </w:rPr>
        <w:t xml:space="preserve">The companies and their managements have lobbied for quite some time for similar legislation, but this is the first time in recent history that they've actually made real traction. Even in a market that tanked Thursday, </w:t>
      </w:r>
      <w:r w:rsidRPr="009A799D">
        <w:rPr>
          <w:rStyle w:val="Emphasis"/>
        </w:rPr>
        <w:t xml:space="preserve">steel and aluminum stocks boomed. </w:t>
      </w:r>
      <w:r w:rsidRPr="009A799D">
        <w:rPr>
          <w:sz w:val="14"/>
        </w:rPr>
        <w:t>U.S. Steel Corp. (X - Get Report) rallied 5.75% to close at $46.01 on Thursday; AK Steel Holding Corp. (AKS - Get Report) climbed 9.5% to $5.65; and Cleveland-Cliffs Inc. (CLF - Get Report) surged 10.24% to $7.65 by the closing bell.</w:t>
      </w:r>
    </w:p>
    <w:p w:rsidR="006459C0" w:rsidRPr="009A799D" w:rsidRDefault="006459C0" w:rsidP="006459C0"/>
    <w:p w:rsidR="006459C0" w:rsidRPr="009A799D" w:rsidRDefault="006459C0" w:rsidP="006459C0">
      <w:pPr>
        <w:pStyle w:val="Heading4"/>
        <w:rPr>
          <w:rFonts w:hint="eastAsia"/>
        </w:rPr>
      </w:pPr>
      <w:r w:rsidRPr="009A799D">
        <w:t>Tariffs create jobs, boost the economy and help domestic businesses</w:t>
      </w:r>
    </w:p>
    <w:p w:rsidR="006459C0" w:rsidRPr="009A799D" w:rsidRDefault="006459C0" w:rsidP="006459C0">
      <w:r w:rsidRPr="009A799D">
        <w:rPr>
          <w:rStyle w:val="Style13ptBold"/>
        </w:rPr>
        <w:t>Diaz 18</w:t>
      </w:r>
      <w:r w:rsidRPr="009A799D">
        <w:t xml:space="preserve"> – July 13, 2018, Jaclyn Diaz - Labor reporter for Bloomberg, B.S. Journalism at Emerson College.      “Steel, Aluminum Plants Resurrected, but at What Cost?” https://www.bna.com/steel-aluminum-plants-n73014477396/</w:t>
      </w:r>
    </w:p>
    <w:p w:rsidR="006459C0" w:rsidRPr="009A799D" w:rsidRDefault="006459C0" w:rsidP="006459C0">
      <w:pPr>
        <w:rPr>
          <w:sz w:val="16"/>
        </w:rPr>
      </w:pPr>
      <w:r w:rsidRPr="009A799D">
        <w:rPr>
          <w:rStyle w:val="StyleUnderline"/>
        </w:rPr>
        <w:t>Almost 19,000 steelworkers were laid off in 2015 as steel production idled, according to the United Steelworkers. From 2000 to 2016, 48,000 domestic steel jobs and 17 million tons of domestic steel production capacity were lost.</w:t>
      </w:r>
      <w:r w:rsidRPr="009A799D">
        <w:rPr>
          <w:sz w:val="16"/>
        </w:rPr>
        <w:t xml:space="preserve"> Labor has largely supported Trump’s actions, but it has urged the administration to focus on major violators like China rather than U.S. allies. The administration has also imposed tariffs on Canada, Mexico, and the EU. </w:t>
      </w:r>
      <w:r w:rsidRPr="009A799D">
        <w:rPr>
          <w:rStyle w:val="StyleUnderline"/>
        </w:rPr>
        <w:t>“There’s no question” that the steel and aluminum industries were in trouble, Robert E. Scott, director of trade and manufacturing policy research at the Economic Policy Institute, said. “This intervention happened at a critical moment for both industries.” Three years ago, Century Aluminum, a U.S.-based producer of aluminum, had to curtail production by 60 percent at its Hawesville, Ky., smelter in response to cheap aluminum imports. Given the dramatic fall of aluminum prices, the company was eventually forced to lay off 300 workers,</w:t>
      </w:r>
      <w:r w:rsidRPr="009A799D">
        <w:rPr>
          <w:sz w:val="16"/>
        </w:rPr>
        <w:t xml:space="preserve"> Jesse Gary, the company’s executive vice president and general counsel, told Bloomberg Law. </w:t>
      </w:r>
      <w:r w:rsidRPr="009A799D">
        <w:rPr>
          <w:rStyle w:val="StyleUnderline"/>
        </w:rPr>
        <w:t>Post-tariffs, Century has plans for a production restart at the smelter. It’s set to be fully online by 2019 and can bring back those 300 jobs, Gary said</w:t>
      </w:r>
      <w:r w:rsidRPr="009A799D">
        <w:rPr>
          <w:sz w:val="16"/>
        </w:rPr>
        <w:t>. “What we had been calling for was a fair environment we can operate in,” and the tariffs achieved that, he said.</w:t>
      </w:r>
    </w:p>
    <w:p w:rsidR="006459C0" w:rsidRPr="009A799D" w:rsidRDefault="006459C0" w:rsidP="006459C0"/>
    <w:p w:rsidR="006459C0" w:rsidRPr="009A799D" w:rsidRDefault="006459C0" w:rsidP="006459C0"/>
    <w:p w:rsidR="006459C0" w:rsidRPr="009A799D" w:rsidRDefault="006459C0" w:rsidP="006459C0">
      <w:pPr>
        <w:pStyle w:val="Heading4"/>
        <w:rPr>
          <w:rFonts w:hint="eastAsia"/>
        </w:rPr>
      </w:pPr>
      <w:r w:rsidRPr="009A799D">
        <w:t>Immigration key-- otherwise Canada gets overwhelmed-- decks relations and the Canadian economy</w:t>
      </w:r>
    </w:p>
    <w:p w:rsidR="006459C0" w:rsidRPr="009A799D" w:rsidRDefault="006459C0" w:rsidP="006459C0">
      <w:r w:rsidRPr="009A799D">
        <w:rPr>
          <w:rStyle w:val="Style13ptBold"/>
        </w:rPr>
        <w:t>Bascaramurty 17</w:t>
      </w:r>
      <w:r w:rsidRPr="009A799D">
        <w:t xml:space="preserve"> – November 17, 2018, Dakshana Bascaramurty – national news reporter, B.A. Journalism w/ History at Carleton University, Literary Journalism at the Banff Centre for the Arts. “Canada aims for immigration boost to buttress economy as population ages” https://www.theglobeandmail.com/news/politics/canada-to-admit-40000-more-immigrants-a-year-by-2020-under-liberals-new-three-year-plan/article36800775/</w:t>
      </w:r>
    </w:p>
    <w:p w:rsidR="006459C0" w:rsidRPr="009A799D" w:rsidRDefault="006459C0" w:rsidP="006459C0">
      <w:pPr>
        <w:rPr>
          <w:sz w:val="16"/>
        </w:rPr>
      </w:pPr>
      <w:r w:rsidRPr="009A799D">
        <w:rPr>
          <w:rStyle w:val="StyleUnderline"/>
        </w:rPr>
        <w:t xml:space="preserve">Of the nearly one million immigrants, 58 per cent will be economic class, 27 per cent will be family class and 14 per cent will be refugees. As the U.S. tightens its borders, Mr. Hussen said Canada's plan will be what defines it internationally. </w:t>
      </w:r>
      <w:r w:rsidRPr="009A799D">
        <w:rPr>
          <w:sz w:val="16"/>
        </w:rPr>
        <w:t xml:space="preserve">"There are more and more countries that are closing their doors to people. </w:t>
      </w:r>
      <w:r w:rsidRPr="009A799D">
        <w:rPr>
          <w:rStyle w:val="StyleUnderline"/>
        </w:rPr>
        <w:t>They're closing their doors to talent, to skills, and yes, to those who are seeking protection from persecution. We are emphatically and unapologetically taking the opposite approach,"</w:t>
      </w:r>
      <w:r w:rsidRPr="009A799D">
        <w:rPr>
          <w:sz w:val="16"/>
        </w:rPr>
        <w:t xml:space="preserve"> he said. Statistics Canada has projected that by 2036, immigrants could make up 30 per cent of the total population of the country. In a report released a month before Mr. Hussen delivered the government's plan, the Conference Board of Canada estimated that by 2033, all of the country's population growth would come from immigration. </w:t>
      </w:r>
      <w:r w:rsidRPr="009A799D">
        <w:rPr>
          <w:rStyle w:val="StyleUnderline"/>
        </w:rPr>
        <w:t>While Mr. Hussen heralded the figures as "historic highs," immigration levels in fact reached their peak in 1913, when the country admitted 400,000 new residents</w:t>
      </w:r>
      <w:r w:rsidRPr="009A799D">
        <w:rPr>
          <w:sz w:val="16"/>
        </w:rPr>
        <w:t>. The government's own economic advisory council recommended a sharper increase, to 450,000 immigrants a year for the next five years. The Canadian Immigrant Settlement Sector Alliance released its own three-year plan this summer with figures that were also more ambitious than what the government revealed: a target of 350,000 for 2018, 400,000 for 2019 and 450,000 for 2020. Still, the Conference Board of Canada lauded the government for introducing multiyear targets – traditionally, Ottawa's immigration plan only looks ahead one year. "</w:t>
      </w:r>
      <w:r w:rsidRPr="009A799D">
        <w:rPr>
          <w:rStyle w:val="StyleUnderline"/>
        </w:rPr>
        <w:t>Canada's decision to increase immigration will help sustain long-term economic growth in light of its rapidly aging population and low birth rate,</w:t>
      </w:r>
      <w:r w:rsidRPr="009A799D">
        <w:rPr>
          <w:sz w:val="16"/>
        </w:rPr>
        <w:t>" said Craig Alexander, chief economist with the Conference Board of Canada</w:t>
      </w:r>
      <w:r w:rsidRPr="009A799D">
        <w:rPr>
          <w:rStyle w:val="StyleUnderline"/>
        </w:rPr>
        <w:t xml:space="preserve">. "Introducing a multiyear levels plan will improve the ability of governments, employers, immigrant-serving organizations, and other important stakeholders to successfully integrate newcomers into Canada's economy and society." The government's 2018 immigrant plan includes targets across the economic and family categories that are higher than they were in previous years, but </w:t>
      </w:r>
      <w:r w:rsidRPr="009A799D">
        <w:rPr>
          <w:rStyle w:val="Emphasis"/>
        </w:rPr>
        <w:t>refugee targets have decreased</w:t>
      </w:r>
      <w:r w:rsidRPr="009A799D">
        <w:rPr>
          <w:sz w:val="16"/>
        </w:rPr>
        <w:t xml:space="preserve">. The government had allowed more newcomers in this category than usual in the last two years due to the Syrian refugee crisis – in just the first five months of 2016, 25 per cent of the immigrants Canada received were refugees (typically they make up 10 per cent of the total immigrant population). Now, the government is returning to more traditional proportional figures for this category. The Immigration and Refugee Board has logged major backlogs in processing claims this year, and Mr. Hussen said the increased number of immigrants will help clear those backlogs. "This will help us reunite families faster. It will help employers to be able to get the talent that they need here faster. And yes, it will also help us to provide more protection to the most vulnerable people in the world," he said. </w:t>
      </w:r>
      <w:r w:rsidRPr="009A799D">
        <w:rPr>
          <w:rStyle w:val="StyleUnderline"/>
        </w:rPr>
        <w:t xml:space="preserve">Conservative immigration critic Michelle Rempel questioned how the government will maintain its economic immigration targets (it hopes to attract 195,800 in 2020) when it has struggled to match immigrants with the sectors where there are labour gaps, and increase the number of newcomers in less-populated parts of Canada. </w:t>
      </w:r>
      <w:r w:rsidRPr="009A799D">
        <w:rPr>
          <w:sz w:val="16"/>
        </w:rPr>
        <w:t xml:space="preserve">"It's about people, not numbers," she said in a statement. Mr. Hussen agreed that it is difficult to permanently sustain populations in the parts of Canada that need them – particularly Newfoundland, New Brunswick, Nova Scotia and Prince Edward Island. Many have found a new home in those provinces through the provincial nominee program, in which immigrants are assigned to regions of Canada where they might not typically settle. But after a few years, many end up moving to other parts of the country – such as Ontario or Alberta – where they see greater job opportunities. </w:t>
      </w:r>
      <w:r w:rsidRPr="009A799D">
        <w:rPr>
          <w:rStyle w:val="StyleUnderline"/>
        </w:rPr>
        <w:t xml:space="preserve">"The problem in Atlantic Canada isn't attracting skilled immigrants, it's keeping them," Mr. Hussen said. </w:t>
      </w:r>
      <w:r w:rsidRPr="009A799D">
        <w:rPr>
          <w:sz w:val="16"/>
        </w:rPr>
        <w:t>He pointed to a pilot program the government is running in the Atlantic provinces, in which it waives the labour impact assessment an employer would typically need to prepare to hire an immigrant. In exchange, the employer agrees to be heavily involved in the settlement process for the new immigrant employee. The idea is this would make it harder for the immigrant to move elsewhere after settling in Atlantic Canada, Mr. Hussen said. In its 2018-to-2020 plan, the government has put an emphasis on highly skilled immigrants, who will make up more than 40 per cent of all economic class immigrants in the next three years.</w:t>
      </w:r>
    </w:p>
    <w:p w:rsidR="006459C0" w:rsidRPr="009A799D" w:rsidRDefault="006459C0" w:rsidP="006459C0"/>
    <w:p w:rsidR="006459C0" w:rsidRPr="009A799D" w:rsidRDefault="006459C0" w:rsidP="006459C0">
      <w:pPr>
        <w:pStyle w:val="Heading4"/>
        <w:rPr>
          <w:rFonts w:hint="eastAsia"/>
        </w:rPr>
      </w:pPr>
      <w:r w:rsidRPr="009A799D">
        <w:t>Immigration is key to US-Canada relations – their economy is dependent upon it</w:t>
      </w:r>
    </w:p>
    <w:p w:rsidR="006459C0" w:rsidRPr="009A799D" w:rsidRDefault="006459C0" w:rsidP="006459C0">
      <w:r w:rsidRPr="009A799D">
        <w:rPr>
          <w:rStyle w:val="Style13ptBold"/>
        </w:rPr>
        <w:t xml:space="preserve">Vomiero 18 </w:t>
      </w:r>
      <w:r w:rsidRPr="009A799D">
        <w:t>– May 16, 2018, Jessica Vomiero – National Online Journalist, B.A. multimedia journalism at the Ryerson School of Journalism. “If immigration was slashed, Canada’s economy would feel the pinch: report” https://globalnews.ca/news/4211243/immigration-canadian-economy/</w:t>
      </w:r>
    </w:p>
    <w:p w:rsidR="006459C0" w:rsidRPr="009A799D" w:rsidRDefault="006459C0" w:rsidP="006459C0">
      <w:pPr>
        <w:rPr>
          <w:rStyle w:val="Emphasis"/>
        </w:rPr>
      </w:pPr>
      <w:r w:rsidRPr="009A799D">
        <w:rPr>
          <w:rStyle w:val="StyleUnderline"/>
        </w:rPr>
        <w:t>Due to Canada’s small population and aging workforce, a new Conference Board of Canada report predicts that eliminating immigration would have a negative impact on the Canadian economy by 2040.“</w:t>
      </w:r>
      <w:r w:rsidRPr="009A799D">
        <w:rPr>
          <w:sz w:val="16"/>
        </w:rPr>
        <w:t xml:space="preserve">Immigration contributes to the economy in several ways,” explained Kareem El-Assal, senior research associate with the Conference Board. “They are going to contribute to our labour force, but they’re also going to contribute in terms of economic activity.” </w:t>
      </w:r>
      <w:r w:rsidRPr="009A799D">
        <w:rPr>
          <w:rStyle w:val="StyleUnderline"/>
        </w:rPr>
        <w:t>According to 2016 data from Stats Canada, immigrants make up approximately 22 per cent of Canada’s population.</w:t>
      </w:r>
      <w:r w:rsidRPr="009A799D">
        <w:rPr>
          <w:sz w:val="16"/>
        </w:rPr>
        <w:t xml:space="preserve"> The Conference Board report goes further in predicting that Canada’s population growth will be driven entirely by immigrants by the year 2040, compared to the 71 per cent of population growth that immigration is currently responsible for. The report looks at two scenarios; the first explores the potential impact on Canada’s economy should the flow of immigrants into the country stop entirely, or be dramatically reduced; the second looks at the results of raising immigration levels to one per cent, up from 0.8 per cent in 2017. </w:t>
      </w:r>
      <w:r w:rsidRPr="009A799D">
        <w:rPr>
          <w:rStyle w:val="StyleUnderline"/>
        </w:rPr>
        <w:t>In addition to supporting economic activity across the country, bringing in young, working-age immigrants also helps address the issue of Canada’s aging population</w:t>
      </w:r>
      <w:r w:rsidRPr="009A799D">
        <w:rPr>
          <w:sz w:val="16"/>
        </w:rPr>
        <w:t xml:space="preserve">. The report states that in a Canada where immigration was abandoned entirely, 26.9 per cent of the population would be 65 and over by 2040. In addition, Canada’s potential economic growth would slow from 1.9 per cent to an average of 1.3 per cent annually without immigration. One expert however, warned against increasing immigration levels too fast, as native-born Canadians continue to out-earn immigrants in the labour force by a margin of almost 20 per cent in their early 20s. Christopher Worswick, a professor at Carleton University, explained that while there are several viable reasons to increase Canadian immigration, he’d caution against increasing levels too drastically, too quickly. “I worry a little bit when people say we need one per cent immigration to solve all our problems. Well, that’s a very high level,” he explained. He clarified that while he believes there are “huge benefits to immigration,” there are many variables to consider when discussing what percentage of the total population they should comprise. Some of these include projected salary milestones that immigrants in Canada were expected to meet over the past few decades that they’ve yet to achieve, and the risks that automation pose to Canada’s entire workforce. “If self-driving cars are realistic inside 15 years, suddenly both taxi drivers and Uber drivers aren’t going to have work,” he said as an example. If whole populations are forced out of work due to automation, immigrants that came to Canada to work will likely wind up among the newly unemployed. Furthermore, Worswick notes that increasing immigration levels to one per cent could potentially change the composition of immigrants coming to Canada, and their potential to populate the high-skilled labour sectors of the economy currently in need of recruits. “We are already taking the relatively stronger applicants, and if you run out of them, you could expect that to drop,” he said. “Over time, I’d like to see us move toward a world without borders, but in the interim, I think we need to be a bit cautious,” he said. Victoria Esses, the head of the Esses Lab for the Study of Intergroup Relations at Western University, agrees with the findings of the report. </w:t>
      </w:r>
      <w:r w:rsidRPr="009A799D">
        <w:rPr>
          <w:rStyle w:val="StyleUnderline"/>
        </w:rPr>
        <w:t xml:space="preserve">“Without immigration, our labour force would shrink. Immigrants contribute significantly to the labour force because they come in at a fairly young age, and they have many years of work ahead of them,” Esses explained. She notes however, that with an increase in immigration levels, it’s important for governments to dedicate time and resources into integrating them into Canadian society. </w:t>
      </w:r>
      <w:r w:rsidRPr="009A799D">
        <w:rPr>
          <w:sz w:val="16"/>
        </w:rPr>
        <w:t xml:space="preserve">“It is important to increase immigration levels. I think that will be beneficial if we do a good job of integrating immigrants. One thing that’s happening now is that immigrants will be far less likely to have English and French language skills. Immigrants are underemployed,” she said She emphasized that the federal government has done a good job at introducing the necessary support systems like language training and career mentorship. This past November, the Canadian government released an updated immigration plan, which sought to bring a total of 310,000 additional newcomers to Canada in 2018, with increases every year thereafter until 2020. By 2020, the yearly total will hit 340,000. This will still represent less than one per cent of Canada’s population, and remains short of recommendations made two years earlier by the federal government’s economic advisory council — a group of advisers to Finance Minister Bill Morneau. </w:t>
      </w:r>
      <w:r w:rsidRPr="009A799D">
        <w:rPr>
          <w:rStyle w:val="StyleUnderline"/>
        </w:rPr>
        <w:t xml:space="preserve">The council previously recommended that boosting immigration by 50 per cent (from 300,000 to 450,000 people annually) over the following five years, a number which a previous Conference Board of Canada report suggests is both achievable and necessary. Conservative opposition </w:t>
      </w:r>
      <w:r w:rsidRPr="009A799D">
        <w:rPr>
          <w:rStyle w:val="Emphasis"/>
        </w:rPr>
        <w:t>voiced serious concerns about the projections</w:t>
      </w:r>
      <w:r w:rsidRPr="009A799D">
        <w:rPr>
          <w:rStyle w:val="StyleUnderline"/>
        </w:rPr>
        <w:t xml:space="preserve">, citing </w:t>
      </w:r>
      <w:r w:rsidRPr="009A799D">
        <w:rPr>
          <w:rStyle w:val="Emphasis"/>
        </w:rPr>
        <w:t>Canada’s ability to settle and integrate incoming immigrants.</w:t>
      </w:r>
    </w:p>
    <w:p w:rsidR="006459C0" w:rsidRPr="009A799D" w:rsidRDefault="006459C0" w:rsidP="006459C0"/>
    <w:p w:rsidR="006459C0" w:rsidRPr="009A799D" w:rsidRDefault="006459C0" w:rsidP="006459C0"/>
    <w:p w:rsidR="006459C0" w:rsidRPr="009A799D" w:rsidRDefault="006459C0" w:rsidP="006459C0"/>
    <w:p w:rsidR="00F04182" w:rsidRPr="009A799D" w:rsidRDefault="00F04182" w:rsidP="004F6BFC">
      <w:pPr>
        <w:pStyle w:val="Heading1"/>
        <w:rPr>
          <w:rFonts w:hint="eastAsia"/>
        </w:rPr>
      </w:pPr>
      <w:r w:rsidRPr="009A799D">
        <w:t>China Relations</w:t>
      </w:r>
    </w:p>
    <w:p w:rsidR="00F04182" w:rsidRPr="009A799D" w:rsidRDefault="00160BFD" w:rsidP="00160BFD">
      <w:pPr>
        <w:pStyle w:val="Heading2"/>
        <w:rPr>
          <w:rFonts w:hint="eastAsia"/>
        </w:rPr>
      </w:pPr>
      <w:r w:rsidRPr="009A799D">
        <w:t>AIIB CP</w:t>
      </w:r>
    </w:p>
    <w:p w:rsidR="00F04182" w:rsidRPr="009A799D" w:rsidRDefault="00F04182" w:rsidP="004F6BFC">
      <w:pPr>
        <w:pStyle w:val="Heading3"/>
        <w:rPr>
          <w:rFonts w:hint="eastAsia"/>
        </w:rPr>
      </w:pPr>
      <w:r w:rsidRPr="009A799D">
        <w:t>1NC CP</w:t>
      </w:r>
    </w:p>
    <w:p w:rsidR="00F04182" w:rsidRPr="009A799D" w:rsidRDefault="00FC48DA" w:rsidP="004F6BFC">
      <w:pPr>
        <w:pStyle w:val="Heading4"/>
        <w:rPr>
          <w:rFonts w:hint="eastAsia"/>
        </w:rPr>
      </w:pPr>
      <w:r w:rsidRPr="009A799D">
        <w:t xml:space="preserve">CP Text: </w:t>
      </w:r>
      <w:r w:rsidR="00F04182" w:rsidRPr="009A799D">
        <w:t>The United States federal government should join the Asian Infrastructure Investment Bank.</w:t>
      </w:r>
    </w:p>
    <w:p w:rsidR="00F04182" w:rsidRPr="009A799D" w:rsidRDefault="00F04182" w:rsidP="004F6BFC">
      <w:pPr>
        <w:pStyle w:val="Heading4"/>
        <w:rPr>
          <w:rFonts w:hint="eastAsia"/>
        </w:rPr>
      </w:pPr>
      <w:r w:rsidRPr="009A799D">
        <w:t xml:space="preserve">Joining the AIIB promotes US-Sino relations </w:t>
      </w:r>
    </w:p>
    <w:p w:rsidR="00F04182" w:rsidRPr="009A799D" w:rsidRDefault="00F04182" w:rsidP="004F6BFC">
      <w:r w:rsidRPr="009A799D">
        <w:rPr>
          <w:rStyle w:val="Style13ptBold"/>
        </w:rPr>
        <w:t>CFR 16</w:t>
      </w:r>
      <w:r w:rsidRPr="009A799D">
        <w:t xml:space="preserve"> (Council on Foreign Relations, May 17, 2016. “Crisis in Global Governance: A Conversation With Richard N. Haass and the Council of Councils,” Council on Foreign Relations. https://www.cfr.org/event/crisis-global-governance-conversation-richard-n-haass-and-council-councils//KDES).</w:t>
      </w:r>
    </w:p>
    <w:p w:rsidR="00F04182" w:rsidRPr="009A799D" w:rsidRDefault="00F04182" w:rsidP="004F6BFC">
      <w:pPr>
        <w:rPr>
          <w:sz w:val="16"/>
        </w:rPr>
      </w:pPr>
      <w:r w:rsidRPr="009A799D">
        <w:rPr>
          <w:sz w:val="16"/>
        </w:rPr>
        <w:t xml:space="preserve">LEE: And at the same time, you know, there is interesting AIIB, the Asia Investment Infrastructure Bank, initiated by China. So in Asia, we thought there is a coming of a kind of competition between China-led economic and trade or even investment organization versus U.S.-led TPP. </w:t>
      </w:r>
      <w:r w:rsidRPr="009A799D">
        <w:rPr>
          <w:rStyle w:val="StyleUnderline"/>
        </w:rPr>
        <w:t xml:space="preserve">But I see this is not a good idea if the economic, you know, cooperations should be work together. So, I think </w:t>
      </w:r>
      <w:r w:rsidRPr="009A799D">
        <w:rPr>
          <w:rStyle w:val="Emphasis"/>
        </w:rPr>
        <w:t xml:space="preserve">it’s more rational for USA to be a member of AIIB rather than just to, you know, vetoing AIIB. </w:t>
      </w:r>
      <w:r w:rsidRPr="009A799D">
        <w:rPr>
          <w:rStyle w:val="StyleUnderline"/>
        </w:rPr>
        <w:t xml:space="preserve">So, by participating in AIIB, you know, we can make the governments more democratic and transparent rather than by (conflict ?). </w:t>
      </w:r>
      <w:r w:rsidRPr="009A799D">
        <w:rPr>
          <w:sz w:val="16"/>
        </w:rPr>
        <w:t xml:space="preserve">HAASS: I’ll talk about trade. Just on trade very quickly, world trade has not been growing for about the last five years—very little. And, you know, more than anything it’s because economies aren’t growing. But also, it’s now been, what—I lost count of the years, but since, what, 15 years ago, the Doha Development Round. Global trade talks are going nowhere. It’s not clear they can revive given, you know, any time you try to get agreement with 190 countries, good luck. And that’s the old-fashioned legally binding approach, very, very tough. So what we’re seeing is the proliferation of regional, and bilateral, and various types of multilateral trade agreements, which are at best second best. There’s people like Jagdish Bhagwati who think they’re actually quite, on balance, bad. But I would simply say I think they’re second best in what issues they can handle, and I think it comes up against now also the domestic pushback. So I think it—I think it has been a rough time for trade. And I think more than anything it’s—at the global level you can’t get it negotiated, and at the domestic level it’s not clear you have the support. FULLILOVE: Can I just add one— MABRY: Sure. FULLILOVE: Can I just pick up something Professor Lee said about </w:t>
      </w:r>
      <w:r w:rsidRPr="009A799D">
        <w:rPr>
          <w:rStyle w:val="StyleUnderline"/>
        </w:rPr>
        <w:t xml:space="preserve">the Asian Investment Infrastructure Bank? Because one issue we haven’t—we haven’t talked too much about China so far, and everybody in this room knows that one of the features of international relations is that sometimes established and rising powers collide. And this relationship between China and the United States is going to be very important to many of the global governance challenges that we talk about in the report, not just the ones in Asia but globally. And it seems to me that the United States and like-minded countries need to get the right balance of engaging and hedging with China, and sometimes we get that balance quite wrong. For example, on the AIIB, I didn’t understand why the United States was so negative about the—about that particular initiative. Because if we’re not going to allow China the ability to set up some kind of infrastructure investment bank in Asia, where it’s required, then what prerogatives are we going to allow China? </w:t>
      </w:r>
      <w:r w:rsidRPr="009A799D">
        <w:rPr>
          <w:sz w:val="16"/>
        </w:rPr>
        <w:t xml:space="preserve">On the other hand, I would be—so I think, in a way, we were—I think the United States was hedging too much in relation to China. But then on other issues—and we’ve mentioned the South China Sea—I would say that President Obama has been too soft. I would say he’s been too down the engagement end. </w:t>
      </w:r>
      <w:r w:rsidRPr="009A799D">
        <w:rPr>
          <w:rStyle w:val="StyleUnderline"/>
        </w:rPr>
        <w:t xml:space="preserve">So this is going to be, this relationship—these are just examples of this, but this relationship between the United States and China is going to be so important. Can the two countries come up—arrive at an order, a new—a new modus operandi where each of them can achieve their objectives, but allow the other side to exercise its prerogatives and allow everybody else in Asia to also exercise their prerogatives? Can they get that balance right? </w:t>
      </w:r>
      <w:r w:rsidRPr="009A799D">
        <w:rPr>
          <w:sz w:val="16"/>
        </w:rPr>
        <w:t>And the importance of statecraft, and leadership, and getting the right mix of engaging and hedging, and choosing where to engage and where to hedge is so hard, which does come back to leadership.</w:t>
      </w:r>
    </w:p>
    <w:p w:rsidR="00F04182" w:rsidRPr="009A799D" w:rsidRDefault="00F04182" w:rsidP="004F6BFC"/>
    <w:p w:rsidR="00F04182" w:rsidRPr="009A799D" w:rsidRDefault="00F04182" w:rsidP="004F6BFC">
      <w:pPr>
        <w:pStyle w:val="Heading3"/>
        <w:rPr>
          <w:rFonts w:hint="eastAsia"/>
        </w:rPr>
      </w:pPr>
      <w:r w:rsidRPr="009A799D">
        <w:t>2NC CP</w:t>
      </w:r>
    </w:p>
    <w:p w:rsidR="00F04182" w:rsidRPr="009A799D" w:rsidRDefault="00F04182" w:rsidP="004F6BFC">
      <w:pPr>
        <w:pStyle w:val="Heading4"/>
        <w:rPr>
          <w:rFonts w:hint="eastAsia"/>
        </w:rPr>
      </w:pPr>
      <w:r w:rsidRPr="009A799D">
        <w:t>The AIIB is a symbolic starting point for future relations—promotes trust and cooperation</w:t>
      </w:r>
    </w:p>
    <w:p w:rsidR="00F04182" w:rsidRPr="009A799D" w:rsidRDefault="00F04182" w:rsidP="004F6BFC">
      <w:r w:rsidRPr="009A799D">
        <w:rPr>
          <w:rStyle w:val="Style13ptBold"/>
        </w:rPr>
        <w:t>Jasper 15</w:t>
      </w:r>
      <w:r w:rsidRPr="009A799D">
        <w:t xml:space="preserve"> (Daniel Jasper, 8-24-2015, "Overcoming Barriers to U.S.-China Cooperation," United States Institute of Peace, https://www.usip.org/publications/2015/08/overcoming-barriers-us-china-cooperation//KDES).</w:t>
      </w:r>
    </w:p>
    <w:p w:rsidR="00F04182" w:rsidRPr="009A799D" w:rsidRDefault="00F04182" w:rsidP="004F6BFC">
      <w:pPr>
        <w:rPr>
          <w:rStyle w:val="StyleUnderline"/>
        </w:rPr>
      </w:pPr>
      <w:r w:rsidRPr="009A799D">
        <w:rPr>
          <w:sz w:val="16"/>
        </w:rPr>
        <w:t xml:space="preserve">Willingness Although Washington is intent on spreading liberal democracy and continuing as a global leader, Beijing demonstrates growing commitment to what President Xi terms "strive to achieve"—a more active involvement in global governance and international affairs.6 This policy looks to reshape China’s traditional approaches to foreign development assistance, trade, and investment. Washington, on the other hand, is often willing to step within another state’s boundaries to confront conflict and fulfill what it sees as its responsibility as a global leader. A willingness gap in the relationship is clear as both countries struggle to adhere to their foreign policy principles in a changing global arena. </w:t>
      </w:r>
      <w:r w:rsidRPr="009A799D">
        <w:rPr>
          <w:rStyle w:val="StyleUnderline"/>
        </w:rPr>
        <w:t>Beijing and Washington need to continue to show flexibility in their foreign policy. Extreme applications of principles damage each side and their ability to cooperate constructively. Perhaps it is time for them to change their political narratives and take on their shared role in the international community</w:t>
      </w:r>
      <w:r w:rsidRPr="009A799D">
        <w:rPr>
          <w:rStyle w:val="Emphasis"/>
        </w:rPr>
        <w:t>. The AIIB is one arena for such cooperation</w:t>
      </w:r>
      <w:r w:rsidRPr="009A799D">
        <w:rPr>
          <w:rStyle w:val="StyleUnderline"/>
        </w:rPr>
        <w:t xml:space="preserve">. Because its rules and guidelines have yet to be fully defined, the AIIB provides Western states an opportunity to share experiences with China and China an opportunity to integrate its approach to development with those that other states have already developed. </w:t>
      </w:r>
      <w:r w:rsidRPr="009A799D">
        <w:rPr>
          <w:sz w:val="16"/>
        </w:rPr>
        <w:t xml:space="preserve">Capability The final barriers to cooperation involve capability. China is newer to the field of peace and development, has yet to fully establish the AIIB, and has only recently become a major contributor to UN peacekeeping missions. Meanwhile, the United States can no longer provide the support needed in least developed countries, a gap further handicapped by congressional emphasis on U.S. defense rather than development and humanitarian assistance. </w:t>
      </w:r>
      <w:r w:rsidRPr="009A799D">
        <w:rPr>
          <w:rStyle w:val="StyleUnderline"/>
        </w:rPr>
        <w:t xml:space="preserve">China and the United States can be complementary. China is strong in engineering, construction, and infrastructure, and the United States is strong in developing risk and security guidance—areas where Chinese and Western analysts alike have pointed out key gaps in Chinese approaches. For optimal impact, the two countries need to coordinate their development efforts. </w:t>
      </w:r>
      <w:r w:rsidRPr="009A799D">
        <w:rPr>
          <w:sz w:val="16"/>
        </w:rPr>
        <w:t xml:space="preserve">Conclusion As security tensions continue to rise in Asia and as China begins launching global initiatives, </w:t>
      </w:r>
      <w:r w:rsidRPr="009A799D">
        <w:rPr>
          <w:rStyle w:val="StyleUnderline"/>
        </w:rPr>
        <w:t>it is imperative that Washington and Beijing find ways to collaborate.</w:t>
      </w:r>
      <w:r w:rsidRPr="009A799D">
        <w:rPr>
          <w:sz w:val="16"/>
        </w:rPr>
        <w:t xml:space="preserve"> As Beijing academic Wang Jisi recently wrote, both countries risk seeing the emergence of competing global institutions, which may result at best in wasted resources and at worst in deeper conflict and tensions across the developing world. </w:t>
      </w:r>
      <w:r w:rsidRPr="009A799D">
        <w:rPr>
          <w:rStyle w:val="Emphasis"/>
        </w:rPr>
        <w:t>The AIIB is a possible starting point</w:t>
      </w:r>
      <w:r w:rsidRPr="009A799D">
        <w:rPr>
          <w:rStyle w:val="StyleUnderline"/>
        </w:rPr>
        <w:t xml:space="preserve">. Fifty-seven countries signed the bank’s charter in June 2015, and the bank has emerged as a global initiative promising to remake the face of global finance. Washington might be well advised to engage with the AIIB. Because the AIIB will target infrastructure and development projects in least developed countries and conflict hotspots, its emerging portfolio is an opportunity for Chinese-U.S. cooperation. Development lending could prove a minimally politically sensitive testing ground. </w:t>
      </w:r>
    </w:p>
    <w:p w:rsidR="00F04182" w:rsidRPr="009A799D" w:rsidRDefault="00F04182" w:rsidP="004F6BFC"/>
    <w:p w:rsidR="00F04182" w:rsidRPr="009A799D" w:rsidRDefault="00F04182" w:rsidP="004F6BFC"/>
    <w:p w:rsidR="00F04182" w:rsidRPr="009A799D" w:rsidRDefault="00F04182" w:rsidP="004F6BFC">
      <w:pPr>
        <w:pStyle w:val="Heading4"/>
        <w:rPr>
          <w:rFonts w:hint="eastAsia"/>
        </w:rPr>
      </w:pPr>
      <w:r w:rsidRPr="009A799D">
        <w:t xml:space="preserve">Joining the AIIB is a place for US-Sino cooperation </w:t>
      </w:r>
    </w:p>
    <w:p w:rsidR="00F04182" w:rsidRPr="009A799D" w:rsidRDefault="00F04182" w:rsidP="004F6BFC">
      <w:r w:rsidRPr="009A799D">
        <w:rPr>
          <w:rStyle w:val="Style13ptBold"/>
        </w:rPr>
        <w:t>Sen 17</w:t>
      </w:r>
      <w:r w:rsidRPr="009A799D">
        <w:t xml:space="preserve"> (Ashish Kumar Sen is deputy director of communications at the Atlantic Council. April 25, 2017. “AIIB: A Platform for US-China Cooperation,” Atlantic Council. http://www.atlanticcouncil.org/blogs/new-atlanticist/aiib-a-platform-for-us-china-cooperation//KDES).</w:t>
      </w:r>
    </w:p>
    <w:p w:rsidR="00F04182" w:rsidRPr="009A799D" w:rsidRDefault="00F04182" w:rsidP="004F6BFC">
      <w:pPr>
        <w:rPr>
          <w:rStyle w:val="StyleUnderline"/>
        </w:rPr>
      </w:pPr>
      <w:r w:rsidRPr="009A799D">
        <w:rPr>
          <w:rStyle w:val="StyleUnderline"/>
        </w:rPr>
        <w:t xml:space="preserve">The Asian Infrastructure Investment Bank (AIIB) should be a </w:t>
      </w:r>
      <w:r w:rsidRPr="009A799D">
        <w:rPr>
          <w:rStyle w:val="Emphasis"/>
        </w:rPr>
        <w:t>platform for cooperation, not a point of conflict between the United States and China</w:t>
      </w:r>
      <w:r w:rsidRPr="009A799D">
        <w:rPr>
          <w:sz w:val="16"/>
        </w:rPr>
        <w:t xml:space="preserve">, the bank’s president, Jin Liqun, said at the Atlantic Council in Washington on April 24. Former US President Barack Obama’s administration was </w:t>
      </w:r>
      <w:r w:rsidRPr="009A799D">
        <w:rPr>
          <w:rStyle w:val="StyleUnderline"/>
        </w:rPr>
        <w:t xml:space="preserve">reluctant to join the AIIB amid concern that China would use the institution to set the global economic agenda at the cost of environmental protections, human rights, anticorruption measures, and governance standards. </w:t>
      </w:r>
      <w:r w:rsidRPr="009A799D">
        <w:rPr>
          <w:sz w:val="16"/>
        </w:rPr>
        <w:t xml:space="preserve">Jin recalled that in his conversations with Obama administration officials he often made the point that </w:t>
      </w:r>
      <w:r w:rsidRPr="009A799D">
        <w:rPr>
          <w:rStyle w:val="StyleUnderline"/>
        </w:rPr>
        <w:t xml:space="preserve">China was eager to work with the United States to create the AIIB. “When China and the US work together, wonderful things [will] happen,” he said. </w:t>
      </w:r>
      <w:r w:rsidRPr="009A799D">
        <w:rPr>
          <w:sz w:val="16"/>
        </w:rPr>
        <w:t xml:space="preserve">With regard to the AIIB’s relationship with the United States, Jin said that as a Chinese national he believes that </w:t>
      </w:r>
      <w:r w:rsidRPr="009A799D">
        <w:rPr>
          <w:rStyle w:val="StyleUnderline"/>
        </w:rPr>
        <w:t xml:space="preserve">the bank should not be another point of conflict between the United States and China; instead, it should be a platform for cooperation. </w:t>
      </w:r>
      <w:r w:rsidRPr="009A799D">
        <w:rPr>
          <w:sz w:val="16"/>
        </w:rPr>
        <w:t xml:space="preserve">Speaking as the AIIB’s president, he said: “I would like to tell the American audience I have already engaged the financial institutions, manufacturers, law firms, consulting firms to work together. I have American nationals working in my institution.” Following Donald Trump’s election as president of the United States in November of 2016, a Chinese foreign ministry spokesman said it is “not a bad thing” if the United States joins the AIIB. Jin said that </w:t>
      </w:r>
      <w:r w:rsidRPr="009A799D">
        <w:rPr>
          <w:rStyle w:val="StyleUnderline"/>
        </w:rPr>
        <w:t xml:space="preserve">in his conversations with officials in the Trump administration he has focused on how to build cooperation between corporate America and the AIIB—how to achieve a “win-win.” </w:t>
      </w:r>
      <w:r w:rsidRPr="009A799D">
        <w:rPr>
          <w:sz w:val="16"/>
        </w:rPr>
        <w:t xml:space="preserve">Jin spoke at an event hosted by the Atlantic Council’s Brent Scowcroft Center on International Security. Following his keynote address, he participated in a discussion moderated by Olin Wethington, a senior fellow in the Scowcroft Center. </w:t>
      </w:r>
      <w:r w:rsidRPr="009A799D">
        <w:rPr>
          <w:rStyle w:val="StyleUnderline"/>
        </w:rPr>
        <w:t xml:space="preserve">The Obama administration “made something of a mistake by not getting onto this train right from the beginning,” </w:t>
      </w:r>
      <w:r w:rsidRPr="009A799D">
        <w:rPr>
          <w:sz w:val="16"/>
        </w:rPr>
        <w:t xml:space="preserve">Atlantic Council President and Chief Executive Officer Frederick Kempe said in his opening remarks. </w:t>
      </w:r>
      <w:r w:rsidRPr="009A799D">
        <w:rPr>
          <w:rStyle w:val="StyleUnderline"/>
        </w:rPr>
        <w:t xml:space="preserve">The Obama administration suffered a setback when its allies, including the United Kingdom, Germany, Australia, and South Korea, rushed to join the AIIB. Today, the bank has seventy members, a number Jin expects will reach eighty-five by the end of this year. </w:t>
      </w:r>
      <w:r w:rsidRPr="009A799D">
        <w:rPr>
          <w:sz w:val="16"/>
        </w:rPr>
        <w:t xml:space="preserve">In his remarks, Jin delivered a spirited defense of the institution he leads. Addressing critics head on, </w:t>
      </w:r>
      <w:r w:rsidRPr="009A799D">
        <w:rPr>
          <w:rStyle w:val="StyleUnderline"/>
        </w:rPr>
        <w:t>Jin made note of the criticism that the AIIB would undercut US-led multilateral financial institutions, disrupt the world economic order, and that China would dominate decisionmaking in the bank.</w:t>
      </w:r>
      <w:r w:rsidRPr="009A799D">
        <w:rPr>
          <w:sz w:val="16"/>
        </w:rPr>
        <w:t xml:space="preserve"> “At the very beginning, there were a lot of harsh comments on this initiative… We stayed very calm,” Jin said, explaining that “credibility has to be earned through not what you are talking about, but by your performance.” Jin recalled that when he invited European countries and Japan to join the AIIB—which formally opened its doors on January 16, 2016—they had concerns that their reputations would be tarnished. “They told me straightforward, ‘We are worried about the governance of this bank,’” he said. </w:t>
      </w:r>
      <w:r w:rsidRPr="009A799D">
        <w:rPr>
          <w:rStyle w:val="StyleUnderline"/>
        </w:rPr>
        <w:t xml:space="preserve">The AIIB was “serene” in the face of such criticism because it was convinced that it was taking the right course of action, Jin said. “We intend to work with all of the participating countries to promote broad-based economic, socio-development in Asia and in other emerging market economies across the world,” he added. </w:t>
      </w:r>
      <w:r w:rsidRPr="009A799D">
        <w:rPr>
          <w:sz w:val="16"/>
        </w:rPr>
        <w:t xml:space="preserve">Explaining the motivating factor behind the AIIB, Jin said: “We just want a bank which can deal with the shortfalls of financing for infrastructure investment in Asia and all of the borrowing countries in the future.” China’s experience with international finance institutions from the 1980s to the mid-1990s shaped the decision to make infrastructure investment a key consideration of the AIIB. Over this period, China borrowed heavily from the World Bank, the Asian Development Bank (ADB), and international capital markets to invest in infrastructure. “Given this experience, China believed that to promote broad-based economic and social development through investment in infrastructure and other productive sectors is really important,” said Jin. </w:t>
      </w:r>
      <w:r w:rsidRPr="009A799D">
        <w:rPr>
          <w:rStyle w:val="StyleUnderline"/>
        </w:rPr>
        <w:t>What is the need for yet another multilateral financial institution when the World Bank and the ADB already exist? Noting that the size of the global economy has grown significantly since these two institutions were created, Jin said: “There is ample space for multilateral institutions to work.”</w:t>
      </w:r>
    </w:p>
    <w:p w:rsidR="00F04182" w:rsidRPr="009A799D" w:rsidRDefault="00F04182" w:rsidP="004F6BFC">
      <w:pPr>
        <w:pStyle w:val="Heading4"/>
        <w:rPr>
          <w:rFonts w:hint="eastAsia"/>
        </w:rPr>
      </w:pPr>
      <w:r w:rsidRPr="009A799D">
        <w:t xml:space="preserve">Infrastructure investment is k2 US-Sino relations in the Trump era—common interests make it an easy place for cooperation </w:t>
      </w:r>
    </w:p>
    <w:p w:rsidR="00F04182" w:rsidRPr="009A799D" w:rsidRDefault="00F04182" w:rsidP="004F6BFC">
      <w:pPr>
        <w:rPr>
          <w:sz w:val="14"/>
        </w:rPr>
      </w:pPr>
      <w:r w:rsidRPr="009A799D">
        <w:rPr>
          <w:rStyle w:val="Style13ptBold"/>
        </w:rPr>
        <w:t>Luft 17</w:t>
      </w:r>
      <w:r w:rsidRPr="009A799D">
        <w:rPr>
          <w:sz w:val="14"/>
        </w:rPr>
        <w:t xml:space="preserve"> (Gal Luft is the executive director of the Institute for the Analysis of Global Security, January 10, 2017. “A New Way to Hold the U.S.-China Relationship Together,” Foreign Policy. https://foreignpolicy.com/2017/01/10/a-new-way-to-hold-the-us-china-relationship-together-infrastructure-cooperation-not-climate-aiib-end-of-kumbaya//KDES)</w:t>
      </w:r>
    </w:p>
    <w:p w:rsidR="00F04182" w:rsidRPr="009A799D" w:rsidRDefault="00F04182" w:rsidP="004F6BFC">
      <w:pPr>
        <w:rPr>
          <w:rStyle w:val="StyleUnderline"/>
        </w:rPr>
      </w:pPr>
      <w:r w:rsidRPr="009A799D">
        <w:rPr>
          <w:sz w:val="14"/>
        </w:rPr>
        <w:t xml:space="preserve">For Beijing, </w:t>
      </w:r>
      <w:r w:rsidRPr="009A799D">
        <w:rPr>
          <w:rStyle w:val="StyleUnderline"/>
        </w:rPr>
        <w:t>the end of U.S.-China climate kumbaya will not be hard to swallow — provided that climate is replaced with another bonding agent.</w:t>
      </w:r>
      <w:r w:rsidRPr="009A799D">
        <w:rPr>
          <w:sz w:val="14"/>
        </w:rPr>
        <w:t xml:space="preserve"> Diplomatic niceties aside, Chinese leaders do not care much about climate. They pretend to care because they want to show the world they are a responsible country, and to show their people they are doing something to reduce pollution — a huge problem indeed. Beijing embraces environmental policies that could help combat its acute air quality problem and gain it competitive advantage in areas like the manufacturing of green energy products, for which there is demand in the West. But Beijing rejects those measures — like the U.S.-led ban on World Bank financing of new coal-fired power plants — that might have a dampening effect on its economy or that of the developing world. Be it as it may, despite its reservations about potentially damaging climate policies and because of its desire to be viewed as a responsible power, China made a strategic decision that when it comes to climate change, it would go along to get along. In some cases, its commitments to the cause even surpassed those of the United States. But </w:t>
      </w:r>
      <w:r w:rsidRPr="009A799D">
        <w:rPr>
          <w:rStyle w:val="StyleUnderline"/>
        </w:rPr>
        <w:t>with the Trump Administration’s indifference toward climate on the one hand and with the potential of newly emerging tensions over trade and currency on the other, China may find its relations with the United States facing an elevated risk of deterioration. A new super glue — a rapport enabling area of cooperation that reflects commonalities in the worldview of both presidents — is urgently needed.</w:t>
      </w:r>
      <w:r w:rsidRPr="009A799D">
        <w:rPr>
          <w:sz w:val="14"/>
        </w:rPr>
        <w:t xml:space="preserve"> What could it be? As the world’s two largest economies and generators of half of the entire world’s economic growth, </w:t>
      </w:r>
      <w:r w:rsidRPr="009A799D">
        <w:rPr>
          <w:rStyle w:val="Emphasis"/>
        </w:rPr>
        <w:t>China and the United States share a common interest in stimulating global growth and strengthening energy security through infrastructure development</w:t>
      </w:r>
      <w:r w:rsidRPr="009A799D">
        <w:rPr>
          <w:rStyle w:val="StyleUnderline"/>
        </w:rPr>
        <w:t xml:space="preserve">. Both Presidents Xi and Trump share genuine commitment to infrastructure development. Trump has pledged to upgrade America’s national infrastructure, while the mainstay of Xi’s foreign policy is an ambitious multi-trillion dollar infrastructure development plan called One Belt One Road (OBOR) aiming to connect China and Europe in a web of highways, high-speed rail, pipelines, ports, energy terminals and fiber optic lines. Beijing has even formed dedicated financial institutions like the Asian Infrastructure Investment Bank (AIIB) and the Silk Road Fund to finance those projects. </w:t>
      </w:r>
      <w:r w:rsidRPr="009A799D">
        <w:rPr>
          <w:sz w:val="14"/>
        </w:rPr>
        <w:t>The world’s infrastructure deficit, particularly in the developing world, is alarming. Two decades into the 21st century, one-third of humanity is still lacking access to round-the-clock electricity and basic sanitation; over one billion people have no reliable phone service</w:t>
      </w:r>
      <w:r w:rsidRPr="009A799D">
        <w:rPr>
          <w:rStyle w:val="StyleUnderline"/>
        </w:rPr>
        <w:t>. Yet the Obama administration’s response to China’s infrastructure initiatives has been muted and in some cases — such as the AIIB — it has used soft power tactics in (usually failed) attempts to undermine them. But Trump could be persuaded to go a different way. Having been a builder all of his adult life, fascinated as he is by grandiose construction projects, Trump may find OBOR more appealing.</w:t>
      </w:r>
      <w:r w:rsidRPr="009A799D">
        <w:rPr>
          <w:sz w:val="14"/>
        </w:rPr>
        <w:t xml:space="preserve"> He may even be tempted to expand OBOR (or some U.S. version of it) beyond Asia into other infrastructure-deprived regions like Africa, Latin America, and Central America. </w:t>
      </w:r>
      <w:r w:rsidRPr="009A799D">
        <w:rPr>
          <w:rStyle w:val="StyleUnderline"/>
        </w:rPr>
        <w:t>Widespread infrastructure investment</w:t>
      </w:r>
      <w:r w:rsidRPr="009A799D">
        <w:rPr>
          <w:sz w:val="14"/>
        </w:rPr>
        <w:t xml:space="preserve">, ideally led by the private sector, </w:t>
      </w:r>
      <w:r w:rsidRPr="009A799D">
        <w:rPr>
          <w:rStyle w:val="StyleUnderline"/>
        </w:rPr>
        <w:t xml:space="preserve">would not only benefit the world’s poor but also the U.S. economy. </w:t>
      </w:r>
      <w:r w:rsidRPr="009A799D">
        <w:rPr>
          <w:sz w:val="14"/>
        </w:rPr>
        <w:t xml:space="preserve">Increased prosperity in the developing world will enable more consumers to demand American goods and services. U.S. engineering, construction and equipment manufacturing companies could win lucrative contracts, and its defense and cyber security companies could help protect critical infrastructure worldwide. With more energy terminals constructed around the world, the U.S. energy industry would enjoy more destinations for its oil, gas and coal. And with 80 percent of people in the developing world lacking access to the web U.S. internet companies can expect many millions of new customers if disconnected communities were linked to the world-wide web via proper infrastructure. </w:t>
      </w:r>
      <w:r w:rsidRPr="009A799D">
        <w:rPr>
          <w:rStyle w:val="StyleUnderline"/>
        </w:rPr>
        <w:t>Exactly one year ago during his speech inaugurating the AIIB, President Xi pledged that “the door of China’s opening up will never shut and China welcomes all countries to ride on its development.” At his inauguration next week President Trump, could answer the call</w:t>
      </w:r>
      <w:r w:rsidRPr="009A799D">
        <w:rPr>
          <w:rStyle w:val="Emphasis"/>
        </w:rPr>
        <w:t>. Centering U.S.-China relations on infrastructure development could fill the vacuum created by the exit of climate, giving the two countries’ leaders a common goal to work toward amidst all their other disagreements. Such commonality of purpose would help transform the discourse from an adversarial, zero-sum-game one into one more conducive to cooperation.</w:t>
      </w:r>
      <w:r w:rsidRPr="009A799D">
        <w:rPr>
          <w:sz w:val="14"/>
        </w:rPr>
        <w:t xml:space="preserve"> </w:t>
      </w:r>
      <w:r w:rsidRPr="009A799D">
        <w:rPr>
          <w:rStyle w:val="StyleUnderline"/>
        </w:rPr>
        <w:t xml:space="preserve">The result would not only be a more connected world where more people can have access to energy, communication, and transportation networks — one generating economic activity, prosperity, and growth — but also a U.S.-China relationship that’s more resilient in the face of the many challenges that will undoubtedly come. </w:t>
      </w:r>
    </w:p>
    <w:p w:rsidR="00F04182" w:rsidRPr="009A799D" w:rsidRDefault="00F04182" w:rsidP="004F6BFC">
      <w:pPr>
        <w:rPr>
          <w:rStyle w:val="StyleUnderline"/>
        </w:rPr>
      </w:pPr>
    </w:p>
    <w:p w:rsidR="00F04182" w:rsidRPr="009A799D" w:rsidRDefault="00F04182" w:rsidP="004F6BFC">
      <w:pPr>
        <w:pStyle w:val="Heading4"/>
        <w:rPr>
          <w:rFonts w:hint="eastAsia"/>
        </w:rPr>
      </w:pPr>
      <w:r w:rsidRPr="009A799D">
        <w:t xml:space="preserve">Joining the AIIB spills over to US-Sino cooperation in other areas—infrsatructure development, Middle East, US companies </w:t>
      </w:r>
    </w:p>
    <w:p w:rsidR="00F04182" w:rsidRPr="009A799D" w:rsidRDefault="00F04182" w:rsidP="004F6BFC">
      <w:r w:rsidRPr="009A799D">
        <w:rPr>
          <w:rStyle w:val="Style13ptBold"/>
        </w:rPr>
        <w:t>Grossman 17</w:t>
      </w:r>
      <w:r w:rsidRPr="009A799D">
        <w:t xml:space="preserve"> (Marc Grossman, American former diplomat and government official. He served as United States Ambassador to Turkey, Assistant Secretary of State for European Affairs, and Under Secretary of State for Political Affairs. 1-15-2017, "Two Visions, One Collaboration? Part of a Future for US-China Relations?," Asia Pacific Journal, https://apjjf.org/2017/02/Grossman.html//KDES).</w:t>
      </w:r>
    </w:p>
    <w:p w:rsidR="00F04182" w:rsidRPr="009A799D" w:rsidRDefault="00F04182" w:rsidP="004F6BFC">
      <w:pPr>
        <w:rPr>
          <w:rStyle w:val="StyleUnderline"/>
        </w:rPr>
      </w:pPr>
      <w:r w:rsidRPr="009A799D">
        <w:rPr>
          <w:sz w:val="14"/>
        </w:rPr>
        <w:t xml:space="preserve">Indeed, </w:t>
      </w:r>
      <w:r w:rsidRPr="009A799D">
        <w:rPr>
          <w:rStyle w:val="StyleUnderline"/>
        </w:rPr>
        <w:t>it would be a great advantage to the countries where OBOR projects are being built or planned if this important DRC assertion – that the goal of OBOR is to “achieve participating countries’ diversified, independent, balanced and sustainable development” – were to become a transparent policy objective for everyone involved, including the AIIB</w:t>
      </w:r>
      <w:r w:rsidRPr="009A799D">
        <w:rPr>
          <w:sz w:val="14"/>
        </w:rPr>
        <w:t xml:space="preserve"> and the BRIC New Development Bank. Beijing would enhance OBOR’s reputation by asking the UN periodically to assess whether or not OBOR projects are in fact promoting the seventeen 2030 Sustainable Development Goals (SDGS). The US should do the same with NSR. And measuring OBOR and NSR efforts against the SDGs would be an excellent topic for US-China consultations if more collaboration is in fact encouraged. In this case, OBOR/BRI might take a lesson from NSR: many of America’s energy assistance programs in Pakistan are designed to promote alternative energy production. </w:t>
      </w:r>
      <w:r w:rsidRPr="009A799D">
        <w:rPr>
          <w:rStyle w:val="StyleUnderline"/>
        </w:rPr>
        <w:t xml:space="preserve">If President-elect Trump were to seek “good deals” for America, here are four advantages which might emerge from more active US support for the OBOR and NSR initiatives. </w:t>
      </w:r>
      <w:r w:rsidRPr="009A799D">
        <w:rPr>
          <w:sz w:val="14"/>
        </w:rPr>
        <w:t xml:space="preserve">First, </w:t>
      </w:r>
      <w:r w:rsidRPr="009A799D">
        <w:rPr>
          <w:rStyle w:val="StyleUnderline"/>
        </w:rPr>
        <w:t>if Washington ignores or opposes OBOR</w:t>
      </w:r>
      <w:r w:rsidRPr="009A799D">
        <w:rPr>
          <w:sz w:val="14"/>
        </w:rPr>
        <w:t xml:space="preserve"> and has amnesia about NSR</w:t>
      </w:r>
      <w:r w:rsidRPr="009A799D">
        <w:rPr>
          <w:rStyle w:val="StyleUnderline"/>
        </w:rPr>
        <w:t>, it could end up “denying both developing Asia and stagnating Europe an important growth engine while excluding American investors from the benefits of private investment in major infrastructure projects.” Failure by the US to engage will open the way for China to guide the future of at least Central, Southeast, and South Asia’s geopolitics and geoeconomics, “impacting almost every aspect of US foreign policy including in some of the world’s hotspots– the Middle East, South Asia, Eastern Europe and the South China Sea.”</w:t>
      </w:r>
      <w:r w:rsidRPr="009A799D">
        <w:rPr>
          <w:sz w:val="14"/>
        </w:rPr>
        <w:t xml:space="preserve">14 </w:t>
      </w:r>
      <w:r w:rsidRPr="009A799D">
        <w:rPr>
          <w:rStyle w:val="Emphasis"/>
        </w:rPr>
        <w:t xml:space="preserve">Getting back in the game should also mean reversing an Obama policy and joining the AIIB. </w:t>
      </w:r>
      <w:r w:rsidRPr="009A799D">
        <w:rPr>
          <w:rStyle w:val="StyleUnderline"/>
        </w:rPr>
        <w:t xml:space="preserve">Second, Afghanistan. </w:t>
      </w:r>
      <w:r w:rsidRPr="009A799D">
        <w:rPr>
          <w:sz w:val="14"/>
        </w:rPr>
        <w:t xml:space="preserve">The September 2016 </w:t>
      </w:r>
      <w:r w:rsidRPr="009A799D">
        <w:rPr>
          <w:rStyle w:val="StyleUnderline"/>
        </w:rPr>
        <w:t>US-China Summit in Hangzhou highlighted Afghanistan as an “area of cooperation.” The US and China share an interest in an Afghan state in which al-Qaeda and the Islamic State find no havens, drug exports shrink, and private sector–based economic activity increases. A coordinated OBOR-NSR effort to create what Afghan officials once called an “Asian Roundabout” to encourage a sustainable Afghan economy would promote these shared goals. The recent opening of a rail line from the eastern coast of China to the northern Afghan city of Hairatan, offers Afghan exporters an alternative route to Asia</w:t>
      </w:r>
      <w:r w:rsidRPr="009A799D">
        <w:rPr>
          <w:sz w:val="14"/>
        </w:rPr>
        <w:t xml:space="preserve"> with dramatically reduced transit times. Robert Kaplan presciently captured the thought in his 2011 book Monsoon, when he wrote, “Stabilizing Afghanistan is about much more than just the anti-terrorist war against al-Qaeda or the Taliban; it is about securing the future prosperity of the whole of southern Eurasia.”14 </w:t>
      </w:r>
      <w:r w:rsidRPr="009A799D">
        <w:rPr>
          <w:rStyle w:val="StyleUnderline"/>
        </w:rPr>
        <w:t>A third area of potential cooperation is in Pakistan, where China and the US want Pakistan to support regional stability, grow their economy and undermine extremism.</w:t>
      </w:r>
      <w:r w:rsidRPr="009A799D">
        <w:rPr>
          <w:sz w:val="14"/>
        </w:rPr>
        <w:t xml:space="preserve"> </w:t>
      </w:r>
      <w:r w:rsidRPr="009A799D">
        <w:rPr>
          <w:rStyle w:val="StyleUnderline"/>
        </w:rPr>
        <w:t>China’s $51 billion commitment to the China-Pakistan Economic Corridor (CPEC) is designed to build highways, railways and energy generation in Pakistan, including a proposed rail and highway between Pakistan’s port at Gwadar and China’s northwestern region of Xinjiang, which would also connect the OBOR to China’s Maritime Silk Road project. Pakistanis hope the corridor will create 700,000 jobs by 2030, which should provide alternatives to extremism for some of Pakistan’s 190 million people,</w:t>
      </w:r>
      <w:r w:rsidRPr="009A799D">
        <w:rPr>
          <w:sz w:val="14"/>
        </w:rPr>
        <w:t xml:space="preserve"> a majority of whom are under the age of 22. Washington and Beijing are already working together in Pakistan on the clean-energy project Sapphire Wind. The US Overseas Private Investment Corporation (OPIC) has provided $128 million in financing for this 50-MW wind project, which uses General Electric turbines. Under the umbrella of the US-Pakistan Clean Energy Partnership, the US will invest $70 million on transmission lines to connect a 680-MW wind project in Sindh to the national grid. China is also an investor. In a bilateral contribution to regional connectivity, the US Agency for International Development funded the construction of 111 kilometers of road needed to complete the N-25 highway and link Chaman, on the Afghan border, with Karachi through Quetta in Balochistan. </w:t>
      </w:r>
      <w:r w:rsidRPr="009A799D">
        <w:rPr>
          <w:rStyle w:val="StyleUnderline"/>
        </w:rPr>
        <w:t xml:space="preserve">Fourth, collaborative NSR-OBOR efforts between the US and China can bring benefits to US companies. The Wall Street Journal reported in October that General Electric, Honeywell and Caterpillar are already focused on the possibilities. </w:t>
      </w:r>
      <w:r w:rsidRPr="009A799D">
        <w:rPr>
          <w:sz w:val="14"/>
        </w:rPr>
        <w:t xml:space="preserve">According to the Journal, GE’s orders in Pakistan are more than $1 billion today, compared with less than $100 million five years ago.[15] </w:t>
      </w:r>
      <w:r w:rsidRPr="009A799D">
        <w:rPr>
          <w:rStyle w:val="StyleUnderline"/>
        </w:rPr>
        <w:t xml:space="preserve">Connecting US firms to OBOR and keeping them aware of NSR opportunities requires a concerted effort by many parts of the US government, including the Departments of State and Commerce, OPIC and the Export Import Bank. </w:t>
      </w:r>
    </w:p>
    <w:p w:rsidR="00F04182" w:rsidRPr="009A799D" w:rsidRDefault="00F04182" w:rsidP="004F6BFC">
      <w:pPr>
        <w:pStyle w:val="Heading3"/>
        <w:rPr>
          <w:rFonts w:hint="eastAsia"/>
        </w:rPr>
      </w:pPr>
      <w:r w:rsidRPr="009A799D">
        <w:t>Aff Answers</w:t>
      </w:r>
    </w:p>
    <w:p w:rsidR="00F04182" w:rsidRPr="009A799D" w:rsidRDefault="00F04182" w:rsidP="004F6BFC"/>
    <w:p w:rsidR="00F04182" w:rsidRPr="009A799D" w:rsidRDefault="00F04182" w:rsidP="004F6BFC">
      <w:pPr>
        <w:pStyle w:val="Heading4"/>
        <w:rPr>
          <w:rFonts w:hint="eastAsia"/>
        </w:rPr>
      </w:pPr>
      <w:r w:rsidRPr="009A799D">
        <w:t>AIIB isn’t key to relations—it has no strategic value and other members outweigh</w:t>
      </w:r>
    </w:p>
    <w:p w:rsidR="00F04182" w:rsidRPr="009A799D" w:rsidRDefault="00F04182" w:rsidP="004F6BFC">
      <w:r w:rsidRPr="009A799D">
        <w:rPr>
          <w:rStyle w:val="Style13ptBold"/>
        </w:rPr>
        <w:t>Chen 15</w:t>
      </w:r>
      <w:r w:rsidRPr="009A799D">
        <w:t xml:space="preserve"> (Dingding Chen is Professor of International Relations at Jinan University, Guangzhou, China and Non-Resident Fellow at the Global Public Policy Institute Berlin, Germany. March 22, 2015. “AIIB: Not a US Loss, Not a Chinese Win,” The Diplomat. https://thediplomat.com/2015/03/aiib-not-a-us-loss-not-a-chinese-win//KDES).</w:t>
      </w:r>
    </w:p>
    <w:p w:rsidR="00F04182" w:rsidRPr="009A799D" w:rsidRDefault="00F04182" w:rsidP="004F6BFC">
      <w:r w:rsidRPr="009A799D">
        <w:t xml:space="preserve">Too much ink has been spilled over China’s seeming success in wooing away the United States’ traditional allies to the China-led Asian Infrastructure Investment Bank (AIIB). </w:t>
      </w:r>
      <w:r w:rsidRPr="009A799D">
        <w:rPr>
          <w:rStyle w:val="StyleUnderline"/>
        </w:rPr>
        <w:t xml:space="preserve">Many analysts (here, here, and here) see it as a ‘China winning, U.S. losing’ story, thereby implicitly highlighting the confrontational nature of Sino-U.S. relations. Such a view is not only too simplistic, but also </w:t>
      </w:r>
      <w:r w:rsidRPr="009A799D">
        <w:rPr>
          <w:rStyle w:val="Emphasis"/>
        </w:rPr>
        <w:t>dangerous for moving Sino-U.S. relations forward</w:t>
      </w:r>
      <w:r w:rsidRPr="009A799D">
        <w:rPr>
          <w:rStyle w:val="StyleUnderline"/>
        </w:rPr>
        <w:t xml:space="preserve">. </w:t>
      </w:r>
      <w:r w:rsidRPr="009A799D">
        <w:t xml:space="preserve">While to some degree it is true that China has scored a political victory by successfully attracting some of America’s traditional allies to the AIIB, </w:t>
      </w:r>
      <w:r w:rsidRPr="009A799D">
        <w:rPr>
          <w:rStyle w:val="StyleUnderline"/>
        </w:rPr>
        <w:t xml:space="preserve">there are three things we need to consider before we bandwagon with the cliché that China is rising while the U.S. is declining. </w:t>
      </w:r>
      <w:r w:rsidRPr="009A799D">
        <w:t xml:space="preserve">The first thing to bear in mind is that </w:t>
      </w:r>
      <w:r w:rsidRPr="009A799D">
        <w:rPr>
          <w:rStyle w:val="StyleUnderline"/>
        </w:rPr>
        <w:t>the AIIB is an economic institution that may or may not carry strategic implications.</w:t>
      </w:r>
      <w:r w:rsidRPr="009A799D">
        <w:t xml:space="preserve"> While many might be tempted to view China’s AIIB move as a direct threat to the U.S.-led global financial order, in reality </w:t>
      </w:r>
      <w:r w:rsidRPr="009A799D">
        <w:rPr>
          <w:rStyle w:val="StyleUnderline"/>
        </w:rPr>
        <w:t xml:space="preserve">the AIIB’s goals are much more limited. It is very important for the U.S. not to view the AIIB as a new signal of strategic rivalry between China and the U.S.; such a distorted view would assign unnecessary strategic significance to the AIIB which is in reality is first and foremost about development. It is about funding more roads, railroads, airports, and pipelines for many developing countries in Asia. If the U.S. becomes hypersensitive to China’s every effort in global governance, then it is possible that the U.S. might reach the wrong conclusion that China indeed is trying to overthrow U.S. hegemony and start taking countermeasures to curb China’s rising influence. </w:t>
      </w:r>
      <w:r w:rsidRPr="009A799D">
        <w:t xml:space="preserve">That would be a tragedy. In actuality, China cannot and will not challenge U.S. hegemony. Another thing that is worth remembering, as many have already pointed out, is that </w:t>
      </w:r>
      <w:r w:rsidRPr="009A799D">
        <w:rPr>
          <w:rStyle w:val="StyleUnderline"/>
        </w:rPr>
        <w:t>the AIIB’s future is still uncertain.</w:t>
      </w:r>
      <w:r w:rsidRPr="009A799D">
        <w:t xml:space="preserve"> For one thing, </w:t>
      </w:r>
      <w:r w:rsidRPr="009A799D">
        <w:rPr>
          <w:rStyle w:val="StyleUnderline"/>
        </w:rPr>
        <w:t>it is the first time that Beijing has tried running a multilateral economic institution</w:t>
      </w:r>
      <w:r w:rsidRPr="009A799D">
        <w:t xml:space="preserve">. Some internal challenges will not be fixed easily, and some external challenges are even harder to overcome. </w:t>
      </w:r>
      <w:r w:rsidRPr="009A799D">
        <w:rPr>
          <w:rStyle w:val="StyleUnderline"/>
        </w:rPr>
        <w:t xml:space="preserve">It is not clear how democratic and transparent the decision-making structure will be within the AIIB, especially now that many major economies like Germany and the U.K. have decided to join </w:t>
      </w:r>
      <w:r w:rsidRPr="009A799D">
        <w:t xml:space="preserve">the bank. What is more likely is that </w:t>
      </w:r>
      <w:r w:rsidRPr="009A799D">
        <w:rPr>
          <w:rStyle w:val="StyleUnderline"/>
        </w:rPr>
        <w:t>Beijing’s preferences will be constrained by such major players</w:t>
      </w:r>
      <w:r w:rsidRPr="009A799D">
        <w:t xml:space="preserve">, which is not necessarily a bad thing. The reason is that these more experienced players can help Beijing make better decisions when allocating funds and thus ultimately improve the quality and reputation of the AIIB in the future. More importantly, a more democratic structure in the AIIB will reduce the suspicions and worries of smaller Asian countries that are already wary of China’s future intentions. By delegating more power to other players, Beijing can send a strong and reassuring signal to countries like Vietnam and the Philippines thereby moderating tensions between these countries, stemming from maritime territorial disputes. </w:t>
      </w:r>
      <w:r w:rsidRPr="009A799D">
        <w:rPr>
          <w:rStyle w:val="StyleUnderline"/>
        </w:rPr>
        <w:t>Beijing must make a serious effort to show that the AIIB is not just another weapon to help China dominate Southeast Asia.</w:t>
      </w:r>
      <w:r w:rsidRPr="009A799D">
        <w:t xml:space="preserve"> Failing to do so would jeopardize not only the AIIB’s goals but also China’s project of a peaceful rise. Finally, </w:t>
      </w:r>
      <w:r w:rsidRPr="009A799D">
        <w:rPr>
          <w:rStyle w:val="Emphasis"/>
        </w:rPr>
        <w:t>it is misleading to claim that the U.S. is a loser in the AIIB</w:t>
      </w:r>
      <w:r w:rsidRPr="009A799D">
        <w:t xml:space="preserve"> project. While it was unwise for the U.S. to prevent its allies from joining the AIIB earlier, it would be equally unwise to underestimate the potential influence of the U.S. on the AIIB and development in Asia in general. Whether or not the U.S. eventually joins the AIIB remains to be seen. If the U.S. does join the AIIB, then we could very well see a different structure for the bank. </w:t>
      </w:r>
      <w:r w:rsidRPr="009A799D">
        <w:rPr>
          <w:rStyle w:val="StyleUnderline"/>
        </w:rPr>
        <w:t>Even if the U.S. chooses to stay outside of the AIIB in the future, competition between AIIB and the U.S.-led world bank and International Monetary Fund (IMF) will ensure that American standards and will continue to dominate</w:t>
      </w:r>
      <w:r w:rsidRPr="009A799D">
        <w:t xml:space="preserve"> the global financial order in the foreseeable future.</w:t>
      </w:r>
    </w:p>
    <w:p w:rsidR="00F04182" w:rsidRPr="009A799D" w:rsidRDefault="00F04182" w:rsidP="004F6BFC"/>
    <w:p w:rsidR="00F04182" w:rsidRPr="009A799D" w:rsidRDefault="00F04182" w:rsidP="004F6BFC">
      <w:pPr>
        <w:pStyle w:val="Heading4"/>
        <w:rPr>
          <w:rFonts w:hint="eastAsia"/>
        </w:rPr>
      </w:pPr>
      <w:r w:rsidRPr="009A799D">
        <w:t xml:space="preserve">The AIIB is a place for Chinese domination—not cooperation </w:t>
      </w:r>
    </w:p>
    <w:p w:rsidR="00F04182" w:rsidRPr="009A799D" w:rsidRDefault="00F04182" w:rsidP="004F6BFC">
      <w:r w:rsidRPr="009A799D">
        <w:rPr>
          <w:rStyle w:val="Style13ptBold"/>
        </w:rPr>
        <w:t>Chow 16</w:t>
      </w:r>
      <w:r w:rsidRPr="009A799D">
        <w:t xml:space="preserve"> (Daniel C.K. Chow, Frank H. and Virginia A. Bazler Chair in Business Law, The Ohio State University</w:t>
      </w:r>
    </w:p>
    <w:p w:rsidR="00F04182" w:rsidRPr="009A799D" w:rsidRDefault="00F04182" w:rsidP="004F6BFC">
      <w:r w:rsidRPr="009A799D">
        <w:t>Michael E. Moritz College of Law. 2016. “Why China Established the Asia Infrastructure Investment Bank,” Vanderbilt Journal of Transnational Law [vol. 49:1255] https://www.vanderbilt.edu/jotl/wp-content/uploads/sites/78/7.-Chow_Paginated.pdf//KDES).</w:t>
      </w:r>
    </w:p>
    <w:p w:rsidR="00F04182" w:rsidRPr="009A799D" w:rsidRDefault="00F04182" w:rsidP="004F6BFC">
      <w:pPr>
        <w:rPr>
          <w:sz w:val="16"/>
        </w:rPr>
      </w:pPr>
      <w:r w:rsidRPr="009A799D">
        <w:rPr>
          <w:rStyle w:val="StyleUnderline"/>
        </w:rPr>
        <w:t>An indication of how serious a threat the AIIB poses to the United States is contained in a statement by former Harvard University President and former U.S. Treasury Secretary</w:t>
      </w:r>
      <w:r w:rsidRPr="009A799D">
        <w:rPr>
          <w:sz w:val="16"/>
        </w:rPr>
        <w:t xml:space="preserve"> Lawrence Summers: </w:t>
      </w:r>
      <w:r w:rsidRPr="009A799D">
        <w:rPr>
          <w:rStyle w:val="StyleUnderline"/>
        </w:rPr>
        <w:t>This past month may be remembered as the moment the United States lost its role as the underwriter of the global economic system .</w:t>
      </w:r>
      <w:r w:rsidRPr="009A799D">
        <w:rPr>
          <w:sz w:val="16"/>
        </w:rPr>
        <w:t xml:space="preserve"> . . . I can think of no event since Bretton Woods comparable to the combination of </w:t>
      </w:r>
      <w:r w:rsidRPr="009A799D">
        <w:rPr>
          <w:rStyle w:val="StyleUnderline"/>
        </w:rPr>
        <w:t>China’s effort to establish a major new institution and the failure of the United States to persuade dozens of its traditional allies, starting with Britain, to stay out</w:t>
      </w:r>
      <w:r w:rsidRPr="009A799D">
        <w:rPr>
          <w:sz w:val="16"/>
        </w:rPr>
        <w:t xml:space="preserve">. This failure of strategy and tactics was a long time coming, and it should lead to a comprehensive review of the U.S. approach to global economics. With China’s economic size rivaling that of the United States and emerging markets accounting for at least half of world output, the global economic architecture needs substantial adjustment. Political pressures from all sides in the United States have rendered the architecture increasingly dysfunctional.25 What would lead a former U.S. cabinet official whose primary role was to oversee the U.S. financial and banking system to suggest such a seismic shift in economic power from the United States to China? Jin Liqun, President of the AIIB stated, in reference to the United States, that “[h]istory has never set any precedent that an empire is capable of governing the world forever.”26 </w:t>
      </w:r>
      <w:r w:rsidRPr="009A799D">
        <w:rPr>
          <w:rStyle w:val="StyleUnderline"/>
        </w:rPr>
        <w:t>Why does the establishment of the AIIB portend this possible shift in power to China?</w:t>
      </w:r>
      <w:r w:rsidRPr="009A799D">
        <w:rPr>
          <w:sz w:val="16"/>
        </w:rPr>
        <w:t xml:space="preserve"> As developed in this Article, </w:t>
      </w:r>
      <w:r w:rsidRPr="009A799D">
        <w:rPr>
          <w:rStyle w:val="StyleUnderline"/>
        </w:rPr>
        <w:t xml:space="preserve">there are at least three reasons, and </w:t>
      </w:r>
      <w:r w:rsidRPr="009A799D">
        <w:rPr>
          <w:rStyle w:val="Emphasis"/>
        </w:rPr>
        <w:t>all of them should be of major concern for the United States going forward</w:t>
      </w:r>
      <w:r w:rsidRPr="009A799D">
        <w:rPr>
          <w:rStyle w:val="StyleUnderline"/>
        </w:rPr>
        <w:t>.</w:t>
      </w:r>
      <w:r w:rsidRPr="009A799D">
        <w:rPr>
          <w:sz w:val="16"/>
        </w:rPr>
        <w:t xml:space="preserve"> First, </w:t>
      </w:r>
      <w:r w:rsidRPr="009A799D">
        <w:rPr>
          <w:rStyle w:val="StyleUnderline"/>
        </w:rPr>
        <w:t>the establishment of the AIIB brings within the control of the Chinese Communist Party, for the first time, a prestigious multilateral organization consisting of many of the closest allies of the United States, but without the presence of the United States</w:t>
      </w:r>
      <w:r w:rsidRPr="009A799D">
        <w:rPr>
          <w:sz w:val="16"/>
        </w:rPr>
        <w:t xml:space="preserve"> or Japan. 27 As with any powerful institution in China, </w:t>
      </w:r>
      <w:r w:rsidRPr="009A799D">
        <w:rPr>
          <w:rStyle w:val="StyleUnderline"/>
        </w:rPr>
        <w:t xml:space="preserve">the AIIB, with its permanent headquarters in Beijing, will ultimately be under the control of the Chinese Communist Party, and </w:t>
      </w:r>
      <w:r w:rsidRPr="009A799D">
        <w:rPr>
          <w:rStyle w:val="Emphasis"/>
        </w:rPr>
        <w:t>the Party may use the AIIB as an instrument to pursue its policy goals</w:t>
      </w:r>
      <w:r w:rsidRPr="009A799D">
        <w:rPr>
          <w:rStyle w:val="StyleUnderline"/>
        </w:rPr>
        <w:t>,</w:t>
      </w:r>
      <w:r w:rsidRPr="009A799D">
        <w:rPr>
          <w:sz w:val="16"/>
        </w:rPr>
        <w:t xml:space="preserve"> as further explained below.28 It is possible that the Party will act with a light touch and not use the AIIB to further its policy goals, but such a move would be inconsistent with the Party’s long history and ambitions. </w:t>
      </w:r>
      <w:r w:rsidRPr="009A799D">
        <w:rPr>
          <w:rStyle w:val="StyleUnderline"/>
        </w:rPr>
        <w:t>The Party has dominated every governmental or non-governmental organization of any importance in China since the founding of the People’s Republic of China</w:t>
      </w:r>
      <w:r w:rsidRPr="009A799D">
        <w:rPr>
          <w:sz w:val="16"/>
        </w:rPr>
        <w:t xml:space="preserve">;29 it is possible, although unlikely, that the AIIB will be an exception. Rather, </w:t>
      </w:r>
      <w:r w:rsidRPr="009A799D">
        <w:rPr>
          <w:rStyle w:val="StyleUnderline"/>
        </w:rPr>
        <w:t>more likely, is that the Party’s role may not be apparent to AIIB members, but there will be no doubt that, behind the scenes, the Party will exercise ultimate control over the AIIB</w:t>
      </w:r>
      <w:r w:rsidRPr="009A799D">
        <w:rPr>
          <w:sz w:val="16"/>
        </w:rPr>
        <w:t xml:space="preserve">.30 </w:t>
      </w:r>
      <w:r w:rsidRPr="009A799D">
        <w:rPr>
          <w:rStyle w:val="StyleUnderline"/>
        </w:rPr>
        <w:t>Control over the AIIB, a powerful and prestigious multilateral organization housed in China, will only enhance the Party’s own status and prestige within China and among the Chinese populace, further entrenching its authority and power</w:t>
      </w:r>
      <w:r w:rsidRPr="009A799D">
        <w:rPr>
          <w:sz w:val="16"/>
        </w:rPr>
        <w:t xml:space="preserve"> in the state.31 This is an important achievement for the State-Party obtained through establishing the AIIB. </w:t>
      </w:r>
      <w:r w:rsidRPr="009A799D">
        <w:rPr>
          <w:rStyle w:val="StyleUnderline"/>
        </w:rPr>
        <w:t>Second, the State-Party in China may intend to use the AIIB to write its own rules for international trade in the twenty-first century.</w:t>
      </w:r>
      <w:r w:rsidRPr="009A799D">
        <w:rPr>
          <w:sz w:val="16"/>
        </w:rPr>
        <w:t xml:space="preserve">32 </w:t>
      </w:r>
      <w:r w:rsidRPr="009A799D">
        <w:rPr>
          <w:rStyle w:val="StyleUnderline"/>
        </w:rPr>
        <w:t xml:space="preserve">China might use the AIIB to </w:t>
      </w:r>
      <w:r w:rsidRPr="009A799D">
        <w:rPr>
          <w:rStyle w:val="Emphasis"/>
        </w:rPr>
        <w:t>compete directly with the World Bank and the IMF</w:t>
      </w:r>
      <w:r w:rsidRPr="009A799D">
        <w:rPr>
          <w:rStyle w:val="StyleUnderline"/>
        </w:rPr>
        <w:t xml:space="preserve"> in international lending for development and for balance of payment problems</w:t>
      </w:r>
      <w:r w:rsidRPr="009A799D">
        <w:rPr>
          <w:sz w:val="16"/>
        </w:rPr>
        <w:t xml:space="preserve">.33 Both </w:t>
      </w:r>
      <w:r w:rsidRPr="009A799D">
        <w:rPr>
          <w:rStyle w:val="StyleUnderline"/>
        </w:rPr>
        <w:t>the World Bank and the IMF are institutions dominated by the United States</w:t>
      </w:r>
      <w:r w:rsidRPr="009A799D">
        <w:rPr>
          <w:sz w:val="16"/>
        </w:rPr>
        <w:t xml:space="preserve"> and a few other developed countries.34 In particular, the World Bank and IMF serve to promote U.S. policies in recipient countries.35 These policies are embodied in the so-called Washington Consensus—a set of political and economic conditions that are attached to the granting of loans by the World Bank and the IMF.36 </w:t>
      </w:r>
      <w:r w:rsidRPr="009A799D">
        <w:rPr>
          <w:rStyle w:val="StyleUnderline"/>
        </w:rPr>
        <w:t>These conditions further the policy goals of the United States in promoting Western-style capitalism</w:t>
      </w:r>
      <w:r w:rsidRPr="009A799D">
        <w:rPr>
          <w:sz w:val="16"/>
        </w:rPr>
        <w:t xml:space="preserve"> in recipient countries, many of them countries in the developing world.37 The World Bank and the IMF also tie issues of environmental protection, sustainability, and workers’ rights to loans.38 </w:t>
      </w:r>
      <w:r w:rsidRPr="009A799D">
        <w:rPr>
          <w:rStyle w:val="StyleUnderline"/>
        </w:rPr>
        <w:t>By using the World Bank, the IMF, and its own free trade agreements, the United States has been, for many years, setting the rules for international trade by creating conditions for trade with the United States.39 This model is now being challenged by China’s establishment of the AIIB.</w:t>
      </w:r>
      <w:r w:rsidRPr="009A799D">
        <w:rPr>
          <w:sz w:val="16"/>
        </w:rPr>
        <w:t xml:space="preserve"> 40 By contrast, China may use the AIIB to issue loans with fewer or no conditions, which might be more appealing to many recipient countries. 41 China holds the view that each nation has the sovereign right to decide for itself how to conduct its internal affairs and should not be made subject to intrusive political and economic conditions as a cost of engaging in international trade.42 This position stands in direct contrast to the United States’ position of using international loans to actively promote its policy goals of Western capitalism and political reform in environmental protection and workers’ rights.43 </w:t>
      </w:r>
      <w:r w:rsidRPr="009A799D">
        <w:rPr>
          <w:rStyle w:val="StyleUnderline"/>
        </w:rPr>
        <w:t>The AIIB and other future initiatives may challenge the prevailing view that only nations that comply with the conditions set forth by the United States can engage in international trade. In other words, the AIIB might make its loans based on the “Beijing Consensus,” a competing ideological view with the Washington Consensus</w:t>
      </w:r>
      <w:r w:rsidRPr="009A799D">
        <w:rPr>
          <w:sz w:val="16"/>
        </w:rPr>
        <w:t xml:space="preserve"> that is currently considered to be the standard in the multilateral financial system. Moreover, </w:t>
      </w:r>
      <w:r w:rsidRPr="009A799D">
        <w:rPr>
          <w:rStyle w:val="StyleUnderline"/>
        </w:rPr>
        <w:t>the AIIB may represent the first step in China displacing the United States as the final arbiter of the rules of international trade. The AIIB is the first important blow to the United States’ dominance over international trade and may portend that China, not the United States, will write the rules of international trade</w:t>
      </w:r>
      <w:r w:rsidRPr="009A799D">
        <w:rPr>
          <w:sz w:val="16"/>
        </w:rPr>
        <w:t xml:space="preserve"> in the future. </w:t>
      </w:r>
      <w:r w:rsidRPr="009A799D">
        <w:rPr>
          <w:rStyle w:val="StyleUnderline"/>
        </w:rPr>
        <w:t>Third, China may use the AIIB to promote its own policy goals in the same way that the United States has used the World Bank, the IMF, and free trade agreements to pursue its policy goals.</w:t>
      </w:r>
      <w:r w:rsidRPr="009A799D">
        <w:rPr>
          <w:sz w:val="16"/>
        </w:rPr>
        <w:t xml:space="preserve">44 China’s industrial goals are a cluster of mercantilist policies designed by the State-Party to foster and strengthen its massive state-owned enterprises (SOEs).45 China’s SOEs control all important economic sectors in China, and the State-Party has made it a priority to develop “national champions,” that is, SOEs that can compete with the most powerful multinational companies in the world.46 </w:t>
      </w:r>
      <w:r w:rsidRPr="009A799D">
        <w:rPr>
          <w:rStyle w:val="StyleUnderline"/>
        </w:rPr>
        <w:t>The AIIB may allow the State-Party to create business opportunities for SOEs in recipient countries</w:t>
      </w:r>
      <w:r w:rsidRPr="009A799D">
        <w:rPr>
          <w:sz w:val="16"/>
        </w:rPr>
        <w:t xml:space="preserve">.47 The stated goal of the AIIB is to make loans to developing countries for infrastructure projects,48 such as the building of roads, dams, power plants, rail transport, and air transport (including airports). </w:t>
      </w:r>
      <w:r w:rsidRPr="009A799D">
        <w:rPr>
          <w:rStyle w:val="StyleUnderline"/>
        </w:rPr>
        <w:t>Many of China’s massive SOEs can provide these services under the auspices of the AIIB. In other words, the AIIB can lend money to developing countries to pay SOEs from China to build their infrastructure projects. These projects will help to absorb some of the excess capacity that these SOEs are currently experiencing, created by years of building and over-building infrastructure projects in China.</w:t>
      </w:r>
      <w:r w:rsidRPr="009A799D">
        <w:rPr>
          <w:sz w:val="16"/>
        </w:rPr>
        <w:t xml:space="preserve">49 From China’s perspective, this may seem perfectly sensible; after all, </w:t>
      </w:r>
      <w:r w:rsidRPr="009A799D">
        <w:rPr>
          <w:rStyle w:val="StyleUnderline"/>
        </w:rPr>
        <w:t>the United States has been promoting its own policy goals for decades through the use of the World Bank and the IMF</w:t>
      </w:r>
      <w:r w:rsidRPr="009A799D">
        <w:rPr>
          <w:sz w:val="16"/>
        </w:rPr>
        <w:t xml:space="preserve">, and, more recently, through its free trade agreements. </w:t>
      </w:r>
      <w:r w:rsidRPr="009A799D">
        <w:rPr>
          <w:rStyle w:val="StyleUnderline"/>
        </w:rPr>
        <w:t>Why should China not pursue its policy goals through the AIIB?</w:t>
      </w:r>
      <w:r w:rsidRPr="009A799D">
        <w:rPr>
          <w:sz w:val="16"/>
        </w:rPr>
        <w:t xml:space="preserve"> This would seem to be a sensible and practical course of action. How successful China is in using the AIIB as a policy tool will depend on whether the other members of the AIIB, such as the United Kingdom, will stand up to and hold China accountable for international best practices or will allow China to pursue its industrial policy goals in exchange for economic opportunities from China. 50</w:t>
      </w:r>
    </w:p>
    <w:p w:rsidR="00F04182" w:rsidRPr="009A799D" w:rsidRDefault="00F04182" w:rsidP="004F6BFC">
      <w:pPr>
        <w:rPr>
          <w:rStyle w:val="StyleUnderline"/>
        </w:rPr>
      </w:pPr>
    </w:p>
    <w:p w:rsidR="00F04182" w:rsidRPr="009A799D" w:rsidRDefault="00F04182" w:rsidP="004F6BFC">
      <w:pPr>
        <w:pStyle w:val="Heading4"/>
        <w:rPr>
          <w:rFonts w:hint="eastAsia"/>
        </w:rPr>
      </w:pPr>
      <w:r w:rsidRPr="009A799D">
        <w:t xml:space="preserve">Cooperation over AIIB in the squo—World Bank and AIIB partnership proves </w:t>
      </w:r>
    </w:p>
    <w:p w:rsidR="00F04182" w:rsidRPr="009A799D" w:rsidRDefault="00F04182" w:rsidP="004F6BFC">
      <w:r w:rsidRPr="009A799D">
        <w:rPr>
          <w:rStyle w:val="Style13ptBold"/>
        </w:rPr>
        <w:t>Lawder 17</w:t>
      </w:r>
      <w:r w:rsidRPr="009A799D">
        <w:t xml:space="preserve"> (David Lawder, writer at Reuters magazine, 4-23-2017, "World Bank Group, China-led AIIB agree to deepen cooperation," Reuters Magazine. https://www.reuters.com/article/us-imf-g20-aiib/world-bank-group-china-led-aiib-agree-to-deepen-cooperation-idUSKBN17P0WB//KDES).</w:t>
      </w:r>
    </w:p>
    <w:p w:rsidR="00F04182" w:rsidRPr="009A799D" w:rsidRDefault="00F04182" w:rsidP="004F6BFC">
      <w:pPr>
        <w:rPr>
          <w:rStyle w:val="StyleUnderline"/>
        </w:rPr>
      </w:pPr>
      <w:r w:rsidRPr="009A799D">
        <w:t xml:space="preserve">WASHINGTON (Reuters) - </w:t>
      </w:r>
      <w:r w:rsidRPr="009A799D">
        <w:rPr>
          <w:rStyle w:val="StyleUnderline"/>
        </w:rPr>
        <w:t xml:space="preserve">The World Bank Group and the China-led Asian Infrastructure Investment Bank said on Sunday they agreed to deepen their cooperation with a framework for knowledge sharing, staff exchanges, analytical work, development financing and </w:t>
      </w:r>
      <w:r w:rsidRPr="009A799D">
        <w:rPr>
          <w:rStyle w:val="Emphasis"/>
        </w:rPr>
        <w:t xml:space="preserve">country-level coordination. </w:t>
      </w:r>
      <w:r w:rsidRPr="009A799D">
        <w:t xml:space="preserve">The memorandum of understanding signed at the World Bank and International Monetary Fund spring meetings in Washington comes a year after the two multilateral lenders established mechanisms for cost-sharing and co-financing of investment projects. Since then, </w:t>
      </w:r>
      <w:r w:rsidRPr="009A799D">
        <w:rPr>
          <w:rStyle w:val="StyleUnderline"/>
        </w:rPr>
        <w:t xml:space="preserve">the AIIB and the World Bank have co-financed five projects, supporting power generation in Pakistan, a natural gas pipeline in Azerbaijan, and projects in Indonesia to rebuild slums, improve dam safety and develop regional infrastructure. </w:t>
      </w:r>
      <w:r w:rsidRPr="009A799D">
        <w:t xml:space="preserve">They said in a joint statement that </w:t>
      </w:r>
      <w:r w:rsidRPr="009A799D">
        <w:rPr>
          <w:rStyle w:val="StyleUnderline"/>
        </w:rPr>
        <w:t>they are discussing more projects to be co-financed in 2017 and 2018.</w:t>
      </w:r>
      <w:r w:rsidRPr="009A799D">
        <w:t xml:space="preserve"> </w:t>
      </w:r>
      <w:r w:rsidRPr="009A799D">
        <w:rPr>
          <w:rStyle w:val="StyleUnderline"/>
        </w:rPr>
        <w:t>“Signing this memorandum of understanding fits into our vision of a new kind of internationalism,”</w:t>
      </w:r>
      <w:r w:rsidRPr="009A799D">
        <w:t xml:space="preserve"> AIIB President Jin Liqun said in a statement. </w:t>
      </w:r>
      <w:r w:rsidRPr="009A799D">
        <w:rPr>
          <w:rStyle w:val="StyleUnderline"/>
        </w:rPr>
        <w:t xml:space="preserve">“It deepens our relationship with the World Bank Group and sets up the mechanisms through which we can more easily collaborate and share information.” </w:t>
      </w:r>
      <w:r w:rsidRPr="009A799D">
        <w:t xml:space="preserve">A World Bank spokeswoman said </w:t>
      </w:r>
      <w:r w:rsidRPr="009A799D">
        <w:rPr>
          <w:rStyle w:val="StyleUnderline"/>
        </w:rPr>
        <w:t>the knowledge-sharing memorandum was similar to one that was in place during the AIIB’s early development stages</w:t>
      </w:r>
      <w:r w:rsidRPr="009A799D">
        <w:t xml:space="preserve">, but which ended when the Beijing-based institution was formally launched in January 2016. She said the new agreement does not specify financing amounts or targets, adding that those will be determined through meetings and consultations to discuss the banks’ respective portfolios. </w:t>
      </w:r>
      <w:r w:rsidRPr="009A799D">
        <w:rPr>
          <w:rStyle w:val="StyleUnderline"/>
        </w:rPr>
        <w:t xml:space="preserve">The AIIB has been viewed as a rival to the Western-dominated World Bank and Asian Development Bank. The United States initially opposed its creation and is not a member, but many U.S. allies, including Canada, Britain, Germany, Australia and South Korea have joined. </w:t>
      </w:r>
      <w:r w:rsidRPr="009A799D">
        <w:t xml:space="preserve">World Bank President Jim Yong Kim told Reuters on Thursday that </w:t>
      </w:r>
      <w:r w:rsidRPr="009A799D">
        <w:rPr>
          <w:rStyle w:val="StyleUnderline"/>
        </w:rPr>
        <w:t xml:space="preserve">he wants to push the Washington-based lender’s business model towards harnessing more private capital for development finance. </w:t>
      </w:r>
      <w:r w:rsidRPr="009A799D">
        <w:t xml:space="preserve">In a statement on Sunday, Kim said: </w:t>
      </w:r>
      <w:r w:rsidRPr="009A799D">
        <w:rPr>
          <w:rStyle w:val="StyleUnderline"/>
        </w:rPr>
        <w:t>“Collaboration between development institutions is essential to make the best use of scarce resources, crowd-in the private sector, and meet the rising aspirations of the people we serve.”</w:t>
      </w:r>
    </w:p>
    <w:p w:rsidR="00F82DE9" w:rsidRPr="009A799D" w:rsidRDefault="00F82DE9" w:rsidP="004F6BFC">
      <w:pPr>
        <w:rPr>
          <w:rStyle w:val="StyleUnderline"/>
        </w:rPr>
      </w:pPr>
    </w:p>
    <w:p w:rsidR="00F04182" w:rsidRPr="009A799D" w:rsidRDefault="00160BFD" w:rsidP="00160BFD">
      <w:pPr>
        <w:pStyle w:val="Heading2"/>
        <w:rPr>
          <w:rFonts w:hint="eastAsia"/>
        </w:rPr>
      </w:pPr>
      <w:r w:rsidRPr="009A799D">
        <w:t>Taiwan CP</w:t>
      </w:r>
    </w:p>
    <w:p w:rsidR="00160BFD" w:rsidRPr="009A799D" w:rsidRDefault="00160BFD" w:rsidP="00160BFD">
      <w:pPr>
        <w:pStyle w:val="Heading3"/>
        <w:rPr>
          <w:rFonts w:hint="eastAsia"/>
        </w:rPr>
      </w:pPr>
      <w:r w:rsidRPr="009A799D">
        <w:t>1NC CP</w:t>
      </w:r>
    </w:p>
    <w:p w:rsidR="00160BFD" w:rsidRPr="009A799D" w:rsidRDefault="00160BFD" w:rsidP="00160BFD"/>
    <w:p w:rsidR="00160BFD" w:rsidRPr="009A799D" w:rsidRDefault="00160BFD" w:rsidP="00160BFD">
      <w:pPr>
        <w:pStyle w:val="Heading4"/>
        <w:rPr>
          <w:rFonts w:hint="eastAsia"/>
        </w:rPr>
      </w:pPr>
      <w:r w:rsidRPr="009A799D">
        <w:t xml:space="preserve">CP Text: The United States federal government should </w:t>
      </w:r>
    </w:p>
    <w:p w:rsidR="00160BFD" w:rsidRPr="009A799D" w:rsidRDefault="00160BFD" w:rsidP="00160BFD">
      <w:pPr>
        <w:pStyle w:val="Heading4"/>
        <w:numPr>
          <w:ilvl w:val="0"/>
          <w:numId w:val="15"/>
        </w:numPr>
        <w:rPr>
          <w:rFonts w:hint="eastAsia"/>
        </w:rPr>
      </w:pPr>
      <w:r w:rsidRPr="009A799D">
        <w:t>Restrict visits to the American Institute in Taiwan</w:t>
      </w:r>
    </w:p>
    <w:p w:rsidR="00160BFD" w:rsidRPr="009A799D" w:rsidRDefault="00160BFD" w:rsidP="00160BFD">
      <w:pPr>
        <w:pStyle w:val="Heading4"/>
        <w:numPr>
          <w:ilvl w:val="0"/>
          <w:numId w:val="15"/>
        </w:numPr>
        <w:rPr>
          <w:rFonts w:hint="eastAsia"/>
        </w:rPr>
      </w:pPr>
      <w:r w:rsidRPr="009A799D">
        <w:t>Revoke the Taiwan Travel Act</w:t>
      </w:r>
    </w:p>
    <w:p w:rsidR="00160BFD" w:rsidRPr="009A799D" w:rsidRDefault="00160BFD" w:rsidP="00160BFD">
      <w:pPr>
        <w:pStyle w:val="Heading4"/>
        <w:numPr>
          <w:ilvl w:val="0"/>
          <w:numId w:val="15"/>
        </w:numPr>
        <w:rPr>
          <w:rFonts w:hint="eastAsia"/>
        </w:rPr>
      </w:pPr>
      <w:r w:rsidRPr="009A799D">
        <w:t>Ban arm sales to Taiwan</w:t>
      </w:r>
    </w:p>
    <w:p w:rsidR="00160BFD" w:rsidRPr="009A799D" w:rsidRDefault="00160BFD" w:rsidP="00160BFD"/>
    <w:p w:rsidR="00160BFD" w:rsidRPr="009A799D" w:rsidRDefault="00160BFD" w:rsidP="00160BFD">
      <w:pPr>
        <w:pStyle w:val="Heading4"/>
        <w:rPr>
          <w:rFonts w:hint="eastAsia"/>
        </w:rPr>
      </w:pPr>
      <w:r w:rsidRPr="009A799D">
        <w:t xml:space="preserve">Continuing relations with Taiwan means economic and militaristic hardships. </w:t>
      </w:r>
    </w:p>
    <w:p w:rsidR="00160BFD" w:rsidRPr="009A799D" w:rsidRDefault="00160BFD" w:rsidP="00160BFD">
      <w:r w:rsidRPr="009A799D">
        <w:rPr>
          <w:rStyle w:val="Style13ptBold"/>
        </w:rPr>
        <w:t>Tan 18</w:t>
      </w:r>
      <w:r w:rsidRPr="009A799D">
        <w:t xml:space="preserve"> – June 18, 2018, Rebecca Tan – report for the Washington Post, B.A. at the University of Pennsylvania. “The U.S. government has opened a huge new facility in Taiwan, and China isn’t happy” https://www.washingtonpost.com/news/worldviews/wp/2018/06/18/the-u-s-government-has-opened-a-huge-new-facility-in-taiwan-and-china-isnt-happy/?utm_term=.1ba66e2a2691</w:t>
      </w:r>
    </w:p>
    <w:p w:rsidR="00160BFD" w:rsidRPr="009A799D" w:rsidRDefault="00160BFD" w:rsidP="00160BFD">
      <w:r w:rsidRPr="009A799D">
        <w:t>While the world's eyes were glued to events in Singapore last week, the United States was holding another important — and controversial — diplomatic ceremony in Taiwan.</w:t>
      </w:r>
    </w:p>
    <w:p w:rsidR="00160BFD" w:rsidRPr="009A799D" w:rsidRDefault="00160BFD" w:rsidP="00160BFD">
      <w:pPr>
        <w:rPr>
          <w:rStyle w:val="StyleUnderline"/>
        </w:rPr>
      </w:pPr>
      <w:r w:rsidRPr="009A799D">
        <w:rPr>
          <w:rStyle w:val="StyleUnderline"/>
        </w:rPr>
        <w:t>On June 11, the United States formally opened a new $255 million building housing the American Institute in Taiwan (AIT), the de facto U.S. Embassy in the country. Moving the AIT from its crumbling 1950s-era quarters to the mammoth new complex was seen in both Washington and Taipei as a symbol of the U.S. commitment to Taiwan.</w:t>
      </w:r>
      <w:r w:rsidRPr="009A799D">
        <w:rPr>
          <w:sz w:val="14"/>
        </w:rPr>
        <w:t xml:space="preserve"> Taiwan sent a star-studded, bipartisan delegation to the ceremony, including Taiwanese President Tsai Ing-wen of the ruling Democratic Progressive Party and her predecessor Ma Ying-jeou of the opposition Kuomintang. </w:t>
      </w:r>
      <w:r w:rsidRPr="009A799D">
        <w:rPr>
          <w:rStyle w:val="StyleUnderline"/>
        </w:rPr>
        <w:t>“I offer you this [building], a tangible symbol that the United States is here to stay,” said Kin Moy, the AIT's director and a longtime American diplomat. The symbolism was not lost on China, which considers Taiwan a breakaway province rather than an independent country. “</w:t>
      </w:r>
      <w:r w:rsidRPr="009A799D">
        <w:rPr>
          <w:rStyle w:val="Emphasis"/>
        </w:rPr>
        <w:t>The U.S.,</w:t>
      </w:r>
      <w:r w:rsidRPr="009A799D">
        <w:rPr>
          <w:rStyle w:val="StyleUnderline"/>
        </w:rPr>
        <w:t xml:space="preserve"> by sending officials to Taiwan under whatever pretext, severely </w:t>
      </w:r>
      <w:r w:rsidRPr="009A799D">
        <w:rPr>
          <w:rStyle w:val="Emphasis"/>
        </w:rPr>
        <w:t>violates the one-China principle</w:t>
      </w:r>
      <w:r w:rsidRPr="009A799D">
        <w:rPr>
          <w:rStyle w:val="StyleUnderline"/>
        </w:rPr>
        <w:t xml:space="preserve"> and three China-U.S. joint communiques, interferes in China’s internal affairs and </w:t>
      </w:r>
      <w:r w:rsidRPr="009A799D">
        <w:rPr>
          <w:rStyle w:val="Emphasis"/>
        </w:rPr>
        <w:t xml:space="preserve">exerts negative impact on China-U.S. </w:t>
      </w:r>
      <w:r w:rsidRPr="009A799D">
        <w:rPr>
          <w:rStyle w:val="StyleUnderline"/>
        </w:rPr>
        <w:t>relations,” Geng Shuang, a Chinese Foreign Ministry spokesman, said on the day of the ceremony</w:t>
      </w:r>
      <w:r w:rsidRPr="009A799D">
        <w:rPr>
          <w:sz w:val="14"/>
        </w:rPr>
        <w:t xml:space="preserve">. Another Chinese spokesman, Ma Xiaoguang, repeated the message the next day. </w:t>
      </w:r>
      <w:r w:rsidRPr="009A799D">
        <w:rPr>
          <w:rStyle w:val="Emphasis"/>
        </w:rPr>
        <w:t>This symbolic gesture comes at a particularly testy time between Taiwan and China. Eight m</w:t>
      </w:r>
      <w:r w:rsidRPr="009A799D">
        <w:rPr>
          <w:rStyle w:val="StyleUnderline"/>
        </w:rPr>
        <w:t>onths ago, at the 19th National Congress of the Communist Party of China, Chinese President Xi Jinping warned Taiwan to stay in line.</w:t>
      </w:r>
      <w:r w:rsidRPr="009A799D">
        <w:rPr>
          <w:sz w:val="14"/>
        </w:rPr>
        <w:t xml:space="preserve"> “We have sufficient abilities to thwart any form of Taiwan independence attempts,” he said. </w:t>
      </w:r>
      <w:r w:rsidRPr="009A799D">
        <w:rPr>
          <w:rStyle w:val="StyleUnderline"/>
        </w:rPr>
        <w:t xml:space="preserve">Tensions have grown between the two countries since the election of Tsai, who has refused to recognize the “1992 Consensus” in which both China and Taiwan affirmed the “One-China principle.” </w:t>
      </w:r>
      <w:r w:rsidRPr="009A799D">
        <w:rPr>
          <w:sz w:val="14"/>
        </w:rPr>
        <w:t>Since the Congress</w:t>
      </w:r>
      <w:r w:rsidRPr="009A799D">
        <w:rPr>
          <w:rStyle w:val="StyleUnderline"/>
        </w:rPr>
        <w:t>, Beijing has shown it is serious about its threats. Of the 21 countries that recognized Taiwan as a sovereign state in 2017, three have since reversed that position in favor of establishing diplomatic relations with mainland China.</w:t>
      </w:r>
      <w:r w:rsidRPr="009A799D">
        <w:rPr>
          <w:sz w:val="14"/>
        </w:rPr>
        <w:t xml:space="preserve"> The most recent country to make the switch was Burkina Faso, which broke off relations with Taiwan in late May. In January, China also shut down the website of hotelier Marriott International for a week after the company sent out a survey listing Taiwan as a separate country, prompting complaints from the Taiwanese Foreign Ministry that Beijing was “bullying” and interfering with “the normal operations of international firms with political force.” Since then, Japanese retailer Muji and American clothing company Gap have also issued apologies to China for designating Taiwan as a separate state. </w:t>
      </w:r>
      <w:r w:rsidRPr="009A799D">
        <w:rPr>
          <w:rStyle w:val="StyleUnderline"/>
        </w:rPr>
        <w:t>Amid this growing “squeeze” of Taiwan, Shihoko Goto, the senior Northeast Asia associate at the Woodrow Wilson International Center for Scholars in Washington, said the new AIT building takes on particularly large significance</w:t>
      </w:r>
      <w:r w:rsidRPr="009A799D">
        <w:rPr>
          <w:sz w:val="14"/>
        </w:rPr>
        <w:t xml:space="preserve">. </w:t>
      </w:r>
      <w:r w:rsidRPr="009A799D">
        <w:rPr>
          <w:rStyle w:val="StyleUnderline"/>
        </w:rPr>
        <w:t xml:space="preserve">“The fact that the United States has invested so much money and effort to build this building is a concrete example of U.S. commitment to Taiwan,” Goto said. “It also means the United States will be there for the long haul.” American institutions are already chafing against Beijing's tightening grip over Taiwan. In May, China issued a command calling on all airline companies to clearly designate Taiwan as a Chinese territory. Although most carriers have acquiesced, a handful of American companies continue to resist the order. Beijing has yet to retaliate against these airlines, </w:t>
      </w:r>
      <w:r w:rsidRPr="009A799D">
        <w:rPr>
          <w:rStyle w:val="Emphasis"/>
        </w:rPr>
        <w:t>but the possibility of financial penalties could cause significant damage</w:t>
      </w:r>
      <w:r w:rsidRPr="009A799D">
        <w:rPr>
          <w:rStyle w:val="StyleUnderline"/>
        </w:rPr>
        <w:t xml:space="preserve">, the Los Angeles Times reported. </w:t>
      </w:r>
      <w:r w:rsidRPr="009A799D">
        <w:rPr>
          <w:sz w:val="14"/>
        </w:rPr>
        <w:t xml:space="preserve">Similarly, it’s unclear whether China will react to the new AIT building with anything more than verbal reprimands. </w:t>
      </w:r>
      <w:r w:rsidRPr="009A799D">
        <w:rPr>
          <w:rStyle w:val="StyleUnderline"/>
        </w:rPr>
        <w:t xml:space="preserve">“We take the Taiwan issue very seriously,” Zhou Jingxing, chief of the political section at the Chinese Embassy in Washington, told The Washington Post, “and </w:t>
      </w:r>
      <w:r w:rsidRPr="009A799D">
        <w:rPr>
          <w:rStyle w:val="Emphasis"/>
        </w:rPr>
        <w:t>we will do what we have to do.”</w:t>
      </w:r>
    </w:p>
    <w:p w:rsidR="00160BFD" w:rsidRPr="009A799D" w:rsidRDefault="00160BFD" w:rsidP="00160BFD">
      <w:pPr>
        <w:pStyle w:val="Heading3"/>
        <w:rPr>
          <w:rFonts w:hint="eastAsia"/>
        </w:rPr>
      </w:pPr>
      <w:r w:rsidRPr="009A799D">
        <w:t>2NC CP</w:t>
      </w:r>
    </w:p>
    <w:p w:rsidR="00160BFD" w:rsidRPr="009A799D" w:rsidRDefault="00160BFD" w:rsidP="00160BFD"/>
    <w:p w:rsidR="00160BFD" w:rsidRPr="009A799D" w:rsidRDefault="00160BFD" w:rsidP="00160BFD">
      <w:pPr>
        <w:pStyle w:val="Heading4"/>
        <w:rPr>
          <w:rFonts w:hint="eastAsia"/>
        </w:rPr>
      </w:pPr>
      <w:r w:rsidRPr="009A799D">
        <w:t>Any form of signaling in the SQ brings us closer to conflict- Decreasing tensions is key</w:t>
      </w:r>
    </w:p>
    <w:p w:rsidR="00160BFD" w:rsidRPr="009A799D" w:rsidRDefault="00160BFD" w:rsidP="00160BFD">
      <w:r w:rsidRPr="009A799D">
        <w:rPr>
          <w:rStyle w:val="Style13ptBold"/>
        </w:rPr>
        <w:t>Panda 18</w:t>
      </w:r>
      <w:r w:rsidRPr="009A799D">
        <w:t xml:space="preserve"> – July 9, 2018, Ankit Panda – A.B. Woodrow Wilson School fo Public and International Affairs at Princeton University, editor at The Diplomat. “2 US Navy Warships Transit Taiwan Strait” https://thediplomat.com/2018/07/2-us-navy-warships-transit-taiwan-strait/</w:t>
      </w:r>
    </w:p>
    <w:p w:rsidR="00160BFD" w:rsidRPr="009A799D" w:rsidRDefault="00160BFD" w:rsidP="00160BFD">
      <w:pPr>
        <w:rPr>
          <w:sz w:val="14"/>
        </w:rPr>
      </w:pPr>
      <w:r w:rsidRPr="009A799D">
        <w:rPr>
          <w:rStyle w:val="StyleUnderline"/>
        </w:rPr>
        <w:t>This weekend, two U.S. warships conducted a lawful transit of the Taiwan Strait, the waterway separating mainland China from Taiwan.</w:t>
      </w:r>
      <w:r w:rsidRPr="009A799D">
        <w:rPr>
          <w:sz w:val="14"/>
        </w:rPr>
        <w:t xml:space="preserve"> Two U.S. Arleigh Burke-class guided missile destroyers homeported in Japan, USS Mustin and USS Benfold, transited the strait. </w:t>
      </w:r>
      <w:r w:rsidRPr="009A799D">
        <w:rPr>
          <w:rStyle w:val="StyleUnderline"/>
        </w:rPr>
        <w:t xml:space="preserve">Under circumstances anywhere else, the lawful passage of warships through the high seas shouldn’t be news, but the geopolitical circumstances of the Taiwan Strait ensure that any U.S. warship presence in the area draws scrutiny. </w:t>
      </w:r>
      <w:r w:rsidRPr="009A799D">
        <w:rPr>
          <w:sz w:val="14"/>
        </w:rPr>
        <w:t xml:space="preserve">“Two U.S. Navy ships conducted a routine transit through the international waters of the Taiwan Strait on July 7-8,” a spokesperson for the U.S. Pacific Fleet noted in a statement released to the U.S. Naval Institute News. </w:t>
      </w:r>
      <w:r w:rsidRPr="009A799D">
        <w:rPr>
          <w:rStyle w:val="StyleUnderline"/>
        </w:rPr>
        <w:t>“U.S. Navy ships transit between the South China Sea and East China Sea via the Taiwan Strait and have done so for many years.”</w:t>
      </w:r>
      <w:r w:rsidRPr="009A799D">
        <w:rPr>
          <w:sz w:val="14"/>
        </w:rPr>
        <w:t xml:space="preserve"> </w:t>
      </w:r>
      <w:r w:rsidRPr="009A799D">
        <w:rPr>
          <w:rStyle w:val="StyleUnderline"/>
        </w:rPr>
        <w:t xml:space="preserve">China’s nationalist-leaning Global Times, a non-authoritative but state-linked publication, lashed out predictably, charging the United States with “aggravating Taiwan Strait tensions” in a tweet. It also implied that Chinese People’s Liberation Army-Navy vessels monitored the passage of the U.S. warships through the strait. </w:t>
      </w:r>
      <w:r w:rsidRPr="009A799D">
        <w:rPr>
          <w:sz w:val="14"/>
        </w:rPr>
        <w:t xml:space="preserve">The transits of the two destroyers over the weekend might mark the start of a sustained drumbeat of similar transits, emphasizing the United States’ commitment to Taiwan amid intensifying Chinese pressure on the island, which is led by the independence-leaning government of President Tsai Ing-wen. The U.S. had been considering these kinds of transits since at least June and possibly earlier this year. </w:t>
      </w:r>
      <w:r w:rsidRPr="009A799D">
        <w:rPr>
          <w:rStyle w:val="StyleUnderline"/>
        </w:rPr>
        <w:t>Since 2016, China has been gradually applying pressure on Taiwan’s diplomatic partners, resulting in at least six countries switching their diplomatic recognition to Beijing from Taipei</w:t>
      </w:r>
      <w:r w:rsidRPr="009A799D">
        <w:rPr>
          <w:sz w:val="14"/>
        </w:rPr>
        <w:t xml:space="preserve">. Only 18 states continue to maintain diplomatic ties with Taiwan today. Beijing’s pressure campaign on Taipei has also extended to other countries and even the private sector The destroyer transits also come following several moves by the United States to apply pressure on China broadly in the security realm. </w:t>
      </w:r>
      <w:r w:rsidRPr="009A799D">
        <w:rPr>
          <w:rStyle w:val="StyleUnderline"/>
        </w:rPr>
        <w:t xml:space="preserve">Beginning in May, the United States disinvited the PLAN from this year’s Rim of the Pacific multilateral naval exercise, the world’s largest, and U.S. Defense Secretary Jim Mattis vocally criticized China’s militarization of features in the South China Sea at the Shangri-La Dialogue in Singapore in early June The </w:t>
      </w:r>
      <w:r w:rsidRPr="009A799D">
        <w:rPr>
          <w:rStyle w:val="Emphasis"/>
        </w:rPr>
        <w:t>U.S. administration may choose to undertake further steps in support of Taiwan</w:t>
      </w:r>
      <w:r w:rsidRPr="009A799D">
        <w:rPr>
          <w:rStyle w:val="StyleUnderline"/>
        </w:rPr>
        <w:t xml:space="preserve">. One of the proposals that is reportedly under consideration is a port call by a U.S. Navy vessel to Kaohsiung. </w:t>
      </w:r>
      <w:r w:rsidRPr="009A799D">
        <w:rPr>
          <w:sz w:val="14"/>
        </w:rPr>
        <w:t>The Taiwanese Ministry of National Defense has not formally proposed reciprocal port calls with the U.S. Navy, but has hinted that it could do so in the future. Such port calls have not taken place since the 1970s. The Chinese Foreign Ministry has criticized the idea and at least one Chinese diplomat has threatened that China could take kinetic action of some sort if a U.S. Navy vessel were to visit Kaohsiung.</w:t>
      </w:r>
    </w:p>
    <w:p w:rsidR="00160BFD" w:rsidRPr="009A799D" w:rsidRDefault="00160BFD" w:rsidP="00160BFD"/>
    <w:p w:rsidR="00160BFD" w:rsidRPr="009A799D" w:rsidRDefault="00160BFD" w:rsidP="00160BFD"/>
    <w:p w:rsidR="00160BFD" w:rsidRPr="009A799D" w:rsidRDefault="00160BFD" w:rsidP="00160BFD">
      <w:pPr>
        <w:pStyle w:val="Heading4"/>
        <w:rPr>
          <w:rFonts w:hint="eastAsia"/>
        </w:rPr>
      </w:pPr>
      <w:r w:rsidRPr="009A799D">
        <w:t>The Taiwan Travel Act harms US China relations- the consistent interactions with Taiwan show our commitment and relationship with them</w:t>
      </w:r>
    </w:p>
    <w:p w:rsidR="00160BFD" w:rsidRPr="009A799D" w:rsidRDefault="00160BFD" w:rsidP="00160BFD">
      <w:r w:rsidRPr="009A799D">
        <w:rPr>
          <w:rStyle w:val="Style13ptBold"/>
        </w:rPr>
        <w:t>Wees 18</w:t>
      </w:r>
      <w:r w:rsidRPr="009A799D">
        <w:t xml:space="preserve"> – March 19, 2018, Gerrit van der Wees - former Dutch diplomat, editor of Taiwan Communique, teaches history of Taiwan at George Mason University. “The Taiwan Travel Act in Context” https://thediplomat.com/2018/03/the-taiwan-travel-act-in-context/</w:t>
      </w:r>
    </w:p>
    <w:p w:rsidR="00160BFD" w:rsidRPr="009A799D" w:rsidRDefault="00160BFD" w:rsidP="00160BFD">
      <w:pPr>
        <w:rPr>
          <w:rStyle w:val="StyleUnderline"/>
        </w:rPr>
      </w:pPr>
      <w:r w:rsidRPr="009A799D">
        <w:rPr>
          <w:rStyle w:val="StyleUnderline"/>
        </w:rPr>
        <w:t xml:space="preserve">In the late afternoon of March 16, U.S. President Donald Trump signed the Taiwan Travel Act into law. According to its official title, the Act “encourages visits between officials of the United States and Taiwan at all levels.” </w:t>
      </w:r>
      <w:r w:rsidRPr="009A799D">
        <w:rPr>
          <w:sz w:val="14"/>
        </w:rPr>
        <w:t xml:space="preserve">Before assessing the impact of this legislation on U.S.-Taiwan-China relations, we may first ask why this legislation was initiated by Congress in the first place. To find the answer, one has to go back to the days of 1979, when the United States broke diplomatic relations with the Chinese Nationalists of Chiang Kai-shek – then headed by his son Chiang Ching-kuo – who at the time still claimed to represent China. The informal relations between the United States and Taiwan are governed by the Taiwan Relations Act, passed by Congress in April 1979. But as part of the deal, the United States also imposed a number of unwritten rules and regulations on the relationship, one of which was that the five top officials of Taiwan – president, vice president, prime minister, foreign minister, and defense minister – could not come to Washington, and that higher level U.S. officials could not meet with their Taiwan counterparts. These and other self-imposed regulations – such as the United States not referring to Taiwan as a country, and not having U.S. officials attend Taiwan’s October 10th National Day celebration — were perpetuated in spite of the fact that in the late-1980s and early-1990s, Taiwan went through its momentous transition to democracy. Taiwan is now by all accounts considered a most vibrant and free democracy. During the past decade, leading members of the U.S. Congress, such as Representatives Steve Chabot (R-OH), Brad Sherman (D-CA), and the chairman of the House Foreign Affairs Committee, Ed Royce (R-CA), along with Senators Marco Rubio (R-FL) and Sherrod Brown (D-OH), have increasingly argued that these guidelines were outdated, that the United States should treat Taiwan like any other country and move toward normalization of relations with Taiwan. </w:t>
      </w:r>
      <w:r w:rsidRPr="009A799D">
        <w:rPr>
          <w:rStyle w:val="StyleUnderline"/>
        </w:rPr>
        <w:t xml:space="preserve">This all came together on January 13, 2017, when the Taiwan Travel Act was introduced in the House. (The companion bill was introduced on May 4 2017 in the Senate.) In the subsequent months, the legislation moved through the committees and gained bipartisan support. It passed the House on January 9, 2018, and the Senate on February 28. A key finding of the legislation was that “Since the enactment of the Taiwan Relations Act, relations between the United States and Taiwan have suffered from a lack of communication due to the self-imposed restrictions that the United States maintains on high-level visits with Taiwan.” </w:t>
      </w:r>
      <w:r w:rsidRPr="009A799D">
        <w:rPr>
          <w:sz w:val="14"/>
        </w:rPr>
        <w:t>The crux of the legislation is that: (a) SENSE OF CONGRESS.—</w:t>
      </w:r>
      <w:r w:rsidRPr="009A799D">
        <w:rPr>
          <w:rStyle w:val="StyleUnderline"/>
        </w:rPr>
        <w:t>It is the sense of Congress that the United States Government should not place any restrictions on the travel of officials at any level of the United States Government to Taiwan to meet their Taiwanese counterparts</w:t>
      </w:r>
      <w:r w:rsidRPr="009A799D">
        <w:rPr>
          <w:sz w:val="14"/>
        </w:rPr>
        <w:t xml:space="preserve"> or on the travel of high-level officials of Taiwan to enter the United States to meet with officials of the United States. (b) STATEMENT OF POLICY.—It should be the policy of the United States— (1) to allow officials at all levels of the United States Government, including cabinet-level national security officials, general officers, and other executive branch officials, to travel to Taiwan to meet their Taiwanese counterparts; (2) to allow high-level officials of Taiwan to enter the United States, under conditions that demonstrate appropriate respect for the dignity of such officials, and to meet with officials of the United States, including officials from the Department of State and the Department of Defense and other cabinet agencies; and … (3) to encourage the Taipei Economic and Cultural Representative Office, and any other instrumentality established by Taiwan, to conduct business in the United States, including activities that involve participation by Members of Congress, officials of Federal, State, or local governments of the United States, or any high-level official of Taiwan. An extremely important aspect of the passage of the legislation was that in both House and Senate it was passed unanimously, signifying the broadest possible bipartisan support. In these tumultuous and polarized days in Washington, it is very rare to have such unanimous support on any issue. </w:t>
      </w:r>
      <w:r w:rsidRPr="009A799D">
        <w:rPr>
          <w:rStyle w:val="StyleUnderline"/>
        </w:rPr>
        <w:t>In view of this broad support, it was virtually impossible for President Trump not to sign the legislation, which he did on March 16. The question now is how the U.S. administration will implement the legislation.</w:t>
      </w:r>
    </w:p>
    <w:p w:rsidR="00160BFD" w:rsidRPr="009A799D" w:rsidRDefault="00160BFD" w:rsidP="00160BFD"/>
    <w:p w:rsidR="00160BFD" w:rsidRPr="009A799D" w:rsidRDefault="00160BFD" w:rsidP="00160BFD"/>
    <w:p w:rsidR="00160BFD" w:rsidRPr="009A799D" w:rsidRDefault="00160BFD" w:rsidP="00160BFD"/>
    <w:p w:rsidR="00160BFD" w:rsidRPr="009A799D" w:rsidRDefault="00160BFD" w:rsidP="00160BFD">
      <w:pPr>
        <w:pStyle w:val="Heading4"/>
        <w:rPr>
          <w:rFonts w:hint="eastAsia"/>
        </w:rPr>
      </w:pPr>
      <w:r w:rsidRPr="009A799D">
        <w:t>Taiwan is the most important issue in the US China relationship – reckless actions may cause imminent war</w:t>
      </w:r>
    </w:p>
    <w:p w:rsidR="00160BFD" w:rsidRPr="009A799D" w:rsidRDefault="00160BFD" w:rsidP="00160BFD">
      <w:r w:rsidRPr="009A799D">
        <w:rPr>
          <w:rStyle w:val="Style13ptBold"/>
        </w:rPr>
        <w:t xml:space="preserve">Denyer 18 </w:t>
      </w:r>
      <w:r w:rsidRPr="009A799D">
        <w:t>– April 9, 2018, Simon Denyer – M.A. at Trinity College, Tokyo bureau chief covering Japan, North Korea and South Korea. “Tensions rise over Taiwan Strait as U.S. and China harden positions” https://www.washingtonpost.com/world/asia_pacific/tensions-rise-over-taiwan-strait-as-us-and-china-harden-positions/2018/04/08/e9d54982-38a2-11e8-b57c-9445cc4dfa5e_story.html?utm_term=.3080a2a617ed</w:t>
      </w:r>
    </w:p>
    <w:p w:rsidR="00160BFD" w:rsidRPr="009A799D" w:rsidRDefault="00160BFD" w:rsidP="00160BFD">
      <w:pPr>
        <w:rPr>
          <w:sz w:val="16"/>
        </w:rPr>
      </w:pPr>
      <w:r w:rsidRPr="009A799D">
        <w:rPr>
          <w:rStyle w:val="StyleUnderline"/>
        </w:rPr>
        <w:t xml:space="preserve">Ever since Tsai Ing-wen was elected president of Taiwan in 2016, Beijing has signaled its displeasure with her stand-alone attitude. China has been stepping up its campaign to isolate Taiwan internationally, while its military flexes its muscles. Outright conflict, for now, remains unlikely, but the narrow </w:t>
      </w:r>
      <w:r w:rsidRPr="009A799D">
        <w:rPr>
          <w:rStyle w:val="Emphasis"/>
        </w:rPr>
        <w:t>Taiwan Strait is reemerging as one of Asia’s most dangerous potential flash points</w:t>
      </w:r>
      <w:r w:rsidRPr="009A799D">
        <w:rPr>
          <w:rStyle w:val="StyleUnderline"/>
        </w:rPr>
        <w:t xml:space="preserve">, experts say. Last month, Trump signed the Taiwan Travel Act into law, after unanimous votes in both houses of Congress. Recognizing Taiwan as a “beacon of democracy in Asia,” the act declares that it should be U.S. policy to send officials at all levels to Taiwan and allow high-level Taiwanese officials to visit their counterparts in Washington. </w:t>
      </w:r>
      <w:r w:rsidRPr="009A799D">
        <w:rPr>
          <w:sz w:val="16"/>
        </w:rPr>
        <w:t xml:space="preserve">While some experts have played down the act as “not legally binding,” Julian Ku, a professor at Hofstra University’s law school, said that underestimates its significance. He called it a “statutory declaration of policy” that the administration has an obligation to observe, even if there are no penalties for failing to do so. Similar policy declarations, such as a 1998 vow to remove Saddam Hussein from power in Iraq and the 1992 Cuban Democracy Act, had significant impacts on foreign policy. </w:t>
      </w:r>
      <w:r w:rsidRPr="009A799D">
        <w:rPr>
          <w:rStyle w:val="StyleUnderline"/>
        </w:rPr>
        <w:t xml:space="preserve">“Because such declarations reflect the agreement of both houses of Congress and the president, it is hardly surprising that, as the Iraq and Cuba examples should remind us, such statutory declarations of policy often prevail as actual U.S. foreign policy,” he wrote. “We can and should expect the Taiwan Travel Act to shape U.S. Taiwan policy in the near and long term.” After Trump signed the act, </w:t>
      </w:r>
      <w:r w:rsidRPr="009A799D">
        <w:rPr>
          <w:rStyle w:val="Emphasis"/>
        </w:rPr>
        <w:t xml:space="preserve">China’s government lodged “stern” objections, </w:t>
      </w:r>
      <w:r w:rsidRPr="009A799D">
        <w:rPr>
          <w:rStyle w:val="StyleUnderline"/>
        </w:rPr>
        <w:t xml:space="preserve">warning Washington of potentially </w:t>
      </w:r>
      <w:r w:rsidRPr="009A799D">
        <w:rPr>
          <w:rStyle w:val="Emphasis"/>
        </w:rPr>
        <w:t xml:space="preserve">serious damage to the foundations of their relationship. </w:t>
      </w:r>
      <w:r w:rsidRPr="009A799D">
        <w:rPr>
          <w:sz w:val="16"/>
        </w:rPr>
        <w:t xml:space="preserve">The nationalist Global Times newspaper recommended striking back by blacklisting from visits to the mainland any U.S. officials who travel to Taipei, and even preparing for a possible “direct military clash” in the Taiwan Strait. The appointment of John Bolton as national security adviser has also raised the stakes. Writing in the Wall Street Journal in January, Bolton said Washington should “play the Taiwan card” against China, even to the point of redeploying some U.S. Marines from Okinawa to Taiwan, or granting Taiwan full diplomatic recognition if Beijing refuses to back down in the South China Sea. </w:t>
      </w:r>
      <w:r w:rsidRPr="009A799D">
        <w:rPr>
          <w:rStyle w:val="StyleUnderline"/>
        </w:rPr>
        <w:t xml:space="preserve">Either of those moves would be seen in Beijing as firmly crossing a line. “Taiwan needs the United States’ strong support, </w:t>
      </w:r>
      <w:r w:rsidRPr="009A799D">
        <w:rPr>
          <w:rStyle w:val="Emphasis"/>
        </w:rPr>
        <w:t>but it should be wary that this not tip toward belligerence,”</w:t>
      </w:r>
      <w:r w:rsidRPr="009A799D">
        <w:rPr>
          <w:rStyle w:val="StyleUnderline"/>
        </w:rPr>
        <w:t xml:space="preserve"> said Margaret Lewis, a professor at Seton Hall Law School currently working in Taiwan. “Especially with so many global flash points that could quickly divert the U.S. government’s attention, a concern is that the U.S. might take an outspoken stance on Taiwan and then suddenly soften its tone, which could leave Taiwan in an even more vulnerable position,” she said. </w:t>
      </w:r>
      <w:r w:rsidRPr="009A799D">
        <w:rPr>
          <w:sz w:val="16"/>
        </w:rPr>
        <w:t xml:space="preserve">Trump, too, is a wild card. He spoke to Tsai on the phone last year and approved a $1.4 billion arms sales package, but has also talked of Taiwan as a potential bargaining chip in the broader contest with Beijing. He has veered between buddying up to China’s President Xi Jinping and attacking Beijing over trade. The backdrop is a rise in tensions between Taipei and Beijing since the 2016 election of Tsai. Her party sees Taiwan as a de facto sovereign nation, and although she has ruled out any declaration of independence from China, she has declined to endorse the idea that there is “one China.” </w:t>
      </w:r>
    </w:p>
    <w:p w:rsidR="00160BFD" w:rsidRPr="009A799D" w:rsidRDefault="00160BFD" w:rsidP="00160BFD"/>
    <w:p w:rsidR="00160BFD" w:rsidRPr="009A799D" w:rsidRDefault="00160BFD" w:rsidP="00160BFD">
      <w:pPr>
        <w:pStyle w:val="Heading3"/>
        <w:rPr>
          <w:rFonts w:hint="eastAsia"/>
        </w:rPr>
      </w:pPr>
      <w:r w:rsidRPr="009A799D">
        <w:t>Aff Answers</w:t>
      </w:r>
    </w:p>
    <w:p w:rsidR="00160BFD" w:rsidRPr="009A799D" w:rsidRDefault="00160BFD" w:rsidP="00160BFD"/>
    <w:p w:rsidR="00160BFD" w:rsidRPr="009A799D" w:rsidRDefault="00160BFD" w:rsidP="00160BFD">
      <w:pPr>
        <w:pStyle w:val="Heading4"/>
        <w:rPr>
          <w:rFonts w:hint="eastAsia"/>
        </w:rPr>
      </w:pPr>
      <w:r w:rsidRPr="009A799D">
        <w:t xml:space="preserve">Immigration is key to communication which is key to relations – visas and other forms of immigration allow US and China to handle issues such as Taiwan, SCS, and ECS. </w:t>
      </w:r>
    </w:p>
    <w:p w:rsidR="00160BFD" w:rsidRPr="009A799D" w:rsidRDefault="00160BFD" w:rsidP="00160BFD">
      <w:r w:rsidRPr="009A799D">
        <w:rPr>
          <w:rStyle w:val="Style13ptBold"/>
        </w:rPr>
        <w:t>Wang 18</w:t>
      </w:r>
      <w:r w:rsidRPr="009A799D">
        <w:t xml:space="preserve"> – May 29, 2018, Chi Wang - President of the U.S. – China Policy Foundation and served as the head of the Chinese section at the Library of Congress. “China ‘Experts’ and US-China Relations” https://thediplomat.com/2018/05/china-experts-and-us-china-relations/</w:t>
      </w:r>
    </w:p>
    <w:p w:rsidR="00160BFD" w:rsidRPr="009A799D" w:rsidRDefault="00160BFD" w:rsidP="00160BFD">
      <w:pPr>
        <w:rPr>
          <w:sz w:val="16"/>
        </w:rPr>
      </w:pPr>
      <w:r w:rsidRPr="009A799D">
        <w:rPr>
          <w:rStyle w:val="StyleUnderline"/>
        </w:rPr>
        <w:t xml:space="preserve">I have been observing U.S.-China relations for more than 70 years. During that time I have met and interacted with dozens of experts, both American and Chinese, who have dedicated their careers to the study and analysis of this vital relationship. I have also met those making policy decisions or advising the policymakers. </w:t>
      </w:r>
      <w:r w:rsidRPr="009A799D">
        <w:rPr>
          <w:sz w:val="16"/>
        </w:rPr>
        <w:t xml:space="preserve">During most of this time, and throughout the various government administrations, I believe I had a pretty good understanding of who the experts were and who, in fact, was influencing the decision makers. Today, however, the lines between advisers and policy decisions seem to be ever more blurred and individuals claiming expertise are crawling out of the woodwork. I have lost count of the number of “experts” I have seen quoted and giving sound bites in both Chinese and American news sources. It seems that every day there is a new alphabet of acronyms to learn as an ever increasing number of think tanks and research institutes fight for prominence in the field. How is the casual observer of U.S.-China relations supposed to know whose comments and analysis to trust? Which of the many words actually hold influence and meaning? </w:t>
      </w:r>
      <w:r w:rsidRPr="009A799D">
        <w:rPr>
          <w:rStyle w:val="StyleUnderline"/>
        </w:rPr>
        <w:t>I have read editorials where a reporter has spent a week in China and, yet, somehow seems to now know it intimately. I’ve heard Chinese scholars claim to understand the actions of U.S. policymakers without ever having stepped foot in Washington, DC. It is easy to feign expertise when there is no one checking your credentials.</w:t>
      </w:r>
      <w:r w:rsidRPr="009A799D">
        <w:rPr>
          <w:sz w:val="16"/>
        </w:rPr>
        <w:t xml:space="preserve"> It seems everyone with a pen, an opinion, and an audience is suddenly somehow an expert on arguably the most complex bilateral relationship in the world. Even after my decades of study and experience, I would be loathe to claim the level of absolute authority these charlatans assert. So, where does that leave us, the readers and watchers and interested parties who are inundated with a cascade of opinions masquerading as fact? How are we expected to sort through it all? Unfortunately, it leaves us with the responsibility of deciding whom to trust and the job of sorting through the names and articles to find the true scholars and experts. We are tasked with asking ourselves, first, what the so-called expert’s qualifications and experience are in the field and, second, what level of influence this individual has on those actually crafting policy decisions. </w:t>
      </w:r>
      <w:r w:rsidRPr="009A799D">
        <w:rPr>
          <w:rStyle w:val="StyleUnderline"/>
        </w:rPr>
        <w:t>Pundits aside, the lack of true China experts is even more pronounced when looking at our policymakers. Who in the current U.S. administration has a true, in-depth understanding of China? While some of the White House advisers have strong views about China, these stances are not necessarily founded on a deep knowledge of China as a country or any true insights into how China and its leaders will behave. The old China hands — who grew up in China with missionary parents, who studied the country for decades, or who spent a full foreign service career posted in Asia — are either getting older or are already gone. A comparable group of trusted China hands has failed to take its place. This can be clearly seen in the way Chinese officials still turn to Dr. Henry Kissinger to discuss relations with the United States</w:t>
      </w:r>
      <w:r w:rsidRPr="009A799D">
        <w:rPr>
          <w:rStyle w:val="Emphasis"/>
        </w:rPr>
        <w:t>. China’s Vice Premier</w:t>
      </w:r>
      <w:r w:rsidRPr="009A799D">
        <w:rPr>
          <w:rStyle w:val="StyleUnderline"/>
        </w:rPr>
        <w:t xml:space="preserve"> Liu He </w:t>
      </w:r>
      <w:r w:rsidRPr="009A799D">
        <w:rPr>
          <w:rStyle w:val="Emphasis"/>
        </w:rPr>
        <w:t>met with Kissinger when he arrived in the U.S</w:t>
      </w:r>
      <w:r w:rsidRPr="009A799D">
        <w:rPr>
          <w:rStyle w:val="StyleUnderline"/>
        </w:rPr>
        <w:t xml:space="preserve">. for trade talks earlier this month, </w:t>
      </w:r>
      <w:r w:rsidRPr="009A799D">
        <w:rPr>
          <w:rStyle w:val="Emphasis"/>
        </w:rPr>
        <w:t>even before his meeting with President Donald Trump</w:t>
      </w:r>
      <w:r w:rsidRPr="009A799D">
        <w:rPr>
          <w:rStyle w:val="StyleUnderline"/>
        </w:rPr>
        <w:t>.</w:t>
      </w:r>
      <w:r w:rsidRPr="009A799D">
        <w:rPr>
          <w:sz w:val="16"/>
        </w:rPr>
        <w:t xml:space="preserve"> Kissinger just turned 95 and is not an official member of the U.S. administration and, yet, he is still the go-to China hand. </w:t>
      </w:r>
      <w:r w:rsidRPr="009A799D">
        <w:rPr>
          <w:rStyle w:val="StyleUnderline"/>
        </w:rPr>
        <w:t>At least the China side is turning to someone to help them understand the U.S. perspective. Who do Americans turn to when they want to better understand China</w:t>
      </w:r>
      <w:r w:rsidRPr="009A799D">
        <w:rPr>
          <w:sz w:val="16"/>
        </w:rPr>
        <w:t xml:space="preserve">? Where are the Chinese-Americans or the friends in China who provide a sounding board for U.S. leaders, to see how the Chinese leadership and people might react to potential policies? After the most recent trade talks between Chinese and American officials, a photo was widely circulated on Chinese social media. In it, a side-by-side comparison was made between a photo of the May 2018 talks, with gray-haired American officials across the table from their much younger Chinese counterparts, and a photo of the 1901 signing of the Boxer Protocol where the roles are reversed, with the younger Americans facing the aging Chinese. Commenters used the photos to make remarks about the changing role of the United States and China in the world. The 1901 photo was taken at a time when the once strong Middle Kingdom was facing humiliation and fading from its prominent role in Asia while the United States and other Western nations overtook China. Parallels could easily drawn to current U.S. power being overshadowed by the growing Chinese behemoth. Another takeaway from this imagery, however, is the differing emphasis each country places on understanding the other. </w:t>
      </w:r>
      <w:r w:rsidRPr="009A799D">
        <w:rPr>
          <w:rStyle w:val="StyleUnderline"/>
        </w:rPr>
        <w:t>China’s rising leaders are studying the United States</w:t>
      </w:r>
      <w:r w:rsidRPr="009A799D">
        <w:rPr>
          <w:rStyle w:val="Emphasis"/>
        </w:rPr>
        <w:t>, even studying at American schools</w:t>
      </w:r>
      <w:r w:rsidRPr="009A799D">
        <w:rPr>
          <w:rStyle w:val="StyleUnderline"/>
        </w:rPr>
        <w:t>, in increasing numbers. A wider understanding of the United States, its political system, and its motivations are all valued skills for Chinese officials.</w:t>
      </w:r>
      <w:r w:rsidRPr="009A799D">
        <w:rPr>
          <w:sz w:val="16"/>
        </w:rPr>
        <w:t xml:space="preserve"> </w:t>
      </w:r>
      <w:r w:rsidRPr="009A799D">
        <w:rPr>
          <w:rStyle w:val="StyleUnderline"/>
        </w:rPr>
        <w:t xml:space="preserve">The U.S. administration, however, puts much less emphasis on China when creating their leadership teams. </w:t>
      </w:r>
      <w:r w:rsidRPr="009A799D">
        <w:rPr>
          <w:sz w:val="16"/>
        </w:rPr>
        <w:t xml:space="preserve">This is made painfully clear when you see how disorganized and disjointed the White House policy and rhetoric on China is. Whether we acknowledge or prepare for it or not, China is a rising and influential country that cannot and should not be ignored. </w:t>
      </w:r>
      <w:r w:rsidRPr="009A799D">
        <w:rPr>
          <w:rStyle w:val="Emphasis"/>
        </w:rPr>
        <w:t>The United States should be ensuring we have the experts in place to make sound decisions and analysis regarding China.</w:t>
      </w:r>
      <w:r w:rsidRPr="009A799D">
        <w:rPr>
          <w:rStyle w:val="StyleUnderline"/>
        </w:rPr>
        <w:t xml:space="preserve"> The administration should also prioritize creating a broader and more structured plan for operating in a world where China is a large power.</w:t>
      </w:r>
      <w:r w:rsidRPr="009A799D">
        <w:rPr>
          <w:sz w:val="16"/>
        </w:rPr>
        <w:t xml:space="preserve"> </w:t>
      </w:r>
      <w:r w:rsidRPr="009A799D">
        <w:rPr>
          <w:rStyle w:val="StyleUnderline"/>
        </w:rPr>
        <w:t>Responsibility lies with the U.S. policymakers and officials to ensure their advisers are well vetted and truly are experts</w:t>
      </w:r>
      <w:r w:rsidRPr="009A799D">
        <w:rPr>
          <w:sz w:val="16"/>
        </w:rPr>
        <w:t xml:space="preserve">. We cannot expect to continue to rely on old China hands. That is simply not an option. We should be fostering new experts and making scholarship and experience in U.S.-China relations a government priority. The geopolitical and national security value of promoting education is not a new concept. During the Cold War, the National Defense Education Act provided funding to ensure U.S. education met the country’s needs in dealing with the Soviet Union. And after 9/11 there was a spike in research and study related to the Middle East. </w:t>
      </w:r>
      <w:r w:rsidRPr="009A799D">
        <w:rPr>
          <w:rStyle w:val="StyleUnderline"/>
        </w:rPr>
        <w:t xml:space="preserve">It is time for the government to do more to encourage the growth of a new generation of China hands. When dealing with the most important and likely most complicated bilateral relationship in the world, we need true expertise and insights. </w:t>
      </w:r>
      <w:r w:rsidRPr="009A799D">
        <w:rPr>
          <w:sz w:val="16"/>
        </w:rPr>
        <w:t>These pseudo-experts clamoring for their voices to be heard only add to the noise and make it increasingly difficult for policymakers and the average reader alike to come to informed conclusions about China and its relationship with the United States.</w:t>
      </w:r>
    </w:p>
    <w:p w:rsidR="00160BFD" w:rsidRPr="009A799D" w:rsidRDefault="00160BFD" w:rsidP="00160BFD"/>
    <w:p w:rsidR="00160BFD" w:rsidRPr="009A799D" w:rsidRDefault="00160BFD" w:rsidP="00160BFD">
      <w:pPr>
        <w:pStyle w:val="Heading4"/>
        <w:rPr>
          <w:rFonts w:hint="eastAsia"/>
        </w:rPr>
      </w:pPr>
      <w:r w:rsidRPr="009A799D">
        <w:t>The only hope for cooperation are deeper cultural ties with China</w:t>
      </w:r>
    </w:p>
    <w:p w:rsidR="00160BFD" w:rsidRPr="009A799D" w:rsidRDefault="00160BFD" w:rsidP="00160BFD">
      <w:r w:rsidRPr="009A799D">
        <w:rPr>
          <w:rStyle w:val="Style13ptBold"/>
        </w:rPr>
        <w:t>Kazianis 17</w:t>
      </w:r>
      <w:r w:rsidRPr="009A799D">
        <w:t xml:space="preserve"> – April 6, 2017, Harry Kazianis- Director of Defense Studies at the Center for the National Interest and Executive Editor of The National Interest. “6 Reasons U.S.-China Relations Are Headed For Trouble” https://www.realclearworld.com/articles/2017/04/06/6_reasons_us-china_relations_are_headed_for_trouble_112279.html</w:t>
      </w:r>
    </w:p>
    <w:p w:rsidR="00160BFD" w:rsidRPr="009A799D" w:rsidRDefault="00160BFD" w:rsidP="00160BFD">
      <w:r w:rsidRPr="009A799D">
        <w:t>What can bring both sides together again</w:t>
      </w:r>
    </w:p>
    <w:p w:rsidR="00160BFD" w:rsidRPr="009A799D" w:rsidRDefault="00160BFD" w:rsidP="00160BFD">
      <w:pPr>
        <w:rPr>
          <w:b/>
          <w:u w:val="single"/>
        </w:rPr>
      </w:pPr>
      <w:r w:rsidRPr="009A799D">
        <w:t xml:space="preserve">While the above six flashpoints are certainly reason for concern, tensions between the world’s two biggest economies and militaries need not sputter into an open shooting contest. </w:t>
      </w:r>
      <w:r w:rsidRPr="009A799D">
        <w:rPr>
          <w:rStyle w:val="StyleUnderline"/>
        </w:rPr>
        <w:t>While there are many areas of pressure, there are also many areas of potential cooperation.</w:t>
      </w:r>
      <w:r w:rsidRPr="009A799D">
        <w:t xml:space="preserve"> </w:t>
      </w:r>
      <w:r w:rsidRPr="009A799D">
        <w:rPr>
          <w:rStyle w:val="StyleUnderline"/>
        </w:rPr>
        <w:t>Climate change and saving the environment should be at the top of talks this week.</w:t>
      </w:r>
      <w:r w:rsidRPr="009A799D">
        <w:t xml:space="preserve"> If the trade relationship could be made more equitable and as China transitions slowly from being the world’s factory to a service and ideas economy, there is no telling how deep trade ties could go. </w:t>
      </w:r>
      <w:r w:rsidRPr="009A799D">
        <w:rPr>
          <w:rStyle w:val="StyleUnderline"/>
        </w:rPr>
        <w:t xml:space="preserve">And considering </w:t>
      </w:r>
      <w:r w:rsidRPr="009A799D">
        <w:rPr>
          <w:rStyle w:val="Emphasis"/>
        </w:rPr>
        <w:t>cultural ties</w:t>
      </w:r>
      <w:r w:rsidRPr="009A799D">
        <w:rPr>
          <w:rStyle w:val="StyleUnderline"/>
        </w:rPr>
        <w:t xml:space="preserve"> that span generations and the </w:t>
      </w:r>
      <w:r w:rsidRPr="009A799D">
        <w:rPr>
          <w:rStyle w:val="Emphasis"/>
        </w:rPr>
        <w:t>millions of Chinese students here in the United States</w:t>
      </w:r>
      <w:r w:rsidRPr="009A799D">
        <w:rPr>
          <w:rStyle w:val="StyleUnderline"/>
        </w:rPr>
        <w:t>, there is ample room for hope -- as long as both sides don’t embrace the mindset that the United States and China are truly destined for war.</w:t>
      </w:r>
    </w:p>
    <w:p w:rsidR="00160BFD" w:rsidRPr="009A799D" w:rsidRDefault="00160BFD" w:rsidP="00160BFD"/>
    <w:p w:rsidR="00160BFD" w:rsidRPr="009A799D" w:rsidRDefault="00160BFD" w:rsidP="00160BFD">
      <w:pPr>
        <w:pStyle w:val="Heading4"/>
        <w:rPr>
          <w:rFonts w:hint="eastAsia"/>
        </w:rPr>
      </w:pPr>
      <w:r w:rsidRPr="009A799D">
        <w:t>CP leaves Taiwan defenseless against China – reunification will happen by 2049</w:t>
      </w:r>
    </w:p>
    <w:p w:rsidR="00160BFD" w:rsidRPr="009A799D" w:rsidRDefault="00160BFD" w:rsidP="00160BFD">
      <w:r w:rsidRPr="009A799D">
        <w:rPr>
          <w:rStyle w:val="Style13ptBold"/>
        </w:rPr>
        <w:t>Stowell 18</w:t>
      </w:r>
      <w:r w:rsidRPr="009A799D">
        <w:t xml:space="preserve"> – June 26, 2018, Joshua Stowell – editor of Global Security Review, M.A. in International Relations from the University of St. Andrews. “Beijing could attempt to reunify China by force within the next decade.”</w:t>
      </w:r>
    </w:p>
    <w:p w:rsidR="00160BFD" w:rsidRPr="009A799D" w:rsidRDefault="00160BFD" w:rsidP="00160BFD">
      <w:r w:rsidRPr="009A799D">
        <w:t>https://globalsecurityreview.com/expect-rising-tensions-between-china-taiwan-foreseeable-future/</w:t>
      </w:r>
    </w:p>
    <w:p w:rsidR="00160BFD" w:rsidRPr="009A799D" w:rsidRDefault="00160BFD" w:rsidP="00160BFD">
      <w:pPr>
        <w:rPr>
          <w:sz w:val="16"/>
        </w:rPr>
      </w:pPr>
      <w:r w:rsidRPr="009A799D">
        <w:rPr>
          <w:rStyle w:val="StyleUnderline"/>
        </w:rPr>
        <w:t xml:space="preserve">China’s rising economic, political, and military power has greatly changed the Indo-Pacific balance of power. </w:t>
      </w:r>
      <w:r w:rsidRPr="009A799D">
        <w:rPr>
          <w:rStyle w:val="Emphasis"/>
        </w:rPr>
        <w:t>China is more willing to use force to achieve its aims</w:t>
      </w:r>
      <w:r w:rsidRPr="009A799D">
        <w:rPr>
          <w:rStyle w:val="StyleUnderline"/>
        </w:rPr>
        <w:t>—</w:t>
      </w:r>
      <w:r w:rsidRPr="009A799D">
        <w:rPr>
          <w:rStyle w:val="Emphasis"/>
        </w:rPr>
        <w:t>one of which is reuniting Taiwan with the mainland</w:t>
      </w:r>
      <w:r w:rsidRPr="009A799D">
        <w:rPr>
          <w:rStyle w:val="StyleUnderline"/>
        </w:rPr>
        <w:t>. Reunification would be of both symbolic and strategic significance—</w:t>
      </w:r>
      <w:r w:rsidRPr="009A799D">
        <w:rPr>
          <w:rStyle w:val="Emphasis"/>
        </w:rPr>
        <w:t>Xi Jinping has declared reunification</w:t>
      </w:r>
      <w:r w:rsidRPr="009A799D">
        <w:rPr>
          <w:rStyle w:val="StyleUnderline"/>
        </w:rPr>
        <w:t xml:space="preserve"> a key facet of his “national rejuvenation” </w:t>
      </w:r>
      <w:r w:rsidRPr="009A799D">
        <w:rPr>
          <w:rStyle w:val="Emphasis"/>
        </w:rPr>
        <w:t xml:space="preserve">by 2049 </w:t>
      </w:r>
      <w:r w:rsidRPr="009A799D">
        <w:rPr>
          <w:rStyle w:val="StyleUnderline"/>
        </w:rPr>
        <w:t xml:space="preserve">initiative, and establishing control over Taiwan would allow China to project power unimpeded into the Pacific. </w:t>
      </w:r>
      <w:r w:rsidRPr="009A799D">
        <w:rPr>
          <w:sz w:val="16"/>
        </w:rPr>
        <w:t xml:space="preserve">Taiwan’s location, and de facto independence, currently present an impediment to Beijing’s global ambitions. Furthermore, </w:t>
      </w:r>
      <w:r w:rsidRPr="009A799D">
        <w:rPr>
          <w:rStyle w:val="StyleUnderline"/>
        </w:rPr>
        <w:t xml:space="preserve">China sees the island as a potential national security threat, as an independent Taiwan could be utilized by the U.S. as a jumping-off point for sorties against mainland China in any U.S.-China conflict. </w:t>
      </w:r>
      <w:r w:rsidRPr="009A799D">
        <w:rPr>
          <w:sz w:val="16"/>
        </w:rPr>
        <w:t xml:space="preserve">Growing Urgency in China </w:t>
      </w:r>
      <w:r w:rsidRPr="009A799D">
        <w:rPr>
          <w:rStyle w:val="StyleUnderline"/>
        </w:rPr>
        <w:t>Reunification is an increasingly urgent issue for Beijing</w:t>
      </w:r>
      <w:r w:rsidRPr="009A799D">
        <w:rPr>
          <w:sz w:val="16"/>
        </w:rPr>
        <w:t xml:space="preserve">—which has historically employed patience—due to Xi Jinping’s self-imposed deadline for reunification by 2049. </w:t>
      </w:r>
      <w:r w:rsidRPr="009A799D">
        <w:rPr>
          <w:rStyle w:val="StyleUnderline"/>
        </w:rPr>
        <w:t xml:space="preserve">Simultaneously, perceived growing U.S. support for an independent Taiwan, and the failure of the mainland’s previous efforts at reunification through economic incentives is raising the pressure on China. Increased U.S.-Taiwan defense cooperation would likely be met with condemnation by Beijing, however, it may be </w:t>
      </w:r>
      <w:r w:rsidRPr="009A799D">
        <w:rPr>
          <w:rStyle w:val="Emphasis"/>
        </w:rPr>
        <w:t>the most effective means of deterring a mainland invasion</w:t>
      </w:r>
      <w:r w:rsidRPr="009A799D">
        <w:rPr>
          <w:rStyle w:val="StyleUnderline"/>
        </w:rPr>
        <w:t xml:space="preserve"> of the island. Increased cooperation between the U.S. and Taiwan could take the form of the U.S. taking a visible and active presence on the island. This would ensure </w:t>
      </w:r>
      <w:r w:rsidRPr="009A799D">
        <w:rPr>
          <w:rStyle w:val="Emphasis"/>
        </w:rPr>
        <w:t>that China would find itself at war with the U.S</w:t>
      </w:r>
      <w:r w:rsidRPr="009A799D">
        <w:rPr>
          <w:rStyle w:val="StyleUnderline"/>
        </w:rPr>
        <w:t xml:space="preserve">. in the event of any attempt at reunification by force. </w:t>
      </w:r>
      <w:r w:rsidRPr="009A799D">
        <w:rPr>
          <w:sz w:val="16"/>
        </w:rPr>
        <w:t>Regardless, it’s unlikely that China will attempt to reunify the mainland with Taiwan within the next decade. Taiwan maintains a strong conventional military, and the risk of a U.S. intervention remains high. However, China is steadily increasing its hard power capabilities and is projected to have a military capable of true power projection on a global scale by 2030. For the foreseeable future, reunifying China will remain a key strategic objective of Beijing.</w:t>
      </w:r>
    </w:p>
    <w:p w:rsidR="00160BFD" w:rsidRPr="009A799D" w:rsidRDefault="00160BFD" w:rsidP="00160BFD"/>
    <w:p w:rsidR="00160BFD" w:rsidRPr="009A799D" w:rsidRDefault="00160BFD" w:rsidP="00160BFD">
      <w:pPr>
        <w:pStyle w:val="Heading4"/>
        <w:rPr>
          <w:rFonts w:hint="eastAsia"/>
        </w:rPr>
      </w:pPr>
      <w:r w:rsidRPr="009A799D">
        <w:t>That makes US-China war inevitable</w:t>
      </w:r>
    </w:p>
    <w:p w:rsidR="00160BFD" w:rsidRPr="009A799D" w:rsidRDefault="00160BFD" w:rsidP="00160BFD">
      <w:r w:rsidRPr="009A799D">
        <w:rPr>
          <w:rStyle w:val="Style13ptBold"/>
        </w:rPr>
        <w:t xml:space="preserve">Xiangwei 18 </w:t>
      </w:r>
      <w:r w:rsidRPr="009A799D">
        <w:t xml:space="preserve"> - April 21, 2018, Wang Xiangwei – China Business Reporter, Masters in Journalism and Bachelors in English. “Are the US and Chine header for war over Taiwan?”</w:t>
      </w:r>
    </w:p>
    <w:p w:rsidR="00160BFD" w:rsidRPr="009A799D" w:rsidRDefault="00160BFD" w:rsidP="00160BFD">
      <w:r w:rsidRPr="009A799D">
        <w:t>https://www.scmp.com/week-asia/opinion/article/2142674/are-us-and-china-headed-war-over-taiwan</w:t>
      </w:r>
    </w:p>
    <w:p w:rsidR="00160BFD" w:rsidRPr="009A799D" w:rsidRDefault="00160BFD" w:rsidP="00160BFD">
      <w:pPr>
        <w:rPr>
          <w:sz w:val="16"/>
        </w:rPr>
      </w:pPr>
      <w:r w:rsidRPr="009A799D">
        <w:rPr>
          <w:sz w:val="16"/>
        </w:rPr>
        <w:t xml:space="preserve">Are </w:t>
      </w:r>
      <w:r w:rsidRPr="009A799D">
        <w:rPr>
          <w:rStyle w:val="Emphasis"/>
        </w:rPr>
        <w:t>the Chinese mainland and Taiwan headed down an inevitable path to war</w:t>
      </w:r>
      <w:r w:rsidRPr="009A799D">
        <w:rPr>
          <w:sz w:val="16"/>
        </w:rPr>
        <w:t xml:space="preserve"> – one that is likely to see the United States join the fray? This slow-burning question came to the fore again last week when the mainland launched live-fire drills in the Taiwan Strait on Wednesday amid fiery rhetoric from Chinese state media. On Thursday morning, Chinese state media started to post online videos of helicopters and warships firing at targets at sea but Taiwan dismissed the exercises as “routine”. </w:t>
      </w:r>
      <w:r w:rsidRPr="009A799D">
        <w:rPr>
          <w:rStyle w:val="StyleUnderline"/>
        </w:rPr>
        <w:t>This came after President Xi Jinping had presided over a massive naval parade</w:t>
      </w:r>
      <w:r w:rsidRPr="009A799D">
        <w:rPr>
          <w:sz w:val="16"/>
        </w:rPr>
        <w:t xml:space="preserve"> off Hainan island a week earlier, one that involved 48 warships including China’s sole operating aircraft carrier and more than 10,000 servicemen – the largest such exercise since the founding of the People’s Republic in 1949. </w:t>
      </w:r>
      <w:r w:rsidRPr="009A799D">
        <w:rPr>
          <w:rStyle w:val="StyleUnderline"/>
        </w:rPr>
        <w:t xml:space="preserve">The state media said Beijing was sending a loud and clear warning to Taipei and Washington amid heightened tensions caused by Taiwanese leaders’ open advocacy for independence and increased American support for the Taiwanese government. </w:t>
      </w:r>
      <w:r w:rsidRPr="009A799D">
        <w:rPr>
          <w:sz w:val="16"/>
        </w:rPr>
        <w:t xml:space="preserve">Over the past few weeks, Chinese officials and state media have ratcheted up the rhetoric against Taipei and Washington, the largest supplier of arms to the island. Referring to Thursday’s live-fire drills, Cui Tiankai, </w:t>
      </w:r>
      <w:r w:rsidRPr="009A799D">
        <w:rPr>
          <w:rStyle w:val="StyleUnderline"/>
        </w:rPr>
        <w:t xml:space="preserve">the Chinese ambassador to US, warned in a lecture at Harvard University that China would try every possible means to defend its sovereignty and territorial integrity. </w:t>
      </w:r>
      <w:r w:rsidRPr="009A799D">
        <w:rPr>
          <w:sz w:val="16"/>
        </w:rPr>
        <w:t>Earlier this month, a spokesman for the Taiwan Affairs Office, said any outside forces that attempted to “play the Taiwan card” would find their efforts “futile” and would hurt themselves if they went “over the line”, according to the official China Daily. T</w:t>
      </w:r>
      <w:r w:rsidRPr="009A799D">
        <w:rPr>
          <w:rStyle w:val="StyleUnderline"/>
        </w:rPr>
        <w:t>he remark was clearly aimed at US President Donald Trump and his administration which in recent months has taken a number of significant steps to warm ties with Taipei.</w:t>
      </w:r>
      <w:r w:rsidRPr="009A799D">
        <w:rPr>
          <w:sz w:val="16"/>
        </w:rPr>
        <w:t xml:space="preserve"> As Beijing and Washington are currently positioning themselves for a possible trade war,</w:t>
      </w:r>
      <w:r w:rsidRPr="009A799D">
        <w:rPr>
          <w:rStyle w:val="StyleUnderline"/>
        </w:rPr>
        <w:t xml:space="preserve"> Trump’s intention to play the Taiwan card again is even more dangerous because this would further destabilise bilateral ties or even worse, could lead to a real war. </w:t>
      </w:r>
      <w:r w:rsidRPr="009A799D">
        <w:rPr>
          <w:rStyle w:val="Emphasis"/>
        </w:rPr>
        <w:t>A nasty US-China fight is inevitable.</w:t>
      </w:r>
      <w:r w:rsidRPr="009A799D">
        <w:rPr>
          <w:sz w:val="16"/>
        </w:rPr>
        <w:t xml:space="preserve"> But it needn’t be terminal</w:t>
      </w:r>
    </w:p>
    <w:p w:rsidR="00160BFD" w:rsidRPr="009A799D" w:rsidRDefault="00160BFD" w:rsidP="00160BFD"/>
    <w:p w:rsidR="00160BFD" w:rsidRPr="009A799D" w:rsidRDefault="00160BFD" w:rsidP="00160BFD"/>
    <w:p w:rsidR="00160BFD" w:rsidRPr="009A799D" w:rsidRDefault="00160BFD" w:rsidP="00160BFD"/>
    <w:p w:rsidR="00080E19" w:rsidRPr="009A799D" w:rsidRDefault="00080E19" w:rsidP="004F6BFC">
      <w:pPr>
        <w:pStyle w:val="Heading1"/>
        <w:rPr>
          <w:rFonts w:hint="eastAsia"/>
        </w:rPr>
      </w:pPr>
      <w:r w:rsidRPr="009A799D">
        <w:t>Disease</w:t>
      </w:r>
    </w:p>
    <w:p w:rsidR="00080E19" w:rsidRPr="009A799D" w:rsidRDefault="00080E19" w:rsidP="004F6BFC"/>
    <w:p w:rsidR="00080E19" w:rsidRPr="009A799D" w:rsidRDefault="00080E19" w:rsidP="004F6BFC">
      <w:pPr>
        <w:pStyle w:val="Heading3"/>
        <w:rPr>
          <w:rFonts w:hint="eastAsia"/>
        </w:rPr>
      </w:pPr>
      <w:r w:rsidRPr="009A799D">
        <w:t>1NC CP</w:t>
      </w:r>
    </w:p>
    <w:p w:rsidR="00080E19" w:rsidRPr="009A799D" w:rsidRDefault="00080E19" w:rsidP="004F6BFC">
      <w:pPr>
        <w:pStyle w:val="Heading4"/>
        <w:rPr>
          <w:rFonts w:hint="eastAsia"/>
        </w:rPr>
      </w:pPr>
      <w:r w:rsidRPr="009A799D">
        <w:t>CP text: The United States federal government should substantially increase its funding for the World Health Organization’s outbreak and emergency response units.</w:t>
      </w:r>
    </w:p>
    <w:p w:rsidR="00080E19" w:rsidRPr="009A799D" w:rsidRDefault="00080E19" w:rsidP="004F6BFC">
      <w:pPr>
        <w:pStyle w:val="Heading4"/>
        <w:rPr>
          <w:rFonts w:hint="eastAsia"/>
        </w:rPr>
      </w:pPr>
      <w:r w:rsidRPr="009A799D">
        <w:t xml:space="preserve">More funding and reallocation of spending is key to stop pandemics </w:t>
      </w:r>
    </w:p>
    <w:p w:rsidR="00080E19" w:rsidRPr="009A799D" w:rsidRDefault="00080E19" w:rsidP="004F6BFC">
      <w:r w:rsidRPr="009A799D">
        <w:rPr>
          <w:b/>
        </w:rPr>
        <w:t xml:space="preserve">Huang 16 </w:t>
      </w:r>
      <w:r w:rsidRPr="009A799D">
        <w:t>(</w:t>
      </w:r>
      <w:hyperlink r:id="rId10" w:history="1">
        <w:r w:rsidRPr="009A799D">
          <w:rPr>
            <w:rStyle w:val="Hyperlink"/>
          </w:rPr>
          <w:t>Yanzhong Huang</w:t>
        </w:r>
      </w:hyperlink>
      <w:r w:rsidRPr="009A799D">
        <w:t xml:space="preserve"> is an adjunct senior fellow for global health at the Council on Foreign Relations, where he directs the Global Health Governance roundtable. He is also professor and director of global health studies at Seton Hall University's School of Diplomacy and International Relations, where he developed the first academic concentration among U.S. professional schools of international affairs that explicitly addresses the security and foreign policy aspects of health issues, 5-3-2016, "How to Reform the Ailing World Health Organization," Council on Foreign Relations, https://www.cfr.org/expert-brief/how-reform-ailing-world-health-organization)</w:t>
      </w:r>
    </w:p>
    <w:p w:rsidR="00080E19" w:rsidRPr="009A799D" w:rsidRDefault="00080E19" w:rsidP="004F6BFC">
      <w:pPr>
        <w:spacing w:after="600"/>
        <w:rPr>
          <w:spacing w:val="5"/>
          <w:sz w:val="12"/>
          <w:szCs w:val="24"/>
        </w:rPr>
      </w:pPr>
      <w:r w:rsidRPr="009A799D">
        <w:rPr>
          <w:b/>
          <w:spacing w:val="5"/>
          <w:szCs w:val="24"/>
          <w:u w:val="single"/>
        </w:rPr>
        <w:t>The organization’s widely faulted response to the 2014 Ebola outbreak underscored the need for profound changes</w:t>
      </w:r>
      <w:r w:rsidRPr="009A799D">
        <w:rPr>
          <w:b/>
          <w:spacing w:val="5"/>
          <w:sz w:val="12"/>
          <w:szCs w:val="24"/>
        </w:rPr>
        <w:t>.</w:t>
      </w:r>
      <w:r w:rsidRPr="009A799D">
        <w:rPr>
          <w:spacing w:val="5"/>
          <w:sz w:val="12"/>
          <w:szCs w:val="24"/>
        </w:rPr>
        <w:t xml:space="preserve"> In a report commissioned by the WHO to assess its response, a group of independent experts </w:t>
      </w:r>
      <w:hyperlink r:id="rId11" w:tgtFrame="_blank" w:tooltip="concluded" w:history="1">
        <w:r w:rsidRPr="009A799D">
          <w:rPr>
            <w:spacing w:val="5"/>
            <w:sz w:val="12"/>
            <w:szCs w:val="24"/>
          </w:rPr>
          <w:t>concluded</w:t>
        </w:r>
      </w:hyperlink>
      <w:r w:rsidRPr="009A799D">
        <w:rPr>
          <w:spacing w:val="5"/>
          <w:sz w:val="12"/>
          <w:szCs w:val="24"/>
        </w:rPr>
        <w:t xml:space="preserve"> that the “WHO does not have the capacity or organizational culture to deliver a full emergency public health response.” The organization’s hobbled response to the Ebola outbreak was evidenced in its decision to withdraw its international team too soon from Guinea and Liberia, poor responses to requests for technical guidance from local health authorities, slowness in declaring the severity of the outbreak, and its failure to rapidly mobilize global assistance. On the surface, the independent panel suggested, the WHO’s inept response </w:t>
      </w:r>
      <w:hyperlink r:id="rId12" w:tgtFrame="_blank" w:tooltip="was a result of" w:history="1">
        <w:r w:rsidRPr="009A799D">
          <w:rPr>
            <w:spacing w:val="5"/>
            <w:sz w:val="12"/>
            <w:szCs w:val="24"/>
          </w:rPr>
          <w:t>was a result of</w:t>
        </w:r>
      </w:hyperlink>
      <w:r w:rsidRPr="009A799D">
        <w:rPr>
          <w:spacing w:val="5"/>
          <w:sz w:val="12"/>
          <w:szCs w:val="24"/>
        </w:rPr>
        <w:t> “inadequate understanding of the nature of the outbreak, poor decision-making within the WHO, and over-deference to political considerations.” It highlighted the need to reform the organization’s internal management. A major concern is its lack of accountability. While the Ebola crisis led to the death of more than eleven thousand people, none of the WHO staff thus far has borne personal responsibility for the crisis. The balance of staff skills is another challenge to management. An </w:t>
      </w:r>
      <w:hyperlink r:id="rId13" w:tgtFrame="_blank" w:tooltip="article" w:history="1">
        <w:r w:rsidRPr="009A799D">
          <w:rPr>
            <w:spacing w:val="5"/>
            <w:sz w:val="12"/>
            <w:szCs w:val="24"/>
          </w:rPr>
          <w:t>article</w:t>
        </w:r>
      </w:hyperlink>
      <w:r w:rsidRPr="009A799D">
        <w:rPr>
          <w:spacing w:val="5"/>
          <w:sz w:val="12"/>
          <w:szCs w:val="24"/>
        </w:rPr>
        <w:t> published in </w:t>
      </w:r>
      <w:r w:rsidRPr="009A799D">
        <w:rPr>
          <w:i/>
          <w:iCs/>
          <w:spacing w:val="5"/>
          <w:sz w:val="12"/>
          <w:szCs w:val="24"/>
        </w:rPr>
        <w:t>Public Health</w:t>
      </w:r>
      <w:r w:rsidRPr="009A799D">
        <w:rPr>
          <w:spacing w:val="5"/>
          <w:sz w:val="12"/>
          <w:szCs w:val="24"/>
        </w:rPr>
        <w:t xml:space="preserve"> journal found that of the one-third of the WHO staff deemed professional, nearly half are medical specialists, only 1.6 percent are social scientists, and 1.4 percent are lawyers. While doctors are crucial for the WHO to exercise its technical leadership, this staff composition means that the organization does not have the capacity to understand local traditions and culture, manage international relations, and perform some of its core functions such as creating rules and principles for global health.  The WHO’s faltering response during the outbreak also stems from its ineffectiveness in reforming its programs and how it sets priorities. </w:t>
      </w:r>
      <w:r w:rsidRPr="009A799D">
        <w:rPr>
          <w:spacing w:val="5"/>
          <w:szCs w:val="24"/>
          <w:u w:val="single"/>
        </w:rPr>
        <w:t>With an operating annual budget of about $2 billion</w:t>
      </w:r>
      <w:r w:rsidRPr="009A799D">
        <w:rPr>
          <w:spacing w:val="5"/>
          <w:sz w:val="12"/>
          <w:szCs w:val="24"/>
        </w:rPr>
        <w:t xml:space="preserve">, </w:t>
      </w:r>
      <w:r w:rsidRPr="009A799D">
        <w:rPr>
          <w:spacing w:val="5"/>
          <w:szCs w:val="24"/>
          <w:u w:val="single"/>
        </w:rPr>
        <w:t xml:space="preserve">which is one-third that of the U.S. </w:t>
      </w:r>
      <w:r w:rsidRPr="009A799D">
        <w:rPr>
          <w:spacing w:val="5"/>
          <w:sz w:val="12"/>
          <w:szCs w:val="24"/>
        </w:rPr>
        <w:t>Centers for Disease Control and Prevention (</w:t>
      </w:r>
      <w:r w:rsidRPr="009A799D">
        <w:rPr>
          <w:spacing w:val="5"/>
          <w:szCs w:val="24"/>
          <w:u w:val="single"/>
        </w:rPr>
        <w:t>CDC</w:t>
      </w:r>
      <w:r w:rsidRPr="009A799D">
        <w:rPr>
          <w:spacing w:val="5"/>
          <w:sz w:val="12"/>
          <w:szCs w:val="24"/>
        </w:rPr>
        <w:t>), the WHO has identified six program priorities: communicable diseases, noncommunicable diseases (NCDs), promoting health through the life course, health systems, and corporate services/enabling functions. On the one hand, these functions replicate efforts of other international agencies or initiatives, such as the Global Fund to Fight AIDS, Tuberculosis and Malaria; UNICEF (children’s health); the World Bank (health system strengthening); and the UNFPA (reproductive health).  On the other hand, they create a zero-sum game in budget-related decision-making, sustaining the </w:t>
      </w:r>
      <w:hyperlink r:id="rId14" w:tgtFrame="_blank" w:tooltip="boom and bust budgeting cycle for WHO emergency response" w:history="1">
        <w:r w:rsidRPr="009A799D">
          <w:rPr>
            <w:spacing w:val="5"/>
            <w:sz w:val="12"/>
            <w:szCs w:val="24"/>
          </w:rPr>
          <w:t>boom and bust budgeting cycle for WHO emergency response</w:t>
        </w:r>
      </w:hyperlink>
      <w:r w:rsidRPr="009A799D">
        <w:rPr>
          <w:spacing w:val="5"/>
          <w:sz w:val="12"/>
          <w:szCs w:val="24"/>
        </w:rPr>
        <w:t xml:space="preserve">. </w:t>
      </w:r>
      <w:r w:rsidRPr="009A799D">
        <w:rPr>
          <w:spacing w:val="5"/>
          <w:szCs w:val="24"/>
          <w:u w:val="single"/>
        </w:rPr>
        <w:t>The WHO’s </w:t>
      </w:r>
      <w:hyperlink r:id="rId15" w:tgtFrame="_blank" w:tooltip="2014-15 biannual budget" w:history="1">
        <w:r w:rsidRPr="009A799D">
          <w:rPr>
            <w:spacing w:val="5"/>
            <w:szCs w:val="24"/>
            <w:u w:val="single"/>
          </w:rPr>
          <w:t>2014-15 biannual budget</w:t>
        </w:r>
      </w:hyperlink>
      <w:r w:rsidRPr="009A799D">
        <w:rPr>
          <w:spacing w:val="5"/>
          <w:szCs w:val="24"/>
          <w:u w:val="single"/>
        </w:rPr>
        <w:t xml:space="preserve"> saw a 21 percent increase in program funding devoted to [noncommunicable diseases] NCDs. However, </w:t>
      </w:r>
      <w:r w:rsidRPr="009A799D">
        <w:rPr>
          <w:b/>
          <w:spacing w:val="5"/>
          <w:szCs w:val="24"/>
          <w:u w:val="single"/>
        </w:rPr>
        <w:t>only 5.7 percent of its 2014-15 budget was devoted to outbreak and crisis response, representing a 51.4 percent drop from what had been provided in the previous two-year budget. Badly weakened by budget cuts, the WHO’s outbreak and emergency response units were curtailed to such a level that the unit devoted to the science of pandemic and epidemic diseases had only one technical expert on Ebola</w:t>
      </w:r>
      <w:r w:rsidRPr="009A799D">
        <w:rPr>
          <w:spacing w:val="5"/>
          <w:sz w:val="12"/>
          <w:szCs w:val="24"/>
        </w:rPr>
        <w:t xml:space="preserve"> and other hemorrhagic diseases. The organization’s ability to set and meet new priorities is hampered by its governing structure. The WHO is a member-run organization in which every country has a vote in its supreme decision-making body (the World Health Assembly or WHA), but member states’ priorities are often in conflict with major donors that are in control of different resources, such as the U.S. government and the U.S.-based Gates Foundation. Due to inadequate funds from the assessed contributions of its member states, the WHO has become dependent on voluntary or earmarked contributions allocated according to donor interests. With only 30 percent of its budget under WHO control, the organization’s agenda is guided by donor priorities. More than 17 percent of its 2014-15 program budget, for example, was allocated for polio eradication, a top priority of the Gates Foundation, a chief donor. This fragmented and franchised financing structure has also led to the use of the WHO’s regular funding to subsidize outside funding for special projects (because much of the earmarked funds are not allowed to include overhead). </w:t>
      </w:r>
      <w:hyperlink r:id="rId16" w:tgtFrame="_blank" w:tooltip="Misplacing confidence on rapid mobilization of external funds" w:history="1">
        <w:r w:rsidRPr="009A799D">
          <w:rPr>
            <w:spacing w:val="5"/>
            <w:sz w:val="12"/>
            <w:szCs w:val="24"/>
          </w:rPr>
          <w:t>Misplacing confidence on rapid mobilization of external funds</w:t>
        </w:r>
      </w:hyperlink>
      <w:r w:rsidRPr="009A799D">
        <w:rPr>
          <w:spacing w:val="5"/>
          <w:sz w:val="12"/>
          <w:szCs w:val="24"/>
        </w:rPr>
        <w:t> in an international health crisis only delayed the WHO’s surge capacity in responding to the Ebola outbreak. Many of these financing and governance problems stem from the WHO constitution that entered into force in 1948.  Under the constitution, the WHO is run by the member states, which are represented primarily by health ministers who are typically bureaucratically weak; many important decision-making roles in relation to WHO reform today go beyond their remit. The member state-driven decision-making process also does not do justice to the emergence of a complex web of “transgovernmental networks” where nation states are no longer the sole important actors in addressing global challenges. Also, the WHO constitution grants regional offices (the intermediate bureaucratic layer between WHO headquarters in Geneva and its country offices) significant autonomy in the policy process. Such an institutional setup makes it difficult to align the regional and country offices closely with overall WHO strategies and priorities. Because WHO regional directors are appointed by governments in the region, their allegiances are to the region rather than to the headquarters in Geneva.  It was </w:t>
      </w:r>
      <w:hyperlink r:id="rId17" w:tgtFrame="_blank" w:tooltip="reported" w:history="1">
        <w:r w:rsidRPr="009A799D">
          <w:rPr>
            <w:spacing w:val="5"/>
            <w:sz w:val="12"/>
            <w:szCs w:val="24"/>
          </w:rPr>
          <w:t>reported</w:t>
        </w:r>
      </w:hyperlink>
      <w:r w:rsidRPr="009A799D">
        <w:rPr>
          <w:spacing w:val="5"/>
          <w:sz w:val="12"/>
          <w:szCs w:val="24"/>
        </w:rPr>
        <w:t> that during the Ebola outbreak, pressures from the government of Guinea, which feared the domestic consequences of prematurely declaring the outbreak a public health emergency of international concern, led the regional office to initially downplay the seriousness of the problem to Geneva and even withhold information about new infections. Moreover, the constitution places a premium on geographical basis and the internationally representative character of staff recruitment, which often leads to an opaque and inward-looking appointment process that places less focus on competencies and qualifications related to WHO’s core functions. Despite these institutional setup problems, making changes to the constitution is very difficult. Article 60 of the constitution </w:t>
      </w:r>
      <w:hyperlink r:id="rId18" w:tgtFrame="_blank" w:tooltip="states" w:history="1">
        <w:r w:rsidRPr="009A799D">
          <w:rPr>
            <w:spacing w:val="5"/>
            <w:sz w:val="12"/>
            <w:szCs w:val="24"/>
          </w:rPr>
          <w:t>states</w:t>
        </w:r>
      </w:hyperlink>
      <w:r w:rsidRPr="009A799D">
        <w:rPr>
          <w:spacing w:val="5"/>
          <w:sz w:val="12"/>
          <w:szCs w:val="24"/>
        </w:rPr>
        <w:t> that WHA decisions on important questions, including amendments to the constitution, must be made by a two-thirds majority of the members present and voting. That said, the constitution also leaves much room for reforming the organization. Article 18, for example, authorizes the WHA to invite civil society organizations and other stakeholders to participate in WHO governance and reform. In particular, it legitimizes proposals to establish a </w:t>
      </w:r>
      <w:hyperlink r:id="rId19" w:tgtFrame="_blank" w:tooltip="Committee C" w:history="1">
        <w:r w:rsidRPr="009A799D">
          <w:rPr>
            <w:spacing w:val="5"/>
            <w:sz w:val="12"/>
            <w:szCs w:val="24"/>
          </w:rPr>
          <w:t>Committee C</w:t>
        </w:r>
      </w:hyperlink>
      <w:r w:rsidRPr="009A799D">
        <w:rPr>
          <w:spacing w:val="5"/>
          <w:sz w:val="12"/>
          <w:szCs w:val="24"/>
        </w:rPr>
        <w:t xml:space="preserve"> in the WHA. Different from the existing two WHA committees (A and B), which deal predominantly with program matters and budget/managerial concerns, a third committee could focus on debating major health initiatives among other, nonstate key players in global health governance.  </w:t>
      </w:r>
      <w:r w:rsidRPr="009A799D">
        <w:rPr>
          <w:b/>
          <w:bCs/>
          <w:spacing w:val="5"/>
          <w:sz w:val="12"/>
          <w:szCs w:val="24"/>
        </w:rPr>
        <w:t>Who Will Lead Reforms?</w:t>
      </w:r>
      <w:r w:rsidRPr="009A799D">
        <w:rPr>
          <w:spacing w:val="5"/>
          <w:sz w:val="12"/>
          <w:szCs w:val="24"/>
        </w:rPr>
        <w:t xml:space="preserve"> </w:t>
      </w:r>
      <w:r w:rsidRPr="009A799D">
        <w:rPr>
          <w:b/>
          <w:spacing w:val="5"/>
          <w:szCs w:val="24"/>
          <w:u w:val="single"/>
        </w:rPr>
        <w:t xml:space="preserve">The issue is </w:t>
      </w:r>
      <w:r w:rsidRPr="009A799D">
        <w:rPr>
          <w:spacing w:val="5"/>
          <w:szCs w:val="24"/>
          <w:u w:val="single"/>
        </w:rPr>
        <w:t xml:space="preserve">thus not so much about structural or institutional constraints as it is </w:t>
      </w:r>
      <w:r w:rsidRPr="009A799D">
        <w:rPr>
          <w:b/>
          <w:spacing w:val="5"/>
          <w:szCs w:val="24"/>
          <w:u w:val="single"/>
        </w:rPr>
        <w:t>about the dearth of bold leadership in WHO reform and decision-making</w:t>
      </w:r>
      <w:r w:rsidRPr="009A799D">
        <w:rPr>
          <w:spacing w:val="5"/>
          <w:szCs w:val="24"/>
          <w:u w:val="single"/>
        </w:rPr>
        <w:t>.</w:t>
      </w:r>
      <w:r w:rsidRPr="009A799D">
        <w:rPr>
          <w:spacing w:val="5"/>
          <w:sz w:val="12"/>
          <w:szCs w:val="24"/>
        </w:rPr>
        <w:t xml:space="preserve"> Member states, which help shape the WHO’s priorities and resources and the secretariat’s mandate, are to blame for not providing the secretariat the necessary authority and resources to push reforms forward.  They shot down proposals to create Committee C or host a multi-stakeholder World Health Forum. In May 2015, they also rejected WHO Director-General Margaret Chan’s proposal to increase assessed contributions by 5 percent to ensure the full financing of the budget. </w:t>
      </w:r>
      <w:r w:rsidRPr="009A799D">
        <w:rPr>
          <w:b/>
          <w:spacing w:val="5"/>
          <w:szCs w:val="24"/>
          <w:u w:val="single"/>
        </w:rPr>
        <w:t>As the leading donor in global health and the source of WHO’s largest assessment contribution, the United States government could be a lead catalyst in the WHO reform process</w:t>
      </w:r>
      <w:r w:rsidRPr="009A799D">
        <w:rPr>
          <w:b/>
          <w:spacing w:val="5"/>
          <w:sz w:val="12"/>
          <w:szCs w:val="24"/>
        </w:rPr>
        <w:t>.</w:t>
      </w:r>
      <w:r w:rsidRPr="009A799D">
        <w:rPr>
          <w:spacing w:val="5"/>
          <w:sz w:val="12"/>
          <w:szCs w:val="24"/>
        </w:rPr>
        <w:t xml:space="preserve"> Yet it is often hesitant to take such a role.</w:t>
      </w:r>
    </w:p>
    <w:p w:rsidR="00080E19" w:rsidRPr="009A799D" w:rsidRDefault="00080E19" w:rsidP="004F6BFC">
      <w:pPr>
        <w:pStyle w:val="Heading4"/>
        <w:rPr>
          <w:rFonts w:hint="eastAsia"/>
        </w:rPr>
      </w:pPr>
      <w:r w:rsidRPr="009A799D">
        <w:t xml:space="preserve">US funding spills over, causes other countries to invest in health </w:t>
      </w:r>
    </w:p>
    <w:p w:rsidR="00080E19" w:rsidRPr="009A799D" w:rsidRDefault="00080E19" w:rsidP="004F6BFC">
      <w:pPr>
        <w:rPr>
          <w:rFonts w:eastAsia="Times New Roman"/>
          <w:sz w:val="20"/>
          <w:szCs w:val="20"/>
        </w:rPr>
      </w:pPr>
      <w:r w:rsidRPr="009A799D">
        <w:rPr>
          <w:b/>
          <w:sz w:val="26"/>
          <w:szCs w:val="26"/>
        </w:rPr>
        <w:t>Patterson 17</w:t>
      </w:r>
      <w:r w:rsidRPr="009A799D">
        <w:rPr>
          <w:b/>
        </w:rPr>
        <w:t xml:space="preserve"> </w:t>
      </w:r>
      <w:r w:rsidRPr="009A799D">
        <w:t>(</w:t>
      </w:r>
      <w:r w:rsidRPr="009A799D">
        <w:rPr>
          <w:rFonts w:eastAsia="Times New Roman"/>
          <w:iCs/>
          <w:color w:val="111111"/>
          <w:szCs w:val="28"/>
          <w:bdr w:val="none" w:sz="0" w:space="0" w:color="auto" w:frame="1"/>
        </w:rPr>
        <w:t>Amy S. Patterson is professor of politics at University of the South in Sewanee, Tenn.</w:t>
      </w:r>
      <w:r w:rsidRPr="009A799D">
        <w:t>, 3-21-2017, "Analysis," https://www.washingtonpost.com/news/monkey-cage/wp/2017/03/21/u-s-funded-global-health-programs-encourage-governments-to-step-up-their-own-programs/?utm_term=.05ecdca48953)//KA</w:t>
      </w:r>
    </w:p>
    <w:p w:rsidR="00080E19" w:rsidRPr="009A799D" w:rsidRDefault="00080E19" w:rsidP="004F6BFC">
      <w:pPr>
        <w:pStyle w:val="NormalWeb"/>
        <w:spacing w:before="60" w:beforeAutospacing="0" w:after="240" w:afterAutospacing="0"/>
        <w:textAlignment w:val="baseline"/>
        <w:rPr>
          <w:rFonts w:ascii="Roboto" w:hAnsi="Roboto"/>
          <w:sz w:val="10"/>
          <w:szCs w:val="24"/>
        </w:rPr>
      </w:pPr>
      <w:r w:rsidRPr="009A799D">
        <w:rPr>
          <w:rFonts w:ascii="Roboto" w:hAnsi="Roboto"/>
          <w:sz w:val="10"/>
          <w:szCs w:val="24"/>
        </w:rPr>
        <w:t xml:space="preserve">In President Trump’s proposed budget, there’s a </w:t>
      </w:r>
      <w:hyperlink r:id="rId20" w:history="1">
        <w:r w:rsidRPr="009A799D">
          <w:rPr>
            <w:rStyle w:val="Hyperlink"/>
            <w:rFonts w:ascii="Roboto" w:hAnsi="Roboto"/>
            <w:sz w:val="10"/>
            <w:szCs w:val="24"/>
          </w:rPr>
          <w:t>$54 billion bump in military spending</w:t>
        </w:r>
      </w:hyperlink>
      <w:r w:rsidRPr="009A799D">
        <w:rPr>
          <w:rFonts w:ascii="Roboto" w:hAnsi="Roboto"/>
          <w:sz w:val="10"/>
          <w:szCs w:val="24"/>
        </w:rPr>
        <w:t xml:space="preserve">. U.S. foreign aid would be cut by 28 percent. </w:t>
      </w:r>
      <w:hyperlink r:id="rId21" w:history="1">
        <w:r w:rsidRPr="009A799D">
          <w:rPr>
            <w:rStyle w:val="Hyperlink"/>
            <w:rFonts w:ascii="Roboto" w:hAnsi="Roboto"/>
            <w:sz w:val="10"/>
            <w:szCs w:val="24"/>
          </w:rPr>
          <w:t>Global health spending</w:t>
        </w:r>
      </w:hyperlink>
      <w:r w:rsidRPr="009A799D">
        <w:rPr>
          <w:rFonts w:ascii="Roboto" w:hAnsi="Roboto"/>
          <w:sz w:val="10"/>
          <w:szCs w:val="24"/>
        </w:rPr>
        <w:t xml:space="preserve"> beyond AIDS, malaria and vaccines will suffer. This type of foreign aid, according to many U.S. policymakers and military leaders, increases soft power, or the global influence the United States has because it supports basic human rights and humanitarian causes. </w:t>
      </w:r>
      <w:hyperlink r:id="rId22" w:history="1">
        <w:r w:rsidRPr="009A799D">
          <w:rPr>
            <w:rStyle w:val="Hyperlink"/>
            <w:rFonts w:ascii="Roboto" w:hAnsi="Roboto"/>
            <w:sz w:val="10"/>
            <w:szCs w:val="24"/>
          </w:rPr>
          <w:t>Emma-Louise Anderson and I</w:t>
        </w:r>
      </w:hyperlink>
      <w:r w:rsidRPr="009A799D">
        <w:rPr>
          <w:rFonts w:ascii="Roboto" w:hAnsi="Roboto"/>
          <w:sz w:val="10"/>
          <w:szCs w:val="24"/>
        </w:rPr>
        <w:t xml:space="preserve"> show this payoff for the United States among people living with HIV in Zambia and Malawi. </w:t>
      </w:r>
      <w:r w:rsidRPr="009A799D">
        <w:rPr>
          <w:rFonts w:ascii="Roboto" w:hAnsi="Roboto"/>
          <w:sz w:val="24"/>
          <w:szCs w:val="24"/>
          <w:u w:val="single"/>
        </w:rPr>
        <w:t>Public health experts say that cuts to U.S. global health funding</w:t>
      </w:r>
      <w:r w:rsidRPr="009A799D">
        <w:rPr>
          <w:rFonts w:ascii="Roboto" w:hAnsi="Roboto"/>
          <w:sz w:val="10"/>
          <w:szCs w:val="24"/>
        </w:rPr>
        <w:t xml:space="preserve"> — which makes up less than 1 percent of the federal budget — </w:t>
      </w:r>
      <w:r w:rsidRPr="009A799D">
        <w:rPr>
          <w:rFonts w:ascii="Roboto" w:hAnsi="Roboto"/>
          <w:sz w:val="24"/>
          <w:szCs w:val="24"/>
          <w:u w:val="single"/>
        </w:rPr>
        <w:t xml:space="preserve">threaten the </w:t>
      </w:r>
      <w:hyperlink r:id="rId23" w:history="1">
        <w:r w:rsidRPr="009A799D">
          <w:rPr>
            <w:rStyle w:val="Hyperlink"/>
            <w:rFonts w:ascii="Roboto" w:hAnsi="Roboto"/>
            <w:sz w:val="24"/>
            <w:szCs w:val="24"/>
            <w:u w:val="single"/>
          </w:rPr>
          <w:t>health of U.S. citizens</w:t>
        </w:r>
      </w:hyperlink>
      <w:r w:rsidRPr="009A799D">
        <w:rPr>
          <w:rFonts w:ascii="Roboto" w:hAnsi="Roboto"/>
          <w:sz w:val="24"/>
          <w:szCs w:val="24"/>
          <w:u w:val="single"/>
        </w:rPr>
        <w:t xml:space="preserve">, since pathogens such as Zika, influenza and Ebola can cross borders. </w:t>
      </w:r>
      <w:r w:rsidRPr="009A799D">
        <w:rPr>
          <w:rFonts w:ascii="Roboto" w:hAnsi="Roboto"/>
          <w:sz w:val="10"/>
          <w:szCs w:val="24"/>
        </w:rPr>
        <w:t xml:space="preserve">For other policymakers and advocates, it is </w:t>
      </w:r>
      <w:hyperlink r:id="rId24" w:history="1">
        <w:r w:rsidRPr="009A799D">
          <w:rPr>
            <w:rStyle w:val="Hyperlink"/>
            <w:rFonts w:ascii="Roboto" w:hAnsi="Roboto"/>
            <w:sz w:val="10"/>
            <w:szCs w:val="24"/>
          </w:rPr>
          <w:t>morally unjustifiable</w:t>
        </w:r>
      </w:hyperlink>
      <w:r w:rsidRPr="009A799D">
        <w:rPr>
          <w:rFonts w:ascii="Roboto" w:hAnsi="Roboto"/>
          <w:sz w:val="10"/>
          <w:szCs w:val="24"/>
        </w:rPr>
        <w:t xml:space="preserve"> to cut health programs that save millions of lives. </w:t>
      </w:r>
      <w:r w:rsidRPr="009A799D">
        <w:rPr>
          <w:rStyle w:val="Strong"/>
          <w:rFonts w:ascii="Roboto" w:hAnsi="Roboto"/>
          <w:sz w:val="10"/>
          <w:szCs w:val="24"/>
          <w:bdr w:val="none" w:sz="0" w:space="0" w:color="auto" w:frame="1"/>
        </w:rPr>
        <w:t>Global health programs have a big impact</w:t>
      </w:r>
      <w:r w:rsidRPr="009A799D">
        <w:rPr>
          <w:rFonts w:ascii="Roboto" w:hAnsi="Roboto"/>
          <w:sz w:val="10"/>
          <w:szCs w:val="24"/>
        </w:rPr>
        <w:t xml:space="preserve"> </w:t>
      </w:r>
      <w:r w:rsidRPr="009A799D">
        <w:rPr>
          <w:rFonts w:ascii="Roboto" w:hAnsi="Roboto"/>
          <w:sz w:val="24"/>
          <w:szCs w:val="24"/>
          <w:u w:val="single"/>
        </w:rPr>
        <w:t xml:space="preserve">My research on the politics of health in Africa shows another benefit. </w:t>
      </w:r>
      <w:r w:rsidRPr="009A799D">
        <w:rPr>
          <w:rFonts w:ascii="Roboto" w:hAnsi="Roboto"/>
          <w:b/>
          <w:sz w:val="24"/>
          <w:szCs w:val="24"/>
          <w:u w:val="single"/>
        </w:rPr>
        <w:t xml:space="preserve">U.S.-funded programs interface with domestic politics to create incentives for governments to take action on health issues. </w:t>
      </w:r>
      <w:r w:rsidRPr="009A799D">
        <w:rPr>
          <w:rFonts w:ascii="Roboto" w:hAnsi="Roboto"/>
          <w:i/>
          <w:iCs/>
          <w:sz w:val="10"/>
          <w:szCs w:val="24"/>
          <w:bdr w:val="none" w:sz="0" w:space="0" w:color="auto" w:frame="1"/>
        </w:rPr>
        <w:t>[</w:t>
      </w:r>
      <w:hyperlink r:id="rId25" w:history="1">
        <w:r w:rsidRPr="009A799D">
          <w:rPr>
            <w:rStyle w:val="Hyperlink"/>
            <w:rFonts w:ascii="Roboto" w:hAnsi="Roboto"/>
            <w:i/>
            <w:iCs/>
            <w:sz w:val="10"/>
            <w:szCs w:val="24"/>
            <w:bdr w:val="none" w:sz="0" w:space="0" w:color="auto" w:frame="1"/>
          </w:rPr>
          <w:t>What do Africans actually think about public health interventions from afar?</w:t>
        </w:r>
      </w:hyperlink>
      <w:r w:rsidRPr="009A799D">
        <w:rPr>
          <w:rFonts w:ascii="Roboto" w:hAnsi="Roboto"/>
          <w:i/>
          <w:iCs/>
          <w:sz w:val="10"/>
          <w:szCs w:val="24"/>
          <w:bdr w:val="none" w:sz="0" w:space="0" w:color="auto" w:frame="1"/>
        </w:rPr>
        <w:t>]</w:t>
      </w:r>
      <w:r w:rsidRPr="009A799D">
        <w:rPr>
          <w:rFonts w:ascii="Roboto" w:hAnsi="Roboto"/>
          <w:sz w:val="10"/>
          <w:szCs w:val="24"/>
        </w:rPr>
        <w:t xml:space="preserve"> My book on “Africa and Global Health Governance: Domestic Politics and International Structures” (forthcoming, the Johns Hopkins University Press) details these outcomes. Over a period of a decade, I conducted interviews and focus group discussions with advocates, policymakers, donors and NGOs working in five African countries and the United States. My work included analyzing cross-national health data. </w:t>
      </w:r>
      <w:r w:rsidRPr="009A799D">
        <w:rPr>
          <w:rFonts w:ascii="Roboto" w:hAnsi="Roboto"/>
          <w:sz w:val="24"/>
          <w:szCs w:val="24"/>
          <w:u w:val="single"/>
        </w:rPr>
        <w:t>I found that African officials face</w:t>
      </w:r>
      <w:r w:rsidRPr="009A799D">
        <w:rPr>
          <w:rFonts w:ascii="Roboto" w:hAnsi="Roboto"/>
          <w:sz w:val="10"/>
          <w:szCs w:val="24"/>
        </w:rPr>
        <w:t xml:space="preserve"> deep socioeconomic challenges and </w:t>
      </w:r>
      <w:r w:rsidRPr="009A799D">
        <w:rPr>
          <w:rFonts w:ascii="Roboto" w:hAnsi="Roboto"/>
          <w:sz w:val="24"/>
          <w:szCs w:val="24"/>
          <w:u w:val="single"/>
        </w:rPr>
        <w:t xml:space="preserve">a lack of resources and tend to view health issues as private. </w:t>
      </w:r>
      <w:r w:rsidRPr="009A799D">
        <w:rPr>
          <w:rFonts w:ascii="Roboto" w:hAnsi="Roboto"/>
          <w:b/>
          <w:sz w:val="24"/>
          <w:szCs w:val="24"/>
          <w:u w:val="single"/>
        </w:rPr>
        <w:t>Global health programs — supported by U.S. and other donor countries — helped leaders to prioritize health, particularly when they supported grass-roots health advocates</w:t>
      </w:r>
      <w:r w:rsidRPr="009A799D">
        <w:rPr>
          <w:rFonts w:ascii="Roboto" w:hAnsi="Roboto"/>
          <w:sz w:val="10"/>
          <w:szCs w:val="24"/>
        </w:rPr>
        <w:t xml:space="preserve"> in Africa. Global efforts establish the expectation that governments should promote health. Funding and technical assistance from Western donors, U.N. agencies and NGOs empower national efforts. Beginning in the late 1990s, global advocates, donor states and U.N. agencies coalesced around an understanding that AIDS treatment and nondiscrimination is a basic human right, and they promoted the norm that people living with HIV must be involved in policymaking. They institutionalized </w:t>
      </w:r>
      <w:hyperlink r:id="rId26" w:history="1">
        <w:r w:rsidRPr="009A799D">
          <w:rPr>
            <w:rStyle w:val="Hyperlink"/>
            <w:rFonts w:ascii="Roboto" w:hAnsi="Roboto"/>
            <w:sz w:val="10"/>
            <w:szCs w:val="24"/>
          </w:rPr>
          <w:t>UNAIDS</w:t>
        </w:r>
      </w:hyperlink>
      <w:r w:rsidRPr="009A799D">
        <w:rPr>
          <w:rFonts w:ascii="Roboto" w:hAnsi="Roboto"/>
          <w:sz w:val="10"/>
          <w:szCs w:val="24"/>
        </w:rPr>
        <w:t xml:space="preserve">, the agency that coordinates all U.N. activities on AIDS and provides technical assistance to countries. Donors and governments also established funding mechanisms such as the </w:t>
      </w:r>
      <w:hyperlink r:id="rId27" w:history="1">
        <w:r w:rsidRPr="009A799D">
          <w:rPr>
            <w:rStyle w:val="Hyperlink"/>
            <w:rFonts w:ascii="Roboto" w:hAnsi="Roboto"/>
            <w:sz w:val="10"/>
            <w:szCs w:val="24"/>
          </w:rPr>
          <w:t>Global Fund to Fight AIDS, Tuberculosis and Malaria</w:t>
        </w:r>
      </w:hyperlink>
      <w:r w:rsidRPr="009A799D">
        <w:rPr>
          <w:rFonts w:ascii="Roboto" w:hAnsi="Roboto"/>
          <w:sz w:val="10"/>
          <w:szCs w:val="24"/>
        </w:rPr>
        <w:t xml:space="preserve">, which gives nearly $4 billion in grants to combat these three diseases. The United States led these efforts, pushing discussions in U.N. bodies, providing scientific expertise and donating funds. </w:t>
      </w:r>
      <w:r w:rsidRPr="009A799D">
        <w:rPr>
          <w:rFonts w:ascii="Roboto" w:hAnsi="Roboto"/>
          <w:i/>
          <w:iCs/>
          <w:sz w:val="10"/>
          <w:szCs w:val="24"/>
          <w:bdr w:val="none" w:sz="0" w:space="0" w:color="auto" w:frame="1"/>
        </w:rPr>
        <w:t>[</w:t>
      </w:r>
      <w:hyperlink r:id="rId28" w:history="1">
        <w:r w:rsidRPr="009A799D">
          <w:rPr>
            <w:rStyle w:val="Hyperlink"/>
            <w:rFonts w:ascii="Roboto" w:hAnsi="Roboto"/>
            <w:i/>
            <w:iCs/>
            <w:sz w:val="10"/>
            <w:szCs w:val="24"/>
            <w:bdr w:val="none" w:sz="0" w:space="0" w:color="auto" w:frame="1"/>
          </w:rPr>
          <w:t>Ebola was declared a public health emergency. Here are 5 lessons for fighting Zika</w:t>
        </w:r>
      </w:hyperlink>
      <w:r w:rsidRPr="009A799D">
        <w:rPr>
          <w:rFonts w:ascii="Roboto" w:hAnsi="Roboto"/>
          <w:i/>
          <w:iCs/>
          <w:sz w:val="10"/>
          <w:szCs w:val="24"/>
          <w:bdr w:val="none" w:sz="0" w:space="0" w:color="auto" w:frame="1"/>
        </w:rPr>
        <w:t xml:space="preserve">] </w:t>
      </w:r>
      <w:r w:rsidRPr="009A799D">
        <w:rPr>
          <w:rFonts w:ascii="Roboto" w:hAnsi="Roboto"/>
          <w:sz w:val="10"/>
          <w:szCs w:val="24"/>
        </w:rPr>
        <w:t xml:space="preserve">In 2015, international funding for AIDS was roughly </w:t>
      </w:r>
      <w:hyperlink r:id="rId29" w:history="1">
        <w:r w:rsidRPr="009A799D">
          <w:rPr>
            <w:rStyle w:val="Hyperlink"/>
            <w:rFonts w:ascii="Roboto" w:hAnsi="Roboto"/>
            <w:sz w:val="10"/>
            <w:szCs w:val="24"/>
          </w:rPr>
          <w:t>$7.5 billion</w:t>
        </w:r>
      </w:hyperlink>
      <w:r w:rsidRPr="009A799D">
        <w:rPr>
          <w:rFonts w:ascii="Roboto" w:hAnsi="Roboto"/>
          <w:sz w:val="10"/>
          <w:szCs w:val="24"/>
        </w:rPr>
        <w:t xml:space="preserve">. Over the past two decades, the international community helped African states — many of which have a </w:t>
      </w:r>
      <w:hyperlink r:id="rId30" w:history="1">
        <w:r w:rsidRPr="009A799D">
          <w:rPr>
            <w:rStyle w:val="Hyperlink"/>
            <w:rFonts w:ascii="Roboto" w:hAnsi="Roboto"/>
            <w:sz w:val="10"/>
            <w:szCs w:val="24"/>
          </w:rPr>
          <w:t>high number of 15- to 49-year-olds</w:t>
        </w:r>
      </w:hyperlink>
      <w:r w:rsidRPr="009A799D">
        <w:rPr>
          <w:rFonts w:ascii="Roboto" w:hAnsi="Roboto"/>
          <w:sz w:val="10"/>
          <w:szCs w:val="24"/>
        </w:rPr>
        <w:t xml:space="preserve">living with HIV, the virus that causes AIDS — develop AIDS governance structures. And they promoted local AIDS advocacy. The result is that today all African countries have national AIDS strategies and commissions. Their leaders speak publicly about AIDS. Almost every country involves people living with HIV in policymaking. Between 2011 and 2015, African countries increased their own AIDS funding by 150 percent, with 32 countries spending more on AIDS in 2014 than in 2010. U.N. policymakers have praised the region for </w:t>
      </w:r>
      <w:hyperlink r:id="rId31" w:history="1">
        <w:r w:rsidRPr="009A799D">
          <w:rPr>
            <w:rStyle w:val="Hyperlink"/>
            <w:rFonts w:ascii="Roboto" w:hAnsi="Roboto"/>
            <w:sz w:val="10"/>
            <w:szCs w:val="24"/>
          </w:rPr>
          <w:t>increasing access to AIDS treatment</w:t>
        </w:r>
      </w:hyperlink>
      <w:r w:rsidRPr="009A799D">
        <w:rPr>
          <w:rFonts w:ascii="Roboto" w:hAnsi="Roboto"/>
          <w:sz w:val="10"/>
          <w:szCs w:val="24"/>
        </w:rPr>
        <w:t xml:space="preserve">. It is simplistic to assert that donors alone pushed African countries to act. Instead, </w:t>
      </w:r>
      <w:r w:rsidRPr="009A799D">
        <w:rPr>
          <w:rFonts w:ascii="Roboto" w:hAnsi="Roboto"/>
          <w:sz w:val="24"/>
          <w:szCs w:val="24"/>
          <w:u w:val="single"/>
        </w:rPr>
        <w:t xml:space="preserve">donor programs encouraged domestic health programs so that African leaders began to claim this health issue as their own. Over half of African states increased representation on national AIDS institutions to include multiple ministries, civil society organizations, people living with HIV, and faith-based leaders. These AIDS institutions became an important way to foster political alliances and disperse program resources. Other research shows how these types of </w:t>
      </w:r>
      <w:hyperlink r:id="rId32" w:history="1">
        <w:r w:rsidRPr="009A799D">
          <w:rPr>
            <w:rStyle w:val="Hyperlink"/>
            <w:rFonts w:ascii="Roboto" w:hAnsi="Roboto"/>
            <w:sz w:val="24"/>
            <w:szCs w:val="24"/>
            <w:u w:val="single"/>
          </w:rPr>
          <w:t>inclusive political institutions</w:t>
        </w:r>
      </w:hyperlink>
      <w:r w:rsidRPr="009A799D">
        <w:rPr>
          <w:rFonts w:ascii="Roboto" w:hAnsi="Roboto"/>
          <w:sz w:val="24"/>
          <w:szCs w:val="24"/>
          <w:u w:val="single"/>
        </w:rPr>
        <w:t xml:space="preserve"> foster system stability and encourage long-term development. </w:t>
      </w:r>
      <w:r w:rsidRPr="009A799D">
        <w:rPr>
          <w:rFonts w:ascii="Roboto" w:hAnsi="Roboto"/>
          <w:sz w:val="10"/>
          <w:szCs w:val="24"/>
        </w:rPr>
        <w:t xml:space="preserve">Throughout Africa, foreign donor support for AIDS advocacy has enabled collaboration between the state and civil society. In both Ghana and Tanzania, for instance, the national AIDS commission helped advocates to coordinate local HIV prevention and advocacy efforts. In Zambia, the committee included </w:t>
      </w:r>
      <w:hyperlink r:id="rId33" w:history="1">
        <w:r w:rsidRPr="009A799D">
          <w:rPr>
            <w:rStyle w:val="Hyperlink"/>
            <w:rFonts w:ascii="Roboto" w:hAnsi="Roboto"/>
            <w:sz w:val="10"/>
            <w:szCs w:val="24"/>
          </w:rPr>
          <w:t>church-based health-care providers</w:t>
        </w:r>
      </w:hyperlink>
      <w:r w:rsidRPr="009A799D">
        <w:rPr>
          <w:rFonts w:ascii="Roboto" w:hAnsi="Roboto"/>
          <w:sz w:val="10"/>
          <w:szCs w:val="24"/>
        </w:rPr>
        <w:t xml:space="preserve"> as part of a broad-based collaboration between government and nongovernment actors. </w:t>
      </w:r>
      <w:r w:rsidRPr="009A799D">
        <w:rPr>
          <w:rStyle w:val="Strong"/>
          <w:rFonts w:ascii="Roboto" w:hAnsi="Roboto"/>
          <w:sz w:val="24"/>
          <w:szCs w:val="24"/>
          <w:u w:val="single"/>
          <w:bdr w:val="none" w:sz="0" w:space="0" w:color="auto" w:frame="1"/>
        </w:rPr>
        <w:t>There’s an added political bonus: increased government legitimacy</w:t>
      </w:r>
      <w:r w:rsidRPr="009A799D">
        <w:rPr>
          <w:rFonts w:ascii="Roboto" w:hAnsi="Roboto"/>
          <w:sz w:val="10"/>
          <w:szCs w:val="24"/>
        </w:rPr>
        <w:t xml:space="preserve"> In a </w:t>
      </w:r>
      <w:hyperlink r:id="rId34" w:history="1">
        <w:r w:rsidRPr="009A799D">
          <w:rPr>
            <w:rStyle w:val="Hyperlink"/>
            <w:rFonts w:ascii="Roboto" w:hAnsi="Roboto"/>
            <w:sz w:val="10"/>
            <w:szCs w:val="24"/>
          </w:rPr>
          <w:t>2013 survey</w:t>
        </w:r>
      </w:hyperlink>
      <w:r w:rsidRPr="009A799D">
        <w:rPr>
          <w:rFonts w:ascii="Roboto" w:hAnsi="Roboto"/>
          <w:sz w:val="10"/>
          <w:szCs w:val="24"/>
        </w:rPr>
        <w:t xml:space="preserve"> conducted in 34 African countries, 69 percent of respondents said their governments were doing a fairly good or very good job in combating AIDS. Only 41 percent gave high marks to governments for providing water and sanitation, while 57 percent gave high rankings for improving basic health services. A virtuous cycle emerges: </w:t>
      </w:r>
      <w:r w:rsidRPr="009A799D">
        <w:rPr>
          <w:rFonts w:ascii="Roboto" w:hAnsi="Roboto"/>
          <w:sz w:val="24"/>
          <w:szCs w:val="24"/>
          <w:u w:val="single"/>
        </w:rPr>
        <w:t>Global AIDS programs, norms and funding help states gain political benefits, which, in turn, lead those states to continue AIDS efforts. The result is lives extended and infections averted</w:t>
      </w:r>
      <w:r w:rsidRPr="009A799D">
        <w:rPr>
          <w:rFonts w:ascii="Roboto" w:hAnsi="Roboto"/>
          <w:sz w:val="10"/>
          <w:szCs w:val="24"/>
        </w:rPr>
        <w:t xml:space="preserve">. </w:t>
      </w:r>
      <w:r w:rsidRPr="009A799D">
        <w:rPr>
          <w:rStyle w:val="Strong"/>
          <w:rFonts w:ascii="Roboto" w:hAnsi="Roboto"/>
          <w:sz w:val="10"/>
          <w:szCs w:val="24"/>
          <w:bdr w:val="none" w:sz="0" w:space="0" w:color="auto" w:frame="1"/>
        </w:rPr>
        <w:t>Other diseases receive less attention</w:t>
      </w:r>
      <w:r w:rsidRPr="009A799D">
        <w:rPr>
          <w:rFonts w:ascii="Roboto" w:hAnsi="Roboto"/>
          <w:b/>
          <w:sz w:val="10"/>
          <w:szCs w:val="24"/>
        </w:rPr>
        <w:t xml:space="preserve"> </w:t>
      </w:r>
      <w:r w:rsidRPr="009A799D">
        <w:rPr>
          <w:rFonts w:ascii="Roboto" w:hAnsi="Roboto"/>
          <w:sz w:val="10"/>
          <w:szCs w:val="24"/>
        </w:rPr>
        <w:t xml:space="preserve">There’s another way to measure the success of international funding for AIDS funding: by contrasting with how African nations address noncommunicable diseases (NCDs). NCDs are chronic, long-term conditions such as cancers, diabetes, and mental health, cardiovascular and respiratory diseases. Increased tobacco and alcohol use, access to processed foods, and urban environments that constrain physical activity have led to the rapid rise of NCDs in low- and middle-income countries. Roughly </w:t>
      </w:r>
      <w:hyperlink r:id="rId35" w:history="1">
        <w:r w:rsidRPr="009A799D">
          <w:rPr>
            <w:rStyle w:val="Hyperlink"/>
            <w:rFonts w:ascii="Roboto" w:hAnsi="Roboto"/>
            <w:sz w:val="10"/>
            <w:szCs w:val="24"/>
          </w:rPr>
          <w:t>one in two Africans has hypertension</w:t>
        </w:r>
      </w:hyperlink>
      <w:r w:rsidRPr="009A799D">
        <w:rPr>
          <w:rFonts w:ascii="Roboto" w:hAnsi="Roboto"/>
          <w:sz w:val="10"/>
          <w:szCs w:val="24"/>
        </w:rPr>
        <w:t xml:space="preserve">, and cardiovascular disease is the No. 1 killer of Africans over 30 years old. </w:t>
      </w:r>
      <w:r w:rsidRPr="009A799D">
        <w:rPr>
          <w:rFonts w:ascii="Roboto" w:hAnsi="Roboto"/>
          <w:i/>
          <w:iCs/>
          <w:sz w:val="10"/>
          <w:szCs w:val="24"/>
          <w:bdr w:val="none" w:sz="0" w:space="0" w:color="auto" w:frame="1"/>
        </w:rPr>
        <w:t>[</w:t>
      </w:r>
      <w:hyperlink r:id="rId36" w:history="1">
        <w:r w:rsidRPr="009A799D">
          <w:rPr>
            <w:rStyle w:val="Hyperlink"/>
            <w:rFonts w:ascii="Roboto" w:hAnsi="Roboto"/>
            <w:i/>
            <w:iCs/>
            <w:sz w:val="10"/>
            <w:szCs w:val="24"/>
            <w:bdr w:val="none" w:sz="0" w:space="0" w:color="auto" w:frame="1"/>
          </w:rPr>
          <w:t>The World Health Organization is electing a new leader. Here’s what you need to know.</w:t>
        </w:r>
      </w:hyperlink>
      <w:r w:rsidRPr="009A799D">
        <w:rPr>
          <w:rFonts w:ascii="Roboto" w:hAnsi="Roboto"/>
          <w:i/>
          <w:iCs/>
          <w:sz w:val="10"/>
          <w:szCs w:val="24"/>
          <w:bdr w:val="none" w:sz="0" w:space="0" w:color="auto" w:frame="1"/>
        </w:rPr>
        <w:t>]</w:t>
      </w:r>
      <w:r w:rsidRPr="009A799D">
        <w:rPr>
          <w:rFonts w:ascii="Roboto" w:hAnsi="Roboto"/>
          <w:sz w:val="10"/>
          <w:szCs w:val="24"/>
        </w:rPr>
        <w:t xml:space="preserve"> Yet African leaders rarely speak publicly about these diseases. NCDs have no autonomous policy institution or funding mechanism at the global level. The low levels of donor activity are echoed in few government activities in African countries. Only one-third have established departments for NCDs; fewer have strategic plans for combating NCDs. More than one-third of African nations have no policies or institutions for NCDs. The region </w:t>
      </w:r>
      <w:hyperlink r:id="rId37" w:history="1">
        <w:r w:rsidRPr="009A799D">
          <w:rPr>
            <w:rStyle w:val="Hyperlink"/>
            <w:rFonts w:ascii="Roboto" w:hAnsi="Roboto"/>
            <w:sz w:val="10"/>
            <w:szCs w:val="24"/>
          </w:rPr>
          <w:t>lags substantially behind</w:t>
        </w:r>
      </w:hyperlink>
      <w:r w:rsidRPr="009A799D">
        <w:rPr>
          <w:rFonts w:ascii="Roboto" w:hAnsi="Roboto"/>
          <w:sz w:val="10"/>
          <w:szCs w:val="24"/>
        </w:rPr>
        <w:t xml:space="preserve"> Latin America and Southeast Asia. Even though </w:t>
      </w:r>
      <w:hyperlink r:id="rId38" w:history="1">
        <w:r w:rsidRPr="009A799D">
          <w:rPr>
            <w:rStyle w:val="Hyperlink"/>
            <w:rFonts w:ascii="Roboto" w:hAnsi="Roboto"/>
            <w:sz w:val="10"/>
            <w:szCs w:val="24"/>
          </w:rPr>
          <w:t>tobacco use is a major risk factor for NCDs</w:t>
        </w:r>
      </w:hyperlink>
      <w:r w:rsidRPr="009A799D">
        <w:rPr>
          <w:rFonts w:ascii="Roboto" w:hAnsi="Roboto"/>
          <w:sz w:val="10"/>
          <w:szCs w:val="24"/>
        </w:rPr>
        <w:t xml:space="preserve">, for instance, only half of African governments have implemented taxes on tobacco products. In the absence of global norms, institutions and funding, as well as bottom-up advocacy pressures, African leaders remain ambivalent about NCDs. Action on NCDs brings few short-term political gains through coalition building, credit-claiming or legitimacy. While population health is a long-term benefit, governments tend to be shortsighted on policies. On AIDS, in contrast, </w:t>
      </w:r>
      <w:r w:rsidRPr="009A799D">
        <w:rPr>
          <w:rFonts w:ascii="Roboto" w:hAnsi="Roboto"/>
          <w:b/>
          <w:sz w:val="24"/>
          <w:szCs w:val="24"/>
          <w:u w:val="single"/>
        </w:rPr>
        <w:t>global assistance — and more crucially, continued U.S. leadership — plays an essential role in incentivizing action on health for poor states with competing development priorities.</w:t>
      </w:r>
      <w:r w:rsidRPr="009A799D">
        <w:rPr>
          <w:rFonts w:ascii="Roboto" w:hAnsi="Roboto"/>
          <w:sz w:val="24"/>
          <w:szCs w:val="24"/>
          <w:u w:val="single"/>
        </w:rPr>
        <w:t xml:space="preserve"> Global health for all depends on getting these politics right.</w:t>
      </w:r>
    </w:p>
    <w:p w:rsidR="00080E19" w:rsidRPr="009A799D" w:rsidRDefault="00080E19" w:rsidP="004F6BFC">
      <w:pPr>
        <w:pStyle w:val="Heading3"/>
        <w:rPr>
          <w:rFonts w:hint="eastAsia"/>
        </w:rPr>
      </w:pPr>
      <w:r w:rsidRPr="009A799D">
        <w:t>2NC CP</w:t>
      </w:r>
    </w:p>
    <w:p w:rsidR="00080E19" w:rsidRPr="009A799D" w:rsidRDefault="00080E19" w:rsidP="004F6BFC"/>
    <w:p w:rsidR="00F23C25" w:rsidRPr="009A799D" w:rsidRDefault="00F23C25" w:rsidP="004F6BFC">
      <w:pPr>
        <w:pStyle w:val="Heading4"/>
        <w:rPr>
          <w:rFonts w:hint="eastAsia"/>
        </w:rPr>
      </w:pPr>
      <w:r w:rsidRPr="009A799D">
        <w:t>The CP solves-- it vamps up investment internationally too</w:t>
      </w:r>
    </w:p>
    <w:p w:rsidR="00F23C25" w:rsidRPr="009A799D" w:rsidRDefault="00F23C25" w:rsidP="004F6BFC">
      <w:r w:rsidRPr="009A799D">
        <w:rPr>
          <w:b/>
        </w:rPr>
        <w:t xml:space="preserve">Park 14 </w:t>
      </w:r>
      <w:r w:rsidRPr="009A799D">
        <w:t>(Alex Park 9-8-14, "Why the World Health Organization doesn't have enough funds to fight Ebola," former writing fellow at Mother Jones, https://www.motherjones.com/politics/2014/09/ebola-world-health-organization-budget/)//KA</w:t>
      </w:r>
    </w:p>
    <w:p w:rsidR="00F23C25" w:rsidRPr="009A799D" w:rsidRDefault="00F23C25" w:rsidP="004F6BFC">
      <w:pPr>
        <w:pStyle w:val="NormalWeb"/>
        <w:shd w:val="clear" w:color="auto" w:fill="FFFFFF"/>
        <w:rPr>
          <w:rFonts w:ascii="Roboto" w:eastAsia="Times New Roman" w:hAnsi="Roboto"/>
          <w:sz w:val="12"/>
          <w:szCs w:val="24"/>
        </w:rPr>
      </w:pPr>
      <w:r w:rsidRPr="009A799D">
        <w:rPr>
          <w:rFonts w:ascii="Roboto" w:hAnsi="Roboto"/>
          <w:color w:val="000000"/>
          <w:sz w:val="12"/>
          <w:szCs w:val="24"/>
        </w:rPr>
        <w:t xml:space="preserve">With the Ebola virus continuing its spread throughout West Africa—and landing this week in a fifth country, Senegal—the custodians of global health are becoming more adamant that the world is not doing enough to stop the deadly pathogen. That is, </w:t>
      </w:r>
      <w:r w:rsidRPr="009A799D">
        <w:rPr>
          <w:rFonts w:ascii="Roboto" w:hAnsi="Roboto"/>
          <w:color w:val="000000"/>
          <w:sz w:val="24"/>
          <w:szCs w:val="24"/>
          <w:u w:val="single"/>
        </w:rPr>
        <w:t>the rich nations of the world are not providing sufficient resources for the fight against Ebola</w:t>
      </w:r>
      <w:r w:rsidRPr="009A799D">
        <w:rPr>
          <w:rFonts w:ascii="Roboto" w:hAnsi="Roboto"/>
          <w:color w:val="000000"/>
          <w:sz w:val="12"/>
          <w:szCs w:val="24"/>
        </w:rPr>
        <w:t xml:space="preserve">. World Health Organization leaders came to Washington last week to ask for $600 million to build and administer new treatment centers in Liberia, Guinea, and Sierra Leone—the three countries with the most infections—and provide safe burials for victims in those countries. This is essential, given that the killer virus spreads via bodily fluids, and many people have contracted the disease through contact with the bodies of dead Ebola victims. </w:t>
      </w:r>
      <w:r w:rsidRPr="009A799D">
        <w:rPr>
          <w:rFonts w:ascii="Roboto" w:hAnsi="Roboto"/>
          <w:color w:val="000000"/>
          <w:sz w:val="24"/>
          <w:szCs w:val="24"/>
          <w:u w:val="single"/>
        </w:rPr>
        <w:t xml:space="preserve">Due to budget constraints, the WHO had only a limited presence in West Africa at the time of the outbreak and it </w:t>
      </w:r>
      <w:hyperlink r:id="rId39" w:tgtFrame="_blank" w:history="1">
        <w:r w:rsidRPr="009A799D">
          <w:rPr>
            <w:rStyle w:val="Hyperlink"/>
            <w:rFonts w:ascii="Roboto" w:hAnsi="Roboto"/>
            <w:color w:val="000000"/>
            <w:sz w:val="24"/>
            <w:szCs w:val="24"/>
            <w:u w:val="single"/>
          </w:rPr>
          <w:t>failed to detect</w:t>
        </w:r>
      </w:hyperlink>
      <w:r w:rsidRPr="009A799D">
        <w:rPr>
          <w:rFonts w:ascii="Roboto" w:hAnsi="Roboto"/>
          <w:color w:val="000000"/>
          <w:sz w:val="24"/>
          <w:szCs w:val="24"/>
          <w:u w:val="single"/>
        </w:rPr>
        <w:t xml:space="preserve"> and contain the virus before it got out of control. These poor countries had to deal with the crisis on their own during the epidemic’s earliest stages</w:t>
      </w:r>
      <w:r w:rsidRPr="009A799D">
        <w:rPr>
          <w:rFonts w:ascii="Roboto" w:hAnsi="Roboto"/>
          <w:b/>
          <w:color w:val="000000"/>
          <w:sz w:val="24"/>
          <w:szCs w:val="24"/>
          <w:u w:val="single"/>
        </w:rPr>
        <w:t>. The WHO’s earlier budget cuts also caused the organization to lose some of the senior staff most qualified to lead a response.</w:t>
      </w:r>
      <w:r w:rsidRPr="009A799D">
        <w:rPr>
          <w:rFonts w:ascii="Roboto" w:hAnsi="Roboto"/>
          <w:b/>
          <w:color w:val="000000"/>
          <w:sz w:val="12"/>
          <w:szCs w:val="24"/>
        </w:rPr>
        <w:t xml:space="preserve"> </w:t>
      </w:r>
      <w:r w:rsidRPr="009A799D">
        <w:rPr>
          <w:rFonts w:ascii="Roboto" w:hAnsi="Roboto"/>
          <w:color w:val="000000"/>
          <w:sz w:val="24"/>
          <w:szCs w:val="24"/>
          <w:u w:val="single"/>
        </w:rPr>
        <w:t>So why was the WHO caught flat-footed? One reason: International governmental support for the WHO has leveled off in recent years</w:t>
      </w:r>
      <w:r w:rsidRPr="009A799D">
        <w:rPr>
          <w:rFonts w:ascii="Roboto" w:hAnsi="Roboto"/>
          <w:color w:val="000000"/>
          <w:sz w:val="12"/>
          <w:szCs w:val="24"/>
        </w:rPr>
        <w:t xml:space="preserve">, failing to keep up with rising needs. Most of the WHO’s budget is funded by contributions from member states—about 80 percent of its </w:t>
      </w:r>
      <w:hyperlink r:id="rId40" w:tgtFrame="_blank" w:history="1">
        <w:r w:rsidRPr="009A799D">
          <w:rPr>
            <w:rStyle w:val="Hyperlink"/>
            <w:rFonts w:ascii="Roboto" w:hAnsi="Roboto"/>
            <w:color w:val="000000"/>
            <w:sz w:val="12"/>
            <w:szCs w:val="24"/>
          </w:rPr>
          <w:t>2011</w:t>
        </w:r>
      </w:hyperlink>
      <w:r w:rsidRPr="009A799D">
        <w:rPr>
          <w:rFonts w:ascii="Roboto" w:hAnsi="Roboto"/>
          <w:color w:val="000000"/>
          <w:sz w:val="12"/>
          <w:szCs w:val="24"/>
        </w:rPr>
        <w:t xml:space="preserve"> budget came from annual dues and voluntary donations from governments. The remainder is financed by donations from large foundations and organizations, such as Rotary International and the Bill &amp; Melinda Gates Foundation. According to a </w:t>
      </w:r>
      <w:hyperlink r:id="rId41" w:tgtFrame="_blank" w:history="1">
        <w:r w:rsidRPr="009A799D">
          <w:rPr>
            <w:rStyle w:val="Hyperlink"/>
            <w:rFonts w:ascii="Roboto" w:hAnsi="Roboto"/>
            <w:color w:val="000000"/>
            <w:sz w:val="12"/>
            <w:szCs w:val="24"/>
          </w:rPr>
          <w:t>report</w:t>
        </w:r>
      </w:hyperlink>
      <w:r w:rsidRPr="009A799D">
        <w:rPr>
          <w:rFonts w:ascii="Roboto" w:hAnsi="Roboto"/>
          <w:color w:val="000000"/>
          <w:sz w:val="12"/>
          <w:szCs w:val="24"/>
        </w:rPr>
        <w:t xml:space="preserve"> by the Congressional Research Service, </w:t>
      </w:r>
      <w:r w:rsidRPr="009A799D">
        <w:rPr>
          <w:rFonts w:ascii="Roboto" w:hAnsi="Roboto"/>
          <w:color w:val="000000"/>
          <w:sz w:val="24"/>
          <w:szCs w:val="24"/>
          <w:u w:val="single"/>
        </w:rPr>
        <w:t>US funding for global health programs increased steadily until 2011</w:t>
      </w:r>
      <w:r w:rsidRPr="009A799D">
        <w:rPr>
          <w:rFonts w:ascii="Roboto" w:hAnsi="Roboto"/>
          <w:color w:val="000000"/>
          <w:sz w:val="12"/>
          <w:szCs w:val="24"/>
        </w:rPr>
        <w:t xml:space="preserve">, when it declined for the first time. In </w:t>
      </w:r>
      <w:hyperlink r:id="rId42" w:tgtFrame="_blank" w:history="1">
        <w:r w:rsidRPr="009A799D">
          <w:rPr>
            <w:rStyle w:val="Hyperlink"/>
            <w:rFonts w:ascii="Roboto" w:hAnsi="Roboto"/>
            <w:color w:val="000000"/>
            <w:sz w:val="12"/>
            <w:szCs w:val="24"/>
          </w:rPr>
          <w:t>2010</w:t>
        </w:r>
      </w:hyperlink>
      <w:r w:rsidRPr="009A799D">
        <w:rPr>
          <w:rFonts w:ascii="Roboto" w:hAnsi="Roboto"/>
          <w:color w:val="000000"/>
          <w:sz w:val="12"/>
          <w:szCs w:val="24"/>
        </w:rPr>
        <w:t>, US support for the WHO’s general fund totaled $280 million, according to WHO documents</w:t>
      </w:r>
      <w:r w:rsidRPr="009A799D">
        <w:rPr>
          <w:rFonts w:ascii="Roboto" w:hAnsi="Roboto"/>
          <w:color w:val="000000"/>
          <w:sz w:val="24"/>
          <w:szCs w:val="24"/>
          <w:u w:val="single"/>
        </w:rPr>
        <w:t xml:space="preserve">; two </w:t>
      </w:r>
      <w:hyperlink r:id="rId43" w:tgtFrame="_blank" w:history="1">
        <w:r w:rsidRPr="009A799D">
          <w:rPr>
            <w:rStyle w:val="Hyperlink"/>
            <w:rFonts w:ascii="Roboto" w:hAnsi="Roboto"/>
            <w:color w:val="000000"/>
            <w:sz w:val="24"/>
            <w:szCs w:val="24"/>
            <w:u w:val="single"/>
          </w:rPr>
          <w:t>years later</w:t>
        </w:r>
      </w:hyperlink>
      <w:r w:rsidRPr="009A799D">
        <w:rPr>
          <w:rFonts w:ascii="Roboto" w:hAnsi="Roboto"/>
          <w:color w:val="000000"/>
          <w:sz w:val="24"/>
          <w:szCs w:val="24"/>
          <w:u w:val="single"/>
        </w:rPr>
        <w:t>, Washington had reduced its contribution 23 percent, to $215 million. The drop in US support was part of an overall global trend</w:t>
      </w:r>
      <w:r w:rsidRPr="009A799D">
        <w:rPr>
          <w:rFonts w:ascii="Roboto" w:hAnsi="Roboto"/>
          <w:color w:val="000000"/>
          <w:sz w:val="12"/>
          <w:szCs w:val="24"/>
        </w:rPr>
        <w:t xml:space="preserve">. </w:t>
      </w:r>
      <w:r w:rsidRPr="009A799D">
        <w:rPr>
          <w:rFonts w:ascii="Roboto" w:hAnsi="Roboto"/>
          <w:color w:val="000000"/>
          <w:sz w:val="24"/>
          <w:szCs w:val="24"/>
          <w:u w:val="single"/>
        </w:rPr>
        <w:t>As the long-term effects of the financial crisis set in, many member states replaced stimulus packages with austerity budgets and cut back on their commitments to the WHO</w:t>
      </w:r>
      <w:r w:rsidRPr="009A799D">
        <w:rPr>
          <w:rFonts w:ascii="Roboto" w:hAnsi="Roboto"/>
          <w:color w:val="000000"/>
          <w:sz w:val="12"/>
          <w:szCs w:val="24"/>
        </w:rPr>
        <w:t xml:space="preserve">. In 2010, the WHO’s proposed budget </w:t>
      </w:r>
      <w:hyperlink r:id="rId44" w:tgtFrame="_blank" w:history="1">
        <w:r w:rsidRPr="009A799D">
          <w:rPr>
            <w:rStyle w:val="Hyperlink"/>
            <w:rFonts w:ascii="Roboto" w:hAnsi="Roboto"/>
            <w:color w:val="000000"/>
            <w:sz w:val="12"/>
            <w:szCs w:val="24"/>
          </w:rPr>
          <w:t>greatly exceeded</w:t>
        </w:r>
      </w:hyperlink>
      <w:r w:rsidRPr="009A799D">
        <w:rPr>
          <w:rFonts w:ascii="Roboto" w:hAnsi="Roboto"/>
          <w:color w:val="000000"/>
          <w:sz w:val="12"/>
          <w:szCs w:val="24"/>
        </w:rPr>
        <w:t xml:space="preserve"> the money coming in. Faced with reduced income in 2011, the WHO scaled back its budget for 2012-13 to around $3.96 billion total, about </w:t>
      </w:r>
      <w:hyperlink r:id="rId45" w:tgtFrame="_blank" w:history="1">
        <w:r w:rsidRPr="009A799D">
          <w:rPr>
            <w:rStyle w:val="Hyperlink"/>
            <w:rFonts w:ascii="Roboto" w:hAnsi="Roboto"/>
            <w:color w:val="000000"/>
            <w:sz w:val="12"/>
            <w:szCs w:val="24"/>
          </w:rPr>
          <w:t>20 percent</w:t>
        </w:r>
      </w:hyperlink>
      <w:r w:rsidRPr="009A799D">
        <w:rPr>
          <w:rFonts w:ascii="Roboto" w:hAnsi="Roboto"/>
          <w:color w:val="000000"/>
          <w:sz w:val="12"/>
          <w:szCs w:val="24"/>
        </w:rPr>
        <w:t xml:space="preserve"> less than what its leaders originally wanted. The organization also slashed 300 jobs at its Swiss headquarters. </w:t>
      </w:r>
    </w:p>
    <w:p w:rsidR="00F23C25" w:rsidRPr="009A799D" w:rsidRDefault="00F23C25" w:rsidP="004F6BFC"/>
    <w:p w:rsidR="00080E19" w:rsidRPr="009A799D" w:rsidRDefault="00080E19" w:rsidP="004F6BFC">
      <w:pPr>
        <w:pStyle w:val="Heading3"/>
        <w:rPr>
          <w:rFonts w:hint="eastAsia"/>
        </w:rPr>
      </w:pPr>
      <w:r w:rsidRPr="009A799D">
        <w:t>2NC Solves Nurses</w:t>
      </w:r>
    </w:p>
    <w:p w:rsidR="00080E19" w:rsidRPr="009A799D" w:rsidRDefault="00080E19" w:rsidP="004F6BFC">
      <w:pPr>
        <w:pStyle w:val="Heading4"/>
        <w:rPr>
          <w:rFonts w:hint="eastAsia"/>
        </w:rPr>
      </w:pPr>
      <w:r w:rsidRPr="009A799D">
        <w:t xml:space="preserve">WHO programs provide nurses and solve workforce shortages </w:t>
      </w:r>
    </w:p>
    <w:p w:rsidR="00080E19" w:rsidRPr="009A799D" w:rsidRDefault="00080E19" w:rsidP="004F6BFC">
      <w:r w:rsidRPr="009A799D">
        <w:rPr>
          <w:b/>
        </w:rPr>
        <w:t>APPG 16</w:t>
      </w:r>
      <w:r w:rsidRPr="009A799D">
        <w:t xml:space="preserve"> (All-Party Parliamentary Group on Global Health is a research group formed by the British government to study nursing and global health, “Triple Impact How developing nursing will improve health, promote gender equality and support economic growth,” Oct. 2016, http://www.who.int/hrh/com-heeg/digital-APPG_triple-impact.pdf)//KA</w:t>
      </w:r>
    </w:p>
    <w:p w:rsidR="00080E19" w:rsidRPr="009A799D" w:rsidRDefault="00080E19" w:rsidP="004F6BFC">
      <w:pPr>
        <w:rPr>
          <w:rFonts w:eastAsia="Times New Roman"/>
          <w:sz w:val="12"/>
          <w:szCs w:val="24"/>
        </w:rPr>
      </w:pPr>
      <w:r w:rsidRPr="009A799D">
        <w:rPr>
          <w:rFonts w:eastAsia="Times New Roman"/>
          <w:sz w:val="12"/>
          <w:szCs w:val="24"/>
        </w:rPr>
        <w:t xml:space="preserve">This report argues that </w:t>
      </w:r>
      <w:r w:rsidRPr="009A799D">
        <w:rPr>
          <w:rFonts w:eastAsia="Times New Roman"/>
          <w:szCs w:val="24"/>
          <w:u w:val="single"/>
        </w:rPr>
        <w:t>there is an urgent need globally to raise the profile of nursing and enable nurses to work to their full potential if countries are to achieve universal health coverage</w:t>
      </w:r>
      <w:r w:rsidRPr="009A799D">
        <w:rPr>
          <w:rFonts w:eastAsia="Times New Roman"/>
          <w:sz w:val="12"/>
          <w:szCs w:val="24"/>
        </w:rPr>
        <w:t>. Nursing can and must take the lead on these issues but cannot achieve them without the support of politicians, policy-makers and non-nursing health leaders. The APPG recommends that the UK government, together with the Commonwealth Secretariat, the European Union, the World Health Organization and other international agencies, works to: 1. Raise the profile of nursing and make it central to health policy. Nurses have an enormous part to play in achieving universal health coverage, and nursing should be central to global policy and plans. a. Convene a high-level global summit on nursing, aimed particularly at political and health leaders outside nursing, to raise awareness of the opportunities and potential of nursing, create political commitment, and establish a process for supporting development. This should be part of a longer-term initiative that will embrace all the following recommendations. 2. Support plans to increase the number of nurses being educated and employed globally</w:t>
      </w:r>
      <w:r w:rsidRPr="009A799D">
        <w:rPr>
          <w:rFonts w:eastAsia="Times New Roman"/>
          <w:szCs w:val="24"/>
          <w:u w:val="single"/>
        </w:rPr>
        <w:t>. The World Health Organization global strategy on human resources for health</w:t>
      </w:r>
      <w:r w:rsidRPr="009A799D">
        <w:rPr>
          <w:rFonts w:eastAsia="Times New Roman"/>
          <w:sz w:val="12"/>
          <w:szCs w:val="24"/>
        </w:rPr>
        <w:t xml:space="preserve">, Workforce 2030, adopted by member states in 2016, </w:t>
      </w:r>
      <w:r w:rsidRPr="009A799D">
        <w:rPr>
          <w:rFonts w:eastAsia="Times New Roman"/>
          <w:szCs w:val="24"/>
          <w:u w:val="single"/>
        </w:rPr>
        <w:t>proposes a framework for making the most effective use of health workers and developing country-specific investment plans to address workforce shortages</w:t>
      </w:r>
      <w:r w:rsidRPr="009A799D">
        <w:rPr>
          <w:rFonts w:eastAsia="Times New Roman"/>
          <w:sz w:val="12"/>
          <w:szCs w:val="24"/>
        </w:rPr>
        <w:t xml:space="preserve">. a. Work with low and middle-income countries to develop and support their workforce plans through funding and partnership schemes. b. Reaffirm </w:t>
      </w:r>
      <w:r w:rsidRPr="009A799D">
        <w:rPr>
          <w:rFonts w:eastAsia="Times New Roman"/>
          <w:szCs w:val="24"/>
          <w:u w:val="single"/>
        </w:rPr>
        <w:t>support for the WHO Global Code of Practice on the International Recruitment of Health Personnel</w:t>
      </w:r>
      <w:r w:rsidRPr="009A799D">
        <w:rPr>
          <w:rFonts w:eastAsia="Times New Roman"/>
          <w:sz w:val="12"/>
          <w:szCs w:val="24"/>
        </w:rPr>
        <w:t xml:space="preserve">, publish a report on UK progress in implementation since 2010, and provide supp 6 APPG on Global Health – October 2016 Triple Impact of Nursing 4. </w:t>
      </w:r>
      <w:r w:rsidRPr="009A799D">
        <w:rPr>
          <w:rFonts w:eastAsia="Times New Roman"/>
          <w:szCs w:val="24"/>
          <w:u w:val="single"/>
        </w:rPr>
        <w:t>Enable nurses to work to their full potential</w:t>
      </w:r>
      <w:r w:rsidRPr="009A799D">
        <w:rPr>
          <w:rFonts w:eastAsia="Times New Roman"/>
          <w:sz w:val="12"/>
          <w:szCs w:val="24"/>
        </w:rPr>
        <w:t xml:space="preserve">. Nurses are too often not permitted or enabled to fulfil their true potential. Cultural, regulatory and legislative enablers and barriers need to be identified and removed and good practice shared and acted on. a. Develop new ways of sharing good practice – drawing on existing work by nursing organisations, the Commonwealth Health Hub and others – to create more coordinated and effective ways of identifying and sharing good practice globally, and ensure they are brought to the attention of policy-makers and other health leaders. 5. Collect and disseminate evidence of the impact of nursing on access, quality and costs, and ensure it is incorporated in policy and acted upon. There are many small-scale studies of the impact of nursing. These need to be brought together with new evaluation and research to demonstrate impact at scale. a. Commission research to bring together existing evidence and initiate new studies on how and where nursing improves access, quality and costs and what contribution nursing can make to universal health coverage. b. Ensure that existing and future research findings are widely disseminated and understood in order to influence both practice and policy. 6. Develop nursing to have a triple impact on health, gender equality and economies. Developing and investing in nurses – the vast majority of whom are women – will help empower them economically and as community leaders. Improving health and empowering women will in turn strengthen local economies. </w:t>
      </w:r>
    </w:p>
    <w:p w:rsidR="00080E19" w:rsidRPr="009A799D" w:rsidRDefault="00080E19" w:rsidP="004F6BFC"/>
    <w:p w:rsidR="00080E19" w:rsidRPr="009A799D" w:rsidRDefault="00080E19" w:rsidP="004F6BFC">
      <w:pPr>
        <w:pStyle w:val="Heading4"/>
        <w:rPr>
          <w:rFonts w:hint="eastAsia"/>
        </w:rPr>
      </w:pPr>
      <w:r w:rsidRPr="009A799D">
        <w:t>WHO provides training and funding for nurses</w:t>
      </w:r>
    </w:p>
    <w:p w:rsidR="00080E19" w:rsidRPr="009A799D" w:rsidRDefault="00080E19" w:rsidP="004F6BFC">
      <w:r w:rsidRPr="009A799D">
        <w:rPr>
          <w:b/>
        </w:rPr>
        <w:t xml:space="preserve">WHO 17 </w:t>
      </w:r>
      <w:r w:rsidRPr="009A799D">
        <w:t>(The World Health Organization is a specialized agency of the United Nations that is concerned with international public health, November 2017, “</w:t>
      </w:r>
      <w:hyperlink r:id="rId46" w:history="1">
        <w:r w:rsidRPr="009A799D">
          <w:rPr>
            <w:rStyle w:val="Hyperlink"/>
          </w:rPr>
          <w:t>Nursing and Midwifery in the History of the World Health Organization</w:t>
        </w:r>
      </w:hyperlink>
      <w:r w:rsidRPr="009A799D">
        <w:t xml:space="preserve">,” </w:t>
      </w:r>
      <w:hyperlink r:id="rId47" w:history="1">
        <w:r w:rsidRPr="009A799D">
          <w:rPr>
            <w:rStyle w:val="Hyperlink"/>
          </w:rPr>
          <w:t>www.who.int/hrh/resources/Nursing-and-Midwifery-in-History-of-WHO/en/)//KA</w:t>
        </w:r>
      </w:hyperlink>
      <w:r w:rsidRPr="009A799D">
        <w:t xml:space="preserve"> </w:t>
      </w:r>
    </w:p>
    <w:p w:rsidR="00080E19" w:rsidRPr="009A799D" w:rsidRDefault="00080E19" w:rsidP="004F6BFC">
      <w:pPr>
        <w:rPr>
          <w:rFonts w:eastAsia="Times New Roman"/>
          <w:szCs w:val="24"/>
          <w:u w:val="single"/>
        </w:rPr>
      </w:pPr>
      <w:r w:rsidRPr="009A799D">
        <w:rPr>
          <w:rFonts w:eastAsia="Times New Roman"/>
          <w:szCs w:val="24"/>
          <w:u w:val="single"/>
        </w:rPr>
        <w:t xml:space="preserve">The nursing and midwifery workforce is central to the attainment of all these broader strategic goals. </w:t>
      </w:r>
      <w:r w:rsidRPr="009A799D">
        <w:rPr>
          <w:rFonts w:eastAsia="Times New Roman"/>
          <w:b/>
          <w:szCs w:val="24"/>
          <w:u w:val="single"/>
        </w:rPr>
        <w:t>WHO continues to act on its strong commitment to strengthening nursing and midwifery services. WHO’s Global strategic directions for strengthening nursing and midwifery</w:t>
      </w:r>
      <w:r w:rsidRPr="009A799D">
        <w:rPr>
          <w:rFonts w:eastAsia="Times New Roman"/>
          <w:sz w:val="14"/>
          <w:szCs w:val="24"/>
        </w:rPr>
        <w:t xml:space="preserve"> 2016–2020 were published in May 2016, and </w:t>
      </w:r>
      <w:r w:rsidRPr="009A799D">
        <w:rPr>
          <w:rFonts w:eastAsia="Times New Roman"/>
          <w:b/>
          <w:szCs w:val="24"/>
          <w:u w:val="single"/>
        </w:rPr>
        <w:t>include four objectives</w:t>
      </w:r>
      <w:r w:rsidRPr="009A799D">
        <w:rPr>
          <w:rFonts w:eastAsia="Times New Roman"/>
          <w:b/>
          <w:sz w:val="14"/>
          <w:szCs w:val="24"/>
        </w:rPr>
        <w:t xml:space="preserve">: </w:t>
      </w:r>
      <w:r w:rsidRPr="009A799D">
        <w:rPr>
          <w:rFonts w:eastAsia="Times New Roman"/>
          <w:b/>
          <w:szCs w:val="24"/>
          <w:u w:val="single"/>
        </w:rPr>
        <w:t xml:space="preserve">Ensuring an educated, competent and motivated nursing and midwifery workforce within effective and responsive health systems at all levels and in different settings </w:t>
      </w:r>
      <w:r w:rsidRPr="009A799D">
        <w:rPr>
          <w:rFonts w:eastAsia="Times New Roman"/>
          <w:b/>
          <w:szCs w:val="24"/>
          <w:u w:val="single"/>
        </w:rPr>
        <w:noBreakHyphen/>
        <w:t xml:space="preserve"> Optimizing policy development, effective leadership, management and governance  Working together to maximize the capacities and potentials of nurses and midwives through intra- and inter-professional collaborative partnerships, education and continuing professional development  </w:t>
      </w:r>
      <w:r w:rsidRPr="009A799D">
        <w:rPr>
          <w:rFonts w:eastAsia="Times New Roman"/>
          <w:szCs w:val="24"/>
          <w:u w:val="single"/>
        </w:rPr>
        <w:t>Mobilizing political will to invest in building effective evidence-based nursing and midwifery workforce development. Its development also involved many partners such as ICN, ICM, WFME, ILO and UNICEF. The previous Strategic directions for nursing and midwifery (2002–2008 and 2011–2015) provided policy-makers, practitioners and other stakeholders at all levels of the health-care system with a flexible framework for broad-based, collaborative action to build capacity for nursing and midwifery development</w:t>
      </w:r>
    </w:p>
    <w:p w:rsidR="00080E19" w:rsidRPr="009A799D" w:rsidRDefault="00080E19" w:rsidP="004F6BFC">
      <w:pPr>
        <w:rPr>
          <w:rFonts w:eastAsia="Times New Roman"/>
          <w:sz w:val="16"/>
          <w:szCs w:val="20"/>
        </w:rPr>
      </w:pPr>
    </w:p>
    <w:p w:rsidR="00080E19" w:rsidRPr="009A799D" w:rsidRDefault="002D53C2" w:rsidP="004F6BFC">
      <w:pPr>
        <w:pStyle w:val="Heading3"/>
        <w:rPr>
          <w:rFonts w:hint="eastAsia"/>
        </w:rPr>
      </w:pPr>
      <w:r w:rsidRPr="009A799D">
        <w:t>Aff Answers</w:t>
      </w:r>
    </w:p>
    <w:p w:rsidR="002D53C2" w:rsidRPr="009A799D" w:rsidRDefault="002D53C2" w:rsidP="004F6BFC"/>
    <w:p w:rsidR="002D53C2" w:rsidRPr="009A799D" w:rsidRDefault="002D53C2" w:rsidP="004F6BFC">
      <w:pPr>
        <w:pStyle w:val="Heading4"/>
        <w:rPr>
          <w:rFonts w:hint="eastAsia"/>
        </w:rPr>
      </w:pPr>
      <w:r w:rsidRPr="009A799D">
        <w:t xml:space="preserve">Funding not key to solve WTO’s issues—the real problem is bureaucracy and mismanagement </w:t>
      </w:r>
    </w:p>
    <w:p w:rsidR="002D53C2" w:rsidRPr="009A799D" w:rsidRDefault="002D53C2" w:rsidP="004F6BFC">
      <w:r w:rsidRPr="009A799D">
        <w:rPr>
          <w:b/>
        </w:rPr>
        <w:t xml:space="preserve">Stevens 18 </w:t>
      </w:r>
      <w:r w:rsidRPr="009A799D">
        <w:t>(Philip Stevens is director of Geneva Network, a UK-based research organization focusing on international innovation and trade issues, 5-14-2018, "The directionless World Health Organisation is in urgent need of reform," City A.M. http://www.cityam.com/285714/directionless-and-ineffective-world-health-organisation)//KA</w:t>
      </w:r>
    </w:p>
    <w:p w:rsidR="002D53C2" w:rsidRPr="009A799D" w:rsidRDefault="002D53C2" w:rsidP="004F6BFC">
      <w:pPr>
        <w:pStyle w:val="NormalWeb"/>
        <w:shd w:val="clear" w:color="auto" w:fill="FFFFFF"/>
        <w:spacing w:before="0" w:beforeAutospacing="0" w:after="300" w:afterAutospacing="0"/>
        <w:textAlignment w:val="baseline"/>
        <w:rPr>
          <w:rFonts w:ascii="Roboto" w:hAnsi="Roboto"/>
          <w:sz w:val="14"/>
          <w:szCs w:val="24"/>
        </w:rPr>
      </w:pPr>
      <w:r w:rsidRPr="009A799D">
        <w:rPr>
          <w:rFonts w:ascii="Roboto" w:hAnsi="Roboto"/>
          <w:sz w:val="14"/>
          <w:szCs w:val="24"/>
        </w:rPr>
        <w:t xml:space="preserve">Alas, </w:t>
      </w:r>
      <w:r w:rsidRPr="009A799D">
        <w:rPr>
          <w:rFonts w:ascii="Roboto" w:hAnsi="Roboto"/>
          <w:b/>
          <w:sz w:val="24"/>
          <w:szCs w:val="24"/>
          <w:u w:val="single"/>
        </w:rPr>
        <w:t>superficial involvement in a ballooning number of health areas has made it a directionless, ineffective, and inward-looking player in an increasingly crowded global health scene.</w:t>
      </w:r>
      <w:r w:rsidRPr="009A799D">
        <w:rPr>
          <w:rFonts w:ascii="Roboto" w:hAnsi="Roboto"/>
          <w:sz w:val="24"/>
          <w:szCs w:val="24"/>
          <w:u w:val="single"/>
        </w:rPr>
        <w:t xml:space="preserve"> The WHO’s tendency to do a lot poorly has seen it fail in its core business of leading international action on transnational disease outbreaks. </w:t>
      </w:r>
      <w:r w:rsidRPr="009A799D">
        <w:rPr>
          <w:rFonts w:ascii="Roboto" w:hAnsi="Roboto"/>
          <w:sz w:val="14"/>
          <w:szCs w:val="24"/>
        </w:rPr>
        <w:t xml:space="preserve">Take the organisation’s response to the West African Ebola crisis of 2014. An expert panel convened by the Harvard Global Health Institute and the London School of Tropical Medicine criticised the WHO for its “catastrophic” delay in declaring a public health emergency. The worry is that </w:t>
      </w:r>
      <w:r w:rsidRPr="009A799D">
        <w:rPr>
          <w:rFonts w:ascii="Roboto" w:hAnsi="Roboto"/>
          <w:b/>
          <w:sz w:val="24"/>
          <w:szCs w:val="24"/>
          <w:u w:val="single"/>
        </w:rPr>
        <w:t>the WHO will fail to handle the next inevitable global pandemic, leading to needless loss of life.</w:t>
      </w:r>
      <w:r w:rsidRPr="009A799D">
        <w:rPr>
          <w:rFonts w:ascii="Roboto" w:hAnsi="Roboto"/>
          <w:sz w:val="24"/>
          <w:szCs w:val="24"/>
          <w:u w:val="single"/>
        </w:rPr>
        <w:t xml:space="preserve"> </w:t>
      </w:r>
      <w:r w:rsidRPr="009A799D">
        <w:rPr>
          <w:rFonts w:ascii="Roboto" w:hAnsi="Roboto"/>
          <w:sz w:val="14"/>
          <w:szCs w:val="24"/>
        </w:rPr>
        <w:t xml:space="preserve">Funding is part of the problem: the WHO spent just 5.7 per cent of its 2014-15 budget on disease outbreaks, a 50 per cent drop on the previous two years. The WHO’s core budget, paid by member governments, fell from $579m in 1990 to $465m this year. This less money than India receives each year in foreign aid from the UK alone. </w:t>
      </w:r>
      <w:r w:rsidRPr="009A799D">
        <w:rPr>
          <w:rFonts w:ascii="Roboto" w:hAnsi="Roboto"/>
          <w:b/>
          <w:sz w:val="24"/>
          <w:szCs w:val="24"/>
          <w:u w:val="single"/>
        </w:rPr>
        <w:t>The WHO has topped up its budget with project-based donations from countries and big charities</w:t>
      </w:r>
      <w:r w:rsidRPr="009A799D">
        <w:rPr>
          <w:rFonts w:ascii="Roboto" w:hAnsi="Roboto"/>
          <w:sz w:val="24"/>
          <w:szCs w:val="24"/>
          <w:u w:val="single"/>
        </w:rPr>
        <w:t xml:space="preserve">, </w:t>
      </w:r>
      <w:r w:rsidRPr="009A799D">
        <w:rPr>
          <w:rFonts w:ascii="Roboto" w:hAnsi="Roboto"/>
          <w:sz w:val="14"/>
          <w:szCs w:val="24"/>
        </w:rPr>
        <w:t xml:space="preserve">which now constitute 80 per cent of its overall income. </w:t>
      </w:r>
      <w:r w:rsidRPr="009A799D">
        <w:rPr>
          <w:rFonts w:ascii="Roboto" w:hAnsi="Roboto"/>
          <w:b/>
          <w:sz w:val="24"/>
          <w:szCs w:val="24"/>
          <w:u w:val="single"/>
        </w:rPr>
        <w:t>The cost has been its strategic independence.</w:t>
      </w:r>
      <w:r w:rsidRPr="009A799D">
        <w:rPr>
          <w:rFonts w:ascii="Roboto" w:hAnsi="Roboto"/>
          <w:sz w:val="24"/>
          <w:szCs w:val="24"/>
          <w:u w:val="single"/>
        </w:rPr>
        <w:t xml:space="preserve"> </w:t>
      </w:r>
      <w:r w:rsidRPr="009A799D">
        <w:rPr>
          <w:rFonts w:ascii="Roboto" w:hAnsi="Roboto"/>
          <w:sz w:val="14"/>
          <w:szCs w:val="24"/>
        </w:rPr>
        <w:t>Alongside global health staples like tropical diseases and immunisation,</w:t>
      </w:r>
      <w:r w:rsidRPr="009A799D">
        <w:rPr>
          <w:rFonts w:ascii="Roboto" w:hAnsi="Roboto"/>
          <w:sz w:val="24"/>
          <w:szCs w:val="24"/>
          <w:u w:val="single"/>
        </w:rPr>
        <w:t xml:space="preserve"> the WHO now publishes recommendations on subjects from adolescent health and headaches to traffic safety and prisons. This lack of focus and mission creep will be on full display at this week’s World Health Assembly. Bizarrely, large parts of the agenda are dedicated to discussion of how to dilute the intellectual property (IP) protections that drive discovery of new health technologies. </w:t>
      </w:r>
      <w:r w:rsidRPr="009A799D">
        <w:rPr>
          <w:rFonts w:ascii="Roboto" w:hAnsi="Roboto"/>
          <w:sz w:val="14"/>
          <w:szCs w:val="24"/>
        </w:rPr>
        <w:t xml:space="preserve">Given the scale of today’s global health challenges, it is not clear how repeating a tired debate about IP and access to medicines will help. The vast majority of treatments prescribed in both developing and developed countries are off-patent and therefore unaffected by IP rules, yet far too many still do not have reliable access to them. The real reasons for this have been well known for decades. </w:t>
      </w:r>
      <w:r w:rsidRPr="009A799D">
        <w:rPr>
          <w:rFonts w:ascii="Roboto" w:hAnsi="Roboto"/>
          <w:sz w:val="24"/>
          <w:szCs w:val="24"/>
          <w:u w:val="single"/>
        </w:rPr>
        <w:t xml:space="preserve">There are too few doctors and clinics, and a lack of social and health insurance to protect people from the cost of healthcare expenditures (something the WHO itself implicitly recognises in its efforts to promote universal healthcare). In many places, weak supply chains and poor infrastructure separate people from the treatments they need. A narrow and divisive focus on IP may tick political boxes, but it does nothing to improve health and will only lead to more unproductive debate. </w:t>
      </w:r>
      <w:r w:rsidRPr="009A799D">
        <w:rPr>
          <w:rFonts w:ascii="Roboto" w:hAnsi="Roboto"/>
          <w:sz w:val="14"/>
          <w:szCs w:val="24"/>
        </w:rPr>
        <w:t>It looks like a power grab by WHO staff to intervene in areas best left to governments.</w:t>
      </w:r>
    </w:p>
    <w:p w:rsidR="002D53C2" w:rsidRPr="009A799D" w:rsidRDefault="002D53C2" w:rsidP="004F6BFC">
      <w:pPr>
        <w:pStyle w:val="NormalWeb"/>
        <w:shd w:val="clear" w:color="auto" w:fill="FFFFFF"/>
        <w:spacing w:before="0" w:beforeAutospacing="0" w:after="300" w:afterAutospacing="0"/>
        <w:textAlignment w:val="baseline"/>
        <w:rPr>
          <w:rFonts w:ascii="Roboto" w:hAnsi="Roboto"/>
          <w:sz w:val="16"/>
          <w:szCs w:val="32"/>
        </w:rPr>
      </w:pPr>
    </w:p>
    <w:p w:rsidR="002D53C2" w:rsidRPr="009A799D" w:rsidRDefault="002D53C2" w:rsidP="004F6BFC">
      <w:pPr>
        <w:pStyle w:val="Heading4"/>
        <w:rPr>
          <w:rFonts w:hint="eastAsia"/>
        </w:rPr>
      </w:pPr>
      <w:r w:rsidRPr="009A799D">
        <w:t xml:space="preserve">US investment in WHO already high—America is giving the highest possible assessed contribution </w:t>
      </w:r>
    </w:p>
    <w:p w:rsidR="002D53C2" w:rsidRPr="009A799D" w:rsidRDefault="002D53C2" w:rsidP="004F6BFC">
      <w:r w:rsidRPr="009A799D">
        <w:rPr>
          <w:b/>
        </w:rPr>
        <w:t xml:space="preserve">KFF 18 </w:t>
      </w:r>
      <w:r w:rsidRPr="009A799D">
        <w:t xml:space="preserve">(The Henry J. Kaiser Family Foundation is a non-profit that focuses on health care issues facing the US, 5-14-2018, "The U.S. Government and the World Health Organization," </w:t>
      </w:r>
      <w:hyperlink r:id="rId48" w:history="1">
        <w:r w:rsidRPr="009A799D">
          <w:rPr>
            <w:rStyle w:val="Hyperlink"/>
          </w:rPr>
          <w:t>https://www.kff.org/global-health-policy/fact-sheet/the-u-s-government-and-the-world-health-organization/)//KA</w:t>
        </w:r>
      </w:hyperlink>
    </w:p>
    <w:p w:rsidR="002D53C2" w:rsidRPr="009A799D" w:rsidRDefault="002D53C2" w:rsidP="004F6BFC">
      <w:pPr>
        <w:rPr>
          <w:szCs w:val="24"/>
          <w:u w:val="single"/>
        </w:rPr>
      </w:pPr>
      <w:r w:rsidRPr="009A799D">
        <w:rPr>
          <w:sz w:val="14"/>
          <w:szCs w:val="24"/>
        </w:rPr>
        <w:t xml:space="preserve">One of the main ways in which the U.S. government supports WHO is through assessed and voluntary contributions; </w:t>
      </w:r>
      <w:r w:rsidRPr="009A799D">
        <w:rPr>
          <w:b/>
          <w:szCs w:val="24"/>
          <w:u w:val="single"/>
        </w:rPr>
        <w:t>the U.S. is the single largest contributor to WHO</w:t>
      </w:r>
      <w:r w:rsidRPr="009A799D">
        <w:rPr>
          <w:szCs w:val="24"/>
          <w:u w:val="single"/>
        </w:rPr>
        <w:t>. </w:t>
      </w:r>
      <w:r w:rsidRPr="009A799D">
        <w:rPr>
          <w:b/>
          <w:szCs w:val="24"/>
          <w:u w:val="single"/>
        </w:rPr>
        <w:t>For many years, the assessed contribution for the U.S. has been set at 22% of all member state assessed contributions, the maximum allowed rate</w:t>
      </w:r>
      <w:r w:rsidRPr="009A799D">
        <w:rPr>
          <w:szCs w:val="24"/>
          <w:u w:val="single"/>
        </w:rPr>
        <w:t>.</w:t>
      </w:r>
      <w:hyperlink r:id="rId49" w:anchor="footnote-257005-17" w:tooltip="World Health Organization. Scale of Assessments for 2016-2017. 26 May 2015 http://www.who.int/about/finances-accountability/funding/A68_R12_en.pdf?ua=1." w:history="1">
        <w:r w:rsidRPr="009A799D">
          <w:rPr>
            <w:rStyle w:val="Hyperlink"/>
            <w:b/>
            <w:bCs/>
            <w:szCs w:val="24"/>
            <w:u w:val="single"/>
            <w:bdr w:val="none" w:sz="0" w:space="0" w:color="auto" w:frame="1"/>
            <w:vertAlign w:val="superscript"/>
          </w:rPr>
          <w:t>17</w:t>
        </w:r>
      </w:hyperlink>
      <w:r w:rsidRPr="009A799D">
        <w:rPr>
          <w:szCs w:val="24"/>
          <w:u w:val="single"/>
        </w:rPr>
        <w:t xml:space="preserve">Between FY 2010 and 2017, the U.S. assessed contribution has been fairly stable, fluctuating between $93 million and $114 million </w:t>
      </w:r>
      <w:r w:rsidRPr="009A799D">
        <w:rPr>
          <w:sz w:val="14"/>
          <w:szCs w:val="24"/>
        </w:rPr>
        <w:t>(Figure 2). Voluntary contributions for specific projects or activities, on the other hand, have varied to reflect changing U.S. priorities and support during international crises. </w:t>
      </w:r>
      <w:r w:rsidRPr="009A799D">
        <w:rPr>
          <w:szCs w:val="24"/>
          <w:u w:val="single"/>
        </w:rPr>
        <w:t>Over the last eight years, U.S. voluntary contributions have ranged from a low of $102 million in 2014 to a high of $401 million in 2017, the higher amount reflective of increased U.S. support for WHO’s responses to health emergencies. Besides emergency response, U.S. voluntary contributions support a range of other WHO activities such as polio eradication; maternal, newborn, and child health programs; food safety; and regulatory oversight of medicines.</w:t>
      </w:r>
    </w:p>
    <w:p w:rsidR="002D53C2" w:rsidRPr="009A799D" w:rsidRDefault="002D53C2" w:rsidP="004F6BFC"/>
    <w:p w:rsidR="002D53C2" w:rsidRPr="009A799D" w:rsidRDefault="002D53C2" w:rsidP="004F6BFC">
      <w:pPr>
        <w:pStyle w:val="Heading4"/>
        <w:rPr>
          <w:rFonts w:hint="eastAsia"/>
        </w:rPr>
      </w:pPr>
      <w:r w:rsidRPr="009A799D">
        <w:t xml:space="preserve">WHO is structurally flawed—other countries aren’t willing to cooperate during epidemics and won’t help with funding </w:t>
      </w:r>
    </w:p>
    <w:p w:rsidR="002D53C2" w:rsidRPr="009A799D" w:rsidRDefault="002D53C2" w:rsidP="004F6BFC">
      <w:r w:rsidRPr="009A799D">
        <w:rPr>
          <w:b/>
        </w:rPr>
        <w:t xml:space="preserve">Scott 15 </w:t>
      </w:r>
      <w:r w:rsidRPr="009A799D">
        <w:t xml:space="preserve">(Kamradt-Scott is an Associate Professor at the University of Sydney who specializes in global health security and international relations, 6-20-2015, "WHO’s to blame? The World Health Organization and the 2014 Ebola outbreak in West Africa," Taylor &amp; Francis, </w:t>
      </w:r>
      <w:hyperlink r:id="rId50" w:history="1">
        <w:r w:rsidRPr="009A799D">
          <w:rPr>
            <w:rStyle w:val="Hyperlink"/>
          </w:rPr>
          <w:t>https://www.tandfonline.com/doi/full/10.1080/01436597.2015.1112232)//KA</w:t>
        </w:r>
      </w:hyperlink>
      <w:r w:rsidRPr="009A799D">
        <w:t xml:space="preserve"> </w:t>
      </w:r>
    </w:p>
    <w:p w:rsidR="002D53C2" w:rsidRPr="009A799D" w:rsidRDefault="002D53C2" w:rsidP="004F6BFC">
      <w:pPr>
        <w:rPr>
          <w:rFonts w:eastAsia="Times New Roman"/>
          <w:sz w:val="14"/>
          <w:szCs w:val="24"/>
        </w:rPr>
      </w:pPr>
      <w:r w:rsidRPr="009A799D">
        <w:rPr>
          <w:rFonts w:eastAsia="Times New Roman"/>
          <w:sz w:val="14"/>
          <w:szCs w:val="24"/>
        </w:rPr>
        <w:t xml:space="preserve">It would be easy, as a number of media commentators and scholars have already done, to blame the WHO for its perceived failure in responding to the Ebola outbreak. Yet, as is often the case in international relations, the picture is rarely, if ever, so clear-cut. As this article has sought to highlight, there are several examples of where </w:t>
      </w:r>
      <w:r w:rsidRPr="009A799D">
        <w:rPr>
          <w:rFonts w:eastAsia="Times New Roman"/>
          <w:szCs w:val="24"/>
          <w:u w:val="single"/>
        </w:rPr>
        <w:t xml:space="preserve">the WHO’s dysfunction can be clearly and directly attributed to the organisation’s customary practices and internal culture. </w:t>
      </w:r>
      <w:r w:rsidRPr="009A799D">
        <w:rPr>
          <w:rFonts w:eastAsia="Times New Roman"/>
          <w:sz w:val="14"/>
          <w:szCs w:val="24"/>
        </w:rPr>
        <w:t xml:space="preserve">It can be expected that in the coming months, as the various independent investigations, including the UN high-level panel, hand down their findings, much more attention will be paid to the WHO’s overall response and, while the above factors are not the only examples of where the IO failed in its delegated duty, they arguably represent some of the most serious, given the IO’s global health security mandate. Equally, however, </w:t>
      </w:r>
      <w:r w:rsidRPr="009A799D">
        <w:rPr>
          <w:rFonts w:eastAsia="Times New Roman"/>
          <w:szCs w:val="24"/>
          <w:u w:val="single"/>
        </w:rPr>
        <w:t xml:space="preserve">any reasonable evaluation of the WHO’s actions must also take into account the various structural constraints upon the secretariat that contributed to the IO’s slow response. </w:t>
      </w:r>
      <w:r w:rsidRPr="009A799D">
        <w:rPr>
          <w:rFonts w:eastAsia="Times New Roman"/>
          <w:sz w:val="14"/>
          <w:szCs w:val="24"/>
        </w:rPr>
        <w:t xml:space="preserve">The budget cuts and efficiency savings instituted by governments as part of the WHO reform process are part of this, but </w:t>
      </w:r>
      <w:r w:rsidRPr="009A799D">
        <w:rPr>
          <w:rFonts w:eastAsia="Times New Roman"/>
          <w:szCs w:val="24"/>
          <w:u w:val="single"/>
        </w:rPr>
        <w:t>some culpability must also be accepted by member states for their past opposition to the IO assuming a more proactive, interventionist role</w:t>
      </w:r>
      <w:r w:rsidRPr="009A799D">
        <w:rPr>
          <w:rFonts w:eastAsia="Times New Roman"/>
          <w:sz w:val="14"/>
          <w:szCs w:val="24"/>
        </w:rPr>
        <w:t xml:space="preserve">. The fact that governments have now finally acted on a four-year-old proposal to establish a $100 million contingency fund, as well as instructing the director-general to form and coordinate a global emergency health workforce, will arguably serve to strengthen global health security capacities to some extent. But for the people of West Africa, these reforms come too little too late to save the thousands of lives that have been lost as a result of EVD. </w:t>
      </w:r>
      <w:r w:rsidRPr="009A799D">
        <w:rPr>
          <w:rFonts w:eastAsia="Times New Roman"/>
          <w:szCs w:val="24"/>
          <w:u w:val="single"/>
        </w:rPr>
        <w:t xml:space="preserve">It also remains decidedly unclear how willing governments are to address some of the wider, more important reforms such as the organisation’s design and financial arrangements. </w:t>
      </w:r>
      <w:r w:rsidRPr="009A799D">
        <w:rPr>
          <w:rFonts w:eastAsia="Times New Roman"/>
          <w:sz w:val="14"/>
          <w:szCs w:val="24"/>
        </w:rPr>
        <w:t xml:space="preserve">Within this mix the governments of West Africa must also accept some responsibility for not calling for assistance earlier. </w:t>
      </w:r>
    </w:p>
    <w:p w:rsidR="002D53C2" w:rsidRPr="009A799D" w:rsidRDefault="002D53C2" w:rsidP="004F6BFC">
      <w:pPr>
        <w:rPr>
          <w:szCs w:val="28"/>
        </w:rPr>
      </w:pPr>
    </w:p>
    <w:p w:rsidR="002D53C2" w:rsidRPr="009A799D" w:rsidRDefault="002D53C2" w:rsidP="004F6BFC"/>
    <w:p w:rsidR="003E675E" w:rsidRPr="009A799D" w:rsidRDefault="003E675E" w:rsidP="004F6BFC">
      <w:pPr>
        <w:pStyle w:val="Heading1"/>
        <w:rPr>
          <w:rFonts w:hint="eastAsia"/>
        </w:rPr>
      </w:pPr>
      <w:r w:rsidRPr="009A799D">
        <w:t>Econ</w:t>
      </w:r>
    </w:p>
    <w:p w:rsidR="003E675E" w:rsidRPr="009A799D" w:rsidRDefault="003E675E" w:rsidP="004F6BFC">
      <w:pPr>
        <w:pStyle w:val="Heading2"/>
        <w:rPr>
          <w:rFonts w:hint="eastAsia"/>
        </w:rPr>
      </w:pPr>
      <w:r w:rsidRPr="009A799D">
        <w:t>Construction CP</w:t>
      </w:r>
    </w:p>
    <w:p w:rsidR="003E675E" w:rsidRPr="009A799D" w:rsidRDefault="003E675E" w:rsidP="004F6BFC">
      <w:pPr>
        <w:pStyle w:val="Heading3"/>
        <w:rPr>
          <w:rFonts w:hint="eastAsia"/>
        </w:rPr>
      </w:pPr>
      <w:r w:rsidRPr="009A799D">
        <w:t>1NC CP</w:t>
      </w:r>
    </w:p>
    <w:p w:rsidR="003E675E" w:rsidRPr="009A799D" w:rsidRDefault="003E675E" w:rsidP="004F6BFC"/>
    <w:p w:rsidR="003E675E" w:rsidRPr="009A799D" w:rsidRDefault="00FC48DA" w:rsidP="004F6BFC">
      <w:pPr>
        <w:pStyle w:val="Heading4"/>
        <w:rPr>
          <w:rFonts w:hint="eastAsia"/>
        </w:rPr>
      </w:pPr>
      <w:r w:rsidRPr="009A799D">
        <w:t xml:space="preserve">CP Text: </w:t>
      </w:r>
      <w:r w:rsidR="003E675E" w:rsidRPr="009A799D">
        <w:t>The United States federal government should:</w:t>
      </w:r>
    </w:p>
    <w:p w:rsidR="003E675E" w:rsidRPr="009A799D" w:rsidRDefault="003E675E" w:rsidP="004F6BFC">
      <w:pPr>
        <w:pStyle w:val="Heading4"/>
        <w:ind w:firstLine="720"/>
        <w:rPr>
          <w:rFonts w:hint="eastAsia"/>
        </w:rPr>
      </w:pPr>
      <w:r w:rsidRPr="009A799D">
        <w:t>-increase funding for vocational training and create more construction-focused schools</w:t>
      </w:r>
    </w:p>
    <w:p w:rsidR="003E675E" w:rsidRPr="009A799D" w:rsidRDefault="003E675E" w:rsidP="004F6BFC">
      <w:pPr>
        <w:pStyle w:val="Heading4"/>
        <w:ind w:firstLine="720"/>
        <w:rPr>
          <w:rFonts w:hint="eastAsia"/>
        </w:rPr>
      </w:pPr>
      <w:r w:rsidRPr="009A799D">
        <w:t>-develop opportunities for more apprenticeship programs, both union and open shop</w:t>
      </w:r>
    </w:p>
    <w:p w:rsidR="003E675E" w:rsidRPr="009A799D" w:rsidRDefault="003E675E" w:rsidP="004F6BFC">
      <w:pPr>
        <w:pStyle w:val="Heading4"/>
        <w:ind w:firstLine="720"/>
        <w:rPr>
          <w:rFonts w:hint="eastAsia"/>
        </w:rPr>
      </w:pPr>
      <w:r w:rsidRPr="009A799D">
        <w:t>-alter the Carl D. Perkins Career &amp; Technical Education Act to allow states more leeway in creating training programs could help provide much-needed training resources</w:t>
      </w:r>
    </w:p>
    <w:p w:rsidR="003E675E" w:rsidRPr="009A799D" w:rsidRDefault="003E675E" w:rsidP="004F6BFC">
      <w:pPr>
        <w:pStyle w:val="Heading4"/>
        <w:ind w:firstLine="720"/>
        <w:rPr>
          <w:rFonts w:hint="eastAsia"/>
        </w:rPr>
      </w:pPr>
      <w:r w:rsidRPr="009A799D">
        <w:t>-pass legislation to increase antitrust exemptions to open-shop contractors</w:t>
      </w:r>
    </w:p>
    <w:p w:rsidR="003E675E" w:rsidRPr="009A799D" w:rsidRDefault="003E675E" w:rsidP="004F6BFC">
      <w:pPr>
        <w:pStyle w:val="Heading4"/>
        <w:ind w:firstLine="720"/>
        <w:rPr>
          <w:rFonts w:hint="eastAsia"/>
        </w:rPr>
      </w:pPr>
      <w:r w:rsidRPr="009A799D">
        <w:t>-provide increased opportunities for public schools to offer career and Technical Education</w:t>
      </w:r>
    </w:p>
    <w:p w:rsidR="003E675E" w:rsidRPr="009A799D" w:rsidRDefault="003E675E" w:rsidP="004F6BFC"/>
    <w:p w:rsidR="003E675E" w:rsidRPr="009A799D" w:rsidRDefault="003E675E" w:rsidP="004F6BFC">
      <w:pPr>
        <w:pStyle w:val="Heading4"/>
        <w:rPr>
          <w:rStyle w:val="Style13ptBold"/>
          <w:rFonts w:hint="eastAsia"/>
          <w:b/>
        </w:rPr>
      </w:pPr>
      <w:r w:rsidRPr="009A799D">
        <w:rPr>
          <w:rStyle w:val="Style13ptBold"/>
          <w:b/>
        </w:rPr>
        <w:t>Vocational training key to solve the construction worker shortage</w:t>
      </w:r>
    </w:p>
    <w:p w:rsidR="003E675E" w:rsidRPr="009A799D" w:rsidRDefault="003E675E" w:rsidP="004F6BFC">
      <w:r w:rsidRPr="009A799D">
        <w:rPr>
          <w:rStyle w:val="Style13ptBold"/>
        </w:rPr>
        <w:t xml:space="preserve">Freitas 15 </w:t>
      </w:r>
      <w:r w:rsidRPr="009A799D">
        <w:t>[</w:t>
      </w:r>
      <w:r w:rsidRPr="009A799D">
        <w:rPr>
          <w:sz w:val="14"/>
        </w:rPr>
        <w:t xml:space="preserve">Caitlyn, Caitlyn Freitas is the Associate Editor for NIA. Her responsibilities include curating, editing, and writing content for Insulation Outlook; working on marketing and outreach pieces; and editing all NIA publications. She can be reached at </w:t>
      </w:r>
      <w:hyperlink r:id="rId51" w:history="1">
        <w:r w:rsidRPr="009A799D">
          <w:rPr>
            <w:rStyle w:val="Hyperlink"/>
            <w:sz w:val="14"/>
          </w:rPr>
          <w:t>cfreitas@insulation.org</w:t>
        </w:r>
      </w:hyperlink>
      <w:r w:rsidRPr="009A799D">
        <w:rPr>
          <w:sz w:val="14"/>
        </w:rPr>
        <w:t xml:space="preserve">, “Increased Training Efforts Key to Solving Worker Shortage Crisis”, </w:t>
      </w:r>
      <w:hyperlink r:id="rId52" w:history="1">
        <w:r w:rsidRPr="009A799D">
          <w:rPr>
            <w:rStyle w:val="Hyperlink"/>
            <w:sz w:val="14"/>
          </w:rPr>
          <w:t>https://insulation.org/io/articles/increased-training-efforts-key-to-solving-worker-shortage-crisis/</w:t>
        </w:r>
      </w:hyperlink>
      <w:r w:rsidRPr="009A799D">
        <w:rPr>
          <w:sz w:val="14"/>
        </w:rPr>
        <w:t>, Accessed: 7/10/18, RB</w:t>
      </w:r>
      <w:r w:rsidRPr="009A799D">
        <w:t>]</w:t>
      </w:r>
    </w:p>
    <w:p w:rsidR="003E675E" w:rsidRPr="009A799D" w:rsidRDefault="003E675E" w:rsidP="004F6BFC">
      <w:pPr>
        <w:rPr>
          <w:rStyle w:val="StyleUnderline"/>
        </w:rPr>
      </w:pPr>
      <w:r w:rsidRPr="009A799D">
        <w:rPr>
          <w:sz w:val="14"/>
        </w:rPr>
        <w:t xml:space="preserve">Recently the Associated General Contractors (AGC) of America released data from a nationwide survey they conducted earlier this year that gauged the extent of worker shortages in the construction industry. The </w:t>
      </w:r>
      <w:r w:rsidRPr="009A799D">
        <w:rPr>
          <w:rStyle w:val="StyleUnderline"/>
        </w:rPr>
        <w:t>survey found that 83% of responding firms are having difficulty filling craft worker positions, including carpenters, equipment operators, and laborers; another 61% report difficulty filling professional positions such as project supervisors, estimators, and engineers (see Figures 1 and 2). Shortages are most severe in the Southeast, with 86% of contractors reporting difficulty in hiring qualified workers.</w:t>
      </w:r>
      <w:r w:rsidRPr="009A799D">
        <w:rPr>
          <w:sz w:val="14"/>
        </w:rPr>
        <w:t xml:space="preserve"> There were similar responses in other regions, with 84% in the Midwest, 82% in the West, and 67% in the Northwest reporting issues with hiring skilled workers. Unfortunately, </w:t>
      </w:r>
      <w:r w:rsidRPr="009A799D">
        <w:rPr>
          <w:rStyle w:val="StyleUnderline"/>
        </w:rPr>
        <w:t>construction firms have very low levels of confidence about worker availability, with 70% of firms responding it will become harder or continue to be hard to hire construction professionals</w:t>
      </w:r>
      <w:r w:rsidRPr="009A799D">
        <w:rPr>
          <w:sz w:val="14"/>
        </w:rPr>
        <w:t xml:space="preserve">. Similarly, 82% of firms responded that it will become harder or continue to be hard to locate and hire craft workers in the next year (see Figure 3). Due to the limited pool of skilled workers, construction firms also report that they regularly lose workers to other firms and industries, with 43% reporting the loss of workers to other firms, and 40% reporting the loss of workers to other industries. Although worker shortages are certainly a problem, there have been some benefits for workers in the form of increased pay, benefits, and overtime. Many firms have responded to the shortage by increasing base pay rates, with 56% increasing rates to retain or attract construction professionals, and 59% increasing rates to retain or attract construction craft workers (see Figure 4). Of course, this may prove to be an issue for the construction industry, as increased costs make it difficult to maintain thin profit margins. Approximately half of construction firms have also responded to this issue by increasing their use of subcontractors, with another 37% turning to staffing firms for additional labor. Recovering from the Recession. Much of the reason for the shortage of skilled workers was the length and severity of the economic recession. From 2006–2011, </w:t>
      </w:r>
      <w:r w:rsidRPr="009A799D">
        <w:rPr>
          <w:rStyle w:val="StyleUnderline"/>
        </w:rPr>
        <w:t>the construction industry experienced a 30% decline, and 2.3 million workers left the construction industry. Many laid-off employees found work in other industries, while others chose to retire. Nearly 44% of construction workers are 45 years of age or older, meaning approximately 1.1 million construction workers are likely to retire in the next 10 years, compounding the worker shortage issue. In addition to the recession, worker shortages are also tied to a longer educational trend of encouraging students towards college-track programs rather than vocational training.</w:t>
      </w:r>
      <w:r w:rsidRPr="009A799D">
        <w:rPr>
          <w:sz w:val="14"/>
        </w:rPr>
        <w:t xml:space="preserve"> In a recent media conference call discussing the results of this survey, Ken Simonson, AGC’s Chief Economist, commented, “Considering how much the nation’s educational focus has moved away from teaching students career and technical skills during the past few decades, </w:t>
      </w:r>
      <w:r w:rsidRPr="009A799D">
        <w:rPr>
          <w:rStyle w:val="StyleUnderline"/>
        </w:rPr>
        <w:t>it’s easy to understand why the construction industry is facing such severe labor shortages. Too few students are getting exposed to construction careers or being provided with the basic skills needed to be prepared for such a career.” There have been some local efforts to increase the availability and appeal of construction careers at the high school level.</w:t>
      </w:r>
      <w:r w:rsidRPr="009A799D">
        <w:rPr>
          <w:sz w:val="14"/>
        </w:rPr>
        <w:t xml:space="preserve"> One of the ways AGC has dealt with this issue was by creating the Academy for Architecture, Construction, and Engineering (Ace Academy), which provides opportunities for students to work with local training centers and exposes them to different trades. In Oregon, Steve Malany, the Oregon AGC Chapter President, found that one of the issues he faced in trying to build up his business was that many workers have left the construction industry for industries with better perceived benefits. </w:t>
      </w:r>
      <w:r w:rsidRPr="009A799D">
        <w:rPr>
          <w:rStyle w:val="StyleUnderline"/>
        </w:rPr>
        <w:t>To combat this, Mr. Malany worked at the high school level to promote the fact that the construction sector offers good wages, benefits, and the opportunity for pension plans.</w:t>
      </w:r>
      <w:r w:rsidRPr="009A799D">
        <w:rPr>
          <w:sz w:val="14"/>
        </w:rPr>
        <w:t xml:space="preserve"> Developing More Educational Opportunities The Oregon Chapter of AGC also has a workforce committee that brings together representatives from high schools, community colleges, and various construction trades to work toward developing </w:t>
      </w:r>
      <w:r w:rsidRPr="009A799D">
        <w:rPr>
          <w:rStyle w:val="StyleUnderline"/>
        </w:rPr>
        <w:t>programs in local high schools, and on developing their website, www.buildoregon.com, to help high school and college students learn more about the construction industry. They enjoyed a recent victory when the leadership in a local Portland high school made a presentation to the school board that showed how having technical education in high school can increase graduation rates by 15–20 percent. There are also anecdotal reports that suggest dismantling vocational education opportunities may increase drop-out rates. Local efforts go a long way toward improving technical education opportunities that can provide the workers that the construction industry needs.</w:t>
      </w:r>
      <w:r w:rsidRPr="009A799D">
        <w:rPr>
          <w:sz w:val="14"/>
        </w:rPr>
        <w:t xml:space="preserve"> Adequate training for workers can also be an issue. There is a decrease in the number of individuals taking advantage of union-based apprenticeship training programs. According to the Bureau of Labor Statistics, union representation shrank 23% among construction workers from 2008 to 2013. Simultaneously, federal and state regulations can often inhibit the ability for open-shop contractors to develop analogous apprentice programs, due to antitrust rules, and also the hesitancy of shops to pay for the cost of training when the worker may go to another firm. Of course, </w:t>
      </w:r>
      <w:r w:rsidRPr="009A799D">
        <w:rPr>
          <w:rStyle w:val="StyleUnderline"/>
        </w:rPr>
        <w:t>governmental funding is key to developing more technical and vocational education programs. In the past 8 years, federal funding for career and technical education decreased by 29%.</w:t>
      </w:r>
      <w:r w:rsidRPr="009A799D">
        <w:rPr>
          <w:sz w:val="14"/>
        </w:rPr>
        <w:t xml:space="preserve"> There was a positive development in the recent passage of the Workforce Innovation and Opportunity Act, which directs resources from a federal level that could be used to develop more educational programs. Supporting legislation at both the local and federal levels will be incredibly important to the continued success of these programs. Training deficits are a huge problem in the construction industry; in the survey, 35% of respondents rated the quality of their local pipeline for training new construction craft workers as below average, 20% rated it as poor, and 29% rated it as average (see Figure 5). In regard to the quality of local training for preparing new construction professionals, 41% of respondents rated local training as average, 25% rated it as below average, and 10% rated it as poor (see Figure 6).</w:t>
      </w:r>
      <w:r w:rsidRPr="009A799D">
        <w:rPr>
          <w:rStyle w:val="StyleUnderline"/>
        </w:rPr>
        <w:t xml:space="preserve"> AGC Releases Workforce Development Plan</w:t>
      </w:r>
      <w:r w:rsidRPr="009A799D">
        <w:rPr>
          <w:sz w:val="14"/>
        </w:rPr>
        <w:t xml:space="preserve"> In response to these issues, AGC created a plan titled “Preparing the Next Generation of Skilled Construction Workers: A Workforce Development Plan for the 21st Century,” which is available online at http://tinyurl.com/l3w2ftk</w:t>
      </w:r>
      <w:r w:rsidRPr="009A799D">
        <w:rPr>
          <w:rStyle w:val="StyleUnderline"/>
        </w:rPr>
        <w:t>. This plan details certain actions, such as increasing funding for vocational training and creating more construction-focused schools, to improve the pipeline for new construction workers. The plan also focuses on working to enact legislative and regulatory changes to help the construction industry develop the training and educational resources it needs. In particular</w:t>
      </w:r>
      <w:bookmarkStart w:id="0" w:name="_Hlk519065587"/>
      <w:r w:rsidRPr="009A799D">
        <w:rPr>
          <w:rStyle w:val="StyleUnderline"/>
        </w:rPr>
        <w:t xml:space="preserve">, developing opportunities for more apprenticeship programs, both union and open shop, </w:t>
      </w:r>
      <w:bookmarkEnd w:id="0"/>
      <w:r w:rsidRPr="009A799D">
        <w:rPr>
          <w:rStyle w:val="StyleUnderline"/>
        </w:rPr>
        <w:t>is critically important to training more skilled workers.</w:t>
      </w:r>
      <w:r w:rsidRPr="009A799D">
        <w:rPr>
          <w:sz w:val="14"/>
        </w:rPr>
        <w:t xml:space="preserve"> The following recommendations are taken directly from AGC’s report, “Preparing the Next Generation of Skilled Construction Workers: A Workforce Development Plan for the 21st Century”: Updating the Perkins Act—</w:t>
      </w:r>
      <w:r w:rsidRPr="009A799D">
        <w:rPr>
          <w:rStyle w:val="StyleUnderline"/>
        </w:rPr>
        <w:t>The Carl D. Perkins Career &amp; Technical Education Act is the main funding source for career and technical education programs. Altering this act to allow states more leeway in creating training programs could help provide much-needed training resources. The Act could also benefit from an increase in funding that matches pre-recession levels.</w:t>
      </w:r>
      <w:r w:rsidRPr="009A799D">
        <w:rPr>
          <w:sz w:val="14"/>
        </w:rPr>
        <w:t xml:space="preserve"> </w:t>
      </w:r>
      <w:r w:rsidRPr="009A799D">
        <w:rPr>
          <w:rStyle w:val="StyleUnderline"/>
        </w:rPr>
        <w:t>Altering Antitrust Laws—Congress and the Executive branch could help encourage funding for craft training by passing legislation to increase antitrust exemptions to open-shop contractors—similar to the exemptions offered to union contractors—to allow the construction industry to fund more training opportunities</w:t>
      </w:r>
      <w:r w:rsidRPr="009A799D">
        <w:rPr>
          <w:sz w:val="14"/>
        </w:rPr>
        <w:t xml:space="preserve">. This would also enhance the ability of open-shop contractors to establish more apprenticeship programs. </w:t>
      </w:r>
      <w:r w:rsidRPr="009A799D">
        <w:rPr>
          <w:rStyle w:val="StyleUnderline"/>
        </w:rPr>
        <w:t>Enhancing the Workforce Investment Act</w:t>
      </w:r>
      <w:r w:rsidRPr="009A799D">
        <w:rPr>
          <w:sz w:val="14"/>
        </w:rPr>
        <w:t>—Congress and the Executive branch could enact legislation to make it easier for Workforce Investment Boards to collaborate with registered apprenticeship programs. Additional funding for this Act would also help facilitate the necessary skills training required for local job opportunities</w:t>
      </w:r>
      <w:r w:rsidRPr="009A799D">
        <w:rPr>
          <w:rStyle w:val="StyleUnderline"/>
        </w:rPr>
        <w:t>. Additionally, new legislation should ideally require pre-apprenticeship programs to connect with a registered apprenticeship program to ensure the curriculum is properly preparing participants. Increasing Opportunities for Veterans—Congress should initiate a process that allows veterans who want to participate in pre-apprenticeship programs to receive educational assistance that is equivalent to the assistance that apprenticeship program participants receive</w:t>
      </w:r>
      <w:r w:rsidRPr="009A799D">
        <w:rPr>
          <w:sz w:val="14"/>
        </w:rPr>
        <w:t>. Congress could also increase the reach of the Work Opportunity Tax Credit, which helps employers to hire veterans. Incentivizing Collaboration between Registered Apprenticeship Programs and Community Colleges—Officials could encourage more partnerships between apprenticeships and community colleges by requiring that recipients of the U.S. Department of Labor Trade Adjustment Community College and Career Training grants partner with at least 1 registered apprenticeship program that has enjoyed success</w:t>
      </w:r>
      <w:r w:rsidRPr="009A799D">
        <w:rPr>
          <w:rStyle w:val="StyleUnderline"/>
        </w:rPr>
        <w:t>. Increasing Federal Apprenticeship Resources and Collecting Additional Data on Apprenticeship Programs</w:t>
      </w:r>
      <w:r w:rsidRPr="009A799D">
        <w:rPr>
          <w:sz w:val="14"/>
        </w:rPr>
        <w:t>—</w:t>
      </w:r>
      <w:r w:rsidRPr="009A799D">
        <w:rPr>
          <w:rStyle w:val="StyleUnderline"/>
        </w:rPr>
        <w:t>Funding for the Federal Office of Apprenticeship has stayed at the same level in recent years; funding for this office should be increased</w:t>
      </w:r>
      <w:r w:rsidRPr="009A799D">
        <w:rPr>
          <w:sz w:val="14"/>
        </w:rPr>
        <w:t xml:space="preserve">. Additionally, </w:t>
      </w:r>
      <w:r w:rsidRPr="009A799D">
        <w:rPr>
          <w:sz w:val="14"/>
          <w:szCs w:val="6"/>
        </w:rPr>
        <w:t>there should be a focus on evaluating the quantity and performance of apprenticeship programs. Enacting Immigration Reform—Congress and the executive branch should take action to ensure that the millions of undocumented workers who are active participants in the labor force can find a way to attain legal status. Also, the report recommends that laws be reformed to “[allow] for significantly more construction workers to enter the United States. While legislation recently passed in the Senate includes a number of vital reforms, it also includes arbitrary caps on the number of construction workers entering the country on a temporary basis. Left in place, these caps will undermine the industry’s short-term ability to attract workers in sufficient quantity while the other reforms outlined in this plan are enacted and have time to increase the domestic supply of skilled construction workers.”</w:t>
      </w:r>
      <w:r w:rsidRPr="009A799D">
        <w:rPr>
          <w:sz w:val="14"/>
        </w:rPr>
        <w:t xml:space="preserve"> </w:t>
      </w:r>
      <w:r w:rsidRPr="009A799D">
        <w:rPr>
          <w:rStyle w:val="StyleUnderline"/>
        </w:rPr>
        <w:t>Providing Increased Opportunities for Public Schools to Offer Career and Technical Education</w:t>
      </w:r>
      <w:r w:rsidRPr="009A799D">
        <w:rPr>
          <w:sz w:val="14"/>
        </w:rPr>
        <w:t>—</w:t>
      </w:r>
      <w:r w:rsidRPr="009A799D">
        <w:rPr>
          <w:rStyle w:val="StyleUnderline"/>
        </w:rPr>
        <w:t>State and local governments in particular can enact legislation permitting the establishment of construction-focused charter schools, as well as giving public schools more freedom to create career academies whose curricula focus on construction.</w:t>
      </w:r>
    </w:p>
    <w:p w:rsidR="003E675E" w:rsidRPr="009A799D" w:rsidRDefault="003E675E" w:rsidP="004F6BFC">
      <w:pPr>
        <w:rPr>
          <w:rStyle w:val="StyleUnderline"/>
        </w:rPr>
      </w:pPr>
    </w:p>
    <w:p w:rsidR="003E675E" w:rsidRPr="009A799D" w:rsidRDefault="003E675E" w:rsidP="004F6BFC">
      <w:pPr>
        <w:pStyle w:val="Heading4"/>
        <w:rPr>
          <w:rFonts w:hint="eastAsia"/>
        </w:rPr>
      </w:pPr>
      <w:r w:rsidRPr="009A799D">
        <w:t>Construction industry key to the US economy</w:t>
      </w:r>
    </w:p>
    <w:p w:rsidR="003E675E" w:rsidRPr="009A799D" w:rsidRDefault="003E675E" w:rsidP="004F6BFC">
      <w:r w:rsidRPr="009A799D">
        <w:rPr>
          <w:rStyle w:val="Style13ptBold"/>
        </w:rPr>
        <w:t xml:space="preserve">Slowey 16 </w:t>
      </w:r>
      <w:r w:rsidRPr="009A799D">
        <w:t>[</w:t>
      </w:r>
      <w:r w:rsidRPr="009A799D">
        <w:rPr>
          <w:sz w:val="16"/>
        </w:rPr>
        <w:t xml:space="preserve">Kim, Kim is a writer who has been active in the construction industry for the last 25 years and is licensed as a certified general contractor in Florida. She received her BA in Mass Communications/Journalism from the University of South Florida and has experience in both commercial and residential construction, “AGC: 'Only a matter of time' before construction labor shortage </w:t>
      </w:r>
      <w:r w:rsidRPr="009A799D">
        <w:rPr>
          <w:strike/>
          <w:sz w:val="16"/>
        </w:rPr>
        <w:t>cripples</w:t>
      </w:r>
      <w:r w:rsidRPr="009A799D">
        <w:rPr>
          <w:sz w:val="16"/>
        </w:rPr>
        <w:t xml:space="preserve"> broader US economy”, Published: June 20, 2016, </w:t>
      </w:r>
      <w:hyperlink r:id="rId53" w:history="1">
        <w:r w:rsidRPr="009A799D">
          <w:rPr>
            <w:rStyle w:val="Hyperlink"/>
            <w:sz w:val="16"/>
          </w:rPr>
          <w:t>https://www.constructiondive.com/news/agc-only-a-matter-of-time-before-construction-labor-shortage-</w:t>
        </w:r>
        <w:r w:rsidRPr="009A799D">
          <w:rPr>
            <w:rStyle w:val="Hyperlink"/>
            <w:strike/>
            <w:sz w:val="16"/>
          </w:rPr>
          <w:t>cripples</w:t>
        </w:r>
        <w:r w:rsidRPr="009A799D">
          <w:rPr>
            <w:rStyle w:val="Hyperlink"/>
            <w:sz w:val="16"/>
          </w:rPr>
          <w:t>-br/421170/</w:t>
        </w:r>
      </w:hyperlink>
      <w:r w:rsidRPr="009A799D">
        <w:rPr>
          <w:sz w:val="16"/>
        </w:rPr>
        <w:t>, Accessed: 7/11/18, RB</w:t>
      </w:r>
      <w:r w:rsidRPr="009A799D">
        <w:t>]</w:t>
      </w:r>
    </w:p>
    <w:p w:rsidR="003E675E" w:rsidRPr="009A799D" w:rsidRDefault="003E675E" w:rsidP="004F6BFC">
      <w:pPr>
        <w:rPr>
          <w:sz w:val="12"/>
        </w:rPr>
      </w:pPr>
      <w:r w:rsidRPr="009A799D">
        <w:rPr>
          <w:sz w:val="12"/>
        </w:rPr>
        <w:t xml:space="preserve">Only 19 states saw month-over-month construction employment growth between April and May, while year over year, 39 states added jobs between May 2015 and May 2016, according to the Associated General Contractors of America. New Jersey (2,900 jobs, 1.9%) had the largest April-to-May job increase, while Oklahoma (2.2%, 1,800 jobs) had the biggest percentage gain. Year over year, California (39,600, 5.5%) had the biggest job growth, and Hawaii (19.7%, 6,700 jobs) had the highest percentage growth. Of the 30 states and Washington, DC, to lose jobs from April to May Texas (-3,400 jobs, -0.5%) gave up the most positions, while Vermont (-6.1%, -1,000 jobs) lost the highest percentage. North Dakota, once again, lost the most construction jobs, as well as the highest percentage, year over year (-3,700 jobs, -10.5%). Dive Insight: </w:t>
      </w:r>
      <w:r w:rsidRPr="009A799D">
        <w:rPr>
          <w:rStyle w:val="StyleUnderline"/>
        </w:rPr>
        <w:t>North Dakota persisted in shedding construction jobs as the energy sector in the state continued its retraction. However, the AGC pointed to a decrease in construction employment and high demand for workers as signs that sluggish monthly job growth was due to a shortage of workers, not an industry slowdown.</w:t>
      </w:r>
      <w:r w:rsidRPr="009A799D">
        <w:rPr>
          <w:sz w:val="12"/>
        </w:rPr>
        <w:t xml:space="preserve"> Ken Simonson, chief economist for the AGC, said the construction industry seemed "robust," as long as companies could find enough workers. The AGC noted that one of its earlier surveys this year found that 71% of construction companies planned to ramp up their 2016 workforces, as they were generally optimistic about the future of the industry. However, </w:t>
      </w:r>
      <w:r w:rsidRPr="009A799D">
        <w:rPr>
          <w:rStyle w:val="StyleUnderline"/>
        </w:rPr>
        <w:t>those companies also feared a shortage of qualified workers would hamper their hiring and expansion plans. In response to this concern, the AGC has continued to call on lawmakers to take the steps outlined in its Workforce Development Program</w:t>
      </w:r>
      <w:r w:rsidRPr="009A799D">
        <w:rPr>
          <w:sz w:val="12"/>
        </w:rPr>
        <w:t>, which includes suggestions for immigration reform</w:t>
      </w:r>
      <w:r w:rsidRPr="009A799D">
        <w:rPr>
          <w:rStyle w:val="StyleUnderline"/>
          <w:sz w:val="28"/>
        </w:rPr>
        <w:t xml:space="preserve"> </w:t>
      </w:r>
      <w:r w:rsidRPr="009A799D">
        <w:rPr>
          <w:rStyle w:val="StyleUnderline"/>
        </w:rPr>
        <w:t xml:space="preserve">and increased funding for career and technical programs. </w:t>
      </w:r>
      <w:r w:rsidRPr="009A799D">
        <w:rPr>
          <w:sz w:val="12"/>
        </w:rPr>
        <w:t>AGC CEO Stephen Sandherr said in a press release that "</w:t>
      </w:r>
      <w:r w:rsidRPr="009A799D">
        <w:rPr>
          <w:rStyle w:val="StyleUnderline"/>
        </w:rPr>
        <w:t>it is only a matter of time" before the skilled worker shortage affects the general economy</w:t>
      </w:r>
      <w:r w:rsidRPr="009A799D">
        <w:rPr>
          <w:sz w:val="12"/>
        </w:rPr>
        <w:t xml:space="preserve"> now that it is starting to impact construction hiring. Earlier this month, the AGC and Bureau of Labor Statistics reported that the construction industry across the U.S. lost 15,000 jobs in May. Earlier this month, the National Association of Home Builders analyzed the most recent BLS Job Openings and Labor Turnover Survey (JOLTS) data and found that the construction industry's level of April unfilled jobs fell to 200,000, lower than March's upwardly revised number of 215,00 but still high enough to be indicative of firms' ongoing struggle to find enough skilled labor.</w:t>
      </w:r>
    </w:p>
    <w:p w:rsidR="003E675E" w:rsidRPr="009A799D" w:rsidRDefault="003E675E" w:rsidP="004F6BFC"/>
    <w:p w:rsidR="003E675E" w:rsidRPr="009A799D" w:rsidRDefault="003E675E" w:rsidP="004F6BFC">
      <w:pPr>
        <w:pStyle w:val="Heading3"/>
        <w:rPr>
          <w:rFonts w:hint="eastAsia"/>
        </w:rPr>
      </w:pPr>
      <w:r w:rsidRPr="009A799D">
        <w:t>2NC-- Solves Construction</w:t>
      </w:r>
    </w:p>
    <w:p w:rsidR="003E675E" w:rsidRPr="009A799D" w:rsidRDefault="003E675E" w:rsidP="004F6BFC"/>
    <w:p w:rsidR="003E675E" w:rsidRPr="009A799D" w:rsidRDefault="003E675E" w:rsidP="004F6BFC">
      <w:pPr>
        <w:pStyle w:val="Heading4"/>
        <w:rPr>
          <w:rFonts w:hint="eastAsia"/>
        </w:rPr>
      </w:pPr>
      <w:r w:rsidRPr="009A799D">
        <w:t>CTE key to solve construction worker shortage</w:t>
      </w:r>
    </w:p>
    <w:p w:rsidR="003E675E" w:rsidRPr="009A799D" w:rsidRDefault="003E675E" w:rsidP="004F6BFC">
      <w:pPr>
        <w:rPr>
          <w:rStyle w:val="Style13ptBold"/>
        </w:rPr>
      </w:pPr>
      <w:r w:rsidRPr="009A799D">
        <w:rPr>
          <w:rStyle w:val="Style13ptBold"/>
        </w:rPr>
        <w:t xml:space="preserve">Henderson 16 </w:t>
      </w:r>
      <w:r w:rsidRPr="009A799D">
        <w:rPr>
          <w:sz w:val="16"/>
        </w:rPr>
        <w:t>[T</w:t>
      </w:r>
      <w:r w:rsidRPr="009A799D">
        <w:rPr>
          <w:sz w:val="14"/>
        </w:rPr>
        <w:t xml:space="preserve">im, Tim Henderson covers demographics for Stateline. He has been a reporter at the Miami Herald, the Cincinnati Enquirer and The Journal News in suburban New York. Henderson became fascinated with census data in the early 1990s, when AOL offered the first computerized reports. Since then he has broken stories about population trends in South Florida, including a housing affordability analysis included in the 2007 Pulitzer-winning series "House of Lies" for the Miami Herald, and a prize-winning analysis of public pension irregularities for The Journal News. He has been a member and trainer for the National Institute for Computer-Assisted Reporting since its inception 20 years ago, specializing in online data access and visualization along with demographics, “A Building Boom is Driving Economic Growth in Most States”, </w:t>
      </w:r>
      <w:hyperlink r:id="rId54" w:history="1">
        <w:r w:rsidRPr="009A799D">
          <w:rPr>
            <w:rStyle w:val="Hyperlink"/>
            <w:sz w:val="14"/>
          </w:rPr>
          <w:t>http://www.pewtrusts.org/en/research-and-analysis/blogs/stateline/2016/08/30/a-building-boom-is-driving-economic-growth-in-most-states</w:t>
        </w:r>
      </w:hyperlink>
      <w:r w:rsidRPr="009A799D">
        <w:rPr>
          <w:sz w:val="14"/>
        </w:rPr>
        <w:t>, Published: August 30, 2016, Accessed: 7/11/2018, RB</w:t>
      </w:r>
      <w:r w:rsidRPr="009A799D">
        <w:t>]</w:t>
      </w:r>
    </w:p>
    <w:p w:rsidR="003E675E" w:rsidRPr="009A799D" w:rsidRDefault="003E675E" w:rsidP="004F6BFC">
      <w:pPr>
        <w:rPr>
          <w:sz w:val="16"/>
        </w:rPr>
      </w:pPr>
      <w:r w:rsidRPr="009A799D">
        <w:rPr>
          <w:sz w:val="16"/>
        </w:rPr>
        <w:t xml:space="preserve">Nearly a decade after the Great Recession stalled construction nationwide, the industry is roaring back: In 43 states, </w:t>
      </w:r>
      <w:r w:rsidRPr="009A799D">
        <w:rPr>
          <w:rStyle w:val="StyleUnderline"/>
        </w:rPr>
        <w:t>construction is now contributing more to the economy than it did in 2010, creating a demand for skilled workers and transforming skylines from Boston to Oklahoma City. Overall, the construction industry’s impact on U.S. gross domestic product has grown by more than 21 percen</w:t>
      </w:r>
      <w:r w:rsidRPr="009A799D">
        <w:rPr>
          <w:sz w:val="16"/>
        </w:rPr>
        <w:t xml:space="preserve">t since its low point in 2011, according to a Stateline analysis of inflation-adjusted data from the U.S. Bureau of Economic Analysis. </w:t>
      </w:r>
      <w:r w:rsidRPr="009A799D">
        <w:rPr>
          <w:rStyle w:val="StyleUnderline"/>
        </w:rPr>
        <w:t>This year, construction’s contribution to the U.S. economy soared above $650 billion for the first time since 2008</w:t>
      </w:r>
      <w:r w:rsidRPr="009A799D">
        <w:rPr>
          <w:sz w:val="16"/>
        </w:rPr>
        <w:t>. The only states that haven’t experienced construction-related economic growth since 2010 are Alabama, Alaska, Arizona, Maine, Mississippi, New Mexico and Wyoming. Three of the seven states — Alaska, New Mexico and Wyoming — have economies that are closely tied to slumping energy markets, and Alabama, Alaska, Maine, Mississippi and New Mexico have experienced slow population growth. “Population growth accounts for a great deal of construction work,” said Alex Carrick, chief economist for ConstructConnect, an organization of construction professionals. Arizona has had relatively robust population growth and it isn’t heavily reliant on energy, but it has been hampered by the Phoenix housing market, which more than other cities was overbuilt in the housing bubble, Carrick said. About 6.7 million people were employed in construction last month, up from a low of 5.4 million in January 2011. In 2006, at the peak of the last housing boom, the industry employed 7.7 million people. To a large extent, the surge reflects pent-up demand, according to Kim Kennedy, manager of forecasting for Dodge Data &amp; Analytics, which studies the construction industry in North America. In 2010 and 2011, in the aftermath of the recession, there were fewer apartments and other buildings constructed than at any other time since the late 1960s, Kennedy said</w:t>
      </w:r>
      <w:r w:rsidRPr="009A799D">
        <w:rPr>
          <w:rStyle w:val="StyleUnderline"/>
        </w:rPr>
        <w:t>. “The industry is still struggling to regain what it lost and after five years of expansion, still hasn’t made it back</w:t>
      </w:r>
      <w:r w:rsidRPr="009A799D">
        <w:rPr>
          <w:sz w:val="16"/>
        </w:rPr>
        <w:t>,” Kennedy said. Millennials — who were born starting in 1982 and often have a taste for city life and are willing to move in search of work — have helped fuel a boom in apartment construction, especially in Colorado and on the West Coast. Cheap natural gas is spurring the construction of fertilizer plants in the Midwest, and numerous data centers are going up in Nevada and California, said Brian Turmail of the Associated General Contractors of America (AGC</w:t>
      </w:r>
      <w:r w:rsidRPr="009A799D">
        <w:rPr>
          <w:rStyle w:val="StyleUnderline"/>
        </w:rPr>
        <w:t>). Recession-delayed work on roads, bridges and other infrastructure also is fueling the increase,</w:t>
      </w:r>
      <w:r w:rsidRPr="009A799D">
        <w:rPr>
          <w:sz w:val="16"/>
        </w:rPr>
        <w:t xml:space="preserve"> he said. </w:t>
      </w:r>
      <w:r w:rsidRPr="009A799D">
        <w:rPr>
          <w:rStyle w:val="StyleUnderline"/>
        </w:rPr>
        <w:t>As the building of new housing, offices and roads continues apace, many construction firms are struggling to find enough workers, especially skilled workers such as carpenters and electricians</w:t>
      </w:r>
      <w:r w:rsidRPr="009A799D">
        <w:rPr>
          <w:sz w:val="16"/>
        </w:rPr>
        <w:t>. In a 2015 survey by the AGC, 86 percent of respondents reported having trouble filling available positions, up from 81 percent in 2013. “Carpenters, sheet metal installers, concrete workers, project managers and supervisors are particularly hard to find,” the survey found. “</w:t>
      </w:r>
      <w:r w:rsidRPr="009A799D">
        <w:rPr>
          <w:rStyle w:val="StyleUnderline"/>
        </w:rPr>
        <w:t>Every part of the country is experiencing construction worker shortages</w:t>
      </w:r>
      <w:r w:rsidRPr="009A799D">
        <w:rPr>
          <w:sz w:val="16"/>
        </w:rPr>
        <w:t>, but the most severe shortages are in the Midwest.” California firms also face serious workforce challenges, according to Ed Coghlan of the California Economic Summit. “Hundreds of thousands of California construction jobs evaporated during the Great Recession and people left the business,” Coghlan said. “Folks either started doing other things or moved out of California.” Calls for Vocational Education The construction boom offers opportunities for the 30,000 energy workers displaced by the sharp decline in oil and gas prices since December 2014. But many will require additional training for the construction jobs that are available, according to Tyson Conrad, a Florida consultant who recruits electricians for builders. “</w:t>
      </w:r>
      <w:r w:rsidRPr="009A799D">
        <w:rPr>
          <w:rStyle w:val="StyleUnderline"/>
        </w:rPr>
        <w:t>You’re not going to learn these trades overnight — there are four-year apprenticeships,</w:t>
      </w:r>
      <w:r w:rsidRPr="009A799D">
        <w:rPr>
          <w:sz w:val="16"/>
        </w:rPr>
        <w:t xml:space="preserve">” Conrad said. “But it’s true that construction is a place where a guy doesn’t have to go to college to make a six-figure income.” </w:t>
      </w:r>
      <w:r w:rsidRPr="009A799D">
        <w:rPr>
          <w:rStyle w:val="StyleUnderline"/>
        </w:rPr>
        <w:t>Some builders are calling for states to create or expand vocational training programs as a way to produce more skilled construction workers, many of whom retired or moved on to other professions when the industry shed more than 2.2 million jobs between 2007 and 2011</w:t>
      </w:r>
      <w:r w:rsidRPr="009A799D">
        <w:rPr>
          <w:sz w:val="16"/>
        </w:rPr>
        <w:t>. In a 2015 report, the AGC complained that the national decline in manufacturing has prompted many high schools to de-emphasize the trades in favor of college preparation. “</w:t>
      </w:r>
      <w:r w:rsidRPr="009A799D">
        <w:rPr>
          <w:rStyle w:val="StyleUnderline"/>
        </w:rPr>
        <w:t>The consequence has been the overwhelming impression among youths, their parents and teachers that career and technical education is unacceptable, despite the fact that construction jobs often pay better than many post-college options,” the organization argued while calling for more vocational education</w:t>
      </w:r>
      <w:r w:rsidRPr="009A799D">
        <w:rPr>
          <w:sz w:val="16"/>
        </w:rPr>
        <w:t>. Historic Numbers Construction has been one of the few bright spots for states such as Oklahoma and Iowa, where steep decreases in oil and grain prices have hampered the overall economy. Oklahoma City is having its biggest year for downtown construction since 1930, said Steve Lackmeyer, the author of five books about the history of the city. The new construction, which includes apartments and a proposed convention center, helped boost construction-related employment by 7.7 percent since last year, the largest increase of any economic sector. Iowa raised “road use taxes” on gas and car registrations last year, allowing long-delayed road construction to start statewide. In addition, a 2008 increase in the statewide sales tax is providing $1.5 billion annually for school construction and repair, said David Swenson, an economist at Iowa State University. Even though two-thirds of Iowa counties are losing population, cities like Des Moines, Iowa City and Ames are seeing strong demand for new housing, Swenson said. Fertilizer plants fueled by natural gas also are under construction, as are wind farms and ethanol plants. On the other side of the country in Boston, “one of the three biggest building booms in the city’s history” is underway, according to Nick Martin of the Boston Redevelopment Authority. Martin said the $6 billion in development his agency has approved this year is comparable to the boom of the 1970s and the giant landfill project that created the city’s famous Back Bay neighborhood in the 19th century.</w:t>
      </w:r>
    </w:p>
    <w:p w:rsidR="003E675E" w:rsidRPr="009A799D" w:rsidRDefault="003E675E" w:rsidP="004F6BFC">
      <w:pPr>
        <w:pStyle w:val="Heading3"/>
        <w:rPr>
          <w:rFonts w:hint="eastAsia"/>
        </w:rPr>
      </w:pPr>
      <w:r w:rsidRPr="009A799D">
        <w:t>2NC-- Construction K2 Econ</w:t>
      </w:r>
    </w:p>
    <w:p w:rsidR="003E675E" w:rsidRPr="009A799D" w:rsidRDefault="003E675E" w:rsidP="004F6BFC"/>
    <w:p w:rsidR="003E675E" w:rsidRPr="009A799D" w:rsidRDefault="003E675E" w:rsidP="004F6BFC">
      <w:pPr>
        <w:pStyle w:val="Heading4"/>
        <w:rPr>
          <w:rFonts w:hint="eastAsia"/>
        </w:rPr>
      </w:pPr>
      <w:r w:rsidRPr="009A799D">
        <w:t xml:space="preserve">The construction industry drives econ growth </w:t>
      </w:r>
    </w:p>
    <w:p w:rsidR="003E675E" w:rsidRPr="009A799D" w:rsidRDefault="003E675E" w:rsidP="004F6BFC">
      <w:pPr>
        <w:rPr>
          <w:b/>
          <w:bCs/>
        </w:rPr>
      </w:pPr>
      <w:r w:rsidRPr="009A799D">
        <w:rPr>
          <w:rStyle w:val="Style13ptBold"/>
        </w:rPr>
        <w:t>WEF no date</w:t>
      </w:r>
      <w:r w:rsidRPr="009A799D">
        <w:t xml:space="preserve"> [ </w:t>
      </w:r>
      <w:r w:rsidRPr="009A799D">
        <w:rPr>
          <w:sz w:val="18"/>
        </w:rPr>
        <w:t xml:space="preserve">World Economic Forum, “Shaping the Future of Construction”, </w:t>
      </w:r>
      <w:hyperlink r:id="rId55" w:history="1">
        <w:r w:rsidRPr="009A799D">
          <w:rPr>
            <w:rStyle w:val="Hyperlink"/>
            <w:sz w:val="18"/>
          </w:rPr>
          <w:t>https://www.weforum.org/projects/future-of-construction</w:t>
        </w:r>
      </w:hyperlink>
      <w:r w:rsidRPr="009A799D">
        <w:rPr>
          <w:sz w:val="18"/>
        </w:rPr>
        <w:t>, no date, Accessed: 7/11/18, RB</w:t>
      </w:r>
      <w:r w:rsidRPr="009A799D">
        <w:rPr>
          <w:b/>
          <w:bCs/>
        </w:rPr>
        <w:t>]</w:t>
      </w:r>
    </w:p>
    <w:p w:rsidR="003E675E" w:rsidRPr="009A799D" w:rsidRDefault="003E675E" w:rsidP="004F6BFC">
      <w:pPr>
        <w:rPr>
          <w:sz w:val="16"/>
        </w:rPr>
      </w:pPr>
      <w:r w:rsidRPr="009A799D">
        <w:rPr>
          <w:sz w:val="16"/>
        </w:rPr>
        <w:t xml:space="preserve">The world is confronted with many challenges that have the potential to severely impact well-being and happiness of our societies. Climate change, resource scarcity and fast urbanization are among the most severe of these challenges. </w:t>
      </w:r>
      <w:r w:rsidRPr="009A799D">
        <w:rPr>
          <w:rStyle w:val="StyleUnderline"/>
        </w:rPr>
        <w:t>The Infrastructure and Urban Development (IU) industry is an important player when it comes to solving these challenges and shaping a desirable future for our planet</w:t>
      </w:r>
      <w:r w:rsidRPr="009A799D">
        <w:rPr>
          <w:sz w:val="16"/>
        </w:rPr>
        <w:t>. 30% of global greenhouse gas emissions, which are a core driver of climate change, are attributable to facilities constructed by the industry. At the same time the IU industry is the largest consumer of raw materials further depleting scarce resources</w:t>
      </w:r>
      <w:r w:rsidRPr="009A799D">
        <w:rPr>
          <w:rStyle w:val="StyleUnderline"/>
        </w:rPr>
        <w:t>. Around 200,000 people migrating to urban areas daily are dependent on the provision of affordable housing and infrastructure provided by the IU industry. The construction industry plays a key role for governments in both developed and developing economies. The sector creates new jobs, drives economic growth, and provides solutions to address social, climate and energy challenges. The construction industry has important linkages with other sectors, so that its impact on GDP and economic development goes well beyond the direct contribution of construction activities.</w:t>
      </w:r>
      <w:r w:rsidRPr="009A799D">
        <w:rPr>
          <w:sz w:val="16"/>
        </w:rPr>
        <w:t xml:space="preserve"> The World Economic Forum established a three year project on Shaping the Future of Construction. Since then, the initiative has successfully served as a platform for Forum partner firms, governments, academia, and civil society to shape the industry agenda and to find innovative solutions to support the industry’s transformation and thereby achieve higher productivity, greater sustainability and enhanced affordability. For more information on the future of construction please visit this link.</w:t>
      </w:r>
    </w:p>
    <w:p w:rsidR="003E675E" w:rsidRPr="009A799D" w:rsidRDefault="003E675E" w:rsidP="004F6BFC">
      <w:pPr>
        <w:pStyle w:val="Heading3"/>
        <w:rPr>
          <w:rFonts w:hint="eastAsia"/>
        </w:rPr>
      </w:pPr>
      <w:r w:rsidRPr="009A799D">
        <w:t>A2: No Construction Shortage</w:t>
      </w:r>
    </w:p>
    <w:p w:rsidR="003E675E" w:rsidRPr="009A799D" w:rsidRDefault="003E675E" w:rsidP="004F6BFC"/>
    <w:p w:rsidR="003E675E" w:rsidRPr="009A799D" w:rsidRDefault="003E675E" w:rsidP="004F6BFC">
      <w:pPr>
        <w:pStyle w:val="Heading4"/>
        <w:rPr>
          <w:rStyle w:val="Style13ptBold"/>
          <w:rFonts w:hint="eastAsia"/>
          <w:b/>
        </w:rPr>
      </w:pPr>
      <w:r w:rsidRPr="009A799D">
        <w:rPr>
          <w:rStyle w:val="Style13ptBold"/>
          <w:b/>
        </w:rPr>
        <w:t>Yes construction worker shortage</w:t>
      </w:r>
    </w:p>
    <w:p w:rsidR="003E675E" w:rsidRPr="009A799D" w:rsidRDefault="003E675E" w:rsidP="004F6BFC">
      <w:pPr>
        <w:rPr>
          <w:b/>
          <w:bCs/>
        </w:rPr>
      </w:pPr>
      <w:r w:rsidRPr="009A799D">
        <w:rPr>
          <w:rStyle w:val="Style13ptBold"/>
        </w:rPr>
        <w:t>Sisson 18</w:t>
      </w:r>
      <w:r w:rsidRPr="009A799D">
        <w:rPr>
          <w:rStyle w:val="Style13ptBold"/>
          <w:b w:val="0"/>
        </w:rPr>
        <w:t xml:space="preserve"> [</w:t>
      </w:r>
      <w:r w:rsidRPr="009A799D">
        <w:rPr>
          <w:sz w:val="18"/>
        </w:rPr>
        <w:t xml:space="preserve">Patrick, Sisson writes about urbanism, cities, transportation, and architecture, examining how these themes help shape culture and urban life, “Construction industry, mid boom, can’t find enough skilled workers”, Published: Jan 23, 2018, </w:t>
      </w:r>
      <w:hyperlink r:id="rId56" w:history="1">
        <w:r w:rsidRPr="009A799D">
          <w:rPr>
            <w:rStyle w:val="Hyperlink"/>
            <w:sz w:val="18"/>
          </w:rPr>
          <w:t>https://www.curbed.com/2018/1/23/16910310/construction-homebuilding-labor-shortage-jobs-vocational-training</w:t>
        </w:r>
      </w:hyperlink>
      <w:r w:rsidRPr="009A799D">
        <w:rPr>
          <w:sz w:val="18"/>
        </w:rPr>
        <w:t>, Accessed: 7/11/18, RB</w:t>
      </w:r>
      <w:r w:rsidRPr="009A799D">
        <w:t>]</w:t>
      </w:r>
    </w:p>
    <w:p w:rsidR="003E675E" w:rsidRPr="009A799D" w:rsidRDefault="003E675E" w:rsidP="004F6BFC">
      <w:pPr>
        <w:rPr>
          <w:rStyle w:val="StyleUnderline"/>
        </w:rPr>
      </w:pPr>
      <w:r w:rsidRPr="009A799D">
        <w:rPr>
          <w:rStyle w:val="StyleUnderline"/>
        </w:rPr>
        <w:t>The country’s construction industry may be swamped with work, with spending on new projects peaking at $1 trillion in November. But all the demand, and dollars, in the world can’t seem to fix the industry’s persistent labor shortages. The lack of enough skilled workers and a narrow talent pipeline has added extra hurdles, time, and costs to many current projects, according to builders, hindering the current boom time in the industry</w:t>
      </w:r>
      <w:r w:rsidRPr="009A799D">
        <w:rPr>
          <w:sz w:val="14"/>
        </w:rPr>
        <w:t xml:space="preserve">. “The number one issue is the cost and availability of labor,” says Randy Strauss, owner of Strauss Construction in Amherst, Ohio, roughly 40 miles east of Cleveland. The issue is a nationwide one. Contractors in areas such as Houston, which were battered by Hurricane Harvey last year, have struggled to staff up, and the National Association of Home Builders recently found that 82 percent of its members believe the cost and availability of labor are their biggest issues. In 2011, only 13 percent named labor costs as their biggest worry. Even with tax reform and regulatory rollback increasing optimism—many firms predict more business and new hires in 2018, according to a survey by the Associated General Contractors of America—builders and developers are wondering where they’ll find more skilled labor. With the U.S adding roughly 210,000 new construction jobs in 2017, according to the Bureau of Labor Statistics, and currently experiencing low unemployment, the industry’s growth keeps it from getting ahead of rising demand for workers. “It’s like Groundhog Day,” says John Courson, President and CEO of the Home Builders Institute (HBI). “Nothing has changed since last year.” Homebuyers are more optimistic and looking to buy new homes, but labor continues to be a big issue. Builders are struggling to deliver homes on time, says Courson. Look at year-over-year permits, he says: it’s flat or even a little down, suggesting labor-constrained supply just can’t keep up with the increasing demand. Frank Shaw, an economist with Fannie Mae, says the data shows hiring and wages are up for construction workers, but building is still slow overall, based on pre-recession numbers. “Homebuilders are experiencing such high demand,” he says. “Perhaps they’re just feeling really tight, labor-wise, because they simply can’t build them fast enough.” </w:t>
      </w:r>
      <w:r w:rsidRPr="009A799D">
        <w:rPr>
          <w:rStyle w:val="StyleUnderline"/>
        </w:rPr>
        <w:t xml:space="preserve">Ever since the recession, more than 1.5 million residential construction workers have left the industry. Fewer than half of those jobs have come back, making it difficult and more expensive for homebuilders to staff up, leading to a much older workforce. Those in the building trades today have an average age of around 50. Storms last fall, such as Irma and Harvey, and the sudden demand for new construction just exacerbated the existing skills shortage. Organizations such as the HBI are trying to get more students and young workers to enter the industry, but its been an uphill battle. Strauss says that many local programs have sought to create apprenticeships, recruit former military to transition into construction, and add more workers to the talent pipeline. </w:t>
      </w:r>
      <w:r w:rsidRPr="009A799D">
        <w:rPr>
          <w:sz w:val="14"/>
        </w:rPr>
        <w:t xml:space="preserve">But it takes time to change larger labor force trends. “There are so many schools with wood and metal shops sitting idle,” Strauss says. “I hope we can get them back. One thing that we can offer a young person is the ability to start their own business without a lot of investment. You can’t start your own factory or car dealership, but you can run your own construction company. “ </w:t>
      </w:r>
      <w:r w:rsidRPr="009A799D">
        <w:rPr>
          <w:rStyle w:val="StyleUnderline"/>
        </w:rPr>
        <w:t>With vocational education disappearing from many high schools, and the message that college is necessary for a successful career constantly broadcast to young students, many aren’t pursuing the building trades, despite the potential for high wages, high demand, and self-employment. Until more younger students begin entering the building trades, the industry may continue to suffer from these shortfalls. “We can only train students who want to be trained,” says Courson. “We have to sell the parents on the notion that Johnny or Judy will have good, high-paying jobs with upward mobility.”</w:t>
      </w:r>
    </w:p>
    <w:p w:rsidR="003E675E" w:rsidRPr="009A799D" w:rsidRDefault="003E675E" w:rsidP="004F6BFC"/>
    <w:p w:rsidR="003E675E" w:rsidRPr="009A799D" w:rsidRDefault="003E675E" w:rsidP="004F6BFC">
      <w:pPr>
        <w:pStyle w:val="Heading3"/>
        <w:rPr>
          <w:rFonts w:hint="eastAsia"/>
        </w:rPr>
      </w:pPr>
      <w:r w:rsidRPr="009A799D">
        <w:t>Aff Answers</w:t>
      </w:r>
    </w:p>
    <w:p w:rsidR="003E675E" w:rsidRPr="009A799D" w:rsidRDefault="003E675E" w:rsidP="004F6BFC"/>
    <w:p w:rsidR="003E675E" w:rsidRPr="009A799D" w:rsidRDefault="003E675E" w:rsidP="004F6BFC">
      <w:pPr>
        <w:pStyle w:val="Heading4"/>
        <w:rPr>
          <w:rFonts w:hint="eastAsia"/>
        </w:rPr>
      </w:pPr>
      <w:r w:rsidRPr="009A799D">
        <w:t xml:space="preserve">CP can’t solve – tech innovation key </w:t>
      </w:r>
    </w:p>
    <w:p w:rsidR="003E675E" w:rsidRPr="009A799D" w:rsidRDefault="003E675E" w:rsidP="004F6BFC">
      <w:r w:rsidRPr="009A799D">
        <w:rPr>
          <w:rStyle w:val="Style13ptBold"/>
        </w:rPr>
        <w:t xml:space="preserve">Gallagher 12 </w:t>
      </w:r>
      <w:r w:rsidRPr="009A799D">
        <w:t xml:space="preserve">[ </w:t>
      </w:r>
      <w:r w:rsidRPr="009A799D">
        <w:rPr>
          <w:sz w:val="18"/>
        </w:rPr>
        <w:t xml:space="preserve">Dr. Patrick, Under Secretary of Commerce for Standards and Technology and NIST Director, “Innovation as a Key Driver of Economic Growth &amp; Competitiveness”, </w:t>
      </w:r>
      <w:hyperlink r:id="rId57" w:history="1">
        <w:r w:rsidRPr="009A799D">
          <w:rPr>
            <w:rStyle w:val="Hyperlink"/>
            <w:sz w:val="18"/>
          </w:rPr>
          <w:t>https://www.nist.gov/speech-testimony/innovation-key-driver-economic-growth-competitiveness</w:t>
        </w:r>
      </w:hyperlink>
      <w:r w:rsidRPr="009A799D">
        <w:rPr>
          <w:sz w:val="18"/>
        </w:rPr>
        <w:t>, Published: June 20, 2012, Accessed: 7/11/2018, RB</w:t>
      </w:r>
      <w:r w:rsidRPr="009A799D">
        <w:t>]</w:t>
      </w:r>
    </w:p>
    <w:p w:rsidR="003E675E" w:rsidRPr="009A799D" w:rsidRDefault="003E675E" w:rsidP="004F6BFC">
      <w:pPr>
        <w:rPr>
          <w:sz w:val="14"/>
        </w:rPr>
      </w:pPr>
      <w:r w:rsidRPr="009A799D">
        <w:rPr>
          <w:sz w:val="14"/>
        </w:rPr>
        <w:t>I'm going to just give you some final parting thoughts on why we're here, why we're talking about innovation. One observation I'll make: there was a Wall Street Journal article that was put out last month that talked about innovation, and it made a couple of interesting comments. It said if you look at the Securities and Exchange Commission collection of annual and quarterly reports that are filed with that agency, just last year, the word "innovation" was mentioned 33,000 times. Now, that's a 64 percent increase over just five years ago. If you ask executives whether they have a chief innovation officer, about four in 10 will now say they do. But what's really interesting is if you talk to them about why do you use the term, a common answer is "well everybody else does it." I think one of the reasons that we're talking about innovation is that it is now sexy. This is something that everyone is excited about. But I want to back up a little bit and from a very government-centric viewpoint, talk about why we're talking about innovation. And I'm going to be more specific—</w:t>
      </w:r>
      <w:r w:rsidRPr="009A799D">
        <w:rPr>
          <w:rStyle w:val="StyleUnderline"/>
        </w:rPr>
        <w:t xml:space="preserve">we're talking about technological innovation. </w:t>
      </w:r>
      <w:r w:rsidRPr="009A799D">
        <w:rPr>
          <w:sz w:val="14"/>
        </w:rPr>
        <w:t xml:space="preserve">The reason we're focused on it, the reason the President, for me, </w:t>
      </w:r>
      <w:r w:rsidRPr="009A799D">
        <w:rPr>
          <w:rStyle w:val="StyleUnderline"/>
        </w:rPr>
        <w:t>did this rather startling thing of putting it at the centerpiece of our economic agenda, is because the truth of the matter is it has been the key driver to our economy. Well over half of the economic growth in this country since the end of World War II has been directly attributable to technological innovation. It accounts for most of the positive difference in per capita income. It drives almost all of the growth in economic output and productivity. And it's really the key to competitiveness for almost every company that's there. If you look at how innovative companies are, you can directly correlate that with how competitive and successful they are. So in the midst of one of the deepest recessions this country has had since the Great Depression, the reason we're talking about innovation is because it matters. It drives our economy. The other problems, or a thought about innovation, is that we tend to talk about innovation in the context of its moving parts. We talk about research and development, the generation of new ideas, science, obviously a critical part. We talk about the role of the creative engines of innovation, the entrepreneurial community, the risk takers, the ones who have that vision and took a chance to make it happen. Increasingly, we're talking about manufacturing, the producers, the ones who take those ideas to scale and generate the products and services in our economy.</w:t>
      </w:r>
      <w:r w:rsidRPr="009A799D">
        <w:rPr>
          <w:sz w:val="14"/>
        </w:rPr>
        <w:t xml:space="preserve"> It's actually an interesting development, as an aside, that the focus on manufacturing, from my perspective, was an inevitable consequence —I didn't foresee it coming—but it was an inevitable consequence of raising innovation as a centerpiece. And one of the reasons for that is that's where a lot of the innovation takes place. You cannot escape the fact that the process of developing new technologies and new ideas is deeply entwined with the struggles of making it. And if you look at where scientists and engineers work in the private sector, they are mostly embedded in our manufacturing-based industries. If you look at where patents come from, they're almost all from manufacturing-based industries. If you look at our balance of trade, a lot of it is being driven by manufacturing. </w:t>
      </w:r>
      <w:r w:rsidRPr="009A799D">
        <w:rPr>
          <w:rStyle w:val="StyleUnderline"/>
        </w:rPr>
        <w:t>So a lot of the action, where the participation by the broader public in an innovation economy takes place, is really in the production side</w:t>
      </w:r>
      <w:r w:rsidRPr="009A799D">
        <w:rPr>
          <w:sz w:val="14"/>
        </w:rPr>
        <w:t xml:space="preserve">. And so it is evitable that we were going to be talking about it. It's refreshing. When I first came to Washington and started my career at NIST 19 years ago, we were not openly talking about manufacturing. It was not sexy. And so that's a refreshing change that we're talking about. By the way, manufacturing has changed radically—something that we all have a job to talk about. There was a report the Commerce Department put out about a week and half ago talking about jobs in the manufacturing sector. Very interesting. So there is a salary gap. The manufacturing sector on average earns about 8 percent more in salaries and wages over service-based industries. What's really interesting if you look at benefits, there's a 59 percent advantage in terms of health care benefits and retirement benefits for those who work in manufacturing-based companies over services—an enormous difference. The other interesting thing is manufacturing jobs are becoming high-skill jobs. A couple of years ago, the fraction of the manufacturing workforce that had a college education or more exceeded those without for the first time in that sector. </w:t>
      </w:r>
      <w:r w:rsidRPr="009A799D">
        <w:rPr>
          <w:rStyle w:val="StyleUnderline"/>
        </w:rPr>
        <w:t>And it's grown 43 percent, the fraction of manufacturing workers with college degrees, 43 percent in the last decade alone. One in three of those jobs— those jobs requiring a college degree—require STEM education: science, technology, engineering, and math. I think that is something we need to help explain to the public, because I don't think that transformation that is happening in this country is well understood. So we talk about innovation from the moving parts</w:t>
      </w:r>
      <w:r w:rsidRPr="009A799D">
        <w:rPr>
          <w:sz w:val="14"/>
        </w:rPr>
        <w:t xml:space="preserve">. We talk about talent, R&amp;D capacity, translation, commercialization, entrepreneurship. The government role in innovation is largely defined by traditional government roles. It's not that there is anything new to this. The government has always played a role in a lot of these moving parts. It plays a clear and obvious role in driving research and development, transformative changes in technology that are essential to our national security and other critical national needs. Its role in promoting effective infrastructure, whether that's physical infrastructure or transportation infrastructure, cyber infrastructure, energy infrastructure. Promoting trade. Nurturing the tax and business environment that's conducive to the risk taking, the entrepreneurial risk and growth that we want to see happening. And supporting small businesses. These are all traditional roles, long-term roles. So the thought I wanted to leave you with: </w:t>
      </w:r>
      <w:r w:rsidRPr="009A799D">
        <w:rPr>
          <w:rStyle w:val="StyleUnderline"/>
        </w:rPr>
        <w:t>by the President putting innovation as the centerpiece of his economic agenda, what it has forced us to do is realize that innovation cannot be solved by looking at each of the individual moving parts. Innovation is about a chain of performance, and that chain is only as strong as the weakest link</w:t>
      </w:r>
      <w:r w:rsidRPr="009A799D">
        <w:rPr>
          <w:sz w:val="14"/>
        </w:rPr>
        <w:t xml:space="preserve">. And so we have to get it all right. We're going to have to worry about R&amp;D and the level of investment that we make as a country in research and development. We have to worry about the translation of science and know how with the commercial sector and protecting intellectual property and nurturing entrepreneurs. We're going to have to worry about the problem of scale up in manufacturing and production because it feeds back into research and development. We have to worry about the markets. This is a global market, we live planet wide, and these things all have to work. And that is going to present enormous challenges to every single federal agency that has one of these individual critical roles. We can't look at it in a component fashion. It is also true that you can't simply stop with the public sector. One of the interesting challenges that has come up immediately: it is very clear to the manufacturing sector that the federal government's footprint in this space is limited. Manufacturing—all the action is in the private sector. And the states are playing enormous roles, too, through their economic development activities, through their institutions of higher education, through the focus that regions have and their comparative advantages. And the only way, again, that this works is putting all of those pieces together. </w:t>
      </w:r>
      <w:r w:rsidRPr="009A799D">
        <w:rPr>
          <w:rStyle w:val="StyleUnderline"/>
        </w:rPr>
        <w:t>So, innovation has been remarkable. I think it is central to our nation's future</w:t>
      </w:r>
      <w:r w:rsidRPr="009A799D">
        <w:rPr>
          <w:sz w:val="14"/>
        </w:rPr>
        <w:t>. It's deeply gratifying that it has received this central place, I believe a rightful central place, in our discussion. But I also want to point out that it's a disruptive policy. It's going to force us to work together in ways that we have not had to work together before. And I think that the response to that has been heartening. I would say the agencies in the federal government work as closely together in looking at innovation-related activities as I have seen in my 20 years in the federal government. And the focus on the federal government being a good partner with the private sector is as strong as I've seen in that time. It is changing the way I look at my own agency at NIST, in terms of how we move towards supporting industry and standards, in terms of how we work to support other federal agencies in supporting this enterprise. And the last thought I'll give you is that not only does everything have to work together, but we have to do it over a sustained period of time. The time frames that you saw in that video over which the disruptive ideas take hold and transform our society are often faster than we expect, but they're often not as fast as you hope. And so we have to not only pull together a wide variety of partnering parties to work together in concert—different agencies within the federal government, the federal government with the states, the states and the whole public sector with the private sector—but we're going to have to find a way to make more right decisions than wrong decisions over a sustained period of time. And that's going to require a consensus about the right things to do at a time when sometimes consensus is a hard to find. We'll hold that in front of the challenge for this group for us to all work on together, and let me end with that and thank you for the opportunity to be here today.</w:t>
      </w:r>
    </w:p>
    <w:p w:rsidR="003E675E" w:rsidRPr="009A799D" w:rsidRDefault="003E675E" w:rsidP="004F6BFC"/>
    <w:p w:rsidR="003E675E" w:rsidRPr="009A799D" w:rsidRDefault="003E675E" w:rsidP="004F6BFC">
      <w:pPr>
        <w:pStyle w:val="Heading4"/>
        <w:rPr>
          <w:rFonts w:hint="eastAsia"/>
        </w:rPr>
      </w:pPr>
      <w:r w:rsidRPr="009A799D">
        <w:t xml:space="preserve">Doesn’t solve construction worker shortage – gender imbalance contributes to shortage and construction is seen as “second class” </w:t>
      </w:r>
    </w:p>
    <w:p w:rsidR="003E675E" w:rsidRPr="009A799D" w:rsidRDefault="003E675E" w:rsidP="004F6BFC">
      <w:pPr>
        <w:rPr>
          <w:b/>
          <w:bCs/>
          <w:sz w:val="26"/>
        </w:rPr>
      </w:pPr>
      <w:r w:rsidRPr="009A799D">
        <w:rPr>
          <w:rStyle w:val="Style13ptBold"/>
        </w:rPr>
        <w:t>Fain 17 [</w:t>
      </w:r>
      <w:r w:rsidRPr="009A799D">
        <w:rPr>
          <w:sz w:val="18"/>
        </w:rPr>
        <w:t>Paul, came to Inside Higher Ed in September 2011, after a six-year stint covering leadership and finance for The Chronicle of Higher Education. Paul has also worked in higher ed P.R., with Widmeyer Communications, but couldn't stay away from reporting. A former staff writer for C-VILLE Weekly, a newspaper in Charlottesville, Va., Paul has written for The New York Times, Washington City Paper and Mother Jones, “https://www.insidehighered.com/news/2017/04/25/vocational-education-surges-continues-struggle-image-and-gender-imbalance, Published: April 25, 2017, Accessed: 7/11/2018, RB</w:t>
      </w:r>
      <w:r w:rsidRPr="009A799D">
        <w:t>]</w:t>
      </w:r>
    </w:p>
    <w:p w:rsidR="003E675E" w:rsidRPr="009A799D" w:rsidRDefault="003E675E" w:rsidP="004F6BFC">
      <w:pPr>
        <w:rPr>
          <w:sz w:val="14"/>
        </w:rPr>
      </w:pPr>
      <w:r w:rsidRPr="009A799D">
        <w:rPr>
          <w:sz w:val="14"/>
        </w:rPr>
        <w:t xml:space="preserve">NEW ORLEANS -- Career and vocational education is en vogue, as Republicans who dominate Washington and most state capitols have been touting job training over the bachelor’s degree. But </w:t>
      </w:r>
      <w:r w:rsidRPr="009A799D">
        <w:rPr>
          <w:rStyle w:val="StyleUnderline"/>
        </w:rPr>
        <w:t>community college leaders say vocational training is sorely in need of an image makeover. “It is considered a second choice, second-class</w:t>
      </w:r>
      <w:r w:rsidRPr="009A799D">
        <w:rPr>
          <w:sz w:val="14"/>
        </w:rPr>
        <w:t xml:space="preserve">,” said Patricia Hsieh, president of San Diego Miramar College. “We really need to change how people see vocational and technical education." Hsieh was speaking here Monday during the annual meeting of the American Association of Community Colleges. </w:t>
      </w:r>
      <w:r w:rsidRPr="009A799D">
        <w:rPr>
          <w:rStyle w:val="StyleUnderline"/>
        </w:rPr>
        <w:t>She and other speakers described the stigma career programs still face compared to academic paths that lead to transfer and a bachelor’s degree. Parents and students tend to prefer that more traditional pathway and are skeptical about the work force value of vocational credentials, said community college leaders. And that skepticism often extends to many people in higher education</w:t>
      </w:r>
      <w:r w:rsidRPr="009A799D">
        <w:rPr>
          <w:sz w:val="14"/>
        </w:rPr>
        <w:t xml:space="preserve">. “This kind of misconception is across the board,” Hsieh said, noting that parents from all racial and ethnic groups have doubts about vocational credentials. </w:t>
      </w:r>
      <w:r w:rsidRPr="009A799D">
        <w:rPr>
          <w:rStyle w:val="StyleUnderline"/>
        </w:rPr>
        <w:t xml:space="preserve">In addition, career and technical training has a severe gender imbalance. Most of the decent-paying vocational jobs go to men, who dominate middle-skill (less than a four-year degree required) fields such as information technology, welding and advanced manufacturing. Women, however, are overrepresented in in lower-paying, middle-skill health professions, such as jobs as nursing aides. </w:t>
      </w:r>
      <w:r w:rsidRPr="009A799D">
        <w:rPr>
          <w:sz w:val="14"/>
        </w:rPr>
        <w:t xml:space="preserve">Just 36 percent of middle-skill jobs that pay at least $35,000 are held by women, Ariane Hegewisch, program director of employment at earnings at the Institute for Women’s Policy Research, said during a session here. Women also hold only 29 percent of IT jobs above that pay level, she said, with just 7 percent of those in advanced manufacturing jobs and 3 percent in construction. While </w:t>
      </w:r>
      <w:r w:rsidRPr="009A799D">
        <w:rPr>
          <w:rStyle w:val="StyleUnderline"/>
        </w:rPr>
        <w:t>there are substantial gender imbalances in vocational training programs at community colleges,</w:t>
      </w:r>
      <w:r w:rsidRPr="009A799D">
        <w:rPr>
          <w:sz w:val="14"/>
        </w:rPr>
        <w:t xml:space="preserve"> they aren’t typically as large as the gaps among jobholders, said Lynn Shaw, an electrical technology professor at Long Beach City College. For example, at California community colleges, women account for 45 percent of student enrollments in IT programs. “In the work force, there’s a huge drop-off,” said Shaw, a former miner, steelworker, longshore worker and electrician, who is a visiting faculty fellow at the California community college system chancellor’s office, where she is helping lead the implementation of a work force program. “Somewhere between women showing interest in nontraditional careers and getting into the work force, something happens.” </w:t>
      </w:r>
      <w:r w:rsidRPr="009A799D">
        <w:rPr>
          <w:rStyle w:val="StyleUnderline"/>
        </w:rPr>
        <w:t>In recent decades, little progress has been made in breaking the extreme gender segregation in technical jobs</w:t>
      </w:r>
      <w:r w:rsidRPr="009A799D">
        <w:rPr>
          <w:sz w:val="14"/>
        </w:rPr>
        <w:t xml:space="preserve">, said Hegewisch. And the lack of female role models in these professions contributes to the logjam. “My sense is that we’ve all kind of given up,” she said. “We’re still very uncomfortable with crossing gender roles.” Creating Partnerships to Make a Better </w:t>
      </w:r>
      <w:r w:rsidRPr="009A799D">
        <w:rPr>
          <w:rStyle w:val="StyleUnderline"/>
        </w:rPr>
        <w:t xml:space="preserve">Pitch The shortage of women in career and technical jobs is a contributor to the nation’s biggest skills gap challenge. And while enrollments in vocational programs are generally up nationwide, employers face deep shortages of skilled workers. The tough sell of vocational jobs to students, particularly women, is part of the problem. Many have outdated notions about dirty, physically demanding jobs that don’t pay well. </w:t>
      </w:r>
      <w:r w:rsidRPr="009A799D">
        <w:rPr>
          <w:sz w:val="14"/>
        </w:rPr>
        <w:t xml:space="preserve">Yet in many cities and states, most of the open jobs are middle-skill ones in career and technical fields, often that come with a good salary. For example, 30 percent of California’s projected job openings by 2025 will be of the middle-skill variety, Shaw said -- a total of 1.9 million jobs. Many will be technical jobs such electricians, mechanics, radiology technologists or computer support specialists. “I call it the California community college sweet spot,” Shaw said of training for those jobs. “That’s what we do. That’s what unlocks social mobility.” It’s a similar story in Arizona’s Pima County, Lee Lambert, chancellor of Pima Community College, said during a different session. “We’ve got to do a better job of convincing our students that there’s an opportunity here,” he said. Community colleges themselves deserve some of the blame, according to Lambert and other college leaders, </w:t>
      </w:r>
      <w:r w:rsidRPr="009A799D">
        <w:rPr>
          <w:rStyle w:val="StyleUnderline"/>
        </w:rPr>
        <w:t>who said administrators and faculty members sometimes look down on vocational training.</w:t>
      </w:r>
      <w:r w:rsidRPr="009A799D">
        <w:rPr>
          <w:sz w:val="14"/>
        </w:rPr>
        <w:t xml:space="preserve"> “We can’t have this minimal focus on career and technical education,” Lambert said. “It has to be as prominent as our transfer focus.” </w:t>
      </w:r>
      <w:r w:rsidRPr="009A799D">
        <w:rPr>
          <w:rStyle w:val="StyleUnderline"/>
        </w:rPr>
        <w:t>Part of the problem is that American higher education largely developed around four-year degrees in the liberal arts. And academic systems have been slow to adjust to the growing prominence of vocational programs. For example, several college leaders here said career and technical programs tend to be overlooked by accreditors in comparison to their focus on general-education requirements.</w:t>
      </w:r>
      <w:r w:rsidRPr="009A799D">
        <w:rPr>
          <w:sz w:val="14"/>
        </w:rPr>
        <w:t xml:space="preserve"> Seeking Solutions Sessions here included advice on common-sense solutions to both vocational education’s image and gender imbalance problems. A key to making progress, speakers said, is for colleges to develop strong, meaningful partnerships with employers. That means working with them on curricular development while encouraging paid internships, and prodding employers to pay for up-to-date training and technology. “We can’t do career and technical training without our industry partners,” said Jianping Wang, president of Mercer County Community College, in New Jersey. Wang said she reached out to several local employers for help. It paid off, she said, as companies have sent employees to teach classes, paid for labs and, in one case, even provided drones for students to use in training programs. “It’s in our mutual interest,” she said of the partnerships. Colleges also can try to chip away at the gender imbalance through their work with employers, speakers said. For example, they can push for employers to include women on work force advisory boards or among the experts they send to teach in labs, Lois Joy, a senior research manager at Jobs for the Future, said during a session. Another good approach is to send a cohort of female interns to a partner employer. “It’s very important for women to see role models in these fields,” Joy said. The bottom line, experts said, is to show students -- men and women alike -- that career and technical fields include plenty of rewarding, well-paying jobs. Pima has taken that philosophy seriously, creating a new vice president position for work force development and several new programs aimed at touting vocational education. For example, the district now conducts a national signing day for star student recruits in technical fields. “These students are just as important as athletes,” said Lambert.</w:t>
      </w:r>
    </w:p>
    <w:p w:rsidR="003E675E" w:rsidRPr="009A799D" w:rsidRDefault="003E675E" w:rsidP="004F6BFC">
      <w:pPr>
        <w:rPr>
          <w:sz w:val="16"/>
        </w:rPr>
      </w:pPr>
    </w:p>
    <w:p w:rsidR="003E675E" w:rsidRPr="009A799D" w:rsidRDefault="003E675E" w:rsidP="004F6BFC">
      <w:pPr>
        <w:pStyle w:val="Heading4"/>
        <w:rPr>
          <w:rFonts w:hint="eastAsia"/>
        </w:rPr>
      </w:pPr>
      <w:r w:rsidRPr="009A799D">
        <w:t>No construction worker shortage</w:t>
      </w:r>
    </w:p>
    <w:p w:rsidR="003E675E" w:rsidRPr="009A799D" w:rsidRDefault="003E675E" w:rsidP="004F6BFC">
      <w:pPr>
        <w:rPr>
          <w:rStyle w:val="Style13ptBold"/>
        </w:rPr>
      </w:pPr>
      <w:r w:rsidRPr="009A799D">
        <w:rPr>
          <w:rStyle w:val="Style13ptBold"/>
        </w:rPr>
        <w:t>Ozimek 17 [</w:t>
      </w:r>
      <w:r w:rsidRPr="009A799D">
        <w:rPr>
          <w:sz w:val="18"/>
        </w:rPr>
        <w:t xml:space="preserve">Adam, Adam Ozimek is a senior economist at Moody’s Analytics. Adam covers the Pennsylvania economy, as well U.S. labor markets and demographics. He is responsible for the Moody’s Analytics U.S. demographics forecasts, including population, immigration, and household formation. Prior to joining Moody’s Analytics, Adam was Director of Research for Econsult Solutions, an economics consulting company. He received his PhD in economics from Temple University, “Unmasking the Construction Worker 'Shortage', </w:t>
      </w:r>
      <w:hyperlink r:id="rId58" w:history="1">
        <w:r w:rsidRPr="009A799D">
          <w:rPr>
            <w:rStyle w:val="Hyperlink"/>
            <w:sz w:val="18"/>
          </w:rPr>
          <w:t>https://www.economy.com/dismal/analysis/datapoints/298255/Unmasking-the-Construction-Worker-Shortage/</w:t>
        </w:r>
      </w:hyperlink>
      <w:r w:rsidRPr="009A799D">
        <w:rPr>
          <w:sz w:val="18"/>
        </w:rPr>
        <w:t>, Published: October 6, 2017, Accessed: 7/11/2018, RB</w:t>
      </w:r>
      <w:r w:rsidRPr="009A799D">
        <w:t>]</w:t>
      </w:r>
    </w:p>
    <w:p w:rsidR="003E675E" w:rsidRPr="009A799D" w:rsidRDefault="003E675E" w:rsidP="004F6BFC">
      <w:pPr>
        <w:rPr>
          <w:rStyle w:val="StyleUnderline"/>
        </w:rPr>
      </w:pPr>
      <w:r w:rsidRPr="009A799D">
        <w:rPr>
          <w:sz w:val="14"/>
        </w:rPr>
        <w:t xml:space="preserve">It’s hard to believe, but it’s already been two years since I wrote my first post </w:t>
      </w:r>
      <w:r w:rsidRPr="009A799D">
        <w:rPr>
          <w:rStyle w:val="StyleUnderline"/>
        </w:rPr>
        <w:t>debunking the claim that the construction industry was suffering from a major labor shortage. The idea that a lack of workers was seriously holding back the industry goes back even farther than that.</w:t>
      </w:r>
      <w:r w:rsidRPr="009A799D">
        <w:rPr>
          <w:sz w:val="14"/>
        </w:rPr>
        <w:t xml:space="preserve"> In 2012, USA Today warned that a construction worker shortage was affecting some states. In 2015 it reported the labor shortage had “spread across most of the country.” National Association of Homebuilders CEO Jerry Howard was not mincing words in 2015: “I would go so far to call it an epidemic.” Looking at what has transpired since, </w:t>
      </w:r>
      <w:r w:rsidRPr="009A799D">
        <w:rPr>
          <w:rStyle w:val="StyleUnderline"/>
        </w:rPr>
        <w:t>it's clear there was no shortage then, and there is no shortage now. If a labor shortage “epidemic” was a major constraint to construction over the last few years you would expect one or two things to unfold: The industry would be unable to find substantially more workers, and wages would rise sharply</w:t>
      </w:r>
      <w:r w:rsidRPr="009A799D">
        <w:rPr>
          <w:sz w:val="14"/>
        </w:rPr>
        <w:t>. In August 2015, when the nationwide shortage warning was issued, construction employment was 6.482 million workers. In August of this year it was at 6.918 million, an increase of more than 436,000 workers, which represents growth of 6.7%. If we go back to November 2012, when the concern about shortages first arose, construction employment has risen by 1.2 million jobs, or 21.7%. In two of the states where construction shortage was spotted, Texas and Florida</w:t>
      </w:r>
      <w:r w:rsidRPr="009A799D">
        <w:rPr>
          <w:rStyle w:val="StyleUnderline"/>
        </w:rPr>
        <w:t>, construction employment has increased by 20% and 47% respectively</w:t>
      </w:r>
      <w:r w:rsidRPr="009A799D">
        <w:rPr>
          <w:sz w:val="14"/>
        </w:rPr>
        <w:t xml:space="preserve">. Over this entire period, and indeed ever since the end of 2012, construction job growth has outpaced overall payrolls. </w:t>
      </w:r>
      <w:r w:rsidRPr="009A799D">
        <w:rPr>
          <w:rStyle w:val="StyleUnderline"/>
        </w:rPr>
        <w:t xml:space="preserve">This is not what a dire labor shortage looks like. Of course it is possible that wage growth has skyrocketed in construction and this succeeded in enticing workers into the industry, </w:t>
      </w:r>
      <w:r w:rsidRPr="009A799D">
        <w:rPr>
          <w:sz w:val="14"/>
        </w:rPr>
        <w:t xml:space="preserve">which could fairly still be described as a shortage of some sort, since construction companies strain under quickly rising costs. However, this does not appear to be the case. Consider the Employment Cost Index for the construction industry, which controls for workforce composition, and average hourly earnings for construction workers, which is more of a raw mean that does not control for changing workforce composition. </w:t>
      </w:r>
      <w:r w:rsidRPr="009A799D">
        <w:rPr>
          <w:rStyle w:val="StyleUnderline"/>
        </w:rPr>
        <w:t>Both measures of construction industry wage growth show modest and gradual acceleration in wages still well below the prerecession pace</w:t>
      </w:r>
      <w:r w:rsidRPr="009A799D">
        <w:rPr>
          <w:sz w:val="14"/>
        </w:rPr>
        <w:t xml:space="preserve">. Compared with a year earlier, both measures show construction wages growing at 2.3% in the second quarter of 2017. One likely rebuttal to these data will be that it is only skilled construction workers that are seeing shortages. While the wage data are more volatile for detailed industries, neither the specialty trade contractors, construction of buildings, nor heavy and civil engineering construction industries show signs of out-of-control wage growth. In the second quarter of 2017, none was experiencing wage growth above 3%. Over the last three years, average year-to-year wage growth was 3.2% for heavy and civil engineering construction, 2.2% for specialty trade contractors, and 3% for construction of buildings. While Job Opening and Labor Turnover Survey data show a decline in hiring rates, the decline is not dramatic and puts hiring rates essentially where they were in mid-2013. </w:t>
      </w:r>
      <w:r w:rsidRPr="009A799D">
        <w:rPr>
          <w:rStyle w:val="StyleUnderline"/>
        </w:rPr>
        <w:t>If the economy has managed to add a million construction jobs since then at this gross hiring rate, that means the current hiring rate is consistent with healthy net job growth. How is it possible that construction employment has continued to grow amid the alleged retirement of so many construction workers? The truth is that while the share of young workers going into skilled construction trades has fallen, plenty still make this choice.</w:t>
      </w:r>
      <w:r w:rsidRPr="009A799D">
        <w:rPr>
          <w:sz w:val="14"/>
        </w:rPr>
        <w:t xml:space="preserve"> Data from the Current Population Survey show that the share of workers who are carpenters, electricians or roofers has indeed fallen across all age groups since the housing bubble peak, and it has fallen most sharply for the youngest workers. However, the current rates are not drastically different from where they were in the mid 1990s. And whatever modest, long-run downward trend is present</w:t>
      </w:r>
      <w:r w:rsidRPr="009A799D">
        <w:rPr>
          <w:rStyle w:val="StyleUnderline"/>
        </w:rPr>
        <w:t>, it’s clear that many young people still choose the construction trades. The fact that a major construction worker shortage has not materialized should not come as a surprise to anyone who has been looking at the data now or in the past few years. We are still around 800,000 construction workers short of the housing bubble peak</w:t>
      </w:r>
      <w:r w:rsidRPr="009A799D">
        <w:rPr>
          <w:sz w:val="14"/>
        </w:rPr>
        <w:t xml:space="preserve">. This gap was even more stark back in 2015, when we were around 1.5 million construction jobs below the peak, and in 2012 it was 2 million. Wages have been increasing slowly to modestly this whole time, on a clear and very gradual path of acceleration. You don’t have to twist the data to see this story, it is jumping out at you. This doesn’t mean there aren’t shortages in some places, but there aren't enough for this to be a macro story. So why are labor shortage stories so perennially popular even when the data clearly do not back them up? It’s not just construction either, you see this in manufacturing and also for the overall job market. One possibility in some industries is that the ability to raise pay is limited by goods prices being set in global and competitive labor markets. Employers observe what seems like a "shortage" to them, but they cannot raise wages much. With steady hiring occurring in construction and housing being a non-traded durable good, this does not appear to be the case. One factor likely driving complaints is that industries are always quick to say that labor is too expensive. </w:t>
      </w:r>
      <w:r w:rsidRPr="009A799D">
        <w:rPr>
          <w:rStyle w:val="StyleUnderline"/>
        </w:rPr>
        <w:t>They don’t want to raise wages, and would prefer their own labor market always remain quite slack</w:t>
      </w:r>
      <w:r w:rsidRPr="009A799D">
        <w:rPr>
          <w:sz w:val="14"/>
        </w:rPr>
        <w:t>. Second, I think some people involved these industries are making a qualitative judgment that at the current pay rates there are many who would find these jobs to be a “good deal” if they knew more about them. Shortage complaints are a way to get the message out to potential workers. That's a fine message, but reporters covering these issues should be skeptical of industry complaints of shortages and be clear about what the data say is happening and what is not.</w:t>
      </w:r>
      <w:r w:rsidRPr="009A799D">
        <w:rPr>
          <w:rStyle w:val="StyleUnderline"/>
        </w:rPr>
        <w:t xml:space="preserve"> In construction there may be good jobs for young workers, but there is no sign that labor shortages are a macro problem.</w:t>
      </w:r>
    </w:p>
    <w:p w:rsidR="003E675E" w:rsidRPr="009A799D" w:rsidRDefault="003E675E" w:rsidP="004F6BFC"/>
    <w:p w:rsidR="009F51C2" w:rsidRPr="009A799D" w:rsidRDefault="009F51C2" w:rsidP="004F6BFC">
      <w:pPr>
        <w:pStyle w:val="Heading2"/>
        <w:rPr>
          <w:rFonts w:hint="eastAsia"/>
        </w:rPr>
      </w:pPr>
      <w:r w:rsidRPr="009A799D">
        <w:t>Innovation CP</w:t>
      </w:r>
      <w:r w:rsidR="003A472D" w:rsidRPr="009A799D">
        <w:t xml:space="preserve"> (1)</w:t>
      </w:r>
    </w:p>
    <w:p w:rsidR="009F51C2" w:rsidRPr="009A799D" w:rsidRDefault="009F51C2" w:rsidP="004F6BFC"/>
    <w:p w:rsidR="009F51C2" w:rsidRPr="009A799D" w:rsidRDefault="009F51C2" w:rsidP="004F6BFC">
      <w:pPr>
        <w:pStyle w:val="Heading3"/>
        <w:rPr>
          <w:rFonts w:hint="eastAsia"/>
        </w:rPr>
      </w:pPr>
      <w:r w:rsidRPr="009A799D">
        <w:t>1NC CP</w:t>
      </w:r>
    </w:p>
    <w:p w:rsidR="009F51C2" w:rsidRPr="009A799D" w:rsidRDefault="009F51C2" w:rsidP="004F6BFC"/>
    <w:p w:rsidR="009F51C2" w:rsidRPr="009A799D" w:rsidRDefault="006C266D" w:rsidP="004F6BFC">
      <w:pPr>
        <w:pStyle w:val="Heading4"/>
        <w:rPr>
          <w:rFonts w:hint="eastAsia"/>
        </w:rPr>
      </w:pPr>
      <w:r w:rsidRPr="009A799D">
        <w:t xml:space="preserve">CP Text: </w:t>
      </w:r>
      <w:r w:rsidR="009F51C2" w:rsidRPr="009A799D">
        <w:t>The United States federal government should substantially increase its funding and investment in the bioeconomic field.</w:t>
      </w:r>
    </w:p>
    <w:p w:rsidR="009F51C2" w:rsidRPr="009A799D" w:rsidRDefault="009F51C2" w:rsidP="004F6BFC"/>
    <w:p w:rsidR="009F51C2" w:rsidRPr="009A799D" w:rsidRDefault="009F51C2" w:rsidP="004F6BFC">
      <w:pPr>
        <w:pStyle w:val="Heading4"/>
        <w:rPr>
          <w:rFonts w:hint="eastAsia"/>
        </w:rPr>
      </w:pPr>
      <w:r w:rsidRPr="009A799D">
        <w:t>That solves US technological leadership and innovation</w:t>
      </w:r>
    </w:p>
    <w:p w:rsidR="009F51C2" w:rsidRPr="009A799D" w:rsidRDefault="009F51C2" w:rsidP="004F6BFC">
      <w:r w:rsidRPr="009A799D">
        <w:rPr>
          <w:rStyle w:val="Style13ptBold"/>
        </w:rPr>
        <w:t xml:space="preserve">Reed and Wince-Smith 17 </w:t>
      </w:r>
      <w:r w:rsidRPr="009A799D">
        <w:t>Thomas Reed, Ph.D., is founder and chief science officer of </w:t>
      </w:r>
      <w:hyperlink r:id="rId59" w:tgtFrame="_blank" w:history="1">
        <w:r w:rsidRPr="009A799D">
          <w:t>Intrexon</w:t>
        </w:r>
      </w:hyperlink>
      <w:r w:rsidRPr="009A799D">
        <w:t>. He is a molecular geneticist with more than 20 years of experience in recombinant DNA technology. Deborah Wince-Smith is president and CEO of the </w:t>
      </w:r>
      <w:hyperlink r:id="rId60" w:tgtFrame="_blank" w:history="1">
        <w:r w:rsidRPr="009A799D">
          <w:t>Council on Competitiveness</w:t>
        </w:r>
      </w:hyperlink>
      <w:r w:rsidRPr="009A799D">
        <w:t>. She has testified before Congress and appears regularly on CNBC, CNN and Fox News. | How to keep America the world leader in science and technology|</w:t>
      </w:r>
      <w:hyperlink r:id="rId61" w:history="1">
        <w:r w:rsidRPr="009A799D">
          <w:rPr>
            <w:rStyle w:val="Hyperlink"/>
          </w:rPr>
          <w:t>http://thehill.com/blogs/pundits-blog/technology/345087-how-to-keep-america-the-world-leader-in-biotechnology</w:t>
        </w:r>
      </w:hyperlink>
      <w:r w:rsidRPr="009A799D">
        <w:rPr>
          <w:rStyle w:val="Hyperlink"/>
        </w:rPr>
        <w:t xml:space="preserve"> MM</w:t>
      </w:r>
      <w:r w:rsidRPr="009A799D">
        <w:t>|</w:t>
      </w:r>
    </w:p>
    <w:p w:rsidR="009F51C2" w:rsidRPr="009A799D" w:rsidRDefault="009F51C2" w:rsidP="004F6BFC">
      <w:r w:rsidRPr="009A799D">
        <w:rPr>
          <w:rStyle w:val="StyleUnderline"/>
        </w:rPr>
        <w:t>U.S. leadership in the technology of biology presents</w:t>
      </w:r>
      <w:r w:rsidRPr="009A799D">
        <w:t xml:space="preserve"> our nation with </w:t>
      </w:r>
      <w:r w:rsidRPr="009A799D">
        <w:rPr>
          <w:rStyle w:val="StyleUnderline"/>
        </w:rPr>
        <w:t xml:space="preserve">tremendous opportunity </w:t>
      </w:r>
      <w:r w:rsidRPr="009A799D">
        <w:rPr>
          <w:rStyle w:val="Emphasis"/>
        </w:rPr>
        <w:t>to build the world’s preeminent bioeconomy</w:t>
      </w:r>
      <w:r w:rsidRPr="009A799D">
        <w:rPr>
          <w:rStyle w:val="StyleUnderline"/>
        </w:rPr>
        <w:t xml:space="preserve"> by delivering novel products and processes to society more sustainably and efficiently. Many nations around the world</w:t>
      </w:r>
      <w:r w:rsidRPr="009A799D">
        <w:t xml:space="preserve">, however, </w:t>
      </w:r>
      <w:r w:rsidRPr="009A799D">
        <w:rPr>
          <w:rStyle w:val="StyleUnderline"/>
        </w:rPr>
        <w:t>are acting fast to build their bioeconomies and surpass U.S.</w:t>
      </w:r>
      <w:r w:rsidRPr="009A799D">
        <w:t xml:space="preserve"> scientific and technological dominance to reap the national security and economic benefits of leadership. We can’t afford to let this happen. </w:t>
      </w:r>
      <w:r w:rsidRPr="009A799D">
        <w:rPr>
          <w:u w:val="single"/>
        </w:rPr>
        <w:t>Advances in biological sciences</w:t>
      </w:r>
      <w:r w:rsidRPr="009A799D">
        <w:t xml:space="preserve"> hold tremendous promise for realizing solutions to today’s challenges, from </w:t>
      </w:r>
      <w:r w:rsidRPr="009A799D">
        <w:rPr>
          <w:u w:val="single"/>
        </w:rPr>
        <w:t xml:space="preserve">protecting the population from biological threats and securing access to affordable, sustainable energy to realizing the promise of precision therapies, agriculture and materials and maintaining the health of people and the planet. </w:t>
      </w:r>
      <w:r w:rsidRPr="009A799D">
        <w:rPr>
          <w:rStyle w:val="Emphasis"/>
        </w:rPr>
        <w:t>Biomanufacturing can transform existing industries and create new ones that are more profitable, sustainable and efficient than the status quo</w:t>
      </w:r>
      <w:r w:rsidRPr="009A799D">
        <w:t xml:space="preserve">. Similarly, smart and modular manufacturing offer significant benefits in terms of customization, precision and control of therapies, healthcare instruments and food products. </w:t>
      </w:r>
      <w:r w:rsidRPr="009A799D">
        <w:rPr>
          <w:u w:val="single"/>
        </w:rPr>
        <w:t>The United States has pioneered much of the advancements in biosciences</w:t>
      </w:r>
      <w:r w:rsidRPr="009A799D">
        <w:t xml:space="preserve">. Foundational work in biology, from the Human Genome Project to early advances in synthetic biology, benefitted from significant U.S. federal investments. These investments directly led to current assets like the Department of Energy’s Environmental Molecular Sciences Laboratory and its Joint Genome Institute that have extended the progress in biological sciences beyond human health to advance research in plants, microorganisms and ecosystems. These are innovation engines for the nation’s leading scientific research experts, not just with bioscience technology, product and material design but also with advanced manufacturing and data management. Public private partnerships in smart manufacturing and digital manufacturing are offering enabling technologies that can ignite scientific discoveries and technological advancements for the future. Groundbreaking innovations in biology are already happening in American companies, universities and national labs. For example, </w:t>
      </w:r>
      <w:r w:rsidRPr="009A799D">
        <w:rPr>
          <w:rStyle w:val="StyleUnderline"/>
        </w:rPr>
        <w:t xml:space="preserve">the Joint BioEnergy Institute, a government-funded partnership among national laboratories and universities, is leading the way in the development of advanced biofuels and bioproducts from U.S. biomass — </w:t>
      </w:r>
      <w:r w:rsidRPr="009A799D">
        <w:rPr>
          <w:rStyle w:val="Emphasis"/>
        </w:rPr>
        <w:t>a market potentially worth over $700 billion for the United States</w:t>
      </w:r>
      <w:r w:rsidRPr="009A799D">
        <w:rPr>
          <w:rStyle w:val="StyleUnderline"/>
        </w:rPr>
        <w:t>.</w:t>
      </w:r>
      <w:r w:rsidRPr="009A799D">
        <w:t xml:space="preserve"> Jets are already flying with cleaner and more efficient fuels based on discoveries at the institute. But other countries are investing much more aggressively and more strategically in supporting the growth of their bioeconomies. Dozens of countries around the world, from China and the United Kingdom to Thailand and the Netherlands, have published well-defined bioeconomy roadmaps that identify opportunities, potential bottlenecks and roadblocks, and strategic areas of investments. The United States has yet to identify a similar set of strategic investment priorities. Without one, we are at risk of losing our current leadership position. </w:t>
      </w:r>
      <w:r w:rsidRPr="009A799D">
        <w:rPr>
          <w:rStyle w:val="StyleUnderline"/>
        </w:rPr>
        <w:t>To take full advantage of the</w:t>
      </w:r>
      <w:r w:rsidRPr="009A799D">
        <w:t xml:space="preserve"> potential in </w:t>
      </w:r>
      <w:r w:rsidRPr="009A799D">
        <w:rPr>
          <w:rStyle w:val="StyleUnderline"/>
        </w:rPr>
        <w:t>biosciences</w:t>
      </w:r>
      <w:r w:rsidRPr="009A799D">
        <w:t xml:space="preserve"> for the United States, and to capitalize on the advancements that have been realized, </w:t>
      </w:r>
      <w:r w:rsidRPr="009A799D">
        <w:rPr>
          <w:rStyle w:val="Emphasis"/>
        </w:rPr>
        <w:t>there must be a seismic shift in the way policymakers approach funding and regulating biosciences and biomanufacturing</w:t>
      </w:r>
      <w:r w:rsidRPr="009A799D">
        <w:t xml:space="preserve">. Likewise, academia and industry must demonstrate to the American public the current and future value of advanced biosciences to U.S. prosperity. We cannot hope to make advances without a strategic, aggressive, focused and coordinated effort to reduce silos and identify synergies among federal agencies, industry, universities and our national laboratories. Cross-sector collaboration to advance this key sector of the U.S. economy is critical. Organizations like the Council on Competitiveness are bringing together leaders from these groups to pave the path forward for competitiveness in bioscience and the manufacturing potential that ensues. But more must be done at the federal level. The council recently published a report that calls on policymakers in the Trump administration and Congress to take action in the following ways. </w:t>
      </w:r>
      <w:r w:rsidRPr="009A799D">
        <w:rPr>
          <w:rStyle w:val="Emphasis"/>
        </w:rPr>
        <w:t xml:space="preserve">First, develop an annual strategic roadmap for the advancement of bioscience and biotechnologies to meet energy, environmental, agricultural, national security and economic goals. Second, coordinate investments across agencies, broaden disbursement to cross-disciplinary fields and focus federal investment in the development of research platforms that more quickly deliver solutions to society. Third, enable bioscience research platforms to deliver novel and cost-prohibitive capabilities to industry. Finally, facilitate the nexus of biology, engineering and manufacturing technology and training. </w:t>
      </w:r>
      <w:r w:rsidRPr="009A799D">
        <w:t>While there is hope, significant progress must be made. With continued cross-sector partnerships, a coordinated effort, and a renewed faith in the promise of science for a better future, bioscience can transform our economy and reposition America as a global leader in technology and innovation.</w:t>
      </w:r>
    </w:p>
    <w:p w:rsidR="009F51C2" w:rsidRPr="009A799D" w:rsidRDefault="009F51C2" w:rsidP="004F6BFC"/>
    <w:p w:rsidR="00390260" w:rsidRPr="009A799D" w:rsidRDefault="00390260" w:rsidP="004F6BFC">
      <w:pPr>
        <w:pStyle w:val="Heading3"/>
        <w:rPr>
          <w:rFonts w:hint="eastAsia"/>
        </w:rPr>
      </w:pPr>
      <w:r w:rsidRPr="009A799D">
        <w:t>2NC CP</w:t>
      </w:r>
    </w:p>
    <w:p w:rsidR="00390260" w:rsidRPr="009A799D" w:rsidRDefault="00390260" w:rsidP="004F6BFC"/>
    <w:p w:rsidR="00FD52BD" w:rsidRPr="009A799D" w:rsidRDefault="00FD52BD" w:rsidP="004F6BFC">
      <w:pPr>
        <w:pStyle w:val="Heading4"/>
        <w:rPr>
          <w:rFonts w:hint="eastAsia"/>
        </w:rPr>
      </w:pPr>
      <w:r w:rsidRPr="009A799D">
        <w:t>The CP creates billions and drastically increases US innovation and tech leadership</w:t>
      </w:r>
    </w:p>
    <w:p w:rsidR="00FD52BD" w:rsidRPr="009A799D" w:rsidRDefault="00FD52BD" w:rsidP="004F6BFC">
      <w:r w:rsidRPr="009A799D">
        <w:rPr>
          <w:rStyle w:val="Style13ptBold"/>
        </w:rPr>
        <w:t xml:space="preserve">Oak Ridge National Library 16 </w:t>
      </w:r>
      <w:r w:rsidRPr="009A799D">
        <w:t>|https://phys.org/news/2016-07-potential-billion-tons-biomass-bioeconomy.html|US holds potential to produce billion tons of biomass, support bioeconomy MM|</w:t>
      </w:r>
    </w:p>
    <w:p w:rsidR="00FD52BD" w:rsidRPr="009A799D" w:rsidRDefault="00FD52BD" w:rsidP="004F6BFC">
      <w:r w:rsidRPr="009A799D">
        <w:t xml:space="preserve">The 2016 Billion-Ton Report, jointly released by the U.S. Department of Energy and Oak Ridge National Laboratory, concludes that </w:t>
      </w:r>
      <w:r w:rsidRPr="009A799D">
        <w:rPr>
          <w:rStyle w:val="StyleUnderline"/>
        </w:rPr>
        <w:t>the United States has the potential to sustainably produce at least 1 billion dry tons of nonfood biomass resources annually by 2040</w:t>
      </w:r>
      <w:r w:rsidRPr="009A799D">
        <w:t xml:space="preserve">. </w:t>
      </w:r>
      <w:r w:rsidRPr="009A799D">
        <w:rPr>
          <w:rStyle w:val="StyleUnderline"/>
        </w:rPr>
        <w:t xml:space="preserve">These renewable resources include agricultural, forestry and algal biomass, </w:t>
      </w:r>
      <w:r w:rsidRPr="009A799D">
        <w:rPr>
          <w:rStyle w:val="Emphasis"/>
        </w:rPr>
        <w:t>as well as waste</w:t>
      </w:r>
      <w:r w:rsidRPr="009A799D">
        <w:t xml:space="preserve">. </w:t>
      </w:r>
      <w:r w:rsidRPr="009A799D">
        <w:rPr>
          <w:rStyle w:val="StyleUnderline"/>
        </w:rPr>
        <w:t>They encompass the</w:t>
      </w:r>
      <w:r w:rsidRPr="009A799D">
        <w:t xml:space="preserve"> current and </w:t>
      </w:r>
      <w:r w:rsidRPr="009A799D">
        <w:rPr>
          <w:rStyle w:val="StyleUnderline"/>
        </w:rPr>
        <w:t>future</w:t>
      </w:r>
      <w:r w:rsidRPr="009A799D">
        <w:t xml:space="preserve"> potential </w:t>
      </w:r>
      <w:r w:rsidRPr="009A799D">
        <w:rPr>
          <w:rStyle w:val="StyleUnderline"/>
        </w:rPr>
        <w:t>of biomass</w:t>
      </w:r>
      <w:r w:rsidRPr="009A799D">
        <w:t xml:space="preserve">, from currently available logging and crop residues to future available algae and dedicated energy crops—all useable for </w:t>
      </w:r>
      <w:r w:rsidRPr="009A799D">
        <w:rPr>
          <w:rStyle w:val="Emphasis"/>
        </w:rPr>
        <w:t xml:space="preserve">the production of biofuel, biopower and bioproducts. </w:t>
      </w:r>
      <w:r w:rsidRPr="009A799D">
        <w:t xml:space="preserve">The report findings show that under a base-case scenario, </w:t>
      </w:r>
      <w:r w:rsidRPr="009A799D">
        <w:rPr>
          <w:rStyle w:val="StyleUnderline"/>
        </w:rPr>
        <w:t>the United States could increase its use of dry biomass resources from</w:t>
      </w:r>
      <w:r w:rsidRPr="009A799D">
        <w:t xml:space="preserve"> a current </w:t>
      </w:r>
      <w:r w:rsidRPr="009A799D">
        <w:rPr>
          <w:rStyle w:val="Emphasis"/>
        </w:rPr>
        <w:t>400 million tons to 1.57 billion tons</w:t>
      </w:r>
      <w:r w:rsidRPr="009A799D">
        <w:t xml:space="preserve"> under a high-yield scenario. </w:t>
      </w:r>
      <w:r w:rsidRPr="009A799D">
        <w:rPr>
          <w:rStyle w:val="StyleUnderline"/>
        </w:rPr>
        <w:t>Increasing production</w:t>
      </w:r>
      <w:r w:rsidRPr="009A799D">
        <w:t xml:space="preserve"> and use </w:t>
      </w:r>
      <w:r w:rsidRPr="009A799D">
        <w:rPr>
          <w:rStyle w:val="StyleUnderline"/>
        </w:rPr>
        <w:t>of</w:t>
      </w:r>
      <w:r w:rsidRPr="009A799D">
        <w:t xml:space="preserve"> biofuel, biopower and </w:t>
      </w:r>
      <w:r w:rsidRPr="009A799D">
        <w:rPr>
          <w:rStyle w:val="StyleUnderline"/>
        </w:rPr>
        <w:t>bioproducts</w:t>
      </w:r>
      <w:r w:rsidRPr="009A799D">
        <w:t xml:space="preserve"> </w:t>
      </w:r>
      <w:r w:rsidRPr="009A799D">
        <w:rPr>
          <w:rStyle w:val="Emphasis"/>
        </w:rPr>
        <w:t>would substantially decrease greenhouse gas emissions</w:t>
      </w:r>
      <w:r w:rsidRPr="009A799D">
        <w:t xml:space="preserve"> in the utility and transportation sectors and reduce U.S. dependence on imported oil as the domestic bioeconomy grows. The analysis was led by ORNL with contributions from 65 experts from federal agencies such as the U.S. Forest Service, Department of Agriculture, Environmental Protection Agency, Department of Transportation and Federal Aviation Administration, as well as national laboratories (Idaho National Laboratory, the National Renewable Energy Laboratory and Pacific Northwest National Laboratory), and universities (the University of Tennessee, North Carolina State University, South Dakota State University and Oregon State University), as well as private companies (Energetics, Inc. and Allegheny Science and Technology).</w:t>
      </w:r>
    </w:p>
    <w:p w:rsidR="00FD52BD" w:rsidRPr="009A799D" w:rsidRDefault="00FD52BD" w:rsidP="004F6BFC"/>
    <w:p w:rsidR="00390260" w:rsidRPr="009A799D" w:rsidRDefault="00390260" w:rsidP="004F6BFC">
      <w:pPr>
        <w:pStyle w:val="Heading4"/>
        <w:rPr>
          <w:rStyle w:val="Style13ptBold"/>
          <w:rFonts w:hint="eastAsia"/>
          <w:b/>
          <w:bCs w:val="0"/>
        </w:rPr>
      </w:pPr>
      <w:r w:rsidRPr="009A799D">
        <w:rPr>
          <w:rStyle w:val="Style13ptBold"/>
          <w:b/>
          <w:bCs w:val="0"/>
        </w:rPr>
        <w:t>Immigration can’</w:t>
      </w:r>
      <w:r w:rsidR="004E05C4" w:rsidRPr="009A799D">
        <w:rPr>
          <w:rStyle w:val="Style13ptBold"/>
          <w:b/>
          <w:bCs w:val="0"/>
        </w:rPr>
        <w:t>t solve-- only the CP can</w:t>
      </w:r>
    </w:p>
    <w:p w:rsidR="00390260" w:rsidRPr="009A799D" w:rsidRDefault="00390260" w:rsidP="004F6BFC">
      <w:r w:rsidRPr="009A799D">
        <w:rPr>
          <w:rStyle w:val="Style13ptBold"/>
        </w:rPr>
        <w:t xml:space="preserve">Weichert 17 </w:t>
      </w:r>
      <w:r w:rsidRPr="009A799D">
        <w:t>Brandon J. Weichert is a contributing editor to American Greatness. A former Republican congressional staffer and national security expert. master's degree in statecraft and national security from the Institute of World Politics in Washington, D.C. He is also an associate member of New College at Oxford University and holds a B.A. in political science from DePaul University. |https://amgreatness.com/2017/03/23/open-borders-not-lead-prosperity/|Open Borders Do Not Lead to Prosperity MM|</w:t>
      </w:r>
    </w:p>
    <w:p w:rsidR="00390260" w:rsidRPr="009A799D" w:rsidRDefault="00390260" w:rsidP="004F6BFC">
      <w:pPr>
        <w:rPr>
          <w:rStyle w:val="Emphasis"/>
        </w:rPr>
      </w:pPr>
      <w:r w:rsidRPr="009A799D">
        <w:rPr>
          <w:rStyle w:val="StyleUnderline"/>
        </w:rPr>
        <w:t>Many analysts believe that quantum computing will be the future of computers</w:t>
      </w:r>
      <w:r w:rsidRPr="009A799D">
        <w:rPr>
          <w:rStyle w:val="Style13ptBold"/>
          <w:b w:val="0"/>
        </w:rPr>
        <w:t xml:space="preserve">. Do you know which country just had some of the greatest breakthroughs with this technology? China. Last September, China launched its quantum Internet satellite. This </w:t>
      </w:r>
      <w:r w:rsidRPr="009A799D">
        <w:rPr>
          <w:rStyle w:val="Style13ptBold"/>
          <w:b w:val="0"/>
          <w:u w:val="single"/>
        </w:rPr>
        <w:t>technology</w:t>
      </w:r>
      <w:r w:rsidRPr="009A799D">
        <w:rPr>
          <w:rStyle w:val="Style13ptBold"/>
          <w:b w:val="0"/>
        </w:rPr>
        <w:t xml:space="preserve">, if it works as planned, </w:t>
      </w:r>
      <w:r w:rsidRPr="009A799D">
        <w:rPr>
          <w:rStyle w:val="StyleUnderline"/>
        </w:rPr>
        <w:t>likely will revolutionize the way that we communicate globally</w:t>
      </w:r>
      <w:r w:rsidRPr="009A799D">
        <w:rPr>
          <w:rStyle w:val="Style13ptBold"/>
          <w:b w:val="0"/>
        </w:rPr>
        <w:t xml:space="preserve">. It could potentially replace the Internet as we know it today. What’s more, it will confer an unimaginable strategic advantage upon China’s armed forces. Toward that end, the Chinese created a quantum radar that they claim can penetrate American stealth technology, such as the F-35 Joint Strike Fighter. </w:t>
      </w:r>
      <w:r w:rsidRPr="009A799D">
        <w:rPr>
          <w:rStyle w:val="StyleUnderline"/>
        </w:rPr>
        <w:t>Not so long ago, such revolutionary and complex technology would have been pioneered in the United States.</w:t>
      </w:r>
      <w:r w:rsidRPr="009A799D">
        <w:rPr>
          <w:rStyle w:val="Style13ptBold"/>
          <w:b w:val="0"/>
        </w:rPr>
        <w:t xml:space="preserve"> But this is what happens when America no longer invests in its future. In terms of gross domestic product (GDP), China is the second-largest economy in the world today and the largest in terms of purchasing power parity (PPP). </w:t>
      </w:r>
      <w:r w:rsidRPr="009A799D">
        <w:rPr>
          <w:rStyle w:val="StyleUnderline"/>
        </w:rPr>
        <w:t>They are producing future innovators and industry leaders at amazing rates</w:t>
      </w:r>
      <w:r w:rsidRPr="009A799D">
        <w:rPr>
          <w:rStyle w:val="Style13ptBold"/>
          <w:b w:val="0"/>
        </w:rPr>
        <w:t>. This is an odd turn of events, if Cabrera’s arguments on the necessity of open borders hold true. After all, China is a relatively closed society with strict immigration policies (to say nothing of its mercantilist trade policies). Yet, here China is beating out “free trade” states like the United Kingdom and Canada and chipping away at America’s lead. Indeed, China is slated to overtake the U.S. economy (in terms of GDP) as early as 2018. Something isn’t quite right here. How is China so successful if it has such restrictive immigration policies? People like Ángel Cabrera are completely wrong. Illegal immigration helps no one—least of all the victims of illegal immigrants</w:t>
      </w:r>
      <w:r w:rsidRPr="009A799D">
        <w:rPr>
          <w:rStyle w:val="StyleUnderline"/>
        </w:rPr>
        <w:t>. If America wants to</w:t>
      </w:r>
      <w:r w:rsidRPr="009A799D">
        <w:rPr>
          <w:rStyle w:val="Style13ptBold"/>
          <w:b w:val="0"/>
        </w:rPr>
        <w:t xml:space="preserve"> compete (and win), </w:t>
      </w:r>
      <w:r w:rsidRPr="009A799D">
        <w:rPr>
          <w:rStyle w:val="Emphasis"/>
        </w:rPr>
        <w:t>it must invest in the people who are already here</w:t>
      </w:r>
      <w:r w:rsidRPr="009A799D">
        <w:rPr>
          <w:rStyle w:val="Style13ptBold"/>
          <w:b w:val="0"/>
        </w:rPr>
        <w:t xml:space="preserve">. </w:t>
      </w:r>
      <w:r w:rsidRPr="009A799D">
        <w:rPr>
          <w:rStyle w:val="Emphasis"/>
        </w:rPr>
        <w:t>Open borders are not the path to prosperity.</w:t>
      </w:r>
    </w:p>
    <w:p w:rsidR="00390260" w:rsidRPr="009A799D" w:rsidRDefault="00390260" w:rsidP="004F6BFC"/>
    <w:p w:rsidR="00CF0DFC" w:rsidRPr="009A799D" w:rsidRDefault="00CF0DFC" w:rsidP="004F6BFC">
      <w:pPr>
        <w:pStyle w:val="Heading3"/>
        <w:rPr>
          <w:rFonts w:hint="eastAsia"/>
        </w:rPr>
      </w:pPr>
      <w:r w:rsidRPr="009A799D">
        <w:t>2NC Solves Environment</w:t>
      </w:r>
    </w:p>
    <w:p w:rsidR="00CF0DFC" w:rsidRPr="009A799D" w:rsidRDefault="00CF0DFC" w:rsidP="004F6BFC"/>
    <w:p w:rsidR="00CF0DFC" w:rsidRPr="009A799D" w:rsidRDefault="00CF0DFC" w:rsidP="004F6BFC">
      <w:pPr>
        <w:pStyle w:val="Heading4"/>
        <w:rPr>
          <w:rFonts w:hint="eastAsia"/>
        </w:rPr>
      </w:pPr>
      <w:r w:rsidRPr="009A799D">
        <w:t>The CP also solves their environment advantage</w:t>
      </w:r>
    </w:p>
    <w:p w:rsidR="00CF0DFC" w:rsidRPr="009A799D" w:rsidRDefault="00CF0DFC" w:rsidP="004F6BFC">
      <w:pPr>
        <w:rPr>
          <w:rStyle w:val="Style13ptBold"/>
        </w:rPr>
      </w:pPr>
      <w:r w:rsidRPr="009A799D">
        <w:rPr>
          <w:rStyle w:val="Style13ptBold"/>
        </w:rPr>
        <w:t xml:space="preserve">Rijsberman 18 </w:t>
      </w:r>
      <w:r w:rsidRPr="009A799D">
        <w:rPr>
          <w:rStyle w:val="Style13ptBold"/>
          <w:b w:val="0"/>
        </w:rPr>
        <w:t>Frank Rijsberman is director general of the Global Green Growth Institute based in Seoul. This is what you need to know about the bioeconomy. (</w:t>
      </w:r>
      <w:hyperlink r:id="rId62" w:history="1">
        <w:r w:rsidRPr="009A799D">
          <w:rPr>
            <w:rStyle w:val="Hyperlink"/>
          </w:rPr>
          <w:t>https://www.weforum.org/agenda/2018/04/can-a-nature-based-economy-help-us-drive-green-growth</w:t>
        </w:r>
      </w:hyperlink>
      <w:r w:rsidRPr="009A799D">
        <w:rPr>
          <w:rStyle w:val="Style13ptBold"/>
          <w:b w:val="0"/>
        </w:rPr>
        <w:t xml:space="preserve"> MM)</w:t>
      </w:r>
    </w:p>
    <w:p w:rsidR="00CF0DFC" w:rsidRPr="009A799D" w:rsidRDefault="00CF0DFC" w:rsidP="004F6BFC">
      <w:r w:rsidRPr="009A799D">
        <w:t>Bioeconomy is a hot topic for scientists and policymakers. Rapid</w:t>
      </w:r>
      <w:r w:rsidRPr="009A799D">
        <w:rPr>
          <w:u w:val="single"/>
        </w:rPr>
        <w:t xml:space="preserve"> advances in molecular biology combined with </w:t>
      </w:r>
      <w:r w:rsidRPr="009A799D">
        <w:t>big</w:t>
      </w:r>
      <w:r w:rsidRPr="009A799D">
        <w:rPr>
          <w:u w:val="single"/>
        </w:rPr>
        <w:t xml:space="preserve"> data and artificial intelligence have resulted in </w:t>
      </w:r>
      <w:r w:rsidRPr="009A799D">
        <w:t>big</w:t>
      </w:r>
      <w:r w:rsidRPr="009A799D">
        <w:rPr>
          <w:u w:val="single"/>
        </w:rPr>
        <w:t xml:space="preserve"> jumps in our understanding of living organisms</w:t>
      </w:r>
      <w:r w:rsidRPr="009A799D">
        <w:t xml:space="preserve">, </w:t>
      </w:r>
      <w:r w:rsidRPr="009A799D">
        <w:rPr>
          <w:rStyle w:val="Emphasis"/>
        </w:rPr>
        <w:t>including the biomass produced by plants and animals</w:t>
      </w:r>
      <w:r w:rsidRPr="009A799D">
        <w:t xml:space="preserve">, at the level of their DNA. That has gone hand in hand with technologies that allow scientists and industry to manipulate, easily, everything from enzymes to bacteria to plants and animals. </w:t>
      </w:r>
      <w:r w:rsidRPr="009A799D">
        <w:rPr>
          <w:rStyle w:val="StyleUnderline"/>
        </w:rPr>
        <w:t>Industry can now make bio-based plastics from plant oils rather than fossil-based sources</w:t>
      </w:r>
      <w:r w:rsidRPr="009A799D">
        <w:t xml:space="preserve">. Those bio-based plastics can be made bio-degradable, even in oceans, or they can be made durable, to replace glass. So rapid are the changes in science and manufacturing, and so profound are its implications, that some refer to the new bio-economy, that uses bio-based sources for pretty much anything in our economy, as the 4th industrial revolution. The traditional bioeconomy is not new – it is agriculture and forestry, or the agro-food system. But clearly </w:t>
      </w:r>
      <w:r w:rsidRPr="009A799D">
        <w:rPr>
          <w:rStyle w:val="Emphasis"/>
        </w:rPr>
        <w:t>the current agro-food system is not sustainable</w:t>
      </w:r>
      <w:r w:rsidRPr="009A799D">
        <w:t xml:space="preserve">. </w:t>
      </w:r>
      <w:r w:rsidRPr="009A799D">
        <w:rPr>
          <w:rStyle w:val="StyleUnderline"/>
        </w:rPr>
        <w:t>It produces</w:t>
      </w:r>
      <w:r w:rsidRPr="009A799D">
        <w:t xml:space="preserve"> roughly a quarter of greenhouse </w:t>
      </w:r>
      <w:r w:rsidRPr="009A799D">
        <w:rPr>
          <w:rStyle w:val="StyleUnderline"/>
        </w:rPr>
        <w:t>gas emissions causing climate change</w:t>
      </w:r>
      <w:r w:rsidRPr="009A799D">
        <w:t xml:space="preserve">, has led to degraded soils in a very large share of cultivated land, </w:t>
      </w:r>
      <w:r w:rsidRPr="009A799D">
        <w:rPr>
          <w:rStyle w:val="StyleUnderline"/>
        </w:rPr>
        <w:t>is responsible for some 70 percent of all water used by man</w:t>
      </w:r>
      <w:r w:rsidRPr="009A799D">
        <w:t xml:space="preserve"> and thus is a key factor in water scarcity. It overuses chemical fertilizers that causes massive pollution in rivers, lakes and coastal zones, and is responsible for the lion’s share of deforestation, loss of wetlands and biodiversity. In short, </w:t>
      </w:r>
      <w:r w:rsidRPr="009A799D">
        <w:rPr>
          <w:rStyle w:val="Emphasis"/>
        </w:rPr>
        <w:t>our current agro-food system is the primary driver of our planet’s ill health</w:t>
      </w:r>
      <w:r w:rsidRPr="009A799D">
        <w:t xml:space="preserve"> – and </w:t>
      </w:r>
      <w:r w:rsidRPr="009A799D">
        <w:rPr>
          <w:rStyle w:val="Emphasis"/>
        </w:rPr>
        <w:t>it produces unhealthy food that has produced 2 billion</w:t>
      </w:r>
      <w:r w:rsidRPr="009A799D">
        <w:t xml:space="preserve"> overweight </w:t>
      </w:r>
      <w:r w:rsidRPr="009A799D">
        <w:rPr>
          <w:rStyle w:val="StyleUnderline"/>
        </w:rPr>
        <w:t>and</w:t>
      </w:r>
      <w:r w:rsidRPr="009A799D">
        <w:rPr>
          <w:rStyle w:val="Emphasis"/>
        </w:rPr>
        <w:t xml:space="preserve"> obese</w:t>
      </w:r>
      <w:r w:rsidRPr="009A799D">
        <w:t xml:space="preserve"> people </w:t>
      </w:r>
      <w:r w:rsidRPr="009A799D">
        <w:rPr>
          <w:rStyle w:val="StyleUnderline"/>
        </w:rPr>
        <w:t xml:space="preserve">causing massive health problems. </w:t>
      </w:r>
      <w:r w:rsidRPr="009A799D">
        <w:rPr>
          <w:b/>
          <w:u w:val="single"/>
        </w:rPr>
        <w:t xml:space="preserve">Avoiding deforestation </w:t>
      </w:r>
      <w:r w:rsidRPr="009A799D">
        <w:rPr>
          <w:u w:val="single"/>
        </w:rPr>
        <w:t>The most important natural climate change solution is to prevent deforestation</w:t>
      </w:r>
      <w:r w:rsidRPr="009A799D">
        <w:t>, reforest, and restore peatlands</w:t>
      </w:r>
      <w:r w:rsidRPr="009A799D">
        <w:rPr>
          <w:u w:val="single"/>
        </w:rPr>
        <w:t>. A</w:t>
      </w:r>
      <w:r w:rsidRPr="009A799D">
        <w:t xml:space="preserve"> good </w:t>
      </w:r>
      <w:r w:rsidRPr="009A799D">
        <w:rPr>
          <w:u w:val="single"/>
        </w:rPr>
        <w:t>example is Colombia</w:t>
      </w:r>
      <w:r w:rsidRPr="009A799D">
        <w:t xml:space="preserve">. About </w:t>
      </w:r>
      <w:r w:rsidRPr="009A799D">
        <w:rPr>
          <w:u w:val="single"/>
        </w:rPr>
        <w:t>40 percent of the country lies in the Amazon</w:t>
      </w:r>
      <w:r w:rsidRPr="009A799D">
        <w:t xml:space="preserve">, some </w:t>
      </w:r>
      <w:r w:rsidRPr="009A799D">
        <w:rPr>
          <w:u w:val="single"/>
        </w:rPr>
        <w:t>46 million hectares, which is the size of Germany. About 39 million hectares are still forest</w:t>
      </w:r>
      <w:r w:rsidRPr="009A799D">
        <w:t>.</w:t>
      </w:r>
      <w:r w:rsidRPr="009A799D">
        <w:rPr>
          <w:u w:val="single"/>
        </w:rPr>
        <w:t xml:space="preserve"> </w:t>
      </w:r>
      <w:r w:rsidRPr="009A799D">
        <w:t xml:space="preserve">A key component in the </w:t>
      </w:r>
      <w:r w:rsidRPr="009A799D">
        <w:rPr>
          <w:u w:val="single"/>
        </w:rPr>
        <w:t>Colombian national green growth policy that</w:t>
      </w:r>
      <w:r w:rsidRPr="009A799D">
        <w:t xml:space="preserve"> </w:t>
      </w:r>
      <w:r w:rsidRPr="009A799D">
        <w:rPr>
          <w:u w:val="single"/>
        </w:rPr>
        <w:t>Global Green Growth Institute (GGGI)</w:t>
      </w:r>
      <w:r w:rsidRPr="009A799D">
        <w:t xml:space="preserve"> </w:t>
      </w:r>
      <w:r w:rsidRPr="009A799D">
        <w:rPr>
          <w:rStyle w:val="Emphasis"/>
        </w:rPr>
        <w:t>is helping</w:t>
      </w:r>
      <w:r w:rsidRPr="009A799D">
        <w:t xml:space="preserve"> to </w:t>
      </w:r>
      <w:r w:rsidRPr="009A799D">
        <w:rPr>
          <w:rStyle w:val="Emphasis"/>
        </w:rPr>
        <w:t>develop</w:t>
      </w:r>
      <w:r w:rsidRPr="009A799D">
        <w:t xml:space="preserve"> is </w:t>
      </w:r>
      <w:r w:rsidRPr="009A799D">
        <w:rPr>
          <w:rStyle w:val="Emphasis"/>
        </w:rPr>
        <w:t>a</w:t>
      </w:r>
      <w:r w:rsidRPr="009A799D">
        <w:t xml:space="preserve"> modern, </w:t>
      </w:r>
      <w:r w:rsidRPr="009A799D">
        <w:rPr>
          <w:rStyle w:val="Emphasis"/>
        </w:rPr>
        <w:t>sustainable bioeconomy</w:t>
      </w:r>
      <w:r w:rsidRPr="009A799D">
        <w:t xml:space="preserve"> with focus on activities ranging from biofuels with palm species to pharmacological compounds. </w:t>
      </w:r>
      <w:r w:rsidRPr="009A799D">
        <w:rPr>
          <w:u w:val="single"/>
        </w:rPr>
        <w:t>In Indonesia</w:t>
      </w:r>
      <w:r w:rsidRPr="009A799D">
        <w:t xml:space="preserve">, GGGI supports the government to develop sustainable business models to restore the peatlands, also with Norwegian funding. Our analyses show that </w:t>
      </w:r>
      <w:r w:rsidRPr="009A799D">
        <w:rPr>
          <w:u w:val="single"/>
        </w:rPr>
        <w:t>restoration of the 40,000 hectare Utar-Serapat peatland dome in Central Kalimantan could generate 600,000 tons of carbon credits</w:t>
      </w:r>
      <w:r w:rsidRPr="009A799D">
        <w:t>.</w:t>
      </w:r>
    </w:p>
    <w:p w:rsidR="00CF0DFC" w:rsidRPr="009A799D" w:rsidRDefault="00CF0DFC" w:rsidP="004F6BFC"/>
    <w:p w:rsidR="00CF0DFC" w:rsidRPr="009A799D" w:rsidRDefault="00CF0DFC" w:rsidP="004F6BFC">
      <w:pPr>
        <w:pStyle w:val="Heading3"/>
        <w:rPr>
          <w:rFonts w:hint="eastAsia"/>
        </w:rPr>
      </w:pPr>
      <w:r w:rsidRPr="009A799D">
        <w:t>2NC Solves Food</w:t>
      </w:r>
    </w:p>
    <w:p w:rsidR="00CF0DFC" w:rsidRPr="009A799D" w:rsidRDefault="00CF0DFC" w:rsidP="004F6BFC"/>
    <w:p w:rsidR="00CF0DFC" w:rsidRPr="009A799D" w:rsidRDefault="00CF0DFC" w:rsidP="004F6BFC">
      <w:pPr>
        <w:pStyle w:val="Heading4"/>
        <w:rPr>
          <w:rStyle w:val="Style13ptBold"/>
          <w:rFonts w:hint="eastAsia"/>
          <w:b/>
          <w:bCs w:val="0"/>
        </w:rPr>
      </w:pPr>
      <w:r w:rsidRPr="009A799D">
        <w:rPr>
          <w:rStyle w:val="Style13ptBold"/>
          <w:b/>
          <w:bCs w:val="0"/>
        </w:rPr>
        <w:t>The CP also solves their food advantage</w:t>
      </w:r>
    </w:p>
    <w:p w:rsidR="00CF0DFC" w:rsidRPr="009A799D" w:rsidRDefault="00CF0DFC" w:rsidP="004F6BFC">
      <w:pPr>
        <w:rPr>
          <w:rStyle w:val="Style13ptBold"/>
        </w:rPr>
      </w:pPr>
      <w:r w:rsidRPr="009A799D">
        <w:rPr>
          <w:rStyle w:val="Style13ptBold"/>
        </w:rPr>
        <w:t xml:space="preserve">Rijsberman 18 </w:t>
      </w:r>
      <w:r w:rsidRPr="009A799D">
        <w:rPr>
          <w:rStyle w:val="Style13ptBold"/>
          <w:b w:val="0"/>
        </w:rPr>
        <w:t>Frank Rijsberman is director general of the Global Green Growth Institute based in Seoul. This is what you need to know about the bioeconomy. (</w:t>
      </w:r>
      <w:hyperlink r:id="rId63" w:history="1">
        <w:r w:rsidRPr="009A799D">
          <w:rPr>
            <w:rStyle w:val="Hyperlink"/>
          </w:rPr>
          <w:t>https://www.weforum.org/agenda/2018/04/can-a-nature-based-economy-help-us-drive-green-growth</w:t>
        </w:r>
      </w:hyperlink>
      <w:r w:rsidRPr="009A799D">
        <w:rPr>
          <w:rStyle w:val="Style13ptBold"/>
          <w:b w:val="0"/>
        </w:rPr>
        <w:t xml:space="preserve"> MM)</w:t>
      </w:r>
    </w:p>
    <w:p w:rsidR="00CF0DFC" w:rsidRPr="009A799D" w:rsidRDefault="00CF0DFC" w:rsidP="004F6BFC">
      <w:r w:rsidRPr="009A799D">
        <w:t>Bioeconomy is a hot topic for scientists and policymakers. Rapid</w:t>
      </w:r>
      <w:r w:rsidRPr="009A799D">
        <w:rPr>
          <w:u w:val="single"/>
        </w:rPr>
        <w:t xml:space="preserve"> advances in molecular biology combined with </w:t>
      </w:r>
      <w:r w:rsidRPr="009A799D">
        <w:t>big</w:t>
      </w:r>
      <w:r w:rsidRPr="009A799D">
        <w:rPr>
          <w:u w:val="single"/>
        </w:rPr>
        <w:t xml:space="preserve"> data and artificial intelligence have resulted in </w:t>
      </w:r>
      <w:r w:rsidRPr="009A799D">
        <w:t>big</w:t>
      </w:r>
      <w:r w:rsidRPr="009A799D">
        <w:rPr>
          <w:u w:val="single"/>
        </w:rPr>
        <w:t xml:space="preserve"> jumps in our understanding of living organisms</w:t>
      </w:r>
      <w:r w:rsidRPr="009A799D">
        <w:t xml:space="preserve">, </w:t>
      </w:r>
      <w:r w:rsidRPr="009A799D">
        <w:rPr>
          <w:rStyle w:val="Emphasis"/>
        </w:rPr>
        <w:t>including the biomass produced by plants and animals</w:t>
      </w:r>
      <w:r w:rsidRPr="009A799D">
        <w:t xml:space="preserve">, at the level of their DNA. That has gone hand in hand with technologies that allow scientists and industry to manipulate, easily, everything from enzymes to bacteria to plants and animals. </w:t>
      </w:r>
      <w:r w:rsidRPr="009A799D">
        <w:rPr>
          <w:rStyle w:val="StyleUnderline"/>
        </w:rPr>
        <w:t>Industry can now make bio-based plastics from plant oils rather than fossil-based sources</w:t>
      </w:r>
      <w:r w:rsidRPr="009A799D">
        <w:t xml:space="preserve">. Those bio-based plastics can be made bio-degradable, even in oceans, or they can be made durable, to replace glass. So rapid are the changes in science and manufacturing, and so profound are its implications, that some refer to the new bio-economy, that uses bio-based sources for pretty much anything in our economy, as the 4th industrial revolution. The traditional bioeconomy is not new – it is agriculture and forestry, or the agro-food system. But clearly </w:t>
      </w:r>
      <w:r w:rsidRPr="009A799D">
        <w:rPr>
          <w:rStyle w:val="Emphasis"/>
        </w:rPr>
        <w:t>the current agro-food system is not sustainable</w:t>
      </w:r>
      <w:r w:rsidRPr="009A799D">
        <w:t xml:space="preserve">. </w:t>
      </w:r>
      <w:r w:rsidRPr="009A799D">
        <w:rPr>
          <w:rStyle w:val="StyleUnderline"/>
        </w:rPr>
        <w:t>It produces</w:t>
      </w:r>
      <w:r w:rsidRPr="009A799D">
        <w:t xml:space="preserve"> roughly a quarter of greenhouse </w:t>
      </w:r>
      <w:r w:rsidRPr="009A799D">
        <w:rPr>
          <w:rStyle w:val="StyleUnderline"/>
        </w:rPr>
        <w:t>gas emissions causing climate change</w:t>
      </w:r>
      <w:r w:rsidRPr="009A799D">
        <w:t xml:space="preserve">, has led to degraded soils in a very large share of cultivated land, </w:t>
      </w:r>
      <w:r w:rsidRPr="009A799D">
        <w:rPr>
          <w:rStyle w:val="StyleUnderline"/>
        </w:rPr>
        <w:t>is responsible for some 70 percent of all water used by man</w:t>
      </w:r>
      <w:r w:rsidRPr="009A799D">
        <w:t xml:space="preserve"> and thus is a key factor in water scarcity. It overuses chemical fertilizers that causes massive pollution in rivers, lakes and coastal zones, and is responsible for the lion’s share of deforestation, loss of wetlands and biodiversity. In short, </w:t>
      </w:r>
      <w:r w:rsidRPr="009A799D">
        <w:rPr>
          <w:rStyle w:val="Emphasis"/>
        </w:rPr>
        <w:t>our current agro-food system is the primary driver of our planet’s ill health</w:t>
      </w:r>
      <w:r w:rsidRPr="009A799D">
        <w:t xml:space="preserve"> – and </w:t>
      </w:r>
      <w:r w:rsidRPr="009A799D">
        <w:rPr>
          <w:rStyle w:val="Emphasis"/>
        </w:rPr>
        <w:t>it produces unhealthy food that has produced 2 billion</w:t>
      </w:r>
      <w:r w:rsidRPr="009A799D">
        <w:t xml:space="preserve"> overweight </w:t>
      </w:r>
      <w:r w:rsidRPr="009A799D">
        <w:rPr>
          <w:rStyle w:val="StyleUnderline"/>
        </w:rPr>
        <w:t>and</w:t>
      </w:r>
      <w:r w:rsidRPr="009A799D">
        <w:rPr>
          <w:rStyle w:val="Emphasis"/>
        </w:rPr>
        <w:t xml:space="preserve"> obese</w:t>
      </w:r>
      <w:r w:rsidRPr="009A799D">
        <w:t xml:space="preserve"> people </w:t>
      </w:r>
      <w:r w:rsidRPr="009A799D">
        <w:rPr>
          <w:rStyle w:val="StyleUnderline"/>
        </w:rPr>
        <w:t xml:space="preserve">causing massive health problems. </w:t>
      </w:r>
      <w:r w:rsidRPr="009A799D">
        <w:rPr>
          <w:b/>
          <w:u w:val="single"/>
        </w:rPr>
        <w:t xml:space="preserve">Avoiding deforestation </w:t>
      </w:r>
      <w:r w:rsidRPr="009A799D">
        <w:rPr>
          <w:u w:val="single"/>
        </w:rPr>
        <w:t>The most important natural climate change solution is to prevent deforestation</w:t>
      </w:r>
      <w:r w:rsidRPr="009A799D">
        <w:t>, reforest, and restore peatlands</w:t>
      </w:r>
      <w:r w:rsidRPr="009A799D">
        <w:rPr>
          <w:u w:val="single"/>
        </w:rPr>
        <w:t>. A</w:t>
      </w:r>
      <w:r w:rsidRPr="009A799D">
        <w:t xml:space="preserve"> good </w:t>
      </w:r>
      <w:r w:rsidRPr="009A799D">
        <w:rPr>
          <w:u w:val="single"/>
        </w:rPr>
        <w:t>example is Colombia</w:t>
      </w:r>
      <w:r w:rsidRPr="009A799D">
        <w:t xml:space="preserve">. About </w:t>
      </w:r>
      <w:r w:rsidRPr="009A799D">
        <w:rPr>
          <w:u w:val="single"/>
        </w:rPr>
        <w:t>40 percent of the country lies in the Amazon</w:t>
      </w:r>
      <w:r w:rsidRPr="009A799D">
        <w:t xml:space="preserve">, some </w:t>
      </w:r>
      <w:r w:rsidRPr="009A799D">
        <w:rPr>
          <w:u w:val="single"/>
        </w:rPr>
        <w:t>46 million hectares, which is the size of Germany. About 39 million hectares are still forest</w:t>
      </w:r>
      <w:r w:rsidRPr="009A799D">
        <w:t>.</w:t>
      </w:r>
      <w:r w:rsidRPr="009A799D">
        <w:rPr>
          <w:u w:val="single"/>
        </w:rPr>
        <w:t xml:space="preserve"> </w:t>
      </w:r>
      <w:r w:rsidRPr="009A799D">
        <w:t xml:space="preserve">A key component in the </w:t>
      </w:r>
      <w:r w:rsidRPr="009A799D">
        <w:rPr>
          <w:u w:val="single"/>
        </w:rPr>
        <w:t>Colombian national green growth policy that</w:t>
      </w:r>
      <w:r w:rsidRPr="009A799D">
        <w:t xml:space="preserve"> </w:t>
      </w:r>
      <w:r w:rsidRPr="009A799D">
        <w:rPr>
          <w:u w:val="single"/>
        </w:rPr>
        <w:t>Global Green Growth Institute (GGGI)</w:t>
      </w:r>
      <w:r w:rsidRPr="009A799D">
        <w:t xml:space="preserve"> </w:t>
      </w:r>
      <w:r w:rsidRPr="009A799D">
        <w:rPr>
          <w:rStyle w:val="Emphasis"/>
        </w:rPr>
        <w:t>is helping</w:t>
      </w:r>
      <w:r w:rsidRPr="009A799D">
        <w:t xml:space="preserve"> to </w:t>
      </w:r>
      <w:r w:rsidRPr="009A799D">
        <w:rPr>
          <w:rStyle w:val="Emphasis"/>
        </w:rPr>
        <w:t>develop</w:t>
      </w:r>
      <w:r w:rsidRPr="009A799D">
        <w:t xml:space="preserve"> is </w:t>
      </w:r>
      <w:r w:rsidRPr="009A799D">
        <w:rPr>
          <w:rStyle w:val="Emphasis"/>
        </w:rPr>
        <w:t>a</w:t>
      </w:r>
      <w:r w:rsidRPr="009A799D">
        <w:t xml:space="preserve"> modern, </w:t>
      </w:r>
      <w:r w:rsidRPr="009A799D">
        <w:rPr>
          <w:rStyle w:val="Emphasis"/>
        </w:rPr>
        <w:t>sustainable bioeconomy</w:t>
      </w:r>
      <w:r w:rsidRPr="009A799D">
        <w:t xml:space="preserve"> with focus on activities ranging from biofuels with palm species to pharmacological compounds. </w:t>
      </w:r>
      <w:r w:rsidRPr="009A799D">
        <w:rPr>
          <w:u w:val="single"/>
        </w:rPr>
        <w:t>In Indonesia</w:t>
      </w:r>
      <w:r w:rsidRPr="009A799D">
        <w:t xml:space="preserve">, GGGI supports the government to develop sustainable business models to restore the peatlands, also with Norwegian funding. Our analyses show that </w:t>
      </w:r>
      <w:r w:rsidRPr="009A799D">
        <w:rPr>
          <w:u w:val="single"/>
        </w:rPr>
        <w:t>restoration of the 40,000 hectare Utar-Serapat peatland dome in Central Kalimantan could generate 600,000 tons of carbon credits</w:t>
      </w:r>
      <w:r w:rsidRPr="009A799D">
        <w:t>.</w:t>
      </w:r>
    </w:p>
    <w:p w:rsidR="00CF0DFC" w:rsidRPr="009A799D" w:rsidRDefault="00CF0DFC" w:rsidP="004F6BFC"/>
    <w:p w:rsidR="00083F13" w:rsidRPr="009A799D" w:rsidRDefault="00083F13" w:rsidP="004F6BFC">
      <w:pPr>
        <w:pStyle w:val="Heading3"/>
        <w:rPr>
          <w:rFonts w:hint="eastAsia"/>
        </w:rPr>
      </w:pPr>
      <w:r w:rsidRPr="009A799D">
        <w:t>Aff Answers</w:t>
      </w:r>
    </w:p>
    <w:p w:rsidR="00083F13" w:rsidRPr="009A799D" w:rsidRDefault="00083F13" w:rsidP="004F6BFC"/>
    <w:p w:rsidR="00083F13" w:rsidRPr="009A799D" w:rsidRDefault="00083F13" w:rsidP="004F6BFC">
      <w:pPr>
        <w:pStyle w:val="Heading4"/>
        <w:rPr>
          <w:rStyle w:val="Style13ptBold"/>
          <w:rFonts w:hint="eastAsia"/>
          <w:b/>
        </w:rPr>
      </w:pPr>
      <w:r w:rsidRPr="009A799D">
        <w:t>The CP can’t solve-- skilled immigration is key</w:t>
      </w:r>
    </w:p>
    <w:p w:rsidR="00083F13" w:rsidRPr="009A799D" w:rsidRDefault="00083F13" w:rsidP="004F6BFC">
      <w:pPr>
        <w:rPr>
          <w:rStyle w:val="Style13ptBold"/>
        </w:rPr>
      </w:pPr>
      <w:r w:rsidRPr="009A799D">
        <w:rPr>
          <w:rStyle w:val="Style13ptBold"/>
        </w:rPr>
        <w:t xml:space="preserve">Boot and Veugelers 16 </w:t>
      </w:r>
      <w:r w:rsidRPr="009A799D">
        <w:rPr>
          <w:rStyle w:val="Style13ptBold"/>
          <w:b w:val="0"/>
        </w:rPr>
        <w:t xml:space="preserve">Nuria Boot is a Former Research Assistant at Bruegel in Competition Policy. She studied Econometrics and Economics. Professor Dr. Reinhilde Veugelers is a full professor at KULeuven (BE) in the Department of Management, Strategy and Innovation.  She has been a Senior Fellow at Bruegel since 2009. </w:t>
      </w:r>
      <w:r w:rsidRPr="009A799D">
        <w:t>|Can mass migration boost innovation and productivity? (</w:t>
      </w:r>
      <w:hyperlink r:id="rId64" w:history="1">
        <w:r w:rsidRPr="009A799D">
          <w:rPr>
            <w:rStyle w:val="Hyperlink"/>
          </w:rPr>
          <w:t>http://bruegel.org/2016/02/can-mass-migration-boost-innovation-and-productivity/</w:t>
        </w:r>
      </w:hyperlink>
      <w:r w:rsidRPr="009A799D">
        <w:t>) MM</w:t>
      </w:r>
      <w:r w:rsidRPr="009A799D">
        <w:rPr>
          <w:b/>
        </w:rPr>
        <w:t>|</w:t>
      </w:r>
    </w:p>
    <w:p w:rsidR="00083F13" w:rsidRPr="009A799D" w:rsidRDefault="00083F13" w:rsidP="004F6BFC">
      <w:pPr>
        <w:rPr>
          <w:rStyle w:val="Style13ptBold"/>
          <w:u w:val="single"/>
        </w:rPr>
      </w:pPr>
      <w:r w:rsidRPr="009A799D">
        <w:rPr>
          <w:rStyle w:val="Style13ptBold"/>
          <w:u w:val="single"/>
        </w:rPr>
        <w:t>The effects of skilled migration</w:t>
      </w:r>
    </w:p>
    <w:p w:rsidR="00083F13" w:rsidRPr="009A799D" w:rsidRDefault="00083F13" w:rsidP="004F6BFC">
      <w:pPr>
        <w:rPr>
          <w:rStyle w:val="Style13ptBold"/>
          <w:b w:val="0"/>
        </w:rPr>
      </w:pPr>
      <w:r w:rsidRPr="009A799D">
        <w:rPr>
          <w:rStyle w:val="StyleUnderline"/>
        </w:rPr>
        <w:t>Borjas (1994) develops a theory model to show how immigrants with high levels of productivity who adapt rapidly to the host labour market can make a significant contribution to economic growth in the host economy</w:t>
      </w:r>
      <w:r w:rsidRPr="009A799D">
        <w:rPr>
          <w:rStyle w:val="Style13ptBold"/>
          <w:b w:val="0"/>
        </w:rPr>
        <w:t>. This contribution is not only direct, through the higher productivity of the migrants themselves, but also indirect, by raising the productivity of the native human capital through transfer of know-how. Borjas (1995) also explores when immigration can be beneficial for economic growth. When immigrants’ skills are sufficiently different from native workers’ skills, and when their characteristics are complementary to the native factors of production, this can lead to an “immigration surplus”.</w:t>
      </w:r>
    </w:p>
    <w:p w:rsidR="00083F13" w:rsidRPr="009A799D" w:rsidRDefault="00083F13" w:rsidP="004F6BFC">
      <w:pPr>
        <w:rPr>
          <w:rStyle w:val="Style13ptBold"/>
          <w:u w:val="single"/>
        </w:rPr>
      </w:pPr>
      <w:r w:rsidRPr="009A799D">
        <w:rPr>
          <w:rStyle w:val="Style13ptBold"/>
          <w:u w:val="single"/>
        </w:rPr>
        <w:t>The Huguenots</w:t>
      </w:r>
    </w:p>
    <w:p w:rsidR="00083F13" w:rsidRPr="009A799D" w:rsidRDefault="00083F13" w:rsidP="004F6BFC">
      <w:pPr>
        <w:rPr>
          <w:rStyle w:val="StyleUnderline"/>
        </w:rPr>
      </w:pPr>
      <w:r w:rsidRPr="009A799D">
        <w:rPr>
          <w:rStyle w:val="StyleUnderline"/>
        </w:rPr>
        <w:t>When the Huguenots were outlawed in France</w:t>
      </w:r>
      <w:r w:rsidRPr="009A799D">
        <w:rPr>
          <w:rStyle w:val="Style13ptBold"/>
          <w:b w:val="0"/>
        </w:rPr>
        <w:t xml:space="preserve"> by Louis XIV </w:t>
      </w:r>
      <w:r w:rsidRPr="009A799D">
        <w:rPr>
          <w:rStyle w:val="StyleUnderline"/>
        </w:rPr>
        <w:t>in the 17th century</w:t>
      </w:r>
      <w:r w:rsidRPr="009A799D">
        <w:rPr>
          <w:rStyle w:val="Style13ptBold"/>
          <w:b w:val="0"/>
        </w:rPr>
        <w:t xml:space="preserve">, thousands of </w:t>
      </w:r>
      <w:r w:rsidRPr="009A799D">
        <w:rPr>
          <w:rStyle w:val="StyleUnderline"/>
        </w:rPr>
        <w:t>skilled migrants fled to other European countries</w:t>
      </w:r>
      <w:r w:rsidRPr="009A799D">
        <w:rPr>
          <w:rStyle w:val="Style13ptBold"/>
          <w:b w:val="0"/>
        </w:rPr>
        <w:t xml:space="preserve">. Hornung (2014) analyses the impact of this mass skilled migration on host productivity growth. About </w:t>
      </w:r>
      <w:r w:rsidRPr="009A799D">
        <w:rPr>
          <w:rStyle w:val="StyleUnderline"/>
        </w:rPr>
        <w:t>20,000 people went to Brandenburg-Prussia</w:t>
      </w:r>
      <w:r w:rsidRPr="009A799D">
        <w:rPr>
          <w:rStyle w:val="Style13ptBold"/>
          <w:b w:val="0"/>
        </w:rPr>
        <w:t xml:space="preserve"> (which had a population of about 1.5 million), </w:t>
      </w:r>
      <w:r w:rsidRPr="009A799D">
        <w:rPr>
          <w:rStyle w:val="StyleUnderline"/>
        </w:rPr>
        <w:t>and</w:t>
      </w:r>
      <w:r w:rsidRPr="009A799D">
        <w:rPr>
          <w:rStyle w:val="Style13ptBold"/>
          <w:b w:val="0"/>
        </w:rPr>
        <w:t xml:space="preserve"> about </w:t>
      </w:r>
      <w:r w:rsidRPr="009A799D">
        <w:rPr>
          <w:rStyle w:val="StyleUnderline"/>
        </w:rPr>
        <w:t>5,000 to Berlin</w:t>
      </w:r>
      <w:r w:rsidRPr="009A799D">
        <w:rPr>
          <w:rStyle w:val="Style13ptBold"/>
          <w:b w:val="0"/>
        </w:rPr>
        <w:t xml:space="preserve">, where they represented about 20% of the town’s total population. The </w:t>
      </w:r>
      <w:r w:rsidRPr="009A799D">
        <w:rPr>
          <w:rStyle w:val="StyleUnderline"/>
        </w:rPr>
        <w:t>Huguenots were known for being well educated and holding skilled occupations</w:t>
      </w:r>
      <w:r w:rsidRPr="009A799D">
        <w:rPr>
          <w:rStyle w:val="Style13ptBold"/>
          <w:b w:val="0"/>
        </w:rPr>
        <w:t xml:space="preserve">. The Prussian King, Friederich Wilhelm I, selected Huguenots according to their skills and assigned them to the Prussians towns depopulated by the Thirty Years’ War and the Black Death. Hornung uses the historic records of this natural experiment where Huguenots were placed in selected Prussian towns, in combination with firm-level data on the value of inputs and outputs for all 693 textile manufactories in Prussian towns in 1802. He finds </w:t>
      </w:r>
      <w:r w:rsidRPr="009A799D">
        <w:rPr>
          <w:rStyle w:val="Emphasis"/>
        </w:rPr>
        <w:t>that immigration had long-term positive effects on productivity in textile manufacturing</w:t>
      </w:r>
      <w:r w:rsidRPr="009A799D">
        <w:rPr>
          <w:rStyle w:val="Style13ptBold"/>
          <w:b w:val="0"/>
        </w:rPr>
        <w:t xml:space="preserve">, where the Huguenots had specific skills. </w:t>
      </w:r>
      <w:r w:rsidRPr="009A799D">
        <w:rPr>
          <w:rStyle w:val="Emphasis"/>
        </w:rPr>
        <w:t>Immigration had long-term positive effects on productivity</w:t>
      </w:r>
      <w:r w:rsidRPr="009A799D">
        <w:rPr>
          <w:rStyle w:val="Style13ptBold"/>
          <w:b w:val="0"/>
        </w:rPr>
        <w:t xml:space="preserve">. The effects found are sizeable: a 1 percentage point increase in the share of Huguenots in 1705 led to a 1.4 percentage point increase in productivity in textile manufacturing in 1802. Most effects were indirect, through technology transfers which increased the productivity of local textile plants. Even if the Huguenot manufacturing plants did not survive, technology was transferred to local manufacturing plants by training workers. However, </w:t>
      </w:r>
      <w:r w:rsidRPr="009A799D">
        <w:rPr>
          <w:rStyle w:val="StyleUnderline"/>
        </w:rPr>
        <w:t>these indirect transfers took</w:t>
      </w:r>
      <w:r w:rsidRPr="009A799D">
        <w:rPr>
          <w:rStyle w:val="Style13ptBold"/>
          <w:b w:val="0"/>
        </w:rPr>
        <w:t xml:space="preserve"> a long </w:t>
      </w:r>
      <w:r w:rsidRPr="009A799D">
        <w:rPr>
          <w:rStyle w:val="StyleUnderline"/>
        </w:rPr>
        <w:t>time to materialize</w:t>
      </w:r>
      <w:r w:rsidRPr="009A799D">
        <w:rPr>
          <w:rStyle w:val="Style13ptBold"/>
          <w:b w:val="0"/>
        </w:rPr>
        <w:t xml:space="preserve">, </w:t>
      </w:r>
      <w:r w:rsidRPr="009A799D">
        <w:rPr>
          <w:rStyle w:val="StyleUnderline"/>
        </w:rPr>
        <w:t xml:space="preserve">due to the gap in native textile skills in Prussia at the time and to language </w:t>
      </w:r>
    </w:p>
    <w:p w:rsidR="00083F13" w:rsidRPr="009A799D" w:rsidRDefault="00083F13" w:rsidP="004F6BFC">
      <w:pPr>
        <w:rPr>
          <w:rStyle w:val="Style13ptBold"/>
          <w:u w:val="single"/>
        </w:rPr>
      </w:pPr>
      <w:r w:rsidRPr="009A799D">
        <w:rPr>
          <w:rStyle w:val="Style13ptBold"/>
          <w:u w:val="single"/>
        </w:rPr>
        <w:t>Mass migration from Nazi Germany</w:t>
      </w:r>
    </w:p>
    <w:p w:rsidR="00083F13" w:rsidRPr="009A799D" w:rsidRDefault="00083F13" w:rsidP="004F6BFC">
      <w:pPr>
        <w:rPr>
          <w:rStyle w:val="Style13ptBold"/>
          <w:b w:val="0"/>
        </w:rPr>
      </w:pPr>
      <w:r w:rsidRPr="009A799D">
        <w:rPr>
          <w:rStyle w:val="Style13ptBold"/>
          <w:b w:val="0"/>
        </w:rPr>
        <w:t xml:space="preserve">The </w:t>
      </w:r>
      <w:r w:rsidRPr="009A799D">
        <w:rPr>
          <w:rStyle w:val="StyleUnderline"/>
        </w:rPr>
        <w:t>Jewish migrants who left Germany for the United States in the 1930s</w:t>
      </w:r>
      <w:r w:rsidRPr="009A799D">
        <w:rPr>
          <w:rStyle w:val="Style13ptBold"/>
          <w:b w:val="0"/>
        </w:rPr>
        <w:t xml:space="preserve"> </w:t>
      </w:r>
      <w:r w:rsidRPr="009A799D">
        <w:rPr>
          <w:rStyle w:val="StyleUnderline"/>
        </w:rPr>
        <w:t>and 1940s</w:t>
      </w:r>
      <w:r w:rsidRPr="009A799D">
        <w:rPr>
          <w:rStyle w:val="Style13ptBold"/>
          <w:b w:val="0"/>
        </w:rPr>
        <w:t xml:space="preserve"> </w:t>
      </w:r>
      <w:r w:rsidRPr="009A799D">
        <w:rPr>
          <w:rStyle w:val="StyleUnderline"/>
        </w:rPr>
        <w:t>are another example of forced mass skilled migration.</w:t>
      </w:r>
      <w:r w:rsidRPr="009A799D">
        <w:rPr>
          <w:rStyle w:val="Style13ptBold"/>
          <w:b w:val="0"/>
        </w:rPr>
        <w:t xml:space="preserve"> </w:t>
      </w:r>
      <w:r w:rsidRPr="009A799D">
        <w:rPr>
          <w:rStyle w:val="StyleUnderline"/>
        </w:rPr>
        <w:t>By 1944, over 133,000 German Jewish émigrés had found refuge in the United States. Most were urban white-collar workers and one fifth were university graduates</w:t>
      </w:r>
      <w:r w:rsidRPr="009A799D">
        <w:rPr>
          <w:rStyle w:val="Style13ptBold"/>
          <w:b w:val="0"/>
        </w:rPr>
        <w:t xml:space="preserve">. Moser, Voena and Waldinger (2014) use the research fields in which dismissed German Jewish émigré chemists were specialized pre-1933 and compare changes in U.S. patenting by U.S. inventors in these research fields with changes in U.S. patenting by U.S. inventors in the fields of other German chemists. German Jewish émigré chemists led to a 71 percent increase in local patenting. The authors find sizeable positive effects. </w:t>
      </w:r>
      <w:r w:rsidRPr="009A799D">
        <w:rPr>
          <w:rStyle w:val="StyleUnderline"/>
        </w:rPr>
        <w:t>They estimate a 71 percent increase in local patenting.</w:t>
      </w:r>
      <w:r w:rsidRPr="009A799D">
        <w:rPr>
          <w:rStyle w:val="Style13ptBold"/>
          <w:b w:val="0"/>
        </w:rPr>
        <w:t xml:space="preserve"> The authors also document the multiple channels through which these effects materialized: </w:t>
      </w:r>
      <w:r w:rsidRPr="009A799D">
        <w:rPr>
          <w:rStyle w:val="Emphasis"/>
        </w:rPr>
        <w:t>The arrival of the migrants encouraged U.S. inventions by helping to attract new domestic inventors</w:t>
      </w:r>
      <w:r w:rsidRPr="009A799D">
        <w:rPr>
          <w:rStyle w:val="Style13ptBold"/>
          <w:b w:val="0"/>
        </w:rPr>
        <w:t xml:space="preserve"> to the research fields of émigrés, rather than by increasing the productivity of incumbent U.S. inventors in these fields; Co-inventors of migrants became active patentees in the fields of migrants especially after 1940, and continued patenting through the 1950s; Co-inventors of co-inventors of migrants also substantially increased their inventive activity in émigré fields after 1933, and remained substantially more productive throughout the 1950s and 1960s.</w:t>
      </w:r>
    </w:p>
    <w:p w:rsidR="00083F13" w:rsidRPr="009A799D" w:rsidRDefault="00083F13" w:rsidP="004F6BFC">
      <w:pPr>
        <w:pStyle w:val="Heading4"/>
        <w:rPr>
          <w:rFonts w:hint="eastAsia"/>
        </w:rPr>
      </w:pPr>
      <w:r w:rsidRPr="009A799D">
        <w:t>Immigration is key</w:t>
      </w:r>
    </w:p>
    <w:p w:rsidR="00083F13" w:rsidRPr="009A799D" w:rsidRDefault="00083F13" w:rsidP="004F6BFC">
      <w:pPr>
        <w:rPr>
          <w:bCs/>
        </w:rPr>
      </w:pPr>
      <w:r w:rsidRPr="009A799D">
        <w:rPr>
          <w:rStyle w:val="Style13ptBold"/>
        </w:rPr>
        <w:t xml:space="preserve">Boot and Veugelers 16 </w:t>
      </w:r>
      <w:r w:rsidRPr="009A799D">
        <w:rPr>
          <w:rStyle w:val="Style13ptBold"/>
          <w:b w:val="0"/>
        </w:rPr>
        <w:t>Nuria Boot is a Former Research Assistant at Bruegel in Competition Policy. She studied Econometrics and Economics. Professor Dr. Reinhilde Veugelers is a full professor at KULeuven (BE) in the Department of Management, Strategy and Innovation.  She has been a Senior Fellow at Bruegel since 2009. |Can mass migration boost innovation and productivity? (http://bruegel.org/2016/02/can-mass-migration-boost-innovation-and-productivity/)MM|</w:t>
      </w:r>
    </w:p>
    <w:p w:rsidR="00083F13" w:rsidRPr="009A799D" w:rsidRDefault="00083F13" w:rsidP="004F6BFC">
      <w:pPr>
        <w:rPr>
          <w:rStyle w:val="Style13ptBold"/>
          <w:u w:val="single"/>
        </w:rPr>
      </w:pPr>
      <w:r w:rsidRPr="009A799D">
        <w:rPr>
          <w:rStyle w:val="Style13ptBold"/>
          <w:u w:val="single"/>
        </w:rPr>
        <w:t>Potential effects of low-skilled migration</w:t>
      </w:r>
    </w:p>
    <w:p w:rsidR="00083F13" w:rsidRPr="009A799D" w:rsidRDefault="00083F13" w:rsidP="004F6BFC">
      <w:pPr>
        <w:rPr>
          <w:rStyle w:val="Style13ptBold"/>
          <w:b w:val="0"/>
        </w:rPr>
      </w:pPr>
      <w:r w:rsidRPr="009A799D">
        <w:rPr>
          <w:rStyle w:val="Style13ptBold"/>
          <w:b w:val="0"/>
        </w:rPr>
        <w:t xml:space="preserve">Preliminary work by Rachel Harris suggests that </w:t>
      </w:r>
      <w:r w:rsidRPr="009A799D">
        <w:rPr>
          <w:rStyle w:val="Emphasis"/>
        </w:rPr>
        <w:t>mass migration may positively impact host economies’ innovation capacity</w:t>
      </w:r>
      <w:r w:rsidRPr="009A799D">
        <w:rPr>
          <w:rStyle w:val="Style13ptBold"/>
          <w:b w:val="0"/>
        </w:rPr>
        <w:t xml:space="preserve">, </w:t>
      </w:r>
      <w:r w:rsidRPr="009A799D">
        <w:rPr>
          <w:rStyle w:val="Emphasis"/>
        </w:rPr>
        <w:t>even if</w:t>
      </w:r>
      <w:r w:rsidRPr="009A799D">
        <w:rPr>
          <w:rStyle w:val="StyleUnderline"/>
        </w:rPr>
        <w:t xml:space="preserve"> migrants are </w:t>
      </w:r>
      <w:r w:rsidRPr="009A799D">
        <w:rPr>
          <w:rStyle w:val="Emphasis"/>
        </w:rPr>
        <w:t>low-skilled</w:t>
      </w:r>
      <w:r w:rsidRPr="009A799D">
        <w:rPr>
          <w:rStyle w:val="Style13ptBold"/>
          <w:b w:val="0"/>
        </w:rPr>
        <w:t xml:space="preserve">. </w:t>
      </w:r>
      <w:r w:rsidRPr="009A799D">
        <w:rPr>
          <w:rStyle w:val="StyleUnderline"/>
        </w:rPr>
        <w:t>She studied the Mariel Boatlift</w:t>
      </w:r>
      <w:r w:rsidRPr="009A799D">
        <w:rPr>
          <w:rStyle w:val="Style13ptBold"/>
          <w:b w:val="0"/>
        </w:rPr>
        <w:t xml:space="preserve">, a mass emigration of Cubans to the USA in 1980, as a natural experiment. Little precise information is available on how many people came to the United States during the Mariel Boatlift or exactly where they settled. The most reliable sources (Card, 1990) indicate that between April 1980 and June 1981, 120.000-126.000 </w:t>
      </w:r>
      <w:r w:rsidRPr="009A799D">
        <w:rPr>
          <w:rStyle w:val="StyleUnderline"/>
        </w:rPr>
        <w:t>Cubans entered the US labour market</w:t>
      </w:r>
      <w:r w:rsidRPr="009A799D">
        <w:rPr>
          <w:rStyle w:val="Style13ptBold"/>
          <w:b w:val="0"/>
        </w:rPr>
        <w:t xml:space="preserve">, about half settling in Miami, and half in the rest of Florida. </w:t>
      </w:r>
      <w:r w:rsidRPr="009A799D">
        <w:rPr>
          <w:rStyle w:val="StyleUnderline"/>
        </w:rPr>
        <w:t>Many of the migrants were low-skilled and had a low level of English</w:t>
      </w:r>
      <w:r w:rsidRPr="009A799D">
        <w:rPr>
          <w:rStyle w:val="Style13ptBold"/>
          <w:b w:val="0"/>
        </w:rPr>
        <w:t xml:space="preserve">. Nevertheless, Harris finds that </w:t>
      </w:r>
      <w:r w:rsidRPr="009A799D">
        <w:rPr>
          <w:rStyle w:val="Emphasis"/>
        </w:rPr>
        <w:t>the Mariel Boatlift caused an increase in patents in Florida, in technological categories with low barriers to entry</w:t>
      </w:r>
      <w:r w:rsidRPr="009A799D">
        <w:rPr>
          <w:rStyle w:val="Style13ptBold"/>
          <w:b w:val="0"/>
        </w:rPr>
        <w:t xml:space="preserve">. She suggests that this could be because </w:t>
      </w:r>
      <w:r w:rsidRPr="009A799D">
        <w:rPr>
          <w:rStyle w:val="Emphasis"/>
        </w:rPr>
        <w:t>individual inventors had access to a large supply of low-skilled labourers</w:t>
      </w:r>
      <w:r w:rsidRPr="009A799D">
        <w:rPr>
          <w:rStyle w:val="Style13ptBold"/>
          <w:b w:val="0"/>
        </w:rPr>
        <w:t xml:space="preserve">, and were able to hire them to do housework, child care and other manual work. </w:t>
      </w:r>
      <w:r w:rsidRPr="009A799D">
        <w:rPr>
          <w:rStyle w:val="StyleUnderline"/>
        </w:rPr>
        <w:t>This allowed</w:t>
      </w:r>
      <w:r w:rsidRPr="009A799D">
        <w:rPr>
          <w:rStyle w:val="Style13ptBold"/>
          <w:b w:val="0"/>
        </w:rPr>
        <w:t xml:space="preserve"> these inventors to substitute away from housework and spend </w:t>
      </w:r>
      <w:r w:rsidRPr="009A799D">
        <w:rPr>
          <w:rStyle w:val="StyleUnderline"/>
        </w:rPr>
        <w:t>more</w:t>
      </w:r>
      <w:r w:rsidRPr="009A799D">
        <w:rPr>
          <w:rStyle w:val="Style13ptBold"/>
          <w:b w:val="0"/>
        </w:rPr>
        <w:t xml:space="preserve"> time </w:t>
      </w:r>
      <w:r w:rsidRPr="009A799D">
        <w:rPr>
          <w:rStyle w:val="StyleUnderline"/>
        </w:rPr>
        <w:t>inventing</w:t>
      </w:r>
      <w:r w:rsidRPr="009A799D">
        <w:rPr>
          <w:rStyle w:val="Style13ptBold"/>
          <w:b w:val="0"/>
        </w:rPr>
        <w:t xml:space="preserve">, leading to </w:t>
      </w:r>
      <w:r w:rsidRPr="009A799D">
        <w:rPr>
          <w:rStyle w:val="StyleUnderline"/>
        </w:rPr>
        <w:t>an increase in patenting</w:t>
      </w:r>
      <w:r w:rsidRPr="009A799D">
        <w:rPr>
          <w:rStyle w:val="Style13ptBold"/>
          <w:b w:val="0"/>
        </w:rPr>
        <w:t>.</w:t>
      </w:r>
    </w:p>
    <w:p w:rsidR="00083F13" w:rsidRPr="009A799D" w:rsidRDefault="00083F13" w:rsidP="004F6BFC">
      <w:pPr>
        <w:rPr>
          <w:rStyle w:val="Style13ptBold"/>
          <w:sz w:val="24"/>
          <w:u w:val="single"/>
        </w:rPr>
      </w:pPr>
      <w:r w:rsidRPr="009A799D">
        <w:rPr>
          <w:rStyle w:val="Style13ptBold"/>
          <w:sz w:val="24"/>
          <w:u w:val="single"/>
        </w:rPr>
        <w:t>Lessons for the current crisis</w:t>
      </w:r>
    </w:p>
    <w:p w:rsidR="00083F13" w:rsidRPr="009A799D" w:rsidRDefault="00083F13" w:rsidP="004F6BFC">
      <w:pPr>
        <w:rPr>
          <w:rStyle w:val="Style13ptBold"/>
          <w:b w:val="0"/>
        </w:rPr>
      </w:pPr>
      <w:r w:rsidRPr="009A799D">
        <w:rPr>
          <w:rStyle w:val="Style13ptBold"/>
          <w:b w:val="0"/>
        </w:rPr>
        <w:t xml:space="preserve">From these historical studies it can be seen that skilled migration can have a substantial effect on productivity growth in the host economies. But </w:t>
      </w:r>
      <w:r w:rsidRPr="009A799D">
        <w:rPr>
          <w:rStyle w:val="StyleUnderline"/>
        </w:rPr>
        <w:t>this requires migrants’ skills to be matched to the needs of host economies</w:t>
      </w:r>
      <w:r w:rsidRPr="009A799D">
        <w:rPr>
          <w:rStyle w:val="Style13ptBold"/>
          <w:b w:val="0"/>
        </w:rPr>
        <w:t xml:space="preserve">. </w:t>
      </w:r>
      <w:r w:rsidRPr="009A799D">
        <w:rPr>
          <w:rStyle w:val="Emphasis"/>
        </w:rPr>
        <w:t>Skilled migration can have a substantial effect on productivity growth in the host economies.</w:t>
      </w:r>
      <w:r w:rsidRPr="009A799D">
        <w:rPr>
          <w:rStyle w:val="Style13ptBold"/>
          <w:b w:val="0"/>
        </w:rPr>
        <w:t xml:space="preserve"> Unfortunately, reliable systematic data on the skills of the current migration wave is not widely available. One of the most up-to-date sources of information is from the Swedish Employment Services, where refugees are asked to provide information on their education as part of an ‘establishment programme’. In 2015, </w:t>
      </w:r>
      <w:r w:rsidRPr="009A799D">
        <w:rPr>
          <w:rStyle w:val="StyleUnderline"/>
        </w:rPr>
        <w:t xml:space="preserve">most of the refugees accepted onto the programme had </w:t>
      </w:r>
      <w:r w:rsidRPr="009A799D">
        <w:rPr>
          <w:rStyle w:val="Emphasis"/>
        </w:rPr>
        <w:t>less than 9 years of education</w:t>
      </w:r>
      <w:r w:rsidRPr="009A799D">
        <w:rPr>
          <w:rStyle w:val="Style13ptBold"/>
          <w:b w:val="0"/>
        </w:rPr>
        <w:t xml:space="preserve">, </w:t>
      </w:r>
      <w:r w:rsidRPr="009A799D">
        <w:rPr>
          <w:rStyle w:val="Style13ptBold"/>
          <w:b w:val="0"/>
          <w:strike/>
        </w:rPr>
        <w:t>as shown in the figure below</w:t>
      </w:r>
      <w:r w:rsidRPr="009A799D">
        <w:rPr>
          <w:rStyle w:val="Style13ptBold"/>
          <w:b w:val="0"/>
        </w:rPr>
        <w:t>. Interestingly however, the second biggest share of refugees had higher education. This bodes well for the long-term impact of migrants’ skills on the host economy.</w:t>
      </w:r>
    </w:p>
    <w:p w:rsidR="00083F13" w:rsidRPr="009A799D" w:rsidRDefault="00083F13" w:rsidP="004F6BFC">
      <w:pPr>
        <w:pStyle w:val="Heading4"/>
        <w:rPr>
          <w:rStyle w:val="Style13ptBold"/>
          <w:rFonts w:hint="eastAsia"/>
          <w:b/>
          <w:sz w:val="28"/>
        </w:rPr>
      </w:pPr>
      <w:r w:rsidRPr="009A799D">
        <w:rPr>
          <w:rStyle w:val="Style13ptBold"/>
          <w:b/>
          <w:sz w:val="28"/>
        </w:rPr>
        <w:t>Immigrants key to patents-- that solves best</w:t>
      </w:r>
    </w:p>
    <w:p w:rsidR="00083F13" w:rsidRPr="009A799D" w:rsidRDefault="00083F13" w:rsidP="004F6BFC">
      <w:pPr>
        <w:rPr>
          <w:rStyle w:val="Style13ptBold"/>
          <w:b w:val="0"/>
        </w:rPr>
      </w:pPr>
      <w:r w:rsidRPr="009A799D">
        <w:rPr>
          <w:rStyle w:val="Style13ptBold"/>
        </w:rPr>
        <w:t xml:space="preserve">Hunt and Gauthier-Loiselle 08 </w:t>
      </w:r>
      <w:r w:rsidRPr="009A799D">
        <w:rPr>
          <w:rStyle w:val="Style13ptBold"/>
          <w:b w:val="0"/>
        </w:rPr>
        <w:t>Department of Economics, Princeton University (</w:t>
      </w:r>
      <w:hyperlink r:id="rId65" w:history="1">
        <w:r w:rsidRPr="009A799D">
          <w:rPr>
            <w:rStyle w:val="Hyperlink"/>
          </w:rPr>
          <w:t>http://www.nber.org/papers/w14312</w:t>
        </w:r>
      </w:hyperlink>
      <w:r w:rsidRPr="009A799D">
        <w:rPr>
          <w:rStyle w:val="Style13ptBold"/>
          <w:b w:val="0"/>
        </w:rPr>
        <w:t>) MM</w:t>
      </w:r>
    </w:p>
    <w:p w:rsidR="00083F13" w:rsidRPr="009A799D" w:rsidRDefault="00083F13" w:rsidP="004F6BFC">
      <w:pPr>
        <w:rPr>
          <w:rStyle w:val="Style13ptBold"/>
          <w:b w:val="0"/>
        </w:rPr>
      </w:pPr>
      <w:r w:rsidRPr="009A799D">
        <w:rPr>
          <w:rStyle w:val="Style13ptBold"/>
          <w:b w:val="0"/>
        </w:rPr>
        <w:t xml:space="preserve">We measure the extent to which skilled immigrants increase innovation in the United States by exploring individual patenting behavior as well as state-level determinants of patenting. </w:t>
      </w:r>
      <w:r w:rsidRPr="009A799D">
        <w:rPr>
          <w:rStyle w:val="Emphasis"/>
        </w:rPr>
        <w:t>The 2003 National Survey of College Graduates shows that immigrants patent at double the native rate</w:t>
      </w:r>
      <w:r w:rsidRPr="009A799D">
        <w:rPr>
          <w:rStyle w:val="Style13ptBold"/>
          <w:b w:val="0"/>
        </w:rPr>
        <w:t xml:space="preserve">, and that </w:t>
      </w:r>
      <w:r w:rsidRPr="009A799D">
        <w:rPr>
          <w:rStyle w:val="Emphasis"/>
        </w:rPr>
        <w:t>this is entirely accounted for by their disproportionately holding degrees in science and engineering</w:t>
      </w:r>
      <w:r w:rsidRPr="009A799D">
        <w:rPr>
          <w:rStyle w:val="Style13ptBold"/>
          <w:b w:val="0"/>
        </w:rPr>
        <w:t xml:space="preserve">. These data imply that a one percentage point rise in the share of immigrant college graduates in the population increases patents per capita by 6%. </w:t>
      </w:r>
      <w:r w:rsidRPr="009A799D">
        <w:rPr>
          <w:rStyle w:val="StyleUnderline"/>
        </w:rPr>
        <w:t>This could be an overestimate of immigration's benefit if immigrant inventors crowd out native inventors, or an underestimate if immigrants have positive spill-overs on inventors</w:t>
      </w:r>
      <w:r w:rsidRPr="009A799D">
        <w:rPr>
          <w:rStyle w:val="Style13ptBold"/>
          <w:b w:val="0"/>
        </w:rPr>
        <w:t xml:space="preserve">. Using a 1950-2000 state panel, we show that natives are not crowded out by immigrants, and that immigrants do have positive spill-overs, resulting in an increase in patents per capita of about 15% in response to a one percentage point increase in immigrant college graduates. We isolate the causal effect by instrumenting the change in the share of skilled immigrants in a state with the initial share of immigrant high school dropouts from Europe, China and India. In both data sets, </w:t>
      </w:r>
      <w:r w:rsidRPr="009A799D">
        <w:rPr>
          <w:rStyle w:val="Emphasis"/>
        </w:rPr>
        <w:t>the positive impacts of immigrant post-college graduates and scientists and engineers are larger than for immigrant college graduates</w:t>
      </w:r>
      <w:r w:rsidRPr="009A799D">
        <w:rPr>
          <w:rStyle w:val="Style13ptBold"/>
          <w:b w:val="0"/>
        </w:rPr>
        <w:t>.</w:t>
      </w:r>
    </w:p>
    <w:p w:rsidR="00083F13" w:rsidRPr="009A799D" w:rsidRDefault="00083F13" w:rsidP="004F6BFC">
      <w:pPr>
        <w:rPr>
          <w:rStyle w:val="Style13ptBold"/>
          <w:b w:val="0"/>
        </w:rPr>
      </w:pPr>
    </w:p>
    <w:p w:rsidR="00083F13" w:rsidRPr="009A799D" w:rsidRDefault="003A472D" w:rsidP="004F6BFC">
      <w:pPr>
        <w:pStyle w:val="Heading2"/>
        <w:rPr>
          <w:rFonts w:hint="eastAsia"/>
        </w:rPr>
      </w:pPr>
      <w:r w:rsidRPr="009A799D">
        <w:t>Innovation CP (2)</w:t>
      </w:r>
    </w:p>
    <w:p w:rsidR="003A472D" w:rsidRPr="009A799D" w:rsidRDefault="003A472D" w:rsidP="004F6BFC"/>
    <w:p w:rsidR="003A472D" w:rsidRPr="009A799D" w:rsidRDefault="003A472D" w:rsidP="004F6BFC">
      <w:pPr>
        <w:pStyle w:val="Heading3"/>
        <w:rPr>
          <w:rFonts w:hint="eastAsia"/>
        </w:rPr>
      </w:pPr>
      <w:r w:rsidRPr="009A799D">
        <w:t>1NC CP</w:t>
      </w:r>
    </w:p>
    <w:p w:rsidR="003A472D" w:rsidRPr="009A799D" w:rsidRDefault="003A472D" w:rsidP="004F6BFC"/>
    <w:p w:rsidR="003A472D" w:rsidRPr="009A799D" w:rsidRDefault="006C266D" w:rsidP="004F6BFC">
      <w:pPr>
        <w:pStyle w:val="Heading4"/>
        <w:rPr>
          <w:rFonts w:hint="eastAsia"/>
        </w:rPr>
      </w:pPr>
      <w:r w:rsidRPr="009A799D">
        <w:t xml:space="preserve">CP Text: </w:t>
      </w:r>
      <w:r w:rsidR="003A472D" w:rsidRPr="009A799D">
        <w:t>The United States federal government should</w:t>
      </w:r>
    </w:p>
    <w:p w:rsidR="003A472D" w:rsidRPr="009A799D" w:rsidRDefault="003A472D" w:rsidP="004F6BFC">
      <w:pPr>
        <w:pStyle w:val="Heading4"/>
        <w:numPr>
          <w:ilvl w:val="0"/>
          <w:numId w:val="11"/>
        </w:numPr>
        <w:rPr>
          <w:rFonts w:hint="eastAsia"/>
        </w:rPr>
      </w:pPr>
      <w:r w:rsidRPr="009A799D">
        <w:t>Increase federal funding for research and development</w:t>
      </w:r>
    </w:p>
    <w:p w:rsidR="003A472D" w:rsidRPr="009A799D" w:rsidRDefault="003A472D" w:rsidP="004F6BFC">
      <w:pPr>
        <w:pStyle w:val="Heading4"/>
        <w:numPr>
          <w:ilvl w:val="0"/>
          <w:numId w:val="11"/>
        </w:numPr>
        <w:rPr>
          <w:rFonts w:hint="eastAsia"/>
        </w:rPr>
      </w:pPr>
      <w:r w:rsidRPr="009A799D">
        <w:t>Create tax policies that incentivize private investment in research and development</w:t>
      </w:r>
    </w:p>
    <w:p w:rsidR="003A472D" w:rsidRPr="009A799D" w:rsidRDefault="003A472D" w:rsidP="004F6BFC">
      <w:pPr>
        <w:pStyle w:val="Heading4"/>
        <w:numPr>
          <w:ilvl w:val="0"/>
          <w:numId w:val="11"/>
        </w:numPr>
        <w:rPr>
          <w:rFonts w:hint="eastAsia"/>
        </w:rPr>
      </w:pPr>
      <w:r w:rsidRPr="009A799D">
        <w:t xml:space="preserve">Increase loans or guarantees for firms that create new innovative technologies </w:t>
      </w:r>
    </w:p>
    <w:p w:rsidR="003A472D" w:rsidRPr="009A799D" w:rsidRDefault="003A472D" w:rsidP="004F6BFC">
      <w:pPr>
        <w:pStyle w:val="Heading4"/>
        <w:rPr>
          <w:rFonts w:hint="eastAsia"/>
        </w:rPr>
      </w:pPr>
      <w:r w:rsidRPr="009A799D">
        <w:t>The CP solves innovation – funding is a key issue</w:t>
      </w:r>
    </w:p>
    <w:p w:rsidR="003A472D" w:rsidRPr="009A799D" w:rsidRDefault="003A472D" w:rsidP="004F6BFC">
      <w:pPr>
        <w:rPr>
          <w:rStyle w:val="Style13ptBold"/>
        </w:rPr>
      </w:pPr>
      <w:r w:rsidRPr="009A799D">
        <w:rPr>
          <w:rStyle w:val="Style13ptBold"/>
        </w:rPr>
        <w:t>CBO 17</w:t>
      </w:r>
    </w:p>
    <w:p w:rsidR="003A472D" w:rsidRPr="009A799D" w:rsidRDefault="003A472D" w:rsidP="004F6BFC">
      <w:r w:rsidRPr="009A799D">
        <w:t xml:space="preserve">Congressional Budget Office, 3-2-2017, "How Might Changes in Federal Policies Boost Innovation and Productivity?," No Publication, </w:t>
      </w:r>
      <w:hyperlink r:id="rId66" w:history="1">
        <w:r w:rsidRPr="009A799D">
          <w:rPr>
            <w:rStyle w:val="Hyperlink"/>
          </w:rPr>
          <w:t>https://www.cbo.gov/publication/52464</w:t>
        </w:r>
      </w:hyperlink>
      <w:r w:rsidRPr="009A799D">
        <w:t xml:space="preserve"> ----Taha</w:t>
      </w:r>
    </w:p>
    <w:p w:rsidR="003A472D" w:rsidRPr="009A799D" w:rsidRDefault="003A472D" w:rsidP="004F6BFC">
      <w:pPr>
        <w:rPr>
          <w:sz w:val="16"/>
        </w:rPr>
      </w:pPr>
      <w:r w:rsidRPr="009A799D">
        <w:rPr>
          <w:sz w:val="16"/>
        </w:rPr>
        <w:t xml:space="preserve">At the beginning of February, while </w:t>
      </w:r>
      <w:hyperlink r:id="rId67" w:history="1">
        <w:r w:rsidRPr="009A799D">
          <w:rPr>
            <w:rStyle w:val="Hyperlink"/>
            <w:sz w:val="16"/>
          </w:rPr>
          <w:t>testifying</w:t>
        </w:r>
      </w:hyperlink>
      <w:r w:rsidRPr="009A799D">
        <w:rPr>
          <w:sz w:val="16"/>
        </w:rPr>
        <w:t xml:space="preserve"> to the House Budget Committee about the outlook for the federal budget and the economy, CBO’s Director was asked how federal policy might affect economic productivity. Because answers during Congressional hearings must be brief, this blog post provides some additional information on the subject. The post also complements yesterday’s discussion of </w:t>
      </w:r>
      <w:hyperlink r:id="rId68" w:history="1">
        <w:r w:rsidRPr="009A799D">
          <w:rPr>
            <w:rStyle w:val="Hyperlink"/>
            <w:sz w:val="16"/>
          </w:rPr>
          <w:t>infrastructure spending</w:t>
        </w:r>
      </w:hyperlink>
      <w:r w:rsidRPr="009A799D">
        <w:rPr>
          <w:sz w:val="16"/>
        </w:rPr>
        <w:t xml:space="preserve">, which mentioned the effects of that spending on productivity. Workers become more productive when they can make use of improved equipment and processes. In turn, consumers benefit when new goods and services become available or when existing ones become better or cheaper. However, the transition can be disruptive to established firms and workers as new products and processes supersede old ones. Such innovation produces some benefits for society from which individual innovators are not able to profit, and, as a result, those innovators tend to underinvest in such activity. </w:t>
      </w:r>
      <w:r w:rsidRPr="009A799D">
        <w:rPr>
          <w:rStyle w:val="StyleUnderline"/>
        </w:rPr>
        <w:t>Policymakers endeavor to promote innovation to compensate for that underinvestment</w:t>
      </w:r>
      <w:r w:rsidRPr="009A799D">
        <w:rPr>
          <w:sz w:val="16"/>
        </w:rPr>
        <w:t xml:space="preserve">. </w:t>
      </w:r>
      <w:r w:rsidRPr="009A799D">
        <w:rPr>
          <w:rStyle w:val="StyleUnderline"/>
        </w:rPr>
        <w:t>The federal government influences innovation and productivity through</w:t>
      </w:r>
      <w:r w:rsidRPr="009A799D">
        <w:rPr>
          <w:sz w:val="16"/>
        </w:rPr>
        <w:t xml:space="preserve"> </w:t>
      </w:r>
      <w:r w:rsidRPr="009A799D">
        <w:rPr>
          <w:rStyle w:val="StyleUnderline"/>
        </w:rPr>
        <w:t>two broad channels: spending and tax policies, and the legal and regulatory system</w:t>
      </w:r>
      <w:r w:rsidRPr="009A799D">
        <w:rPr>
          <w:sz w:val="16"/>
        </w:rPr>
        <w:t xml:space="preserve">s. In a </w:t>
      </w:r>
      <w:hyperlink r:id="rId69" w:history="1">
        <w:r w:rsidRPr="009A799D">
          <w:rPr>
            <w:rStyle w:val="Hyperlink"/>
            <w:sz w:val="16"/>
          </w:rPr>
          <w:t>2014 report</w:t>
        </w:r>
      </w:hyperlink>
      <w:r w:rsidRPr="009A799D">
        <w:rPr>
          <w:sz w:val="16"/>
        </w:rPr>
        <w:t xml:space="preserve">, CBO examined the effects on innovation of existing policies and systems and the possible effects of a variety of proposals for changing those policies and systems. How Might Changes in Federal Spending and Tax Policies Boost Productivity? </w:t>
      </w:r>
      <w:r w:rsidRPr="009A799D">
        <w:rPr>
          <w:rStyle w:val="StyleUnderline"/>
        </w:rPr>
        <w:t>Policymakers have a number of options for expanding the federal government’s contribution to innovation. CBO examined several of those options, including</w:t>
      </w:r>
      <w:r w:rsidRPr="009A799D">
        <w:rPr>
          <w:sz w:val="16"/>
        </w:rPr>
        <w:t xml:space="preserve">: </w:t>
      </w:r>
      <w:r w:rsidRPr="009A799D">
        <w:rPr>
          <w:rStyle w:val="StyleUnderline"/>
        </w:rPr>
        <w:t xml:space="preserve">Increasing funding for federal programs that support research and development (R&amp;D); </w:t>
      </w:r>
      <w:r w:rsidRPr="009A799D">
        <w:rPr>
          <w:sz w:val="16"/>
        </w:rPr>
        <w:t xml:space="preserve">Increasing federal spending on education (both efforts to raise the general educational level of the workforce and efforts to support education that focuses on science, technology, engineering, and mathematics, or “STEM” fields); </w:t>
      </w:r>
      <w:r w:rsidRPr="009A799D">
        <w:rPr>
          <w:rStyle w:val="StyleUnderline"/>
        </w:rPr>
        <w:t xml:space="preserve">Implementing tax policies that provide more incentives for private spending for R&amp;D or other sources of innovation; and Increasing loans or loan guarantees for firms that bring innovative technologies to market. </w:t>
      </w:r>
      <w:r w:rsidRPr="009A799D">
        <w:rPr>
          <w:sz w:val="16"/>
        </w:rPr>
        <w:t xml:space="preserve">Using more federal resources to spur innovation, however, would entail redirecting money from other federal programs, raising taxes, increasing budget deficits, or some combination thereof. Furthermore, the federal government is not the central actor in many areas crucial to innovation. Private firms and state and local governments spend significantly more than the federal government does for many areas of R&amp;D and for education, respectively. </w:t>
      </w:r>
      <w:r w:rsidRPr="009A799D">
        <w:rPr>
          <w:rStyle w:val="StyleUnderline"/>
        </w:rPr>
        <w:t>Research and Development. Economic studies have shown that federal support for R&amp;D—particularly early-stage research—has for many years been very important in promoting innovation</w:t>
      </w:r>
      <w:r w:rsidRPr="009A799D">
        <w:rPr>
          <w:sz w:val="16"/>
        </w:rPr>
        <w:t xml:space="preserve">. Total federal spending for R&amp;D was $132 billion in 2015, more than double its 1962 value after being adjusted for inflation. Of </w:t>
      </w:r>
      <w:r w:rsidRPr="009A799D">
        <w:rPr>
          <w:rStyle w:val="StyleUnderline"/>
        </w:rPr>
        <w:t>that amount, $71 billion went to defense-related R&amp;D (for example, to develop weapon systems) and $61 billion to nondefense R&amp;D (about half of which was for health and medical research</w:t>
      </w:r>
      <w:r w:rsidRPr="009A799D">
        <w:rPr>
          <w:sz w:val="16"/>
        </w:rPr>
        <w:t xml:space="preserve">). </w:t>
      </w:r>
      <w:r w:rsidRPr="009A799D">
        <w:rPr>
          <w:rStyle w:val="StyleUnderline"/>
        </w:rPr>
        <w:t>As a share of gross domestic product, federal spending for R&amp;D has declined by roughly half since 1962 (although spending for early-stage research has increased slightly). The decline in the federal share of total spending for R&amp;D is largely attributable to the expansion of private R&amp;D and to the contraction of federal R&amp;D associated with the end of the Cold War and the space race. Increases in federal R&amp;D spending would be expected to boost innovation by increasing total spending for R&amp;D,</w:t>
      </w:r>
      <w:r w:rsidRPr="009A799D">
        <w:rPr>
          <w:sz w:val="16"/>
        </w:rPr>
        <w:t xml:space="preserve"> although the prospects for federal support for new products that are closer to commercialization are at best mixed. </w:t>
      </w:r>
      <w:r w:rsidRPr="009A799D">
        <w:rPr>
          <w:rStyle w:val="StyleUnderline"/>
        </w:rPr>
        <w:t xml:space="preserve">Devoting additional resources to efforts to transfer government technology to the private sector would help private innovators better utilize the specialized equipment and expertise available at federal laboratories. </w:t>
      </w:r>
      <w:r w:rsidRPr="009A799D">
        <w:rPr>
          <w:sz w:val="16"/>
        </w:rPr>
        <w:t xml:space="preserve">Education. A more educated workforce could spur innovation in the economy in two ways: by developing more innovative ideas and by implementing those ideas more readily. In 2015, postsecondary institutions received about $103 billion in revenues from the federal government (including federal contracts and grants but not tuition financed with federal student loans), amounting to about 17 percent of the total revenues that those institutions received. The effect on innovation of increased federal spending for education generally is uncertain. Additional spending for STEM education might contribute to innovation. Federal spending on STEM education programs, totaling roughly $3 billion, currently constitutes a small fraction of federal spending for education overall and is spread across many agencies and grade levels. The most significant federal contribution to the education of new scientists comes from the federal spending for university R&amp;D, which often pays for the training of graduate students and newly minted Ph.D.s working in the laboratories of established scientists. Tax Policy. </w:t>
      </w:r>
      <w:r w:rsidRPr="009A799D">
        <w:rPr>
          <w:rStyle w:val="StyleUnderline"/>
        </w:rPr>
        <w:t>The tax code provides financial incentives to individuals and businesses to pursue innovation through the R&amp;D tax credit and other tax preferences. Largely because it accounts for an outsize share of the nation’s private-sector R&amp;D spending,</w:t>
      </w:r>
      <w:r w:rsidRPr="009A799D">
        <w:rPr>
          <w:sz w:val="16"/>
        </w:rPr>
        <w:t xml:space="preserve"> the manufacturing sector is often viewed as an important source of innovation. However, a large share of manufacturing is not very R&amp;D-intensive, so increasing federal support for manufacturing generally—say, through larger tax deductions for investment in plant and equipment—would not be a well-focused way to boost innovation. Loan and Loan Guarantee Programs. </w:t>
      </w:r>
      <w:r w:rsidRPr="009A799D">
        <w:rPr>
          <w:rStyle w:val="StyleUnderline"/>
        </w:rPr>
        <w:t>The federal government can also attempt to promote innovation by providing more loans or loan guarantees to private firms that commercialize new technologies with social benefits that are not fully reflected in the market, such as some sorts of renewable energy</w:t>
      </w:r>
      <w:r w:rsidRPr="009A799D">
        <w:rPr>
          <w:sz w:val="16"/>
        </w:rPr>
        <w:t>. Because private investors already devote substantial resources to commercializing innovative products and services, increasing financial support for such federal credit programs may be difficult without funding projects that could already obtain private funding or funding projects whose social costs outweigh their benefits.</w:t>
      </w:r>
    </w:p>
    <w:p w:rsidR="003A472D" w:rsidRPr="009A799D" w:rsidRDefault="003A472D" w:rsidP="004F6BFC"/>
    <w:p w:rsidR="003A472D" w:rsidRPr="009A799D" w:rsidRDefault="003A472D" w:rsidP="004F6BFC">
      <w:pPr>
        <w:pStyle w:val="Heading3"/>
        <w:rPr>
          <w:rFonts w:hint="eastAsia"/>
        </w:rPr>
      </w:pPr>
      <w:r w:rsidRPr="009A799D">
        <w:t>2NC CP</w:t>
      </w:r>
    </w:p>
    <w:p w:rsidR="003A472D" w:rsidRPr="009A799D" w:rsidRDefault="003A472D" w:rsidP="004F6BFC"/>
    <w:p w:rsidR="003A472D" w:rsidRPr="009A799D" w:rsidRDefault="003A472D" w:rsidP="004F6BFC">
      <w:pPr>
        <w:pStyle w:val="Heading4"/>
        <w:rPr>
          <w:rFonts w:hint="eastAsia"/>
        </w:rPr>
      </w:pPr>
      <w:r w:rsidRPr="009A799D">
        <w:t>Government backed investment is key – private market is too risk averse</w:t>
      </w:r>
    </w:p>
    <w:p w:rsidR="003A472D" w:rsidRPr="009A799D" w:rsidRDefault="003A472D" w:rsidP="004F6BFC">
      <w:r w:rsidRPr="009A799D">
        <w:t xml:space="preserve">(Steven K </w:t>
      </w:r>
      <w:r w:rsidRPr="009A799D">
        <w:rPr>
          <w:rStyle w:val="Style13ptBold"/>
        </w:rPr>
        <w:t>Markovich</w:t>
      </w:r>
      <w:r w:rsidRPr="009A799D">
        <w:t>, 11-2-</w:t>
      </w:r>
      <w:r w:rsidRPr="009A799D">
        <w:rPr>
          <w:rStyle w:val="Style13ptBold"/>
        </w:rPr>
        <w:t>2012</w:t>
      </w:r>
      <w:r w:rsidRPr="009A799D">
        <w:t xml:space="preserve">, "Promoting Innovation Through R&amp;D," Council on Foreign Relations, </w:t>
      </w:r>
      <w:hyperlink r:id="rId70" w:history="1">
        <w:r w:rsidRPr="009A799D">
          <w:rPr>
            <w:rStyle w:val="Hyperlink"/>
          </w:rPr>
          <w:t>https://www.cfr.org/backgrounder/promoting-innovation-through-rd</w:t>
        </w:r>
      </w:hyperlink>
      <w:r w:rsidRPr="009A799D">
        <w:t>. Steven J Markovich is a rising business leader who writes on economic issues for CFR.org, a news website on U.S. foreign affairs published by the nonpartisan Council on Foreign Relations ----Taha</w:t>
      </w:r>
    </w:p>
    <w:p w:rsidR="003A472D" w:rsidRPr="009A799D" w:rsidRDefault="003A472D" w:rsidP="004F6BFC">
      <w:pPr>
        <w:rPr>
          <w:sz w:val="16"/>
        </w:rPr>
      </w:pPr>
      <w:r w:rsidRPr="009A799D">
        <w:rPr>
          <w:sz w:val="16"/>
        </w:rPr>
        <w:t xml:space="preserve">R&amp;D encompasses three activities: basic research, applied research, and development. Roughly two-thirds of all </w:t>
      </w:r>
      <w:hyperlink r:id="rId71" w:tgtFrame="_blank" w:tooltip="U.S. R&amp;D" w:history="1">
        <w:r w:rsidRPr="009A799D">
          <w:rPr>
            <w:rStyle w:val="Hyperlink"/>
            <w:sz w:val="16"/>
          </w:rPr>
          <w:t>U.S. R&amp;D</w:t>
        </w:r>
      </w:hyperlink>
      <w:r w:rsidRPr="009A799D">
        <w:rPr>
          <w:sz w:val="16"/>
        </w:rPr>
        <w:t xml:space="preserve"> is focused on development, with the remainder split between applied and basic research. Basic or pure research does not have an immediate commercial objective, but is rather focused on developing new principles and theories that explain the natural world. "Modern economies are based on the command of knowledge and information," </w:t>
      </w:r>
      <w:hyperlink r:id="rId72" w:tgtFrame="_blank" w:tooltip="economist Gary S. Becker wrote" w:history="1">
        <w:r w:rsidRPr="009A799D">
          <w:rPr>
            <w:rStyle w:val="Hyperlink"/>
            <w:sz w:val="16"/>
          </w:rPr>
          <w:t>economist Gary S. Becker wrote</w:t>
        </w:r>
      </w:hyperlink>
      <w:r w:rsidRPr="009A799D">
        <w:rPr>
          <w:sz w:val="16"/>
        </w:rPr>
        <w:t xml:space="preserve"> in November 2010. </w:t>
      </w:r>
      <w:r w:rsidRPr="009A799D">
        <w:rPr>
          <w:rStyle w:val="StyleUnderline"/>
        </w:rPr>
        <w:t>"Since knowledge is created by basic and applied research, the United States should increase the share of its GDP that is spent on R&amp;D."</w:t>
      </w:r>
      <w:r w:rsidRPr="009A799D">
        <w:rPr>
          <w:sz w:val="16"/>
        </w:rPr>
        <w:t xml:space="preserve"> He added, "While most basic research projects fail, the successes often bring enormous benefits to society." </w:t>
      </w:r>
      <w:r w:rsidRPr="009A799D">
        <w:rPr>
          <w:rStyle w:val="StyleUnderline"/>
        </w:rPr>
        <w:t xml:space="preserve">These societal gains from basic research breakthroughs can have broad commercial applications down the road. For instance, </w:t>
      </w:r>
      <w:hyperlink r:id="rId73" w:tgtFrame="_blank" w:tooltip="basic research for the laser" w:history="1">
        <w:r w:rsidRPr="009A799D">
          <w:rPr>
            <w:rStyle w:val="StyleUnderline"/>
          </w:rPr>
          <w:t>basic research for the laser</w:t>
        </w:r>
      </w:hyperlink>
      <w:r w:rsidRPr="009A799D">
        <w:rPr>
          <w:sz w:val="16"/>
        </w:rPr>
        <w:t xml:space="preserve"> (PDF), </w:t>
      </w:r>
      <w:r w:rsidRPr="009A799D">
        <w:rPr>
          <w:rStyle w:val="StyleUnderline"/>
        </w:rPr>
        <w:t>a technology involved in some 55,000 U.S. patents, was funded by the U.S. Department of Defense. Government is heavily involved in basic research because it is better able to assume the risks and long investment periods associated with basic research</w:t>
      </w:r>
      <w:r w:rsidRPr="009A799D">
        <w:rPr>
          <w:sz w:val="16"/>
        </w:rPr>
        <w:t xml:space="preserve">—and ultimately more apt to reap the benefits. Basic research results are non-patentable, so while one firm cannot easily capture the benefits of basic research, the government will benefit if new insights ripple across the economy. </w:t>
      </w:r>
      <w:r w:rsidRPr="009A799D">
        <w:rPr>
          <w:rStyle w:val="StyleUnderline"/>
        </w:rPr>
        <w:t>Without government intervention, "the private market would not adequately supply certain types of research,</w:t>
      </w:r>
      <w:r w:rsidRPr="009A799D">
        <w:rPr>
          <w:sz w:val="16"/>
        </w:rPr>
        <w:t xml:space="preserve">" Federal Reserve Chairman Ben Bernanke said at a </w:t>
      </w:r>
      <w:hyperlink r:id="rId74" w:tgtFrame="_blank" w:tooltip="conference on jobs and growth" w:history="1">
        <w:r w:rsidRPr="009A799D">
          <w:rPr>
            <w:rStyle w:val="Hyperlink"/>
            <w:sz w:val="16"/>
          </w:rPr>
          <w:t>conference on jobs and growth</w:t>
        </w:r>
      </w:hyperlink>
      <w:r w:rsidRPr="009A799D">
        <w:rPr>
          <w:sz w:val="16"/>
        </w:rPr>
        <w:t xml:space="preserve"> in May 2011. </w:t>
      </w:r>
      <w:r w:rsidRPr="009A799D">
        <w:rPr>
          <w:rStyle w:val="StyleUnderline"/>
        </w:rPr>
        <w:t>"The declining emphasis on basic research is somewhat concerning because fundamental research is ultimately the source of most innovation, albeit often with long lags</w:t>
      </w:r>
      <w:r w:rsidRPr="009A799D">
        <w:rPr>
          <w:sz w:val="16"/>
        </w:rPr>
        <w:t xml:space="preserve">." These lags exist because of the distance between basic research and human needs. Applied research helps bridge this gap by solving practical problems that benefit humanity with a commercial objective. While determining the structure of DNA was an exercise in basic research, efforts to determine a link between genetics and breast cancer would be applied research. Once that link is understood, the development phase of R&amp;D puts the new knowledge into designing products and services. Creating a quick test for a genetic sequence linked to breast cancer would be development. Development is lower risk and yields patentable innovations with direct commercial objectives, so business R&amp;D spending dominants in this phase. Notably, most government development funding is for defense. </w:t>
      </w:r>
    </w:p>
    <w:p w:rsidR="003A472D" w:rsidRPr="009A799D" w:rsidRDefault="003A472D" w:rsidP="004F6BFC">
      <w:pPr>
        <w:pStyle w:val="Heading4"/>
        <w:rPr>
          <w:rFonts w:hint="eastAsia"/>
        </w:rPr>
      </w:pPr>
      <w:r w:rsidRPr="009A799D">
        <w:t>Government investment is key – boosts fundamental research, which is key to overall innovation. Private investment can’t solve</w:t>
      </w:r>
    </w:p>
    <w:p w:rsidR="003A472D" w:rsidRPr="009A799D" w:rsidRDefault="00067DBF" w:rsidP="004F6BFC">
      <w:hyperlink r:id="rId75" w:history="1">
        <w:r w:rsidR="003A472D" w:rsidRPr="009A799D">
          <w:rPr>
            <w:rStyle w:val="Hyperlink"/>
          </w:rPr>
          <w:t xml:space="preserve">Ben S. </w:t>
        </w:r>
        <w:r w:rsidR="003A472D" w:rsidRPr="009A799D">
          <w:rPr>
            <w:rStyle w:val="Style13ptBold"/>
          </w:rPr>
          <w:t>Bernanke</w:t>
        </w:r>
      </w:hyperlink>
      <w:r w:rsidR="003A472D" w:rsidRPr="009A799D">
        <w:t xml:space="preserve"> </w:t>
      </w:r>
      <w:r w:rsidR="003A472D" w:rsidRPr="009A799D">
        <w:rPr>
          <w:rStyle w:val="Style13ptBold"/>
        </w:rPr>
        <w:t>2011</w:t>
      </w:r>
      <w:r w:rsidR="003A472D" w:rsidRPr="009A799D">
        <w:t xml:space="preserve"> “Promoting Research and Development The Government’s Role” Published by Issues in Science and Technology Vol 27 Issue 4 Summer 2011 </w:t>
      </w:r>
      <w:hyperlink r:id="rId76" w:history="1">
        <w:r w:rsidR="003A472D" w:rsidRPr="009A799D">
          <w:rPr>
            <w:rStyle w:val="Hyperlink"/>
          </w:rPr>
          <w:t>http://issues.org/27-4/bernanke/</w:t>
        </w:r>
      </w:hyperlink>
      <w:r w:rsidR="003A472D" w:rsidRPr="009A799D">
        <w:t xml:space="preserve"> Ben Bernanke is an American economist at the Brookings Institution who served two terms as Chairman of the Federal Reserve, the central bank of the United States, from 2006 to 2014. Shame on anyone who doesn’t at least vaguely recognize the name ----Taha</w:t>
      </w:r>
    </w:p>
    <w:p w:rsidR="003A472D" w:rsidRPr="009A799D" w:rsidRDefault="003A472D" w:rsidP="004F6BFC">
      <w:pPr>
        <w:rPr>
          <w:rStyle w:val="StyleUnderline"/>
        </w:rPr>
      </w:pPr>
      <w:r w:rsidRPr="009A799D">
        <w:rPr>
          <w:rStyle w:val="StyleUnderline"/>
        </w:rPr>
        <w:t>Governments in many countries directly support scientific and technical research</w:t>
      </w:r>
      <w:r w:rsidRPr="009A799D">
        <w:rPr>
          <w:sz w:val="16"/>
        </w:rPr>
        <w:t>; for example</w:t>
      </w:r>
      <w:r w:rsidRPr="009A799D">
        <w:rPr>
          <w:rStyle w:val="StyleUnderline"/>
        </w:rPr>
        <w:t>,</w:t>
      </w:r>
      <w:r w:rsidRPr="009A799D">
        <w:rPr>
          <w:sz w:val="16"/>
        </w:rPr>
        <w:t xml:space="preserve"> </w:t>
      </w:r>
      <w:r w:rsidRPr="009A799D">
        <w:rPr>
          <w:rStyle w:val="StyleUnderline"/>
        </w:rPr>
        <w:t>through</w:t>
      </w:r>
      <w:r w:rsidRPr="009A799D">
        <w:rPr>
          <w:sz w:val="16"/>
        </w:rPr>
        <w:t xml:space="preserve"> </w:t>
      </w:r>
      <w:r w:rsidRPr="009A799D">
        <w:rPr>
          <w:rStyle w:val="StyleUnderline"/>
        </w:rPr>
        <w:t>grant-providing agencies</w:t>
      </w:r>
      <w:r w:rsidRPr="009A799D">
        <w:rPr>
          <w:sz w:val="16"/>
        </w:rPr>
        <w:t xml:space="preserve"> (like the National Science Foundation in the United States) </w:t>
      </w:r>
      <w:r w:rsidRPr="009A799D">
        <w:rPr>
          <w:rStyle w:val="StyleUnderline"/>
        </w:rPr>
        <w:t>or through tax incentives</w:t>
      </w:r>
      <w:r w:rsidRPr="009A799D">
        <w:rPr>
          <w:sz w:val="16"/>
        </w:rPr>
        <w:t xml:space="preserve"> (like the R&amp;D tax credit). In addition, the governments of the United States and many other countries run their own research facilities, including facilities focused on nonmilitary applications such as health. </w:t>
      </w:r>
      <w:r w:rsidRPr="009A799D">
        <w:rPr>
          <w:rStyle w:val="StyleUnderline"/>
        </w:rPr>
        <w:t>The primary economic rationale for a government role in R&amp;D is that, without such intervention, the private market would not adequately supply certain types of research</w:t>
      </w:r>
      <w:r w:rsidRPr="009A799D">
        <w:rPr>
          <w:sz w:val="16"/>
        </w:rPr>
        <w:t xml:space="preserve">. </w:t>
      </w:r>
      <w:r w:rsidRPr="009A799D">
        <w:rPr>
          <w:rStyle w:val="StyleUnderline"/>
        </w:rPr>
        <w:t>The argument, which applies particularly strongly to basic or fundamental research, is that the full economic value of a scientific advance is unlikely to accrue to its discoverer</w:t>
      </w:r>
      <w:r w:rsidRPr="009A799D">
        <w:rPr>
          <w:sz w:val="16"/>
        </w:rPr>
        <w:t xml:space="preserve">, especially if the new knowledge can be replicated or disseminated at low cost. </w:t>
      </w:r>
      <w:r w:rsidRPr="009A799D">
        <w:rPr>
          <w:rStyle w:val="StyleUnderline"/>
        </w:rPr>
        <w:t>For example</w:t>
      </w:r>
      <w:r w:rsidRPr="009A799D">
        <w:rPr>
          <w:sz w:val="16"/>
        </w:rPr>
        <w:t xml:space="preserve">, James Watson and Francis Crick received a minute fraction of the economic benefits that have flowed from </w:t>
      </w:r>
      <w:r w:rsidRPr="009A799D">
        <w:rPr>
          <w:rStyle w:val="StyleUnderline"/>
        </w:rPr>
        <w:t>their discovery of the structure of DNA</w:t>
      </w:r>
      <w:r w:rsidRPr="009A799D">
        <w:rPr>
          <w:sz w:val="16"/>
        </w:rPr>
        <w:t xml:space="preserve">. </w:t>
      </w:r>
      <w:r w:rsidRPr="009A799D">
        <w:rPr>
          <w:rStyle w:val="StyleUnderline"/>
        </w:rPr>
        <w:t>If many people are able to exploit, or otherwise benefit from, research done by others, then the total or social return to research may be higher on average than the private return to those who bear the costs and risks of innovation</w:t>
      </w:r>
      <w:r w:rsidRPr="009A799D">
        <w:rPr>
          <w:sz w:val="16"/>
        </w:rPr>
        <w:t xml:space="preserve">. As a result, market forces will lead to underinvestment in R&amp;D from society’s perspective, providing a rationale for government intervention. One possible policy response to the market underprovision problem would be to substantially strengthen the intellectual property rights regime; for example, by granting the developers of new ideas strong and long-lasting claims to the economic benefits of their discoveries—perhaps by extending and expanding patent rights. This approach has significant drawbacks of its own, however, in that strict limitations on the free use of new ideas would inhibit both further research and the development of valuable commercial applications. Thus, although patent protections and similar rules remain an important part of innovation policy, governments have also turned to direct support of R&amp;D activities. Of course, the rationale for government support of R&amp;D would be weakened if governments had consistently performed poorly in this sphere. Certainly there have been disappointments; for example, the surge in federal investment in energy technology research in the 1970s, a response to the energy crisis of that decade, achieved less than its initiators hoped. In the United States, however, we have seen many examples—in some cases extending back to the late 19th and early 20th centuries—of federal research initiatives and government support enabling the emergence of new technologies in areas that include agriculture, chemicals, health care, and information technology. A case that has been particularly well documented and closely studied is the development of hybrid seed corn in the United States during the first half of the 20th century. </w:t>
      </w:r>
      <w:r w:rsidRPr="009A799D">
        <w:rPr>
          <w:rStyle w:val="StyleUnderline"/>
        </w:rPr>
        <w:t>Two other examples of innovations that received critical federal support are gene splicing—federal R&amp;D underwrote the techniques that opened up the field of genetic engineering—and the lithium-ion battery, which was developed by federally sponsored materials research in the 1980s</w:t>
      </w:r>
      <w:r w:rsidRPr="009A799D">
        <w:rPr>
          <w:sz w:val="16"/>
        </w:rPr>
        <w:t>. And recent research on the government’s so-called War on Cancer, initiated by President Nixon in 1971, finds that the effort has produced a very high social rate of return, notwithstanding its failure to achieve its original ambitious goal of eradicating the disease. What about the present? Is government support of R&amp;D today at the “right” level? This question is not easily answered; it involves not only difficult technical assessments but also a number of value judgments about public priorities. As background, however, a consideration of recent trends in expenditures on R&amp;D in the United States and the rest of the world should be instructive. In the United States, total R&amp;D spending (both public and private) has been relatively stable over the past three decades, at roughly 2.5% of gross domestic product (GDP). However, this apparent stability masks some important underlying trends. First, since the 1970s, R&amp;</w:t>
      </w:r>
      <w:r w:rsidRPr="009A799D">
        <w:rPr>
          <w:rStyle w:val="StyleUnderline"/>
        </w:rPr>
        <w:t>D spending by the federal government has trended down as a share of GDP, while the share of R&amp;D done by the private sector has correspondingly increased</w:t>
      </w:r>
      <w:r w:rsidRPr="009A799D">
        <w:rPr>
          <w:sz w:val="16"/>
        </w:rPr>
        <w:t xml:space="preserve">. Second, </w:t>
      </w:r>
      <w:r w:rsidRPr="009A799D">
        <w:rPr>
          <w:rStyle w:val="StyleUnderline"/>
        </w:rPr>
        <w:t>the share of R&amp;D spending targeted to basic research, as opposed to more applied R&amp;D activities, has also been declining</w:t>
      </w:r>
      <w:r w:rsidRPr="009A799D">
        <w:rPr>
          <w:sz w:val="16"/>
        </w:rPr>
        <w:t xml:space="preserve">. These two trends—the declines in the share of basic research and in the federal share of R&amp;D spending—are related, as government R&amp;D spending tends to be more heavily weighted toward basic research and science. The declining emphasis on basic research is somewhat concerning because </w:t>
      </w:r>
      <w:r w:rsidRPr="009A799D">
        <w:rPr>
          <w:rStyle w:val="StyleUnderline"/>
        </w:rPr>
        <w:t>fundamental research is ultimately the source of most innovation</w:t>
      </w:r>
      <w:r w:rsidRPr="009A799D">
        <w:rPr>
          <w:sz w:val="16"/>
        </w:rPr>
        <w:t>, albeit often with long lags</w:t>
      </w:r>
      <w:r w:rsidRPr="009A799D">
        <w:rPr>
          <w:rStyle w:val="StyleUnderline"/>
        </w:rPr>
        <w:t>. Indeed, some economists have argued that because of the potentially high social return to basic research, expanded government support for R&amp;D could, over time, significantly boost economic growth</w:t>
      </w:r>
      <w:r w:rsidRPr="009A799D">
        <w:rPr>
          <w:sz w:val="16"/>
        </w:rPr>
        <w:t xml:space="preserve">. That said, in a time of fiscal stringency, Congress and the administration will clearly need to carefully weigh competing priorities in their budgetary decisions. Another argument sometimes made for expanding government support for R&amp;D is the need to keep pace with technological advances in other countries. </w:t>
      </w:r>
      <w:r w:rsidRPr="009A799D">
        <w:rPr>
          <w:rStyle w:val="StyleUnderline"/>
        </w:rPr>
        <w:t>R&amp;D has become increasingly international, thanks to improved communication and dissemination of research results</w:t>
      </w:r>
      <w:r w:rsidRPr="009A799D">
        <w:rPr>
          <w:sz w:val="16"/>
        </w:rPr>
        <w:t xml:space="preserve">, the spread of scientific and engineering talent around the world, and the transfer of technologies through trade, foreign direct investment, and the activities of multinational corporations. </w:t>
      </w:r>
      <w:r w:rsidRPr="009A799D">
        <w:rPr>
          <w:rStyle w:val="StyleUnderline"/>
        </w:rPr>
        <w:t>To be sure, R&amp;D spending remains concentrated in the most-developed countries, with the United States still the leader in overall R&amp;D spending. However, in recent years, spending on R&amp;D has increased sharply in some emerging market economies, most notably in China and India. In particular, spending for R&amp;D by China has increased rapidly in absolute terms</w:t>
      </w:r>
      <w:r w:rsidRPr="009A799D">
        <w:rPr>
          <w:sz w:val="16"/>
        </w:rPr>
        <w:t>, although recent estimates still show its R&amp;D spending to be smaller relative to GDP than in the United States</w:t>
      </w:r>
      <w:r w:rsidRPr="009A799D">
        <w:rPr>
          <w:rStyle w:val="StyleUnderline"/>
        </w:rPr>
        <w:t>. Reflecting the increased research activity in emerging market economies, the share of world R&amp;D expenditures by member nations of the Organization for Economic Co-Operation and Development, which mostly comprises advanced economies, has fallen relative to nonmember natio</w:t>
      </w:r>
      <w:r w:rsidRPr="009A799D">
        <w:rPr>
          <w:sz w:val="16"/>
        </w:rPr>
        <w:t xml:space="preserve">ns, which tend to be less developed. A similar trend is evident, by the way, with respect to science and engineering workforces. How should policymakers think about the increasing globalization of R&amp;D spending? On the one hand, the diffusion of scientific and technological research throughout the world potentially benefits everyone by increasing the pace of innovation globally. For example, the development of the polio vaccine in the United States in the 1950s provided enormous benefits to people globally, not just Americans. Moreover, in a globalized economy, product and process innovations in one country can lead to employment opportunities and improved goods and services around the world. On the other hand, in some circumstances the location of R&amp;D activity can matter. For example, technological prowess may help a country reap the financial and employment benefits of leadership in a strategic industry. </w:t>
      </w:r>
      <w:r w:rsidRPr="009A799D">
        <w:rPr>
          <w:rStyle w:val="StyleUnderline"/>
        </w:rPr>
        <w:t>A cutting-edge scientific or technological center can create a variety of spillovers that promote innovation, quality, skills acquisition, and productivity in industries located nearby; such spillovers are the reason that high-tech firms often locate in clusters or near leading universities</w:t>
      </w:r>
      <w:r w:rsidRPr="009A799D">
        <w:rPr>
          <w:sz w:val="16"/>
        </w:rPr>
        <w:t xml:space="preserve">. To the extent that countries gain from leadership in technologically vibrant industries or from local spillovers arising from inventive activity, </w:t>
      </w:r>
      <w:r w:rsidRPr="009A799D">
        <w:rPr>
          <w:rStyle w:val="StyleUnderline"/>
        </w:rPr>
        <w:t>the case for government support of R&amp;D within a given country is stronger</w:t>
      </w:r>
    </w:p>
    <w:p w:rsidR="003A472D" w:rsidRPr="009A799D" w:rsidRDefault="003A472D" w:rsidP="004F6BFC">
      <w:pPr>
        <w:pStyle w:val="Heading4"/>
        <w:rPr>
          <w:rFonts w:hint="eastAsia"/>
        </w:rPr>
      </w:pPr>
      <w:r w:rsidRPr="009A799D">
        <w:t>Empirics prove</w:t>
      </w:r>
    </w:p>
    <w:p w:rsidR="003A472D" w:rsidRPr="009A799D" w:rsidRDefault="003A472D" w:rsidP="004F6BFC">
      <w:pPr>
        <w:rPr>
          <w:rStyle w:val="Style13ptBold"/>
        </w:rPr>
      </w:pPr>
      <w:r w:rsidRPr="009A799D">
        <w:rPr>
          <w:rStyle w:val="Style13ptBold"/>
        </w:rPr>
        <w:t>Juhl et al 15</w:t>
      </w:r>
    </w:p>
    <w:p w:rsidR="003A472D" w:rsidRPr="009A799D" w:rsidRDefault="003A472D" w:rsidP="004F6BFC">
      <w:r w:rsidRPr="009A799D">
        <w:t>Joshua L Rosenbloom, Donna K. Ginther, Ted Juhl, and Joshua A. Heppert. Title; “The Effects of Research &amp; Development Funding on Scientific Productivity: Academic Chemistry, 1990-2009” Published on September 15</w:t>
      </w:r>
      <w:r w:rsidRPr="009A799D">
        <w:rPr>
          <w:vertAlign w:val="superscript"/>
        </w:rPr>
        <w:t>th</w:t>
      </w:r>
      <w:r w:rsidRPr="009A799D">
        <w:t xml:space="preserve"> 2015 </w:t>
      </w:r>
      <w:hyperlink r:id="rId77" w:history="1">
        <w:r w:rsidRPr="009A799D">
          <w:rPr>
            <w:rStyle w:val="Hyperlink"/>
          </w:rPr>
          <w:t>https://doi.org/10.1371/journal.pone.0138176</w:t>
        </w:r>
      </w:hyperlink>
      <w:r w:rsidRPr="009A799D">
        <w:t xml:space="preserve"> ----Taha</w:t>
      </w:r>
    </w:p>
    <w:p w:rsidR="003A472D" w:rsidRPr="009A799D" w:rsidRDefault="003A472D" w:rsidP="004F6BFC">
      <w:pPr>
        <w:rPr>
          <w:sz w:val="16"/>
        </w:rPr>
      </w:pPr>
      <w:r w:rsidRPr="009A799D">
        <w:rPr>
          <w:rStyle w:val="StyleUnderline"/>
        </w:rPr>
        <w:t>In light of the substantial investments made by both federal and non-federal sources in supporting university R&amp;D activities, it is quite reasonable to wonder whether these investments are productive</w:t>
      </w:r>
      <w:r w:rsidRPr="009A799D">
        <w:rPr>
          <w:sz w:val="16"/>
        </w:rPr>
        <w:t xml:space="preserve">. Only a few previous studies have sought to elucidate these relationships. </w:t>
      </w:r>
      <w:r w:rsidRPr="009A799D">
        <w:rPr>
          <w:rStyle w:val="StyleUnderline"/>
        </w:rPr>
        <w:t>Several have focused on the level of individual investigators and grants, a perspective that we believe neglects significant spillover effects across researchers</w:t>
      </w:r>
      <w:r w:rsidRPr="009A799D">
        <w:rPr>
          <w:sz w:val="16"/>
        </w:rPr>
        <w:t xml:space="preserve">. As we have argued, we believe that it is most appropriate to consider relationships at the level of the discipline and to concentrate on aggregate and institution-level variations. </w:t>
      </w:r>
      <w:bookmarkStart w:id="1" w:name="article1.body1.sec4.p2"/>
      <w:bookmarkEnd w:id="1"/>
      <w:r w:rsidRPr="009A799D">
        <w:rPr>
          <w:rStyle w:val="StyleUnderline"/>
        </w:rPr>
        <w:t>As we have shown here, for the case of academic chemistry, analysis at this level yields important insights about knowledge production and its relationship to sponsored research funding from both federal and non-federal sources.</w:t>
      </w:r>
      <w:r w:rsidRPr="009A799D">
        <w:rPr>
          <w:sz w:val="16"/>
        </w:rPr>
        <w:t xml:space="preserve"> </w:t>
      </w:r>
      <w:r w:rsidRPr="009A799D">
        <w:rPr>
          <w:rStyle w:val="StyleUnderline"/>
        </w:rPr>
        <w:t>While we have documented the fact that funding goes to those institutions that are most productive, and that there appears to be a causal effect of funding on subsequent knowledge productio</w:t>
      </w:r>
      <w:r w:rsidRPr="009A799D">
        <w:rPr>
          <w:sz w:val="16"/>
        </w:rPr>
        <w:t>n, we have also documented an intriguing increase in scholarly output among academic chemists in the years we have selected for study</w:t>
      </w:r>
      <w:r w:rsidRPr="009A799D">
        <w:rPr>
          <w:rStyle w:val="StyleUnderline"/>
        </w:rPr>
        <w:t>. This suggests that technological change may have shifted the production function, increasing the federal government’s return on investment</w:t>
      </w:r>
      <w:r w:rsidRPr="009A799D">
        <w:rPr>
          <w:sz w:val="16"/>
        </w:rPr>
        <w:t>. Resolving the sources of this increase will require further effort to refine measurements of the knowledge embodied in academic publications.</w:t>
      </w:r>
    </w:p>
    <w:p w:rsidR="003A472D" w:rsidRPr="009A799D" w:rsidRDefault="003A472D" w:rsidP="004F6BFC">
      <w:pPr>
        <w:pStyle w:val="Heading4"/>
        <w:rPr>
          <w:rFonts w:hint="eastAsia"/>
        </w:rPr>
      </w:pPr>
      <w:r w:rsidRPr="009A799D">
        <w:t>The CP funds billions which solves</w:t>
      </w:r>
    </w:p>
    <w:p w:rsidR="003A472D" w:rsidRPr="009A799D" w:rsidRDefault="003A472D" w:rsidP="004F6BFC">
      <w:r w:rsidRPr="009A799D">
        <w:t xml:space="preserve">Sean </w:t>
      </w:r>
      <w:r w:rsidRPr="009A799D">
        <w:rPr>
          <w:rStyle w:val="Style13ptBold"/>
        </w:rPr>
        <w:t>Pool</w:t>
      </w:r>
      <w:r w:rsidRPr="009A799D">
        <w:t xml:space="preserve"> </w:t>
      </w:r>
      <w:r w:rsidRPr="009A799D">
        <w:rPr>
          <w:rStyle w:val="Style13ptBold"/>
        </w:rPr>
        <w:t>and</w:t>
      </w:r>
      <w:r w:rsidRPr="009A799D">
        <w:t xml:space="preserve"> Jennifer </w:t>
      </w:r>
      <w:r w:rsidRPr="009A799D">
        <w:rPr>
          <w:rStyle w:val="Style13ptBold"/>
        </w:rPr>
        <w:t>Erickson</w:t>
      </w:r>
      <w:r w:rsidRPr="009A799D">
        <w:t>, 12-10-</w:t>
      </w:r>
      <w:r w:rsidRPr="009A799D">
        <w:rPr>
          <w:rStyle w:val="Style13ptBold"/>
        </w:rPr>
        <w:t>2012</w:t>
      </w:r>
      <w:r w:rsidRPr="009A799D">
        <w:t xml:space="preserve">, "The High Return on Investment for Publicly Funded Research," Center for American Progress, </w:t>
      </w:r>
      <w:hyperlink r:id="rId78" w:history="1">
        <w:r w:rsidRPr="009A799D">
          <w:rPr>
            <w:rStyle w:val="Hyperlink"/>
          </w:rPr>
          <w:t>https://www.americanprogress.org/issues/economy/reports/2012/12/10/47481/the-high-return-on-investment-for-publicly-funded-research/</w:t>
        </w:r>
      </w:hyperlink>
      <w:r w:rsidRPr="009A799D">
        <w:t xml:space="preserve"> Sean Pool is the Science and Innovation Policy Analyst and the Managing Editor of Science Progress, the Center for American Progress’s online science and technology policy journal. Jennifer Erickson is the Director of Competitiveness and Economic Growth at the Center.      ----Taha</w:t>
      </w:r>
    </w:p>
    <w:p w:rsidR="003A472D" w:rsidRPr="009A799D" w:rsidRDefault="003A472D" w:rsidP="004F6BFC">
      <w:pPr>
        <w:rPr>
          <w:sz w:val="16"/>
        </w:rPr>
      </w:pPr>
      <w:r w:rsidRPr="009A799D">
        <w:rPr>
          <w:rStyle w:val="StyleUnderline"/>
        </w:rPr>
        <w:t xml:space="preserve">Investing in innovation pays off. </w:t>
      </w:r>
      <w:r w:rsidRPr="009A799D">
        <w:rPr>
          <w:sz w:val="16"/>
        </w:rPr>
        <w:t xml:space="preserve">The World Economic Forum, an international nongovernmental organization that assesses global business and socioeconomic policy, classified the United States in the 21st century as an “innovation-driven economy.” </w:t>
      </w:r>
      <w:r w:rsidRPr="009A799D">
        <w:rPr>
          <w:rStyle w:val="StyleUnderline"/>
        </w:rPr>
        <w:t>This means that the creation of new wealth depends not just on traditional inputs like natural resources, land, or labor—or on increasing the efficiency of existing capabilities. Rather, new wealth in an innovation-driven economy requires the discovery and development of new ideas to solve old problems; the seizing of new opportunities with technology and ingenuity.</w:t>
      </w:r>
      <w:r w:rsidRPr="009A799D">
        <w:rPr>
          <w:sz w:val="16"/>
        </w:rPr>
        <w:t xml:space="preserve"> But the importance of innovation is not measured simply in new inventions. </w:t>
      </w:r>
      <w:r w:rsidRPr="009A799D">
        <w:rPr>
          <w:rStyle w:val="StyleUnderline"/>
        </w:rPr>
        <w:t>Innovation also requires dissemination through market adoption and public acceptance. While the private sector has a key role to play in making innovation happen, government must provide three key public-good inputs that allow innovation to blossom: investments in human capital, infrastructure, and research</w:t>
      </w:r>
      <w:r w:rsidRPr="009A799D">
        <w:rPr>
          <w:sz w:val="16"/>
        </w:rPr>
        <w:t xml:space="preserve">. January will bring deep budget cuts to all three of these critical innovation investments if President Barack Obama and Washington lawmakers don’t avert the automatic spending cuts in the so-called fiscal showdown debate over how to reduce the deficit. To be sure, deficit reduction is an important national priority, but as President Obama said in 2011, “Cutting the deficit by gutting our investments in innovation and education is like lightening an overloaded airplane by removing its engine. It may make you feel like you’re flying high at first, but it won’t take long before you feel the impact.” The Center for American Progress has previously highlighted how investments in all three areas are critical to our competitiveness. Today we’ll take a closer look at one of these key innovation ingredients: research. Government research provides a high return on investment </w:t>
      </w:r>
      <w:r w:rsidRPr="009A799D">
        <w:rPr>
          <w:rStyle w:val="StyleUnderline"/>
        </w:rPr>
        <w:t xml:space="preserve">To continue leading the world in innovation and welcoming the businesses and industries of the future, the United States must continue its long history of robust investments in research and development in the increasingly interconnected fields of physical sciences, computational sciences, life sciences, social sciences, and engineering. </w:t>
      </w:r>
      <w:r w:rsidRPr="009A799D">
        <w:rPr>
          <w:sz w:val="16"/>
        </w:rPr>
        <w:t xml:space="preserve">The value of these investments is borne out by history. According to economists Charles Jones and John Williams of Stanford University, the National Bureau of Economic Research, and the Federal Reserve Bank of San Francisco, the return on investment for publicly funded scientific research and development is somewhere between 30 percent and 100 percent, or more. Consider just a few of the breakthrough innovations that have stemmed from government investments in research: </w:t>
      </w:r>
      <w:r w:rsidRPr="009A799D">
        <w:rPr>
          <w:rStyle w:val="StyleUnderline"/>
        </w:rPr>
        <w:t xml:space="preserve">Department of Energy labs: 1943–present </w:t>
      </w:r>
      <w:r w:rsidRPr="009A799D">
        <w:rPr>
          <w:sz w:val="16"/>
        </w:rPr>
        <w:t xml:space="preserve">Founded in 1943 to address the need to mobilize our nation’s scientific assets to support the war effort—including the Manhattan Project and development of radar—and then afterward to consolidate and repurpose our national investments in military research. </w:t>
      </w:r>
      <w:r w:rsidRPr="009A799D">
        <w:rPr>
          <w:rStyle w:val="StyleUnderline"/>
        </w:rPr>
        <w:t>What we invested: A few million dollars in the early 1940s, growing to about $5 billion</w:t>
      </w:r>
      <w:r w:rsidRPr="009A799D">
        <w:rPr>
          <w:sz w:val="16"/>
        </w:rPr>
        <w:t xml:space="preserve">, or 0.03 percent of GDP, in 2012. (Note: The Department of Energy labs also receive funding from other government agencies outside the department, bringing the total spending of the system closer to $10 billion.) </w:t>
      </w:r>
      <w:r w:rsidRPr="009A799D">
        <w:rPr>
          <w:rStyle w:val="StyleUnderline"/>
        </w:rPr>
        <w:t xml:space="preserve">What we got: The optical digital recording technology behind all music, video, and data storage; fluorescent lights; communications and observation satellites; advanced batteries now used in electric cars; modern water-purification techniques that make drinking water safe for millions; supercomputers used by government, industry, and consumers every day; more resilient passenger jets; better cancer therapies; and the confirmation that it was an asteroid that killed the dinosaurs 65 million years ago. National Science Foundation: 1950–present </w:t>
      </w:r>
      <w:r w:rsidRPr="009A799D">
        <w:rPr>
          <w:sz w:val="16"/>
        </w:rPr>
        <w:t xml:space="preserve">Championed by Sen. Harley Kilgore of West Virginia, a New Deal politician and small-business man with a deep distrust of the laissez-faire attitude toward science and of large monopolies that at the time controlled much of the country’s scientific enterprise. In response to these issues, the National Science Foundation was founded “to promote the progress of science; to advance the national health, prosperity, and welfare; and to secure the national defense.” </w:t>
      </w:r>
      <w:r w:rsidRPr="009A799D">
        <w:rPr>
          <w:rStyle w:val="StyleUnderline"/>
        </w:rPr>
        <w:t>What we invested: Just $3.5 million for its first full year of operation in 1952 (roughly $29 million in 2012 dollars), growing to $7 billion</w:t>
      </w:r>
      <w:r w:rsidRPr="009A799D">
        <w:rPr>
          <w:sz w:val="16"/>
        </w:rPr>
        <w:t xml:space="preserve">, or 0.05 percent of GDP, in 2012. </w:t>
      </w:r>
      <w:r w:rsidRPr="009A799D">
        <w:rPr>
          <w:rStyle w:val="StyleUnderline"/>
        </w:rPr>
        <w:t>What we got: Google, which was started by a couple of students working on a research project supported by the National Science Foundation, is today worth an estimated $250 billion and employs 54,000 people</w:t>
      </w:r>
      <w:r w:rsidRPr="009A799D">
        <w:rPr>
          <w:sz w:val="16"/>
        </w:rPr>
        <w:t xml:space="preserve">. This alone would pay for nearly all the program’s costs reaching back to its inception, </w:t>
      </w:r>
      <w:r w:rsidRPr="009A799D">
        <w:rPr>
          <w:rStyle w:val="StyleUnderline"/>
        </w:rPr>
        <w:t>but funding has also been instrumental in the development of new technologies and companies in nearly every major industry</w:t>
      </w:r>
      <w:r w:rsidRPr="009A799D">
        <w:rPr>
          <w:sz w:val="16"/>
        </w:rPr>
        <w:t xml:space="preserve">, including advanced electronics, computing, digital communications, environmental resource management, lasers, advanced manufacturing, clean energy, nanotechnology, biotechnology, and higher education. </w:t>
      </w:r>
      <w:r w:rsidRPr="009A799D">
        <w:rPr>
          <w:rStyle w:val="StyleUnderline"/>
        </w:rPr>
        <w:t xml:space="preserve">Defense Advanced Research Projects Agency, or DARPA: 1958–present </w:t>
      </w:r>
      <w:r w:rsidRPr="009A799D">
        <w:rPr>
          <w:sz w:val="16"/>
        </w:rPr>
        <w:t xml:space="preserve">Founded in response to the launch of Sputnik to ensure the United States had cutting-edge military technology, </w:t>
      </w:r>
      <w:r w:rsidRPr="009A799D">
        <w:rPr>
          <w:rStyle w:val="StyleUnderline"/>
        </w:rPr>
        <w:t>the Defense Advanced Research Projects Agency now operates as a small R&amp;D team within the Department of Defense, delivering world-leading technology both on the battlefield</w:t>
      </w:r>
      <w:r w:rsidRPr="009A799D">
        <w:rPr>
          <w:sz w:val="16"/>
        </w:rPr>
        <w:t xml:space="preserve"> (think stealth fighter jets) </w:t>
      </w:r>
      <w:r w:rsidRPr="009A799D">
        <w:rPr>
          <w:rStyle w:val="StyleUnderline"/>
        </w:rPr>
        <w:t>and off (</w:t>
      </w:r>
      <w:r w:rsidRPr="009A799D">
        <w:rPr>
          <w:sz w:val="16"/>
        </w:rPr>
        <w:t xml:space="preserve">think the Internet). Describing itself today as “one hundred geniuses connected by a travel agent,” the agency continues to work with universities and teams across the country to push scientific boundaries, working on projects like a human exoskeleton and mobile robots capable of performing medical operations. </w:t>
      </w:r>
      <w:r w:rsidRPr="009A799D">
        <w:rPr>
          <w:rStyle w:val="StyleUnderline"/>
        </w:rPr>
        <w:t>What we invested: $246 million</w:t>
      </w:r>
      <w:r w:rsidRPr="009A799D">
        <w:rPr>
          <w:sz w:val="16"/>
        </w:rPr>
        <w:t xml:space="preserve"> in the first appropriation in 1962. In 2011 dollars: $1.6 billion. Investment has continued, reaching nearly $3 billion, or 0.02 percent of GDP, in 2012. </w:t>
      </w:r>
      <w:r w:rsidRPr="009A799D">
        <w:rPr>
          <w:rStyle w:val="StyleUnderline"/>
        </w:rPr>
        <w:t xml:space="preserve">What we got: The team that would go on to pioneer technologies that brought us the Internet, the Global Positioning System, and Siri. </w:t>
      </w:r>
      <w:r w:rsidRPr="009A799D">
        <w:rPr>
          <w:sz w:val="16"/>
        </w:rPr>
        <w:t xml:space="preserve">The Apollo Space Program: 1961–1969 Two months after the Soviet Union put the first man in orbit, President John F. Kennedy announced the Apollo Space Program to a joint session of Congress, telling the nation, “No single space project in this period will be more impressive to mankind, or more important in the long-range exploration of space; and none will be so difficult or expensive to accomplish.” He was right. In fixing a national ambition and rallying resources behind it, the United States went from never having put a man in orbit to landing a team on the moon in less than a decade. At the height of Apollo’s efforts, it employed 400,000 Americans and worked with 20,000 partnering institutions. What we invested: $24 billion. In 2011 dollars: $150 billion. What we got: Massive technological advancement and the start of huge opportunities for technology transfer, leading to more than 1,500 successful spinoffs related to areas as disparate as heart monitors, solar panels, and cordless innovation. More recently, we’ve seen a fledgling private-sector American space industry with real growth potential, which in 2012 completed its first cargo delivery to the international space station. Human Genome Project: 1988–2003 Started as a joint project between the Department of Energy and the National Institutes of Health, the Human Genome Project ultimately helped coordinate the work of scientists in countries around the world to map the human genome. In a joint telecast in 2000, President Bill Clinton and U.K. Prime Minister Tony Blair announced the first phase was complete, with a public working draft of the “genetic blueprint for human beings,” ushering in a new era of medical and scientific advancement. What we invested: $3.6 billion, or approximately 0.005 percent of GDP spread out over 15 years. In 2011 dollars: roughly $5.7 billion in total. What we got: Critical tools to help identify, treat, and prevent causes of disease—and huge opportunities for the high-growth American biotechnology industry, which accounts for more than three-quarters of $1 trillion in economic output, or 5.4 percent of GDP, in 2010, and now depends heavily on these advances in genetics. The future of federally funded research </w:t>
      </w:r>
      <w:r w:rsidRPr="009A799D">
        <w:rPr>
          <w:rStyle w:val="StyleUnderline"/>
        </w:rPr>
        <w:t>While we have seen huge and tangible results from our research investments in the past, we are not making the level of investments we need to cultivate innovation in the 21st century</w:t>
      </w:r>
      <w:r w:rsidRPr="009A799D">
        <w:rPr>
          <w:sz w:val="16"/>
        </w:rPr>
        <w:t>. O</w:t>
      </w:r>
      <w:r w:rsidRPr="009A799D">
        <w:rPr>
          <w:rStyle w:val="StyleUnderline"/>
        </w:rPr>
        <w:t>ur national investments in research and development as a percentage of discretionary public spending have fallen from a 17 percent high at the height of the space race in 1962 to about 9 percent today</w:t>
      </w:r>
      <w:r w:rsidRPr="009A799D">
        <w:rPr>
          <w:sz w:val="16"/>
        </w:rPr>
        <w:t xml:space="preserve">, reflecting a shift in priorities of our government. The biggest decline has taken place in civilian research and development, which has dropped significantly as a proportion of both GDP and federal spending. To make matters worse, the automatic budget cuts set to take effect January 1, 2012, would reduce research and development budgets by 8.4 percent on average. And </w:t>
      </w:r>
      <w:r w:rsidRPr="009A799D">
        <w:rPr>
          <w:rStyle w:val="StyleUnderline"/>
        </w:rPr>
        <w:t>independent analysis by the Aerospace Industries Association predicted that these cuts would put 31,000 physical, life, and social scientists across the country out of work, a</w:t>
      </w:r>
      <w:r w:rsidRPr="009A799D">
        <w:rPr>
          <w:sz w:val="16"/>
        </w:rPr>
        <w:t xml:space="preserve">nd reduce the success rate of science research grant applications at the National Science Foundation and National Institutes of Health from an average of about one-in-five to one-in-six. To ensure that the United States remains a leader in the 21st-century innovation economy, we need to double down on our investments in technology, the enabler of long-term efficiency gains and economic growth, and also change the way we think about the converging fields of science, technology, and business. Specifically, we must: Avert severe cuts to U.S. science research that would take effect under sequestration, and put key science agencies—such as the National Science Foundation, the Energy Department’s Office of Science, and the National Institute of Standards and Technology—on a path that will see their budgets double by the end of the decade or sooner, like we did for the National Institutes of Health in the past decade Think more holistically about our national innovation ecosystem by taking steps to help universities and national laboratories—the two biggest performers of federally funded research—and engage with industry to help get good ideas out of the lab and into the market faster Reform our government systems to streamline the grant-making processes for technology, engineering, small business, and community- and region-based economic and workforce-development programs that support clusters of innovation and talent across the country Conclusion </w:t>
      </w:r>
      <w:r w:rsidRPr="009A799D">
        <w:rPr>
          <w:rStyle w:val="StyleUnderline"/>
        </w:rPr>
        <w:t>At a time when economic success in the global market is determined more than ever by the pace of innovation, we cannot afford to reduce our investments in research</w:t>
      </w:r>
      <w:r w:rsidRPr="009A799D">
        <w:rPr>
          <w:sz w:val="16"/>
        </w:rPr>
        <w:t>. As the president said in his State of the Union speech last year, “In America, innovation doesn’t just change our lives, it’s how we make our living.” While innovation may be in our national DNA, we can’t take it for granted.</w:t>
      </w:r>
    </w:p>
    <w:p w:rsidR="003A472D" w:rsidRPr="009A799D" w:rsidRDefault="003A472D" w:rsidP="004F6BFC">
      <w:pPr>
        <w:pStyle w:val="Heading4"/>
        <w:rPr>
          <w:rFonts w:hint="eastAsia"/>
        </w:rPr>
      </w:pPr>
      <w:r w:rsidRPr="009A799D">
        <w:t>Data goes our way</w:t>
      </w:r>
    </w:p>
    <w:p w:rsidR="003A472D" w:rsidRPr="009A799D" w:rsidRDefault="003A472D" w:rsidP="004F6BFC">
      <w:r w:rsidRPr="009A799D">
        <w:t xml:space="preserve">Earl </w:t>
      </w:r>
      <w:r w:rsidRPr="009A799D">
        <w:rPr>
          <w:rStyle w:val="Style13ptBold"/>
        </w:rPr>
        <w:t>Lane</w:t>
      </w:r>
      <w:r w:rsidRPr="009A799D">
        <w:t>, 4-1-</w:t>
      </w:r>
      <w:r w:rsidRPr="009A799D">
        <w:rPr>
          <w:rStyle w:val="Style13ptBold"/>
        </w:rPr>
        <w:t>2012</w:t>
      </w:r>
      <w:r w:rsidRPr="009A799D">
        <w:t xml:space="preserve">, "Research that Pays Off: Experts Make the Case for Federal R&amp;D Spending in Capitol Hill Briefings," AAAS - The World's Largest General Scientific Society, </w:t>
      </w:r>
      <w:hyperlink r:id="rId79" w:history="1">
        <w:r w:rsidRPr="009A799D">
          <w:rPr>
            <w:rStyle w:val="Hyperlink"/>
          </w:rPr>
          <w:t>https://www.aaas.org/news/research-pays-experts-make-case-federal-rd-spending-capitol-hill-briefings</w:t>
        </w:r>
      </w:hyperlink>
      <w:r w:rsidRPr="009A799D">
        <w:t xml:space="preserve"> Earl Lane is the Executive Director, AAAS Kavli Science Journalism Awards Program ----Taha</w:t>
      </w:r>
    </w:p>
    <w:p w:rsidR="003A472D" w:rsidRPr="009A799D" w:rsidRDefault="003A472D" w:rsidP="004F6BFC">
      <w:pPr>
        <w:rPr>
          <w:sz w:val="16"/>
        </w:rPr>
      </w:pPr>
      <w:r w:rsidRPr="009A799D">
        <w:rPr>
          <w:rStyle w:val="StyleUnderline"/>
        </w:rPr>
        <w:t>The computer algorithm that led to the Google search engine and a multi-billion-dollar business was developed by Larry Page and Sergey Brin while they were working as graduate students under part of a $4.5 million National Science Foundation grant for a digital library project at Stanford University</w:t>
      </w:r>
      <w:r w:rsidRPr="009A799D">
        <w:rPr>
          <w:sz w:val="16"/>
        </w:rPr>
        <w:t xml:space="preserve">. </w:t>
      </w:r>
      <w:r w:rsidRPr="009A799D">
        <w:rPr>
          <w:rStyle w:val="StyleUnderline"/>
        </w:rPr>
        <w:t>The Human Genome Project, funded by the federal government at a cost of $5.6 billion</w:t>
      </w:r>
      <w:r w:rsidRPr="009A799D">
        <w:rPr>
          <w:sz w:val="16"/>
        </w:rPr>
        <w:t xml:space="preserve"> (in 2010 dollars) over 13 years, </w:t>
      </w:r>
      <w:r w:rsidRPr="009A799D">
        <w:rPr>
          <w:rStyle w:val="StyleUnderline"/>
        </w:rPr>
        <w:t>has had a fundamental impact on areas as diverse as human health, agriculture, forensics, and veterinary medicine, with an economic payoff in 2010 alone of $67 billion</w:t>
      </w:r>
      <w:r w:rsidRPr="009A799D">
        <w:rPr>
          <w:sz w:val="16"/>
        </w:rPr>
        <w:t xml:space="preserve">, according to a study by the Battelle Memorial Institute. </w:t>
      </w:r>
      <w:r w:rsidRPr="009A799D">
        <w:rPr>
          <w:rStyle w:val="StyleUnderline"/>
        </w:rPr>
        <w:t xml:space="preserve">The iPod, one of Apple’s signature products when it was introduced in 2001, depended on several technologies that grew out of federally funded basic research, including lithium-ion batteries, liquid crystal displays, signal compression, and magnetic storage drives. Such examples help demonstrate the value of federal research and development spending for economic growth and prosperity, an expert panel said during a 16 March discussion sponsored by AAAS and nine other professional societies. </w:t>
      </w:r>
      <w:r w:rsidRPr="009A799D">
        <w:rPr>
          <w:sz w:val="16"/>
        </w:rPr>
        <w:t xml:space="preserve">The discussion on the value of federal R&amp;D, in two identical briefings on the House and Senate sides of Capitol Hill, was organized by AAAS and the University Corporation for Atmospheric Research (UCAR) with sponsorship also by the American Chemical Society, American Geosciences Institute, American Geophysical Union, American Institute of Biological Sciences, ASME (American Society of Mechanical Engineers), American Sociological Association, American Statistical Association, and The Geological Society of America. The briefings, moderated by Vijay Vaitheeswaran, a senior correspondent for The Economist, grappled with the changing landscape for innovation and some of the challenges facing the United States as R&amp;D budgets shrink and competition from abroad increases. While the panelists agreed it is difficult to come up with clear-cut quantitative measures of the impact of federal R&amp;D, they said there is little question that such spending has paid off over the years. </w:t>
      </w:r>
      <w:hyperlink r:id="rId80" w:history="1">
        <w:r w:rsidRPr="009A799D">
          <w:rPr>
            <w:rStyle w:val="Hyperlink"/>
            <w:sz w:val="16"/>
          </w:rPr>
          <w:t xml:space="preserve"> </w:t>
        </w:r>
      </w:hyperlink>
      <w:r w:rsidRPr="009A799D">
        <w:rPr>
          <w:rStyle w:val="StyleUnderline"/>
        </w:rPr>
        <w:t>Fred Block, research professor of sociology at the University of California, Davis, said federal R&amp;D spending has become even more important as large companies have scaled back their investment in basic research.</w:t>
      </w:r>
      <w:r w:rsidRPr="009A799D">
        <w:rPr>
          <w:sz w:val="16"/>
        </w:rPr>
        <w:t xml:space="preserve"> </w:t>
      </w:r>
      <w:r w:rsidRPr="009A799D">
        <w:rPr>
          <w:rStyle w:val="StyleUnderline"/>
        </w:rPr>
        <w:t xml:space="preserve">Publicly funded research laboratories, universities, and small start-up companies—often with the help of federal funds—have now become engines of American innovation. </w:t>
      </w:r>
      <w:r w:rsidRPr="009A799D">
        <w:rPr>
          <w:sz w:val="16"/>
        </w:rPr>
        <w:t>“</w:t>
      </w:r>
      <w:r w:rsidRPr="009A799D">
        <w:rPr>
          <w:rStyle w:val="StyleUnderline"/>
        </w:rPr>
        <w:t>The basic innovation system in the U.S. economy has changed very radically over the last 30 years,” Block said. The dominance of in-house laboratories at large companies has waned</w:t>
      </w:r>
      <w:r w:rsidRPr="009A799D">
        <w:rPr>
          <w:sz w:val="16"/>
        </w:rPr>
        <w:t xml:space="preserve">. </w:t>
      </w:r>
      <w:r w:rsidRPr="009A799D">
        <w:rPr>
          <w:rStyle w:val="StyleUnderline"/>
        </w:rPr>
        <w:t>Many scientists and engineers have “voted with their feet,” he said, and have moved to companies with fewer than 500 employees.</w:t>
      </w:r>
      <w:r w:rsidRPr="009A799D">
        <w:rPr>
          <w:sz w:val="16"/>
        </w:rPr>
        <w:t xml:space="preserve"> Block cited a study of the winners of the “R&amp;D 100” awards that are given out annually by R&amp;D Magazine. In 1975, 47 of the awards were won by Fortune 500 companies, either alone or working in combination. By 2006, that number was just six. Among the 88 U.S. winners of the R&amp;D awards in 2006, Block said, 77 had federal R&amp;D funding. “The federal role has permeated the innovation economy.” Block said the long-term value of R&amp;D, both public and private, is evident in a 2010 study that tracked the growth of output per unit of labor in the U.S. economy from 1948 to 2007. Using data from the U.S. Bureau of Labor Statistics, the study found that the output grew at an annual rate of 2.5%, and 58% of that growth was attributed to the increase of knowledge that comes from investment in R&amp;D. “We have very powerful evidence of the productivity” of R&amp;D spending, Block said, but federal outlays as a percentage of the gross domestic product have been declining. “</w:t>
      </w:r>
      <w:r w:rsidRPr="009A799D">
        <w:rPr>
          <w:rStyle w:val="StyleUnderline"/>
        </w:rPr>
        <w:t xml:space="preserve">When we’re cutting back on that R&amp;D spending, we are eating our seed corn,” Block said, and “upsetting the possibilities of future economic growth and development.” </w:t>
      </w:r>
      <w:r w:rsidRPr="009A799D">
        <w:rPr>
          <w:sz w:val="16"/>
        </w:rPr>
        <w:t xml:space="preserve">Catherine T. (Katie) Hunt, R&amp;D director for Innovation Sourcing &amp; Sustainable Technologies at The Dow Chemical Company, said it is important not only to avoid eating the “seed corn” for economic growth, but also to make sure the ground is well-prepared when that corn is planted. Federal R&amp;D programs, which often cross disciplinary boundaries, she said, help to promote new ideas by bringing together disparate pieces of a research puzzle. </w:t>
      </w:r>
      <w:r w:rsidRPr="009A799D">
        <w:rPr>
          <w:rStyle w:val="StyleUnderline"/>
        </w:rPr>
        <w:t>An open, networked, collaborative approach to the pursuit of innovative ideas is harder to measure than a simple “dollar in, dollar out” model</w:t>
      </w:r>
      <w:r w:rsidRPr="009A799D">
        <w:rPr>
          <w:sz w:val="16"/>
        </w:rPr>
        <w:t>, Vaitheeswaran noted. But that approach is becoming standard. “</w:t>
      </w:r>
      <w:r w:rsidRPr="009A799D">
        <w:rPr>
          <w:rStyle w:val="StyleUnderline"/>
        </w:rPr>
        <w:t>Technologies are converging in unexpected ways</w:t>
      </w:r>
      <w:r w:rsidRPr="009A799D">
        <w:rPr>
          <w:sz w:val="16"/>
        </w:rPr>
        <w:t xml:space="preserve">,” he said, such as the possible role of synthetic biology in the construction of novel organisms for producing clean fuels. And although he described himself as an unabashed enthusiast of the free market, Vaitheeswaran said the federal government, through its R&amp;D spending, is playing an essential role in the new “innovation ecosystem.” Hunt described her company’s continuing commitment to R&amp;D. Dow has 300 primary projects and spends more than $1.65 billion per year on R&amp;D, Hunt said. “It’s important to invest in R&amp;D,” she said. “That’s how you build your innovation pipeline.” </w:t>
      </w:r>
      <w:r w:rsidRPr="009A799D">
        <w:rPr>
          <w:rStyle w:val="StyleUnderline"/>
        </w:rPr>
        <w:t>Hunt mentioned several Dow projects that have benefited from federal R&amp;D investment, including the commercially available Powerhouse Solar Shingles that were developed with the help of Department of Energy funding;</w:t>
      </w:r>
      <w:r w:rsidRPr="009A799D">
        <w:rPr>
          <w:sz w:val="16"/>
        </w:rPr>
        <w:t xml:space="preserve"> lithium-ion cell technology for electric and hybrid vehicles; military and stationary storage applications (being developed by Dow Kokam, a joint venture of Dow, TK Advanced Battery, and Groupe Dassault); and a collaboration with the Department of Energy’s Oak Ridge National Laboratory and others to build lightweight carbon fiber blades for next-generation wind turbines. “This is a very exciting time for manufacturing, especially advanced manufacturing,” Hunt said. She said the solar shingle project, with a pilot manufacturing facility in Midland, Michigan, has been using re-trained auto workers and is expected to create 1275 advanced manufacturing jobs by 2015. Hunt, a former president of the American Chemical Society, drew a few chuckles when she closed her presentation with a quote from Thomas Edison in 1931: “I’d put my money on the sun and solar energy. What a source of power! I hope we don’t have to wait until oil and coal run out before we tackle that.” Simon Tripp, senior director of the Technology Partnership Practice for the Battelle Memorial Institute, also offered an intriguing quote from the past: “An investment in knowledge pays the best interest.” The source? Benjamin Franklin. The investment in knowledge represented by the federally funded Human Genome Project paid off handsomely, according to the study done last year by Battelle (with funding from Life Technologies Foundation). The study found that the genome project had both direct and indirect effects that rippled throughout the economy. The cumulative impact of the human genome sequencing effort from 1988 to 2010 was estimated at $796.3 billion, with $243.9 billion in personal income for U.S. workers and federal tax revenues of $48.9 billion, far more than the $5.6 billion federal investment in the project. The impact of a parallel private genome sequencing project, undertaken by J. Craig Venter and his colleagues at Celera Genomics, was included in Battelle’s broader analysis of functional impacts of genomics R&amp;D in the economy. As the report put it, “The total effort to decode the human genome involved many public and private players over many more years, and the work of entities such as Celera Genomics played an important part.” In 2010 alone, the Battelle study found, genomics directly supported more than 51,000 jobs, and indirectly supported more than 310,000 jobs. Tripp emphasized the importance of the federal Human Genome Project, which got underway a decade before the Celera effort. The Battelle team interviewed chief executive officers of major companies in the biosciences and they agreed that without the federal project “we would be nowhere near where we are today,” Tripp said. Block acknowledged that researchers have struggled to find better methods for measuring the impact of federal R&amp;D spending, but he also noted that federal efforts have much in common with the private sector efforts of venture capitalists. While critics accuse the government of trying to pick “winners” in the marketplace when it hands out R&amp;D funds, he said, venture capitalists also place bets on many companies in hopes that one or two will pay off with ground-breaking technologies. If a federally backed Solyndra fails, Block said, another solar technology start-up using federal funds may well succeed. “We learn from each of these failures.” </w:t>
      </w:r>
      <w:r w:rsidRPr="009A799D">
        <w:rPr>
          <w:rStyle w:val="StyleUnderline"/>
        </w:rPr>
        <w:t>Moreover, Block said, many venture capitalists have become more risk-averse, with an eye always toward the next big thing. The federal government can screen tens of thousands of applications for R&amp;D funding and give feedback and money to researchers and small businesses</w:t>
      </w:r>
      <w:r w:rsidRPr="009A799D">
        <w:rPr>
          <w:sz w:val="16"/>
        </w:rPr>
        <w:t>, he said, without having to look just for the next Amazon.com or the next Google.</w:t>
      </w:r>
    </w:p>
    <w:p w:rsidR="003A472D" w:rsidRPr="009A799D" w:rsidRDefault="003A472D" w:rsidP="004F6BFC"/>
    <w:p w:rsidR="003A472D" w:rsidRPr="009A799D" w:rsidRDefault="003A472D" w:rsidP="004F6BFC">
      <w:pPr>
        <w:pStyle w:val="Heading3"/>
        <w:rPr>
          <w:rFonts w:hint="eastAsia"/>
        </w:rPr>
      </w:pPr>
      <w:r w:rsidRPr="009A799D">
        <w:t>Aff Answers</w:t>
      </w:r>
    </w:p>
    <w:p w:rsidR="003A472D" w:rsidRPr="009A799D" w:rsidRDefault="003A472D" w:rsidP="004F6BFC"/>
    <w:p w:rsidR="003A472D" w:rsidRPr="009A799D" w:rsidRDefault="003A472D" w:rsidP="004F6BFC">
      <w:pPr>
        <w:pStyle w:val="Heading4"/>
        <w:rPr>
          <w:rFonts w:hint="eastAsia"/>
        </w:rPr>
      </w:pPr>
      <w:r w:rsidRPr="009A799D">
        <w:t>CP can’t solve-- immigration is key</w:t>
      </w:r>
    </w:p>
    <w:p w:rsidR="003A472D" w:rsidRPr="009A799D" w:rsidRDefault="003A472D" w:rsidP="004F6BFC">
      <w:pPr>
        <w:rPr>
          <w:rStyle w:val="StyleUnderline"/>
          <w:u w:val="none"/>
        </w:rPr>
      </w:pPr>
      <w:r w:rsidRPr="009A799D">
        <w:t xml:space="preserve">Alana </w:t>
      </w:r>
      <w:r w:rsidRPr="009A799D">
        <w:rPr>
          <w:rStyle w:val="Style13ptBold"/>
        </w:rPr>
        <w:t>Semuels</w:t>
      </w:r>
      <w:r w:rsidRPr="009A799D">
        <w:t>, 2-7-</w:t>
      </w:r>
      <w:r w:rsidRPr="009A799D">
        <w:rPr>
          <w:rStyle w:val="Style13ptBold"/>
        </w:rPr>
        <w:t>2017</w:t>
      </w:r>
      <w:r w:rsidRPr="009A799D">
        <w:t xml:space="preserve">, "How Immigrants Have Contributed to American Inventiveness," Atlantic, </w:t>
      </w:r>
      <w:hyperlink r:id="rId81" w:history="1">
        <w:r w:rsidRPr="009A799D">
          <w:rPr>
            <w:rStyle w:val="Hyperlink"/>
          </w:rPr>
          <w:t>https://www.theatlantic.com/business/archive/2017/02/immigrants-american-inventiveness/515928/</w:t>
        </w:r>
      </w:hyperlink>
      <w:r w:rsidRPr="009A799D">
        <w:t xml:space="preserve"> Alana Semuels is a staff writer at The Atlantic. She was previously a national correspondent for the Los Angeles Times. She cites a study from the University of Chicago and Harvard ----Taha</w:t>
      </w:r>
    </w:p>
    <w:p w:rsidR="003A472D" w:rsidRPr="009A799D" w:rsidRDefault="003A472D" w:rsidP="004F6BFC">
      <w:pPr>
        <w:rPr>
          <w:sz w:val="16"/>
        </w:rPr>
      </w:pPr>
      <w:r w:rsidRPr="009A799D">
        <w:rPr>
          <w:rStyle w:val="StyleUnderline"/>
        </w:rPr>
        <w:t>Immigrants have helped generate some of America’s most beloved inventions</w:t>
      </w:r>
      <w:r w:rsidRPr="009A799D">
        <w:rPr>
          <w:sz w:val="16"/>
        </w:rPr>
        <w:t>. Alexander Graham Bell, born in Scotland, helped develop the telephone. David Lindquist, a Swede, was the chief engineer at Otis, and pioneered the electric elevator. Herman Frasch, born in Germany, worked in America on a process that would become fracking. Countries don’t only welcome immigrants because they are good inventors; the best argument for allowing people to migrate from places of conflict or economic malaise might be basic human decency—which is one reason there is so much uproar over President Trump’s executive order limiting immigration from seven majority-Muslim countries. But immigrants are also essential to America’s innovative spirit: Tech companies including Apple, Google, and Facebook</w:t>
      </w:r>
      <w:hyperlink r:id="rId82" w:history="1">
        <w:r w:rsidRPr="009A799D">
          <w:rPr>
            <w:rStyle w:val="Hyperlink"/>
            <w:sz w:val="16"/>
          </w:rPr>
          <w:t xml:space="preserve"> filed an amicus brief</w:t>
        </w:r>
      </w:hyperlink>
      <w:r w:rsidRPr="009A799D">
        <w:rPr>
          <w:sz w:val="16"/>
        </w:rPr>
        <w:t xml:space="preserve"> protesting that the ban “threatens companies’ ability to attract talent, business, and investment to the United States.” </w:t>
      </w:r>
      <w:r w:rsidRPr="009A799D">
        <w:rPr>
          <w:rStyle w:val="StyleUnderline"/>
        </w:rPr>
        <w:t xml:space="preserve">Immigrants have historically helped boost the ingenuity of some American regions and industries, according to a </w:t>
      </w:r>
      <w:hyperlink r:id="rId83" w:anchor="fromrss" w:history="1">
        <w:r w:rsidRPr="009A799D">
          <w:rPr>
            <w:rStyle w:val="StyleUnderline"/>
          </w:rPr>
          <w:t>new paper</w:t>
        </w:r>
      </w:hyperlink>
      <w:r w:rsidRPr="009A799D">
        <w:rPr>
          <w:rStyle w:val="StyleUnderline"/>
        </w:rPr>
        <w:t xml:space="preserve"> by the University of Chicago economists Ufuk Akcigit and John Grigsby</w:t>
      </w:r>
      <w:r w:rsidRPr="009A799D">
        <w:rPr>
          <w:sz w:val="16"/>
        </w:rPr>
        <w:t xml:space="preserve">, and Harvard Business School’s Tom Nicholas. </w:t>
      </w:r>
      <w:r w:rsidRPr="009A799D">
        <w:rPr>
          <w:rStyle w:val="StyleUnderline"/>
        </w:rPr>
        <w:t>The authors looked at sectors with higher shares of foreign-born inventors between 1940 and 2000, and found that those areas produced more patents and inventions</w:t>
      </w:r>
      <w:r w:rsidRPr="009A799D">
        <w:rPr>
          <w:sz w:val="16"/>
        </w:rPr>
        <w:t xml:space="preserve"> than those with a higher share of native-born inventors. (This is similar to findings in a</w:t>
      </w:r>
      <w:hyperlink r:id="rId84" w:anchor="page_scan_tab_contents" w:history="1">
        <w:r w:rsidRPr="009A799D">
          <w:rPr>
            <w:rStyle w:val="Hyperlink"/>
            <w:sz w:val="16"/>
          </w:rPr>
          <w:t xml:space="preserve"> 2014 paper</w:t>
        </w:r>
      </w:hyperlink>
      <w:r w:rsidRPr="009A799D">
        <w:rPr>
          <w:sz w:val="16"/>
        </w:rPr>
        <w:t xml:space="preserve"> that found that fields welcoming a large number of Jewish emigres from Nazi Germany saw patents rise 31 percent.) Why count patents? </w:t>
      </w:r>
      <w:r w:rsidRPr="009A799D">
        <w:rPr>
          <w:rStyle w:val="StyleUnderline"/>
        </w:rPr>
        <w:t xml:space="preserve">Patents are associated with economic growth: In </w:t>
      </w:r>
      <w:hyperlink r:id="rId85" w:history="1">
        <w:r w:rsidRPr="009A799D">
          <w:rPr>
            <w:rStyle w:val="StyleUnderline"/>
          </w:rPr>
          <w:t>a separate paper</w:t>
        </w:r>
      </w:hyperlink>
      <w:r w:rsidRPr="009A799D">
        <w:rPr>
          <w:rStyle w:val="StyleUnderline"/>
        </w:rPr>
        <w:t>, the authors find that the states with higher shares of patents filed experienced more economic growth than those that were less inventive. Akcigit and colleagues also looked at geographic areas with high numbers of immigrants and found those produced more inventions and patents. In the most inventive states—New York, New Jersey, Illinois, and Massachusetts—20.6 percent of the population were international migrants</w:t>
      </w:r>
      <w:r w:rsidRPr="009A799D">
        <w:rPr>
          <w:sz w:val="16"/>
        </w:rPr>
        <w:t xml:space="preserve">. In the least inventive states, just 1.7 percent were international migrants. (The authors controlled for population density by examining the number of patents filed and number of immigrants per capita.) </w:t>
      </w:r>
      <w:r w:rsidRPr="009A799D">
        <w:rPr>
          <w:rStyle w:val="StyleUnderline"/>
        </w:rPr>
        <w:t>These findings are similar to a</w:t>
      </w:r>
      <w:hyperlink r:id="rId86" w:history="1">
        <w:r w:rsidRPr="009A799D">
          <w:rPr>
            <w:rStyle w:val="StyleUnderline"/>
          </w:rPr>
          <w:t xml:space="preserve"> widely-cited</w:t>
        </w:r>
      </w:hyperlink>
      <w:r w:rsidRPr="009A799D">
        <w:rPr>
          <w:rStyle w:val="StyleUnderline"/>
        </w:rPr>
        <w:t xml:space="preserve"> paper from 2009 by Jennifer Hunt of McGill University and Marjolaine Gauthier-Loiselle of Princeton, which found that immigrants file patents at double the native rate, primarily because more immigrants hold degrees in science and engineering</w:t>
      </w:r>
      <w:r w:rsidRPr="009A799D">
        <w:rPr>
          <w:sz w:val="16"/>
        </w:rPr>
        <w:t xml:space="preserve">. A one-percentage-point rise in the share of immigrant college graduates, they found, increases patents per capita by 6 percent. </w:t>
      </w:r>
      <w:r w:rsidRPr="009A799D">
        <w:rPr>
          <w:rStyle w:val="StyleUnderline"/>
        </w:rPr>
        <w:t>There are a few reasons why immigrants have produced these innovation bumps</w:t>
      </w:r>
      <w:r w:rsidRPr="009A799D">
        <w:rPr>
          <w:sz w:val="16"/>
        </w:rPr>
        <w:t xml:space="preserve">, Nicholas, of Harvard, told me. </w:t>
      </w:r>
      <w:r w:rsidRPr="009A799D">
        <w:rPr>
          <w:rStyle w:val="StyleUnderline"/>
        </w:rPr>
        <w:t>Immigrants might have come to the U.S. specifically to work in growing fields, and so had ideas and expertise they had cultivated before they arrived. When they arrived, they were able to quickly turn those ideas into patents in a way that would have been more difficult in other countries with weaker intellectual-property protections</w:t>
      </w:r>
      <w:r w:rsidRPr="009A799D">
        <w:rPr>
          <w:sz w:val="16"/>
        </w:rPr>
        <w:t xml:space="preserve">. For example, the amount it cost to hold a patent to a term of 17 years in 1900 cost just 11 percent of what it cost in the United Kingdom in the same year. What’s more, as Hunt points out, many immigrants have expertise and interest in fields like science and engineering where there are fewer native-born specialists,, and which are more conducive to patents and invention. </w:t>
      </w:r>
      <w:r w:rsidRPr="009A799D">
        <w:rPr>
          <w:rStyle w:val="StyleUnderline"/>
        </w:rPr>
        <w:t>In addition, because they had some discretion in choosing their destination city, some immigrant inventors might have sought out geographic areas where there were other people working in similar fields</w:t>
      </w:r>
      <w:r w:rsidRPr="009A799D">
        <w:rPr>
          <w:sz w:val="16"/>
        </w:rPr>
        <w:t xml:space="preserve">. </w:t>
      </w:r>
      <w:r w:rsidRPr="009A799D">
        <w:rPr>
          <w:rStyle w:val="StyleUnderline"/>
        </w:rPr>
        <w:t>This would create what economists refer to as spillover, which is when the presence of a bunch of experts in one geographic area leads to the generation of more ideas because people share notes and collaborate</w:t>
      </w:r>
      <w:r w:rsidRPr="009A799D">
        <w:rPr>
          <w:sz w:val="16"/>
        </w:rPr>
        <w:t xml:space="preserve">. For example, a number of immigrants, including a Canadian, a Belgian and a Russian, worked together at the Radio Corporation of America to create the first electron microscope. All this innovation is about more than just advancing science—technological change drives economic growth, and so immigrants have been key to helping produce growth in the U.S. economy, which can raise living standards and produce widespread prosperity. </w:t>
      </w:r>
      <w:r w:rsidRPr="009A799D">
        <w:rPr>
          <w:rStyle w:val="StyleUnderline"/>
        </w:rPr>
        <w:t>A reduction in the number of immigrants coming into the U.S., then, could affect U.S. growth. “Any lack of innovative capacity will lead to economic growth drying</w:t>
      </w:r>
      <w:r w:rsidRPr="009A799D">
        <w:rPr>
          <w:sz w:val="16"/>
        </w:rPr>
        <w:t xml:space="preserve"> up,” Nicholas said. “If a major source of innovation is immigrants, and that source stops, you would be worried about economic growth more generally.” Many leaders, most notably President Trump, have worried about the American economy’s</w:t>
      </w:r>
      <w:hyperlink r:id="rId87" w:history="1">
        <w:r w:rsidRPr="009A799D">
          <w:rPr>
            <w:rStyle w:val="Hyperlink"/>
            <w:sz w:val="16"/>
          </w:rPr>
          <w:t xml:space="preserve"> slowing growth</w:t>
        </w:r>
      </w:hyperlink>
      <w:r w:rsidRPr="009A799D">
        <w:rPr>
          <w:sz w:val="16"/>
        </w:rPr>
        <w:t xml:space="preserve"> numbers. Economists are trying to come up with an explanation for why the U.S.’s gross domestic product isn’t growing at a rate of 3 percent, as it did in the past. Allowing in more immigrants is probably not the answer; the U.S. is now accepting more high-skilled immigrants than it did in the past. But that could change, too, and not just because of the recent ban: Trump has spoken about</w:t>
      </w:r>
      <w:hyperlink r:id="rId88" w:history="1">
        <w:r w:rsidRPr="009A799D">
          <w:rPr>
            <w:rStyle w:val="Hyperlink"/>
            <w:sz w:val="16"/>
          </w:rPr>
          <w:t xml:space="preserve"> revamping</w:t>
        </w:r>
      </w:hyperlink>
      <w:r w:rsidRPr="009A799D">
        <w:rPr>
          <w:sz w:val="16"/>
        </w:rPr>
        <w:t xml:space="preserve"> the H-1B visa program, which allocates visas to skilled foreigners, in a way that could allow in fewer immigrants. The administration doesn’t seem to be aware that any further reductions in immigration could have very real impacts on American innovation. And that could mean less, rather than more, growth, in the U.S. economy.</w:t>
      </w:r>
    </w:p>
    <w:p w:rsidR="003A472D" w:rsidRPr="009A799D" w:rsidRDefault="003A472D" w:rsidP="004F6BFC">
      <w:pPr>
        <w:pStyle w:val="Heading4"/>
        <w:rPr>
          <w:rFonts w:hint="eastAsia"/>
        </w:rPr>
      </w:pPr>
      <w:r w:rsidRPr="009A799D">
        <w:t>Spending isn’t key to R&amp;D – No statistical correlation</w:t>
      </w:r>
    </w:p>
    <w:p w:rsidR="003A472D" w:rsidRPr="009A799D" w:rsidRDefault="003A472D" w:rsidP="004F6BFC">
      <w:r w:rsidRPr="009A799D">
        <w:t xml:space="preserve">Tendayi </w:t>
      </w:r>
      <w:r w:rsidRPr="009A799D">
        <w:rPr>
          <w:rStyle w:val="Style13ptBold"/>
        </w:rPr>
        <w:t>Viki</w:t>
      </w:r>
      <w:r w:rsidRPr="009A799D">
        <w:t>, 8-21-</w:t>
      </w:r>
      <w:r w:rsidRPr="009A799D">
        <w:rPr>
          <w:rStyle w:val="Style13ptBold"/>
        </w:rPr>
        <w:t>2016</w:t>
      </w:r>
      <w:r w:rsidRPr="009A799D">
        <w:t xml:space="preserve">, "Why R&amp;D Spending Is Not A Measure Of Innovation," Forbes, </w:t>
      </w:r>
      <w:hyperlink r:id="rId89" w:history="1">
        <w:r w:rsidRPr="009A799D">
          <w:rPr>
            <w:rStyle w:val="Hyperlink"/>
          </w:rPr>
          <w:t>https://www.forbes.com/sites/tendayiviki/2016/08/21/why-rd-spending-is-not-a-measure-of-innovation/</w:t>
        </w:r>
      </w:hyperlink>
      <w:r w:rsidRPr="009A799D">
        <w:t xml:space="preserve"> Tendayi Viki is Managing Partner at Benneli Jacobs, a strategy and innovation consultancy firm that helps large companies develop internal ecosystems to innovate for the future, while running their core business.           ----Taha</w:t>
      </w:r>
    </w:p>
    <w:p w:rsidR="003A472D" w:rsidRPr="009A799D" w:rsidRDefault="003A472D" w:rsidP="004F6BFC">
      <w:pPr>
        <w:rPr>
          <w:sz w:val="16"/>
        </w:rPr>
      </w:pPr>
      <w:r w:rsidRPr="009A799D">
        <w:rPr>
          <w:rStyle w:val="StyleUnderline"/>
        </w:rPr>
        <w:t xml:space="preserve">When it comes to R&amp;D spending, corporate leaders often want to know what others are doing. How much are other companies in different industries spending on R&amp;D? </w:t>
      </w:r>
      <w:r w:rsidRPr="009A799D">
        <w:rPr>
          <w:sz w:val="16"/>
        </w:rPr>
        <w:t xml:space="preserve">Leaders want to know the level of spending in absolute terms (i.e. total expenditure), and also as a percentage of revenue. </w:t>
      </w:r>
      <w:r w:rsidRPr="009A799D">
        <w:rPr>
          <w:rStyle w:val="StyleUnderline"/>
        </w:rPr>
        <w:t xml:space="preserve">The presumption is that R&amp;D spending is somehow connected to increased innovation, revenue growth and profits. </w:t>
      </w:r>
      <w:r w:rsidRPr="009A799D">
        <w:rPr>
          <w:sz w:val="16"/>
        </w:rPr>
        <w:t xml:space="preserve">However, leaders may be asking the wrong questions here. A focus on R&amp;D spending might be a good way to gauge best practice within an industry, but it is not a measure of how innovative any company really is. Having a great R&amp;D process and achieving market success with the technologies we invent are two different things. </w:t>
      </w:r>
      <w:hyperlink r:id="rId90" w:tgtFrame="_blank" w:history="1">
        <w:r w:rsidRPr="009A799D">
          <w:rPr>
            <w:rStyle w:val="StyleUnderline"/>
          </w:rPr>
          <w:t>Strategy&amp;</w:t>
        </w:r>
      </w:hyperlink>
      <w:r w:rsidRPr="009A799D">
        <w:rPr>
          <w:rStyle w:val="StyleUnderline"/>
        </w:rPr>
        <w:t>, a business unit within PriceWaterhouseCoopers, has been publishing an annual report of the</w:t>
      </w:r>
      <w:hyperlink r:id="rId91" w:tgtFrame="_blank" w:history="1">
        <w:r w:rsidRPr="009A799D">
          <w:rPr>
            <w:rStyle w:val="StyleUnderline"/>
          </w:rPr>
          <w:t xml:space="preserve"> top 1000 most innovative companies </w:t>
        </w:r>
      </w:hyperlink>
      <w:r w:rsidRPr="009A799D">
        <w:rPr>
          <w:rStyle w:val="StyleUnderline"/>
        </w:rPr>
        <w:t>in the world for over 12 years now. In that time, it has found no statistically significant relationship between R&amp;D spending and sustained financial performance</w:t>
      </w:r>
      <w:r w:rsidRPr="009A799D">
        <w:rPr>
          <w:sz w:val="16"/>
        </w:rPr>
        <w:t xml:space="preserve">. </w:t>
      </w:r>
      <w:r w:rsidRPr="009A799D">
        <w:rPr>
          <w:rStyle w:val="StyleUnderline"/>
        </w:rPr>
        <w:t>Its findings apply to total R&amp;D spend, as well as R&amp;D spending as a percent of revenues</w:t>
      </w:r>
      <w:r w:rsidRPr="009A799D">
        <w:rPr>
          <w:sz w:val="16"/>
        </w:rPr>
        <w:t xml:space="preserve">. </w:t>
      </w:r>
      <w:r w:rsidRPr="009A799D">
        <w:rPr>
          <w:rStyle w:val="StyleUnderline"/>
        </w:rPr>
        <w:t>Spending on R&amp;D is not related to growth in sales or profits, increases in market capitalization or shareholder returns</w:t>
      </w:r>
      <w:r w:rsidRPr="009A799D">
        <w:rPr>
          <w:sz w:val="16"/>
        </w:rPr>
        <w:t xml:space="preserve">. In every single annual report that Strategy&amp; has published, </w:t>
      </w:r>
      <w:r w:rsidRPr="009A799D">
        <w:rPr>
          <w:rStyle w:val="StyleUnderline"/>
        </w:rPr>
        <w:t xml:space="preserve">the top 10 most innovative companies are rarely the top 10 spenders on R&amp;D. </w:t>
      </w:r>
      <w:r w:rsidRPr="009A799D">
        <w:rPr>
          <w:sz w:val="16"/>
        </w:rPr>
        <w:t xml:space="preserve">Strategy&amp;’s research makes it clear that it is not the amount of money spent on R&amp;D that produces innovation success. But why might this be the case? </w:t>
      </w:r>
      <w:hyperlink r:id="rId92" w:tgtFrame="_blank" w:history="1">
        <w:r w:rsidRPr="009A799D">
          <w:rPr>
            <w:rStyle w:val="Hyperlink"/>
            <w:sz w:val="16"/>
          </w:rPr>
          <w:t>Steve Blank</w:t>
        </w:r>
      </w:hyperlink>
      <w:r w:rsidRPr="009A799D">
        <w:rPr>
          <w:sz w:val="16"/>
        </w:rPr>
        <w:t xml:space="preserve"> distinguishes between technical risk and market risk. Technical risk is about whether a company is capable of creating new technologies and making them work. In contrast, market risk is about whether customers will buy and use the product, even if the technology works. </w:t>
      </w:r>
      <w:r w:rsidRPr="009A799D">
        <w:rPr>
          <w:rStyle w:val="StyleUnderline"/>
        </w:rPr>
        <w:t>Innovation is about solving for both technical and market risk. The challenge with R&amp;D labs is that they have traditionally focused on solving for technical risk only.</w:t>
      </w:r>
      <w:r w:rsidRPr="009A799D">
        <w:rPr>
          <w:sz w:val="16"/>
        </w:rPr>
        <w:t xml:space="preserve"> </w:t>
      </w:r>
      <w:r w:rsidRPr="009A799D">
        <w:rPr>
          <w:rStyle w:val="StyleUnderline"/>
        </w:rPr>
        <w:t>While this might increase a company’s number of patentable technologies, it does not guarantee the success of those technologies in the market</w:t>
      </w:r>
      <w:r w:rsidRPr="009A799D">
        <w:rPr>
          <w:sz w:val="16"/>
        </w:rPr>
        <w:t xml:space="preserve">. To solve for market risk, companies need innovation frameworks and processes that allow them to search for sustainable business models. </w:t>
      </w:r>
      <w:r w:rsidRPr="009A799D">
        <w:rPr>
          <w:rStyle w:val="StyleUnderline"/>
        </w:rPr>
        <w:t>Innovation requires that companies develop a deep understanding of customer needs in order to be able to make products people want. The ability to create products that serve genuine customer needs is the foundation for successful innovation.</w:t>
      </w:r>
      <w:r w:rsidRPr="009A799D">
        <w:rPr>
          <w:sz w:val="16"/>
        </w:rPr>
        <w:t xml:space="preserve"> In addition to making products people want, companies also need to develop good business models to support those products. Their work here is to figure out whether they can create and deliver customer value in a manner that is sustainably profitable. </w:t>
      </w:r>
      <w:r w:rsidRPr="009A799D">
        <w:rPr>
          <w:rStyle w:val="StyleUnderline"/>
        </w:rPr>
        <w:t>A successful innovation process has very little to do with the exact amounts of money we spend. It is true that we do not want to starve our R&amp;D labs of money and resources</w:t>
      </w:r>
      <w:r w:rsidRPr="009A799D">
        <w:rPr>
          <w:sz w:val="16"/>
        </w:rPr>
        <w:t xml:space="preserve">. Benchmarking our own expenditures against industry standards is a good way to ensure that we have a healthy R&amp;D </w:t>
      </w:r>
      <w:r w:rsidRPr="009A799D">
        <w:rPr>
          <w:rStyle w:val="StyleUnderline"/>
        </w:rPr>
        <w:t>department. But even more important is how we spend the money we are investing in R&amp;D. Companies must align R&amp;D with strategy and ensure that they have robust innovation management processes in place to take products to market</w:t>
      </w:r>
      <w:r w:rsidRPr="009A799D">
        <w:rPr>
          <w:sz w:val="16"/>
        </w:rPr>
        <w:t xml:space="preserve">. </w:t>
      </w:r>
      <w:hyperlink r:id="rId93" w:tgtFrame="_self" w:history="1">
        <w:r w:rsidRPr="009A799D">
          <w:rPr>
            <w:rStyle w:val="Hyperlink"/>
            <w:sz w:val="16"/>
          </w:rPr>
          <w:t>Leadership</w:t>
        </w:r>
      </w:hyperlink>
      <w:r w:rsidRPr="009A799D">
        <w:rPr>
          <w:sz w:val="16"/>
        </w:rPr>
        <w:t xml:space="preserve"> teams need to understand that: innovation = invention + customer value + business model All three elements of innovation need investment and management. So beyond asking how much other companies spend on R&amp;D, more important questions are: How do successful innovators manage their R&amp;D investments? What do they actually spend their money on? What are their innovation management processes? What do successful innovators do day to day to test and prepare their products for the market? Knowing the answers to these questions is by far more important than knowing how much money is spent on R&amp;D.</w:t>
      </w:r>
    </w:p>
    <w:p w:rsidR="003A472D" w:rsidRPr="009A799D" w:rsidRDefault="003A472D" w:rsidP="004F6BFC">
      <w:pPr>
        <w:pStyle w:val="Heading4"/>
        <w:rPr>
          <w:rFonts w:hint="eastAsia"/>
        </w:rPr>
      </w:pPr>
      <w:r w:rsidRPr="009A799D">
        <w:t>Immigrants are key to patents and GDP growth-- that’s the only way to solve innovation</w:t>
      </w:r>
    </w:p>
    <w:p w:rsidR="003A472D" w:rsidRPr="009A799D" w:rsidRDefault="003A472D" w:rsidP="004F6BFC">
      <w:r w:rsidRPr="009A799D">
        <w:t xml:space="preserve">Nicholas </w:t>
      </w:r>
      <w:r w:rsidRPr="009A799D">
        <w:rPr>
          <w:rStyle w:val="Style13ptBold"/>
        </w:rPr>
        <w:t>Pellow</w:t>
      </w:r>
      <w:r w:rsidRPr="009A799D">
        <w:t>, 5-10-</w:t>
      </w:r>
      <w:r w:rsidRPr="009A799D">
        <w:rPr>
          <w:rStyle w:val="Style13ptBold"/>
        </w:rPr>
        <w:t>2017</w:t>
      </w:r>
      <w:r w:rsidRPr="009A799D">
        <w:t xml:space="preserve">, "Innovation, Skilled Immigrants, and Why We Need More of Them," Chicago Policy Review, </w:t>
      </w:r>
      <w:hyperlink r:id="rId94" w:history="1">
        <w:r w:rsidRPr="009A799D">
          <w:rPr>
            <w:rStyle w:val="Hyperlink"/>
          </w:rPr>
          <w:t>http://chicagopolicyreview.org/2017/05/10/innovation-skilled-immigrants-and-why-we-need-more-of-them/</w:t>
        </w:r>
      </w:hyperlink>
      <w:r w:rsidRPr="009A799D">
        <w:t xml:space="preserve"> Nick Pellow is the Senior Editor at the Chicago Policy Review and specializes in Finance &amp; Economics ----Taha</w:t>
      </w:r>
    </w:p>
    <w:p w:rsidR="003A472D" w:rsidRPr="009A799D" w:rsidRDefault="003A472D" w:rsidP="004F6BFC">
      <w:pPr>
        <w:rPr>
          <w:rStyle w:val="StyleUnderline"/>
        </w:rPr>
      </w:pPr>
      <w:r w:rsidRPr="009A799D">
        <w:rPr>
          <w:sz w:val="16"/>
        </w:rPr>
        <w:t xml:space="preserve">The immigration debate playing out in the United States is beleaguered by concerns over whether unskilled immigrant workers are undermining the economic position of low-skilled American citizens. </w:t>
      </w:r>
      <w:r w:rsidRPr="009A799D">
        <w:rPr>
          <w:rStyle w:val="StyleUnderline"/>
        </w:rPr>
        <w:t>But concern over low-skilled immigration may be overshadowing discussion of high-skilled immigration, a less controversial but arguably more impactful domain of immigration policy</w:t>
      </w:r>
      <w:r w:rsidRPr="009A799D">
        <w:rPr>
          <w:sz w:val="16"/>
        </w:rPr>
        <w:t xml:space="preserve">. Economists Jennifer Hunt and Marjolaine Gauthier-Loiselle, </w:t>
      </w:r>
      <w:hyperlink r:id="rId95" w:tgtFrame="_blank" w:history="1">
        <w:r w:rsidRPr="009A799D">
          <w:rPr>
            <w:rStyle w:val="Hyperlink"/>
            <w:sz w:val="16"/>
          </w:rPr>
          <w:t>in a 2010 paper</w:t>
        </w:r>
      </w:hyperlink>
      <w:r w:rsidRPr="009A799D">
        <w:rPr>
          <w:sz w:val="16"/>
        </w:rPr>
        <w:t xml:space="preserve">, shed new light on the significant value skilled immigrants bring by offering a key insight into their impact on patenting. </w:t>
      </w:r>
      <w:r w:rsidRPr="009A799D">
        <w:rPr>
          <w:rStyle w:val="StyleUnderline"/>
        </w:rPr>
        <w:t>Hunt and Gauthier-Loiselle use patenting a new product or technology as a proxy for economic innovation in their paper because patents embody a newfound capacity to produce novel goods or similar goods at lower costs. During the 1990s</w:t>
      </w:r>
      <w:r w:rsidRPr="009A799D">
        <w:rPr>
          <w:sz w:val="16"/>
        </w:rPr>
        <w:t xml:space="preserve">, </w:t>
      </w:r>
      <w:r w:rsidRPr="009A799D">
        <w:rPr>
          <w:rStyle w:val="StyleUnderline"/>
        </w:rPr>
        <w:t>immigrants increased patenting by as much as 18 percent</w:t>
      </w:r>
      <w:r w:rsidRPr="009A799D">
        <w:rPr>
          <w:sz w:val="16"/>
        </w:rPr>
        <w:t xml:space="preserve">, </w:t>
      </w:r>
      <w:r w:rsidRPr="009A799D">
        <w:rPr>
          <w:rStyle w:val="StyleUnderline"/>
        </w:rPr>
        <w:t>which translated into approximately 1.4 to 2.4 percent increased growth in GDP.</w:t>
      </w:r>
      <w:r w:rsidRPr="009A799D">
        <w:rPr>
          <w:sz w:val="16"/>
        </w:rPr>
        <w:t xml:space="preserve"> he authors begin their study by defining skilled immigrants within three overlapping categories: those with college degrees, those with post-college degrees, and those working specifically in science and engineering. Using data from the 2003 National Survey of College Graduates, the researchers analyze this data using regression analysis that separates differences in patenting rates by characteristics such as college attainment, post-college attainment, STEM training, and whether an individual is foreign-born. </w:t>
      </w:r>
      <w:r w:rsidRPr="009A799D">
        <w:rPr>
          <w:rStyle w:val="StyleUnderline"/>
        </w:rPr>
        <w:t>The study finds that skilled immigrants both apply for and receive patents at higher rates than native-born individuals. This is mainly because immigrants tend to work in science and engineering at higher rates.</w:t>
      </w:r>
      <w:r w:rsidRPr="009A799D">
        <w:rPr>
          <w:sz w:val="16"/>
        </w:rPr>
        <w:t xml:space="preserve"> Digging deeper, </w:t>
      </w:r>
      <w:r w:rsidRPr="009A799D">
        <w:rPr>
          <w:rStyle w:val="StyleUnderline"/>
        </w:rPr>
        <w:t>the researchers show that foreign-born persons with a college degree patented twice as often per capita as natives with a college degree</w:t>
      </w:r>
      <w:r w:rsidRPr="009A799D">
        <w:rPr>
          <w:sz w:val="16"/>
        </w:rPr>
        <w:t xml:space="preserve"> (1.9 percent of immigrants compared to 0.9 percent of natives). </w:t>
      </w:r>
      <w:r w:rsidRPr="009A799D">
        <w:rPr>
          <w:rStyle w:val="StyleUnderline"/>
        </w:rPr>
        <w:t>Immigrants with post-college degrees patented at a rate of 3.6 percent per capita, compared to 1.3 percent of natives with post-college degrees</w:t>
      </w:r>
      <w:r w:rsidRPr="009A799D">
        <w:rPr>
          <w:sz w:val="16"/>
        </w:rPr>
        <w:t xml:space="preserve">. </w:t>
      </w:r>
      <w:r w:rsidRPr="009A799D">
        <w:rPr>
          <w:rStyle w:val="StyleUnderline"/>
        </w:rPr>
        <w:t>When it came to people working in science and engineering, the differences are not as large, but they are still evident. Immigrant scientists and engineers patented at a 6.2 percent per capita, while native scientists patented only at a rate of 4.9 percent</w:t>
      </w:r>
      <w:r w:rsidRPr="009A799D">
        <w:rPr>
          <w:sz w:val="16"/>
        </w:rPr>
        <w:t xml:space="preserve">. In short, </w:t>
      </w:r>
      <w:r w:rsidRPr="009A799D">
        <w:rPr>
          <w:rStyle w:val="StyleUnderline"/>
        </w:rPr>
        <w:t>immigrants living in the United States hold more patents per capita than natives</w:t>
      </w:r>
      <w:r w:rsidRPr="009A799D">
        <w:rPr>
          <w:sz w:val="16"/>
        </w:rPr>
        <w:t xml:space="preserve">. In addition, the authors found no difference in patent rates based on skill level, controlling for age, sex, and employment status. This implies that the only difference causing the higher rates of patenting by immigrants was their higher rates of education and work in science and engineering. </w:t>
      </w:r>
      <w:r w:rsidRPr="009A799D">
        <w:rPr>
          <w:rStyle w:val="StyleUnderline"/>
        </w:rPr>
        <w:t>The authors then checked for spillover effects from immigrants’ increased patenting that might alter the rate of patenting by natives. A positive spillover could be that more skilled immigrants provide a critical mass of researchers,</w:t>
      </w:r>
      <w:r w:rsidRPr="009A799D">
        <w:rPr>
          <w:sz w:val="16"/>
        </w:rPr>
        <w:t xml:space="preserve"> speeding up patent production for immigrants and natives alike. A negative spillover effect could be that natives are deterred from entering the fields of science and engineering because of competition with immigrants. </w:t>
      </w:r>
      <w:r w:rsidRPr="009A799D">
        <w:rPr>
          <w:rStyle w:val="StyleUnderline"/>
        </w:rPr>
        <w:t>The researchers used U.S. census data from 1940–2000 as well as data from the U.S. Patent and Trademark Office and found positive spillover effects. States that had a larger growth in skilled immigrants had a larger increase in patents than would be expected given individual data alone</w:t>
      </w:r>
      <w:r w:rsidRPr="009A799D">
        <w:rPr>
          <w:sz w:val="16"/>
        </w:rPr>
        <w:t xml:space="preserve">. </w:t>
      </w:r>
      <w:r w:rsidRPr="009A799D">
        <w:rPr>
          <w:rStyle w:val="StyleUnderline"/>
        </w:rPr>
        <w:t xml:space="preserve">When skilled immigrants clustered in similar locations, their clustering gave an added boost to patenting rates. </w:t>
      </w:r>
      <w:r w:rsidRPr="009A799D">
        <w:rPr>
          <w:sz w:val="16"/>
        </w:rPr>
        <w:t>Using a crude calculation based on work done by Jeffrey L. Furman, Michael E. Port and Scott Stern in 2002, which showed a correlation between patent rates and a country’s GDP, the researchers concluded their study with an estimate that the additional patents generated in the U.S. by skilled immigrants during the 1990s added 1.4 to 2.4 percent to GDP growth. By looking at patenting rates between immigrants and natives in the United States, the researchers conclude that among college-educated, post-college educated, and scientists and engineers, immigrants make up a larger share of patent creators than the native population. Their analysis shows that this is driven mainly by the science and engineering education of immigrants</w:t>
      </w:r>
      <w:r w:rsidRPr="009A799D">
        <w:rPr>
          <w:rStyle w:val="StyleUnderline"/>
        </w:rPr>
        <w:t xml:space="preserve">. Thus, in a period of sluggish growth and stagnating incomes, policy could be beneficially tailored to favor more skilled immigration. </w:t>
      </w:r>
    </w:p>
    <w:p w:rsidR="003A472D" w:rsidRPr="009A799D" w:rsidRDefault="003A472D" w:rsidP="004F6BFC">
      <w:pPr>
        <w:pStyle w:val="Heading4"/>
        <w:rPr>
          <w:rFonts w:hint="eastAsia"/>
        </w:rPr>
      </w:pPr>
      <w:r w:rsidRPr="009A799D">
        <w:t>Immigrants are best for innovation – Comparative analysis shows immigrants create more patents than domestic workers</w:t>
      </w:r>
    </w:p>
    <w:p w:rsidR="003A472D" w:rsidRPr="009A799D" w:rsidRDefault="003A472D" w:rsidP="004F6BFC">
      <w:r w:rsidRPr="009A799D">
        <w:t xml:space="preserve">Jennifer </w:t>
      </w:r>
      <w:r w:rsidRPr="009A799D">
        <w:rPr>
          <w:rStyle w:val="Style13ptBold"/>
        </w:rPr>
        <w:t>Hunt</w:t>
      </w:r>
      <w:r w:rsidRPr="009A799D">
        <w:t xml:space="preserve"> </w:t>
      </w:r>
      <w:r w:rsidRPr="009A799D">
        <w:rPr>
          <w:rStyle w:val="Style13ptBold"/>
        </w:rPr>
        <w:t>and</w:t>
      </w:r>
      <w:r w:rsidRPr="009A799D">
        <w:t xml:space="preserve"> Marjolaine Gauthier-</w:t>
      </w:r>
      <w:r w:rsidRPr="009A799D">
        <w:rPr>
          <w:rStyle w:val="Style13ptBold"/>
        </w:rPr>
        <w:t>Loiselle</w:t>
      </w:r>
      <w:r w:rsidRPr="009A799D">
        <w:t xml:space="preserve"> Title; “How Much Does Immigration Boost Innovation?” Published by the National Bureau of Economic Research in September </w:t>
      </w:r>
      <w:r w:rsidRPr="009A799D">
        <w:rPr>
          <w:rStyle w:val="Style13ptBold"/>
        </w:rPr>
        <w:t>2008</w:t>
      </w:r>
      <w:r w:rsidRPr="009A799D">
        <w:t xml:space="preserve"> </w:t>
      </w:r>
      <w:hyperlink r:id="rId96" w:history="1">
        <w:r w:rsidRPr="009A799D">
          <w:rPr>
            <w:rStyle w:val="Hyperlink"/>
          </w:rPr>
          <w:t>http://www.nber.org/papers/w14312.pdf</w:t>
        </w:r>
      </w:hyperlink>
      <w:r w:rsidRPr="009A799D">
        <w:t xml:space="preserve"> Jennifer Hunt is a Professor of Economics at Rutgers University.[1] She previously served as Deputy Assistant Secretary for Microeconomic Analysis at the U.S. Department of the Treasury. Dr. Gauthier-Loiselle specializes in health economics and outcomes research. She has extensive experience using data from a variety of sources, including large national surveys, health insurance claims, electronic medical records, and clinical trials. She has a Ph.D in economics at Princeton University. ----Taha</w:t>
      </w:r>
    </w:p>
    <w:p w:rsidR="003A472D" w:rsidRPr="009A799D" w:rsidRDefault="003A472D" w:rsidP="004F6BFC">
      <w:pPr>
        <w:rPr>
          <w:sz w:val="16"/>
        </w:rPr>
      </w:pPr>
      <w:r w:rsidRPr="009A799D">
        <w:rPr>
          <w:rStyle w:val="StyleUnderline"/>
        </w:rPr>
        <w:t>In this paper we have combined individual and aggregate data to demonstrate the important boost to innovation provided by skilled immigration to the United States</w:t>
      </w:r>
      <w:r w:rsidRPr="009A799D">
        <w:rPr>
          <w:sz w:val="16"/>
        </w:rPr>
        <w:t xml:space="preserve"> in 1950–2000. </w:t>
      </w:r>
      <w:r w:rsidRPr="009A799D">
        <w:rPr>
          <w:rStyle w:val="StyleUnderline"/>
        </w:rPr>
        <w:t>A calculation for 1990–2000 puts the magnitudes of the effects in context</w:t>
      </w:r>
      <w:r w:rsidRPr="009A799D">
        <w:rPr>
          <w:sz w:val="16"/>
        </w:rPr>
        <w:t xml:space="preserve">. </w:t>
      </w:r>
      <w:r w:rsidRPr="009A799D">
        <w:rPr>
          <w:rStyle w:val="StyleUnderline"/>
        </w:rPr>
        <w:t>The 1.3 percentage point increase in the share of the population composed of immigrant college graduates increased patenting per capita by about 20%</w:t>
      </w:r>
      <w:r w:rsidRPr="009A799D">
        <w:rPr>
          <w:sz w:val="16"/>
        </w:rPr>
        <w:t xml:space="preserve">.17 The 0.7 percentage point increase in the share of post–college immigrants increased patenting per capita by about 21%18, and the 0.45 percentage point increase in immigrant scientists and engineers increased patenting per capita by about 22%.19 </w:t>
      </w:r>
      <w:r w:rsidRPr="009A799D">
        <w:rPr>
          <w:rStyle w:val="StyleUnderline"/>
        </w:rPr>
        <w:t>These impacts include the positive spill–overs of skilled immigrants, which are a substantial share of the total impact: calculations based on individual–level data of the impacts without spill–overs suggest impacts of about 8–9% for all three skill groups</w:t>
      </w:r>
      <w:r w:rsidRPr="009A799D">
        <w:rPr>
          <w:sz w:val="16"/>
        </w:rPr>
        <w:t xml:space="preserve">.20 We do not find evidence that immigrants crowd out natives from certain occupations or states. </w:t>
      </w:r>
      <w:r w:rsidRPr="009A799D">
        <w:rPr>
          <w:rStyle w:val="StyleUnderline"/>
        </w:rPr>
        <w:t>We find that a college graduate immigrant contributes at least twice as much to patenting as his or her native counterpart</w:t>
      </w:r>
      <w:r w:rsidRPr="009A799D">
        <w:rPr>
          <w:sz w:val="16"/>
        </w:rPr>
        <w:t xml:space="preserve">. </w:t>
      </w:r>
      <w:r w:rsidRPr="009A799D">
        <w:rPr>
          <w:rStyle w:val="StyleUnderline"/>
        </w:rPr>
        <w:t>The difference is fully explained by the greater share of immigrants with science and engineering education, implying immigrants are not innately more able than native</w:t>
      </w:r>
      <w:r w:rsidRPr="009A799D">
        <w:rPr>
          <w:sz w:val="16"/>
        </w:rPr>
        <w:t>s. Indeed, immigrants are less likely to have patented recently than observably similar native scientists and engineers</w:t>
      </w:r>
      <w:r w:rsidRPr="009A799D">
        <w:rPr>
          <w:rStyle w:val="StyleUnderline"/>
        </w:rPr>
        <w:t>. Despite this, the fact that immigrants increase patenting per capita without reducing native patenting shows that their presence in the United States provides a previously undocumented benefit to natives, assuming the immigrants would have been less innovative or less able to commercialize their innovation elsewhere or that U.S</w:t>
      </w:r>
      <w:r w:rsidRPr="009A799D">
        <w:rPr>
          <w:sz w:val="16"/>
        </w:rPr>
        <w:t xml:space="preserve">. natives benefit more from innovation and commercialization in the United States than abroad. </w:t>
      </w:r>
      <w:r w:rsidRPr="009A799D">
        <w:rPr>
          <w:rStyle w:val="StyleUnderline"/>
        </w:rPr>
        <w:t>If natives are making optimal career decisions, subsidies to induce them to enter science and engineering in greater numbers would not be beneficial even if the marginal native had higher patenting ability than immigrants in science and engineering</w:t>
      </w:r>
      <w:r w:rsidRPr="009A799D">
        <w:rPr>
          <w:sz w:val="16"/>
        </w:rPr>
        <w:t xml:space="preserve">. </w:t>
      </w:r>
      <w:r w:rsidRPr="009A799D">
        <w:rPr>
          <w:rStyle w:val="StyleUnderline"/>
        </w:rPr>
        <w:t>Policies to encourage natives to enter science and engineering are warranted only if they address obstacles to optimal decision–making, such as a lack of information about available careers, inadequate primary and secondary education or excessively high discount rates</w:t>
      </w:r>
      <w:r w:rsidRPr="009A799D">
        <w:rPr>
          <w:sz w:val="16"/>
        </w:rPr>
        <w:t>. The results do not make clear precisely which immigration policies are appropriate to take advantage of the contributions of immigrants demonstrated in the paper. While allocating more visas based on whether the applicant has studied science or engineering may seem appealing, such a policy ignores potential benefits of immigrants without a science or engineering background. Furthermore, admitting scientists and engineers on work visas should be weighed against an alternative of admitting foreign students to study science and engineering at U.S. universities.</w:t>
      </w:r>
    </w:p>
    <w:p w:rsidR="003A472D" w:rsidRPr="009A799D" w:rsidRDefault="003A472D" w:rsidP="004F6BFC">
      <w:pPr>
        <w:rPr>
          <w:rStyle w:val="StyleUnderline"/>
        </w:rPr>
      </w:pPr>
    </w:p>
    <w:p w:rsidR="003A472D" w:rsidRPr="009A799D" w:rsidRDefault="003A472D" w:rsidP="004F6BFC"/>
    <w:p w:rsidR="00125AF0" w:rsidRPr="009A799D" w:rsidRDefault="00125AF0" w:rsidP="004F6BFC">
      <w:pPr>
        <w:pStyle w:val="Heading2"/>
        <w:rPr>
          <w:rFonts w:hint="eastAsia"/>
        </w:rPr>
      </w:pPr>
      <w:r w:rsidRPr="009A799D">
        <w:t>Offshoring CP</w:t>
      </w:r>
    </w:p>
    <w:p w:rsidR="00125AF0" w:rsidRPr="009A799D" w:rsidRDefault="00125AF0" w:rsidP="004F6BFC"/>
    <w:p w:rsidR="00125AF0" w:rsidRPr="009A799D" w:rsidRDefault="00125AF0" w:rsidP="004F6BFC">
      <w:pPr>
        <w:pStyle w:val="Heading3"/>
        <w:rPr>
          <w:rFonts w:hint="eastAsia"/>
        </w:rPr>
      </w:pPr>
      <w:r w:rsidRPr="009A799D">
        <w:t>1NC CP</w:t>
      </w:r>
    </w:p>
    <w:p w:rsidR="00125AF0" w:rsidRPr="009A799D" w:rsidRDefault="009B28B4" w:rsidP="004F6BFC">
      <w:pPr>
        <w:pStyle w:val="Heading4"/>
        <w:rPr>
          <w:rFonts w:hint="eastAsia"/>
        </w:rPr>
      </w:pPr>
      <w:r w:rsidRPr="009A799D">
        <w:t>CP Text:</w:t>
      </w:r>
      <w:r w:rsidR="00125AF0" w:rsidRPr="009A799D">
        <w:t xml:space="preserve"> The United States federal government should pass the No Tax Breaks for Outsourcing Act</w:t>
      </w:r>
      <w:r w:rsidRPr="009A799D">
        <w:t>.</w:t>
      </w:r>
    </w:p>
    <w:p w:rsidR="00125AF0" w:rsidRPr="009A799D" w:rsidRDefault="00125AF0" w:rsidP="004F6BFC"/>
    <w:p w:rsidR="00125AF0" w:rsidRPr="009A799D" w:rsidRDefault="00125AF0" w:rsidP="004F6BFC">
      <w:pPr>
        <w:pStyle w:val="Heading4"/>
        <w:rPr>
          <w:rFonts w:hint="eastAsia"/>
        </w:rPr>
      </w:pPr>
      <w:r w:rsidRPr="009A799D">
        <w:t>The CP disincentivizes outsourcing – the TCJA is an alt cause to the AFF</w:t>
      </w:r>
    </w:p>
    <w:p w:rsidR="00125AF0" w:rsidRPr="009A799D" w:rsidRDefault="00125AF0" w:rsidP="004F6BFC">
      <w:r w:rsidRPr="009A799D">
        <w:t xml:space="preserve">Richard </w:t>
      </w:r>
      <w:r w:rsidRPr="009A799D">
        <w:rPr>
          <w:rStyle w:val="Style13ptBold"/>
        </w:rPr>
        <w:t>Phillips</w:t>
      </w:r>
      <w:r w:rsidRPr="009A799D">
        <w:t>, 5-24-</w:t>
      </w:r>
      <w:r w:rsidRPr="009A799D">
        <w:rPr>
          <w:rStyle w:val="Style13ptBold"/>
        </w:rPr>
        <w:t>2018</w:t>
      </w:r>
      <w:r w:rsidRPr="009A799D">
        <w:t xml:space="preserve">, "New Legislation Would End Tax Incentives to Move Jobs and Profits Offshore," ITEP, </w:t>
      </w:r>
      <w:hyperlink r:id="rId97" w:history="1">
        <w:r w:rsidRPr="009A799D">
          <w:rPr>
            <w:rStyle w:val="Hyperlink"/>
          </w:rPr>
          <w:t>https://itep.org/new-legislation-would-end-tax-incentives-to-move-jobs-and-profits-offshore/</w:t>
        </w:r>
      </w:hyperlink>
      <w:r w:rsidRPr="009A799D">
        <w:t>. Richard Phillips is a Senior Policy Analyst at the Institute for Taxation and Economic Policy.          ----Taha</w:t>
      </w:r>
    </w:p>
    <w:p w:rsidR="00125AF0" w:rsidRPr="009A799D" w:rsidRDefault="00125AF0" w:rsidP="004F6BFC">
      <w:pPr>
        <w:rPr>
          <w:sz w:val="16"/>
        </w:rPr>
      </w:pPr>
      <w:r w:rsidRPr="009A799D">
        <w:rPr>
          <w:sz w:val="16"/>
        </w:rPr>
        <w:t xml:space="preserve">Updated on May 24, 2018 to reflect release of a </w:t>
      </w:r>
      <w:hyperlink r:id="rId98" w:history="1">
        <w:r w:rsidRPr="009A799D">
          <w:rPr>
            <w:rStyle w:val="Hyperlink"/>
            <w:sz w:val="16"/>
          </w:rPr>
          <w:t>national sign on letter</w:t>
        </w:r>
      </w:hyperlink>
      <w:r w:rsidRPr="009A799D">
        <w:rPr>
          <w:sz w:val="16"/>
        </w:rPr>
        <w:t xml:space="preserve">in support of the legislation. New legislation introduced, </w:t>
      </w:r>
      <w:r w:rsidRPr="009A799D">
        <w:rPr>
          <w:rStyle w:val="StyleUnderline"/>
        </w:rPr>
        <w:t xml:space="preserve">the </w:t>
      </w:r>
      <w:hyperlink r:id="rId99" w:tgtFrame="_blank" w:history="1">
        <w:r w:rsidRPr="009A799D">
          <w:rPr>
            <w:rStyle w:val="StyleUnderline"/>
          </w:rPr>
          <w:t>No Tax Breaks for Outsourcing Act</w:t>
        </w:r>
      </w:hyperlink>
      <w:r w:rsidRPr="009A799D">
        <w:rPr>
          <w:sz w:val="16"/>
        </w:rPr>
        <w:t xml:space="preserve">, by Rep. Lloyd Doggett (D-TX) and Sen. Sheldon Whitehouse (D-RI) </w:t>
      </w:r>
      <w:r w:rsidRPr="009A799D">
        <w:rPr>
          <w:rStyle w:val="StyleUnderline"/>
        </w:rPr>
        <w:t xml:space="preserve">would help repair the damage to the international tax code wrought by the new </w:t>
      </w:r>
      <w:hyperlink r:id="rId100" w:history="1">
        <w:r w:rsidRPr="009A799D">
          <w:rPr>
            <w:rStyle w:val="StyleUnderline"/>
          </w:rPr>
          <w:t>Trump-GOP tax law</w:t>
        </w:r>
      </w:hyperlink>
      <w:r w:rsidRPr="009A799D">
        <w:rPr>
          <w:rStyle w:val="StyleUnderline"/>
        </w:rPr>
        <w:t xml:space="preserve"> and move toward a system where U.S. corporations can’t reap tax benefits from shifting jobs and profits offshore. </w:t>
      </w:r>
      <w:r w:rsidRPr="009A799D">
        <w:rPr>
          <w:sz w:val="16"/>
        </w:rPr>
        <w:t xml:space="preserve">In </w:t>
      </w:r>
      <w:hyperlink r:id="rId101" w:history="1">
        <w:r w:rsidRPr="009A799D">
          <w:rPr>
            <w:rStyle w:val="Hyperlink"/>
            <w:sz w:val="16"/>
          </w:rPr>
          <w:t>a letter to Congress</w:t>
        </w:r>
      </w:hyperlink>
      <w:r w:rsidRPr="009A799D">
        <w:rPr>
          <w:sz w:val="16"/>
        </w:rPr>
        <w:t xml:space="preserve">, 54 national organizations, including ITEP, voiced their support for the legislation and called it a crucial step toward leveling the playing field for businesses. </w:t>
      </w:r>
      <w:r w:rsidRPr="009A799D">
        <w:rPr>
          <w:rStyle w:val="StyleUnderline"/>
        </w:rPr>
        <w:t xml:space="preserve">One of the biggest problems with the United States tax code is that it encourages multinational corporations to artificially </w:t>
      </w:r>
      <w:hyperlink r:id="rId102" w:history="1">
        <w:r w:rsidRPr="009A799D">
          <w:rPr>
            <w:rStyle w:val="StyleUnderline"/>
          </w:rPr>
          <w:t>shift their profits offshore</w:t>
        </w:r>
      </w:hyperlink>
      <w:r w:rsidRPr="009A799D">
        <w:rPr>
          <w:rStyle w:val="StyleUnderline"/>
        </w:rPr>
        <w:t>, or even shift real investments and jobs offshore, to avoid paying taxes</w:t>
      </w:r>
      <w:r w:rsidRPr="009A799D">
        <w:rPr>
          <w:sz w:val="16"/>
        </w:rPr>
        <w:t xml:space="preserve">. A </w:t>
      </w:r>
      <w:hyperlink r:id="rId103" w:history="1">
        <w:r w:rsidRPr="009A799D">
          <w:rPr>
            <w:rStyle w:val="Hyperlink"/>
            <w:sz w:val="16"/>
          </w:rPr>
          <w:t>real tax reform</w:t>
        </w:r>
      </w:hyperlink>
      <w:r w:rsidRPr="009A799D">
        <w:rPr>
          <w:sz w:val="16"/>
        </w:rPr>
        <w:t xml:space="preserve"> would have put an end to tax avoidance and the tax incentives for offshoring, but the </w:t>
      </w:r>
      <w:hyperlink r:id="rId104" w:history="1">
        <w:r w:rsidRPr="009A799D">
          <w:rPr>
            <w:rStyle w:val="Hyperlink"/>
            <w:sz w:val="16"/>
          </w:rPr>
          <w:t>Tax Cuts and Jobs Act</w:t>
        </w:r>
      </w:hyperlink>
      <w:r w:rsidRPr="009A799D">
        <w:rPr>
          <w:sz w:val="16"/>
        </w:rPr>
        <w:t xml:space="preserve">(TCJA) made </w:t>
      </w:r>
      <w:hyperlink r:id="rId105" w:history="1">
        <w:r w:rsidRPr="009A799D">
          <w:rPr>
            <w:rStyle w:val="Hyperlink"/>
            <w:sz w:val="16"/>
          </w:rPr>
          <w:t>both of these problems worse</w:t>
        </w:r>
      </w:hyperlink>
      <w:r w:rsidRPr="009A799D">
        <w:rPr>
          <w:sz w:val="16"/>
        </w:rPr>
        <w:t xml:space="preserve">. </w:t>
      </w:r>
      <w:r w:rsidRPr="009A799D">
        <w:rPr>
          <w:rStyle w:val="StyleUnderline"/>
        </w:rPr>
        <w:t>Under the previous tax system, companies were required to pay the full 35 percent corporate tax rate (minus any foreign taxes paid) on their offshore profits. The problem was that companies could defer paying U.S. taxes on their offshore profits indefinitely as long as they technically held them in their offshore subsidiaries.</w:t>
      </w:r>
      <w:r w:rsidRPr="009A799D">
        <w:rPr>
          <w:sz w:val="16"/>
        </w:rPr>
        <w:t xml:space="preserve"> </w:t>
      </w:r>
      <w:r w:rsidRPr="009A799D">
        <w:rPr>
          <w:rStyle w:val="StyleUnderline"/>
        </w:rPr>
        <w:t xml:space="preserve">This created a huge incentive for companies to use accounting gimmicks to make their profits appear to be earned in offshore tax havens, where they could hold them on paper for years without paying taxes. ITEP’s </w:t>
      </w:r>
      <w:hyperlink r:id="rId106" w:history="1">
        <w:r w:rsidRPr="009A799D">
          <w:rPr>
            <w:rStyle w:val="StyleUnderline"/>
          </w:rPr>
          <w:t>most recent research</w:t>
        </w:r>
      </w:hyperlink>
      <w:r w:rsidRPr="009A799D">
        <w:rPr>
          <w:rStyle w:val="StyleUnderline"/>
        </w:rPr>
        <w:t xml:space="preserve"> found that companies held more than $2.6 trillion in untaxed profits offshore, which allowed them to avoid over $750 billion in taxes</w:t>
      </w:r>
      <w:r w:rsidRPr="009A799D">
        <w:rPr>
          <w:sz w:val="16"/>
        </w:rPr>
        <w:t xml:space="preserve">. Professor Kimberley Clausing estimated that the ongoing cost of offshore tax avoidance exceeded </w:t>
      </w:r>
      <w:hyperlink r:id="rId107" w:tgtFrame="_blank" w:history="1">
        <w:r w:rsidRPr="009A799D">
          <w:rPr>
            <w:rStyle w:val="Hyperlink"/>
            <w:sz w:val="16"/>
          </w:rPr>
          <w:t>$100 billion</w:t>
        </w:r>
      </w:hyperlink>
      <w:r w:rsidRPr="009A799D">
        <w:rPr>
          <w:sz w:val="16"/>
        </w:rPr>
        <w:t xml:space="preserve"> each year. How </w:t>
      </w:r>
      <w:r w:rsidRPr="009A799D">
        <w:rPr>
          <w:rStyle w:val="StyleUnderline"/>
        </w:rPr>
        <w:t>the Trump-GOP Tax Law Will Make Offshore Tax Dodging Even Worse</w:t>
      </w:r>
      <w:r w:rsidRPr="009A799D">
        <w:rPr>
          <w:sz w:val="16"/>
        </w:rPr>
        <w:t xml:space="preserve"> </w:t>
      </w:r>
      <w:r w:rsidRPr="009A799D">
        <w:rPr>
          <w:rStyle w:val="StyleUnderline"/>
        </w:rPr>
        <w:t xml:space="preserve">The TCJA radically changed the international tax system — for the worse. Excluding the one-time revenue from a transition tax on accumulated earnings, the new law’s international provisions will cost </w:t>
      </w:r>
      <w:hyperlink r:id="rId108" w:history="1">
        <w:r w:rsidRPr="009A799D">
          <w:rPr>
            <w:rStyle w:val="StyleUnderline"/>
          </w:rPr>
          <w:t>$14 billion</w:t>
        </w:r>
      </w:hyperlink>
      <w:r w:rsidRPr="009A799D">
        <w:rPr>
          <w:rStyle w:val="StyleUnderline"/>
        </w:rPr>
        <w:t xml:space="preserve"> over the next 10 years, on top of the billions already being lost to tax avoidance under the old system. The TCJA replaced the rule allowing companies to defer paying taxes on their offshore earnings with provisions that, in some cases, will provide even bigger breaks for corporations that shift profits offshore</w:t>
      </w:r>
      <w:r w:rsidRPr="009A799D">
        <w:rPr>
          <w:sz w:val="16"/>
        </w:rPr>
        <w:t xml:space="preserve">. These provisions give offshore earnings two significant tax breaks compared to domestic earnings. </w:t>
      </w:r>
      <w:r w:rsidRPr="009A799D">
        <w:rPr>
          <w:rStyle w:val="StyleUnderline"/>
        </w:rPr>
        <w:t>First, the new law gives companies an annual deduction on their offshore earnings worth 10 percent of their offshore tangible assets (such as factories). This means that companies with $100 million worth of tangible assets offshore would pay nothing in U.S. taxes on the first $10 million worth of profits they earn.</w:t>
      </w:r>
      <w:r w:rsidRPr="009A799D">
        <w:rPr>
          <w:sz w:val="16"/>
        </w:rPr>
        <w:t xml:space="preserve"> Because the size of the deduction depends on the amount invested offshore, this new break creates a unique incentive for companies to move real investments offshore to boost the size of their deduction. Second, the income earned above 10 percent of the company’s tangible assets is effectively subject to only a 10.5 percent tax rate, since the new law allows companies to deduct half of their offshore income above the threshold from taxation. </w:t>
      </w:r>
      <w:r w:rsidRPr="009A799D">
        <w:rPr>
          <w:rStyle w:val="StyleUnderline"/>
        </w:rPr>
        <w:t xml:space="preserve">The overall effect of these two new breaks is that companies’ offshore earnings will at most be taxed at half the rate on domestic earnings, with many companies paying nothing in U.S. taxes on these earnings. </w:t>
      </w:r>
      <w:r w:rsidRPr="009A799D">
        <w:rPr>
          <w:sz w:val="16"/>
        </w:rPr>
        <w:t xml:space="preserve">How the Doggett-Whitehouse Bill Will Stop Offshore Tax Dodging </w:t>
      </w:r>
      <w:r w:rsidRPr="009A799D">
        <w:rPr>
          <w:rStyle w:val="StyleUnderline"/>
        </w:rPr>
        <w:t xml:space="preserve">The </w:t>
      </w:r>
      <w:hyperlink r:id="rId109" w:tgtFrame="_blank" w:history="1">
        <w:r w:rsidRPr="009A799D">
          <w:rPr>
            <w:rStyle w:val="StyleUnderline"/>
          </w:rPr>
          <w:t>No Tax Breaks for Outsourcing Act</w:t>
        </w:r>
      </w:hyperlink>
      <w:r w:rsidRPr="009A799D">
        <w:rPr>
          <w:rStyle w:val="StyleUnderline"/>
        </w:rPr>
        <w:t xml:space="preserve"> takes direct aim at corporate offshore tax dodging by eliminating these special deductions for offshore earnings. The bill would require companies to immediately pay the same 21 percent tax rate on their offshore earnings</w:t>
      </w:r>
      <w:r w:rsidRPr="009A799D">
        <w:rPr>
          <w:sz w:val="16"/>
        </w:rPr>
        <w:t xml:space="preserve"> (minus foreign tax credits) that they must pay on their domestic earnings. By equalizing the domestic and offshore tax rates, the bill would end the tax incentive to shift jobs and profits offshore. </w:t>
      </w:r>
      <w:r w:rsidRPr="009A799D">
        <w:rPr>
          <w:rStyle w:val="StyleUnderline"/>
        </w:rPr>
        <w:t xml:space="preserve">To ensure that companies do not pursue alternative avenues of tax avoidance, the legislation also takes aim at the infamous </w:t>
      </w:r>
      <w:hyperlink r:id="rId110" w:tgtFrame="_blank" w:history="1">
        <w:r w:rsidRPr="009A799D">
          <w:rPr>
            <w:rStyle w:val="StyleUnderline"/>
          </w:rPr>
          <w:t>corporate inversion loophole</w:t>
        </w:r>
      </w:hyperlink>
      <w:r w:rsidRPr="009A799D">
        <w:rPr>
          <w:rStyle w:val="StyleUnderline"/>
        </w:rPr>
        <w:t xml:space="preserve"> by tightening the definition of a foreign corporation</w:t>
      </w:r>
      <w:r w:rsidRPr="009A799D">
        <w:rPr>
          <w:sz w:val="16"/>
        </w:rPr>
        <w:t xml:space="preserve">. </w:t>
      </w:r>
      <w:r w:rsidRPr="009A799D">
        <w:rPr>
          <w:rStyle w:val="StyleUnderline"/>
        </w:rPr>
        <w:t xml:space="preserve">The bill would prevent a company from becoming foreign through a merger if it continues to be managed and controlled in the United States or if a majority of the U.S. company’s shareholders own the resulting company. </w:t>
      </w:r>
      <w:r w:rsidRPr="009A799D">
        <w:rPr>
          <w:sz w:val="16"/>
        </w:rPr>
        <w:t>The bill also targets one of the major incentives for inversions by restricting the ability of multinational companies to reduce their taxes by deducting an excessive amount of interest payments. The End the Outsourcing Tax Break Act represents a crucial first step in undoing the damage of the Trump-GOP bill and moving the United States to a system where companies will finally pay their fair share in taxes.</w:t>
      </w:r>
    </w:p>
    <w:p w:rsidR="00125AF0" w:rsidRPr="009A799D" w:rsidRDefault="00125AF0" w:rsidP="004F6BFC">
      <w:pPr>
        <w:pStyle w:val="Heading3"/>
        <w:rPr>
          <w:rFonts w:hint="eastAsia"/>
        </w:rPr>
      </w:pPr>
      <w:r w:rsidRPr="009A799D">
        <w:t>2NC CP</w:t>
      </w:r>
    </w:p>
    <w:p w:rsidR="00125AF0" w:rsidRPr="009A799D" w:rsidRDefault="00125AF0" w:rsidP="004F6BFC"/>
    <w:p w:rsidR="00125AF0" w:rsidRPr="009A799D" w:rsidRDefault="00125AF0" w:rsidP="004F6BFC">
      <w:pPr>
        <w:pStyle w:val="Heading4"/>
        <w:rPr>
          <w:rFonts w:hint="eastAsia"/>
        </w:rPr>
      </w:pPr>
      <w:r w:rsidRPr="009A799D">
        <w:t>The CP solves outsourcing – it incentivizes countries to remain in the US</w:t>
      </w:r>
    </w:p>
    <w:p w:rsidR="00125AF0" w:rsidRPr="009A799D" w:rsidRDefault="00125AF0" w:rsidP="004F6BFC">
      <w:r w:rsidRPr="009A799D">
        <w:t xml:space="preserve">Kenneth </w:t>
      </w:r>
      <w:r w:rsidRPr="009A799D">
        <w:rPr>
          <w:rStyle w:val="Style13ptBold"/>
        </w:rPr>
        <w:t>Quinnell</w:t>
      </w:r>
      <w:r w:rsidRPr="009A799D">
        <w:t>, 2-28-</w:t>
      </w:r>
      <w:r w:rsidRPr="009A799D">
        <w:rPr>
          <w:rStyle w:val="Style13ptBold"/>
        </w:rPr>
        <w:t>2018</w:t>
      </w:r>
      <w:r w:rsidRPr="009A799D">
        <w:t xml:space="preserve">, "Time to Stop Tax Breaks for Outsourcing," No Publication, </w:t>
      </w:r>
      <w:hyperlink r:id="rId111" w:history="1">
        <w:r w:rsidRPr="009A799D">
          <w:rPr>
            <w:rStyle w:val="Hyperlink"/>
          </w:rPr>
          <w:t>https://aflcio.org/2018/2/28/time-stop-tax-breaks-outsourcing</w:t>
        </w:r>
      </w:hyperlink>
      <w:r w:rsidRPr="009A799D">
        <w:t>. Kenneth Quinnell is Senior Writer at AFL-CIO. The AFL-CIO is the largest federation of unions in the United States. ----Taha</w:t>
      </w:r>
    </w:p>
    <w:p w:rsidR="00125AF0" w:rsidRPr="009A799D" w:rsidRDefault="00125AF0" w:rsidP="004F6BFC">
      <w:pPr>
        <w:rPr>
          <w:sz w:val="16"/>
        </w:rPr>
      </w:pPr>
      <w:r w:rsidRPr="009A799D">
        <w:rPr>
          <w:rStyle w:val="StyleUnderline"/>
        </w:rPr>
        <w:t>It makes little sense for the U.S. government to provide tax breaks to companies that outsource America's jobs, and yet the recently passed Republican tax law makes the problem worse, it doesn't solve it.</w:t>
      </w:r>
      <w:r w:rsidRPr="009A799D">
        <w:rPr>
          <w:sz w:val="16"/>
        </w:rPr>
        <w:t xml:space="preserve"> That's why Rep. Lloyd Doggett (D-Texas) and Sen. Sheldon Whitehouse (D-R.I.) are introducing the "No Tax Breaks for Outsourcing Act." About the legislation, Doggett said: </w:t>
      </w:r>
      <w:r w:rsidRPr="009A799D">
        <w:rPr>
          <w:rStyle w:val="StyleUnderline"/>
        </w:rPr>
        <w:t>Let’s level the playing field for domestic companies by ensuring that multinationals pay the same tax rate on profits earned abroad as they do here at home</w:t>
      </w:r>
      <w:r w:rsidRPr="009A799D">
        <w:rPr>
          <w:sz w:val="16"/>
        </w:rPr>
        <w:t xml:space="preserve">. </w:t>
      </w:r>
      <w:r w:rsidRPr="009A799D">
        <w:rPr>
          <w:rStyle w:val="StyleUnderline"/>
        </w:rPr>
        <w:t>This legislation would set the minimum tax on the foreign profits of multinationals equal to the statutory corporate tax rate on domestic profits and apply that rate to a similar base</w:t>
      </w:r>
      <w:r w:rsidRPr="009A799D">
        <w:rPr>
          <w:sz w:val="16"/>
        </w:rPr>
        <w:t xml:space="preserve">. It would end discrimination against companies with mostly domestic sales by not advantaging multinationals with such a huge tax break on profits earned abroad. More specifically, the bill would: </w:t>
      </w:r>
      <w:r w:rsidRPr="009A799D">
        <w:rPr>
          <w:rStyle w:val="StyleUnderline"/>
        </w:rPr>
        <w:t>Equalize the tax rate on profits earned abroad to the tax rate on profits earned here at ho</w:t>
      </w:r>
      <w:r w:rsidRPr="009A799D">
        <w:rPr>
          <w:sz w:val="16"/>
        </w:rPr>
        <w:t xml:space="preserve">me. The new tax law allows companies to pay half of the statutory corporate tax rate on profits earned abroad, and for many it may be nothing or next to nothing. </w:t>
      </w:r>
      <w:r w:rsidRPr="009A799D">
        <w:rPr>
          <w:rStyle w:val="StyleUnderline"/>
        </w:rPr>
        <w:t>This legislation would end the preferential tax rate for offshore profits and ensure companies pay the same rate abroad as they do in the United States</w:t>
      </w:r>
      <w:r w:rsidRPr="009A799D">
        <w:rPr>
          <w:sz w:val="16"/>
        </w:rPr>
        <w:t xml:space="preserve">. </w:t>
      </w:r>
      <w:r w:rsidRPr="009A799D">
        <w:rPr>
          <w:rStyle w:val="StyleUnderline"/>
        </w:rPr>
        <w:t>This leveling of the playing field is achieved by eliminating the deductions for "global intangible low-tax income" and "foreign-derived intangible income." Repeal the 10% tax exemption on profits earned from certain investments made overseas</w:t>
      </w:r>
      <w:r w:rsidRPr="009A799D">
        <w:rPr>
          <w:sz w:val="16"/>
        </w:rPr>
        <w:t xml:space="preserve">. In addition to the half-off tax rate on profits earned abroad, the new law exempts from tax entirely a 10% return on tangible investments made overseas, such as plants and equipment. </w:t>
      </w:r>
      <w:r w:rsidRPr="009A799D">
        <w:rPr>
          <w:rStyle w:val="StyleUnderline"/>
        </w:rPr>
        <w:t>This legislation would eliminate the zero-tax rate on certain investments made overseas. Treat "foreign" corporations that are managed and controlled in the U.S. as domestic corporations. This provision would address the "Ugland House problem" of U.S. corporations nominally organizing in tax havens.</w:t>
      </w:r>
      <w:r w:rsidRPr="009A799D">
        <w:rPr>
          <w:sz w:val="16"/>
        </w:rPr>
        <w:t xml:space="preserve"> Ugland House in the Cayman Islands is the five-story legal home of more than 18,000 companies, many of them really American companies in disguise. </w:t>
      </w:r>
      <w:r w:rsidRPr="009A799D">
        <w:rPr>
          <w:rStyle w:val="StyleUnderline"/>
        </w:rPr>
        <w:t>This section would treat corporations worth $50 million or more and managed and controlled within the United States as the U.S. entities they in fact are and subject them to the same tax as other U.S. taxpayers. Crack down on inversions by tightening the definition of expatriated entity. This provision would discourage corporations from renouncing their U.S. citizenship.</w:t>
      </w:r>
      <w:r w:rsidRPr="009A799D">
        <w:rPr>
          <w:sz w:val="16"/>
        </w:rPr>
        <w:t xml:space="preserve"> </w:t>
      </w:r>
      <w:r w:rsidRPr="009A799D">
        <w:rPr>
          <w:rStyle w:val="StyleUnderline"/>
        </w:rPr>
        <w:t xml:space="preserve">It would deem any merger between a U.S. company and a smaller foreign firm to be a U.S. taxpayer, no matter where in the world the new company claims to be headquartered. </w:t>
      </w:r>
      <w:r w:rsidRPr="009A799D">
        <w:rPr>
          <w:sz w:val="16"/>
        </w:rPr>
        <w:t xml:space="preserve">Specifically, the combined company would continue to be treated as a domestic corporation if the historic shareholders of the U.S. company own more than 50% of the new entity. If the new entity is managed and controlled in the United States and continues to conduct significant business here, it would continue to be treated as a domestic company regardless of the percentage ownership. </w:t>
      </w:r>
      <w:r w:rsidRPr="009A799D">
        <w:rPr>
          <w:rStyle w:val="StyleUnderline"/>
        </w:rPr>
        <w:t>Combat earnings stripping by restricting the deduction for interest expense for multinational enterprises with excess domestic indebtedness</w:t>
      </w:r>
      <w:r w:rsidRPr="009A799D">
        <w:rPr>
          <w:sz w:val="16"/>
        </w:rPr>
        <w:t xml:space="preserve">. </w:t>
      </w:r>
      <w:r w:rsidRPr="009A799D">
        <w:rPr>
          <w:rStyle w:val="StyleUnderline"/>
        </w:rPr>
        <w:t xml:space="preserve">Multinationals often shrink their U.S. tax bills by paying interest to their foreign-based subsidiaries. </w:t>
      </w:r>
      <w:r w:rsidRPr="009A799D">
        <w:rPr>
          <w:sz w:val="16"/>
        </w:rPr>
        <w:t xml:space="preserve">Recognizing this injustice, </w:t>
      </w:r>
      <w:r w:rsidRPr="009A799D">
        <w:rPr>
          <w:rStyle w:val="StyleUnderline"/>
        </w:rPr>
        <w:t>the House Republican tax bill originally prohibited it, as then-President Barack Obama had recommended in his proposed budg</w:t>
      </w:r>
      <w:r w:rsidRPr="009A799D">
        <w:rPr>
          <w:sz w:val="16"/>
        </w:rPr>
        <w:t>et. Deductible interest should be limited based on the U.S. subsidiary’s proportionate share of the multinational’s net interest expense, reflecting the underlying business reality. Unable to withstand lobbying pressure, Republicans abandoned this correction. This bill would restore it. The legislation already has been endorsed by the AFL-CIO, AFGE, AFSCME, the Alliance for Retired Americans, Communications Workers of America (CWA), International Federation of Professional and Technical Engineers (IFPTE), UAW, Working America, American Family Voices, Americans for Democratic Action, Americans for Tax Fairness, Campaign for America’s Future, Coalition on Human Needs, Credo, Economic Policy Institute Policy Center, the Financial Accountability and Corporate Transparency (FACT) Coalition, the Institute on Taxation and Economic Policy, Main Street Alliance, MomsRising, Network Lobby for Catholic Social Justice, Other98, Oxfam America, Patriotic Millionaires, People Demanding Action, Progressive Congress Action Fund, Public Citizen and Small Business Majority.</w:t>
      </w:r>
    </w:p>
    <w:p w:rsidR="00125AF0" w:rsidRPr="009A799D" w:rsidRDefault="00125AF0" w:rsidP="004F6BFC">
      <w:pPr>
        <w:pStyle w:val="Heading3"/>
        <w:rPr>
          <w:rFonts w:hint="eastAsia"/>
        </w:rPr>
      </w:pPr>
      <w:r w:rsidRPr="009A799D">
        <w:t>A2: Inversions Good</w:t>
      </w:r>
    </w:p>
    <w:p w:rsidR="00125AF0" w:rsidRPr="009A799D" w:rsidRDefault="00125AF0" w:rsidP="004F6BFC">
      <w:pPr>
        <w:pStyle w:val="Heading4"/>
        <w:rPr>
          <w:rFonts w:hint="eastAsia"/>
        </w:rPr>
      </w:pPr>
      <w:r w:rsidRPr="009A799D">
        <w:t>Inversions are bad – They stifle US tax revenue and create a race to the bottom for tax rates</w:t>
      </w:r>
    </w:p>
    <w:p w:rsidR="00125AF0" w:rsidRPr="009A799D" w:rsidRDefault="00125AF0" w:rsidP="004F6BFC">
      <w:r w:rsidRPr="009A799D">
        <w:t xml:space="preserve">Jared </w:t>
      </w:r>
      <w:r w:rsidRPr="009A799D">
        <w:rPr>
          <w:rStyle w:val="Style13ptBold"/>
        </w:rPr>
        <w:t>Bernstein</w:t>
      </w:r>
      <w:r w:rsidRPr="009A799D">
        <w:t>, 11-19-</w:t>
      </w:r>
      <w:r w:rsidRPr="009A799D">
        <w:rPr>
          <w:rStyle w:val="Style13ptBold"/>
        </w:rPr>
        <w:t>2015</w:t>
      </w:r>
      <w:r w:rsidRPr="009A799D">
        <w:t xml:space="preserve">, "Protecting the tax base: Why it's important to block tax inversions," Washington Post, </w:t>
      </w:r>
      <w:hyperlink r:id="rId112" w:history="1">
        <w:r w:rsidRPr="009A799D">
          <w:rPr>
            <w:rStyle w:val="Hyperlink"/>
          </w:rPr>
          <w:t>https://www.washingtonpost.com/posteverything/wp/2015/11/19/protecting-the-tax-base-why-its-important-to-block-tax-inversions/</w:t>
        </w:r>
      </w:hyperlink>
      <w:r w:rsidRPr="009A799D">
        <w:t xml:space="preserve"> Jared Bernstein, a former chief economist to Vice President Joe Biden, is a senior fellow at the Center on Budget and Policy Priorities and author of 'The Reconnection Agenda: Reuniting Growth and Prosperity' ----Taha</w:t>
      </w:r>
    </w:p>
    <w:p w:rsidR="00125AF0" w:rsidRPr="009A799D" w:rsidRDefault="00125AF0" w:rsidP="004F6BFC">
      <w:pPr>
        <w:rPr>
          <w:sz w:val="16"/>
        </w:rPr>
      </w:pPr>
      <w:r w:rsidRPr="009A799D">
        <w:rPr>
          <w:sz w:val="16"/>
        </w:rPr>
        <w:t xml:space="preserve">Protecting the tax base: the importance of trying to block tax inversions Here’s a tax policy issue I humbly submit you should agree with me on even if we have polar opposite views on taxation: an eroding tax base is a bad thing. </w:t>
      </w:r>
      <w:r w:rsidRPr="009A799D">
        <w:rPr>
          <w:rStyle w:val="StyleUnderline"/>
        </w:rPr>
        <w:t xml:space="preserve">If you share my perspective, you recognize that we will </w:t>
      </w:r>
      <w:hyperlink r:id="rId113" w:history="1">
        <w:r w:rsidRPr="009A799D">
          <w:rPr>
            <w:rStyle w:val="StyleUnderline"/>
          </w:rPr>
          <w:t>need more</w:t>
        </w:r>
      </w:hyperlink>
      <w:r w:rsidRPr="009A799D">
        <w:rPr>
          <w:rStyle w:val="StyleUnderline"/>
        </w:rPr>
        <w:t>, not less, revenue in the future to meet the basic challenges we face. The more money that is shielded from taxes, the more we’ll have to raise rates on the dwindling share that remains</w:t>
      </w:r>
      <w:r w:rsidRPr="009A799D">
        <w:rPr>
          <w:sz w:val="16"/>
        </w:rPr>
        <w:t xml:space="preserve">. Also, the parts of the base that are eroding are the types of income held by the wealthy, so base erosion leads to higher after-tax inequality. </w:t>
      </w:r>
      <w:r w:rsidRPr="009A799D">
        <w:rPr>
          <w:rStyle w:val="StyleUnderline"/>
        </w:rPr>
        <w:t xml:space="preserve">But even if, unlike me, you’re a supply-side trickle-downer who wants lower rates, an eroding tax base means you’re not going to be able to lower rates without blowing up the deficit — that’s </w:t>
      </w:r>
      <w:hyperlink r:id="rId114" w:history="1">
        <w:r w:rsidRPr="009A799D">
          <w:rPr>
            <w:rStyle w:val="StyleUnderline"/>
          </w:rPr>
          <w:t>true</w:t>
        </w:r>
      </w:hyperlink>
      <w:r w:rsidRPr="009A799D">
        <w:rPr>
          <w:rStyle w:val="StyleUnderline"/>
        </w:rPr>
        <w:t xml:space="preserve"> even if you make unrealistically flattering growth assumptions. </w:t>
      </w:r>
      <w:r w:rsidRPr="009A799D">
        <w:rPr>
          <w:sz w:val="16"/>
        </w:rPr>
        <w:t xml:space="preserve">That’s why partisans of all stripes should applaud the fact that the Treasury is </w:t>
      </w:r>
      <w:hyperlink r:id="rId115" w:history="1">
        <w:r w:rsidRPr="009A799D">
          <w:rPr>
            <w:rStyle w:val="Hyperlink"/>
            <w:sz w:val="16"/>
          </w:rPr>
          <w:t>reportedly</w:t>
        </w:r>
      </w:hyperlink>
      <w:r w:rsidRPr="009A799D">
        <w:rPr>
          <w:sz w:val="16"/>
        </w:rPr>
        <w:t xml:space="preserve"> about to release new administrative rules — “targeted guidance,” as they call it — to reduce the incentives for American companies to “invert” their tax status. </w:t>
      </w:r>
      <w:r w:rsidRPr="009A799D">
        <w:rPr>
          <w:rStyle w:val="StyleUnderline"/>
        </w:rPr>
        <w:t>Corporate inversions, as Treasury Secretary Jack Lew recently put it, occur when a firm “…changes its tax residence to reduce or avoid paying U.S. taxes</w:t>
      </w:r>
      <w:r w:rsidRPr="009A799D">
        <w:rPr>
          <w:sz w:val="16"/>
        </w:rPr>
        <w:t xml:space="preserve">…a U.S.-based company engages in an inversion when it acquires a much smaller foreign company and then locates the merged company, for tax purposes, outside the United States, typically in a low-tax country.” </w:t>
      </w:r>
      <w:r w:rsidRPr="009A799D">
        <w:rPr>
          <w:rStyle w:val="StyleUnderline"/>
        </w:rPr>
        <w:t>The key point is that the main thing the inverting company changes here is its tax mailbox and thus where it books its profits, not its actual location. So it’s still taking advantage of our infrastructure, our markets, and our educated workforce — it’s just significantly cutting what it contributes to them</w:t>
      </w:r>
      <w:r w:rsidRPr="009A799D">
        <w:rPr>
          <w:sz w:val="16"/>
        </w:rPr>
        <w:t xml:space="preserve">. That’s classic tax avoidance and tax-base erosion. The process can’t be blocked without legislation, but Congress has refused to take action, so Treasury has every right to go after it with whatever tools they possess. Basically, the Treasury can enact speed bumps on the road to perdition inversion. Over a year ago, they announced changes to the tax code designed to thwart some of the tricks domestic firms engage in to qualify for inversion. Under current law, U.S. companies can invert when the new foreign parent holds more than 20 percent of a company’s total equity. Inverters use “cash boxes,” “skinny downs,” and “spinversions” to artificially inflate what counts as foreign-parent-company equity, and the rules proposed in Treasury’s last run at this go after these cute-sounding ploys. For reasons I do not understand, the IRS has yet to formally incorporate these year-old changes in the tax code. Moreover, what would really help here is Congressional action to raise the invertible equity share to 40 or 50 percent, as Rep. Sandy Levin (D-Mich.) et al </w:t>
      </w:r>
      <w:hyperlink r:id="rId116" w:history="1">
        <w:r w:rsidRPr="009A799D">
          <w:rPr>
            <w:rStyle w:val="Hyperlink"/>
            <w:sz w:val="16"/>
          </w:rPr>
          <w:t>proposed</w:t>
        </w:r>
      </w:hyperlink>
      <w:r w:rsidRPr="009A799D">
        <w:rPr>
          <w:sz w:val="16"/>
        </w:rPr>
        <w:t xml:space="preserve"> to do earlier this year. I expect that, for their next act, Treasury will go after “</w:t>
      </w:r>
      <w:hyperlink r:id="rId117" w:history="1">
        <w:r w:rsidRPr="009A799D">
          <w:rPr>
            <w:rStyle w:val="Hyperlink"/>
            <w:sz w:val="16"/>
          </w:rPr>
          <w:t>earnings stripping</w:t>
        </w:r>
      </w:hyperlink>
      <w:r w:rsidRPr="009A799D">
        <w:rPr>
          <w:sz w:val="16"/>
        </w:rPr>
        <w:t xml:space="preserve">,” the inversion version of the classic multinational tax avoidance strategy where you take your deductions in the high-tax country and book your profits in the low-tax country. </w:t>
      </w:r>
      <w:r w:rsidRPr="009A799D">
        <w:rPr>
          <w:rStyle w:val="StyleUnderline"/>
        </w:rPr>
        <w:t xml:space="preserve">But isn’t the problem that when it comes to corporate taxes, we’re the high-tax country? </w:t>
      </w:r>
      <w:hyperlink r:id="rId118" w:history="1">
        <w:r w:rsidRPr="009A799D">
          <w:rPr>
            <w:rStyle w:val="StyleUnderline"/>
          </w:rPr>
          <w:t>Not really</w:t>
        </w:r>
      </w:hyperlink>
      <w:r w:rsidRPr="009A799D">
        <w:rPr>
          <w:rStyle w:val="StyleUnderline"/>
        </w:rPr>
        <w:t xml:space="preserve">. Our statutory corporate tax rate (35 percent) may be higher than that in many other countries, but because of all these tax avoidance schemes, the effective corporate rate is </w:t>
      </w:r>
      <w:hyperlink r:id="rId119" w:history="1">
        <w:r w:rsidRPr="009A799D">
          <w:rPr>
            <w:rStyle w:val="StyleUnderline"/>
          </w:rPr>
          <w:t>closer to 20 percent</w:t>
        </w:r>
      </w:hyperlink>
      <w:r w:rsidRPr="009A799D">
        <w:rPr>
          <w:sz w:val="16"/>
        </w:rPr>
        <w:t xml:space="preserve">. </w:t>
      </w:r>
      <w:r w:rsidRPr="009A799D">
        <w:rPr>
          <w:rStyle w:val="StyleUnderline"/>
        </w:rPr>
        <w:t xml:space="preserve">Many of our multinationals already pay much less than that; the pharmaceutical company Pfizer, a firm that’s long been looking to invert, paid an effective tax rate of 7.5 percent in 2014. We can’t win that race to the bottom. Realistic plans to lower the corporate rate take it down to the 25 to 30 percent range, and those plans depend on broadening the base. Since blocking inversions prevents base erosion, it’s complementary to corporate tax reform, but we can’t realistically dis-incentivize them by taking our rate down to single digits. </w:t>
      </w:r>
      <w:r w:rsidRPr="009A799D">
        <w:rPr>
          <w:sz w:val="16"/>
        </w:rPr>
        <w:t>No question, we need corporate tax reform that tackles these and many more problems with the code. But there’s no chance of that happening anytime soon. In the meantime, Treasury must protect the base. I look forward to hearing about their next move and strongly urge them to get their proposed changes on the books and enacted. After all, who knows who’ll be getting ready to move into their offices a year from now? Update: Treasury announced their new proposal, which does not include going after “earnings stripping,” so strike that suspicion noted above (though they said they may try to get back to that in coming months). The new proposed rules build on the ones announced last year and are targeted mostly at limiting the ability of firms to invert based on ownership restrictions and on reducing the tax benefits of inversion.</w:t>
      </w:r>
    </w:p>
    <w:p w:rsidR="00125AF0" w:rsidRPr="009A799D" w:rsidRDefault="00125AF0" w:rsidP="004F6BFC">
      <w:pPr>
        <w:pStyle w:val="Heading4"/>
        <w:rPr>
          <w:rFonts w:hint="eastAsia"/>
        </w:rPr>
      </w:pPr>
      <w:r w:rsidRPr="009A799D">
        <w:t>Inversions aren’t necessary and hurt the economy – companies already have high profits and don’t reinvest the money</w:t>
      </w:r>
    </w:p>
    <w:p w:rsidR="00125AF0" w:rsidRPr="009A799D" w:rsidRDefault="00125AF0" w:rsidP="004F6BFC">
      <w:pPr>
        <w:rPr>
          <w:rStyle w:val="Style13ptBold"/>
        </w:rPr>
      </w:pPr>
      <w:r w:rsidRPr="009A799D">
        <w:rPr>
          <w:rStyle w:val="Style13ptBold"/>
        </w:rPr>
        <w:t>CBPP 2017</w:t>
      </w:r>
    </w:p>
    <w:p w:rsidR="00125AF0" w:rsidRPr="009A799D" w:rsidRDefault="00125AF0" w:rsidP="004F6BFC">
      <w:r w:rsidRPr="009A799D">
        <w:t>Center on Budget and Policy Priorities, Title; “Corporate Rate Cuts Are a Poor Way to Help the Economy and Most Workers — and Could Hurt Them” Published on October 10</w:t>
      </w:r>
      <w:r w:rsidRPr="009A799D">
        <w:rPr>
          <w:vertAlign w:val="superscript"/>
        </w:rPr>
        <w:t>th</w:t>
      </w:r>
      <w:r w:rsidRPr="009A799D">
        <w:t xml:space="preserve"> 2017 </w:t>
      </w:r>
      <w:hyperlink r:id="rId120" w:history="1">
        <w:r w:rsidRPr="009A799D">
          <w:rPr>
            <w:rStyle w:val="Hyperlink"/>
          </w:rPr>
          <w:t>https://www.cbpp.org/research/federal-tax/corporate-rate-cuts-are-a-poor-way-to-help-the-economy-and-most-workers-and</w:t>
        </w:r>
      </w:hyperlink>
      <w:r w:rsidRPr="009A799D">
        <w:t>. The Center on Budget and Policy Priorities is an American think tank that analyzes the impact of federal and state government budget policies from a progressive perspective. ----Taha</w:t>
      </w:r>
    </w:p>
    <w:p w:rsidR="00125AF0" w:rsidRPr="009A799D" w:rsidRDefault="00125AF0" w:rsidP="004F6BFC">
      <w:pPr>
        <w:rPr>
          <w:sz w:val="16"/>
        </w:rPr>
      </w:pPr>
      <w:r w:rsidRPr="009A799D">
        <w:rPr>
          <w:rStyle w:val="StyleUnderline"/>
        </w:rPr>
        <w:t>The case for slashing corporate tax rates is thin: U.S. companies are posting record profits</w:t>
      </w:r>
      <w:r w:rsidRPr="009A799D">
        <w:rPr>
          <w:sz w:val="16"/>
        </w:rPr>
        <w:t xml:space="preserve">, </w:t>
      </w:r>
      <w:r w:rsidRPr="009A799D">
        <w:rPr>
          <w:rStyle w:val="StyleUnderline"/>
        </w:rPr>
        <w:t>and what they actually pay (after tax breaks and loopholes) is in line with other high-income countries. Corporate rate cuts are costly: for example, the tax framework that the Trump Administration and congressional Republican leaders announced on September 27 includes cutting the top corporate rate to 20 percent at a cost of $2 trillion over ten years.</w:t>
      </w:r>
      <w:r w:rsidRPr="009A799D">
        <w:rPr>
          <w:sz w:val="16"/>
        </w:rPr>
        <w:t xml:space="preserve"> </w:t>
      </w:r>
      <w:r w:rsidRPr="009A799D">
        <w:rPr>
          <w:rStyle w:val="StyleUnderline"/>
        </w:rPr>
        <w:t>Most of the benefit would flow to high-income investors, and if such tax cuts were not paid for by reducing corporate tax breaks and loopholes, they could hurt growth and the majority of Americans by increasing budget deficits or requiring cuts to investments that help working families and the economy</w:t>
      </w:r>
      <w:r w:rsidRPr="009A799D">
        <w:rPr>
          <w:sz w:val="16"/>
        </w:rPr>
        <w:t>.</w:t>
      </w:r>
      <w:bookmarkStart w:id="2" w:name="_ednref1"/>
      <w:r w:rsidRPr="009A799D">
        <w:rPr>
          <w:sz w:val="16"/>
        </w:rPr>
        <w:fldChar w:fldCharType="begin"/>
      </w:r>
      <w:r w:rsidRPr="009A799D">
        <w:rPr>
          <w:sz w:val="16"/>
        </w:rPr>
        <w:instrText xml:space="preserve"> HYPERLINK "https://www.cbpp.org/research/federal-tax/corporate-rate-cuts-are-a-poor-way-to-help-the-economy-and-most-workers-and" \l "_edn1" </w:instrText>
      </w:r>
      <w:r w:rsidRPr="009A799D">
        <w:rPr>
          <w:sz w:val="16"/>
        </w:rPr>
        <w:fldChar w:fldCharType="separate"/>
      </w:r>
      <w:r w:rsidRPr="009A799D">
        <w:rPr>
          <w:rStyle w:val="Hyperlink"/>
          <w:sz w:val="16"/>
        </w:rPr>
        <w:t>[1]</w:t>
      </w:r>
      <w:r w:rsidRPr="009A799D">
        <w:rPr>
          <w:sz w:val="16"/>
        </w:rPr>
        <w:fldChar w:fldCharType="end"/>
      </w:r>
      <w:bookmarkEnd w:id="2"/>
      <w:r w:rsidRPr="009A799D">
        <w:rPr>
          <w:sz w:val="16"/>
        </w:rPr>
        <w:t xml:space="preserve"> Instead of slashing the corporate tax rate, true corporate tax reform — which addresses inefficient corporate tax breaks, loopholes, and the tilt of the tax code towards debt and foreign investment — would be more likely to foster growth. Corporate Profits Are Near All-Time Highs </w:t>
      </w:r>
      <w:r w:rsidRPr="009A799D">
        <w:rPr>
          <w:rStyle w:val="StyleUnderline"/>
        </w:rPr>
        <w:t>Little suggests that the current corporate tax — or poor corporate profitability — is a major constraint on the U.S. economy or U.S. corporations’ “competitiveness” U.S. corporate profits are near their highest level in 85 years as a share of the economy, while employee compensation is close to its lowest level</w:t>
      </w:r>
      <w:r w:rsidRPr="009A799D">
        <w:rPr>
          <w:sz w:val="16"/>
        </w:rPr>
        <w:t xml:space="preserve">. </w:t>
      </w:r>
      <w:r w:rsidRPr="009A799D">
        <w:rPr>
          <w:rStyle w:val="StyleUnderline"/>
        </w:rPr>
        <w:t xml:space="preserve">Corporations don’t need major tax breaks; tax reform should focus on raising typical workers’ incomes. </w:t>
      </w:r>
      <w:r w:rsidRPr="009A799D">
        <w:rPr>
          <w:sz w:val="16"/>
        </w:rPr>
        <w:t xml:space="preserve">The U.S. stock market continues to outperform European Union stocks coming out of the recession. </w:t>
      </w:r>
      <w:r w:rsidRPr="009A799D">
        <w:rPr>
          <w:rStyle w:val="StyleUnderline"/>
        </w:rPr>
        <w:t xml:space="preserve">As they post record profits, many large U.S. multinationals are flush with cash — and in recent years they’ve paid out much of it to shareholders through record dividends and share buybacks. This belies multinationals’ claims that cutting taxes on their profits would free up cash that they would use to invest. Rather, they’re likely to continue increasing payouts to high-income shareholders with the new tax cuts. </w:t>
      </w:r>
      <w:r w:rsidRPr="009A799D">
        <w:rPr>
          <w:sz w:val="16"/>
        </w:rPr>
        <w:t xml:space="preserve">U.S. Corporate Tax Rates Are in Line with Other Developed Economies </w:t>
      </w:r>
      <w:r w:rsidRPr="009A799D">
        <w:rPr>
          <w:rStyle w:val="StyleUnderline"/>
        </w:rPr>
        <w:t>When taking into account tax breaks and loopholes that corporations use to lower their taxes, U.S. corporate tax rates are well below the 35 percent top statutory rate and in line with those in other high-income countries</w:t>
      </w:r>
      <w:r w:rsidRPr="009A799D">
        <w:rPr>
          <w:sz w:val="16"/>
        </w:rPr>
        <w:t xml:space="preserve"> (those most likely to be similar to the United States in their attractiveness for companies to locate and invest for reasons unrelated to tax rates). The Treasury Office of Tax Analysis estimates:</w:t>
      </w:r>
      <w:bookmarkStart w:id="3" w:name="_ednref2"/>
      <w:r w:rsidRPr="009A799D">
        <w:rPr>
          <w:sz w:val="16"/>
        </w:rPr>
        <w:fldChar w:fldCharType="begin"/>
      </w:r>
      <w:r w:rsidRPr="009A799D">
        <w:rPr>
          <w:sz w:val="16"/>
        </w:rPr>
        <w:instrText xml:space="preserve"> HYPERLINK "https://www.cbpp.org/research/federal-tax/corporate-rate-cuts-are-a-poor-way-to-help-the-economy-and-most-workers-and" \l "_edn2" </w:instrText>
      </w:r>
      <w:r w:rsidRPr="009A799D">
        <w:rPr>
          <w:sz w:val="16"/>
        </w:rPr>
        <w:fldChar w:fldCharType="separate"/>
      </w:r>
      <w:r w:rsidRPr="009A799D">
        <w:rPr>
          <w:rStyle w:val="Hyperlink"/>
          <w:sz w:val="16"/>
        </w:rPr>
        <w:t>[2]</w:t>
      </w:r>
      <w:r w:rsidRPr="009A799D">
        <w:rPr>
          <w:sz w:val="16"/>
        </w:rPr>
        <w:fldChar w:fldCharType="end"/>
      </w:r>
      <w:bookmarkEnd w:id="3"/>
      <w:r w:rsidRPr="009A799D">
        <w:rPr>
          <w:sz w:val="16"/>
        </w:rPr>
        <w:t xml:space="preserve"> </w:t>
      </w:r>
      <w:r w:rsidRPr="009A799D">
        <w:rPr>
          <w:rStyle w:val="StyleUnderline"/>
        </w:rPr>
        <w:t>The average corporate tax rate on profits from new investments made in the United States is 24 percent; the average corporate rate on profits from new investments made by companies in other “Group of Seven” (G-7) industrialized, democratic countries, weighted by the size of their economies, is 21 percent</w:t>
      </w:r>
      <w:r w:rsidRPr="009A799D">
        <w:rPr>
          <w:sz w:val="16"/>
        </w:rPr>
        <w:t xml:space="preserve">. This measure of tax rates is useful when considering how corporate taxes affect companies’ decisions about where to make new investments. The share of worldwide profits that U.S. multinational corporations pay in U.S. and foreign income taxes is about 28 percent; the average for companies headquartered in other G-7 countries, weighted by the size of their economies, is 29 percent. This measure of tax rates that a multinational might face on its income from all countries is useful for considering how corporate taxes might affect where multinationals choose to reside for tax purposes. Unpaid-For Corporate Rate Cuts Do Little to Help Workers, Could Hurt Growth </w:t>
      </w:r>
      <w:r w:rsidRPr="009A799D">
        <w:rPr>
          <w:rStyle w:val="StyleUnderline"/>
        </w:rPr>
        <w:t>Most corporate rate cuts go to high-income investors and don’t “trickle down” to workers. Proponents of corporate rate cuts often claim workers will benefit because companies will invest more and therefore boost wages. But mainstream estimates are that only a very small share of corporate rate cuts eventually flows to workers — and even taking this effect into account</w:t>
      </w:r>
      <w:r w:rsidRPr="009A799D">
        <w:rPr>
          <w:sz w:val="16"/>
        </w:rPr>
        <w:t xml:space="preserve">, the Tax Policy Center finds that </w:t>
      </w:r>
      <w:r w:rsidRPr="009A799D">
        <w:rPr>
          <w:rStyle w:val="StyleUnderline"/>
        </w:rPr>
        <w:t xml:space="preserve">about 70 percent of the benefit of a corporate rate cut ultimately flows to the top fifth of households, and more than a third flows to the top 1 percent. </w:t>
      </w:r>
      <w:r w:rsidRPr="009A799D">
        <w:rPr>
          <w:sz w:val="16"/>
        </w:rPr>
        <w:t>Corporate rate cuts could even hurt growth and the majority of Americans. If they aren’t paid for by cutting corporate tax breaks and loopholes, the higher deficits would reduce national saving, meaning there would be less capital for investment and interest rates could rise. And these deficit-financed tax cuts would eventually have to be paid for, through increases in other taxes or cuts to government services. Given these costs, unpaid-for corporate tax cuts would likely leave most Americans worse off in the long run, even if they had modest near-term economic benefits. Cutting the Corporate Tax Rate Won’t Solve Inversions Corporate “inversions” are a maneuver by which U.S. firms change their tax citizenship to another country to avoid paying U.S. taxes — while continuing to benefit from American customers, employees, and infrastructure. Treasury Secretary Steven Mnuchin has said cutting the corporate tax rate would be the best way to address inversions. But untaxedprofits are driving inversions — so slashing the corporate tax rate wouldn’t solve it. The U.S. tax code now allows U.S. multinationals to avoid U.S. taxes by reporting all their profits in tax havens like the Cayman Islands (which has a corporate tax rate of zero) even if they have no real investment, customers, or headquarters there. Inversions aren’t caused by other developed countries attracting real economic activity and investment with lower tax rates. Indeed, as noted, the average U.S. corporate rate is not out of line with the average of other similar countries. Rather, inversions are attractive to many U.S. multinationals because they allow these companies to never pay U.S. taxes on past profits that have faced low or no tax in tax havens</w:t>
      </w:r>
      <w:r w:rsidRPr="009A799D">
        <w:rPr>
          <w:rStyle w:val="StyleUnderline"/>
        </w:rPr>
        <w:t xml:space="preserve">. Instead of slashing U.S. corporate taxes, lawmakers should instead close the loopholes that allow multinationals to use tax havens to avoid tax, and consider other policies — such as a minimum tax on foreign profits and an “exit tax” tax on overseas profits for companies that choose to leave the United States — that would make it harder and less lucrative to invert. </w:t>
      </w:r>
      <w:r w:rsidRPr="009A799D">
        <w:rPr>
          <w:sz w:val="16"/>
        </w:rPr>
        <w:t>True Corporate Tax Reform That Closes Loopholes Could Help Growth True corporate tax reform would close loopholes and scale back corporate tax breaks that today allow many large, profitable businesses to pay very little in taxes. Such reform could help the economy by helping to ensure that investments flow to where they are most productive, rather than towards tax breaks and tax avoidance schemes. Such tax reform would address the inefficient tilts in the corporate tax code towards: Foreign profits. Profitable multinationals can choose to delay paying U.S. taxes on their foreign profits, giving them a huge incentive to report their profits offshore for tax purposes using various tax avoidance techniques. Debt. The expected tax rate that companies face on new investments funded by borrowing was negative 5 percent in 2016, Treasury estimates — with equity-financed investments facing much higher rates. Particular industries. Industry-specific tax breaks mean different industries’ tax rates vary substantially. For example, finance companies paid a corporate tax rate about 30 percent (8 percentage points) lower than wholesale and retail companies over 2007 to 2011, Treasury estimates. “Pass-throughs.” Pass-through businesses like S corporations and partnerships don’t pay the corporate tax rate or the tax on dividends. Instead, their income is taxed at the rates their owners face on their wages and salaries. Businesses can generate substantial tax savings by structuring as pass-throughs. As pass-throughs’ share of business profits grew, corporate tax revenues fell by about $100 billion between 1980 and 2012, Treasury economists estimate. Reform that reduces these tilts could raise revenues to reduce deficits or invest in national priorities like education and infrastructure that deliver long-term benefits for the economy.</w:t>
      </w:r>
    </w:p>
    <w:p w:rsidR="00125AF0" w:rsidRPr="009A799D" w:rsidRDefault="00125AF0" w:rsidP="004F6BFC">
      <w:pPr>
        <w:pStyle w:val="Heading4"/>
        <w:rPr>
          <w:rFonts w:hint="eastAsia"/>
        </w:rPr>
      </w:pPr>
      <w:r w:rsidRPr="009A799D">
        <w:t>Inversions are at best a squirrelly accounting trick – they don’t affect any business decisions</w:t>
      </w:r>
    </w:p>
    <w:p w:rsidR="00125AF0" w:rsidRPr="009A799D" w:rsidRDefault="00125AF0" w:rsidP="004F6BFC">
      <w:r w:rsidRPr="009A799D">
        <w:t xml:space="preserve">Josh </w:t>
      </w:r>
      <w:r w:rsidRPr="009A799D">
        <w:rPr>
          <w:rStyle w:val="Style13ptBold"/>
        </w:rPr>
        <w:t xml:space="preserve">Bivens and </w:t>
      </w:r>
      <w:r w:rsidRPr="009A799D">
        <w:t xml:space="preserve">Hunter </w:t>
      </w:r>
      <w:r w:rsidRPr="009A799D">
        <w:rPr>
          <w:rStyle w:val="Style13ptBold"/>
        </w:rPr>
        <w:t>Blair</w:t>
      </w:r>
      <w:r w:rsidRPr="009A799D">
        <w:t>, 5-9-</w:t>
      </w:r>
      <w:r w:rsidRPr="009A799D">
        <w:rPr>
          <w:rStyle w:val="Style13ptBold"/>
        </w:rPr>
        <w:t>2017</w:t>
      </w:r>
      <w:r w:rsidRPr="009A799D">
        <w:t xml:space="preserve">, "‘Competitive’ distractions: Cutting corporate tax rates will not create jobs or boost incomes for the vast majority of American families," Economic Policy Institute, </w:t>
      </w:r>
      <w:hyperlink r:id="rId121" w:history="1">
        <w:r w:rsidRPr="009A799D">
          <w:rPr>
            <w:rStyle w:val="Hyperlink"/>
          </w:rPr>
          <w:t>https://www.epi.org/publication/competitive-distractions-cutting-corporate-tax-rates-will-not-create-jobs-or-boost-incomes-for-the-vast-majority-of-american-families/</w:t>
        </w:r>
      </w:hyperlink>
      <w:r w:rsidRPr="009A799D">
        <w:t xml:space="preserve"> Josh Bivens is the director of  research at the Economic Policy Institute (EPI). His areas of research include macroeconomics, fiscal and monetary policy, the economics of globalization, social insurance, and public investment. Hunter Blair joined EPI in 2016 as a budget analyst, in which capacity he researches tax, budget, and infrastructure policy. ----Taha</w:t>
      </w:r>
    </w:p>
    <w:p w:rsidR="00125AF0" w:rsidRPr="009A799D" w:rsidRDefault="00125AF0" w:rsidP="004F6BFC">
      <w:pPr>
        <w:rPr>
          <w:rStyle w:val="StyleUnderline"/>
        </w:rPr>
      </w:pPr>
      <w:r w:rsidRPr="009A799D">
        <w:rPr>
          <w:sz w:val="16"/>
        </w:rPr>
        <w:t xml:space="preserve">Claim: The competitive disadvantage of U.S. corporate tax rates being significantly higher than those of its international peers makes U.S. corporations weaker and more vulnerable to foreign takeovers. Response: </w:t>
      </w:r>
      <w:r w:rsidRPr="009A799D">
        <w:rPr>
          <w:rStyle w:val="StyleUnderline"/>
        </w:rPr>
        <w:t>Again, it is simply not true that U.S. corporate tax rates are higher than those of its international peers. Further, the “foreign takeovers” that proponents of corporate rate cuts usually point to are generally those known as “corporate inversions</w:t>
      </w:r>
      <w:r w:rsidRPr="009A799D">
        <w:rPr>
          <w:sz w:val="16"/>
        </w:rPr>
        <w:t xml:space="preserve">”—which are yet one more scheme to avoid paying U.S. taxes and are not the result of any comparative weakening of U.S. companies in the world market. The first and sufficient rebuttal to this claim is that it is simply not true that U.S. corporate tax rates are significantly higher than those of its international peers, as we show in the previous section. </w:t>
      </w:r>
      <w:r w:rsidRPr="009A799D">
        <w:rPr>
          <w:rStyle w:val="StyleUnderline"/>
        </w:rPr>
        <w:t>Beyond this fact, the “foreign takeovers” that proponents of corporate rate cuts usually point to are generally what are known as “corporate inversions</w:t>
      </w:r>
      <w:r w:rsidRPr="009A799D">
        <w:rPr>
          <w:sz w:val="16"/>
        </w:rPr>
        <w:t xml:space="preserve">.” A corporate inversion occurs when a U.S. multinational merges with a foreign company to incorporate abroad as a non-U.S. corporation. </w:t>
      </w:r>
      <w:r w:rsidRPr="009A799D">
        <w:rPr>
          <w:rStyle w:val="StyleUnderline"/>
        </w:rPr>
        <w:t xml:space="preserve">But the recent spate of well-publicized offshore corporate mergers and inversions has largely been driven simply by an effort to dodge U.S. taxes, not by any comparative weakening of U.S. companies in the world market. For a concrete example that these inversions have not been about “uncompetitive” American companies, consider the pharmaceutical company Pfizer. Pfizer is a U.S.-based multinational corporation that recently canceled a planned merger with Ireland-based Allergan after the Treasury Department closed certain tax advantages to the merger (Blair 2016). </w:t>
      </w:r>
      <w:r w:rsidRPr="009A799D">
        <w:rPr>
          <w:sz w:val="16"/>
        </w:rPr>
        <w:t>In the corporation to be formed after the merger</w:t>
      </w:r>
      <w:r w:rsidRPr="009A799D">
        <w:rPr>
          <w:rStyle w:val="StyleUnderline"/>
        </w:rPr>
        <w:t xml:space="preserve">, it was Pfizer whose current shareholders would still have owned the majority of the new supposedly “foreign” company. Pfizer’s shareholders would have owned 56 percent of the new company </w:t>
      </w:r>
      <w:r w:rsidRPr="009A799D">
        <w:rPr>
          <w:sz w:val="16"/>
        </w:rPr>
        <w:t>(Johnson 2015</w:t>
      </w:r>
      <w:r w:rsidRPr="009A799D">
        <w:rPr>
          <w:rStyle w:val="StyleUnderline"/>
        </w:rPr>
        <w:t>). The number 56 percent was no accident. In order to gain the tax advantages that Pfizer was after, Pfizer’s shareholders needed to own less than 60 percent of the new company. But Pfizer certainly did not want to actually become a foreign company, so its shareholders would still need to retain a majority share of the new company.</w:t>
      </w:r>
      <w:r w:rsidRPr="009A799D">
        <w:rPr>
          <w:sz w:val="16"/>
        </w:rPr>
        <w:t xml:space="preserve"> </w:t>
      </w:r>
      <w:r w:rsidRPr="009A799D">
        <w:rPr>
          <w:rStyle w:val="StyleUnderline"/>
        </w:rPr>
        <w:t>Recent evidence suggests that we should have expected neither Pfizer’s management nor its workforce to have shifted abroad as a result of it being “taken over” by a foreign firm</w:t>
      </w:r>
      <w:r w:rsidRPr="009A799D">
        <w:rPr>
          <w:sz w:val="16"/>
        </w:rPr>
        <w:t xml:space="preserve">. </w:t>
      </w:r>
      <w:r w:rsidRPr="009A799D">
        <w:rPr>
          <w:rStyle w:val="StyleUnderline"/>
        </w:rPr>
        <w:t>Recall that seven tax havens</w:t>
      </w:r>
      <w:r w:rsidRPr="009A799D">
        <w:rPr>
          <w:sz w:val="16"/>
        </w:rPr>
        <w:t xml:space="preserve"> (including Ireland) </w:t>
      </w:r>
      <w:r w:rsidRPr="009A799D">
        <w:rPr>
          <w:rStyle w:val="StyleUnderline"/>
        </w:rPr>
        <w:t>are responsible for 50 percent of all foreign profits of U.S. multinational firms but for only 5 percent of foreign employment</w:t>
      </w:r>
      <w:r w:rsidRPr="009A799D">
        <w:rPr>
          <w:sz w:val="16"/>
        </w:rPr>
        <w:t xml:space="preserve"> (Clausing 2016</w:t>
      </w:r>
      <w:r w:rsidRPr="009A799D">
        <w:rPr>
          <w:rStyle w:val="StyleUnderline"/>
        </w:rPr>
        <w:t>). This means that corporate inversions have largely not affected economic decision-making by firms about where to deploy capital and hire workers. Instead, these rate differentials have</w:t>
      </w:r>
      <w:r w:rsidRPr="009A799D">
        <w:rPr>
          <w:sz w:val="16"/>
        </w:rPr>
        <w:t xml:space="preserve"> </w:t>
      </w:r>
      <w:r w:rsidRPr="009A799D">
        <w:rPr>
          <w:rStyle w:val="StyleUnderline"/>
        </w:rPr>
        <w:t>affected accounting decisions about how to use financial engineering to make profits appear in low-tax haven</w:t>
      </w:r>
      <w:r w:rsidRPr="009A799D">
        <w:rPr>
          <w:sz w:val="16"/>
        </w:rPr>
        <w:t xml:space="preserve">s. Because inversions have generally not led to a loss of jobs and productive capacity from the U.S., but have just led to a loss of tax revenue, responding to them by cutting tax rates makes no sense. </w:t>
      </w:r>
      <w:r w:rsidRPr="009A799D">
        <w:rPr>
          <w:rStyle w:val="StyleUnderline"/>
        </w:rPr>
        <w:t>The response to the erosion of the corporate income tax base through inversions should be to stop inversions.</w:t>
      </w:r>
    </w:p>
    <w:p w:rsidR="00125AF0" w:rsidRPr="009A799D" w:rsidRDefault="00125AF0" w:rsidP="004F6BFC"/>
    <w:p w:rsidR="00125AF0" w:rsidRPr="009A799D" w:rsidRDefault="00125AF0" w:rsidP="004F6BFC">
      <w:pPr>
        <w:pStyle w:val="Heading3"/>
        <w:rPr>
          <w:rFonts w:hint="eastAsia"/>
        </w:rPr>
      </w:pPr>
      <w:r w:rsidRPr="009A799D">
        <w:t>Aff Answers</w:t>
      </w:r>
    </w:p>
    <w:p w:rsidR="00125AF0" w:rsidRPr="009A799D" w:rsidRDefault="00125AF0" w:rsidP="004F6BFC"/>
    <w:p w:rsidR="00125AF0" w:rsidRPr="009A799D" w:rsidRDefault="00125AF0" w:rsidP="004F6BFC">
      <w:pPr>
        <w:pStyle w:val="Heading4"/>
        <w:rPr>
          <w:rFonts w:hint="eastAsia"/>
        </w:rPr>
      </w:pPr>
      <w:r w:rsidRPr="009A799D">
        <w:t>The CP ends tax inversions—that ruins the economy</w:t>
      </w:r>
    </w:p>
    <w:p w:rsidR="00125AF0" w:rsidRPr="009A799D" w:rsidRDefault="00125AF0" w:rsidP="004F6BFC">
      <w:r w:rsidRPr="009A799D">
        <w:t xml:space="preserve">Diana </w:t>
      </w:r>
      <w:r w:rsidRPr="009A799D">
        <w:rPr>
          <w:rStyle w:val="Style13ptBold"/>
        </w:rPr>
        <w:t>Furchtgott</w:t>
      </w:r>
      <w:r w:rsidRPr="009A799D">
        <w:t>-Roth, 8-8-</w:t>
      </w:r>
      <w:r w:rsidRPr="009A799D">
        <w:rPr>
          <w:rStyle w:val="Style13ptBold"/>
        </w:rPr>
        <w:t>2014</w:t>
      </w:r>
      <w:r w:rsidRPr="009A799D">
        <w:t xml:space="preserve">, "Tax inversions help, not hurt, the economy," MarketWatch, </w:t>
      </w:r>
      <w:hyperlink r:id="rId122" w:history="1">
        <w:r w:rsidRPr="009A799D">
          <w:rPr>
            <w:rStyle w:val="Hyperlink"/>
          </w:rPr>
          <w:t>https://www.marketwatch.com/story/tax-inversions-help-not-hurt-the-economy-2014-08-08</w:t>
        </w:r>
      </w:hyperlink>
      <w:r w:rsidRPr="009A799D">
        <w:t xml:space="preserve"> Diana Furchtgott-Roth is an economist. Currently serving as a senior fellow and director of Economics21 at the Manhattan Institute for Policy Research ----Taha</w:t>
      </w:r>
    </w:p>
    <w:p w:rsidR="00125AF0" w:rsidRPr="009A799D" w:rsidRDefault="00125AF0" w:rsidP="004F6BFC">
      <w:pPr>
        <w:rPr>
          <w:rStyle w:val="StyleUnderline"/>
        </w:rPr>
      </w:pPr>
      <w:r w:rsidRPr="009A799D">
        <w:rPr>
          <w:sz w:val="16"/>
        </w:rPr>
        <w:t xml:space="preserve">We’ve all heard the statistics. More American multinational companies are merging with foreign corporations and moving their headquarters offshore to avoid onerous U.S. corporate taxes, a process known as “inversion.” Since 2012, about 15 inversions have occurred, with another half-dozen deals in the works. </w:t>
      </w:r>
      <w:r w:rsidRPr="009A799D">
        <w:rPr>
          <w:rStyle w:val="StyleUnderline"/>
        </w:rPr>
        <w:t>President Obama called tax inversions “unpatriotic,” and last month said, “You shouldn’t get to call yourself an American company only when you want a handout from American taxpayers.” But what’s gotten lost in the discussion is that tax inversions have benefits for the American economy. They make it easier for companies to invest in the United States. They raise profits for U.S. shareholders, who can channel more funds back to America</w:t>
      </w:r>
      <w:r w:rsidRPr="009A799D">
        <w:rPr>
          <w:sz w:val="16"/>
        </w:rPr>
        <w:t xml:space="preserve">. Companies that locate overseas should be praised for making the right decision, not scolded for being un-American. What is more American than doing what is best for your company? </w:t>
      </w:r>
      <w:r w:rsidRPr="009A799D">
        <w:rPr>
          <w:rStyle w:val="StyleUnderline"/>
        </w:rPr>
        <w:t xml:space="preserve">Take a U.S.-based multinational that wants to bring back overseas earnings to expand its factory in Detroit, or build a new factory. Under the current system of taxation, that multinational would have to pay a tax of 35% on the amount it brings back into the country. </w:t>
      </w:r>
      <w:r w:rsidRPr="009A799D">
        <w:rPr>
          <w:sz w:val="16"/>
        </w:rPr>
        <w:t xml:space="preserve">If it returned $100 million, it would have to pay a tax of $35 million and only $65 million would be available for investment. </w:t>
      </w:r>
      <w:r w:rsidRPr="009A799D">
        <w:rPr>
          <w:rStyle w:val="StyleUnderline"/>
        </w:rPr>
        <w:t>That is because U.S.-based multinationals face a federal corporate tax rate of 35% on worldwide income, not just income generated in the United States. State taxes are extra.</w:t>
      </w:r>
      <w:r w:rsidRPr="009A799D">
        <w:rPr>
          <w:sz w:val="16"/>
        </w:rPr>
        <w:t xml:space="preserve"> </w:t>
      </w:r>
      <w:r w:rsidRPr="009A799D">
        <w:rPr>
          <w:rStyle w:val="StyleUnderline"/>
        </w:rPr>
        <w:t xml:space="preserve">America is one of only seven Organisation for Economic Cooperation and Development countries that taxes companies on worldwide income, and the others have significantly lower corporate tax rates. </w:t>
      </w:r>
      <w:r w:rsidRPr="009A799D">
        <w:rPr>
          <w:sz w:val="16"/>
        </w:rPr>
        <w:t xml:space="preserve">The United States, in fact, charges the highest tax rate in the developed world. The average of OECD countries is 24%. Some countries, such as Ireland, have corporate tax rates that are closer to half that. </w:t>
      </w:r>
      <w:r w:rsidRPr="009A799D">
        <w:rPr>
          <w:rStyle w:val="StyleUnderline"/>
        </w:rPr>
        <w:t>If a foreign-based multinational had headquarters in Ireland, and wanted to bring back $100 million to invest in its plant in Detroit, then all the $100 million would be invested. None would go to the Treasury. Residents of Detroit would be better off, and the shareholders of the company would be better off.</w:t>
      </w:r>
      <w:r w:rsidRPr="009A799D">
        <w:rPr>
          <w:sz w:val="16"/>
        </w:rPr>
        <w:t xml:space="preserve"> America would grow because companies generally spend money more effectively than does the government. </w:t>
      </w:r>
      <w:r w:rsidRPr="009A799D">
        <w:rPr>
          <w:rStyle w:val="StyleUnderline"/>
        </w:rPr>
        <w:t xml:space="preserve">Since inverting to Panama in 1982, McDermott International </w:t>
      </w:r>
      <w:hyperlink r:id="rId123" w:history="1">
        <w:r w:rsidRPr="009A799D">
          <w:rPr>
            <w:rStyle w:val="StyleUnderline"/>
          </w:rPr>
          <w:t>MDR, +0.83%</w:t>
        </w:r>
      </w:hyperlink>
      <w:r w:rsidRPr="009A799D">
        <w:rPr>
          <w:rStyle w:val="StyleUnderline"/>
        </w:rPr>
        <w:t xml:space="preserve"> has created American jobs by constructing pipelines and oil platforms in the Gulf of Mexico and across the country. Panama’s lower corporate income tax rate, 25%, leaves McDermott with more funds to hire the workers to complete those projects. </w:t>
      </w:r>
      <w:r w:rsidRPr="009A799D">
        <w:rPr>
          <w:sz w:val="16"/>
        </w:rPr>
        <w:t xml:space="preserve">Tax inversions can result in a greater flow of income into the United States. A company such as Medtronic </w:t>
      </w:r>
      <w:hyperlink r:id="rId124" w:history="1">
        <w:r w:rsidRPr="009A799D">
          <w:rPr>
            <w:rStyle w:val="Hyperlink"/>
            <w:sz w:val="16"/>
          </w:rPr>
          <w:t>MDT, +0.10%</w:t>
        </w:r>
      </w:hyperlink>
      <w:r w:rsidRPr="009A799D">
        <w:rPr>
          <w:sz w:val="16"/>
        </w:rPr>
        <w:t xml:space="preserve"> which is in the </w:t>
      </w:r>
      <w:hyperlink r:id="rId125" w:tgtFrame="_new" w:history="1">
        <w:r w:rsidRPr="009A799D">
          <w:rPr>
            <w:rStyle w:val="Hyperlink"/>
            <w:sz w:val="16"/>
          </w:rPr>
          <w:t>process of inverting</w:t>
        </w:r>
      </w:hyperlink>
      <w:r w:rsidRPr="009A799D">
        <w:rPr>
          <w:sz w:val="16"/>
        </w:rPr>
        <w:t xml:space="preserve">, can expand its American operations at lower cost than can its competitors. </w:t>
      </w:r>
      <w:r w:rsidRPr="009A799D">
        <w:rPr>
          <w:rStyle w:val="StyleUnderline"/>
        </w:rPr>
        <w:t>This means that once one company inverts, others in the same industry will have to do the same, or risk losing their competitive advantage. The situation is similar to the 1980s when some steel companies declared bankruptcy and dumped their costly pension plans on the Pension Benefit Guaranty Corporation</w:t>
      </w:r>
      <w:r w:rsidRPr="009A799D">
        <w:rPr>
          <w:sz w:val="16"/>
        </w:rPr>
        <w:t xml:space="preserve">. The PBGC absorbed $63.3 million in liabilities from Wisconsin Steel, followed by Wheeling-Pittsburgh’s pensions that were underfunded by $475 million. Once one company had dumped its pensions, others had to follow suit, because pensions made up a substantial percentage of their costs. </w:t>
      </w:r>
      <w:r w:rsidRPr="009A799D">
        <w:rPr>
          <w:rStyle w:val="StyleUnderline"/>
        </w:rPr>
        <w:t>As Tax Analysts columnist Martin Sullivan has astutely observed, none of the corporate tax-reform plans currently under discussion would end the advantage that foreign companies have in investing in the United States.</w:t>
      </w:r>
      <w:r w:rsidRPr="009A799D">
        <w:rPr>
          <w:sz w:val="16"/>
        </w:rPr>
        <w:t xml:space="preserve"> Current tax-reform plans would impose some kind of minimum tax on repatriated U.S. earnings. So a foreign company investing in the United States would still have an advantage and inversions would continue. </w:t>
      </w:r>
      <w:r w:rsidRPr="009A799D">
        <w:rPr>
          <w:rStyle w:val="StyleUnderline"/>
        </w:rPr>
        <w:t xml:space="preserve">Punishments for inverting companies will not solve the fundamental problem that our tax system is completely out of line with that of our competitors. </w:t>
      </w:r>
      <w:r w:rsidRPr="009A799D">
        <w:rPr>
          <w:sz w:val="16"/>
        </w:rPr>
        <w:t xml:space="preserve">Last week Sen. Bob Casey, a Democrat from Pennsylvania, wrote to Treasury Secretary Jack Lew to complain about inversions He said: “As a member of the Senate Finance Committee, I am committed to enacting long-term reforms to our tax code that will encourage domestic investment. However, given the rapidly increasing number of inversion deals, I am considering the merits of short-term solutions.” But there is little that Casey can do. It is impossible to start a fire in a crowded theater — i.e., levy a substantially higher tax than competitors — and then lock the doors. Moves to punish American companies from inverting will only cause them to break down the doors and leave more rapidly. </w:t>
      </w:r>
      <w:r w:rsidRPr="009A799D">
        <w:rPr>
          <w:rStyle w:val="StyleUnderline"/>
        </w:rPr>
        <w:t>Some say that the United States can sustain higher tax rates because corporations benefit tremendously from being able to locate in America. Taxing their global profits is simply asking them to pay their fair share. But the advantage to American headquarters is rapidly disappearing. Markets are expanding, and headquarters can be located closer to a firm’s client base.</w:t>
      </w:r>
      <w:r w:rsidRPr="009A799D">
        <w:rPr>
          <w:sz w:val="16"/>
        </w:rPr>
        <w:t xml:space="preserve"> Other countries, such as Ireland, Switzerland and Britain, have stable legal and financial systems, making them ideal headquarters for multinationals. In addition, new regulations such as Dodd-Frank are raising the cost of doing business in the United States. The Affordable Care Act imposes a new 2.3% excise tax on medical-device companies. It is no coincidence that many of the inverting companies make medical devices. In 2014 alone, 10 pharmaceutical companies have inverted abroad, five of whom would have been subject to Obamacare’s medical-device excise tax. Pfizer </w:t>
      </w:r>
      <w:hyperlink r:id="rId126" w:history="1">
        <w:r w:rsidRPr="009A799D">
          <w:rPr>
            <w:rStyle w:val="Hyperlink"/>
            <w:sz w:val="16"/>
          </w:rPr>
          <w:t>PFE, +0.43%</w:t>
        </w:r>
      </w:hyperlink>
      <w:r w:rsidRPr="009A799D">
        <w:rPr>
          <w:sz w:val="16"/>
        </w:rPr>
        <w:t xml:space="preserve"> also wanted to reincorporate abroad, but its bid to acquire British firm AstraZeneca azn </w:t>
      </w:r>
      <w:hyperlink r:id="rId127" w:history="1">
        <w:r w:rsidRPr="009A799D">
          <w:rPr>
            <w:rStyle w:val="Hyperlink"/>
            <w:sz w:val="16"/>
          </w:rPr>
          <w:t>AZN, +0.49%</w:t>
        </w:r>
      </w:hyperlink>
      <w:r w:rsidRPr="009A799D">
        <w:rPr>
          <w:sz w:val="16"/>
        </w:rPr>
        <w:t xml:space="preserve"> failed. The best option, proposed by people as different as Boston University professor </w:t>
      </w:r>
      <w:hyperlink r:id="rId128" w:tgtFrame="_new" w:history="1">
        <w:r w:rsidRPr="009A799D">
          <w:rPr>
            <w:rStyle w:val="Hyperlink"/>
            <w:sz w:val="16"/>
          </w:rPr>
          <w:t>Laurence J. Kotlikoff</w:t>
        </w:r>
      </w:hyperlink>
      <w:r w:rsidRPr="009A799D">
        <w:rPr>
          <w:sz w:val="16"/>
        </w:rPr>
        <w:t xml:space="preserve"> and Washington Post columnist </w:t>
      </w:r>
      <w:hyperlink r:id="rId129" w:tgtFrame="_new" w:history="1">
        <w:r w:rsidRPr="009A799D">
          <w:rPr>
            <w:rStyle w:val="Hyperlink"/>
            <w:sz w:val="16"/>
          </w:rPr>
          <w:t>Ezra Klein</w:t>
        </w:r>
      </w:hyperlink>
      <w:r w:rsidRPr="009A799D">
        <w:rPr>
          <w:sz w:val="16"/>
        </w:rPr>
        <w:t xml:space="preserve">, would be to get rid of the corporate tax altogether and raise taxes on corporate distributions such as dividends and capital gains — which now receive preferential treatment because they are already taxed once at the corporate level. America raised $274 billion from the corporate tax in 2013, according to the </w:t>
      </w:r>
      <w:hyperlink r:id="rId130" w:tgtFrame="_new" w:history="1">
        <w:r w:rsidRPr="009A799D">
          <w:rPr>
            <w:rStyle w:val="Hyperlink"/>
            <w:sz w:val="16"/>
          </w:rPr>
          <w:t>Congressional Budget Office</w:t>
        </w:r>
      </w:hyperlink>
      <w:r w:rsidRPr="009A799D">
        <w:rPr>
          <w:sz w:val="16"/>
        </w:rPr>
        <w:t xml:space="preserve">, just 10% of all revenue, and the tax costs millions to administer. Plus, it effectively discourages investment in the United States. The only way to stop inversions is to reform the tax code so U.S. multinationals have the same advantages as foreign ones. Until then, </w:t>
      </w:r>
      <w:r w:rsidRPr="009A799D">
        <w:rPr>
          <w:rStyle w:val="StyleUnderline"/>
        </w:rPr>
        <w:t>we should praise those corporations that seek to operate at lower costs, not pillory them.</w:t>
      </w:r>
    </w:p>
    <w:p w:rsidR="00125AF0" w:rsidRPr="009A799D" w:rsidRDefault="00125AF0" w:rsidP="004F6BFC">
      <w:pPr>
        <w:pStyle w:val="Heading4"/>
        <w:rPr>
          <w:rFonts w:hint="eastAsia"/>
        </w:rPr>
      </w:pPr>
      <w:r w:rsidRPr="009A799D">
        <w:t>Inversions benefit companies by detaching them from the failing US tax code</w:t>
      </w:r>
    </w:p>
    <w:p w:rsidR="00125AF0" w:rsidRPr="009A799D" w:rsidRDefault="00125AF0" w:rsidP="004F6BFC">
      <w:r w:rsidRPr="009A799D">
        <w:t xml:space="preserve">Matthew </w:t>
      </w:r>
      <w:r w:rsidRPr="009A799D">
        <w:rPr>
          <w:rStyle w:val="Style13ptBold"/>
        </w:rPr>
        <w:t>Johnston</w:t>
      </w:r>
      <w:r w:rsidRPr="009A799D">
        <w:t>, 7-28-</w:t>
      </w:r>
      <w:r w:rsidRPr="009A799D">
        <w:rPr>
          <w:rStyle w:val="Style13ptBold"/>
        </w:rPr>
        <w:t>2015</w:t>
      </w:r>
      <w:r w:rsidRPr="009A799D">
        <w:t xml:space="preserve">, "The Benefits Of Corporate Inversion," Investopedia, </w:t>
      </w:r>
      <w:hyperlink r:id="rId131" w:history="1">
        <w:r w:rsidRPr="009A799D">
          <w:rPr>
            <w:rStyle w:val="Hyperlink"/>
          </w:rPr>
          <w:t>https://www.investopedia.com/articles/personal-finance/072815/benefits-corporate-inversion.asp</w:t>
        </w:r>
      </w:hyperlink>
      <w:r w:rsidRPr="009A799D">
        <w:t xml:space="preserve"> Matthew Johnston earned his bachelor’s degree in Interdisciplinary Studies at St. Stephen’s University in the Canadian maritime province of New Brunswick and his MA in economics at the New School for Social Research in New York City ----Taha</w:t>
      </w:r>
    </w:p>
    <w:p w:rsidR="00125AF0" w:rsidRPr="009A799D" w:rsidRDefault="00125AF0" w:rsidP="004F6BFC">
      <w:pPr>
        <w:rPr>
          <w:sz w:val="16"/>
        </w:rPr>
      </w:pPr>
      <w:r w:rsidRPr="009A799D">
        <w:rPr>
          <w:sz w:val="16"/>
        </w:rPr>
        <w:t xml:space="preserve">While </w:t>
      </w:r>
      <w:hyperlink r:id="rId132" w:history="1">
        <w:r w:rsidRPr="009A799D">
          <w:rPr>
            <w:rStyle w:val="Hyperlink"/>
            <w:sz w:val="16"/>
          </w:rPr>
          <w:t>corporate inversion</w:t>
        </w:r>
      </w:hyperlink>
      <w:r w:rsidRPr="009A799D">
        <w:rPr>
          <w:sz w:val="16"/>
        </w:rPr>
        <w:t xml:space="preserve"> may sound like an esoteric idea, it is actually a relatively simple concept to understand. It is a strategy employed by corporations to reduce tax obligations by relocating to a foreign nation with lower and more relaxed tax laws. Corporate inversions can be structured by a company by either </w:t>
      </w:r>
      <w:hyperlink r:id="rId133" w:history="1">
        <w:r w:rsidRPr="009A799D">
          <w:rPr>
            <w:rStyle w:val="Hyperlink"/>
            <w:sz w:val="16"/>
          </w:rPr>
          <w:t>reincorporating in a foreign country or purchasing an existing foreign company</w:t>
        </w:r>
      </w:hyperlink>
      <w:r w:rsidRPr="009A799D">
        <w:rPr>
          <w:sz w:val="16"/>
        </w:rPr>
        <w:t xml:space="preserve">. </w:t>
      </w:r>
      <w:r w:rsidRPr="009A799D">
        <w:rPr>
          <w:rStyle w:val="StyleUnderline"/>
        </w:rPr>
        <w:t xml:space="preserve">As a consequence, while the </w:t>
      </w:r>
      <w:hyperlink r:id="rId134" w:history="1">
        <w:r w:rsidRPr="009A799D">
          <w:rPr>
            <w:rStyle w:val="StyleUnderline"/>
          </w:rPr>
          <w:t>operational structure</w:t>
        </w:r>
      </w:hyperlink>
      <w:r w:rsidRPr="009A799D">
        <w:rPr>
          <w:rStyle w:val="StyleUnderline"/>
        </w:rPr>
        <w:t xml:space="preserve"> or functional location of the corporation </w:t>
      </w:r>
      <w:hyperlink r:id="rId135" w:history="1">
        <w:r w:rsidRPr="009A799D">
          <w:rPr>
            <w:rStyle w:val="StyleUnderline"/>
          </w:rPr>
          <w:t>usually remains unchanged</w:t>
        </w:r>
      </w:hyperlink>
      <w:r w:rsidRPr="009A799D">
        <w:rPr>
          <w:rStyle w:val="StyleUnderline"/>
        </w:rPr>
        <w:t>, the legal headquarters of the corporation changes to its new owner’s’ location</w:t>
      </w:r>
      <w:r w:rsidRPr="009A799D">
        <w:rPr>
          <w:sz w:val="16"/>
        </w:rPr>
        <w:t xml:space="preserve">. With that simple maneuver, the company’s tax obligations also change. </w:t>
      </w:r>
      <w:r w:rsidRPr="009A799D">
        <w:rPr>
          <w:rStyle w:val="StyleUnderline"/>
        </w:rPr>
        <w:t xml:space="preserve">Many U.S. companies have found it advantageous to relocate their headquarters rather than face the highest </w:t>
      </w:r>
      <w:hyperlink r:id="rId136" w:history="1">
        <w:r w:rsidRPr="009A799D">
          <w:rPr>
            <w:rStyle w:val="StyleUnderline"/>
          </w:rPr>
          <w:t>corporate tax rates</w:t>
        </w:r>
      </w:hyperlink>
      <w:r w:rsidRPr="009A799D">
        <w:rPr>
          <w:rStyle w:val="StyleUnderline"/>
        </w:rPr>
        <w:t xml:space="preserve"> in the world regardless of whether income was earned domestically or abroad</w:t>
      </w:r>
      <w:r w:rsidRPr="009A799D">
        <w:rPr>
          <w:sz w:val="16"/>
        </w:rPr>
        <w:t xml:space="preserve">. (For more, see </w:t>
      </w:r>
      <w:hyperlink r:id="rId137" w:history="1">
        <w:r w:rsidRPr="009A799D">
          <w:rPr>
            <w:rStyle w:val="Hyperlink"/>
            <w:sz w:val="16"/>
          </w:rPr>
          <w:t>Corporate Tax Inversion</w:t>
        </w:r>
      </w:hyperlink>
      <w:r w:rsidRPr="009A799D">
        <w:rPr>
          <w:sz w:val="16"/>
        </w:rPr>
        <w:t xml:space="preserve">.) American Corporate Tax Code </w:t>
      </w:r>
      <w:r w:rsidRPr="009A799D">
        <w:rPr>
          <w:rStyle w:val="StyleUnderline"/>
        </w:rPr>
        <w:t>The U.S. tax system is considered to be one of the most abysmal tax systems in the world, especially when it comes to how it deals with corporate income earned overseas</w:t>
      </w:r>
      <w:r w:rsidRPr="009A799D">
        <w:rPr>
          <w:sz w:val="16"/>
        </w:rPr>
        <w:t xml:space="preserve">. </w:t>
      </w:r>
      <w:r w:rsidRPr="009A799D">
        <w:rPr>
          <w:rStyle w:val="StyleUnderline"/>
        </w:rPr>
        <w:t xml:space="preserve">With a </w:t>
      </w:r>
      <w:hyperlink r:id="rId138" w:history="1">
        <w:r w:rsidRPr="009A799D">
          <w:rPr>
            <w:rStyle w:val="StyleUnderline"/>
          </w:rPr>
          <w:t>federal corporate income tax rate</w:t>
        </w:r>
      </w:hyperlink>
      <w:r w:rsidRPr="009A799D">
        <w:rPr>
          <w:rStyle w:val="StyleUnderline"/>
        </w:rPr>
        <w:t xml:space="preserve"> of 35$, the U.S. has the highest corporate </w:t>
      </w:r>
      <w:hyperlink r:id="rId139" w:history="1">
        <w:r w:rsidRPr="009A799D">
          <w:rPr>
            <w:rStyle w:val="StyleUnderline"/>
          </w:rPr>
          <w:t>tax rate</w:t>
        </w:r>
      </w:hyperlink>
      <w:r w:rsidRPr="009A799D">
        <w:rPr>
          <w:rStyle w:val="StyleUnderline"/>
        </w:rPr>
        <w:t xml:space="preserve"> in the developed world</w:t>
      </w:r>
      <w:r w:rsidRPr="009A799D">
        <w:rPr>
          <w:sz w:val="16"/>
        </w:rPr>
        <w:t xml:space="preserve">. Ireland’s is a mere 12.5% while the </w:t>
      </w:r>
      <w:hyperlink r:id="rId140" w:history="1">
        <w:r w:rsidRPr="009A799D">
          <w:rPr>
            <w:rStyle w:val="Hyperlink"/>
            <w:sz w:val="16"/>
          </w:rPr>
          <w:t>Organization for Economic Cooperation and Development</w:t>
        </w:r>
      </w:hyperlink>
      <w:r w:rsidRPr="009A799D">
        <w:rPr>
          <w:sz w:val="16"/>
        </w:rPr>
        <w:t xml:space="preserve"> average </w:t>
      </w:r>
      <w:hyperlink r:id="rId141" w:history="1">
        <w:r w:rsidRPr="009A799D">
          <w:rPr>
            <w:rStyle w:val="Hyperlink"/>
            <w:sz w:val="16"/>
          </w:rPr>
          <w:t>stands at 25%</w:t>
        </w:r>
      </w:hyperlink>
      <w:r w:rsidRPr="009A799D">
        <w:rPr>
          <w:sz w:val="16"/>
        </w:rPr>
        <w:t xml:space="preserve">. </w:t>
      </w:r>
      <w:r w:rsidRPr="009A799D">
        <w:rPr>
          <w:rStyle w:val="StyleUnderline"/>
        </w:rPr>
        <w:t xml:space="preserve">Not only do American corporations pay a high tax rate on income earned domestically, they must also pay it on income earned abroad. While this tax rate is only paid on repatriated earnings, the requirement to do so is unlike any other </w:t>
      </w:r>
      <w:hyperlink r:id="rId142" w:history="1">
        <w:r w:rsidRPr="009A799D">
          <w:rPr>
            <w:rStyle w:val="StyleUnderline"/>
          </w:rPr>
          <w:t>advanced economy</w:t>
        </w:r>
      </w:hyperlink>
      <w:r w:rsidRPr="009A799D">
        <w:rPr>
          <w:rStyle w:val="StyleUnderline"/>
        </w:rPr>
        <w:t>.</w:t>
      </w:r>
      <w:r w:rsidRPr="009A799D">
        <w:rPr>
          <w:sz w:val="16"/>
        </w:rPr>
        <w:t xml:space="preserve"> Other countries follow a territorial tax system in which taxes are only levied on income earned within the country’s borders. For this reason, many U.S. corporations choose not to repatriate their foreign earnings, and it is estimated that these American multinationals have</w:t>
      </w:r>
      <w:hyperlink r:id="rId143" w:history="1">
        <w:r w:rsidRPr="009A799D">
          <w:rPr>
            <w:rStyle w:val="Hyperlink"/>
            <w:sz w:val="16"/>
          </w:rPr>
          <w:t xml:space="preserve"> $2 trillion held by foreign subsidiaries</w:t>
        </w:r>
      </w:hyperlink>
      <w:r w:rsidRPr="009A799D">
        <w:rPr>
          <w:sz w:val="16"/>
        </w:rPr>
        <w:t xml:space="preserve">. The lower tax rates offered in foreign countries provide enough incentive for American companies to move their headquarters through a corporate inversion. (See also, </w:t>
      </w:r>
      <w:hyperlink r:id="rId144" w:history="1">
        <w:r w:rsidRPr="009A799D">
          <w:rPr>
            <w:rStyle w:val="Hyperlink"/>
            <w:sz w:val="16"/>
          </w:rPr>
          <w:t>Top 10 Pharma Stocks for 2015</w:t>
        </w:r>
      </w:hyperlink>
      <w:r w:rsidRPr="009A799D">
        <w:rPr>
          <w:sz w:val="16"/>
        </w:rPr>
        <w:t xml:space="preserve">.) Benefits of Corporate Inversion </w:t>
      </w:r>
      <w:r w:rsidRPr="009A799D">
        <w:rPr>
          <w:rStyle w:val="StyleUnderline"/>
        </w:rPr>
        <w:t>There are essentially two primary ways a U.S. company benefits from reincorporating and relocating its legal headquarters. Through a corporate inversion, a U.S. company changes its legal address to a foreign location and is thus no longer subject to the U.S. corporate income tax rate on foreign earnings</w:t>
      </w:r>
      <w:r w:rsidRPr="009A799D">
        <w:rPr>
          <w:sz w:val="16"/>
        </w:rPr>
        <w:t xml:space="preserve">. However, the company must still pay the U.S. rate on U.S.-based earnings. </w:t>
      </w:r>
      <w:r w:rsidRPr="009A799D">
        <w:rPr>
          <w:rStyle w:val="StyleUnderline"/>
        </w:rPr>
        <w:t xml:space="preserve">The other advantage that corporate inversion offers is the ability to engage in the </w:t>
      </w:r>
      <w:hyperlink r:id="rId145" w:history="1">
        <w:r w:rsidRPr="009A799D">
          <w:rPr>
            <w:rStyle w:val="StyleUnderline"/>
          </w:rPr>
          <w:t>practice of earnings stripping</w:t>
        </w:r>
      </w:hyperlink>
      <w:r w:rsidRPr="009A799D">
        <w:rPr>
          <w:rStyle w:val="StyleUnderline"/>
        </w:rPr>
        <w:t xml:space="preserve"> to reduce the tax paid on U.S.-based income. To do this, a U.S. multinational that has recently inverted will loan money to its U.S. </w:t>
      </w:r>
      <w:hyperlink r:id="rId146" w:history="1">
        <w:r w:rsidRPr="009A799D">
          <w:rPr>
            <w:rStyle w:val="StyleUnderline"/>
          </w:rPr>
          <w:t>subsidiary</w:t>
        </w:r>
      </w:hyperlink>
      <w:r w:rsidRPr="009A799D">
        <w:rPr>
          <w:rStyle w:val="StyleUnderline"/>
        </w:rPr>
        <w:t xml:space="preserve">. The interest payments that the subsidiary then pays to the foreign headquarters can be deducted from its </w:t>
      </w:r>
      <w:hyperlink r:id="rId147" w:history="1">
        <w:r w:rsidRPr="009A799D">
          <w:rPr>
            <w:rStyle w:val="StyleUnderline"/>
          </w:rPr>
          <w:t>taxable income</w:t>
        </w:r>
      </w:hyperlink>
      <w:r w:rsidRPr="009A799D">
        <w:rPr>
          <w:rStyle w:val="StyleUnderline"/>
        </w:rPr>
        <w:t xml:space="preserve">, thus lowering its </w:t>
      </w:r>
      <w:hyperlink r:id="rId148" w:history="1">
        <w:r w:rsidRPr="009A799D">
          <w:rPr>
            <w:rStyle w:val="StyleUnderline"/>
          </w:rPr>
          <w:t>effective tax rate</w:t>
        </w:r>
      </w:hyperlink>
      <w:r w:rsidRPr="009A799D">
        <w:rPr>
          <w:sz w:val="16"/>
        </w:rPr>
        <w:t xml:space="preserve">. Between 1994 and the middle of last year, there have been </w:t>
      </w:r>
      <w:hyperlink r:id="rId149" w:history="1">
        <w:r w:rsidRPr="009A799D">
          <w:rPr>
            <w:rStyle w:val="Hyperlink"/>
            <w:sz w:val="16"/>
          </w:rPr>
          <w:t>75 U.S. corporate inversions</w:t>
        </w:r>
      </w:hyperlink>
      <w:r w:rsidRPr="009A799D">
        <w:rPr>
          <w:sz w:val="16"/>
        </w:rPr>
        <w:t xml:space="preserve">, with 47 having occurred in the past 10 years. In spite of new regulations being put in place last year to limit these inversions, </w:t>
      </w:r>
      <w:hyperlink r:id="rId150" w:history="1">
        <w:r w:rsidRPr="009A799D">
          <w:rPr>
            <w:rStyle w:val="Hyperlink"/>
            <w:sz w:val="16"/>
          </w:rPr>
          <w:t>there have been 55 takeovers</w:t>
        </w:r>
      </w:hyperlink>
      <w:r w:rsidRPr="009A799D">
        <w:rPr>
          <w:sz w:val="16"/>
        </w:rPr>
        <w:t xml:space="preserve"> of U.S. companies from foreign buyers since last fall. While these companies are taking advantage of the lower tax rates, the U.S. government faces continued losses in corporate tax revenue. The Bottom Line </w:t>
      </w:r>
      <w:r w:rsidRPr="009A799D">
        <w:rPr>
          <w:rStyle w:val="StyleUnderline"/>
        </w:rPr>
        <w:t>As the U.S. has the highest corporate tax rate among advanced economies, U.S. corporations have a huge incentive to relocate to nations with lower tax rates through corporate inversion</w:t>
      </w:r>
      <w:r w:rsidRPr="009A799D">
        <w:rPr>
          <w:sz w:val="16"/>
        </w:rPr>
        <w:t xml:space="preserve">. Although these companies benefit from the moves, the U.S. government suffers from reduced tax revenues. At least one estimate in 2014 claimed </w:t>
      </w:r>
      <w:hyperlink r:id="rId151" w:history="1">
        <w:r w:rsidRPr="009A799D">
          <w:rPr>
            <w:rStyle w:val="Hyperlink"/>
            <w:sz w:val="16"/>
          </w:rPr>
          <w:t>tax revenue losses totaled nearly $20 billion</w:t>
        </w:r>
      </w:hyperlink>
      <w:r w:rsidRPr="009A799D">
        <w:rPr>
          <w:sz w:val="16"/>
        </w:rPr>
        <w:t xml:space="preserve"> over the previous 10 years. But despite attempts to limit these inversions with new regulations, the past year has seen the number of </w:t>
      </w:r>
      <w:hyperlink r:id="rId152" w:history="1">
        <w:r w:rsidRPr="009A799D">
          <w:rPr>
            <w:rStyle w:val="Hyperlink"/>
            <w:sz w:val="16"/>
          </w:rPr>
          <w:t>foreign acquisitions of U.S. companies rise significantly</w:t>
        </w:r>
      </w:hyperlink>
      <w:r w:rsidRPr="009A799D">
        <w:rPr>
          <w:sz w:val="16"/>
        </w:rPr>
        <w:t>.</w:t>
      </w:r>
      <w:r w:rsidRPr="009A799D">
        <w:br/>
      </w:r>
    </w:p>
    <w:p w:rsidR="00125AF0" w:rsidRPr="009A799D" w:rsidRDefault="00125AF0" w:rsidP="004F6BFC">
      <w:pPr>
        <w:pStyle w:val="Heading4"/>
        <w:rPr>
          <w:rFonts w:hint="eastAsia"/>
        </w:rPr>
      </w:pPr>
      <w:r w:rsidRPr="009A799D">
        <w:t>Shutting down inversions is bad – its akin to Trump’s border wall</w:t>
      </w:r>
    </w:p>
    <w:p w:rsidR="00125AF0" w:rsidRPr="009A799D" w:rsidRDefault="00125AF0" w:rsidP="004F6BFC">
      <w:r w:rsidRPr="009A799D">
        <w:t xml:space="preserve">Alex </w:t>
      </w:r>
      <w:r w:rsidRPr="009A799D">
        <w:rPr>
          <w:rStyle w:val="Style13ptBold"/>
        </w:rPr>
        <w:t>Brill</w:t>
      </w:r>
      <w:r w:rsidRPr="009A799D">
        <w:t>,, 5-9-</w:t>
      </w:r>
      <w:r w:rsidRPr="009A799D">
        <w:rPr>
          <w:rStyle w:val="Style13ptBold"/>
        </w:rPr>
        <w:t>2016</w:t>
      </w:r>
      <w:r w:rsidRPr="009A799D">
        <w:t xml:space="preserve">, "Obama's Wall Is Bad Too," US News &amp; World Report, </w:t>
      </w:r>
      <w:hyperlink r:id="rId153" w:history="1">
        <w:r w:rsidRPr="009A799D">
          <w:rPr>
            <w:rStyle w:val="Hyperlink"/>
          </w:rPr>
          <w:t>https://www.usnews.com/opinion/articles/2016-05-09/obamas-corporate-inversion-wall-is-as-bad-as-trumps-mexico-border-wall</w:t>
        </w:r>
      </w:hyperlink>
      <w:r w:rsidRPr="009A799D">
        <w:t xml:space="preserve"> Alex Brill is a research fellow at the American Enterprise Institute. ----Taha</w:t>
      </w:r>
    </w:p>
    <w:p w:rsidR="00125AF0" w:rsidRPr="009A799D" w:rsidRDefault="00125AF0" w:rsidP="004F6BFC">
      <w:pPr>
        <w:rPr>
          <w:rStyle w:val="StyleUnderline"/>
        </w:rPr>
      </w:pPr>
      <w:r w:rsidRPr="009A799D">
        <w:rPr>
          <w:rStyle w:val="StyleUnderline"/>
        </w:rPr>
        <w:t xml:space="preserve">DONALD TRUMP'S PROPOSAL to build a wall between the United States and Mexico has been widely criticized. </w:t>
      </w:r>
      <w:r w:rsidRPr="009A799D">
        <w:rPr>
          <w:sz w:val="16"/>
        </w:rPr>
        <w:t xml:space="preserve">Even the pope has weighed in. The cost, feasibility, geopolitical implications and economic burden of the proposed wall are all sound objections to the idea. And with illegal immigration having dropped over the last few years, the Trump wall is starting to look like a solution in search of a problem. </w:t>
      </w:r>
      <w:r w:rsidRPr="009A799D">
        <w:rPr>
          <w:rStyle w:val="StyleUnderline"/>
        </w:rPr>
        <w:t>But the Obama administration is building its own wall around the United States. The Obama wall is built of rules that inhibit U.S. firms from pursuing inversions, which involve merging with foreign firms for the purpose of locating tax headquarters in a lower-tax jurisdiction</w:t>
      </w:r>
      <w:r w:rsidRPr="009A799D">
        <w:rPr>
          <w:sz w:val="16"/>
        </w:rPr>
        <w:t xml:space="preserve">. The latest round of proposed anti-inversion regulations killed the pending Pfizer-Allergan merger and sent shock waves through the business community. The two walls are different in some respects. The Trump wall would require millions of cubic square feet of concrete and steel rebar, cost perhaps $25 billion and take years to complete. The Obama wall has been built with hundreds of pages of IRS regulations in a matter of months. The Trump wall is a fortress wall intended to keep outsiders from entering; </w:t>
      </w:r>
      <w:r w:rsidRPr="009A799D">
        <w:rPr>
          <w:rStyle w:val="StyleUnderline"/>
        </w:rPr>
        <w:t xml:space="preserve">the Obama wall is a prison wall intended to keep American businesses from leaving. </w:t>
      </w:r>
      <w:r w:rsidRPr="009A799D">
        <w:rPr>
          <w:sz w:val="16"/>
        </w:rPr>
        <w:t xml:space="preserve">But </w:t>
      </w:r>
      <w:r w:rsidRPr="009A799D">
        <w:rPr>
          <w:rStyle w:val="StyleUnderline"/>
        </w:rPr>
        <w:t>both walls will harm Americans</w:t>
      </w:r>
      <w:r w:rsidRPr="009A799D">
        <w:rPr>
          <w:sz w:val="16"/>
        </w:rPr>
        <w:t xml:space="preserve">. By reducing the number of immigrants, the Trump Wall will </w:t>
      </w:r>
      <w:hyperlink r:id="rId154" w:history="1">
        <w:r w:rsidRPr="009A799D">
          <w:rPr>
            <w:rStyle w:val="Hyperlink"/>
            <w:sz w:val="16"/>
          </w:rPr>
          <w:t>likely slow productivity growth</w:t>
        </w:r>
      </w:hyperlink>
      <w:r w:rsidRPr="009A799D">
        <w:rPr>
          <w:sz w:val="16"/>
        </w:rPr>
        <w:t xml:space="preserve">. </w:t>
      </w:r>
      <w:r w:rsidRPr="009A799D">
        <w:rPr>
          <w:rStyle w:val="StyleUnderline"/>
        </w:rPr>
        <w:t>The Obama wall will also slow our economic growth, by handcuffing U.S. businesses to the most unfavorable corporate tax regime in the developed world</w:t>
      </w:r>
      <w:r w:rsidRPr="009A799D">
        <w:rPr>
          <w:sz w:val="16"/>
        </w:rPr>
        <w:t xml:space="preserve">. </w:t>
      </w:r>
      <w:r w:rsidRPr="009A799D">
        <w:rPr>
          <w:rStyle w:val="StyleUnderline"/>
        </w:rPr>
        <w:t>Inversion, the process by which a U.S.-based corporation moves its tax headquarters to a country with a lower tax rate and more favorable international tax rules, should be seen as a symptom of an outdated tax code that American employers are desperate to escape</w:t>
      </w:r>
      <w:r w:rsidRPr="009A799D">
        <w:rPr>
          <w:sz w:val="16"/>
        </w:rPr>
        <w:t xml:space="preserve">. The cure is to cut the corporate tax rate and improve the tax rules, not hold companies hostage. </w:t>
      </w:r>
      <w:r w:rsidRPr="009A799D">
        <w:rPr>
          <w:rStyle w:val="StyleUnderline"/>
        </w:rPr>
        <w:t>American businesses face the highest statutory corporate tax rate in the world, with an average combined state and federal corporate tax rate of 39 percent</w:t>
      </w:r>
      <w:r w:rsidRPr="009A799D">
        <w:rPr>
          <w:sz w:val="16"/>
        </w:rPr>
        <w:t xml:space="preserve">. By comparison, the average tax rate of an OECD nation is 25 percent. Ireland, the destination of several high-profile corporate inversions, imposes a top corporate rate of 12.5 percent. </w:t>
      </w:r>
      <w:r w:rsidRPr="009A799D">
        <w:rPr>
          <w:rStyle w:val="StyleUnderline"/>
        </w:rPr>
        <w:t>In addition to our hostile rate, the United States maintains an arcane set of international tax policies known as worldwide taxation, whereby U.S. companies are taxed on all business income, regardless of where it is earned.</w:t>
      </w:r>
      <w:r w:rsidRPr="009A799D">
        <w:rPr>
          <w:sz w:val="16"/>
        </w:rPr>
        <w:t xml:space="preserve"> 28 of the 34 OECD member nations have territorial tax systems that generally tax active business income earned domestically, but not abroad. For U.S. multinational corporations earning profits across the globe, worldwide taxation is a compelling disincentive to remain headquartered here. </w:t>
      </w:r>
      <w:r w:rsidRPr="009A799D">
        <w:rPr>
          <w:rStyle w:val="StyleUnderline"/>
        </w:rPr>
        <w:t>The Obama wall does nothing to remedy these problems. Moreover, the wall could severely impede the business activity of firms operating in the U.S. that are not seeking to invert but are simply borrowing from, or lending to, their parent companies or subsidiaries.</w:t>
      </w:r>
      <w:r w:rsidRPr="009A799D">
        <w:rPr>
          <w:sz w:val="16"/>
        </w:rPr>
        <w:t xml:space="preserve"> The new rules arbitrarily reclassify these transactions as equity, rather than debt, which imposes new tax burdens on the companies. The starkest contrast between the Trump wall and the Obama wall may be the difference between Trump and Obama themselves. Trump, while the likely Republican nominee for president, is so far just a campaigner, lavish investor and entertainer. The Trump wall, foolish as it may be, is political fodder geared at energizing a particular voter bloc. In short, the Trump wall is not real. But </w:t>
      </w:r>
      <w:r w:rsidRPr="009A799D">
        <w:rPr>
          <w:rStyle w:val="StyleUnderline"/>
        </w:rPr>
        <w:t>the Obama wall is very real. It has stopped pending business transactions dead in their tracks, created costs and uncertainties at every Fortune 500 company in America, and moved the tax policy debate in the wrong direction. It is ill-advised to embrace rhetoric that separates the United States from its neighbors and trading partners with concrete. But it is even worse to double down on the worst corporate tax code in the developed world.</w:t>
      </w:r>
    </w:p>
    <w:p w:rsidR="00125AF0" w:rsidRPr="009A799D" w:rsidRDefault="00125AF0" w:rsidP="004F6BFC"/>
    <w:p w:rsidR="00125AF0" w:rsidRPr="009A799D" w:rsidRDefault="00125AF0" w:rsidP="004F6BFC"/>
    <w:p w:rsidR="000D22CC" w:rsidRPr="009A799D" w:rsidRDefault="000D22CC" w:rsidP="004F6BFC">
      <w:pPr>
        <w:pStyle w:val="Heading2"/>
        <w:rPr>
          <w:rFonts w:hint="eastAsia"/>
        </w:rPr>
      </w:pPr>
      <w:r w:rsidRPr="009A799D">
        <w:t>STEM CP</w:t>
      </w:r>
    </w:p>
    <w:p w:rsidR="000D22CC" w:rsidRPr="009A799D" w:rsidRDefault="000D22CC" w:rsidP="004F6BFC">
      <w:pPr>
        <w:pStyle w:val="Heading3"/>
        <w:rPr>
          <w:rFonts w:hint="eastAsia"/>
        </w:rPr>
      </w:pPr>
      <w:r w:rsidRPr="009A799D">
        <w:t>1NC CP</w:t>
      </w:r>
    </w:p>
    <w:p w:rsidR="000D22CC" w:rsidRPr="009A799D" w:rsidRDefault="000D22CC" w:rsidP="004F6BFC"/>
    <w:p w:rsidR="000D22CC" w:rsidRPr="009A799D" w:rsidRDefault="00186438" w:rsidP="004F6BFC">
      <w:pPr>
        <w:pStyle w:val="Heading4"/>
        <w:rPr>
          <w:rFonts w:hint="eastAsia"/>
        </w:rPr>
      </w:pPr>
      <w:r w:rsidRPr="009A799D">
        <w:t xml:space="preserve">CP Text: </w:t>
      </w:r>
      <w:r w:rsidR="000D22CC" w:rsidRPr="009A799D">
        <w:t>The United States federal government should substa</w:t>
      </w:r>
      <w:r w:rsidR="000F7610" w:rsidRPr="009A799D">
        <w:t>ntially increase investment in Science, Technology, Engineering, and M</w:t>
      </w:r>
      <w:r w:rsidR="000D22CC" w:rsidRPr="009A799D">
        <w:t>athematics education in schools in the United States.</w:t>
      </w:r>
    </w:p>
    <w:p w:rsidR="000D22CC" w:rsidRPr="009A799D" w:rsidRDefault="000D22CC" w:rsidP="004F6BFC"/>
    <w:p w:rsidR="000D22CC" w:rsidRPr="009A799D" w:rsidRDefault="000D22CC" w:rsidP="004F6BFC">
      <w:pPr>
        <w:pStyle w:val="Heading4"/>
        <w:rPr>
          <w:rFonts w:hint="eastAsia"/>
        </w:rPr>
      </w:pPr>
      <w:r w:rsidRPr="009A799D">
        <w:t>That solves and we can do it</w:t>
      </w:r>
    </w:p>
    <w:p w:rsidR="000D22CC" w:rsidRPr="009A799D" w:rsidRDefault="000D22CC" w:rsidP="004F6BFC">
      <w:r w:rsidRPr="009A799D">
        <w:rPr>
          <w:rStyle w:val="Style13ptBold"/>
        </w:rPr>
        <w:t xml:space="preserve">OBEROI ’16 </w:t>
      </w:r>
      <w:r w:rsidRPr="009A799D">
        <w:t>Sidharth Oberoi is the President &amp; Chief Academic Officer of Zaniac, a STEM education franchise. https://www.ced.org/blog/entry/the-economic-impact-of-early-exposure-to-stem-education (MHL)</w:t>
      </w:r>
    </w:p>
    <w:p w:rsidR="000D22CC" w:rsidRPr="009A799D" w:rsidRDefault="000D22CC" w:rsidP="004F6BFC">
      <w:pPr>
        <w:rPr>
          <w:sz w:val="12"/>
        </w:rPr>
      </w:pPr>
      <w:r w:rsidRPr="009A799D">
        <w:rPr>
          <w:sz w:val="12"/>
        </w:rPr>
        <w:t xml:space="preserve">As the US continues to recover from the recession, optimism is rising about the health of our economy. A key factor people often turn to in evaluating economic health is the unemployment rate, which has hit a 20-year low in this country while jobs continue to be added monthly. However, it is necessary for us to further evaluate the data to fully understand where these jobs are coming from, and how various sectors of the workforce experience this impact. The May 2016 jobs report indicated that there </w:t>
      </w:r>
      <w:r w:rsidRPr="009A799D">
        <w:rPr>
          <w:rStyle w:val="StyleUnderline"/>
        </w:rPr>
        <w:t>are currently 5.8 million job openings</w:t>
      </w:r>
      <w:r w:rsidRPr="009A799D">
        <w:rPr>
          <w:sz w:val="12"/>
        </w:rPr>
        <w:t xml:space="preserve"> (</w:t>
      </w:r>
      <w:hyperlink r:id="rId155" w:history="1">
        <w:r w:rsidRPr="009A799D">
          <w:rPr>
            <w:rStyle w:val="Hyperlink"/>
            <w:sz w:val="12"/>
          </w:rPr>
          <w:t>CNNMONEY</w:t>
        </w:r>
      </w:hyperlink>
      <w:r w:rsidRPr="009A799D">
        <w:rPr>
          <w:sz w:val="12"/>
        </w:rPr>
        <w:t xml:space="preserve">), which is a symptom of a growing problem in the US: </w:t>
      </w:r>
      <w:r w:rsidRPr="009A799D">
        <w:rPr>
          <w:rStyle w:val="StyleUnderline"/>
        </w:rPr>
        <w:t>employers can’t find skilled workers for jobs in a number of sectors</w:t>
      </w:r>
      <w:r w:rsidRPr="009A799D">
        <w:rPr>
          <w:sz w:val="12"/>
        </w:rPr>
        <w:t xml:space="preserve">. Much of this can be attributed to increasing disparity known as the job skills gap. </w:t>
      </w:r>
      <w:r w:rsidRPr="009A799D">
        <w:rPr>
          <w:rStyle w:val="StyleUnderline"/>
        </w:rPr>
        <w:t xml:space="preserve">This gap is a critical issue that the country faces as vacant jobs can cost companies hundreds of dollars a day in lost profits and can negatively drive America’s economic growth. </w:t>
      </w:r>
      <w:r w:rsidRPr="009A799D">
        <w:rPr>
          <w:sz w:val="12"/>
        </w:rPr>
        <w:t>When we look at Science, Technology, Engineering, and Math (</w:t>
      </w:r>
      <w:r w:rsidRPr="009A799D">
        <w:rPr>
          <w:rStyle w:val="Emphasis"/>
        </w:rPr>
        <w:t>STEM) jobs specifically, economic projections point to a need for 1 million more STEM professionals than the US will produce at the current rate over the next decade</w:t>
      </w:r>
      <w:r w:rsidRPr="009A799D">
        <w:rPr>
          <w:sz w:val="12"/>
        </w:rPr>
        <w:t xml:space="preserve">, according to the </w:t>
      </w:r>
      <w:hyperlink r:id="rId156" w:history="1">
        <w:r w:rsidRPr="009A799D">
          <w:rPr>
            <w:rStyle w:val="Hyperlink"/>
            <w:sz w:val="12"/>
          </w:rPr>
          <w:t>President’s Council of Advisors on Science and Technology</w:t>
        </w:r>
      </w:hyperlink>
      <w:r w:rsidRPr="009A799D">
        <w:rPr>
          <w:sz w:val="12"/>
        </w:rPr>
        <w:t xml:space="preserve">. STEM jobs alone have grown 17 percent, which is much faster than the nearly 10 percent growth rate in all other areas. Yet the civic infrastructure is not there to support this growth. One of the most important factors that limits the </w:t>
      </w:r>
      <w:r w:rsidRPr="009A799D">
        <w:rPr>
          <w:rStyle w:val="StyleUnderline"/>
        </w:rPr>
        <w:t>United States’ ability to stay ahead of the STEM curve is the lack of introduction to these educational areas at an early age.</w:t>
      </w:r>
      <w:r w:rsidRPr="009A799D">
        <w:rPr>
          <w:sz w:val="12"/>
        </w:rPr>
        <w:t xml:space="preserve"> More school districts are providing laptops as resources for their students. Laptops or iPads are great in terms of exposure to technology and a step in the right direction. However, the use of this technology is not enough to meet the future workplace skills that students need. This is not the fault of teachers who hope to positively impact the lives of their students through more effective learning tools. </w:t>
      </w:r>
      <w:r w:rsidRPr="009A799D">
        <w:rPr>
          <w:rStyle w:val="StyleUnderline"/>
        </w:rPr>
        <w:t>Teachers continue to do their job, but education has not embraced the notion of teaching students about technology itself. Students use technology as consumers, but not as innovative developers through their formal education experience</w:t>
      </w:r>
      <w:r w:rsidRPr="009A799D">
        <w:rPr>
          <w:sz w:val="12"/>
        </w:rPr>
        <w:t xml:space="preserve">. The need for this at an institutional level is increasingly important, and schools simply do not have sufficient time, flexibility, or resources to offer these types of curricula. Looking at countries that are leading the way in technological innovation, we find students spend a greater amount of time in education outside of school – traditionally in a tutoring or enrichment capacity. </w:t>
      </w:r>
      <w:r w:rsidRPr="009A799D">
        <w:rPr>
          <w:rStyle w:val="StyleUnderline"/>
        </w:rPr>
        <w:t xml:space="preserve">The amount of time that a </w:t>
      </w:r>
      <w:hyperlink r:id="rId157" w:history="1">
        <w:r w:rsidRPr="009A799D">
          <w:rPr>
            <w:rStyle w:val="StyleUnderline"/>
          </w:rPr>
          <w:t>student spends weekly</w:t>
        </w:r>
      </w:hyperlink>
      <w:r w:rsidRPr="009A799D">
        <w:rPr>
          <w:rStyle w:val="StyleUnderline"/>
        </w:rPr>
        <w:t xml:space="preserve"> on their educational enrichment activities is significantly greater around the world compared to the US. This may be associated with a cultural influence which is directly correlated to the rising importance of education needs in different industries, but can also be attributed to increased importance placed on science and technology solutions provided to students. </w:t>
      </w:r>
      <w:r w:rsidRPr="009A799D">
        <w:rPr>
          <w:sz w:val="12"/>
        </w:rPr>
        <w:t xml:space="preserve">In the United States we are in the midst of </w:t>
      </w:r>
      <w:r w:rsidRPr="009A799D">
        <w:rPr>
          <w:rStyle w:val="StyleUnderline"/>
        </w:rPr>
        <w:t>a STEM revolution. STEM is at the forefront of educators and policymakers around the country</w:t>
      </w:r>
      <w:r w:rsidRPr="009A799D">
        <w:rPr>
          <w:sz w:val="12"/>
        </w:rPr>
        <w:t xml:space="preserve">. This is now also becoming increasingly important among parents as they begin to see the </w:t>
      </w:r>
      <w:r w:rsidRPr="009A799D">
        <w:rPr>
          <w:rStyle w:val="StyleUnderline"/>
        </w:rPr>
        <w:t xml:space="preserve">paradigm shift in the economy that continues to favor individuals seeking STEM jobs versus their counterparts. </w:t>
      </w:r>
      <w:r w:rsidRPr="009A799D">
        <w:rPr>
          <w:sz w:val="12"/>
        </w:rPr>
        <w:t xml:space="preserve">STEM is finally being integrated in schools, but not early nor extensively enough. </w:t>
      </w:r>
      <w:r w:rsidRPr="009A799D">
        <w:rPr>
          <w:rStyle w:val="Emphasis"/>
        </w:rPr>
        <w:t>38 percent of students who start college with a STEM major do not graduate with one, which is reflected by the fact that 69 percent of high school graduates are not prepared for college-level math or science, according to the National Math and Science Initiative.</w:t>
      </w:r>
      <w:r w:rsidRPr="009A799D">
        <w:rPr>
          <w:sz w:val="12"/>
        </w:rPr>
        <w:t xml:space="preserve"> This is alarming and can be traced back to students not receiving the appropriate supports and interventions they need in early grades. </w:t>
      </w:r>
      <w:r w:rsidRPr="009A799D">
        <w:rPr>
          <w:rStyle w:val="StyleUnderline"/>
        </w:rPr>
        <w:t>An increasing number of institutions are beginning to immerse students in STEM at younger ages. This exposure is being facilitated outside of school hours and during school vacations, which enables students to understand whether or not they are interested in further pursuing a particular STEM career.</w:t>
      </w:r>
      <w:r w:rsidRPr="009A799D">
        <w:rPr>
          <w:sz w:val="12"/>
        </w:rPr>
        <w:t xml:space="preserve"> Institutions like </w:t>
      </w:r>
      <w:hyperlink r:id="rId158" w:history="1">
        <w:r w:rsidRPr="009A799D">
          <w:rPr>
            <w:rStyle w:val="Emphasis"/>
          </w:rPr>
          <w:t>Zaniac</w:t>
        </w:r>
      </w:hyperlink>
      <w:r w:rsidRPr="009A799D">
        <w:rPr>
          <w:rStyle w:val="Emphasis"/>
        </w:rPr>
        <w:t xml:space="preserve"> introduce students to skills like computer programming and 3-D printing as early as Kindergarten, and push the envelope through the eighth grade to teach more advanced subjects, such as thermodynamics, physics, orbital mechanics, and more. </w:t>
      </w:r>
      <w:r w:rsidRPr="009A799D">
        <w:rPr>
          <w:sz w:val="12"/>
        </w:rPr>
        <w:t xml:space="preserve">Such exposure helps promote </w:t>
      </w:r>
      <w:r w:rsidRPr="009A799D">
        <w:rPr>
          <w:rStyle w:val="StyleUnderline"/>
        </w:rPr>
        <w:t xml:space="preserve">students’ immersion in science and technology while building their confidence about STEM at a young age. </w:t>
      </w:r>
      <w:r w:rsidRPr="009A799D">
        <w:rPr>
          <w:rStyle w:val="Emphasis"/>
        </w:rPr>
        <w:t>Creating a positive learning environment that empowers students in STEM is critical to preparing the next generation for the future.</w:t>
      </w:r>
      <w:r w:rsidRPr="009A799D">
        <w:rPr>
          <w:sz w:val="12"/>
        </w:rPr>
        <w:t xml:space="preserve"> The </w:t>
      </w:r>
      <w:r w:rsidRPr="009A799D">
        <w:rPr>
          <w:rStyle w:val="StyleUnderline"/>
        </w:rPr>
        <w:t xml:space="preserve">current lack of infrastructure around this educational priority is disconcerting when we recognize the individual and economic benefits of addressing these issues. </w:t>
      </w:r>
      <w:r w:rsidRPr="009A799D">
        <w:rPr>
          <w:sz w:val="12"/>
        </w:rPr>
        <w:t>The necessity for STEM to be introduced at an early age has never been more important. Action needs to be taken on behalf of parents, educators, and business leaders to make sure this comes to fruition.</w:t>
      </w:r>
    </w:p>
    <w:p w:rsidR="000D22CC" w:rsidRPr="009A799D" w:rsidRDefault="000D22CC" w:rsidP="004F6BFC"/>
    <w:p w:rsidR="000D22CC" w:rsidRPr="009A799D" w:rsidRDefault="000D22CC" w:rsidP="004F6BFC">
      <w:pPr>
        <w:pStyle w:val="Heading3"/>
        <w:rPr>
          <w:rFonts w:hint="eastAsia"/>
        </w:rPr>
      </w:pPr>
      <w:r w:rsidRPr="009A799D">
        <w:t>2NC CP</w:t>
      </w:r>
    </w:p>
    <w:p w:rsidR="000D22CC" w:rsidRPr="009A799D" w:rsidRDefault="000D22CC" w:rsidP="004F6BFC"/>
    <w:p w:rsidR="000D22CC" w:rsidRPr="009A799D" w:rsidRDefault="000D22CC" w:rsidP="004F6BFC">
      <w:pPr>
        <w:pStyle w:val="Heading4"/>
        <w:rPr>
          <w:rFonts w:hint="eastAsia"/>
        </w:rPr>
      </w:pPr>
      <w:r w:rsidRPr="009A799D">
        <w:t>STEM education is key to economic growth</w:t>
      </w:r>
    </w:p>
    <w:p w:rsidR="000D22CC" w:rsidRPr="009A799D" w:rsidRDefault="000D22CC" w:rsidP="004F6BFC">
      <w:r w:rsidRPr="009A799D">
        <w:rPr>
          <w:rStyle w:val="Style13ptBold"/>
        </w:rPr>
        <w:t xml:space="preserve">Adesoji 6/25 </w:t>
      </w:r>
      <w:r w:rsidRPr="009A799D">
        <w:t xml:space="preserve">Francis A. Adesoji is a professor at the Department of Science and Technology Education in the University of Ibadan, Ibadan National And Global Trend On Stem Education And Economic Development </w:t>
      </w:r>
      <w:hyperlink r:id="rId159" w:history="1">
        <w:r w:rsidRPr="009A799D">
          <w:rPr>
            <w:rStyle w:val="Hyperlink"/>
          </w:rPr>
          <w:t>http://www.scholarpublishing.org/index.php/ASSRJ/article/view/4534/2899</w:t>
        </w:r>
      </w:hyperlink>
      <w:r w:rsidRPr="009A799D">
        <w:t xml:space="preserve">  (MHL)</w:t>
      </w:r>
    </w:p>
    <w:p w:rsidR="000D22CC" w:rsidRPr="009A799D" w:rsidRDefault="000D22CC" w:rsidP="004F6BFC">
      <w:pPr>
        <w:rPr>
          <w:rStyle w:val="Emphasis"/>
        </w:rPr>
      </w:pPr>
      <w:r w:rsidRPr="009A799D">
        <w:rPr>
          <w:rStyle w:val="StyleUnderline"/>
        </w:rPr>
        <w:t>It could be easily observed that there is a gulf between STEM education and other disciplines and the production sector of the economy.</w:t>
      </w:r>
      <w:r w:rsidRPr="009A799D">
        <w:rPr>
          <w:sz w:val="12"/>
        </w:rPr>
        <w:t xml:space="preserve"> This should not be the case if we want our </w:t>
      </w:r>
      <w:r w:rsidRPr="009A799D">
        <w:rPr>
          <w:rStyle w:val="Emphasis"/>
        </w:rPr>
        <w:t>STEM [is] to be useful to the nation and consequently, economic growth</w:t>
      </w:r>
      <w:r w:rsidRPr="009A799D">
        <w:rPr>
          <w:sz w:val="12"/>
        </w:rPr>
        <w:t xml:space="preserve">. The launch of </w:t>
      </w:r>
      <w:r w:rsidRPr="009A799D">
        <w:rPr>
          <w:rStyle w:val="StyleUnderline"/>
        </w:rPr>
        <w:t>satellite in the orbit is not enough for economic development</w:t>
      </w:r>
      <w:r w:rsidRPr="009A799D">
        <w:rPr>
          <w:sz w:val="12"/>
        </w:rPr>
        <w:t xml:space="preserve">; </w:t>
      </w:r>
      <w:r w:rsidRPr="009A799D">
        <w:rPr>
          <w:rStyle w:val="Emphasis"/>
        </w:rPr>
        <w:t>human capital development is what we need at this crucial period of economic strangulation</w:t>
      </w:r>
      <w:r w:rsidRPr="009A799D">
        <w:rPr>
          <w:sz w:val="12"/>
        </w:rPr>
        <w:t xml:space="preserve">. And the solution is in the curriculum package and the implementation within the four walls of the classroom and outside it. </w:t>
      </w:r>
      <w:r w:rsidRPr="009A799D">
        <w:rPr>
          <w:rStyle w:val="Emphasis"/>
        </w:rPr>
        <w:t>In Brazil, ethanol produced from sugar is used as fuel to replace gasoline</w:t>
      </w:r>
      <w:r w:rsidRPr="009A799D">
        <w:rPr>
          <w:sz w:val="12"/>
        </w:rPr>
        <w:t xml:space="preserve">. This would </w:t>
      </w:r>
      <w:r w:rsidRPr="009A799D">
        <w:rPr>
          <w:rStyle w:val="StyleUnderline"/>
        </w:rPr>
        <w:t>reduce the amount they would spend on gasoline</w:t>
      </w:r>
      <w:r w:rsidRPr="009A799D">
        <w:rPr>
          <w:sz w:val="12"/>
        </w:rPr>
        <w:t xml:space="preserve">. This is science in action! </w:t>
      </w:r>
      <w:r w:rsidRPr="009A799D">
        <w:rPr>
          <w:rStyle w:val="StyleUnderline"/>
        </w:rPr>
        <w:t>Our teaching should not be for the purpose of passing examination but to practice whatever we teach</w:t>
      </w:r>
      <w:r w:rsidRPr="009A799D">
        <w:rPr>
          <w:sz w:val="12"/>
        </w:rPr>
        <w:t xml:space="preserve">. The nature of the curriculum should take students out of the classroom to the society. </w:t>
      </w:r>
      <w:r w:rsidRPr="009A799D">
        <w:rPr>
          <w:rStyle w:val="Emphasis"/>
        </w:rPr>
        <w:t>The link between the classroom and industries and the artisans in relevant fields is very important for economic growth. I strongly advocate the teaching of science to all levels of our students</w:t>
      </w:r>
      <w:r w:rsidRPr="009A799D">
        <w:rPr>
          <w:sz w:val="12"/>
        </w:rPr>
        <w:t>. It should be made a compulsory subject. Professor Oye Ibidapo-Obe, a one-time Vice Chancellor of University of Lagos and former President, Academy of Science once said ‘</w:t>
      </w:r>
      <w:r w:rsidRPr="009A799D">
        <w:rPr>
          <w:rStyle w:val="Emphasis"/>
        </w:rPr>
        <w:t>Science forms the bases of national development, if everyone were scientist, corruption would not have assumed this worrisome dimension in the country’</w:t>
      </w:r>
      <w:r w:rsidRPr="009A799D">
        <w:rPr>
          <w:sz w:val="12"/>
        </w:rPr>
        <w:t xml:space="preserve">. He further added that </w:t>
      </w:r>
      <w:r w:rsidRPr="009A799D">
        <w:rPr>
          <w:rStyle w:val="Emphasis"/>
        </w:rPr>
        <w:t>science is productive, precise, logical and open minded for national development. The global economy is science driven</w:t>
      </w:r>
      <w:r w:rsidRPr="009A799D">
        <w:rPr>
          <w:sz w:val="12"/>
        </w:rPr>
        <w:t xml:space="preserve">. Scientists build rather than destroy. In conclusion, we should therefore sit back and reflect on what we are </w:t>
      </w:r>
      <w:r w:rsidRPr="009A799D">
        <w:rPr>
          <w:rStyle w:val="Emphasis"/>
        </w:rPr>
        <w:t>teaching in STEM over the years in order to judge as to whether we are doing it rightly or wrongly. This would go a long way to make us contribute our small quota academically, to the development of the country as teachers of STEM.</w:t>
      </w:r>
    </w:p>
    <w:p w:rsidR="000D22CC" w:rsidRPr="009A799D" w:rsidRDefault="000D22CC" w:rsidP="004F6BFC">
      <w:pPr>
        <w:rPr>
          <w:rStyle w:val="Emphasis"/>
        </w:rPr>
      </w:pPr>
    </w:p>
    <w:p w:rsidR="008A73AA" w:rsidRPr="009A799D" w:rsidRDefault="008A73AA" w:rsidP="004F6BFC">
      <w:pPr>
        <w:pStyle w:val="Heading4"/>
        <w:rPr>
          <w:rFonts w:eastAsia="DengXian" w:hint="eastAsia"/>
        </w:rPr>
      </w:pPr>
      <w:r w:rsidRPr="009A799D">
        <w:rPr>
          <w:rFonts w:eastAsia="DengXian"/>
        </w:rPr>
        <w:t>It’s the only way to get new jobs</w:t>
      </w:r>
    </w:p>
    <w:p w:rsidR="008A73AA" w:rsidRPr="009A799D" w:rsidRDefault="008A73AA" w:rsidP="004F6BFC">
      <w:pPr>
        <w:rPr>
          <w:rFonts w:eastAsia="DengXian" w:hint="eastAsia"/>
        </w:rPr>
      </w:pPr>
      <w:r w:rsidRPr="009A799D">
        <w:rPr>
          <w:rStyle w:val="Style13ptBold"/>
          <w:rFonts w:eastAsia="DengXian"/>
        </w:rPr>
        <w:t xml:space="preserve">Engler ’12 </w:t>
      </w:r>
      <w:r w:rsidRPr="009A799D">
        <w:rPr>
          <w:rFonts w:eastAsia="DengXian"/>
        </w:rPr>
        <w:t>John Mathias Engler is an American businessman, lobbyist, former politician and member of the Republican Party who served as the 46th Governor of Michigan, https://www.usnews.com/opinion/articles/2012/06/15/stem-education-is-the-key-to-the-uss-economic-future</w:t>
      </w:r>
    </w:p>
    <w:p w:rsidR="008A73AA" w:rsidRPr="009A799D" w:rsidRDefault="008A73AA" w:rsidP="004F6BFC">
      <w:pPr>
        <w:rPr>
          <w:rFonts w:eastAsia="DengXian" w:hint="eastAsia"/>
        </w:rPr>
      </w:pPr>
      <w:r w:rsidRPr="009A799D">
        <w:rPr>
          <w:rFonts w:eastAsia="DengXian"/>
        </w:rPr>
        <w:t>A close look at American unemployment statistics reveals a contradiction: Even with unemployment at historically high levels, large numbers of jobs are going unfilled. Many of these jobs have one thing in common–the need for an educational background in science, technology, engineering, and mathematics.</w:t>
      </w:r>
    </w:p>
    <w:p w:rsidR="008A73AA" w:rsidRPr="009A799D" w:rsidRDefault="008A73AA" w:rsidP="004F6BFC">
      <w:pPr>
        <w:rPr>
          <w:rFonts w:eastAsia="DengXian" w:hint="eastAsia"/>
          <w:sz w:val="12"/>
        </w:rPr>
      </w:pPr>
      <w:r w:rsidRPr="009A799D">
        <w:rPr>
          <w:rStyle w:val="Emphasis"/>
          <w:rFonts w:eastAsia="DengXian"/>
        </w:rPr>
        <w:t xml:space="preserve">Increasingly, one of our richest sources of </w:t>
      </w:r>
      <w:r w:rsidRPr="009A799D">
        <w:rPr>
          <w:rFonts w:eastAsia="DengXian"/>
          <w:sz w:val="12"/>
        </w:rPr>
        <w:t>employment</w:t>
      </w:r>
      <w:r w:rsidRPr="009A799D">
        <w:rPr>
          <w:rStyle w:val="Emphasis"/>
          <w:rFonts w:eastAsia="DengXian"/>
        </w:rPr>
        <w:t xml:space="preserve"> </w:t>
      </w:r>
      <w:r w:rsidRPr="009A799D">
        <w:rPr>
          <w:rFonts w:eastAsia="DengXian"/>
          <w:sz w:val="12"/>
        </w:rPr>
        <w:t xml:space="preserve">and </w:t>
      </w:r>
      <w:r w:rsidRPr="009A799D">
        <w:rPr>
          <w:rStyle w:val="Emphasis"/>
          <w:rFonts w:eastAsia="DengXian"/>
        </w:rPr>
        <w:t>economic growth will be jobs that require skills in these are</w:t>
      </w:r>
      <w:r w:rsidRPr="009A799D">
        <w:rPr>
          <w:rFonts w:eastAsia="DengXian"/>
          <w:sz w:val="12"/>
        </w:rPr>
        <w:t xml:space="preserve">as, collectively known as </w:t>
      </w:r>
      <w:r w:rsidRPr="009A799D">
        <w:rPr>
          <w:rFonts w:eastAsia="DengXian"/>
          <w:u w:val="single"/>
        </w:rPr>
        <w:t>STEM</w:t>
      </w:r>
      <w:r w:rsidRPr="009A799D">
        <w:rPr>
          <w:rFonts w:eastAsia="DengXian"/>
          <w:sz w:val="12"/>
        </w:rPr>
        <w:t xml:space="preserve">. The question is: Will we be able to educate enough young Americans to fill them? Yes, the unemployment numbers have been full of bad news for the past few years. But there has been good news too. While the overall unemployment rate has slowly come down to May's still-high 8.2 percent, for those in STEM occupations the story is very different. According to a recently released study from Change the Equation, an organization that supports STEM education, there are 3.6 unemployed workers for every job in the United States. That compares with only one unemployed STEM worker for two unfilled STEM </w:t>
      </w:r>
      <w:r w:rsidRPr="009A799D">
        <w:rPr>
          <w:rFonts w:eastAsia="DengXian"/>
          <w:u w:val="single"/>
        </w:rPr>
        <w:t>jobs</w:t>
      </w:r>
      <w:r w:rsidRPr="009A799D">
        <w:rPr>
          <w:rFonts w:eastAsia="DengXian"/>
          <w:sz w:val="12"/>
        </w:rPr>
        <w:t xml:space="preserve"> throughout the country. Many jobs are going unfilled simply for lack of people with the right skill sets. Even with more than 13 million Americans unemployed, the manufacturing sector cannot find people with the skills to take nearly 600,000 unfilled jobs, according to a study last fall by the Manufacturing Institute and Deloitte. The hardest jobs to fill were skilled positions, including well-compensated blue collar jobs like machinists, operators, and technicians, as well as engineering technologists and sciences. As Raytheon Chairman and CEO William Swanson said at a Massachusetts' STEM Summit last fall, "</w:t>
      </w:r>
      <w:r w:rsidRPr="009A799D">
        <w:rPr>
          <w:rFonts w:eastAsia="DengXian"/>
          <w:u w:val="single"/>
        </w:rPr>
        <w:t>Too many students and adults are training for jobs in which labor surpluses exist and demand is low, while high-demand jobs, particularly those in STEM fields, go unfilled."</w:t>
      </w:r>
      <w:r w:rsidRPr="009A799D">
        <w:rPr>
          <w:rFonts w:eastAsia="DengXian"/>
          <w:sz w:val="12"/>
        </w:rPr>
        <w:t xml:space="preserve"> STEM-related skills are not just a source of jobs, they are a source of jobs that pay very well. A report last October from the Georgetown University Center on Education and the Workforce found that 65 percent of those with Bachelors' degrees in STEM fields earn more than Master's degrees in non-STEM occupations. In fact, 47 percent of Bachelor's degrees in STEM occupations earn more than PhDs in non-STEM occupations. But despite the lucrative potential, many young people are reluctant to enter into fields that require a background in science, technology, engineering, or mathematics. In a recent study by the Lemselson-MIT Invention Index, which gauges innovation aptitude among young adults, 60 percent of young adults (ages 16 to 25) named at least one factor that prevented them from pursuing further education or work in the STEM fields. Thirty-four percent said they don't know much about the fields, a third said they were too challenging, and 28 percent said they were not well-prepared at school to seek further education in these areas. This is a problem—for young people and for our country. We need STEM-related talent to compete globally, and we will need even more in the future. It is not a matter of choice: For the United States to remain the global innovation leader, we must make the most of all of the potential STEM talent this country has to offer. Government can play a critical part. President Barack Obama's goal of 100,000 additional science, technology, engineering, and math teachers is laudable. The president's STEM campaign leverages mostly private-sector funding. Called Educate to Innovate, it has spawned Change the Equation, whose study was cited above. A nongovernmental organization, Change the Equation was set up by more than 100 CEOs, with the cooperation of state governments and educational organizations and foundations to align corporate efforts in STEM education. Meanwhile, from June 27 to 29, </w:t>
      </w:r>
      <w:r w:rsidRPr="009A799D">
        <w:rPr>
          <w:rFonts w:eastAsia="DengXian"/>
          <w:u w:val="single"/>
        </w:rPr>
        <w:t>U.S.</w:t>
      </w:r>
      <w:r w:rsidRPr="009A799D">
        <w:rPr>
          <w:rFonts w:eastAsia="DengXian"/>
          <w:sz w:val="12"/>
        </w:rPr>
        <w:t xml:space="preserve"> News </w:t>
      </w:r>
      <w:r w:rsidRPr="009A799D">
        <w:rPr>
          <w:rFonts w:eastAsia="DengXian"/>
          <w:u w:val="single"/>
        </w:rPr>
        <w:t>will draw together</w:t>
      </w:r>
      <w:r w:rsidRPr="009A799D">
        <w:rPr>
          <w:rFonts w:eastAsia="DengXian"/>
          <w:sz w:val="12"/>
        </w:rPr>
        <w:t>, for the first time</w:t>
      </w:r>
      <w:r w:rsidRPr="009A799D">
        <w:rPr>
          <w:rFonts w:eastAsia="DengXian"/>
          <w:u w:val="single"/>
        </w:rPr>
        <w:t>, hundreds of business executives, educators, policymakers, government officials, technology experts, philanthropists, community leaders, and association chiefs</w:t>
      </w:r>
      <w:r w:rsidRPr="009A799D">
        <w:rPr>
          <w:rFonts w:eastAsia="DengXian"/>
          <w:sz w:val="12"/>
        </w:rPr>
        <w:t xml:space="preserve"> to develop solutions to the jobs crisis in the STEM fields. </w:t>
      </w:r>
      <w:r w:rsidRPr="009A799D">
        <w:rPr>
          <w:rFonts w:eastAsia="DengXian"/>
          <w:u w:val="single"/>
        </w:rPr>
        <w:t>This public-private cooperation is an example of business's recognition of the importance of STEM to our economic future. Business needs a talent pipeline providing the skilled employees who can routinely use scientific and technological skills in their jobs.</w:t>
      </w:r>
      <w:r w:rsidRPr="009A799D">
        <w:rPr>
          <w:rFonts w:eastAsia="DengXian"/>
          <w:sz w:val="12"/>
        </w:rPr>
        <w:t xml:space="preserve"> Fortunately, more and more companies and their senior executives recognize this and are putting their money where their long-term interests are. For America, </w:t>
      </w:r>
      <w:r w:rsidRPr="009A799D">
        <w:rPr>
          <w:rFonts w:eastAsia="DengXian"/>
          <w:u w:val="single"/>
        </w:rPr>
        <w:t>improving achievement in science, technology, engineering, and math will go a long way to ensur[e]</w:t>
      </w:r>
      <w:r w:rsidRPr="009A799D">
        <w:rPr>
          <w:rFonts w:eastAsia="DengXian"/>
          <w:sz w:val="12"/>
        </w:rPr>
        <w:t>ing</w:t>
      </w:r>
      <w:r w:rsidRPr="009A799D">
        <w:rPr>
          <w:rFonts w:eastAsia="DengXian"/>
          <w:u w:val="single"/>
        </w:rPr>
        <w:t xml:space="preserve"> that our country can compete globally, create jobs, and achieve the levels of economic growth that will buttress Americans' standard of living and social safety net.</w:t>
      </w:r>
      <w:r w:rsidRPr="009A799D">
        <w:rPr>
          <w:rFonts w:eastAsia="DengXian"/>
          <w:sz w:val="12"/>
        </w:rPr>
        <w:t xml:space="preserve"> High-quality STEM education represents an opportunity that students, workers, educators, and business must seize if we are to keep the country strong. </w:t>
      </w:r>
    </w:p>
    <w:p w:rsidR="008A73AA" w:rsidRPr="009A799D" w:rsidRDefault="008A73AA" w:rsidP="004F6BFC">
      <w:pPr>
        <w:rPr>
          <w:rFonts w:eastAsia="DengXian" w:hint="eastAsia"/>
          <w:sz w:val="12"/>
        </w:rPr>
      </w:pPr>
    </w:p>
    <w:p w:rsidR="008A73AA" w:rsidRPr="009A799D" w:rsidRDefault="008A73AA" w:rsidP="004F6BFC">
      <w:pPr>
        <w:pStyle w:val="Heading4"/>
        <w:rPr>
          <w:rFonts w:eastAsia="DengXian" w:hint="eastAsia"/>
          <w:sz w:val="12"/>
        </w:rPr>
      </w:pPr>
      <w:r w:rsidRPr="009A799D">
        <w:rPr>
          <w:rFonts w:eastAsia="DengXian"/>
        </w:rPr>
        <w:t>Ed</w:t>
      </w:r>
      <w:r w:rsidR="00417992" w:rsidRPr="009A799D">
        <w:rPr>
          <w:rFonts w:eastAsia="DengXian"/>
        </w:rPr>
        <w:t>ucation solves economic growth</w:t>
      </w:r>
    </w:p>
    <w:p w:rsidR="008A73AA" w:rsidRPr="009A799D" w:rsidRDefault="008A73AA" w:rsidP="004F6BFC">
      <w:pPr>
        <w:rPr>
          <w:rFonts w:eastAsia="DengXian" w:hint="eastAsia"/>
        </w:rPr>
      </w:pPr>
      <w:r w:rsidRPr="009A799D">
        <w:rPr>
          <w:rFonts w:eastAsia="DengXian"/>
          <w:b/>
        </w:rPr>
        <w:t xml:space="preserve">Weichert 17 </w:t>
      </w:r>
      <w:r w:rsidRPr="009A799D">
        <w:rPr>
          <w:rFonts w:eastAsia="DengXian"/>
        </w:rPr>
        <w:t>Brandon J. Weichert is a contributing editor to American Greatness. A former Republican congressional staffer and national security expert, he also runs "The Weichert Report" (www.theweichertreport.com), an online journal of geopolitics. He holds master's degree in statecraft and national security from the Institute of World Politics in Washington, D.C. He is also an associate member of New College at Oxford University and holds a B.A. in political science from DePaul University. Open Borders Do Not Lead to Prosperity By Brandon J. Weichert| March 23rd, 2017 https://amgreatness.com/2017/03/23/open-borders-not-lead-prosperity/</w:t>
      </w:r>
    </w:p>
    <w:p w:rsidR="008A73AA" w:rsidRPr="009A799D" w:rsidRDefault="008A73AA" w:rsidP="004F6BFC">
      <w:pPr>
        <w:rPr>
          <w:rStyle w:val="Emphasis"/>
        </w:rPr>
      </w:pPr>
      <w:r w:rsidRPr="009A799D">
        <w:rPr>
          <w:rStyle w:val="StyleUnderline"/>
          <w:rFonts w:eastAsia="DengXian"/>
        </w:rPr>
        <w:t xml:space="preserve">America should start focusing its own human resources. We have to </w:t>
      </w:r>
      <w:r w:rsidRPr="009A799D">
        <w:rPr>
          <w:rStyle w:val="Emphasis"/>
        </w:rPr>
        <w:t>invest in developing our own human capital</w:t>
      </w:r>
      <w:r w:rsidRPr="009A799D">
        <w:rPr>
          <w:rStyle w:val="StyleUnderline"/>
          <w:rFonts w:eastAsia="DengXian"/>
        </w:rPr>
        <w:t xml:space="preserve">. The United States </w:t>
      </w:r>
      <w:r w:rsidRPr="009A799D">
        <w:rPr>
          <w:rStyle w:val="StyleUnderline"/>
          <w:rFonts w:eastAsia="DengXian" w:cstheme="minorHAnsi"/>
        </w:rPr>
        <w:t>needs serious education reform that can maximize the potential of all of our people</w:t>
      </w:r>
      <w:r w:rsidRPr="009A799D">
        <w:rPr>
          <w:rFonts w:eastAsia="DengXian" w:cstheme="minorHAnsi"/>
          <w:sz w:val="14"/>
        </w:rPr>
        <w:t xml:space="preserve">. This is something that America has lacked for decades. For the last 20 years, </w:t>
      </w:r>
      <w:r w:rsidRPr="009A799D">
        <w:rPr>
          <w:rStyle w:val="StyleUnderline"/>
          <w:rFonts w:eastAsia="DengXian" w:cstheme="minorHAnsi"/>
        </w:rPr>
        <w:t>countries like China and India were making serious investments into their educational systems</w:t>
      </w:r>
      <w:r w:rsidRPr="009A799D">
        <w:rPr>
          <w:rFonts w:eastAsia="DengXian" w:cstheme="minorHAnsi"/>
          <w:sz w:val="14"/>
        </w:rPr>
        <w:t xml:space="preserve">. They wanted to create the next wave of global innovators, business leaders, and scientists. Meanwhile, in America, we concoct lame Common Core standards and worry about whether or not little Johnny can tinkle in the girls’ restroom. We spent the last 20 years telling our kids they were the best simply because they existed. In China, meanwhile, children are rigorously conditioned at a young age to compete academically; they are encouraged by their families and the state to seek employment in fields such as science, technology, engineering, and math (all while their “civic” instruction teaches that the West is their enemy). Chinese leadership recognized that the source of their own strength is in its people at the very moment that the United States appears to have forgotten this basic truth. </w:t>
      </w:r>
      <w:r w:rsidRPr="009A799D">
        <w:rPr>
          <w:rStyle w:val="StyleUnderline"/>
          <w:rFonts w:eastAsia="DengXian" w:cstheme="minorHAnsi"/>
        </w:rPr>
        <w:t>Economists describe “human capital” as the “skills, creativity, and enterprise” of a country’s populace. Nobel laureate economist</w:t>
      </w:r>
      <w:r w:rsidRPr="009A799D">
        <w:rPr>
          <w:rFonts w:eastAsia="DengXian" w:cstheme="minorHAnsi"/>
          <w:sz w:val="14"/>
        </w:rPr>
        <w:t xml:space="preserve"> James </w:t>
      </w:r>
      <w:r w:rsidRPr="009A799D">
        <w:rPr>
          <w:rStyle w:val="StyleUnderline"/>
          <w:rFonts w:eastAsia="DengXian" w:cstheme="minorHAnsi"/>
        </w:rPr>
        <w:t xml:space="preserve">Heckman insists that countries such as the United States must “invest in families and </w:t>
      </w:r>
      <w:r w:rsidRPr="009A799D">
        <w:rPr>
          <w:rStyle w:val="StyleUnderline"/>
          <w:rFonts w:cstheme="minorHAnsi"/>
        </w:rPr>
        <w:t xml:space="preserve">nurture the cognitive and social skills in children from birth to age 5 […] </w:t>
      </w:r>
      <w:r w:rsidRPr="009A799D">
        <w:rPr>
          <w:rStyle w:val="StyleUnderline"/>
        </w:rPr>
        <w:t>The payoff—7% to 10% on the dollar—in greater academic success, future productivity and economic prosperity is the best investment around</w:t>
      </w:r>
      <w:r w:rsidRPr="009A799D">
        <w:rPr>
          <w:rFonts w:eastAsia="DengXian" w:cstheme="minorHAnsi"/>
          <w:sz w:val="14"/>
        </w:rPr>
        <w:t xml:space="preserve">.” And, as Susan Ochsbhorn wrote, “By some estimates, </w:t>
      </w:r>
      <w:r w:rsidRPr="009A799D">
        <w:rPr>
          <w:rStyle w:val="StyleUnderline"/>
        </w:rPr>
        <w:t>human capital creates two-thirds of a modern economy’s wealth</w:t>
      </w:r>
      <w:r w:rsidRPr="009A799D">
        <w:rPr>
          <w:rFonts w:eastAsia="DengXian" w:cstheme="minorHAnsi"/>
          <w:sz w:val="14"/>
        </w:rPr>
        <w:t xml:space="preserve">.” There’s a reason that, in 2012, KPMG’s global Tech Innovation Survey found 43 percent of respondents said Silicon Valley’s “crown would be passed elsewhere” and that a plurality of respondents (45 percent) believed that China was the “country most likely to be the next innovation center.” Many analysts believe that quantum computing will be the future of computers. Do you know which country just had some of the greatest breakthroughs with this technology? China. Last September, China launched its quantum Internet satellite. This technology, if it works as planned, likely will revolutionize the way that we communicate globally. It could potentially replace the Internet as we know it today. What’s more, it will confer an unimaginable strategic advantage upon China’s armed forces. Toward that end, the Chinese created a quantum radar that they claim can penetrate American stealth technology, such as the F-35 Joint Strike Fighter. Not so long ago, such revolutionary and complex technology would have been pioneered in the United States. But this is what happens when America no longer invests in its future. </w:t>
      </w:r>
      <w:r w:rsidRPr="009A799D">
        <w:rPr>
          <w:rStyle w:val="StyleUnderline"/>
          <w:rFonts w:eastAsia="DengXian" w:cstheme="minorHAnsi"/>
        </w:rPr>
        <w:t>In terms of gross</w:t>
      </w:r>
      <w:r w:rsidRPr="009A799D">
        <w:rPr>
          <w:rStyle w:val="StyleUnderline"/>
          <w:rFonts w:eastAsia="DengXian"/>
        </w:rPr>
        <w:t xml:space="preserve"> domestic product</w:t>
      </w:r>
      <w:r w:rsidRPr="009A799D">
        <w:rPr>
          <w:rFonts w:eastAsia="DengXian"/>
          <w:sz w:val="14"/>
        </w:rPr>
        <w:t xml:space="preserve"> (GDP), </w:t>
      </w:r>
      <w:r w:rsidRPr="009A799D">
        <w:rPr>
          <w:rStyle w:val="StyleUnderline"/>
          <w:rFonts w:eastAsia="DengXian"/>
        </w:rPr>
        <w:t>China is the second-largest economy in the world today</w:t>
      </w:r>
      <w:r w:rsidRPr="009A799D">
        <w:rPr>
          <w:rFonts w:eastAsia="DengXian"/>
          <w:sz w:val="14"/>
        </w:rPr>
        <w:t xml:space="preserve"> and the largest in terms of purchasing power parity (PPP). </w:t>
      </w:r>
      <w:r w:rsidRPr="009A799D">
        <w:rPr>
          <w:rStyle w:val="StyleUnderline"/>
          <w:rFonts w:eastAsia="DengXian"/>
        </w:rPr>
        <w:t xml:space="preserve">They are producing future innovators and industry leaders at amazing rates. This is an odd turn of events, if Cabrera’s arguments on the necessity of open borders hold true. After all, </w:t>
      </w:r>
      <w:r w:rsidRPr="009A799D">
        <w:rPr>
          <w:rStyle w:val="Emphasis"/>
        </w:rPr>
        <w:t>China is a relatively closed society with strict immigration policies</w:t>
      </w:r>
      <w:r w:rsidRPr="009A799D">
        <w:rPr>
          <w:rFonts w:eastAsia="DengXian"/>
          <w:sz w:val="14"/>
        </w:rPr>
        <w:t xml:space="preserve"> (to say nothing of its mercantilist trade policies). </w:t>
      </w:r>
      <w:r w:rsidRPr="009A799D">
        <w:rPr>
          <w:rStyle w:val="StyleUnderline"/>
          <w:rFonts w:eastAsia="DengXian"/>
        </w:rPr>
        <w:t>Yet, here China is beating out “free trade” states</w:t>
      </w:r>
      <w:r w:rsidRPr="009A799D">
        <w:rPr>
          <w:rFonts w:eastAsia="DengXian"/>
          <w:sz w:val="14"/>
        </w:rPr>
        <w:t xml:space="preserve"> like the United Kingdom and Canada, </w:t>
      </w:r>
      <w:r w:rsidRPr="009A799D">
        <w:rPr>
          <w:rStyle w:val="StyleUnderline"/>
          <w:rFonts w:eastAsia="DengXian"/>
        </w:rPr>
        <w:t>and chipping away at America’s lead. Indeed</w:t>
      </w:r>
      <w:r w:rsidRPr="009A799D">
        <w:rPr>
          <w:rStyle w:val="Emphasis"/>
        </w:rPr>
        <w:t>, China is slated to overtake the U.S. economy</w:t>
      </w:r>
      <w:r w:rsidRPr="009A799D">
        <w:rPr>
          <w:rFonts w:eastAsia="DengXian"/>
          <w:sz w:val="14"/>
        </w:rPr>
        <w:t xml:space="preserve"> (in terms of GDP) as early as 2018. </w:t>
      </w:r>
      <w:r w:rsidRPr="009A799D">
        <w:rPr>
          <w:rStyle w:val="StyleUnderline"/>
          <w:rFonts w:eastAsia="DengXian"/>
        </w:rPr>
        <w:t>Something isn’t quite right here. How is China so successful if it has such restrictive immigration policies? People like</w:t>
      </w:r>
      <w:r w:rsidRPr="009A799D">
        <w:rPr>
          <w:rFonts w:eastAsia="DengXian"/>
          <w:sz w:val="14"/>
        </w:rPr>
        <w:t xml:space="preserve"> Ángel </w:t>
      </w:r>
      <w:r w:rsidRPr="009A799D">
        <w:rPr>
          <w:rStyle w:val="StyleUnderline"/>
          <w:rFonts w:eastAsia="DengXian"/>
        </w:rPr>
        <w:t>Cabrera are completely wrong. Illegal immigration helps no one</w:t>
      </w:r>
      <w:r w:rsidRPr="009A799D">
        <w:rPr>
          <w:rFonts w:eastAsia="DengXian"/>
          <w:sz w:val="14"/>
        </w:rPr>
        <w:t xml:space="preserve">—least of all the victims of illegal immigrants. </w:t>
      </w:r>
      <w:r w:rsidRPr="009A799D">
        <w:rPr>
          <w:rStyle w:val="Emphasis"/>
        </w:rPr>
        <w:t xml:space="preserve">If America wants to compete (and win), it must invest in the people who are already here. Open borders are not the path to prosperity. </w:t>
      </w:r>
    </w:p>
    <w:p w:rsidR="008A73AA" w:rsidRPr="009A799D" w:rsidRDefault="008A73AA" w:rsidP="004F6BFC">
      <w:pPr>
        <w:rPr>
          <w:rStyle w:val="Emphasis"/>
        </w:rPr>
      </w:pPr>
    </w:p>
    <w:p w:rsidR="008A73AA" w:rsidRPr="009A799D" w:rsidRDefault="008A73AA" w:rsidP="004F6BFC">
      <w:pPr>
        <w:pStyle w:val="Heading4"/>
        <w:rPr>
          <w:rFonts w:eastAsia="DengXian" w:hint="eastAsia"/>
          <w:sz w:val="24"/>
          <w:szCs w:val="24"/>
        </w:rPr>
      </w:pPr>
      <w:r w:rsidRPr="009A799D">
        <w:rPr>
          <w:rFonts w:eastAsia="DengXian"/>
        </w:rPr>
        <w:t>Long term growth unlikely-- STEM solves</w:t>
      </w:r>
    </w:p>
    <w:p w:rsidR="008A73AA" w:rsidRPr="009A799D" w:rsidRDefault="008A73AA" w:rsidP="004F6BFC">
      <w:pPr>
        <w:rPr>
          <w:rFonts w:eastAsia="DengXian" w:hint="eastAsia"/>
        </w:rPr>
      </w:pPr>
      <w:r w:rsidRPr="009A799D">
        <w:rPr>
          <w:rStyle w:val="Style13ptBold"/>
          <w:rFonts w:eastAsia="DengXian"/>
        </w:rPr>
        <w:t xml:space="preserve">Cowen ‘11 </w:t>
      </w:r>
      <w:r w:rsidRPr="009A799D">
        <w:rPr>
          <w:rFonts w:eastAsia="DengXian"/>
        </w:rPr>
        <w:t>Tyler Cowen is an American economist, who is an economics professor at George Mason University, where he holds the Holbert C. Harris chair in the economics department. </w:t>
      </w:r>
      <w:hyperlink r:id="rId160" w:history="1">
        <w:r w:rsidRPr="009A799D">
          <w:rPr>
            <w:rStyle w:val="Hyperlink"/>
            <w:rFonts w:eastAsia="DengXian"/>
          </w:rPr>
          <w:t>http://marginalrevolution.com/marginalrevolution/2011/01/the-great-stagnation-excerpt.html</w:t>
        </w:r>
      </w:hyperlink>
    </w:p>
    <w:p w:rsidR="008A73AA" w:rsidRPr="009A799D" w:rsidRDefault="008A73AA" w:rsidP="004F6BFC">
      <w:pPr>
        <w:rPr>
          <w:rFonts w:eastAsia="DengXian" w:hint="eastAsia"/>
          <w:szCs w:val="16"/>
        </w:rPr>
      </w:pPr>
      <w:r w:rsidRPr="009A799D">
        <w:rPr>
          <w:rFonts w:eastAsia="DengXian"/>
          <w:szCs w:val="16"/>
        </w:rPr>
        <w:t xml:space="preserve">I’m also persuaded by the median a at median income but </w:t>
      </w:r>
      <w:r w:rsidRPr="009A799D">
        <w:rPr>
          <w:rStyle w:val="StyleUnderline"/>
          <w:rFonts w:eastAsia="DengXian"/>
        </w:rPr>
        <w:t>at</w:t>
      </w:r>
      <w:r w:rsidRPr="009A799D">
        <w:rPr>
          <w:rFonts w:eastAsia="DengXian"/>
          <w:szCs w:val="16"/>
        </w:rPr>
        <w:t xml:space="preserve"> national income, gdp, or gross domestic product, </w:t>
      </w:r>
      <w:r w:rsidRPr="009A799D">
        <w:rPr>
          <w:rStyle w:val="StyleUnderline"/>
          <w:rFonts w:eastAsia="DengXian"/>
        </w:rPr>
        <w:t xml:space="preserve">the total production of goods and services. </w:t>
      </w:r>
      <w:r w:rsidRPr="009A799D">
        <w:rPr>
          <w:rFonts w:eastAsia="DengXian"/>
          <w:szCs w:val="16"/>
        </w:rPr>
        <w:t xml:space="preserve"> Charles I. Jones, an economist at Stanford University, has “disassembled” American economic growth into component parts, such as increases in capital investment, increases in work hours, increases in research and development, and other factors. </w:t>
      </w:r>
      <w:r w:rsidRPr="009A799D">
        <w:rPr>
          <w:rStyle w:val="StyleUnderline"/>
          <w:rFonts w:eastAsia="DengXian"/>
        </w:rPr>
        <w:t>Looking at 1950–1993,</w:t>
      </w:r>
      <w:r w:rsidRPr="009A799D">
        <w:rPr>
          <w:rFonts w:eastAsia="DengXian"/>
          <w:szCs w:val="16"/>
        </w:rPr>
        <w:t xml:space="preserve"> he found that </w:t>
      </w:r>
      <w:r w:rsidRPr="009A799D">
        <w:rPr>
          <w:rStyle w:val="Emphasis"/>
          <w:rFonts w:eastAsia="DengXian"/>
        </w:rPr>
        <w:t>80 percent of the growth from that period came from the application of previously discovered ideas</w:t>
      </w:r>
      <w:r w:rsidRPr="009A799D">
        <w:rPr>
          <w:rStyle w:val="StyleUnderline"/>
          <w:rFonts w:eastAsia="DengXian"/>
        </w:rPr>
        <w:t>, combined with heavy additional investment in education and research,</w:t>
      </w:r>
      <w:r w:rsidRPr="009A799D">
        <w:rPr>
          <w:rFonts w:eastAsia="DengXian"/>
          <w:szCs w:val="16"/>
        </w:rPr>
        <w:t xml:space="preserve"> in a manner that cannot be easily repeated for the future. </w:t>
      </w:r>
      <w:r w:rsidRPr="009A799D">
        <w:rPr>
          <w:rStyle w:val="StyleUnderline"/>
          <w:rFonts w:eastAsia="DengXian"/>
        </w:rPr>
        <w:t xml:space="preserve">In other words, </w:t>
      </w:r>
      <w:r w:rsidRPr="009A799D">
        <w:rPr>
          <w:rStyle w:val="Emphasis"/>
          <w:rFonts w:eastAsia="DengXian"/>
        </w:rPr>
        <w:t>we’ve been riding off the past. Even more worryingly, he finds that now that we are done exhausting this accumulated stock of benefits, we are discovering new ideas at a speed that will drive a future growth rate of less than one-third of a percent</w:t>
      </w:r>
      <w:r w:rsidRPr="009A799D">
        <w:rPr>
          <w:rFonts w:eastAsia="DengXian"/>
          <w:szCs w:val="16"/>
        </w:rPr>
        <w:t xml:space="preserve"> (that’s a rough estimate, not an exact one, but it is consistent with the basic message here). </w:t>
      </w:r>
      <w:r w:rsidRPr="009A799D">
        <w:rPr>
          <w:rStyle w:val="StyleUnderline"/>
          <w:rFonts w:eastAsia="DengXian"/>
        </w:rPr>
        <w:t>It could be worse yet if the idea-generating countries continue to lose population</w:t>
      </w:r>
      <w:r w:rsidRPr="009A799D">
        <w:rPr>
          <w:rFonts w:eastAsia="DengXian"/>
          <w:szCs w:val="16"/>
        </w:rPr>
        <w:t>, as we are seeing in Western Europe and Japan.</w:t>
      </w:r>
    </w:p>
    <w:p w:rsidR="008A73AA" w:rsidRPr="009A799D" w:rsidRDefault="008A73AA" w:rsidP="004F6BFC">
      <w:pPr>
        <w:rPr>
          <w:rStyle w:val="Emphasis"/>
        </w:rPr>
      </w:pPr>
    </w:p>
    <w:p w:rsidR="000D22CC" w:rsidRPr="009A799D" w:rsidRDefault="000D22CC" w:rsidP="004F6BFC"/>
    <w:p w:rsidR="000D22CC" w:rsidRPr="009A799D" w:rsidRDefault="000D22CC" w:rsidP="004F6BFC">
      <w:pPr>
        <w:pStyle w:val="Heading3"/>
        <w:rPr>
          <w:rFonts w:hint="eastAsia"/>
        </w:rPr>
      </w:pPr>
      <w:r w:rsidRPr="009A799D">
        <w:t>Aff Answers</w:t>
      </w:r>
    </w:p>
    <w:p w:rsidR="000D22CC" w:rsidRPr="009A799D" w:rsidRDefault="000D22CC" w:rsidP="004F6BFC"/>
    <w:p w:rsidR="000D22CC" w:rsidRPr="009A799D" w:rsidRDefault="000D22CC" w:rsidP="004F6BFC">
      <w:pPr>
        <w:pStyle w:val="Heading4"/>
        <w:rPr>
          <w:rFonts w:hint="eastAsia"/>
        </w:rPr>
      </w:pPr>
      <w:r w:rsidRPr="009A799D">
        <w:t>CP can’t solve-- immigration is key</w:t>
      </w:r>
    </w:p>
    <w:p w:rsidR="000D22CC" w:rsidRPr="009A799D" w:rsidRDefault="000D22CC" w:rsidP="004F6BFC">
      <w:r w:rsidRPr="009A799D">
        <w:rPr>
          <w:rStyle w:val="Style13ptBold"/>
        </w:rPr>
        <w:t xml:space="preserve">OECD 1/24 </w:t>
      </w:r>
      <w:r w:rsidRPr="009A799D">
        <w:t xml:space="preserve">The Organisation for Economic Co-operation and Development is an intergovernmental economic organization with 36 member countries, founded in 1961 to stimulate economic progress and world trade. </w:t>
      </w:r>
      <w:hyperlink r:id="rId161" w:history="1">
        <w:r w:rsidRPr="009A799D">
          <w:rPr>
            <w:rStyle w:val="Hyperlink"/>
          </w:rPr>
          <w:t>https://www.oecd-ilibrary.org/development/how-immigrants-contribute-to-developing-countries-economies/immigration-and-economic-growth_9789264288737-8-en</w:t>
        </w:r>
      </w:hyperlink>
      <w:r w:rsidRPr="009A799D">
        <w:t xml:space="preserve"> (MHL)</w:t>
      </w:r>
    </w:p>
    <w:p w:rsidR="000D22CC" w:rsidRPr="009A799D" w:rsidRDefault="000D22CC" w:rsidP="004F6BFC">
      <w:r w:rsidRPr="009A799D">
        <w:rPr>
          <w:rStyle w:val="Emphasis"/>
        </w:rPr>
        <w:t>Human capital can be understood as the stock of skills and knowledge of individuals that contribute to their productivity</w:t>
      </w:r>
      <w:r w:rsidRPr="009A799D">
        <w:t xml:space="preserve"> (Acemoglu and Autor, undated). </w:t>
      </w:r>
      <w:r w:rsidRPr="009A799D">
        <w:rPr>
          <w:rStyle w:val="StyleUnderline"/>
        </w:rPr>
        <w:t>Formal training and education are important investments in human capital</w:t>
      </w:r>
      <w:r w:rsidRPr="009A799D">
        <w:t xml:space="preserve"> (Becker, 1994). Informal learning on and off the job also affects human capital in positive ways. While people with the same educational level may have different human capital levels, education captures a major part of human capital. </w:t>
      </w:r>
      <w:r w:rsidRPr="009A799D">
        <w:rPr>
          <w:rStyle w:val="StyleUnderline"/>
        </w:rPr>
        <w:t xml:space="preserve">Years of education are easy to compare across countries and between foreign- and native-born individuals and therefore are used as a human capital measure. </w:t>
      </w:r>
      <w:r w:rsidRPr="009A799D">
        <w:t xml:space="preserve">In the partner countries, </w:t>
      </w:r>
      <w:r w:rsidRPr="009A799D">
        <w:rPr>
          <w:rStyle w:val="StyleUnderline"/>
        </w:rPr>
        <w:t>average human capital</w:t>
      </w:r>
      <w:r w:rsidRPr="009A799D">
        <w:t xml:space="preserve"> – measured as years of education – </w:t>
      </w:r>
      <w:r w:rsidRPr="009A799D">
        <w:rPr>
          <w:rStyle w:val="StyleUnderline"/>
        </w:rPr>
        <w:t>of foreign-born workers is not uniformly higher or lower than that of native-born workers. I</w:t>
      </w:r>
      <w:r w:rsidRPr="009A799D">
        <w:t xml:space="preserve">n </w:t>
      </w:r>
      <w:r w:rsidRPr="009A799D">
        <w:rPr>
          <w:rStyle w:val="Emphasis"/>
        </w:rPr>
        <w:t xml:space="preserve">Nepal, Rwanda and South Africa, it is indeed higher for foreign- than for native-born workers, ranging from an additional 0.6 years of education in Nepal to 4.3 years in Rwanda </w:t>
      </w:r>
      <w:r w:rsidRPr="009A799D">
        <w:t xml:space="preserve">(Figure 5.2). In seven partner countries, </w:t>
      </w:r>
      <w:r w:rsidRPr="009A799D">
        <w:rPr>
          <w:rStyle w:val="StyleUnderline"/>
        </w:rPr>
        <w:t xml:space="preserve">native-born workers have more years of education than the foreign-born. Hence, in these countries, immigration is associated with a modest decrease in average human capital per worker. </w:t>
      </w:r>
      <w:r w:rsidRPr="009A799D">
        <w:t xml:space="preserve">However, in </w:t>
      </w:r>
      <w:r w:rsidRPr="009A799D">
        <w:rPr>
          <w:rStyle w:val="Emphasis"/>
        </w:rPr>
        <w:t xml:space="preserve">Costa Rica, where foreign-born workers have on average 1.5 years less education than native-born workers, the share of immigrants with a tertiary education is higher than that of the native-born. In OECD countries where the relative human capital of immigrants is higher, it increases GDP per capita </w:t>
      </w:r>
      <w:r w:rsidRPr="009A799D">
        <w:t>(Boubtane, Dumont and Rault, 2016).</w:t>
      </w:r>
    </w:p>
    <w:p w:rsidR="000D22CC" w:rsidRPr="009A799D" w:rsidRDefault="000D22CC" w:rsidP="004F6BFC"/>
    <w:p w:rsidR="000D22CC" w:rsidRPr="009A799D" w:rsidRDefault="000D22CC" w:rsidP="004F6BFC">
      <w:pPr>
        <w:pStyle w:val="Heading4"/>
        <w:rPr>
          <w:rFonts w:hint="eastAsia"/>
        </w:rPr>
      </w:pPr>
      <w:r w:rsidRPr="009A799D">
        <w:t>The CP causes humanities education trade off which ruins the country</w:t>
      </w:r>
    </w:p>
    <w:p w:rsidR="000D22CC" w:rsidRPr="009A799D" w:rsidRDefault="000D22CC" w:rsidP="004F6BFC">
      <w:r w:rsidRPr="009A799D">
        <w:rPr>
          <w:rStyle w:val="Style13ptBold"/>
        </w:rPr>
        <w:t xml:space="preserve">Zakaria ‘15 </w:t>
      </w:r>
      <w:r w:rsidRPr="009A799D">
        <w:t>Fareed Zakaria, a columnist for The Washington Post, is the host of “Fareed Zakaria GPS” www.washingtonpost.com/opinions/why-stem-wont-make-us-successful/2015/03/26/5f4604f2-d2a5-11e4-ab77-9646eea6a4c7_story.html?noredirect=on&amp;utm_term=.2807645a24a0Neg cards (MHL)</w:t>
      </w:r>
    </w:p>
    <w:p w:rsidR="000D22CC" w:rsidRPr="009A799D" w:rsidRDefault="000D22CC" w:rsidP="004F6BFC">
      <w:r w:rsidRPr="009A799D">
        <w:rPr>
          <w:rStyle w:val="Emphasis"/>
        </w:rPr>
        <w:t>If Americans are united in any conviction these days, it is that we urgently need to shift the country’s education toward the teaching of specific, technical skills.</w:t>
      </w:r>
      <w:r w:rsidRPr="009A799D">
        <w:rPr>
          <w:sz w:val="10"/>
        </w:rPr>
        <w:t xml:space="preserve"> </w:t>
      </w:r>
      <w:r w:rsidRPr="009A799D">
        <w:rPr>
          <w:rStyle w:val="StyleUnderline"/>
        </w:rPr>
        <w:t>Every month, it seems, we hear about our children’s bad test scores in math and science — and about new initiatives from companies, universities or foundations to expand STEM courses (science, technology, engineering and math) and deemphasize the humanities.</w:t>
      </w:r>
      <w:r w:rsidRPr="009A799D">
        <w:rPr>
          <w:sz w:val="10"/>
        </w:rPr>
        <w:t xml:space="preserve"> From </w:t>
      </w:r>
      <w:hyperlink r:id="rId162" w:tooltip="urldefense.proofpoint.com" w:history="1">
        <w:r w:rsidRPr="009A799D">
          <w:rPr>
            <w:rStyle w:val="Hyperlink"/>
            <w:sz w:val="10"/>
          </w:rPr>
          <w:t>President Obama</w:t>
        </w:r>
      </w:hyperlink>
      <w:r w:rsidRPr="009A799D">
        <w:rPr>
          <w:sz w:val="10"/>
        </w:rPr>
        <w:t xml:space="preserve"> on down, public officials have cautioned against pursuing degrees like art history, which are seen as expensive luxuries in today’s world. Republicans want to go several steps further and </w:t>
      </w:r>
      <w:hyperlink r:id="rId163" w:tooltip="urldefense.proofpoint.com" w:history="1">
        <w:r w:rsidRPr="009A799D">
          <w:rPr>
            <w:rStyle w:val="Hyperlink"/>
            <w:sz w:val="10"/>
          </w:rPr>
          <w:t>defund</w:t>
        </w:r>
      </w:hyperlink>
      <w:r w:rsidRPr="009A799D">
        <w:rPr>
          <w:sz w:val="10"/>
        </w:rPr>
        <w:t xml:space="preserve"> these kinds of majors. “Is it a vital interest of the state to have more anthropologists?” </w:t>
      </w:r>
      <w:hyperlink r:id="rId164" w:tooltip="urldefense.proofpoint.com" w:history="1">
        <w:r w:rsidRPr="009A799D">
          <w:rPr>
            <w:rStyle w:val="Hyperlink"/>
            <w:sz w:val="10"/>
          </w:rPr>
          <w:t>asked</w:t>
        </w:r>
      </w:hyperlink>
      <w:r w:rsidRPr="009A799D">
        <w:rPr>
          <w:sz w:val="10"/>
        </w:rPr>
        <w:t xml:space="preserve"> Florida’s Gov. Rick Scott. “I don’t think so.” America’s last bipartisan cause is this: </w:t>
      </w:r>
      <w:r w:rsidRPr="009A799D">
        <w:rPr>
          <w:rStyle w:val="StyleUnderline"/>
        </w:rPr>
        <w:t xml:space="preserve">A liberal </w:t>
      </w:r>
      <w:r w:rsidRPr="009A799D">
        <w:rPr>
          <w:rStyle w:val="Emphasis"/>
        </w:rPr>
        <w:t>education is irrelevant, and technical training is the new path forward.</w:t>
      </w:r>
      <w:r w:rsidRPr="009A799D">
        <w:rPr>
          <w:rStyle w:val="StyleUnderline"/>
        </w:rPr>
        <w:t xml:space="preserve"> It is the only way, we are told, to ensure that </w:t>
      </w:r>
      <w:r w:rsidRPr="009A799D">
        <w:rPr>
          <w:rStyle w:val="Emphasis"/>
        </w:rPr>
        <w:t xml:space="preserve">Americans survive in an age defined by technology </w:t>
      </w:r>
      <w:r w:rsidRPr="009A799D">
        <w:rPr>
          <w:rStyle w:val="StyleUnderline"/>
        </w:rPr>
        <w:t xml:space="preserve">and shaped by global competition. The stakes could not be higher. </w:t>
      </w:r>
      <w:r w:rsidRPr="009A799D">
        <w:rPr>
          <w:sz w:val="10"/>
        </w:rPr>
        <w:t xml:space="preserve">This dismissal of broad-based learning, however, comes from a fundamental misreading of the facts — and puts </w:t>
      </w:r>
      <w:r w:rsidRPr="009A799D">
        <w:rPr>
          <w:rStyle w:val="Emphasis"/>
        </w:rPr>
        <w:t xml:space="preserve">America on a dangerously narrow path for the future. The United States has led the world in economic dynamism, innovation and entrepreneurship thanks to exactly the kind of teaching we are now told to defenestrate. </w:t>
      </w:r>
      <w:r w:rsidRPr="009A799D">
        <w:rPr>
          <w:sz w:val="10"/>
        </w:rPr>
        <w:t xml:space="preserve">A broad general education helps foster critical thinking and creativity. Exposure to a variety of fields produces synergy and cross fertilization. </w:t>
      </w:r>
      <w:r w:rsidRPr="009A799D">
        <w:rPr>
          <w:rStyle w:val="StyleUnderline"/>
        </w:rPr>
        <w:t>Yes, science and technology are crucial components of this education, but so are English and philosophy</w:t>
      </w:r>
      <w:r w:rsidRPr="009A799D">
        <w:rPr>
          <w:sz w:val="10"/>
        </w:rPr>
        <w:t xml:space="preserve">. When unveiling a new edition of the iPad, Steve Jobs </w:t>
      </w:r>
      <w:hyperlink r:id="rId165" w:tooltip="urldefense.proofpoint.com" w:history="1">
        <w:r w:rsidRPr="009A799D">
          <w:rPr>
            <w:rStyle w:val="Hyperlink"/>
            <w:sz w:val="10"/>
          </w:rPr>
          <w:t>explained</w:t>
        </w:r>
      </w:hyperlink>
      <w:r w:rsidRPr="009A799D">
        <w:rPr>
          <w:sz w:val="10"/>
        </w:rPr>
        <w:t xml:space="preserve"> that “it’s in Apple’s DNA that technology alone is not enough — that it’s technology married with liberal arts, married with the humanities, that yields us the result that makes our hearts sing.” </w:t>
      </w:r>
      <w:r w:rsidRPr="009A799D">
        <w:rPr>
          <w:rStyle w:val="StyleUnderline"/>
        </w:rPr>
        <w:t>Innovation is not simply a technical matter but rather one of understanding how people and societies work, what they need and want.</w:t>
      </w:r>
      <w:r w:rsidRPr="009A799D">
        <w:rPr>
          <w:sz w:val="10"/>
        </w:rPr>
        <w:t xml:space="preserve"> America will not dominate the 21st century by making cheaper computer chips but instead by constantly reimagining how computers and other new technologies interact with human beings. For most of its history, the United States was unique in offering a well-rounded education. In their comprehensive study, </w:t>
      </w:r>
      <w:hyperlink r:id="rId166" w:tooltip="www.amazon.com" w:history="1">
        <w:r w:rsidRPr="009A799D">
          <w:rPr>
            <w:rStyle w:val="Hyperlink"/>
            <w:sz w:val="10"/>
          </w:rPr>
          <w:t>“The Race Between Education and Technology,”</w:t>
        </w:r>
      </w:hyperlink>
      <w:r w:rsidRPr="009A799D">
        <w:rPr>
          <w:sz w:val="10"/>
        </w:rPr>
        <w:t xml:space="preserve"> Harvard’s Claudia Goldin and Lawrence Katz point out that in the 19th century, countries like Britain, France and Germany educated only a few and put them through narrow programs designed to impart only the skills crucial to their professions. America, by contrast, provided mass general education because people were not rooted in specific locations with long-established trades that offered the only paths forward for young men. And the </w:t>
      </w:r>
      <w:r w:rsidRPr="009A799D">
        <w:rPr>
          <w:rStyle w:val="StyleUnderline"/>
        </w:rPr>
        <w:t xml:space="preserve">American economy historically changed so quickly that the nature of work and the requirements for success tended to shift from one generation to the next. People didn’t want to lock themselves into one professional guild or learn one specific skill for life. </w:t>
      </w:r>
      <w:r w:rsidRPr="009A799D">
        <w:rPr>
          <w:sz w:val="10"/>
        </w:rPr>
        <w:t xml:space="preserve">That was appropriate in another era, the technologists argue, but it is dangerous in today’s world. Look at where American kids stand compared with their peers abroad. The most recent international test, conducted in 2012, found that among the 34 members of the Organization for Economic Cooperation and Development, the United States </w:t>
      </w:r>
      <w:hyperlink r:id="rId167" w:tooltip="urldefense.proofpoint.com" w:history="1">
        <w:r w:rsidRPr="009A799D">
          <w:rPr>
            <w:rStyle w:val="Hyperlink"/>
            <w:sz w:val="10"/>
          </w:rPr>
          <w:t>ranked</w:t>
        </w:r>
      </w:hyperlink>
      <w:r w:rsidRPr="009A799D">
        <w:rPr>
          <w:sz w:val="10"/>
        </w:rPr>
        <w:t xml:space="preserve"> 27th in math, 20th in science and 17th in reading. If rankings across the three subjects are averaged, the United States comes in 21st, trailing nations such as the Czech Republic, Poland, Slovenia and Estonia. In truth, though, the United States has never done well on international tests, and they are not good predictors of our national success. Since 1964, when the first such exam was administered to 13-year-olds in 12 countries, </w:t>
      </w:r>
      <w:r w:rsidRPr="009A799D">
        <w:rPr>
          <w:rStyle w:val="Emphasis"/>
        </w:rPr>
        <w:t xml:space="preserve">America </w:t>
      </w:r>
      <w:hyperlink r:id="rId168" w:tooltip="urldefense.proofpoint.com" w:history="1">
        <w:r w:rsidRPr="009A799D">
          <w:rPr>
            <w:rStyle w:val="Emphasis"/>
          </w:rPr>
          <w:t>has lagged</w:t>
        </w:r>
      </w:hyperlink>
      <w:r w:rsidRPr="009A799D">
        <w:rPr>
          <w:rStyle w:val="Emphasis"/>
        </w:rPr>
        <w:t xml:space="preserve"> behind its peers, rarely rising above the middle of the pack and doing particularly poorly in science and math. And yet over these past five decades, that same laggard country has dominated the world of science, technology, research and innovation. </w:t>
      </w:r>
      <w:r w:rsidRPr="009A799D">
        <w:rPr>
          <w:sz w:val="10"/>
        </w:rPr>
        <w:t xml:space="preserve">Consider the same pattern in two other highly innovative countries, Sweden and Israel. </w:t>
      </w:r>
      <w:r w:rsidRPr="009A799D">
        <w:rPr>
          <w:rStyle w:val="Emphasis"/>
        </w:rPr>
        <w:t xml:space="preserve">Israel ranks first in the world in </w:t>
      </w:r>
      <w:hyperlink r:id="rId169" w:anchor="page4" w:tooltip="www.keepeek.com" w:history="1">
        <w:r w:rsidRPr="009A799D">
          <w:rPr>
            <w:rStyle w:val="Emphasis"/>
          </w:rPr>
          <w:t>venture-capital investments</w:t>
        </w:r>
      </w:hyperlink>
      <w:r w:rsidRPr="009A799D">
        <w:rPr>
          <w:rStyle w:val="Emphasis"/>
        </w:rPr>
        <w:t xml:space="preserve"> as a percentage of GDP</w:t>
      </w:r>
      <w:r w:rsidRPr="009A799D">
        <w:rPr>
          <w:sz w:val="10"/>
        </w:rPr>
        <w:t xml:space="preserve">; the United States ranks second, and Sweden is sixth, ahead of Great Britain and Germany. These nations do well by most measures of innovation, such as research and development spending and the number of high-tech companies as a share of all public companies. Yet all three countries fare surprisingly poorly in the OECD test rankings. Sweden and Israel performed even worse than the United States on </w:t>
      </w:r>
      <w:hyperlink r:id="rId170" w:tooltip="urldefense.proofpoint.com" w:history="1">
        <w:r w:rsidRPr="009A799D">
          <w:rPr>
            <w:rStyle w:val="Hyperlink"/>
            <w:sz w:val="10"/>
          </w:rPr>
          <w:t>the 2012 assessment</w:t>
        </w:r>
      </w:hyperlink>
      <w:r w:rsidRPr="009A799D">
        <w:rPr>
          <w:sz w:val="10"/>
        </w:rPr>
        <w:t xml:space="preserve">, landing overall at 28th and 29th, respectively, among the 34 most-developed economies. But other than bad test-takers, their economies have a few important traits in common: They are flexible. Their work cultures are non-hierarchical and merit-based. All operate like young countries, with energy and dynamism. All three are open societies, happy to let in the world’s ideas, goods and services. And people in all three nations are confident — a characteristic that can be measured. Despite ranking 27th and 30th in math, respectively, American and Israeli students came out at the top in </w:t>
      </w:r>
      <w:hyperlink r:id="rId171" w:tooltip="www.oecd.org" w:history="1">
        <w:r w:rsidRPr="009A799D">
          <w:rPr>
            <w:rStyle w:val="Hyperlink"/>
            <w:sz w:val="10"/>
          </w:rPr>
          <w:t>their belief in their math abilities</w:t>
        </w:r>
      </w:hyperlink>
      <w:r w:rsidRPr="009A799D">
        <w:rPr>
          <w:sz w:val="10"/>
        </w:rPr>
        <w:t xml:space="preserve">, if one tallies up their responses to survey questions about their skills. Sweden came in seventh, even though its math ranking was 28th. Thirty years ago, William Bennett, the Reagan-era secretary of education, noticed this disparity between achievement and confidence and quipped, “This country is a lot better at teaching self-esteem than it is at teaching math.” It’s a funny line, but there is actually something powerful in the plucky confidence of American, Swedish and Israeli students. It allows them to challenge their elders, start companies, persist when others think they are wrong and pick themselves up when they fail. Too much confidence runs the risk of self-delusion, but the trait is an essential ingredient for entrepreneurship. My point is not that it’s good that American students fare poorly on these tests. It isn’t. Asian countries like Japan and South Korea have benefitted enormously from having skilled workforces. But </w:t>
      </w:r>
      <w:r w:rsidRPr="009A799D">
        <w:rPr>
          <w:rStyle w:val="Emphasis"/>
        </w:rPr>
        <w:t>technical chops are just one ingredient needed for innovation and economic success. America overcomes its disadvantage — a less-technically-trained workforce — with other advantages such as creativity, critical thinking and an optimistic outlook.</w:t>
      </w:r>
      <w:r w:rsidRPr="009A799D">
        <w:rPr>
          <w:sz w:val="10"/>
        </w:rPr>
        <w:t xml:space="preserve"> A country like Japan, by contrast, can’t do as much with its well-trained workers because it lacks many of the factors that produce continuous innovation. </w:t>
      </w:r>
      <w:r w:rsidRPr="009A799D">
        <w:rPr>
          <w:rStyle w:val="StyleUnderline"/>
        </w:rPr>
        <w:t xml:space="preserve">Americans should be careful before they try to mimic Asian educational systems, which are oriented around </w:t>
      </w:r>
      <w:hyperlink r:id="rId172" w:tooltip="www.washingtonpost.com" w:history="1">
        <w:r w:rsidRPr="009A799D">
          <w:rPr>
            <w:rStyle w:val="StyleUnderline"/>
          </w:rPr>
          <w:t>memorization and test-taking</w:t>
        </w:r>
      </w:hyperlink>
      <w:r w:rsidRPr="009A799D">
        <w:rPr>
          <w:rStyle w:val="StyleUnderline"/>
        </w:rPr>
        <w:t>. I went through that kind of system. It has its strengths, but it’s not conducive to thinking, problem solving or creativity.</w:t>
      </w:r>
      <w:r w:rsidRPr="009A799D">
        <w:rPr>
          <w:sz w:val="10"/>
        </w:rPr>
        <w:t xml:space="preserve"> </w:t>
      </w:r>
      <w:r w:rsidRPr="009A799D">
        <w:rPr>
          <w:rStyle w:val="Emphasis"/>
        </w:rPr>
        <w:t>That’s why most Asian countries, from Singapore to South Korea to India, are trying to add features of a liberal education to their systems</w:t>
      </w:r>
      <w:r w:rsidRPr="009A799D">
        <w:rPr>
          <w:sz w:val="10"/>
        </w:rPr>
        <w:t xml:space="preserve">. Jack Ma, the founder of China’s Internet behemoth Alibaba, recently hypothesized </w:t>
      </w:r>
      <w:hyperlink r:id="rId173" w:tooltip="urldefense.proofpoint.com" w:history="1">
        <w:r w:rsidRPr="009A799D">
          <w:rPr>
            <w:rStyle w:val="Hyperlink"/>
            <w:sz w:val="10"/>
          </w:rPr>
          <w:t>in a speech</w:t>
        </w:r>
      </w:hyperlink>
      <w:r w:rsidRPr="009A799D">
        <w:rPr>
          <w:sz w:val="10"/>
        </w:rPr>
        <w:t xml:space="preserve"> that the Chinese are not as innovative as Westerners because China’s educational system, which teaches the basics very well, does not nourish a student’s complete intelligence, allowing her to range freely, experiment and enjoy herself while learning: “Many painters learn by having fun, many works [of art and literature] are the products of having fun. So, our entrepreneurs need to learn how to have fun, too.” </w:t>
      </w:r>
      <w:r w:rsidRPr="009A799D">
        <w:rPr>
          <w:rStyle w:val="StyleUnderline"/>
        </w:rPr>
        <w:t xml:space="preserve">No matter how strong your math and science skills are, you still need to know how to learn, think and even write. </w:t>
      </w:r>
      <w:r w:rsidRPr="009A799D">
        <w:rPr>
          <w:sz w:val="10"/>
        </w:rPr>
        <w:t xml:space="preserve">Jeff Bezos, the founder of Amazon (and the owner of this newspaper), insists that his senior executives write memos, often as long as six printed pages, and begins senior-management meetings with a period of quiet time, sometimes as long as 30 minutes, while everyone reads the “narratives” to themselves and makes notes on them. In </w:t>
      </w:r>
      <w:hyperlink r:id="rId174" w:tooltip="urldefense.proofpoint.com" w:history="1">
        <w:r w:rsidRPr="009A799D">
          <w:rPr>
            <w:rStyle w:val="Hyperlink"/>
            <w:sz w:val="10"/>
          </w:rPr>
          <w:t>an interview</w:t>
        </w:r>
      </w:hyperlink>
      <w:r w:rsidRPr="009A799D">
        <w:rPr>
          <w:sz w:val="10"/>
        </w:rPr>
        <w:t xml:space="preserve"> with Fortune’s Adam Lashinsky, Bezos said: “Full sentences are harder to write. They have verbs. The paragraphs have topic sentences. There is no way to write a six-page, narratively structured memo and not have clear thinking.” Companies often prefer strong basics to narrow expertise. Andrew Benett, a management consultant, </w:t>
      </w:r>
      <w:hyperlink r:id="rId175" w:tooltip="urldefense.proofpoint.com" w:history="1">
        <w:r w:rsidRPr="009A799D">
          <w:rPr>
            <w:rStyle w:val="Hyperlink"/>
            <w:sz w:val="10"/>
          </w:rPr>
          <w:t>surveyed</w:t>
        </w:r>
      </w:hyperlink>
      <w:r w:rsidRPr="009A799D">
        <w:rPr>
          <w:sz w:val="10"/>
        </w:rPr>
        <w:t xml:space="preserve"> 100 business leaders and found that 84 of them said they would rather hire smart, passionate people, even if they didn’t have the exact skills their companies needed. Innovation in business has always involved insights beyond technology. Consider the case of Facebook. Mark Zuckerberg was a classic liberal arts student who also happened to be passionately interested in computers. He studied ancient Greek intensively in high school and majored in psychology while he attended college. And Facebook’s innovations have a lot to do with psychology. Zuckerberg has often pointed out that before Facebook was created, most people shielded their identities on the Internet. It was a land of anonymity. Facebook’s insight was that it could create a culture of real identities, where people would voluntarily expose themselves to their friends, and this would become a transformative platform. Of course, Zuckerberg understands computers deeply and uses great coders to put his ideas into practice, but as he has </w:t>
      </w:r>
      <w:hyperlink r:id="rId176" w:tooltip="urldefense.proofpoint.com" w:history="1">
        <w:r w:rsidRPr="009A799D">
          <w:rPr>
            <w:rStyle w:val="Hyperlink"/>
            <w:sz w:val="10"/>
          </w:rPr>
          <w:t>put it</w:t>
        </w:r>
      </w:hyperlink>
      <w:r w:rsidRPr="009A799D">
        <w:rPr>
          <w:sz w:val="10"/>
        </w:rPr>
        <w:t xml:space="preserve">, Facebook is “as much psychology and sociology as it is technology.” </w:t>
      </w:r>
      <w:r w:rsidRPr="009A799D">
        <w:rPr>
          <w:rStyle w:val="StyleUnderline"/>
        </w:rPr>
        <w:t>Twenty years ago, tech companies might have survived simply as product manufacturers. Now they have to be on the cutting edge of design, marketing and social networking</w:t>
      </w:r>
      <w:r w:rsidRPr="009A799D">
        <w:rPr>
          <w:sz w:val="10"/>
        </w:rPr>
        <w:t xml:space="preserve">. </w:t>
      </w:r>
      <w:r w:rsidRPr="009A799D">
        <w:rPr>
          <w:rStyle w:val="Emphasis"/>
        </w:rPr>
        <w:t>You can make a sneaker equally well in many parts of the world, but you can’t sell it for $300 unless you’ve built a story around it.</w:t>
      </w:r>
      <w:r w:rsidRPr="009A799D">
        <w:rPr>
          <w:sz w:val="10"/>
        </w:rPr>
        <w:t xml:space="preserve"> The same is true for cars, clothes and coffee. The value added is in the brand — how it is imagined, presented, sold and sustained. Or consider </w:t>
      </w:r>
      <w:r w:rsidRPr="009A799D">
        <w:rPr>
          <w:rStyle w:val="StyleUnderline"/>
        </w:rPr>
        <w:t xml:space="preserve">America’s vast entertainment industry, built around stories, songs, design and creativity. All of this requires skills far beyond the offerings of a narrow STEM curriculum. </w:t>
      </w:r>
      <w:r w:rsidRPr="009A799D">
        <w:rPr>
          <w:rStyle w:val="Emphasis"/>
        </w:rPr>
        <w:t>Critical thinking is, in the end, the only way to protect American jobs</w:t>
      </w:r>
      <w:r w:rsidRPr="009A799D">
        <w:rPr>
          <w:rStyle w:val="StyleUnderline"/>
        </w:rPr>
        <w:t xml:space="preserve">. David Autor, the MIT economist who has most carefully studied the impact of technology and globalization on labor, </w:t>
      </w:r>
      <w:hyperlink r:id="rId177" w:tooltip="www.kc.frb.org" w:history="1">
        <w:r w:rsidRPr="009A799D">
          <w:rPr>
            <w:rStyle w:val="StyleUnderline"/>
          </w:rPr>
          <w:t xml:space="preserve">writes </w:t>
        </w:r>
      </w:hyperlink>
      <w:r w:rsidRPr="009A799D">
        <w:rPr>
          <w:rStyle w:val="StyleUnderline"/>
        </w:rPr>
        <w:t>that “human tasks that have proved most amenable to computerization are those that follow explicit, codifiable procedures — such as multiplication — where computers now vastly exceed human labor in speed, quality, accuracy, and cost efficiency.</w:t>
      </w:r>
      <w:r w:rsidRPr="009A799D">
        <w:rPr>
          <w:sz w:val="10"/>
        </w:rPr>
        <w:t xml:space="preserve"> Tasks that have proved most vexing to automate are those that demand flexibility, judgment, and common sense — skills that we understand only tacitly — for example, developing a hypothesis or organizing a closet.” In 2013, two Oxford scholars conducted </w:t>
      </w:r>
      <w:hyperlink r:id="rId178" w:tooltip="urldefense.proofpoint.com" w:history="1">
        <w:r w:rsidRPr="009A799D">
          <w:rPr>
            <w:rStyle w:val="Hyperlink"/>
            <w:sz w:val="10"/>
          </w:rPr>
          <w:t>a comprehensive study</w:t>
        </w:r>
      </w:hyperlink>
      <w:r w:rsidRPr="009A799D">
        <w:rPr>
          <w:sz w:val="10"/>
        </w:rPr>
        <w:t xml:space="preserve"> on employment and found that, </w:t>
      </w:r>
      <w:r w:rsidRPr="009A799D">
        <w:rPr>
          <w:rStyle w:val="Emphasis"/>
        </w:rPr>
        <w:t xml:space="preserve">for workers to avoid the computerization of their jobs, “they will have to acquire creative and social skills.” </w:t>
      </w:r>
      <w:r w:rsidRPr="009A799D">
        <w:rPr>
          <w:sz w:val="10"/>
        </w:rPr>
        <w:t xml:space="preserve">This doesn’t in any way detract from the need for training in technology, but it does suggest that as we work with computers (which is really the future of all work), the </w:t>
      </w:r>
      <w:r w:rsidRPr="009A799D">
        <w:rPr>
          <w:rStyle w:val="Emphasis"/>
        </w:rPr>
        <w:t>most valuable skills will be the ones that are uniquely human, that computers cannot quite figure out</w:t>
      </w:r>
      <w:r w:rsidRPr="009A799D">
        <w:rPr>
          <w:sz w:val="10"/>
        </w:rPr>
        <w:t xml:space="preserve"> — yet. And for those jobs, and that life, you could not do better than to follow your passion, </w:t>
      </w:r>
      <w:r w:rsidRPr="009A799D">
        <w:rPr>
          <w:rStyle w:val="StyleUnderline"/>
        </w:rPr>
        <w:t xml:space="preserve">engage with a breadth of material in both science and the humanities, and perhaps above all, study the human condition. </w:t>
      </w:r>
      <w:r w:rsidRPr="009A799D">
        <w:rPr>
          <w:sz w:val="10"/>
        </w:rPr>
        <w:t xml:space="preserve">One final reason to value a liberal education lies in its roots. For </w:t>
      </w:r>
      <w:r w:rsidRPr="009A799D">
        <w:rPr>
          <w:rStyle w:val="Emphasis"/>
        </w:rPr>
        <w:t>most of human history, all education was skills-based. Hunters, farmers and warriors taught their young to hunt, farm and fight. But about 2,500 years ago, that changed in Greece, which began to experiment with a new form of government: democracy.</w:t>
      </w:r>
      <w:r w:rsidRPr="009A799D">
        <w:rPr>
          <w:sz w:val="10"/>
        </w:rPr>
        <w:t xml:space="preserve"> This innovation in government required an innovation in education. </w:t>
      </w:r>
      <w:r w:rsidRPr="009A799D">
        <w:rPr>
          <w:rStyle w:val="StyleUnderline"/>
        </w:rPr>
        <w:t>Basic skills for sustenance were no longer sufficient.</w:t>
      </w:r>
      <w:r w:rsidRPr="009A799D">
        <w:rPr>
          <w:sz w:val="10"/>
        </w:rPr>
        <w:t xml:space="preserve"> Citizens also had to learn how to manage their own societies and practice self-government. They still do. </w:t>
      </w:r>
    </w:p>
    <w:p w:rsidR="000D22CC" w:rsidRPr="009A799D" w:rsidRDefault="000D22CC" w:rsidP="004F6BFC"/>
    <w:p w:rsidR="000D22CC" w:rsidRPr="009A799D" w:rsidRDefault="000D22CC" w:rsidP="004F6BFC">
      <w:pPr>
        <w:pStyle w:val="Heading4"/>
        <w:rPr>
          <w:rFonts w:hint="eastAsia"/>
        </w:rPr>
      </w:pPr>
      <w:r w:rsidRPr="009A799D">
        <w:t xml:space="preserve">CP gets rolled back </w:t>
      </w:r>
    </w:p>
    <w:p w:rsidR="000D22CC" w:rsidRPr="009A799D" w:rsidRDefault="000D22CC" w:rsidP="004F6BFC">
      <w:pPr>
        <w:rPr>
          <w:szCs w:val="16"/>
        </w:rPr>
      </w:pPr>
      <w:r w:rsidRPr="009A799D">
        <w:rPr>
          <w:rStyle w:val="Style13ptBold"/>
        </w:rPr>
        <w:t>STEM Next</w:t>
      </w:r>
      <w:r w:rsidRPr="009A799D">
        <w:t xml:space="preserve"> </w:t>
      </w:r>
      <w:r w:rsidRPr="009A799D">
        <w:rPr>
          <w:rStyle w:val="Style13ptBold"/>
        </w:rPr>
        <w:t xml:space="preserve">17 </w:t>
      </w:r>
      <w:r w:rsidRPr="009A799D">
        <w:t>STEM Next, March 31, 2017</w:t>
      </w:r>
      <w:r w:rsidRPr="009A799D">
        <w:rPr>
          <w:szCs w:val="16"/>
        </w:rPr>
        <w:t>, Trump Administration’s Budget Would Devastate Afterschool STEM Learning Opportunities For Our Nation’s Youth, STEM Next is a nonprofit run out of the University of San Diego Center for Education Policy and Law - it is staffed by scientists, academics, and public relations professionals; sites.sandiego.edu/stemnext/trump-administrations-budget-devastate-afterschool-stem-learning-opportunities-nations-youth/</w:t>
      </w:r>
    </w:p>
    <w:p w:rsidR="000D22CC" w:rsidRPr="009A799D" w:rsidRDefault="000D22CC" w:rsidP="004F6BFC">
      <w:pPr>
        <w:rPr>
          <w:sz w:val="10"/>
        </w:rPr>
      </w:pPr>
      <w:r w:rsidRPr="009A799D">
        <w:rPr>
          <w:rStyle w:val="StyleUnderline"/>
        </w:rPr>
        <w:t xml:space="preserve">President Trump’s proposed </w:t>
      </w:r>
      <w:r w:rsidRPr="009A799D">
        <w:rPr>
          <w:rStyle w:val="Emphasis"/>
        </w:rPr>
        <w:t>budget cuts to afterschool programs would deny millions of American youth the opportunity to engage in science</w:t>
      </w:r>
      <w:r w:rsidRPr="009A799D">
        <w:rPr>
          <w:sz w:val="10"/>
          <w:szCs w:val="16"/>
        </w:rPr>
        <w:t xml:space="preserve">, technology, engineering and math </w:t>
      </w:r>
      <w:r w:rsidRPr="009A799D">
        <w:rPr>
          <w:rStyle w:val="Emphasis"/>
        </w:rPr>
        <w:t>(STEM) learning</w:t>
      </w:r>
      <w:r w:rsidRPr="009A799D">
        <w:rPr>
          <w:sz w:val="10"/>
          <w:szCs w:val="16"/>
        </w:rPr>
        <w:t xml:space="preserve">; inhibit the development of the nation’s future scientists, engineers, inventors, and business leaders; and cut young people off from building the skills they need to advance in school, work, citizenship and life. If enacted by Congress, </w:t>
      </w:r>
      <w:r w:rsidRPr="009A799D">
        <w:rPr>
          <w:rStyle w:val="StyleUnderline"/>
        </w:rPr>
        <w:t xml:space="preserve">the President’s budget would eliminate the </w:t>
      </w:r>
      <w:r w:rsidRPr="009A799D">
        <w:rPr>
          <w:rStyle w:val="Emphasis"/>
        </w:rPr>
        <w:t>21st Century Community Learning Centers program</w:t>
      </w:r>
      <w:r w:rsidRPr="009A799D">
        <w:rPr>
          <w:rStyle w:val="StyleUnderline"/>
        </w:rPr>
        <w:t xml:space="preserve">, the single largest source of funding for afterschool and summer programs that </w:t>
      </w:r>
      <w:r w:rsidRPr="009A799D">
        <w:rPr>
          <w:rStyle w:val="Emphasis"/>
        </w:rPr>
        <w:t>enroll 1.6 million students across rural, urban and suburban communities in all 50 states</w:t>
      </w:r>
      <w:r w:rsidRPr="009A799D">
        <w:rPr>
          <w:rStyle w:val="StyleUnderline"/>
        </w:rPr>
        <w:t>. Afterschool and summer programs provide essential learning opportunities for</w:t>
      </w:r>
      <w:r w:rsidRPr="009A799D">
        <w:rPr>
          <w:sz w:val="10"/>
          <w:szCs w:val="16"/>
        </w:rPr>
        <w:t xml:space="preserve"> young people. This is particularly true when it comes to </w:t>
      </w:r>
      <w:r w:rsidRPr="009A799D">
        <w:rPr>
          <w:rStyle w:val="StyleUnderline"/>
        </w:rPr>
        <w:t>STEM learning</w:t>
      </w:r>
      <w:r w:rsidRPr="009A799D">
        <w:rPr>
          <w:sz w:val="10"/>
          <w:szCs w:val="16"/>
        </w:rPr>
        <w:t xml:space="preserve"> – a national priority. And afterschool programs have the support of an overwhelming number of Americans: a recent </w:t>
      </w:r>
      <w:hyperlink r:id="rId179">
        <w:r w:rsidRPr="009A799D">
          <w:rPr>
            <w:color w:val="000000"/>
            <w:sz w:val="10"/>
            <w:szCs w:val="16"/>
          </w:rPr>
          <w:t>Quinnipiac poll</w:t>
        </w:r>
      </w:hyperlink>
      <w:r w:rsidRPr="009A799D">
        <w:rPr>
          <w:sz w:val="10"/>
          <w:szCs w:val="16"/>
        </w:rPr>
        <w:t xml:space="preserve"> found 83% are opposed to cuts in afterschool funding. The Administration has said there is no evidence that these programs are effective. That is simply not true. </w:t>
      </w:r>
      <w:hyperlink r:id="rId180">
        <w:r w:rsidRPr="009A799D">
          <w:rPr>
            <w:color w:val="000000"/>
            <w:sz w:val="10"/>
            <w:szCs w:val="16"/>
          </w:rPr>
          <w:t>Research</w:t>
        </w:r>
      </w:hyperlink>
      <w:r w:rsidRPr="009A799D">
        <w:rPr>
          <w:sz w:val="10"/>
          <w:szCs w:val="16"/>
        </w:rPr>
        <w:t> shows that students participating in afterschool programs increase their grades and academic achievement. Earlier this month, STEM Next launched </w:t>
      </w:r>
      <w:hyperlink r:id="rId181">
        <w:r w:rsidRPr="009A799D">
          <w:rPr>
            <w:color w:val="000000"/>
            <w:sz w:val="10"/>
            <w:szCs w:val="16"/>
          </w:rPr>
          <w:t>STEM Ready America: Inspiring and Preparing Students for Success with Afterschool and Summer Learning</w:t>
        </w:r>
      </w:hyperlink>
      <w:r w:rsidRPr="009A799D">
        <w:rPr>
          <w:sz w:val="10"/>
          <w:szCs w:val="16"/>
        </w:rPr>
        <w:t>, featuring </w:t>
      </w:r>
      <w:hyperlink r:id="rId182">
        <w:r w:rsidRPr="009A799D">
          <w:rPr>
            <w:color w:val="000000"/>
            <w:sz w:val="10"/>
            <w:szCs w:val="16"/>
          </w:rPr>
          <w:t>new research</w:t>
        </w:r>
      </w:hyperlink>
      <w:r w:rsidRPr="009A799D">
        <w:rPr>
          <w:sz w:val="10"/>
          <w:szCs w:val="16"/>
        </w:rPr>
        <w:t> that found students participating in STEM-focused afterschool programs report increased interest in STEM careers and gains in high-demand skills such as critical thinking and perseverance. This research was the latest in a growing body of evidence. For example, </w:t>
      </w:r>
      <w:hyperlink r:id="rId183">
        <w:r w:rsidRPr="009A799D">
          <w:rPr>
            <w:color w:val="000000"/>
            <w:sz w:val="10"/>
            <w:szCs w:val="16"/>
          </w:rPr>
          <w:t>research</w:t>
        </w:r>
      </w:hyperlink>
      <w:r w:rsidRPr="009A799D">
        <w:rPr>
          <w:sz w:val="10"/>
          <w:szCs w:val="16"/>
        </w:rPr>
        <w:t> by Dr. Deborah Vandell of UC Irvine and colleagues found that students who regularly participate in afterschool programs achieved gains in math and other academic subjects, improved their work habits, and had better school day attendance. Because math proficiency is the gateway to post-secondary STEM majors, closing the achievement gap in math is essential to expanding the pipeline of future STEM leaders. In 2015, the National Academy of Sciences Board of Science Education released a </w:t>
      </w:r>
      <w:hyperlink r:id="rId184">
        <w:r w:rsidRPr="009A799D">
          <w:rPr>
            <w:color w:val="000000"/>
            <w:sz w:val="10"/>
            <w:szCs w:val="16"/>
          </w:rPr>
          <w:t>report</w:t>
        </w:r>
      </w:hyperlink>
      <w:r w:rsidRPr="009A799D">
        <w:rPr>
          <w:sz w:val="10"/>
          <w:szCs w:val="16"/>
        </w:rPr>
        <w:t> noting that out-of-school STEM programs are well suited to building interest in STEM and identity as a STEM learner, reinforcing a similar point made by the President’s Advisory Council on Science and Technology in its </w:t>
      </w:r>
      <w:hyperlink r:id="rId185">
        <w:r w:rsidRPr="009A799D">
          <w:rPr>
            <w:color w:val="000000"/>
            <w:sz w:val="10"/>
            <w:szCs w:val="16"/>
          </w:rPr>
          <w:t>2010 report to the President</w:t>
        </w:r>
      </w:hyperlink>
      <w:r w:rsidRPr="009A799D">
        <w:rPr>
          <w:sz w:val="10"/>
          <w:szCs w:val="16"/>
        </w:rPr>
        <w:t>. Eliminating the 21st Century Community Learning Centers program is out of step with the actions America’s business, civic, philanthropic, education and community leaders are taking to improve STEM education. Many of these leaders have come together through the  </w:t>
      </w:r>
      <w:hyperlink r:id="rId186">
        <w:r w:rsidRPr="009A799D">
          <w:rPr>
            <w:color w:val="000000"/>
            <w:sz w:val="10"/>
            <w:szCs w:val="16"/>
          </w:rPr>
          <w:t>STEM Learning Ecosystems</w:t>
        </w:r>
      </w:hyperlink>
      <w:r w:rsidRPr="009A799D">
        <w:rPr>
          <w:sz w:val="10"/>
          <w:szCs w:val="16"/>
        </w:rPr>
        <w:t> initiative, which supports dynamic collaborations to ensure all young people have opportunities to gain STEM skills and realize their potential. Major corporations are </w:t>
      </w:r>
      <w:hyperlink r:id="rId187">
        <w:r w:rsidRPr="009A799D">
          <w:rPr>
            <w:color w:val="000000"/>
            <w:sz w:val="10"/>
            <w:szCs w:val="16"/>
          </w:rPr>
          <w:t>leading partners</w:t>
        </w:r>
      </w:hyperlink>
      <w:r w:rsidRPr="009A799D">
        <w:rPr>
          <w:sz w:val="10"/>
          <w:szCs w:val="16"/>
        </w:rPr>
        <w:t> in STEM learning ecosystems across the country, recognizing the importance of STEM education to workforce and economic development. States across the country also understand the vital role afterschool STEM plays in education and workforce development. We can look to </w:t>
      </w:r>
      <w:hyperlink r:id="rId188">
        <w:r w:rsidRPr="009A799D">
          <w:rPr>
            <w:color w:val="000000"/>
            <w:sz w:val="10"/>
            <w:szCs w:val="16"/>
          </w:rPr>
          <w:t>Indiana</w:t>
        </w:r>
      </w:hyperlink>
      <w:r w:rsidRPr="009A799D">
        <w:rPr>
          <w:sz w:val="10"/>
          <w:szCs w:val="16"/>
        </w:rPr>
        <w:t> and </w:t>
      </w:r>
      <w:hyperlink r:id="rId189">
        <w:r w:rsidRPr="009A799D">
          <w:rPr>
            <w:color w:val="000000"/>
            <w:sz w:val="10"/>
            <w:szCs w:val="16"/>
          </w:rPr>
          <w:t>Nebraska</w:t>
        </w:r>
      </w:hyperlink>
      <w:r w:rsidRPr="009A799D">
        <w:rPr>
          <w:sz w:val="10"/>
          <w:szCs w:val="16"/>
        </w:rPr>
        <w:t xml:space="preserve"> for example, two states central to revitalizing the STEM manufacturing sector. Leaders in these states authored articles in STEM Ready America highlighting how they are infusing high quality STEM into afterschool programs to ensure that young people are engaged, prepared and ready for the STEM-centric future. </w:t>
      </w:r>
      <w:r w:rsidRPr="009A799D">
        <w:rPr>
          <w:rStyle w:val="StyleUnderline"/>
        </w:rPr>
        <w:t xml:space="preserve">The President’s proposal would be particularly </w:t>
      </w:r>
      <w:r w:rsidRPr="009A799D">
        <w:rPr>
          <w:rStyle w:val="Emphasis"/>
        </w:rPr>
        <w:t>devastating to low-income children</w:t>
      </w:r>
      <w:r w:rsidRPr="009A799D">
        <w:rPr>
          <w:rStyle w:val="StyleUnderline"/>
        </w:rPr>
        <w:t xml:space="preserve"> of color and girls who already face barriers to </w:t>
      </w:r>
      <w:r w:rsidRPr="009A799D">
        <w:rPr>
          <w:rStyle w:val="Emphasis"/>
        </w:rPr>
        <w:t>pursuing STEM careers</w:t>
      </w:r>
      <w:r w:rsidRPr="009A799D">
        <w:rPr>
          <w:sz w:val="10"/>
          <w:szCs w:val="16"/>
        </w:rPr>
        <w:t>. For example, the wealthiest 20% of families devote almost seven times the resources to their children’s enrichment activities outside school than do the poorest 20%, leading to a significant learning and opportunity gap, resulting in a 4,000-hour deficit between middle class and low-income children in afterschool and summer learning by the time they reach sixth grade.</w:t>
      </w:r>
    </w:p>
    <w:p w:rsidR="000D22CC" w:rsidRPr="009A799D" w:rsidRDefault="000D22CC" w:rsidP="004F6BFC">
      <w:pPr>
        <w:rPr>
          <w:rStyle w:val="StyleUnderline"/>
        </w:rPr>
      </w:pPr>
    </w:p>
    <w:p w:rsidR="000D22CC" w:rsidRPr="009A799D" w:rsidRDefault="000D22CC" w:rsidP="004F6BFC"/>
    <w:p w:rsidR="00125AF0" w:rsidRPr="009A799D" w:rsidRDefault="00125AF0" w:rsidP="004F6BFC">
      <w:pPr>
        <w:pStyle w:val="Heading2"/>
        <w:rPr>
          <w:rFonts w:hint="eastAsia"/>
        </w:rPr>
      </w:pPr>
      <w:r w:rsidRPr="009A799D">
        <w:t>Wages CP</w:t>
      </w:r>
    </w:p>
    <w:p w:rsidR="00125AF0" w:rsidRPr="009A799D" w:rsidRDefault="00125AF0" w:rsidP="004F6BFC"/>
    <w:p w:rsidR="00125AF0" w:rsidRPr="009A799D" w:rsidRDefault="00125AF0" w:rsidP="004F6BFC">
      <w:pPr>
        <w:pStyle w:val="Heading3"/>
        <w:rPr>
          <w:rFonts w:hint="eastAsia"/>
        </w:rPr>
      </w:pPr>
      <w:r w:rsidRPr="009A799D">
        <w:t>1NC CP</w:t>
      </w:r>
    </w:p>
    <w:p w:rsidR="00125AF0" w:rsidRPr="009A799D" w:rsidRDefault="00125AF0" w:rsidP="004F6BFC"/>
    <w:p w:rsidR="00125AF0" w:rsidRPr="009A799D" w:rsidRDefault="00F53A01" w:rsidP="004F6BFC">
      <w:pPr>
        <w:pStyle w:val="Heading4"/>
        <w:rPr>
          <w:rFonts w:hint="eastAsia"/>
        </w:rPr>
      </w:pPr>
      <w:r w:rsidRPr="009A799D">
        <w:t>CP Text:</w:t>
      </w:r>
      <w:r w:rsidR="00125AF0" w:rsidRPr="009A799D">
        <w:t xml:space="preserve"> The United States federal government should gradually raise the minimum wage to $15 per hour by 2024</w:t>
      </w:r>
      <w:r w:rsidRPr="009A799D">
        <w:t>.</w:t>
      </w:r>
    </w:p>
    <w:p w:rsidR="00125AF0" w:rsidRPr="009A799D" w:rsidRDefault="00125AF0" w:rsidP="004F6BFC">
      <w:pPr>
        <w:pStyle w:val="Heading4"/>
        <w:rPr>
          <w:rFonts w:hint="eastAsia"/>
        </w:rPr>
      </w:pPr>
      <w:r w:rsidRPr="009A799D">
        <w:t>Gradually raising the minimum wage to $15 solves the economy and wage inequality</w:t>
      </w:r>
    </w:p>
    <w:p w:rsidR="00125AF0" w:rsidRPr="009A799D" w:rsidRDefault="00125AF0" w:rsidP="004F6BFC">
      <w:r w:rsidRPr="009A799D">
        <w:t xml:space="preserve">David </w:t>
      </w:r>
      <w:r w:rsidRPr="009A799D">
        <w:rPr>
          <w:rStyle w:val="Style13ptBold"/>
        </w:rPr>
        <w:t>Cooper</w:t>
      </w:r>
      <w:r w:rsidRPr="009A799D">
        <w:t>, 4-26-</w:t>
      </w:r>
      <w:r w:rsidRPr="009A799D">
        <w:rPr>
          <w:rStyle w:val="Style13ptBold"/>
        </w:rPr>
        <w:t>2017</w:t>
      </w:r>
      <w:r w:rsidRPr="009A799D">
        <w:t xml:space="preserve">, "Raising the minimum wage to $15 by 2024 would lift wages for 41 million American workers," Economic Policy Institute, </w:t>
      </w:r>
      <w:hyperlink r:id="rId190" w:history="1">
        <w:r w:rsidRPr="009A799D">
          <w:rPr>
            <w:rStyle w:val="Hyperlink"/>
          </w:rPr>
          <w:t>https://www.epi.org/publication/15-by-2024-would-lift-wages-for-41-million/</w:t>
        </w:r>
      </w:hyperlink>
      <w:r w:rsidRPr="009A799D">
        <w:t xml:space="preserve"> David Cooper is a Senior Economic Analyst and Deputy Director of EARN, a national nonprofit that helps working families achieve prosperity through savings. ----Taha</w:t>
      </w:r>
    </w:p>
    <w:p w:rsidR="00125AF0" w:rsidRPr="009A799D" w:rsidRDefault="00125AF0" w:rsidP="004F6BFC">
      <w:pPr>
        <w:rPr>
          <w:rStyle w:val="StyleUnderline"/>
        </w:rPr>
      </w:pPr>
      <w:r w:rsidRPr="009A799D">
        <w:rPr>
          <w:sz w:val="16"/>
        </w:rPr>
        <w:t xml:space="preserve">The federal minimum wage was established in 1938, as part of the Fair Labor Standards Act (FLSA), to help ensure that all work would be fairly rewarded and that regular employment would provide a decent quality of life. In theory, Congress makes periodic amendments to the FLSA to increase the federal minimum wage to ensure that even the lowest-paid workers benefited from broader improvements in wage and living standards. Yet for decades, </w:t>
      </w:r>
      <w:r w:rsidRPr="009A799D">
        <w:rPr>
          <w:rStyle w:val="StyleUnderline"/>
        </w:rPr>
        <w:t>lawmakers have let the value of the minimum wage erode, allowing inflation to gradually reduce the buying power of a minimum wage income</w:t>
      </w:r>
      <w:r w:rsidRPr="009A799D">
        <w:rPr>
          <w:sz w:val="16"/>
        </w:rPr>
        <w:t xml:space="preserve">. </w:t>
      </w:r>
      <w:r w:rsidRPr="009A799D">
        <w:rPr>
          <w:rStyle w:val="StyleUnderline"/>
        </w:rPr>
        <w:t>When the minimum wage has been raised, the increases have been too small to undo the decline in value that has occurred since the 1960s</w:t>
      </w:r>
      <w:r w:rsidRPr="009A799D">
        <w:rPr>
          <w:sz w:val="16"/>
        </w:rPr>
        <w:t xml:space="preserve">. In 2016, the federal minimum wage of $7.25 was worth 10 percent less than when it was last raised in 2009, after adjusting for inflation, and 25 percent below its peak value in 1968. </w:t>
      </w:r>
      <w:r w:rsidRPr="009A799D">
        <w:rPr>
          <w:rStyle w:val="StyleUnderline"/>
        </w:rPr>
        <w:t>This decline in purchasing power means low-wage workers have to work longer hours just to achieve the standard of living that was considered the bare minimum almost half a century ago</w:t>
      </w:r>
      <w:r w:rsidRPr="009A799D">
        <w:rPr>
          <w:sz w:val="16"/>
        </w:rPr>
        <w:t xml:space="preserve">. Over that time, the United States has achieved tremendous improvements in labor productivity that could have allowed workers at all pay levels to enjoy a significantly improved quality of life (Bivens et al. 2014). Instead, because of policymakers’ failure to preserve this basic labor standard, a parent earning the minimum wage does not earn enough through full-time work to be above the federal poverty line. </w:t>
      </w:r>
      <w:r w:rsidRPr="009A799D">
        <w:rPr>
          <w:rStyle w:val="StyleUnderline"/>
        </w:rPr>
        <w:t xml:space="preserve">Restoring the value of the minimum wage to at least the same level it had a generation ago should be uncontroversial. But such a raise would be insufficient. The technological progress and productivity improvements that the country has achieved over the last 50 years have not benefited all of America’s workers. This means lawmakers must strive to enact minimum wage increases that are bolder than the typical legislated increases in recent decades. </w:t>
      </w:r>
      <w:r w:rsidRPr="009A799D">
        <w:rPr>
          <w:sz w:val="16"/>
        </w:rPr>
        <w:t xml:space="preserve">In April 2017, Sens. Bernie Sanders (I-Vt.) and Patty Murray (D-Wash.), and Reps. Bobby Scott (D-Va.) and Keith Ellison (D-Minn.) announced that they would introduce the Raise the Wage Act of 2017, a bill that would raise the federal minimum wage in eight steps to $15 per hour by 2024. Beginning in 2025, the minimum wage would be “indexed” to median wages so that each year, the minimum wage would automatically be adjusted based on growth in the median wage. The bill would also gradually increase the subminimum wage for tipped workers (or “tipped minimum wage”), which has been fixed at $2.13 per hour since 1991, until it reaches parity with the regular minimum wage.1 This report begins by providing historical context for the current value of the federal minimum wage and the proposed increase to $15 by 2024. It then describes the population of workers likely to receive higher pay under an increase to $15 by 2024, with detailed demographic data that refute a number of common misconceptions about low-wage workers. The report concludes with a discussion of the provisions of the Raise the Wage Act that would index the minimum wage to median wages, and gradually eliminate the subminimum wage for tipped workers. This report finds that: </w:t>
      </w:r>
      <w:r w:rsidRPr="009A799D">
        <w:rPr>
          <w:rStyle w:val="StyleUnderline"/>
        </w:rPr>
        <w:t>A $15 minimum wage in 2024 would undo the erosion of the value of the real minimum wage that began primarily in the 1980s. In fact by 2019, for the first time in over 50 years, the federal minimum wage would exceed its historical inflation-adjusted high point, set in 1968. Gradually raising the minimum wage to $15 by 2024 would directly lift the wages of 22.5 million workers. On average, these low-wage workers would receive a $3.10 increase in their hourly wage</w:t>
      </w:r>
      <w:r w:rsidRPr="009A799D">
        <w:rPr>
          <w:sz w:val="16"/>
        </w:rPr>
        <w:t xml:space="preserve">, in today’s dollars. </w:t>
      </w:r>
      <w:r w:rsidRPr="009A799D">
        <w:rPr>
          <w:rStyle w:val="StyleUnderline"/>
        </w:rPr>
        <w:t xml:space="preserve">For a directly affected worker who works all year, that translates into a $5,100 increase in annual wage income, a raise of 31.3 percent. Another 19.0 million workers would benefit from a spillover effect as employers raise wages of workers making more than $15 in order to attract and retain their workforces. All told, raising the minimum to $15 in 2024 would directly or indirectly lift wages for 41.5 million workers, 29.2 percent of the wage-earning workforce. </w:t>
      </w:r>
      <w:r w:rsidRPr="009A799D">
        <w:rPr>
          <w:sz w:val="16"/>
        </w:rPr>
        <w:t xml:space="preserve">Over the phase-in period of the increases, </w:t>
      </w:r>
      <w:r w:rsidRPr="009A799D">
        <w:rPr>
          <w:rStyle w:val="StyleUnderline"/>
        </w:rPr>
        <w:t xml:space="preserve">the rising wage floor would generate $144 billion in additional wages, which would ripple out to the families of these workers and their communities. Because lower-paid workers spend much of their extra earnings, this injection of wages would help stimulate the economy and spur greater business activity and job growth. The workers who would receive a pay increase are overwhelmingly adult workers, most of whom work full time in regular jobs, often to support a family. </w:t>
      </w:r>
      <w:r w:rsidRPr="009A799D">
        <w:rPr>
          <w:sz w:val="16"/>
        </w:rPr>
        <w:t xml:space="preserve">The average age of affected workers is 36 years old. A larger share of workers age 55 and older would receive a raise (16.1 percent) than teens (9.8 percent). More than half of all affected workers are prime-age workers between the ages of 25 and 54. Although men are a larger share of the overall U.S. workforce, the majority of workers affected by raising the minimum wage (55.6 percent) are women. The minimum wage increase would disproportionately raise wages for people of color—for example, blacks make up 12.2 percent of the workforce but 16.7 percent of affected workers. This disproportionate impact means large shares of black and Hispanic workers would be affected: 40.1 percent of black workers and 33.5 percent of Hispanic workers would directly or indirectly get a raise. </w:t>
      </w:r>
      <w:r w:rsidRPr="009A799D">
        <w:rPr>
          <w:rStyle w:val="StyleUnderline"/>
        </w:rPr>
        <w:t xml:space="preserve">Of workers who would receive a raise, nearly two-thirds (63.0 percent) work full time, nearly half (46.6 percent) have some college experience, and more than a quarter (28.0 percent) have children. </w:t>
      </w:r>
      <w:r w:rsidRPr="009A799D">
        <w:rPr>
          <w:sz w:val="16"/>
        </w:rPr>
        <w:t xml:space="preserve">Four out of every 10 single parents who work (40.8 percent) would receive higher pay, including 44.6 percent of working single mothers. In all, 4.5 million single parents would benefit, accounting for 10.8 percent of those who would be affected by raising the minimum wage The workers with families—defined as a worker with a spouse or a child in the home—who would benefit are, on average, the primary breadwinners for their family, earning an average of 63.8 percent of their family’s total income. </w:t>
      </w:r>
      <w:r w:rsidRPr="009A799D">
        <w:rPr>
          <w:rStyle w:val="StyleUnderline"/>
        </w:rPr>
        <w:t>A federal minimum wage increase to $15 in 2024 would raise wages for the parents of 19 million children across the United States, nearly one-quarter (24.0 percent) of all U.S. children. Indexing the minimum wage to median wages would ensure that low-wage workers share in broad improvements in U.S. living standards and would prevent future growth in inequality between low- and middle-wage workers.</w:t>
      </w:r>
    </w:p>
    <w:p w:rsidR="00125AF0" w:rsidRPr="009A799D" w:rsidRDefault="00125AF0" w:rsidP="004F6BFC">
      <w:pPr>
        <w:pStyle w:val="Heading3"/>
        <w:rPr>
          <w:rFonts w:hint="eastAsia"/>
        </w:rPr>
      </w:pPr>
      <w:r w:rsidRPr="009A799D">
        <w:t>2NC CP</w:t>
      </w:r>
    </w:p>
    <w:p w:rsidR="00125AF0" w:rsidRPr="009A799D" w:rsidRDefault="00125AF0" w:rsidP="004F6BFC">
      <w:pPr>
        <w:pStyle w:val="Heading4"/>
        <w:rPr>
          <w:rFonts w:hint="eastAsia"/>
        </w:rPr>
      </w:pPr>
      <w:r w:rsidRPr="009A799D">
        <w:t>Minimum wage hikes improve the economy – empirics prove</w:t>
      </w:r>
    </w:p>
    <w:p w:rsidR="00125AF0" w:rsidRPr="009A799D" w:rsidRDefault="00125AF0" w:rsidP="004F6BFC">
      <w:r w:rsidRPr="009A799D">
        <w:t xml:space="preserve">Michael A. </w:t>
      </w:r>
      <w:r w:rsidRPr="009A799D">
        <w:rPr>
          <w:rStyle w:val="Style13ptBold"/>
        </w:rPr>
        <w:t>Krassa</w:t>
      </w:r>
      <w:r w:rsidRPr="009A799D">
        <w:t xml:space="preserve"> </w:t>
      </w:r>
      <w:r w:rsidRPr="009A799D">
        <w:rPr>
          <w:rStyle w:val="Style13ptBold"/>
        </w:rPr>
        <w:t>and</w:t>
      </w:r>
      <w:r w:rsidRPr="009A799D">
        <w:t xml:space="preserve"> Benjamin </w:t>
      </w:r>
      <w:r w:rsidRPr="009A799D">
        <w:rPr>
          <w:rStyle w:val="Style13ptBold"/>
        </w:rPr>
        <w:t>Radcliff</w:t>
      </w:r>
      <w:r w:rsidRPr="009A799D">
        <w:t xml:space="preserve"> 11-3-</w:t>
      </w:r>
      <w:r w:rsidRPr="009A799D">
        <w:rPr>
          <w:rStyle w:val="Style13ptBold"/>
        </w:rPr>
        <w:t>2014</w:t>
      </w:r>
      <w:r w:rsidRPr="009A799D">
        <w:t xml:space="preserve">, "Evidence That Higher Minimum Wages Improve Economic Wellbeing," No Publication, </w:t>
      </w:r>
      <w:hyperlink r:id="rId191" w:history="1">
        <w:r w:rsidRPr="009A799D">
          <w:rPr>
            <w:rStyle w:val="Hyperlink"/>
          </w:rPr>
          <w:t>https://scholars.org/brief/evidence-higher-minimum-wages-improve-economic-wellbeing</w:t>
        </w:r>
      </w:hyperlink>
      <w:r w:rsidRPr="009A799D">
        <w:t>. Micheal A Krassa is Professor and Chair Emeritus of Human Dimensions of Environmental Systems, University of Illinois at Urbana-Champaign. Benjamin Radcliff is Professor of Political Science, University of Notre Dame. ----Taha</w:t>
      </w:r>
    </w:p>
    <w:p w:rsidR="00125AF0" w:rsidRPr="009A799D" w:rsidRDefault="00125AF0" w:rsidP="004F6BFC">
      <w:pPr>
        <w:rPr>
          <w:rStyle w:val="StyleUnderline"/>
        </w:rPr>
      </w:pPr>
      <w:r w:rsidRPr="009A799D">
        <w:rPr>
          <w:sz w:val="16"/>
        </w:rPr>
        <w:t>Some obvious questions about our finding come to mind. Wouldn’t wealthier, more developed nations tend to have both higher average financial wellbeing and higher minimum wages? And wouldn’t nations with low unemployment levels have higher financial wellbeing regardless of their minimum wages</w:t>
      </w:r>
      <w:r w:rsidRPr="009A799D">
        <w:rPr>
          <w:rStyle w:val="StyleUnderline"/>
        </w:rPr>
        <w:t>? To make sure that these factors did not weaken our findings, we controlled for them statistically. Even after we took into account countries’ levels of economic development as measured by Gross Domestic Product per capita and unemployment rates, we still found the strong, positive relationship between minimum wages and overall financial wellbeing. The data we used for this further analysis came from the 2013 World Fact Book of the U.S. Central Intelligence Agency.</w:t>
      </w:r>
      <w:r w:rsidRPr="009A799D">
        <w:rPr>
          <w:sz w:val="16"/>
        </w:rPr>
        <w:t xml:space="preserve"> </w:t>
      </w:r>
      <w:r w:rsidRPr="009A799D">
        <w:rPr>
          <w:rStyle w:val="StyleUnderline"/>
        </w:rPr>
        <w:t>We also find the same results if we examine data over a longer time period, presuming that current conditions reflect not just the immediate level of the minimum wage, but its longer term average. Across many industrial nations, the financial wellbeing of the population is also strongly predicted by the average minimum wage from 2000 to 2009.</w:t>
      </w:r>
      <w:r w:rsidRPr="009A799D">
        <w:rPr>
          <w:sz w:val="16"/>
        </w:rPr>
        <w:t xml:space="preserve"> </w:t>
      </w:r>
      <w:r w:rsidRPr="009A799D">
        <w:rPr>
          <w:rStyle w:val="StyleUnderline"/>
        </w:rPr>
        <w:t xml:space="preserve">Again, the relationship holds even if we take levels of development and unemployment rates into account. </w:t>
      </w:r>
      <w:r w:rsidRPr="009A799D">
        <w:rPr>
          <w:sz w:val="16"/>
        </w:rPr>
        <w:t xml:space="preserve">Our analysis includes only industrial democracies that have a statutory minimum wage. What about the small number that do not have such a legal measure? In those countries – mainly in Scandinavia – labor unions represent such a large portion of workers that the setting of a minimum earnings rate is left to the confederated unions to negotiate with business. Almost always, this approach to setting wages leads to higher minimum earnings than are found in countries with statutory minimum wages (which tend to substitute for strong unions as a device to push wages up). Not coincidentally, countries with strong labor movements also tend to have the highest levels of human wellbeing. Using the data we deployed, the three countries in the world with the highest levels of financial wellbeing are Sweden, Austria, and Denmark, all countries with strong unions and high de facto minimum earnings. In Denmark, for example, labor unions have pushed for and won an effective minimum wage of about $20 per hour. If we were to include these countries in the analysis by including their de facto minimum earnings, the relationships we reported would be even stronger. </w:t>
      </w:r>
      <w:r w:rsidRPr="009A799D">
        <w:rPr>
          <w:rStyle w:val="StyleUnderline"/>
        </w:rPr>
        <w:t>Here’s the bottom line: Regardless of the size of a country's economy, its current economic situation, or the time frame chosen, people lead better lives as the minimum wage increases.</w:t>
      </w:r>
    </w:p>
    <w:p w:rsidR="00125AF0" w:rsidRPr="009A799D" w:rsidRDefault="00125AF0" w:rsidP="004F6BFC">
      <w:pPr>
        <w:pStyle w:val="Heading4"/>
        <w:rPr>
          <w:rFonts w:hint="eastAsia"/>
        </w:rPr>
      </w:pPr>
      <w:r w:rsidRPr="009A799D">
        <w:t>Raising the minimum wage shores up the safety net – that solves poverty and pensions</w:t>
      </w:r>
    </w:p>
    <w:p w:rsidR="00125AF0" w:rsidRPr="009A799D" w:rsidRDefault="00125AF0" w:rsidP="004F6BFC">
      <w:pPr>
        <w:rPr>
          <w:rStyle w:val="StyleUnderline"/>
          <w:u w:val="none"/>
        </w:rPr>
      </w:pPr>
      <w:r w:rsidRPr="009A799D">
        <w:rPr>
          <w:rStyle w:val="Style13ptBold"/>
        </w:rPr>
        <w:t>Equitable Growth</w:t>
      </w:r>
      <w:r w:rsidRPr="009A799D">
        <w:t xml:space="preserve"> May </w:t>
      </w:r>
      <w:r w:rsidRPr="009A799D">
        <w:rPr>
          <w:rStyle w:val="Style13ptBold"/>
        </w:rPr>
        <w:t>2017</w:t>
      </w:r>
      <w:r w:rsidRPr="009A799D">
        <w:t xml:space="preserve">, "The importance of raising the minimum wage to boost broad-based U.S. economic growth," </w:t>
      </w:r>
      <w:hyperlink r:id="rId192" w:history="1">
        <w:r w:rsidRPr="009A799D">
          <w:rPr>
            <w:rStyle w:val="Hyperlink"/>
          </w:rPr>
          <w:t>https://equitablegrowth.org/the-importance-of-raising-the-minimum-wage-to-boost-broad-based-u-s-economic-growth/</w:t>
        </w:r>
      </w:hyperlink>
      <w:r w:rsidRPr="009A799D">
        <w:t xml:space="preserve"> The Washington Center for Equitable Growth is a non-profit research and grantmaking organization dedicated to advancing evidence-based ideas and policies that promote strong, stable, and broad-based economic growth. ----Taha</w:t>
      </w:r>
    </w:p>
    <w:p w:rsidR="00125AF0" w:rsidRPr="009A799D" w:rsidRDefault="00125AF0" w:rsidP="004F6BFC">
      <w:pPr>
        <w:rPr>
          <w:sz w:val="16"/>
        </w:rPr>
      </w:pPr>
      <w:r w:rsidRPr="009A799D">
        <w:rPr>
          <w:rStyle w:val="StyleUnderline"/>
        </w:rPr>
        <w:t xml:space="preserve">In a </w:t>
      </w:r>
      <w:hyperlink r:id="rId193" w:tgtFrame="_blank" w:history="1">
        <w:r w:rsidRPr="009A799D">
          <w:rPr>
            <w:rStyle w:val="StyleUnderline"/>
          </w:rPr>
          <w:t>new working paper</w:t>
        </w:r>
      </w:hyperlink>
      <w:r w:rsidRPr="009A799D">
        <w:rPr>
          <w:rStyle w:val="StyleUnderline"/>
        </w:rPr>
        <w:t xml:space="preserve"> and </w:t>
      </w:r>
      <w:hyperlink r:id="rId194" w:tgtFrame="_blank" w:history="1">
        <w:r w:rsidRPr="009A799D">
          <w:rPr>
            <w:rStyle w:val="StyleUnderline"/>
          </w:rPr>
          <w:t>issue brief</w:t>
        </w:r>
      </w:hyperlink>
      <w:r w:rsidRPr="009A799D">
        <w:rPr>
          <w:rStyle w:val="StyleUnderline"/>
        </w:rPr>
        <w:t xml:space="preserve"> for the Washington Center for Equitable Growth on the overall economic benefits of increasing the minimum wage</w:t>
      </w:r>
      <w:r w:rsidRPr="009A799D">
        <w:rPr>
          <w:sz w:val="16"/>
        </w:rPr>
        <w:t xml:space="preserve"> for U.S. households, associate professor of economics Arindrajit Dube at the University of Massachusetts, Amherst, </w:t>
      </w:r>
      <w:r w:rsidRPr="009A799D">
        <w:rPr>
          <w:rStyle w:val="StyleUnderline"/>
        </w:rPr>
        <w:t>finds</w:t>
      </w:r>
      <w:r w:rsidRPr="009A799D">
        <w:rPr>
          <w:sz w:val="16"/>
        </w:rPr>
        <w:t>:</w:t>
      </w:r>
      <w:hyperlink r:id="rId195" w:anchor="footnote-1" w:history="1">
        <w:r w:rsidRPr="009A799D">
          <w:rPr>
            <w:rStyle w:val="Hyperlink"/>
            <w:sz w:val="16"/>
          </w:rPr>
          <w:t>1</w:t>
        </w:r>
      </w:hyperlink>
      <w:r w:rsidRPr="009A799D">
        <w:rPr>
          <w:sz w:val="16"/>
        </w:rPr>
        <w:t xml:space="preserve"> </w:t>
      </w:r>
      <w:r w:rsidRPr="009A799D">
        <w:rPr>
          <w:rStyle w:val="StyleUnderline"/>
        </w:rPr>
        <w:t>robust evidence that higher minimum wages lead to increases in incomes among families at the bottom of the income distribution, and that these wages reduce the poverty rate</w:t>
      </w:r>
      <w:r w:rsidRPr="009A799D">
        <w:rPr>
          <w:sz w:val="16"/>
        </w:rPr>
        <w:t>. A 10 percent increase in the minimum wage reduces the nonelderly poverty rate by about 5 percent. At the same time</w:t>
      </w:r>
      <w:r w:rsidRPr="009A799D">
        <w:rPr>
          <w:rStyle w:val="StyleUnderline"/>
        </w:rPr>
        <w:t xml:space="preserve">, I find evidence for some substitution of government transfers with earnings, as evidenced by the somewhat smaller income increases after accounting for tax credits such as the Earned Income Tax Credit and noncash transfers such as Supplemental Nutrition Assistance Program. The overall increase in post-tax income is about 70 percent as large as the increase in pretax income. </w:t>
      </w:r>
      <w:r w:rsidRPr="009A799D">
        <w:rPr>
          <w:sz w:val="16"/>
        </w:rPr>
        <w:t xml:space="preserve">Dube concludes that </w:t>
      </w:r>
      <w:r w:rsidRPr="009A799D">
        <w:rPr>
          <w:rStyle w:val="StyleUnderline"/>
        </w:rPr>
        <w:t>a “substantial increase in the federal minimum wage can play an important role in reducing poverty and raising family incomes in the United States at the bottom of the income ladder while reducing the use of public assistance.”</w:t>
      </w:r>
      <w:r w:rsidRPr="009A799D">
        <w:rPr>
          <w:sz w:val="16"/>
        </w:rPr>
        <w:t xml:space="preserve"> He notes that “</w:t>
      </w:r>
      <w:r w:rsidRPr="009A799D">
        <w:rPr>
          <w:rStyle w:val="StyleUnderline"/>
        </w:rPr>
        <w:t>the loss in cash and noncash transfers and tax credits among those who would benefit the most from minimum wage increases is likely to dampen some of the benefits, especially among those around the poverty line, yet the resulting public savings could be ploughed back into further shoring up the safety net</w:t>
      </w:r>
      <w:r w:rsidRPr="009A799D">
        <w:rPr>
          <w:sz w:val="16"/>
        </w:rPr>
        <w:t>—</w:t>
      </w:r>
      <w:r w:rsidRPr="009A799D">
        <w:rPr>
          <w:rStyle w:val="StyleUnderline"/>
        </w:rPr>
        <w:t xml:space="preserve">in turn further increasing the complementarity between minimum wages and income support for raising the incomes of families at the bottom of the income ladder.” </w:t>
      </w:r>
      <w:r w:rsidRPr="009A799D">
        <w:rPr>
          <w:sz w:val="16"/>
        </w:rPr>
        <w:t>Dube says “these findings are consistent with some individuals losing eligibility for benefits as a result of increased income</w:t>
      </w:r>
      <w:r w:rsidRPr="009A799D">
        <w:rPr>
          <w:rStyle w:val="StyleUnderline"/>
        </w:rPr>
        <w:t>.”</w:t>
      </w:r>
      <w:r w:rsidRPr="009A799D">
        <w:rPr>
          <w:sz w:val="16"/>
        </w:rPr>
        <w:t xml:space="preserve"> He notes that “typically, eligibility for supplemental nutrition assistance, for example, requires income to be less than 130 percent of the federal poverty threshold, which for this population binds just under the 15th percentile. On average, those in the bottom quartile of the income distribution can expect an approximately $525 increase in annual income from the minimum-wage policy; the gains are largest around the 15th percentile.” (See Figure 1.)</w:t>
      </w:r>
    </w:p>
    <w:p w:rsidR="00125AF0" w:rsidRPr="009A799D" w:rsidRDefault="00125AF0" w:rsidP="004F6BFC">
      <w:pPr>
        <w:rPr>
          <w:sz w:val="16"/>
        </w:rPr>
      </w:pPr>
    </w:p>
    <w:p w:rsidR="00125AF0" w:rsidRPr="009A799D" w:rsidRDefault="00125AF0" w:rsidP="004F6BFC">
      <w:pPr>
        <w:pStyle w:val="Heading4"/>
        <w:rPr>
          <w:rFonts w:hint="eastAsia"/>
        </w:rPr>
      </w:pPr>
      <w:r w:rsidRPr="009A799D">
        <w:t>Raising the minimum wage reduces healthcare costs and raises productivity – strong relationship with improvements in mental and physical health</w:t>
      </w:r>
    </w:p>
    <w:p w:rsidR="00125AF0" w:rsidRPr="009A799D" w:rsidRDefault="00125AF0" w:rsidP="004F6BFC">
      <w:r w:rsidRPr="009A799D">
        <w:t xml:space="preserve">J. Paul </w:t>
      </w:r>
      <w:r w:rsidRPr="009A799D">
        <w:rPr>
          <w:rStyle w:val="Style13ptBold"/>
        </w:rPr>
        <w:t>Leigh</w:t>
      </w:r>
      <w:r w:rsidRPr="009A799D">
        <w:t>, 7-28-</w:t>
      </w:r>
      <w:r w:rsidRPr="009A799D">
        <w:rPr>
          <w:rStyle w:val="Style13ptBold"/>
        </w:rPr>
        <w:t>2016</w:t>
      </w:r>
      <w:r w:rsidRPr="009A799D">
        <w:t xml:space="preserve">, "Raising the minimum wage could improve public health," Economic Policy Institute, </w:t>
      </w:r>
      <w:hyperlink r:id="rId196" w:history="1">
        <w:r w:rsidRPr="009A799D">
          <w:rPr>
            <w:rStyle w:val="Hyperlink"/>
          </w:rPr>
          <w:t>https://www.epi.org/blog/raising-the-minimum-wage-could-improve-public-health/</w:t>
        </w:r>
      </w:hyperlink>
      <w:r w:rsidRPr="009A799D">
        <w:t xml:space="preserve"> J. Paul Leigh is a Professor of Health Economics at the University of California, Davis.  ----Taha</w:t>
      </w:r>
    </w:p>
    <w:p w:rsidR="00125AF0" w:rsidRPr="009A799D" w:rsidRDefault="00125AF0" w:rsidP="004F6BFC">
      <w:pPr>
        <w:rPr>
          <w:sz w:val="16"/>
        </w:rPr>
      </w:pPr>
      <w:r w:rsidRPr="009A799D">
        <w:rPr>
          <w:rStyle w:val="StyleUnderline"/>
        </w:rPr>
        <w:t xml:space="preserve">Burgeoning research in economics and epidemiology suggests that raising the minimum wage will improve the health of many Americans, especially low-income Americans, and this improvement should help bend the cost curve for medical care. </w:t>
      </w:r>
      <w:r w:rsidRPr="009A799D">
        <w:rPr>
          <w:sz w:val="16"/>
        </w:rPr>
        <w:t xml:space="preserve">In a paper published by the University of Chicago Press, </w:t>
      </w:r>
      <w:hyperlink r:id="rId197" w:history="1">
        <w:r w:rsidRPr="009A799D">
          <w:rPr>
            <w:rStyle w:val="StyleUnderline"/>
          </w:rPr>
          <w:t>David Meltzer and Zhou Chen analyzed</w:t>
        </w:r>
      </w:hyperlink>
      <w:r w:rsidRPr="009A799D">
        <w:rPr>
          <w:rStyle w:val="StyleUnderline"/>
        </w:rPr>
        <w:t xml:space="preserve"> the relationship between obesity rates and the minimum wage, using data from the Behavioral Risk Factor Surveillance System (BRFSS) from 1984-2006</w:t>
      </w:r>
      <w:r w:rsidRPr="009A799D">
        <w:rPr>
          <w:sz w:val="16"/>
        </w:rPr>
        <w:t xml:space="preserve">. The BRFSS interviews more than 350,000 adults each year, making it the largest health survey in the world. </w:t>
      </w:r>
      <w:r w:rsidRPr="009A799D">
        <w:rPr>
          <w:rStyle w:val="StyleUnderline"/>
        </w:rPr>
        <w:t>Meltzer and Chen test whether changes in the inflation-adjusted minimum wage are associated with changes in body mass indexes of adults</w:t>
      </w:r>
      <w:r w:rsidRPr="009A799D">
        <w:rPr>
          <w:sz w:val="16"/>
        </w:rPr>
        <w:t xml:space="preserve">. </w:t>
      </w:r>
      <w:r w:rsidRPr="009A799D">
        <w:rPr>
          <w:rStyle w:val="StyleUnderline"/>
        </w:rPr>
        <w:t>They find that gradual erosion in the inflation-adjusted value of minimum wages across states explains about 10 percent of the increase in average body mass since 1970</w:t>
      </w:r>
      <w:r w:rsidRPr="009A799D">
        <w:rPr>
          <w:sz w:val="16"/>
        </w:rPr>
        <w:t xml:space="preserve">. DaeHwan Kim and I found </w:t>
      </w:r>
      <w:hyperlink r:id="rId198" w:history="1">
        <w:r w:rsidRPr="009A799D">
          <w:rPr>
            <w:rStyle w:val="Hyperlink"/>
            <w:sz w:val="16"/>
          </w:rPr>
          <w:t>additional evidence that low wages predict increases in obesity</w:t>
        </w:r>
      </w:hyperlink>
      <w:r w:rsidRPr="009A799D">
        <w:rPr>
          <w:sz w:val="16"/>
        </w:rPr>
        <w:t xml:space="preserve"> in the Panel Study of Income Dynamics (PSID</w:t>
      </w:r>
      <w:r w:rsidRPr="009A799D">
        <w:rPr>
          <w:rStyle w:val="StyleUnderline"/>
        </w:rPr>
        <w:t xml:space="preserve">). The PSID is a nationally representative sample of 5000 American families, who have been followed since 1968 by the University of Michigan’s Survey Research Center. </w:t>
      </w:r>
      <w:hyperlink r:id="rId199" w:history="1">
        <w:r w:rsidRPr="009A799D">
          <w:rPr>
            <w:rStyle w:val="StyleUnderline"/>
          </w:rPr>
          <w:t>Obesity is estimated to cost $190 billion</w:t>
        </w:r>
      </w:hyperlink>
      <w:r w:rsidRPr="009A799D">
        <w:rPr>
          <w:rStyle w:val="StyleUnderline"/>
        </w:rPr>
        <w:t xml:space="preserve"> in medical bills each year. A 10 percent decrease in obesity would result in a $19 billion of savings every year. But it is not just obesity that may be affected by increasing the minimum wage; mental health can be affected, as well. The British government increased the national minimum wage in 1999.</w:t>
      </w:r>
      <w:r w:rsidRPr="009A799D">
        <w:rPr>
          <w:sz w:val="16"/>
        </w:rPr>
        <w:t xml:space="preserve"> To measure its effects on public health, </w:t>
      </w:r>
      <w:hyperlink r:id="rId200" w:history="1">
        <w:r w:rsidRPr="009A799D">
          <w:rPr>
            <w:rStyle w:val="Hyperlink"/>
            <w:sz w:val="16"/>
          </w:rPr>
          <w:t>Reeves et al analyzed data</w:t>
        </w:r>
      </w:hyperlink>
      <w:r w:rsidRPr="009A799D">
        <w:rPr>
          <w:sz w:val="16"/>
        </w:rPr>
        <w:t xml:space="preserve"> on 279 workers in the British Household Panel Survey (BHPS)</w:t>
      </w:r>
      <w:r w:rsidRPr="009A799D">
        <w:rPr>
          <w:rStyle w:val="StyleUnderline"/>
        </w:rPr>
        <w:t>. Their “experimental group” consists of 63 workers directly affected by the new wage and two “control group</w:t>
      </w:r>
      <w:r w:rsidRPr="009A799D">
        <w:rPr>
          <w:sz w:val="16"/>
        </w:rPr>
        <w:t xml:space="preserve">s”: 107 workers with incomes 10 percent above the minimum who were not directly affected by the increase, and another group of 109 workers employed in firms that did not comply with the new law. </w:t>
      </w:r>
      <w:r w:rsidRPr="009A799D">
        <w:rPr>
          <w:rStyle w:val="StyleUnderline"/>
        </w:rPr>
        <w:t>All 279 persons completed short mental health questionnaires as part of the BHPS. The “experimental group” (those who received the mandated minimum wage increases) reported improvements in anxiety and depression</w:t>
      </w:r>
      <w:r w:rsidRPr="009A799D">
        <w:rPr>
          <w:sz w:val="16"/>
        </w:rPr>
        <w:t xml:space="preserve">, but neither control group experienced improvements. </w:t>
      </w:r>
      <w:r w:rsidRPr="009A799D">
        <w:rPr>
          <w:rStyle w:val="StyleUnderline"/>
        </w:rPr>
        <w:t>Meanwhile, the American Journal of Public Health recently published two studies about the health effects of raising the minimum wage</w:t>
      </w:r>
      <w:r w:rsidRPr="009A799D">
        <w:rPr>
          <w:sz w:val="16"/>
        </w:rPr>
        <w:t xml:space="preserve">. </w:t>
      </w:r>
      <w:hyperlink r:id="rId201" w:history="1">
        <w:r w:rsidRPr="009A799D">
          <w:rPr>
            <w:rStyle w:val="Hyperlink"/>
            <w:sz w:val="16"/>
          </w:rPr>
          <w:t>Komro and colleagues</w:t>
        </w:r>
      </w:hyperlink>
      <w:r w:rsidRPr="009A799D">
        <w:rPr>
          <w:sz w:val="16"/>
        </w:rPr>
        <w:t xml:space="preserve"> analyzed minimum wages as predictors of low birth weights (LBW) using data across states and years from 1980 through 2011. </w:t>
      </w:r>
      <w:r w:rsidRPr="009A799D">
        <w:rPr>
          <w:rStyle w:val="StyleUnderline"/>
        </w:rPr>
        <w:t>They estimate that if all states had raised their minimum wages by one dollar in 2014 there would have been 2790 fewer LBW births and 518 fewer neonatal deaths nationwid</w:t>
      </w:r>
      <w:r w:rsidRPr="009A799D">
        <w:rPr>
          <w:sz w:val="16"/>
        </w:rPr>
        <w:t xml:space="preserve">e. </w:t>
      </w:r>
      <w:hyperlink r:id="rId202" w:history="1">
        <w:r w:rsidRPr="009A799D">
          <w:rPr>
            <w:rStyle w:val="Hyperlink"/>
            <w:sz w:val="16"/>
          </w:rPr>
          <w:t>Tsao et al used simulation models</w:t>
        </w:r>
      </w:hyperlink>
      <w:r w:rsidRPr="009A799D">
        <w:rPr>
          <w:sz w:val="16"/>
        </w:rPr>
        <w:t xml:space="preserve"> to estimate the effects of increasing the minimum wage on premature mortality in New York City. Their model posits that increases in the minimum wage affect the proportion of low-income residents in 59 neighborhoods and that this proportion, in turn, affects premature mortality. Tsao et al estimate </w:t>
      </w:r>
      <w:r w:rsidRPr="009A799D">
        <w:rPr>
          <w:rStyle w:val="StyleUnderline"/>
        </w:rPr>
        <w:t xml:space="preserve">that a $15 minimum would be associated with 2800 to 5500 fewer premature deaths over five years. </w:t>
      </w:r>
      <w:hyperlink r:id="rId203" w:history="1">
        <w:r w:rsidRPr="009A799D">
          <w:rPr>
            <w:rStyle w:val="StyleUnderline"/>
          </w:rPr>
          <w:t>In an editorial in the AJPH</w:t>
        </w:r>
      </w:hyperlink>
      <w:r w:rsidRPr="009A799D">
        <w:rPr>
          <w:rStyle w:val="StyleUnderline"/>
        </w:rPr>
        <w:t xml:space="preserve">, I pointed to promising new areas for research, including the effects of raising the minimum wage on occupational injury rates, workers compensation premiums, and participation in Medicaid. </w:t>
      </w:r>
      <w:hyperlink r:id="rId204" w:history="1">
        <w:r w:rsidRPr="009A799D">
          <w:rPr>
            <w:rStyle w:val="Hyperlink"/>
            <w:sz w:val="16"/>
          </w:rPr>
          <w:t>Juan Du and I use the PSID</w:t>
        </w:r>
      </w:hyperlink>
      <w:r w:rsidRPr="009A799D">
        <w:rPr>
          <w:sz w:val="16"/>
        </w:rPr>
        <w:t xml:space="preserve"> to consider wage and hypertension correlations. </w:t>
      </w:r>
      <w:r w:rsidRPr="009A799D">
        <w:rPr>
          <w:rStyle w:val="StyleUnderline"/>
        </w:rPr>
        <w:t>We analyze data on roughly 5600 adults from 1999 to 2005. We find that low wages in baseline years predict whether respondents will be newly diagnosed with hypertension in subsequent year</w:t>
      </w:r>
      <w:r w:rsidRPr="009A799D">
        <w:rPr>
          <w:sz w:val="16"/>
        </w:rPr>
        <w:t xml:space="preserve">s. We find these predictions to be especially strong for women and persons under age 40, and these two groups are more likely than men over age 40 to be employed in low-wage jobs. This study appeared in the European Journal of Public Health. In </w:t>
      </w:r>
      <w:hyperlink r:id="rId205" w:history="1">
        <w:r w:rsidRPr="009A799D">
          <w:rPr>
            <w:rStyle w:val="Hyperlink"/>
            <w:sz w:val="16"/>
          </w:rPr>
          <w:t>a separate study with a larger sample</w:t>
        </w:r>
      </w:hyperlink>
      <w:r w:rsidRPr="009A799D">
        <w:rPr>
          <w:sz w:val="16"/>
        </w:rPr>
        <w:t xml:space="preserve"> from the 1999–2009 waves of the PSID, we analyze the effects of wages on smoking prevalence of current and past smokers. We find that rising wages increase the chances of quitting smoking, especially for those with low wages. </w:t>
      </w:r>
      <w:r w:rsidRPr="009A799D">
        <w:rPr>
          <w:rStyle w:val="StyleUnderline"/>
        </w:rPr>
        <w:t>Finally, scores of studies in economics and epidemiology link low income to health problems, including diabetes, heart disease, arthritis, and premature mortality. The mechanisms through which low wages adversely affect health are varied. Low wages can result in financial stress. Workers and their families face persistent hassles associated paying for necessities like rent, electricity, groceries, and gas. Even if a low-income family has health insurance, blood pressure and cholesterol medicines may not be affordable if they have to pay copays and deductibles</w:t>
      </w:r>
      <w:r w:rsidRPr="009A799D">
        <w:rPr>
          <w:sz w:val="16"/>
        </w:rPr>
        <w:t xml:space="preserve">. This stress and lack of medicines likely adversely affects health. Many people partially assess their self-worth based on their wage. Unrelenting, long-term feelings of low self-worth likely also have negative consequences for health. Additionally, </w:t>
      </w:r>
      <w:hyperlink r:id="rId206" w:history="1">
        <w:r w:rsidRPr="009A799D">
          <w:rPr>
            <w:rStyle w:val="Hyperlink"/>
            <w:sz w:val="16"/>
          </w:rPr>
          <w:t>increased wages could increase the opportunity costs</w:t>
        </w:r>
      </w:hyperlink>
      <w:r w:rsidRPr="009A799D">
        <w:rPr>
          <w:sz w:val="16"/>
        </w:rPr>
        <w:t xml:space="preserve"> of poor health habits—for example, the cost of lost wages due to smoking-related diseases is now higher. And Gary Becker, a Noble laureate in economics, </w:t>
      </w:r>
      <w:hyperlink r:id="rId207" w:history="1">
        <w:r w:rsidRPr="009A799D">
          <w:rPr>
            <w:rStyle w:val="Hyperlink"/>
            <w:sz w:val="16"/>
          </w:rPr>
          <w:t>argues that increasing wages strengthens one’s ability to delay gratification</w:t>
        </w:r>
      </w:hyperlink>
      <w:r w:rsidRPr="009A799D">
        <w:rPr>
          <w:sz w:val="16"/>
        </w:rPr>
        <w:t xml:space="preserve">, which encourages people to reduce or eliminate unhealthy habits. </w:t>
      </w:r>
      <w:r w:rsidRPr="009A799D">
        <w:rPr>
          <w:rStyle w:val="StyleUnderline"/>
        </w:rPr>
        <w:t>The weight of research evidence indicates that an increase in the minimum wage would improve the health and wellbeing of the U.S. population</w:t>
      </w:r>
      <w:r w:rsidRPr="009A799D">
        <w:rPr>
          <w:sz w:val="16"/>
        </w:rPr>
        <w:t xml:space="preserve"> </w:t>
      </w:r>
      <w:r w:rsidRPr="009A799D">
        <w:rPr>
          <w:rStyle w:val="StyleUnderline"/>
        </w:rPr>
        <w:t>and, as a consequence, likely help restrain soaring medical care costs</w:t>
      </w:r>
      <w:r w:rsidRPr="009A799D">
        <w:rPr>
          <w:sz w:val="16"/>
        </w:rPr>
        <w:t>. This is one more reason that policymakers at the state and federal level should act to raise minimum wages.</w:t>
      </w:r>
    </w:p>
    <w:p w:rsidR="00125AF0" w:rsidRPr="009A799D" w:rsidRDefault="00125AF0" w:rsidP="004F6BFC">
      <w:pPr>
        <w:pStyle w:val="Heading4"/>
        <w:rPr>
          <w:rFonts w:hint="eastAsia"/>
        </w:rPr>
      </w:pPr>
      <w:r w:rsidRPr="009A799D">
        <w:t>Raising minimum wages spills over to raise wages throughout the workforce</w:t>
      </w:r>
    </w:p>
    <w:p w:rsidR="00125AF0" w:rsidRPr="009A799D" w:rsidRDefault="00125AF0" w:rsidP="004F6BFC">
      <w:r w:rsidRPr="009A799D">
        <w:t xml:space="preserve">Benjamin H. </w:t>
      </w:r>
      <w:r w:rsidRPr="009A799D">
        <w:rPr>
          <w:rStyle w:val="Style13ptBold"/>
        </w:rPr>
        <w:t>Harris</w:t>
      </w:r>
      <w:r w:rsidRPr="009A799D">
        <w:t xml:space="preserve"> </w:t>
      </w:r>
      <w:r w:rsidRPr="009A799D">
        <w:rPr>
          <w:rStyle w:val="Style13ptBold"/>
        </w:rPr>
        <w:t>and</w:t>
      </w:r>
      <w:r w:rsidRPr="009A799D">
        <w:t xml:space="preserve"> Melissa S. </w:t>
      </w:r>
      <w:r w:rsidRPr="009A799D">
        <w:rPr>
          <w:rStyle w:val="Style13ptBold"/>
        </w:rPr>
        <w:t>Kearney</w:t>
      </w:r>
      <w:r w:rsidRPr="009A799D">
        <w:t xml:space="preserve">, 1-10-2014, "The “Ripple Effect” of a Minimum Wage Increase on American Workers," Brookings, </w:t>
      </w:r>
      <w:hyperlink r:id="rId208" w:history="1">
        <w:r w:rsidRPr="009A799D">
          <w:rPr>
            <w:rStyle w:val="Hyperlink"/>
          </w:rPr>
          <w:t>https://www.brookings.edu/blog/up-front/2014/01/10/the-ripple-effect-of-a-minimum-wage-increase-on-american-workers/</w:t>
        </w:r>
      </w:hyperlink>
      <w:r w:rsidRPr="009A799D">
        <w:t xml:space="preserve"> Melissa S. Kearney is a nonresident senior fellow at the Brookings Institution and a Professor in the Department of Economics at the University of Maryland, where she has been on the faculty since 2006. Benjamin Harris was Senior Research Associate, Urban-Brookings Tax Policy Center and Senior Economist, Council of Economic Advisers. He received his Ph.D. in Economics from George Washington University. ----Taha</w:t>
      </w:r>
    </w:p>
    <w:p w:rsidR="00125AF0" w:rsidRPr="009A799D" w:rsidRDefault="00125AF0" w:rsidP="004F6BFC">
      <w:pPr>
        <w:rPr>
          <w:sz w:val="16"/>
        </w:rPr>
      </w:pPr>
    </w:p>
    <w:p w:rsidR="00125AF0" w:rsidRPr="009A799D" w:rsidRDefault="00125AF0" w:rsidP="004F6BFC">
      <w:pPr>
        <w:rPr>
          <w:rStyle w:val="StyleUnderline"/>
        </w:rPr>
      </w:pPr>
      <w:r w:rsidRPr="009A799D">
        <w:rPr>
          <w:sz w:val="16"/>
        </w:rPr>
        <w:t xml:space="preserve">US. policymakers continue to engage in an active debate over the minimum wage. Calls for minimum wage increases—at the federal, state, and local levels—are based on the premise that rises in the minimum wage will improve the economic well-being of low-paid workers. This has become an important policy prescription in movements to combat poverty. One area of focus in the debate is whether a minimum wage increase would actually affect many workers. Some skeptics have argued that only a very small share of workers actually receive the minimum wage, and furthermore, that many of those workers are not struggling adults, but rather teenagers from affluent families. Understanding the magnitude of the impact of a federal or state-level minimum wage increase on workers is an important first step in informing the policy debate. </w:t>
      </w:r>
      <w:r w:rsidRPr="009A799D">
        <w:rPr>
          <w:rStyle w:val="StyleUnderline"/>
        </w:rPr>
        <w:t>The argument that only a small share of workers is actually paid the minimum wage misses a key point</w:t>
      </w:r>
      <w:r w:rsidRPr="009A799D">
        <w:rPr>
          <w:sz w:val="16"/>
        </w:rPr>
        <w:t xml:space="preserve">: </w:t>
      </w:r>
      <w:r w:rsidRPr="009A799D">
        <w:rPr>
          <w:rStyle w:val="StyleUnderline"/>
        </w:rPr>
        <w:t>many of those who would be impacted by a raise in the minimum wage are actually low-wage workers making slightly above the minimum wage</w:t>
      </w:r>
      <w:r w:rsidRPr="009A799D">
        <w:rPr>
          <w:sz w:val="16"/>
        </w:rPr>
        <w:t xml:space="preserve">. In addition to this broader scope of the workforce, economist </w:t>
      </w:r>
      <w:r w:rsidRPr="009A799D">
        <w:rPr>
          <w:rStyle w:val="StyleUnderline"/>
        </w:rPr>
        <w:t>Arin Dube of</w:t>
      </w:r>
      <w:r w:rsidRPr="009A799D">
        <w:rPr>
          <w:sz w:val="16"/>
        </w:rPr>
        <w:t xml:space="preserve"> the University of Massachusetts-Amherst </w:t>
      </w:r>
      <w:r w:rsidRPr="009A799D">
        <w:rPr>
          <w:rStyle w:val="StyleUnderline"/>
        </w:rPr>
        <w:t xml:space="preserve">points out that a shrinking share of low-wage workers is comprised of teenagers. His work shows that among those earning no more than the federal minimum wage of $7.25 in 2011, fewer than a </w:t>
      </w:r>
      <w:hyperlink r:id="rId209" w:history="1">
        <w:r w:rsidRPr="009A799D">
          <w:rPr>
            <w:rStyle w:val="StyleUnderline"/>
          </w:rPr>
          <w:t>quarter</w:t>
        </w:r>
      </w:hyperlink>
      <w:r w:rsidRPr="009A799D">
        <w:rPr>
          <w:rStyle w:val="StyleUnderline"/>
        </w:rPr>
        <w:t xml:space="preserve"> were teenagers.</w:t>
      </w:r>
      <w:r w:rsidRPr="009A799D">
        <w:rPr>
          <w:sz w:val="16"/>
        </w:rPr>
        <w:t xml:space="preserve"> Among those earning less than $10 an hour, only 12 percent were teenagers, as compared to 26 percent in </w:t>
      </w:r>
      <w:hyperlink r:id="rId210" w:tgtFrame="_blank" w:history="1">
        <w:r w:rsidRPr="009A799D">
          <w:rPr>
            <w:rStyle w:val="Hyperlink"/>
            <w:sz w:val="16"/>
          </w:rPr>
          <w:t>1979</w:t>
        </w:r>
      </w:hyperlink>
      <w:r w:rsidRPr="009A799D">
        <w:rPr>
          <w:sz w:val="16"/>
        </w:rPr>
        <w:t>. In this month’s Hamilton Project economic analysis, we consider the likely magnitude of the effects of a minimum wage increase on the number and share of workers affected</w:t>
      </w:r>
      <w:r w:rsidRPr="009A799D">
        <w:rPr>
          <w:rStyle w:val="StyleUnderline"/>
        </w:rPr>
        <w:t>. Considering that near-minimum wage workers would also be affected, we find that an increase could raise the wages of up to 35 million workers—that’s 29.4 percent of the workforce</w:t>
      </w:r>
      <w:r w:rsidRPr="009A799D">
        <w:rPr>
          <w:sz w:val="16"/>
        </w:rPr>
        <w:t xml:space="preserve">.For the purpose of this analysis, we set aside the important issue of potential employment effects, which is another crucial element in the debate about an optimal minimum wage policy. We also continue to explore the nation’s “jobs gap,” or the number of jobs needed to return to pre-recession employment levels. THE RIPPLE EFFECTS OF MINIMUM WAGE POLICY </w:t>
      </w:r>
      <w:r w:rsidRPr="009A799D">
        <w:rPr>
          <w:rStyle w:val="StyleUnderline"/>
        </w:rPr>
        <w:t>Although relatively few workers report wages exactly equal to (or below) the minimum wage, a much larger share of workers in the United States earns wages near the minimum wage. This holds true in the states that comply with the federal minimum wage, in addition to those states that have instituted their own higher minimum wage levels. An increase in the minimum wage tends to have a “ripple effect” on other workers earning wages near that threshold. This ripple effect occurs when a raise in the minimum wage increases the wage received by workers earning slightly above the minimum wage</w:t>
      </w:r>
      <w:r w:rsidRPr="009A799D">
        <w:rPr>
          <w:sz w:val="16"/>
        </w:rPr>
        <w:t>. This effect of the statutory minimum wage on wages paid at the low end of the wage distribution more generally is well recognized in the academic literature. Based on this recognition</w:t>
      </w:r>
      <w:r w:rsidRPr="009A799D">
        <w:rPr>
          <w:rStyle w:val="StyleUnderline"/>
        </w:rPr>
        <w:t>, we quantify the number of workers potentially affected by minimum wage policy using the assumption that workers earning up to 150 percent of the minimum wage would see a wage increase from a higher minimum wage</w:t>
      </w:r>
      <w:r w:rsidRPr="009A799D">
        <w:rPr>
          <w:sz w:val="16"/>
        </w:rPr>
        <w:t xml:space="preserve">. We hasten to note that a complete analysis of the net effects of a minimum wage increase would also have to account for potential negative employment effects. Our main goal of this empirical exercise is to dispel the notion that the minimum wage is not a relevant policy lever, which is based on the faulty premise that only a small number of workers would be affected. </w:t>
      </w:r>
      <w:r w:rsidRPr="009A799D">
        <w:rPr>
          <w:rStyle w:val="StyleUnderline"/>
        </w:rPr>
        <w:t>Using data from the Bureau of Labor Statistics, combined with information on the binding minimum wage in each state, we are able to calculate these shares. Just 2.6 percent of workers are paid exactly the minimum wage, but 29.4 percent of workers are paid wages that are below or equal to 150 percent of the minimum wage in their state</w:t>
      </w:r>
      <w:r w:rsidRPr="009A799D">
        <w:rPr>
          <w:sz w:val="16"/>
        </w:rPr>
        <w:t xml:space="preserve">. Furthermore, the hours worked by this group represent nearly one-quarter—24.7 percent—of hours worked, which indicates that a large share of the impacted group is working close to full time hours. </w:t>
      </w:r>
      <w:r w:rsidRPr="009A799D">
        <w:rPr>
          <w:rStyle w:val="StyleUnderline"/>
        </w:rPr>
        <w:t>In 2012, 32 states complied with the federally set minimum wage of $7.25 per hour. In these states adhering to the federal floor, 3.7 million workers earn the minimum wage or less. An additional 15.2 million are near minimum wage, earning more than $7.25 per hour but less than $10.88 per hour. Therefore, 18.9 million workers in these states would likely benefit from an increase in the federal minimum wage.</w:t>
      </w:r>
    </w:p>
    <w:p w:rsidR="00125AF0" w:rsidRPr="009A799D" w:rsidRDefault="00125AF0" w:rsidP="004F6BFC"/>
    <w:p w:rsidR="00125AF0" w:rsidRPr="009A799D" w:rsidRDefault="00125AF0" w:rsidP="004F6BFC">
      <w:pPr>
        <w:pStyle w:val="Heading3"/>
        <w:rPr>
          <w:rFonts w:hint="eastAsia"/>
        </w:rPr>
      </w:pPr>
      <w:r w:rsidRPr="009A799D">
        <w:t>A2 CP Causes Unemployment</w:t>
      </w:r>
    </w:p>
    <w:p w:rsidR="00125AF0" w:rsidRPr="009A799D" w:rsidRDefault="00125AF0" w:rsidP="004F6BFC">
      <w:pPr>
        <w:pStyle w:val="Heading4"/>
        <w:rPr>
          <w:rFonts w:hint="eastAsia"/>
        </w:rPr>
      </w:pPr>
      <w:r w:rsidRPr="009A799D">
        <w:t>Empirics prove raising the minimum wage doesn’t cause unemployment</w:t>
      </w:r>
    </w:p>
    <w:p w:rsidR="00125AF0" w:rsidRPr="009A799D" w:rsidRDefault="00125AF0" w:rsidP="004F6BFC">
      <w:r w:rsidRPr="009A799D">
        <w:t xml:space="preserve"> Paul K. </w:t>
      </w:r>
      <w:r w:rsidRPr="009A799D">
        <w:rPr>
          <w:rStyle w:val="Style13ptBold"/>
        </w:rPr>
        <w:t>Sonn</w:t>
      </w:r>
      <w:r w:rsidRPr="009A799D">
        <w:t xml:space="preserve"> </w:t>
      </w:r>
      <w:r w:rsidRPr="009A799D">
        <w:rPr>
          <w:rStyle w:val="Style13ptBold"/>
        </w:rPr>
        <w:t>and</w:t>
      </w:r>
      <w:r w:rsidRPr="009A799D">
        <w:t xml:space="preserve"> Yannet M. </w:t>
      </w:r>
      <w:r w:rsidRPr="009A799D">
        <w:rPr>
          <w:rStyle w:val="Style13ptBold"/>
        </w:rPr>
        <w:t>Lathrop</w:t>
      </w:r>
      <w:r w:rsidRPr="009A799D">
        <w:t xml:space="preserve">. Title; “Raise Wages, Kill Jobs? Seven Decades of Historical Data Find No Correlation Between Minimum Wage Increases and Employment Levels” Published by the National Employment Law Project in May of </w:t>
      </w:r>
      <w:r w:rsidRPr="009A799D">
        <w:rPr>
          <w:rStyle w:val="Style13ptBold"/>
        </w:rPr>
        <w:t>2016</w:t>
      </w:r>
      <w:r w:rsidRPr="009A799D">
        <w:t xml:space="preserve"> </w:t>
      </w:r>
      <w:hyperlink r:id="rId211" w:history="1">
        <w:r w:rsidRPr="009A799D">
          <w:rPr>
            <w:rStyle w:val="Hyperlink"/>
          </w:rPr>
          <w:t>https://www.nelp.org/publication/raise-wages-kill-jobs-no-correlation-minimum-wage-increases-employment-levels/</w:t>
        </w:r>
      </w:hyperlink>
      <w:r w:rsidRPr="009A799D">
        <w:t xml:space="preserve"> Paul K Sonn is the State Policy Program Director at the National Employment Law Project. Yannet Lanthrop is a Researcher and Policy Analyst for the National Employment Law Project and specializes in wage and poverty issues. ----Taha</w:t>
      </w:r>
    </w:p>
    <w:p w:rsidR="00125AF0" w:rsidRPr="009A799D" w:rsidRDefault="00125AF0" w:rsidP="004F6BFC">
      <w:pPr>
        <w:rPr>
          <w:sz w:val="16"/>
        </w:rPr>
      </w:pPr>
      <w:r w:rsidRPr="009A799D">
        <w:rPr>
          <w:rStyle w:val="StyleUnderline"/>
        </w:rPr>
        <w:t>Since the passage of the Fair Labor Standards Act in 1938, business interests and conservative politicians have warned that raising the minimum wage would be ruinous</w:t>
      </w:r>
      <w:r w:rsidRPr="009A799D">
        <w:rPr>
          <w:sz w:val="16"/>
        </w:rPr>
        <w:t>. Even modest increases, they’ve asserted, will cause the U.S. economy to hemorrhage jobs, shutter businesses, reduce labor hours, and disproportionately cast young people, so-called low-skilled workers, and workers of color to the bread lines. As recently as this year, the same claims have been repeated, nearly verbatim</w:t>
      </w:r>
      <w:r w:rsidRPr="009A799D">
        <w:rPr>
          <w:rStyle w:val="StyleUnderline"/>
        </w:rPr>
        <w:t>. Raise wages, lose jobs, the refrain seems to go. If the claims of minimum-wage opponents are akin to saying “the sky is falling,” this report is an effort to check whether the sky did indeed fall</w:t>
      </w:r>
      <w:r w:rsidRPr="009A799D">
        <w:rPr>
          <w:sz w:val="16"/>
        </w:rPr>
        <w:t xml:space="preserve">. </w:t>
      </w:r>
      <w:r w:rsidRPr="009A799D">
        <w:rPr>
          <w:rStyle w:val="StyleUnderline"/>
        </w:rPr>
        <w:t>In this report, we examine the historical data relating to the 22 increases in the federal minimum wage between 1938 and 2009 to determine whether or not these claims—that if you raise wages, you will lose jobs—can be substantiated.</w:t>
      </w:r>
      <w:r w:rsidRPr="009A799D">
        <w:rPr>
          <w:sz w:val="16"/>
        </w:rPr>
        <w:t xml:space="preserve"> We examine employment trends before and after minimum-wage increases, looking both at the overall labor market and at key indicator sectors that are most affected by minimum-wage increases. Rather than an academic study that seeks to measure causal effects using techniques such as regression analysis, this report assesses opponents’ claims about raising the minimum wage on their own terms by examining simple indicators and job trends. </w:t>
      </w:r>
      <w:r w:rsidRPr="009A799D">
        <w:rPr>
          <w:rStyle w:val="StyleUnderline"/>
        </w:rPr>
        <w:t>The results were clear: these basic economic indicators show no correlation between federal minimum-wage increases and lower employment levels, even in the industries that are most impacted by higher minimum wages.</w:t>
      </w:r>
      <w:r w:rsidRPr="009A799D">
        <w:rPr>
          <w:sz w:val="16"/>
        </w:rPr>
        <w:t xml:space="preserve"> </w:t>
      </w:r>
      <w:r w:rsidRPr="009A799D">
        <w:rPr>
          <w:rStyle w:val="StyleUnderline"/>
        </w:rPr>
        <w:t>To the contrary, in the substantial majority of instances (68 percent) overall employment increased after a federal minimum-wage increase. In the most substantially affected industries, the rates were even higher:</w:t>
      </w:r>
      <w:r w:rsidRPr="009A799D">
        <w:rPr>
          <w:sz w:val="16"/>
        </w:rPr>
        <w:t xml:space="preserve"> in </w:t>
      </w:r>
      <w:r w:rsidRPr="009A799D">
        <w:rPr>
          <w:rStyle w:val="StyleUnderline"/>
        </w:rPr>
        <w:t>the leisure and hospitality sector employment rose 82 percent of the time following a federal wage increase, and in the retail sector it was 73 percent of the time.</w:t>
      </w:r>
      <w:r w:rsidRPr="009A799D">
        <w:rPr>
          <w:sz w:val="16"/>
        </w:rPr>
        <w:t xml:space="preserve"> Moreover, </w:t>
      </w:r>
      <w:r w:rsidRPr="009A799D">
        <w:rPr>
          <w:rStyle w:val="StyleUnderline"/>
        </w:rPr>
        <w:t>the small minority of instances in which employment—either overall or in the indicator sectors—declined following a federal minimum-wage increase all occurred during periods of recession or near recession</w:t>
      </w:r>
      <w:r w:rsidRPr="009A799D">
        <w:rPr>
          <w:sz w:val="16"/>
        </w:rPr>
        <w:t xml:space="preserve">. That pattern strongly suggests that </w:t>
      </w:r>
      <w:r w:rsidRPr="009A799D">
        <w:rPr>
          <w:rStyle w:val="StyleUnderline"/>
        </w:rPr>
        <w:t>the few instances of such declines in employment are better explained by the overall national business cycle than by the minimum wage. These employment trends after federal minimum-wage increases are not surprising,</w:t>
      </w:r>
      <w:r w:rsidRPr="009A799D">
        <w:rPr>
          <w:sz w:val="16"/>
        </w:rPr>
        <w:t xml:space="preserve"> as they are in line with the findings of the substantial majority of modern minimum-wage research. As Goldman Sachs analysts recently noted, citing a state-of-the-art 2010 study by University of California economists that examined job-growth patterns across every border in the U.S. where one county had a higher wage than a neighboring county, “</w:t>
      </w:r>
      <w:r w:rsidRPr="009A799D">
        <w:rPr>
          <w:rStyle w:val="StyleUnderline"/>
        </w:rPr>
        <w:t>the economic literature has typically found no effect on employment” from recent U.S. minimum-wage increases</w:t>
      </w:r>
      <w:r w:rsidRPr="009A799D">
        <w:rPr>
          <w:sz w:val="16"/>
        </w:rPr>
        <w:t xml:space="preserve">.1 </w:t>
      </w:r>
      <w:r w:rsidRPr="009A799D">
        <w:rPr>
          <w:rStyle w:val="StyleUnderline"/>
        </w:rPr>
        <w:t>This report’s findings mirror decades of more sophisticated academic research, providing simple confirmation that opponents’ perennial predictions of job losses when minimum-wage increases are proposed are rooted in ideology, not evidence</w:t>
      </w:r>
      <w:r w:rsidRPr="009A799D">
        <w:rPr>
          <w:sz w:val="16"/>
        </w:rPr>
        <w:t>.</w:t>
      </w:r>
    </w:p>
    <w:p w:rsidR="00125AF0" w:rsidRPr="009A799D" w:rsidRDefault="00125AF0" w:rsidP="004F6BFC"/>
    <w:p w:rsidR="00125AF0" w:rsidRPr="009A799D" w:rsidRDefault="00125AF0" w:rsidP="004F6BFC">
      <w:pPr>
        <w:pStyle w:val="Heading3"/>
        <w:rPr>
          <w:rFonts w:hint="eastAsia"/>
        </w:rPr>
      </w:pPr>
      <w:r w:rsidRPr="009A799D">
        <w:t>Aff Answers</w:t>
      </w:r>
    </w:p>
    <w:p w:rsidR="00125AF0" w:rsidRPr="009A799D" w:rsidRDefault="00125AF0" w:rsidP="004F6BFC"/>
    <w:p w:rsidR="00125AF0" w:rsidRPr="009A799D" w:rsidRDefault="00125AF0" w:rsidP="004F6BFC">
      <w:pPr>
        <w:pStyle w:val="Heading4"/>
        <w:rPr>
          <w:rFonts w:hint="eastAsia"/>
        </w:rPr>
      </w:pPr>
      <w:r w:rsidRPr="009A799D">
        <w:t>Raising the minimum wage motivates automation and reduces hours, which leads to unemployment</w:t>
      </w:r>
    </w:p>
    <w:p w:rsidR="00125AF0" w:rsidRPr="009A799D" w:rsidRDefault="00125AF0" w:rsidP="004F6BFC">
      <w:r w:rsidRPr="009A799D">
        <w:t xml:space="preserve">Olivier </w:t>
      </w:r>
      <w:r w:rsidRPr="009A799D">
        <w:rPr>
          <w:rStyle w:val="Style13ptBold"/>
        </w:rPr>
        <w:t>Garret</w:t>
      </w:r>
      <w:r w:rsidRPr="009A799D">
        <w:t>, 3-18-</w:t>
      </w:r>
      <w:r w:rsidRPr="009A799D">
        <w:rPr>
          <w:rStyle w:val="Style13ptBold"/>
        </w:rPr>
        <w:t>2017</w:t>
      </w:r>
      <w:r w:rsidRPr="009A799D">
        <w:t xml:space="preserve">, "Raising The Minimum Wage Is A Jobs Killing Move," Forbes, </w:t>
      </w:r>
      <w:hyperlink r:id="rId212" w:history="1">
        <w:r w:rsidRPr="009A799D">
          <w:rPr>
            <w:rStyle w:val="Hyperlink"/>
          </w:rPr>
          <w:t>https://www.forbes.com/sites/oliviergarret/2017/03/18/raising-the-minimum-wage-is-a-jobs-killing-move/</w:t>
        </w:r>
      </w:hyperlink>
      <w:r w:rsidRPr="009A799D">
        <w:t>. Olivier Garret is the founding Partner and CEO of Mauldin Economics and Garret/Galland Research, leading publishers of financial research geared to individual investors and institutions. ----Taha</w:t>
      </w:r>
    </w:p>
    <w:p w:rsidR="00125AF0" w:rsidRPr="009A799D" w:rsidRDefault="00125AF0" w:rsidP="004F6BFC">
      <w:pPr>
        <w:rPr>
          <w:sz w:val="16"/>
        </w:rPr>
      </w:pPr>
      <w:r w:rsidRPr="009A799D">
        <w:rPr>
          <w:sz w:val="16"/>
        </w:rPr>
        <w:t xml:space="preserve">In January, </w:t>
      </w:r>
      <w:r w:rsidRPr="009A799D">
        <w:rPr>
          <w:rStyle w:val="StyleUnderline"/>
        </w:rPr>
        <w:t>19 US states raised their respective minimum wages</w:t>
      </w:r>
      <w:r w:rsidRPr="009A799D">
        <w:rPr>
          <w:sz w:val="16"/>
        </w:rPr>
        <w:t xml:space="preserve">. Washington was among the most generous, hiking by $1.53 (bringing it to $11 per hour). Arizona got an increase of $1.95—their “bottom rung” now sits at $10 per hour. </w:t>
      </w:r>
      <w:r w:rsidRPr="009A799D">
        <w:rPr>
          <w:rStyle w:val="StyleUnderline"/>
        </w:rPr>
        <w:t>In all, 4.3 million workers are slated to receive a hike as they earn less than the new minimum wage in their respective states. Well, that’s what’s meant to happen</w:t>
      </w:r>
      <w:r w:rsidRPr="009A799D">
        <w:rPr>
          <w:sz w:val="16"/>
        </w:rPr>
        <w:t xml:space="preserve">. Judging by the fallout from recent hikes, it seems things aren’t going according to plan. Minimum Wage Massacre In February, Wendy’s CEO Bob Wright said the firm expects wages to rise at least 4% in 2017. Wendy’s has three options to offset the rising costs. </w:t>
      </w:r>
      <w:r w:rsidRPr="009A799D">
        <w:rPr>
          <w:rStyle w:val="StyleUnderline"/>
        </w:rPr>
        <w:t xml:space="preserve">First, they could cut margins, but with an 8% margin, that’s unlikely. The second option is to raise prices. Given how price-sensitive consumers are these days, that too is a non-starter. Finally, the firm could reduce the amount of labor they use… and that’s exactly what they did. Wendy’s eliminated 31 hours of labor per location, per week. </w:t>
      </w:r>
      <w:r w:rsidRPr="009A799D">
        <w:rPr>
          <w:sz w:val="16"/>
        </w:rPr>
        <w:t xml:space="preserve">However, </w:t>
      </w:r>
      <w:r w:rsidRPr="009A799D">
        <w:rPr>
          <w:rStyle w:val="StyleUnderline"/>
        </w:rPr>
        <w:t xml:space="preserve">their locations are just as busy. To keep output steady, they are planning to install </w:t>
      </w:r>
      <w:hyperlink r:id="rId213" w:tgtFrame="_blank" w:history="1">
        <w:r w:rsidRPr="009A799D">
          <w:rPr>
            <w:rStyle w:val="StyleUnderline"/>
          </w:rPr>
          <w:t>automated kiosks</w:t>
        </w:r>
      </w:hyperlink>
      <w:r w:rsidRPr="009A799D">
        <w:rPr>
          <w:rStyle w:val="StyleUnderline"/>
        </w:rPr>
        <w:t xml:space="preserve"> in 16% of their locations by the end of 2017</w:t>
      </w:r>
      <w:r w:rsidRPr="009A799D">
        <w:rPr>
          <w:sz w:val="16"/>
        </w:rPr>
        <w:t xml:space="preserve">. David Trimm, </w:t>
      </w:r>
      <w:r w:rsidRPr="009A799D">
        <w:rPr>
          <w:rStyle w:val="StyleUnderline"/>
        </w:rPr>
        <w:t>Wendy’s CIO said the timeframe for payback on the machines would be less than two years, thanks to labor savings. Market leader McDonald’s has also been automating. Last November, the firm said every one of its 14,000 US stores will be replacing cashiers with automated kiosks</w:t>
      </w:r>
      <w:r w:rsidRPr="009A799D">
        <w:rPr>
          <w:sz w:val="16"/>
        </w:rPr>
        <w:t xml:space="preserve">. </w:t>
      </w:r>
      <w:r w:rsidRPr="009A799D">
        <w:rPr>
          <w:rStyle w:val="StyleUnderline"/>
        </w:rPr>
        <w:t>McDonald’s has actually prioritized these changes in locations like Seattle and New York that have higher minimum wages.</w:t>
      </w:r>
      <w:r w:rsidRPr="009A799D">
        <w:rPr>
          <w:sz w:val="16"/>
        </w:rPr>
        <w:t xml:space="preserve"> The restaurant industry is the canary in the coal mine when it comes to raising the minimum wage. In 2015, two-thirds of workers earning minimum wage were employed in service occupations (mostly food preparation). Today, restaurants spend (on average) one-third of their revenue on labor. </w:t>
      </w:r>
      <w:r w:rsidRPr="009A799D">
        <w:rPr>
          <w:rStyle w:val="StyleUnderline"/>
        </w:rPr>
        <w:t>Currently, rising labor costs are causing margins in the sector to plummet. Those with the ability to automate like McDonalds are doing so… and those who don’t are closing their doors</w:t>
      </w:r>
      <w:r w:rsidRPr="009A799D">
        <w:rPr>
          <w:sz w:val="16"/>
        </w:rPr>
        <w:t xml:space="preserve">. </w:t>
      </w:r>
      <w:r w:rsidRPr="009A799D">
        <w:rPr>
          <w:rStyle w:val="StyleUnderline"/>
        </w:rPr>
        <w:t xml:space="preserve">In September 2016, one-quarter of restaurant closures in the California Bay Area cited rising labor costs as one of the reasons for closing. </w:t>
      </w:r>
      <w:r w:rsidRPr="009A799D">
        <w:rPr>
          <w:sz w:val="16"/>
        </w:rPr>
        <w:t xml:space="preserve">With the restaurant industry flashing warning signs, what do higher minimum wages mean for the </w:t>
      </w:r>
      <w:hyperlink r:id="rId214" w:tgtFrame="_blank" w:history="1">
        <w:r w:rsidRPr="009A799D">
          <w:rPr>
            <w:rStyle w:val="Hyperlink"/>
            <w:sz w:val="16"/>
          </w:rPr>
          <w:t>rest of the economy?</w:t>
        </w:r>
      </w:hyperlink>
      <w:r w:rsidRPr="009A799D">
        <w:rPr>
          <w:sz w:val="16"/>
        </w:rPr>
        <w:t xml:space="preserve"> Labor Lockout </w:t>
      </w:r>
      <w:r w:rsidRPr="009A799D">
        <w:rPr>
          <w:rStyle w:val="StyleUnderline"/>
        </w:rPr>
        <w:t xml:space="preserve">In 2015, the percentage of </w:t>
      </w:r>
      <w:hyperlink r:id="rId215" w:tgtFrame="_blank" w:history="1">
        <w:r w:rsidRPr="009A799D">
          <w:rPr>
            <w:rStyle w:val="StyleUnderline"/>
          </w:rPr>
          <w:t>hourly paid workers</w:t>
        </w:r>
      </w:hyperlink>
      <w:r w:rsidRPr="009A799D">
        <w:rPr>
          <w:rStyle w:val="StyleUnderline"/>
        </w:rPr>
        <w:t xml:space="preserve"> earning the prevailing minimum wage was 3.3%. While this may not seem like a lot, young people are disproportionately impacted. Around 68% of these workers are between ages 16 and 34. </w:t>
      </w:r>
      <w:r w:rsidRPr="009A799D">
        <w:rPr>
          <w:sz w:val="16"/>
        </w:rPr>
        <w:t xml:space="preserve">A key point is that in 2016, 20.6 million workers (30% of all hourly, non-self-employed workers 18 and older) were ‘’near-minimum-wage workers.’’ This means they earned more than the prevailing minimum wage but less than $10.10 per hour. Some states have already surpassed this level, with many more on an incremental path toward it. </w:t>
      </w:r>
      <w:r w:rsidRPr="009A799D">
        <w:rPr>
          <w:rStyle w:val="StyleUnderline"/>
        </w:rPr>
        <w:t xml:space="preserve">While wage increases put more money in the pocket of some, others are bearing the costs by having their hours reduced and being made part-time. A recent example of this is in Seattle. In 2015, the Rainy City raised its minimum wage from $9.47 to $11 per hour. The effects? A </w:t>
      </w:r>
      <w:hyperlink r:id="rId216" w:tgtFrame="_blank" w:history="1">
        <w:r w:rsidRPr="009A799D">
          <w:rPr>
            <w:rStyle w:val="StyleUnderline"/>
          </w:rPr>
          <w:t>study</w:t>
        </w:r>
      </w:hyperlink>
      <w:r w:rsidRPr="009A799D">
        <w:rPr>
          <w:rStyle w:val="StyleUnderline"/>
        </w:rPr>
        <w:t xml:space="preserve"> from the University of Washington in 2016 found that it decreased low-wage employment by 1%. </w:t>
      </w:r>
      <w:r w:rsidRPr="009A799D">
        <w:rPr>
          <w:sz w:val="16"/>
        </w:rPr>
        <w:t xml:space="preserve">The study also found that while median wages rose, this was largely due to a strong economy. It’s important to note these increases </w:t>
      </w:r>
      <w:hyperlink r:id="rId217" w:tgtFrame="_blank" w:history="1">
        <w:r w:rsidRPr="009A799D">
          <w:rPr>
            <w:rStyle w:val="Hyperlink"/>
            <w:sz w:val="16"/>
          </w:rPr>
          <w:t>don’t happen in isolation.</w:t>
        </w:r>
      </w:hyperlink>
      <w:r w:rsidRPr="009A799D">
        <w:rPr>
          <w:sz w:val="16"/>
        </w:rPr>
        <w:t xml:space="preserve"> The cost of wage hikes can be masked by a strong economy. </w:t>
      </w:r>
      <w:r w:rsidRPr="009A799D">
        <w:rPr>
          <w:rStyle w:val="StyleUnderline"/>
        </w:rPr>
        <w:t xml:space="preserve">The study went on to say that working hours were reduced as a result of the hike. Interesting, many individuals actually moved their residence to take jobs outside of the city “at an elevated rate compared to historical patterns.’’ </w:t>
      </w:r>
      <w:r w:rsidRPr="009A799D">
        <w:rPr>
          <w:sz w:val="16"/>
        </w:rPr>
        <w:t xml:space="preserve">The 2015 bill included a provision in which firms with over 500 employees must pay a $15 per hour minimum wage starting January 2017. For companies with under 500 employees, it’s $13 per hour. Given this, Seattle is the closest thing there is to a controlled experiment on this topic. With calls for further minimum wage increases likely to continue, </w:t>
      </w:r>
      <w:hyperlink r:id="rId218" w:tgtFrame="_blank" w:history="1">
        <w:r w:rsidRPr="009A799D">
          <w:rPr>
            <w:rStyle w:val="Hyperlink"/>
            <w:sz w:val="16"/>
          </w:rPr>
          <w:t>what can we expect going forward?</w:t>
        </w:r>
      </w:hyperlink>
      <w:r w:rsidRPr="009A799D">
        <w:rPr>
          <w:sz w:val="16"/>
        </w:rPr>
        <w:t xml:space="preserve"> Automation Annihilation When signing a bill that will raise California’s minimum wage to $15 per hour by 2022, Governor Jerry Brown was very observant. Brown said, “Economically, minimum wages may not make sense. But morally, socially and politically they make every sense.” Brown is correct about the political part, but otherwise swings a miss</w:t>
      </w:r>
      <w:r w:rsidRPr="009A799D">
        <w:rPr>
          <w:rStyle w:val="StyleUnderline"/>
        </w:rPr>
        <w:t xml:space="preserve">. This hike will increase the cost of labor. Therefore, some jobs will be priced out of existence and some workers will be out of jobs. </w:t>
      </w:r>
      <w:r w:rsidRPr="009A799D">
        <w:rPr>
          <w:sz w:val="16"/>
        </w:rPr>
        <w:t>This table shows how the hike will incentivize capex projects (aka</w:t>
      </w:r>
      <w:hyperlink r:id="rId219" w:tgtFrame="_blank" w:history="1">
        <w:r w:rsidRPr="009A799D">
          <w:rPr>
            <w:rStyle w:val="Hyperlink"/>
            <w:sz w:val="16"/>
          </w:rPr>
          <w:t xml:space="preserve"> job automation</w:t>
        </w:r>
      </w:hyperlink>
      <w:r w:rsidRPr="009A799D">
        <w:rPr>
          <w:sz w:val="16"/>
        </w:rPr>
        <w:t xml:space="preserve">). </w:t>
      </w:r>
      <w:r w:rsidRPr="009A799D">
        <w:rPr>
          <w:rStyle w:val="StyleUnderline"/>
        </w:rPr>
        <w:t xml:space="preserve">Unfortunately, those who will suffer most are the young and low-skilled… the very people such laws are meant to help. In fact, Governor Brown knows this well. In 2014, he said that raising the wage would “put a lot of poor people out of work.” </w:t>
      </w:r>
      <w:r w:rsidRPr="009A799D">
        <w:rPr>
          <w:sz w:val="16"/>
        </w:rPr>
        <w:t xml:space="preserve">There are also many </w:t>
      </w:r>
      <w:hyperlink r:id="rId220" w:tgtFrame="_blank" w:history="1">
        <w:r w:rsidRPr="009A799D">
          <w:rPr>
            <w:rStyle w:val="Hyperlink"/>
            <w:sz w:val="16"/>
          </w:rPr>
          <w:t>studies</w:t>
        </w:r>
      </w:hyperlink>
      <w:r w:rsidRPr="009A799D">
        <w:rPr>
          <w:sz w:val="16"/>
        </w:rPr>
        <w:t xml:space="preserve"> that prove a rising minimum wage reduces low-skilled employment. This isn’t a US phenomenon either. </w:t>
      </w:r>
      <w:hyperlink r:id="rId221" w:tgtFrame="_blank" w:history="1">
        <w:r w:rsidRPr="009A799D">
          <w:rPr>
            <w:rStyle w:val="Hyperlink"/>
            <w:sz w:val="16"/>
          </w:rPr>
          <w:t>Across Europe</w:t>
        </w:r>
      </w:hyperlink>
      <w:r w:rsidRPr="009A799D">
        <w:rPr>
          <w:sz w:val="16"/>
        </w:rPr>
        <w:t xml:space="preserve">, there are </w:t>
      </w:r>
      <w:hyperlink r:id="rId222" w:tgtFrame="_blank" w:history="1">
        <w:r w:rsidRPr="009A799D">
          <w:rPr>
            <w:rStyle w:val="Hyperlink"/>
            <w:sz w:val="16"/>
          </w:rPr>
          <w:t>higher unemployment rates in countries that have minimum wages.</w:t>
        </w:r>
      </w:hyperlink>
      <w:r w:rsidRPr="009A799D">
        <w:rPr>
          <w:sz w:val="16"/>
        </w:rPr>
        <w:t xml:space="preserve"> Higher labor costs render low-skilled workers unemployable as it removes their key competitive advantage—cost. As a result, </w:t>
      </w:r>
      <w:hyperlink r:id="rId223" w:tgtFrame="_blank" w:history="1">
        <w:r w:rsidRPr="009A799D">
          <w:rPr>
            <w:rStyle w:val="Hyperlink"/>
            <w:sz w:val="16"/>
          </w:rPr>
          <w:t>they are being replaced by machines</w:t>
        </w:r>
      </w:hyperlink>
      <w:r w:rsidRPr="009A799D">
        <w:rPr>
          <w:sz w:val="16"/>
        </w:rPr>
        <w:t xml:space="preserve">. </w:t>
      </w:r>
      <w:hyperlink r:id="rId224" w:tgtFrame="_blank" w:history="1">
        <w:r w:rsidRPr="009A799D">
          <w:rPr>
            <w:rStyle w:val="Hyperlink"/>
            <w:sz w:val="16"/>
          </w:rPr>
          <w:t>This is part of the wider issue of automation.</w:t>
        </w:r>
      </w:hyperlink>
      <w:r w:rsidRPr="009A799D">
        <w:rPr>
          <w:sz w:val="16"/>
        </w:rPr>
        <w:t xml:space="preserve"> A 2013 </w:t>
      </w:r>
      <w:hyperlink r:id="rId225" w:tgtFrame="_blank" w:history="1">
        <w:r w:rsidRPr="009A799D">
          <w:rPr>
            <w:rStyle w:val="Hyperlink"/>
            <w:sz w:val="16"/>
          </w:rPr>
          <w:t>study</w:t>
        </w:r>
      </w:hyperlink>
      <w:r w:rsidRPr="009A799D">
        <w:rPr>
          <w:sz w:val="16"/>
        </w:rPr>
        <w:t xml:space="preserve"> from the University of Oxford concluded that 47% of jobs in the US will likely be automated over the next two decades. </w:t>
      </w:r>
      <w:r w:rsidRPr="009A799D">
        <w:rPr>
          <w:rStyle w:val="StyleUnderline"/>
        </w:rPr>
        <w:t xml:space="preserve">A 2017 </w:t>
      </w:r>
      <w:hyperlink r:id="rId226" w:tgtFrame="_blank" w:history="1">
        <w:r w:rsidRPr="009A799D">
          <w:rPr>
            <w:rStyle w:val="StyleUnderline"/>
          </w:rPr>
          <w:t>report</w:t>
        </w:r>
      </w:hyperlink>
      <w:r w:rsidRPr="009A799D">
        <w:rPr>
          <w:rStyle w:val="StyleUnderline"/>
        </w:rPr>
        <w:t xml:space="preserve"> by McKinsey that looked at the ability of machines to replace human labor drew the same conclusion. The report found that 59% of all manufacturing tasks could be automated using current technology. The most exposed sector is food service, where 73% of tasks could be automated. </w:t>
      </w:r>
      <w:r w:rsidRPr="009A799D">
        <w:rPr>
          <w:sz w:val="16"/>
        </w:rPr>
        <w:t xml:space="preserve">The inflation-adjusted minimum wage peaked back in 1968. However, it seems to be doing more harm than ever today. This is partly because of technological advancement, which has accounted for 88% of the 5 million manufacturing jobs lost since 2000. Unless we stop seeing “political-sense” attempts to raise minimum wages, </w:t>
      </w:r>
      <w:hyperlink r:id="rId227" w:tgtFrame="_blank" w:history="1">
        <w:r w:rsidRPr="009A799D">
          <w:rPr>
            <w:rStyle w:val="Hyperlink"/>
            <w:sz w:val="16"/>
          </w:rPr>
          <w:t>we are likely to see a lot more Flippy’s very soon</w:t>
        </w:r>
      </w:hyperlink>
      <w:r w:rsidRPr="009A799D">
        <w:rPr>
          <w:sz w:val="16"/>
        </w:rPr>
        <w:t>.</w:t>
      </w:r>
    </w:p>
    <w:p w:rsidR="00125AF0" w:rsidRPr="009A799D" w:rsidRDefault="00125AF0" w:rsidP="004F6BFC">
      <w:pPr>
        <w:pStyle w:val="Heading4"/>
        <w:rPr>
          <w:rFonts w:hint="eastAsia"/>
        </w:rPr>
      </w:pPr>
      <w:r w:rsidRPr="009A799D">
        <w:t>Minimum wage hikes cause unemployment – Err AFF because most of the literature base uses a small sample-size</w:t>
      </w:r>
    </w:p>
    <w:p w:rsidR="00125AF0" w:rsidRPr="009A799D" w:rsidRDefault="00125AF0" w:rsidP="004F6BFC">
      <w:r w:rsidRPr="009A799D">
        <w:t xml:space="preserve">Jonathan </w:t>
      </w:r>
      <w:r w:rsidRPr="009A799D">
        <w:rPr>
          <w:rStyle w:val="Style13ptBold"/>
        </w:rPr>
        <w:t>Meer</w:t>
      </w:r>
      <w:r w:rsidRPr="009A799D">
        <w:t xml:space="preserve"> </w:t>
      </w:r>
      <w:r w:rsidRPr="009A799D">
        <w:rPr>
          <w:rStyle w:val="Style13ptBold"/>
        </w:rPr>
        <w:t>and</w:t>
      </w:r>
      <w:r w:rsidRPr="009A799D">
        <w:t xml:space="preserve"> Jeremy </w:t>
      </w:r>
      <w:r w:rsidRPr="009A799D">
        <w:rPr>
          <w:rStyle w:val="Style13ptBold"/>
        </w:rPr>
        <w:t>West</w:t>
      </w:r>
      <w:r w:rsidRPr="009A799D">
        <w:t xml:space="preserve"> Title; “Effects of the Minimum Wage on Employment Dynamics” Published in Journal of Human Resources, Volume 51, Number 2, Spring </w:t>
      </w:r>
      <w:r w:rsidRPr="009A799D">
        <w:rPr>
          <w:rStyle w:val="Style13ptBold"/>
        </w:rPr>
        <w:t>2016</w:t>
      </w:r>
      <w:r w:rsidRPr="009A799D">
        <w:t>, pp. 500-522 (Article) by University of Wisconsin Press. Jonathan Meer is a professor of economics at Texas A&amp;M University. Jeremy West is a postdoctoral associate at the Massachusetts Institute of Technology. ----Taha</w:t>
      </w:r>
    </w:p>
    <w:p w:rsidR="00125AF0" w:rsidRPr="009A799D" w:rsidRDefault="00125AF0" w:rsidP="004F6BFC">
      <w:pPr>
        <w:rPr>
          <w:sz w:val="16"/>
        </w:rPr>
      </w:pPr>
      <w:r w:rsidRPr="009A799D">
        <w:rPr>
          <w:rStyle w:val="StyleUnderline"/>
        </w:rPr>
        <w:t>We examine whether the minimum wage impacts employment through a discrete change in its level or if it</w:t>
      </w:r>
      <w:r w:rsidRPr="009A799D">
        <w:rPr>
          <w:sz w:val="16"/>
        </w:rPr>
        <w:t xml:space="preserve"> </w:t>
      </w:r>
      <w:r w:rsidRPr="009A799D">
        <w:rPr>
          <w:rStyle w:val="StyleUnderline"/>
        </w:rPr>
        <w:t>is reflected over time</w:t>
      </w:r>
      <w:r w:rsidRPr="009A799D">
        <w:rPr>
          <w:sz w:val="16"/>
        </w:rPr>
        <w:t xml:space="preserve">. </w:t>
      </w:r>
      <w:r w:rsidRPr="009A799D">
        <w:rPr>
          <w:rStyle w:val="StyleUnderline"/>
        </w:rPr>
        <w:t>Much of the previous literature on the topic has assumed that an increase in the minimum wage would result in a relatively rapid adjustment in employment. Many have viewed a lack of such a finding as indicating that the minimum wage has minimal effects on employment, yet there are theoretical reasons to believe that this change may be slower</w:t>
      </w:r>
      <w:r w:rsidRPr="009A799D">
        <w:rPr>
          <w:sz w:val="16"/>
        </w:rPr>
        <w:t xml:space="preserve">. Using illustrative models, </w:t>
      </w:r>
      <w:r w:rsidRPr="009A799D">
        <w:rPr>
          <w:rStyle w:val="StyleUnderline"/>
        </w:rPr>
        <w:t>we show that the empirical specifications used in the prior literature will systematically err if the true effects are dynamic</w:t>
      </w:r>
      <w:r w:rsidRPr="009A799D">
        <w:rPr>
          <w:sz w:val="16"/>
        </w:rPr>
        <w:t xml:space="preserve">. Moreover, </w:t>
      </w:r>
      <w:r w:rsidRPr="009A799D">
        <w:rPr>
          <w:rStyle w:val="StyleUnderline"/>
        </w:rPr>
        <w:t>we show that the common practice in this literature of including jurisdiction-specific time trends will bias estimates toward zero in this case</w:t>
      </w:r>
      <w:r w:rsidRPr="009A799D">
        <w:rPr>
          <w:sz w:val="16"/>
        </w:rPr>
        <w:t xml:space="preserve">. </w:t>
      </w:r>
      <w:r w:rsidRPr="009A799D">
        <w:rPr>
          <w:rStyle w:val="StyleUnderline"/>
        </w:rPr>
        <w:t>We show results from three administrative data sets that consistently indicate negative effects of the minimum wage on job growth</w:t>
      </w:r>
      <w:r w:rsidRPr="009A799D">
        <w:rPr>
          <w:sz w:val="16"/>
        </w:rPr>
        <w:t xml:space="preserve">. </w:t>
      </w:r>
      <w:r w:rsidRPr="009A799D">
        <w:rPr>
          <w:rStyle w:val="StyleUnderline"/>
        </w:rPr>
        <w:t>Our results are robust to a number of specifications, and we find that the minimum wage reduces employment over a longer period of time than the literature has focused on in recent years.</w:t>
      </w:r>
      <w:r w:rsidRPr="009A799D">
        <w:rPr>
          <w:sz w:val="16"/>
        </w:rPr>
        <w:t xml:space="preserve"> This phenomenon is particularly important given the evidence that minimum wage jobs often result in relatively rapid transitions to higher-paying jobs (Even and Macpherson 2003). This paper, of course, does not settle the debate of a contentious topic, but we do shed light on the mechanisms by which the minimum wage affects employment and provide directions for future research delving more deeply into the dynamics of this relationship.</w:t>
      </w:r>
    </w:p>
    <w:p w:rsidR="00125AF0" w:rsidRPr="009A799D" w:rsidRDefault="00125AF0" w:rsidP="004F6BFC">
      <w:pPr>
        <w:pStyle w:val="Heading4"/>
        <w:rPr>
          <w:rFonts w:hint="eastAsia"/>
        </w:rPr>
      </w:pPr>
      <w:r w:rsidRPr="009A799D">
        <w:t>Raising the minimum wages causes more unemployment – it targets the poor and people of color</w:t>
      </w:r>
    </w:p>
    <w:p w:rsidR="00125AF0" w:rsidRPr="009A799D" w:rsidRDefault="00125AF0" w:rsidP="004F6BFC">
      <w:r w:rsidRPr="009A799D">
        <w:t xml:space="preserve">Andrew </w:t>
      </w:r>
      <w:r w:rsidRPr="009A799D">
        <w:rPr>
          <w:rStyle w:val="Style13ptBold"/>
        </w:rPr>
        <w:t>Syrios</w:t>
      </w:r>
      <w:r w:rsidRPr="009A799D">
        <w:t>, 2-9-</w:t>
      </w:r>
      <w:r w:rsidRPr="009A799D">
        <w:rPr>
          <w:rStyle w:val="Style13ptBold"/>
        </w:rPr>
        <w:t>2015</w:t>
      </w:r>
      <w:r w:rsidRPr="009A799D">
        <w:t xml:space="preserve">, "Yes, Minimum Wages Still Increase Unemployment," Mises Institute, </w:t>
      </w:r>
      <w:hyperlink r:id="rId228" w:history="1">
        <w:r w:rsidRPr="009A799D">
          <w:rPr>
            <w:rStyle w:val="Hyperlink"/>
          </w:rPr>
          <w:t>https://mises.org/library/yes-minimum-wages-still-increase-unemployment</w:t>
        </w:r>
      </w:hyperlink>
      <w:r w:rsidRPr="009A799D">
        <w:t xml:space="preserve"> Andrew Syrios is a partner in the real estate investment firm Stewardship Properties. He graduated from the University of Oregon with a degree in Business Administration and a Minor in History. In this article he also cites studies from numerous other sources. ----Taha</w:t>
      </w:r>
    </w:p>
    <w:p w:rsidR="00125AF0" w:rsidRPr="009A799D" w:rsidRDefault="00125AF0" w:rsidP="004F6BFC">
      <w:pPr>
        <w:rPr>
          <w:sz w:val="16"/>
        </w:rPr>
      </w:pPr>
      <w:r w:rsidRPr="009A799D">
        <w:rPr>
          <w:sz w:val="16"/>
        </w:rPr>
        <w:t xml:space="preserve">Raising the minimum wage has become the cause célèbre for many on the progressive left. Most notably, Seattle has passed a </w:t>
      </w:r>
      <w:hyperlink r:id="rId229" w:tgtFrame="_blank" w:history="1">
        <w:r w:rsidRPr="009A799D">
          <w:rPr>
            <w:rStyle w:val="Hyperlink"/>
            <w:sz w:val="16"/>
          </w:rPr>
          <w:t>$15 per hour minimum wage</w:t>
        </w:r>
      </w:hyperlink>
      <w:r w:rsidRPr="009A799D">
        <w:rPr>
          <w:sz w:val="16"/>
        </w:rPr>
        <w:t xml:space="preserve">. In addition, California lawmakers are trying to pass a state-wide </w:t>
      </w:r>
      <w:hyperlink r:id="rId230" w:tgtFrame="_blank" w:history="1">
        <w:r w:rsidRPr="009A799D">
          <w:rPr>
            <w:rStyle w:val="Hyperlink"/>
            <w:sz w:val="16"/>
          </w:rPr>
          <w:t>$13 per hour minimum wage</w:t>
        </w:r>
      </w:hyperlink>
      <w:r w:rsidRPr="009A799D">
        <w:rPr>
          <w:sz w:val="16"/>
        </w:rPr>
        <w:t xml:space="preserve"> and President Obama is supporting the increase of the federal minimum wage from </w:t>
      </w:r>
      <w:hyperlink r:id="rId231" w:tgtFrame="_blank" w:history="1">
        <w:r w:rsidRPr="009A799D">
          <w:rPr>
            <w:rStyle w:val="Hyperlink"/>
            <w:sz w:val="16"/>
          </w:rPr>
          <w:t>$7.25 to $10.10</w:t>
        </w:r>
      </w:hyperlink>
      <w:r w:rsidRPr="009A799D">
        <w:rPr>
          <w:sz w:val="16"/>
        </w:rPr>
        <w:t>. The general public has generally been pretty ignorant regarding economics, so it’s understandable that many would fall for hollow populist appeals. However</w:t>
      </w:r>
      <w:r w:rsidRPr="009A799D">
        <w:rPr>
          <w:rStyle w:val="StyleUnderline"/>
        </w:rPr>
        <w:t xml:space="preserve">, a series of new studies on the minimum wage purport to show a low or non-existent impact on unemployment. Seventy-five notable economists even </w:t>
      </w:r>
      <w:hyperlink r:id="rId232" w:tgtFrame="_blank" w:history="1">
        <w:r w:rsidRPr="009A799D">
          <w:rPr>
            <w:rStyle w:val="StyleUnderline"/>
          </w:rPr>
          <w:t>signed a petition</w:t>
        </w:r>
      </w:hyperlink>
      <w:r w:rsidRPr="009A799D">
        <w:rPr>
          <w:rStyle w:val="StyleUnderline"/>
        </w:rPr>
        <w:t xml:space="preserve"> to President Obama to raise the minimum wage. This would seem at odds with basic economic theory. After all, demand curves are downward sloping,</w:t>
      </w:r>
      <w:r w:rsidRPr="009A799D">
        <w:rPr>
          <w:sz w:val="16"/>
        </w:rPr>
        <w:t xml:space="preserve"> aren’t they? </w:t>
      </w:r>
      <w:r w:rsidRPr="009A799D">
        <w:rPr>
          <w:rStyle w:val="StyleUnderline"/>
        </w:rPr>
        <w:t>At some point, an increase in the minimum wage has got to cost jobs. If the minimum wage was increased to $100 per hour, obviously that would cost a lot of jobs. No one would disagree with this. So in that case, why wouldn’t increasing it to $10.10 per hour cost some jobs</w:t>
      </w:r>
      <w:r w:rsidRPr="009A799D">
        <w:rPr>
          <w:sz w:val="16"/>
        </w:rPr>
        <w:t xml:space="preserve">, right? Revisionist Studies Before the latest wave of revisionist studies, the idea that minimum wage hikes don’t cause unemployment received a substantial boost in 1994 from a study of New Jersey-Pennsylvania fast food workers. However, David Neumark and William Wascher </w:t>
      </w:r>
      <w:hyperlink r:id="rId233" w:tgtFrame="_blank" w:history="1">
        <w:r w:rsidRPr="009A799D">
          <w:rPr>
            <w:rStyle w:val="Hyperlink"/>
            <w:sz w:val="16"/>
          </w:rPr>
          <w:t>re-evaluated the evidence</w:t>
        </w:r>
      </w:hyperlink>
      <w:r w:rsidRPr="009A799D">
        <w:rPr>
          <w:sz w:val="16"/>
        </w:rPr>
        <w:t xml:space="preserve"> and found that the “New Jersey minimum wage increase led to a 4.6 percent decrease in employment in New Jersey relative to the Pennsylvania group.” More recently, </w:t>
      </w:r>
      <w:r w:rsidRPr="009A799D">
        <w:rPr>
          <w:rStyle w:val="StyleUnderline"/>
        </w:rPr>
        <w:t xml:space="preserve">the old consensus was challenged again. Robert Murphy summarizes these economists approach </w:t>
      </w:r>
      <w:hyperlink r:id="rId234" w:tgtFrame="_blank" w:history="1">
        <w:r w:rsidRPr="009A799D">
          <w:rPr>
            <w:rStyle w:val="StyleUnderline"/>
          </w:rPr>
          <w:t>as follows</w:t>
        </w:r>
      </w:hyperlink>
      <w:r w:rsidRPr="009A799D">
        <w:rPr>
          <w:rStyle w:val="StyleUnderline"/>
        </w:rPr>
        <w:t>, If we include regional-specific trends indexed by time period, the influence of the minimum wage begins to disappear and, in particular</w:t>
      </w:r>
      <w:r w:rsidRPr="009A799D">
        <w:rPr>
          <w:sz w:val="16"/>
        </w:rPr>
        <w:t xml:space="preserve">, using their preferred control group method (of contiguous county pairs) completely obliterates the textbook finding. The minimum wage may even have a positive impact on employment. </w:t>
      </w:r>
      <w:r w:rsidRPr="009A799D">
        <w:rPr>
          <w:rStyle w:val="StyleUnderline"/>
        </w:rPr>
        <w:t>However, as Murphy notes, these adjustments “might mask the policy’s true effect.” As a recent working paper from Jonathan Meer and Jeremy West finds</w:t>
      </w:r>
      <w:r w:rsidRPr="009A799D">
        <w:rPr>
          <w:sz w:val="16"/>
        </w:rPr>
        <w:t xml:space="preserve">, </w:t>
      </w:r>
      <w:r w:rsidRPr="009A799D">
        <w:rPr>
          <w:rStyle w:val="StyleUnderline"/>
        </w:rPr>
        <w:t>Using three separate state panels of administrative employment data, we find that the minimum wage reduces net job growth, primarily through its effect on job creation by expanding establishments</w:t>
      </w:r>
      <w:r w:rsidRPr="009A799D">
        <w:rPr>
          <w:sz w:val="16"/>
        </w:rPr>
        <w:t>.</w:t>
      </w:r>
      <w:hyperlink r:id="rId235" w:anchor="footnote1_86a1bjo" w:tooltip="Jonathan Meer and Jeremy West, &quot;Effects of the Minimum Wage on Employment Dynamics,&quot; December 2013, pg. 1." w:history="1">
        <w:r w:rsidRPr="009A799D">
          <w:rPr>
            <w:rStyle w:val="Hyperlink"/>
            <w:sz w:val="16"/>
          </w:rPr>
          <w:t>1</w:t>
        </w:r>
      </w:hyperlink>
      <w:r w:rsidRPr="009A799D">
        <w:rPr>
          <w:sz w:val="16"/>
        </w:rPr>
        <w:t xml:space="preserve"> </w:t>
      </w:r>
      <w:r w:rsidRPr="009A799D">
        <w:rPr>
          <w:rStyle w:val="StyleUnderline"/>
        </w:rPr>
        <w:t xml:space="preserve">In essence, minimum wage increases make it more likely that firms won’t hire new people than that they will fire current employees. For example, movie theaters have stopped employing ushers almost entirely. And many companies are moving toward </w:t>
      </w:r>
      <w:hyperlink r:id="rId236" w:tgtFrame="_blank" w:history="1">
        <w:r w:rsidRPr="009A799D">
          <w:rPr>
            <w:rStyle w:val="StyleUnderline"/>
          </w:rPr>
          <w:t>more automation</w:t>
        </w:r>
      </w:hyperlink>
      <w:r w:rsidRPr="009A799D">
        <w:rPr>
          <w:rStyle w:val="StyleUnderline"/>
        </w:rPr>
        <w:t xml:space="preserve">, at least partly because of minimum wage increases. </w:t>
      </w:r>
      <w:r w:rsidRPr="009A799D">
        <w:rPr>
          <w:sz w:val="16"/>
        </w:rPr>
        <w:t xml:space="preserve">Furthermore, there is another major problem as Robert Murphy’s </w:t>
      </w:r>
      <w:hyperlink r:id="rId237" w:tgtFrame="_blank" w:history="1">
        <w:r w:rsidRPr="009A799D">
          <w:rPr>
            <w:rStyle w:val="Hyperlink"/>
            <w:sz w:val="16"/>
          </w:rPr>
          <w:t>points out</w:t>
        </w:r>
      </w:hyperlink>
      <w:r w:rsidRPr="009A799D">
        <w:rPr>
          <w:sz w:val="16"/>
        </w:rPr>
        <w:t xml:space="preserve">, … </w:t>
      </w:r>
      <w:r w:rsidRPr="009A799D">
        <w:rPr>
          <w:rStyle w:val="StyleUnderline"/>
        </w:rPr>
        <w:t>careful analysts will often summarize the new research in a nuanced way, saying “modest” increases in the minimum wage appear to have little impact on employment. But the proposed increase from $7.25 to $10.10 an hour is a 39-percent increase, which can hardly be characterized as “modest</w:t>
      </w:r>
      <w:r w:rsidRPr="009A799D">
        <w:rPr>
          <w:sz w:val="16"/>
        </w:rPr>
        <w:t>.” Such an increase, therefore, could well destroy teenagers’ jobs, notwithstanding the revisionist studies. It should also be noted that according to the Bureau of Labor Statistics, only “4.3 percent of all hourly paid workers” work at or below the minimum wage and “… workers under the age of 25 … made up about half of those paid the federal minimum wage or less.”</w:t>
      </w:r>
      <w:hyperlink r:id="rId238" w:anchor="footnote2_9m6dizh" w:tooltip="Bureau of Labor Statistics, Characteristics of Minimum Wage Workers, 2013, March 2014, pg. 1." w:history="1">
        <w:r w:rsidRPr="009A799D">
          <w:rPr>
            <w:rStyle w:val="Hyperlink"/>
            <w:sz w:val="16"/>
          </w:rPr>
          <w:t>2</w:t>
        </w:r>
      </w:hyperlink>
      <w:r w:rsidRPr="009A799D">
        <w:rPr>
          <w:sz w:val="16"/>
        </w:rPr>
        <w:t xml:space="preserve"> Studies focusing on modest increases in the minimum wage are of course not going to show much of a difference. However, even with only modest increases in the minimum wage, effects can be found. As a review of the literature by David Neumark and William Wascher describes, Our review indicates that there is a wide range of existing estimates and, accordingly, a lack of consensus about the overall effects on low-wage employment of an increase in the minimum wage. However, the oft-stated assertion that recent research fails to support the traditional view that the minimum wage reduces the employment of low-wage workers is clearly incorrect. A sizable majority of the studies surveyed in this monograph give a relatively consistent (although not always statistically significant) indication of negative employment effects of minimum wages. In addition, among the papers we view as providing the most credible evidence, almost all point to negative employment effects, both for the United States as well as for many other countries.</w:t>
      </w:r>
      <w:hyperlink r:id="rId239" w:anchor="footnote3_ye9dqru" w:tooltip="David Neumark and William Wascher, &quot;Minimum Wage And Employment: A Review of Evidence From the New Minimum Wage Research,&quot; November 2006, pg. 2." w:history="1">
        <w:r w:rsidRPr="009A799D">
          <w:rPr>
            <w:rStyle w:val="Hyperlink"/>
            <w:sz w:val="16"/>
          </w:rPr>
          <w:t>3</w:t>
        </w:r>
      </w:hyperlink>
      <w:r w:rsidRPr="009A799D">
        <w:rPr>
          <w:sz w:val="16"/>
        </w:rPr>
        <w:t xml:space="preserve"> </w:t>
      </w:r>
      <w:r w:rsidRPr="009A799D">
        <w:rPr>
          <w:rStyle w:val="StyleUnderline"/>
        </w:rPr>
        <w:t xml:space="preserve">Indeed, even the </w:t>
      </w:r>
      <w:hyperlink r:id="rId240" w:tgtFrame="_blank" w:history="1">
        <w:r w:rsidRPr="009A799D">
          <w:rPr>
            <w:rStyle w:val="StyleUnderline"/>
          </w:rPr>
          <w:t>Congressional Budget Office</w:t>
        </w:r>
      </w:hyperlink>
      <w:r w:rsidRPr="009A799D">
        <w:rPr>
          <w:rStyle w:val="StyleUnderline"/>
        </w:rPr>
        <w:t xml:space="preserve"> estimates that increasing the minimum wage to $10.10 per hour will cost 500,000 jobs. </w:t>
      </w:r>
      <w:r w:rsidRPr="009A799D">
        <w:rPr>
          <w:sz w:val="16"/>
        </w:rPr>
        <w:t xml:space="preserve">Hurting Those It’s Meant to Help </w:t>
      </w:r>
      <w:r w:rsidRPr="009A799D">
        <w:rPr>
          <w:rStyle w:val="StyleUnderline"/>
        </w:rPr>
        <w:t xml:space="preserve">The minimum wage is constantly sold as good for workers, or minorities or women. In truth, it hurts the most vulnerable and those its well-intentioned sponsors intend to help. </w:t>
      </w:r>
      <w:r w:rsidRPr="009A799D">
        <w:rPr>
          <w:sz w:val="16"/>
        </w:rPr>
        <w:t>A study by Jeffrey Clemens and Michael Wither evaluated the effect of minimum wage increases on low-skilled workers during the recession and found that minimum wage increases between December 2006 and December 2012 “… reduced the national employment-population ratio by 0.7 percentage points.”</w:t>
      </w:r>
      <w:hyperlink r:id="rId241" w:anchor="footnote4_pf0r1c2" w:tooltip="Jeffrey Clemens and Michael Wither, &quot;The Minimum Wage and the Great Recession: Evidence on the Employment and Income Trajectories of Low-Skilled Workers,&quot; November 24, 2014, pg. 36." w:history="1">
        <w:r w:rsidRPr="009A799D">
          <w:rPr>
            <w:rStyle w:val="Hyperlink"/>
            <w:sz w:val="16"/>
          </w:rPr>
          <w:t>4</w:t>
        </w:r>
      </w:hyperlink>
      <w:r w:rsidRPr="009A799D">
        <w:rPr>
          <w:sz w:val="16"/>
        </w:rPr>
        <w:t xml:space="preserve"> That amounts to about </w:t>
      </w:r>
      <w:hyperlink r:id="rId242" w:tgtFrame="_blank" w:history="1">
        <w:r w:rsidRPr="009A799D">
          <w:rPr>
            <w:rStyle w:val="Hyperlink"/>
            <w:sz w:val="16"/>
          </w:rPr>
          <w:t>1.4 million jobs</w:t>
        </w:r>
      </w:hyperlink>
      <w:r w:rsidRPr="009A799D">
        <w:rPr>
          <w:sz w:val="16"/>
        </w:rPr>
        <w:t xml:space="preserve">. And more noteworthy, that “… binding minimum wage increases significantly reduced the likelihood that low-skilled workers rose to what we characterize as lower middle class earnings.” </w:t>
      </w:r>
      <w:r w:rsidRPr="009A799D">
        <w:rPr>
          <w:rStyle w:val="StyleUnderline"/>
        </w:rPr>
        <w:t>Yes, it’s hard to make ends meet with a minimum wage job and such jobs certainly aren’t enviable. That being said, cutting out the bottom rung from people just makes it all the harder to get by. A bad job is better than no job and it is often the first step to something better</w:t>
      </w:r>
      <w:r w:rsidRPr="009A799D">
        <w:rPr>
          <w:sz w:val="16"/>
        </w:rPr>
        <w:t xml:space="preserve">. This is further shown by an </w:t>
      </w:r>
      <w:hyperlink r:id="rId243" w:tgtFrame="_blank" w:history="1">
        <w:r w:rsidRPr="009A799D">
          <w:rPr>
            <w:rStyle w:val="Hyperlink"/>
            <w:sz w:val="16"/>
          </w:rPr>
          <w:t>illustrative chart</w:t>
        </w:r>
      </w:hyperlink>
      <w:r w:rsidRPr="009A799D">
        <w:rPr>
          <w:sz w:val="16"/>
        </w:rPr>
        <w:t xml:space="preserve"> provided by economist Mark Perry comparing the minimum wage with teenage unemployment. The two are almost perfectly correlated. And </w:t>
      </w:r>
      <w:r w:rsidRPr="009A799D">
        <w:rPr>
          <w:rStyle w:val="StyleUnderline"/>
        </w:rPr>
        <w:t>while the large majority of those pushing for an increase in the minimum wage have good intentions, this has certainly not always been the case. Much like rent controls, increasing the minimum wage reduces the price of discrimination by creating a surplus of laborers for employers to choose from</w:t>
      </w:r>
      <w:r w:rsidRPr="009A799D">
        <w:rPr>
          <w:sz w:val="16"/>
        </w:rPr>
        <w:t xml:space="preserve">. Whereas many have noted the odd alliance of “Bootleggers and Baptists” when it came to Prohibition, another odd alliance of “Populists and the Prejudiced” could just as easily be applied to the minimum wage. When Apartheid was collapsing in South Africa, the economist Walter Williams did a study of </w:t>
      </w:r>
      <w:hyperlink r:id="rId244" w:tgtFrame="_blank" w:history="1">
        <w:r w:rsidRPr="009A799D">
          <w:rPr>
            <w:rStyle w:val="Hyperlink"/>
            <w:sz w:val="16"/>
          </w:rPr>
          <w:t>South African labor markets</w:t>
        </w:r>
      </w:hyperlink>
      <w:r w:rsidRPr="009A799D">
        <w:rPr>
          <w:sz w:val="16"/>
        </w:rPr>
        <w:t xml:space="preserve"> and found that many white unions were seeking to increase the minimum wage. He quotes one such union leader </w:t>
      </w:r>
      <w:hyperlink r:id="rId245" w:tgtFrame="_blank" w:history="1">
        <w:r w:rsidRPr="009A799D">
          <w:rPr>
            <w:rStyle w:val="Hyperlink"/>
            <w:sz w:val="16"/>
          </w:rPr>
          <w:t>as saying</w:t>
        </w:r>
      </w:hyperlink>
      <w:r w:rsidRPr="009A799D">
        <w:rPr>
          <w:sz w:val="16"/>
        </w:rPr>
        <w:t xml:space="preserve"> “… I support the rate for the job (minimum wages) as the second best way of protecting white artisans.” By pricing out less educated black laborers with a minimum wage, white unions were able to insulate themselves from competition. </w:t>
      </w:r>
      <w:r w:rsidRPr="009A799D">
        <w:rPr>
          <w:rStyle w:val="StyleUnderline"/>
        </w:rPr>
        <w:t xml:space="preserve">Indeed, the </w:t>
      </w:r>
      <w:hyperlink r:id="rId246" w:tgtFrame="_blank" w:history="1">
        <w:r w:rsidRPr="009A799D">
          <w:rPr>
            <w:rStyle w:val="StyleUnderline"/>
          </w:rPr>
          <w:t>Davis-Bacon Act</w:t>
        </w:r>
      </w:hyperlink>
      <w:r w:rsidRPr="009A799D">
        <w:rPr>
          <w:rStyle w:val="StyleUnderline"/>
        </w:rPr>
        <w:t>, which demands that private employers pay “prevailing wages” for any government contracts, was explicitly passed as a Jim Crow law in order to protect white jobs from cheaper black competitors.</w:t>
      </w:r>
      <w:r w:rsidRPr="009A799D">
        <w:rPr>
          <w:sz w:val="16"/>
        </w:rPr>
        <w:t xml:space="preserve"> And while the minimum wage is supported with much more pleasant rhetoric these days, the effects on black employment, particularly black teenage employment, have been devastating. As Thomas Sowell </w:t>
      </w:r>
      <w:hyperlink r:id="rId247" w:tgtFrame="_blank" w:history="1">
        <w:r w:rsidRPr="009A799D">
          <w:rPr>
            <w:rStyle w:val="Hyperlink"/>
            <w:sz w:val="16"/>
          </w:rPr>
          <w:t>observes</w:t>
        </w:r>
      </w:hyperlink>
      <w:r w:rsidRPr="009A799D">
        <w:rPr>
          <w:sz w:val="16"/>
        </w:rPr>
        <w:t xml:space="preserve">, In 1948 … the unemployment rate among black 16-year-olds and 17-year-olds was 9.4 percent, slightly lower than that for white kids the same ages, which was 10.2 percent. Over the decades since then, we have gotten used to unemployment rates among black teenagers being over 30 percent, 40 percent or in some years even 50 percent. </w:t>
      </w:r>
      <w:r w:rsidRPr="009A799D">
        <w:rPr>
          <w:rStyle w:val="StyleUnderline"/>
        </w:rPr>
        <w:t>It’s hard to imagine that black unemployment was actually less than that of whites. But that is the effect minimum wage laws can have</w:t>
      </w:r>
      <w:r w:rsidRPr="009A799D">
        <w:rPr>
          <w:sz w:val="16"/>
        </w:rPr>
        <w:t>.</w:t>
      </w:r>
      <w:hyperlink r:id="rId248" w:anchor="footnote5_o8gm3hc" w:tooltip="In 1948 there was a minimum wage, but because of a high inflation during that decade, it was so low as to be irrelevant." w:history="1">
        <w:r w:rsidRPr="009A799D">
          <w:rPr>
            <w:rStyle w:val="Hyperlink"/>
            <w:sz w:val="16"/>
          </w:rPr>
          <w:t>5</w:t>
        </w:r>
      </w:hyperlink>
      <w:r w:rsidRPr="009A799D">
        <w:rPr>
          <w:sz w:val="16"/>
        </w:rPr>
        <w:t xml:space="preserve"> Ending poverty and giving people additional income are praiseworthy goals, but </w:t>
      </w:r>
      <w:r w:rsidRPr="009A799D">
        <w:rPr>
          <w:rStyle w:val="StyleUnderline"/>
        </w:rPr>
        <w:t>there are no free lunches in this world. And trying to force prosperity through a minimum wage simply creates a whole host of negative and unintended consequences</w:t>
      </w:r>
      <w:r w:rsidRPr="009A799D">
        <w:rPr>
          <w:sz w:val="16"/>
        </w:rPr>
        <w:t xml:space="preserve"> especially for those who are the most vulnerable.</w:t>
      </w:r>
    </w:p>
    <w:p w:rsidR="00125AF0" w:rsidRPr="009A799D" w:rsidRDefault="00125AF0" w:rsidP="004F6BFC">
      <w:pPr>
        <w:pStyle w:val="Heading4"/>
        <w:rPr>
          <w:rFonts w:hint="eastAsia"/>
        </w:rPr>
      </w:pPr>
      <w:r w:rsidRPr="009A799D">
        <w:t>Washington proves – Raising the minimum wage causes unemployment</w:t>
      </w:r>
    </w:p>
    <w:p w:rsidR="00125AF0" w:rsidRPr="009A799D" w:rsidRDefault="00125AF0" w:rsidP="004F6BFC">
      <w:r w:rsidRPr="009A799D">
        <w:t xml:space="preserve">Craig </w:t>
      </w:r>
      <w:r w:rsidRPr="009A799D">
        <w:rPr>
          <w:rStyle w:val="Style13ptBold"/>
        </w:rPr>
        <w:t>Garwithe</w:t>
      </w:r>
      <w:r w:rsidRPr="009A799D">
        <w:t xml:space="preserve"> Title; “High Minimum Wage Equals High Unemployment” Published in the Seattle Post-Intelligencer in December </w:t>
      </w:r>
      <w:r w:rsidRPr="009A799D">
        <w:rPr>
          <w:rStyle w:val="Style13ptBold"/>
        </w:rPr>
        <w:t xml:space="preserve">2003 </w:t>
      </w:r>
      <w:hyperlink r:id="rId249" w:history="1">
        <w:r w:rsidRPr="009A799D">
          <w:rPr>
            <w:rStyle w:val="Hyperlink"/>
          </w:rPr>
          <w:t>https://www.epionline.org/oped/o76/</w:t>
        </w:r>
      </w:hyperlink>
      <w:r w:rsidRPr="009A799D">
        <w:t xml:space="preserve"> Professor Garthwaite is an Associate Professor of Strategy and the Director of Kellogg's Health Enterprise Management Program (HEMA). He is an applied microeconomist whose research examines the effects of government policies and social phenomena with a focus on health and biopharmaceutical sectors. ----Taha</w:t>
      </w:r>
    </w:p>
    <w:p w:rsidR="00125AF0" w:rsidRPr="009A799D" w:rsidRDefault="00125AF0" w:rsidP="004F6BFC">
      <w:pPr>
        <w:rPr>
          <w:rStyle w:val="StyleUnderline"/>
        </w:rPr>
      </w:pPr>
      <w:r w:rsidRPr="009A799D">
        <w:rPr>
          <w:sz w:val="16"/>
        </w:rPr>
        <w:t xml:space="preserve">Why is it that Washington state’s entry-level job applicants faced one of the highest rates of unemployment in the nation this year? </w:t>
      </w:r>
      <w:r w:rsidRPr="009A799D">
        <w:rPr>
          <w:rStyle w:val="StyleUnderline"/>
        </w:rPr>
        <w:t>The state’s unemployment rate is 15 percent higher than the national average and 42 percent higher than it was five years ago when the state introduced a minimum wage higher than the federal minimum. Washington state is not alone in experiencing this perpetual high state unemployment. Oregon, Washington and Alaska are among the five states with the highest unemployment rates. It is perhaps no coincidence that these three states have the highest state minimum wages in the nation</w:t>
      </w:r>
      <w:r w:rsidRPr="009A799D">
        <w:rPr>
          <w:sz w:val="16"/>
        </w:rPr>
        <w:t>. Decades of research confirm Nobel Prize-winning economist Gary Becker’s observation: “</w:t>
      </w:r>
      <w:r w:rsidRPr="009A799D">
        <w:rPr>
          <w:rStyle w:val="StyleUnderline"/>
        </w:rPr>
        <w:t xml:space="preserve">A higher minimum will further reduce the employment opportunities of workers with few skills.” </w:t>
      </w:r>
      <w:r w:rsidRPr="009A799D">
        <w:rPr>
          <w:sz w:val="16"/>
        </w:rPr>
        <w:t xml:space="preserve">Despite Washington state’s relentless high </w:t>
      </w:r>
      <w:r w:rsidRPr="009A799D">
        <w:rPr>
          <w:rStyle w:val="StyleUnderline"/>
        </w:rPr>
        <w:t>unemployment, the state’s minimum wage is set to rise for the fifth time in as many years on Jan.1, making it 39 percent higher than the federal minimum</w:t>
      </w:r>
      <w:r w:rsidRPr="009A799D">
        <w:rPr>
          <w:sz w:val="16"/>
        </w:rPr>
        <w:t xml:space="preserve"> – the highest minimum wage in the nation. This job-killing increase is built into the system, thanks to a ballot initiative that increases the state’s minimum wage regardless of job market conditions. In many parts of the state, </w:t>
      </w:r>
      <w:r w:rsidRPr="009A799D">
        <w:rPr>
          <w:rStyle w:val="StyleUnderline"/>
        </w:rPr>
        <w:t>the jobs situation is worse than the headline statewide rate would have you believe. No fewer than 16 Washington cities and counties with a population of at least 10,000 posted an unemployment rate of between 9 percent and more than 14 percent last year</w:t>
      </w:r>
      <w:r w:rsidRPr="009A799D">
        <w:rPr>
          <w:sz w:val="16"/>
        </w:rPr>
        <w:t xml:space="preserve">. These areas include Lakewood city, where the unemployment rate was 10.9 percent; Longview city, where it was 11.3 percent, and Klickitat County, which had an unemployment rate of 14.3 percent. </w:t>
      </w:r>
      <w:r w:rsidRPr="009A799D">
        <w:rPr>
          <w:rStyle w:val="StyleUnderline"/>
        </w:rPr>
        <w:t xml:space="preserve">More than 1.2 million people now live in these high unemployment areas with unemployment rates that have not been experienced nationwide since the recession of the early ’80s. </w:t>
      </w:r>
      <w:r w:rsidRPr="009A799D">
        <w:rPr>
          <w:sz w:val="16"/>
        </w:rPr>
        <w:t xml:space="preserve">Those who initiated this ill-advised indexing proposal may believe that the latest minimum wage increase will help those workers who have managed to hold on to a minimum-wage job in difficult economic times. Hard evidence suggests a reality where the increase will deprive many vulnerable employees of the only opportunity they have to earn a living and increase their wages. </w:t>
      </w:r>
      <w:r w:rsidRPr="009A799D">
        <w:rPr>
          <w:rStyle w:val="StyleUnderline"/>
        </w:rPr>
        <w:t>Research at Michigan State University found that increases in the minimum wage attract more highly skilled applicants to traditionally low-skill jobs</w:t>
      </w:r>
      <w:r w:rsidRPr="009A799D">
        <w:rPr>
          <w:sz w:val="16"/>
        </w:rPr>
        <w:t>. The study’s author, David Neumark, concluded: “</w:t>
      </w:r>
      <w:r w:rsidRPr="009A799D">
        <w:rPr>
          <w:rStyle w:val="StyleUnderline"/>
        </w:rPr>
        <w:t>Increases in the minimum wage raise the probability that more-skilled teenagers leave school and displace lower-skilled workers from their jobs.</w:t>
      </w:r>
      <w:r w:rsidRPr="009A799D">
        <w:rPr>
          <w:sz w:val="16"/>
        </w:rPr>
        <w:t xml:space="preserve">” Employers prefer to hire talented young people over less-skilled adults to offset the increased labor costs brought on by a minimum wage increase. Another study, from the University of Wisconsin, revealed that </w:t>
      </w:r>
      <w:r w:rsidRPr="009A799D">
        <w:rPr>
          <w:rStyle w:val="StyleUnderline"/>
        </w:rPr>
        <w:t>this displacement of adults by teenagers following a minimum-wage increase was especially pronounced among women on welfare</w:t>
      </w:r>
      <w:r w:rsidRPr="009A799D">
        <w:rPr>
          <w:sz w:val="16"/>
        </w:rPr>
        <w:t>. “</w:t>
      </w:r>
      <w:r w:rsidRPr="009A799D">
        <w:rPr>
          <w:rStyle w:val="StyleUnderline"/>
        </w:rPr>
        <w:t>Mothers on welfare in states that raised their minimum wage left welfare for work 20 percent less than welfare recipients in states where the minimum wage was not raised</w:t>
      </w:r>
      <w:r w:rsidRPr="009A799D">
        <w:rPr>
          <w:sz w:val="16"/>
        </w:rPr>
        <w:t xml:space="preserve">,” the study’s author, Peter Brandon, found. The teenagers who are competing with these women usually live with working parents and their need for employment is arguably not as great. Even wage-increase proponents acknowledge this displacement effect. Wage mandate activist and union organizer David Reynolds says </w:t>
      </w:r>
      <w:r w:rsidRPr="009A799D">
        <w:rPr>
          <w:rStyle w:val="StyleUnderline"/>
        </w:rPr>
        <w:t>that high minimum wages cause businesses to “attract and retain the best workers” – who take the jobs of the less skilled</w:t>
      </w:r>
      <w:r w:rsidRPr="009A799D">
        <w:rPr>
          <w:sz w:val="16"/>
        </w:rPr>
        <w:t xml:space="preserve">. The union-backed Economic Policy Institute has admitted that higher minimum wages “will attract good workers” – meaning less-skilled workers need not apply. Yet while less-skilled workers do not benefit from a minimum-wage increase, academic research demonstrates they can get a raise without one. Economists at Miami University of Ohio and Florida State University found 65 percent of minimum-wage workers increase their wage between one and 12 months on the job. This refutes the outdated notion of minimum-wage workers perpetually dependent on government to get a raise. More than undermining their prospects for employment, </w:t>
      </w:r>
      <w:r w:rsidRPr="009A799D">
        <w:rPr>
          <w:rStyle w:val="StyleUnderline"/>
        </w:rPr>
        <w:t>raising the minimum wage imperils an important benefit that helps less-skilled workers escape poverty</w:t>
      </w:r>
      <w:r w:rsidRPr="009A799D">
        <w:rPr>
          <w:sz w:val="16"/>
        </w:rPr>
        <w:t xml:space="preserve">. </w:t>
      </w:r>
      <w:r w:rsidRPr="009A799D">
        <w:rPr>
          <w:rStyle w:val="StyleUnderline"/>
        </w:rPr>
        <w:t>The federal earned-income tax credit is a successful anti-poverty program that supplements the income of the working poor. But it disappears the moment employees lose their job</w:t>
      </w:r>
      <w:r w:rsidRPr="009A799D">
        <w:rPr>
          <w:sz w:val="16"/>
        </w:rPr>
        <w:t xml:space="preserve">, forcing the least skilled among us to depend on welfare for as long as those benefits last. </w:t>
      </w:r>
      <w:r w:rsidRPr="009A799D">
        <w:rPr>
          <w:rStyle w:val="StyleUnderline"/>
        </w:rPr>
        <w:t>Exchanging the ability to provide for oneself with welfare checks has unfortunate consequences that reach far beyond the newly unemployed person’s pocketbook. Research by Casey Mulligan of the University of Chicago found that for every extra year a mother spent on welfare, her child spent an additional 274 days on welfare as an adult.</w:t>
      </w:r>
      <w:r w:rsidRPr="009A799D">
        <w:rPr>
          <w:sz w:val="16"/>
        </w:rPr>
        <w:t xml:space="preserve"> Sad to say, raising the minimum wage not only harms the job prospects of those whose alternative is welfare but also their ability to pass a strong work ethic onto their children. For Washington state’s most vulnerable workers, many of whom have remained in depressed localities after business and industry have left the area, </w:t>
      </w:r>
      <w:r w:rsidRPr="009A799D">
        <w:rPr>
          <w:rStyle w:val="StyleUnderline"/>
        </w:rPr>
        <w:t>raising the minimum wage will deprive them of the jobs, training and increased earnings they so obviously need. This is surely not what supporters of indexing the state minimum wage intended.</w:t>
      </w:r>
    </w:p>
    <w:p w:rsidR="00125AF0" w:rsidRPr="009A799D" w:rsidRDefault="00125AF0" w:rsidP="004F6BFC"/>
    <w:p w:rsidR="007F4EF4" w:rsidRPr="009A799D" w:rsidRDefault="007F4EF4" w:rsidP="004F6BFC">
      <w:pPr>
        <w:pStyle w:val="Heading2"/>
        <w:rPr>
          <w:rFonts w:hint="eastAsia"/>
        </w:rPr>
      </w:pPr>
      <w:r w:rsidRPr="009A799D">
        <w:t>Worker Shortage CP</w:t>
      </w:r>
    </w:p>
    <w:p w:rsidR="007F4EF4" w:rsidRPr="009A799D" w:rsidRDefault="007F4EF4" w:rsidP="004F6BFC"/>
    <w:p w:rsidR="007F4EF4" w:rsidRPr="009A799D" w:rsidRDefault="007F4EF4" w:rsidP="004F6BFC">
      <w:pPr>
        <w:pStyle w:val="Heading3"/>
        <w:rPr>
          <w:rFonts w:hint="eastAsia"/>
        </w:rPr>
      </w:pPr>
      <w:r w:rsidRPr="009A799D">
        <w:t>1NC CP</w:t>
      </w:r>
    </w:p>
    <w:p w:rsidR="007F4EF4" w:rsidRPr="009A799D" w:rsidRDefault="007F4EF4" w:rsidP="004F6BFC"/>
    <w:p w:rsidR="007F4EF4" w:rsidRPr="009A799D" w:rsidRDefault="00084E05" w:rsidP="004F6BFC">
      <w:pPr>
        <w:pStyle w:val="Heading4"/>
        <w:rPr>
          <w:rFonts w:hint="eastAsia"/>
        </w:rPr>
      </w:pPr>
      <w:r w:rsidRPr="009A799D">
        <w:t xml:space="preserve">CP Text: </w:t>
      </w:r>
      <w:r w:rsidR="007F4EF4" w:rsidRPr="009A799D">
        <w:t>The United States federal government should :</w:t>
      </w:r>
    </w:p>
    <w:p w:rsidR="007F4EF4" w:rsidRPr="009A799D" w:rsidRDefault="007F4EF4" w:rsidP="004F6BFC">
      <w:pPr>
        <w:pStyle w:val="Heading4"/>
        <w:numPr>
          <w:ilvl w:val="0"/>
          <w:numId w:val="12"/>
        </w:numPr>
        <w:rPr>
          <w:rFonts w:hint="eastAsia"/>
        </w:rPr>
      </w:pPr>
      <w:r w:rsidRPr="009A799D">
        <w:t>Open Pell Grants to short-term certificates</w:t>
      </w:r>
    </w:p>
    <w:p w:rsidR="007F4EF4" w:rsidRPr="009A799D" w:rsidRDefault="007F4EF4" w:rsidP="004F6BFC">
      <w:pPr>
        <w:pStyle w:val="Heading4"/>
        <w:numPr>
          <w:ilvl w:val="0"/>
          <w:numId w:val="12"/>
        </w:numPr>
        <w:rPr>
          <w:rFonts w:hint="eastAsia"/>
        </w:rPr>
      </w:pPr>
      <w:r w:rsidRPr="009A799D">
        <w:t>Tie funding more tightly to employer needs by redirecting funds to current, unfilled jobs</w:t>
      </w:r>
    </w:p>
    <w:p w:rsidR="007F4EF4" w:rsidRPr="009A799D" w:rsidRDefault="007F4EF4" w:rsidP="004F6BFC">
      <w:pPr>
        <w:pStyle w:val="Heading4"/>
        <w:numPr>
          <w:ilvl w:val="0"/>
          <w:numId w:val="12"/>
        </w:numPr>
        <w:rPr>
          <w:rFonts w:hint="eastAsia"/>
        </w:rPr>
      </w:pPr>
      <w:r w:rsidRPr="009A799D">
        <w:t>Make work-study jobs more relevant by targeting the money toward students with higher needs</w:t>
      </w:r>
    </w:p>
    <w:p w:rsidR="007F4EF4" w:rsidRPr="009A799D" w:rsidRDefault="007F4EF4" w:rsidP="004F6BFC">
      <w:pPr>
        <w:pStyle w:val="Heading4"/>
        <w:numPr>
          <w:ilvl w:val="0"/>
          <w:numId w:val="12"/>
        </w:numPr>
        <w:rPr>
          <w:rFonts w:hint="eastAsia"/>
        </w:rPr>
      </w:pPr>
      <w:r w:rsidRPr="009A799D">
        <w:t>Leverage infrastructure funding for worker training by using federal infrastructure funding to pay for classroom training of workers</w:t>
      </w:r>
    </w:p>
    <w:p w:rsidR="007F4EF4" w:rsidRPr="009A799D" w:rsidRDefault="007F4EF4" w:rsidP="004F6BFC">
      <w:pPr>
        <w:pStyle w:val="Heading4"/>
        <w:numPr>
          <w:ilvl w:val="0"/>
          <w:numId w:val="12"/>
        </w:numPr>
        <w:rPr>
          <w:rFonts w:hint="eastAsia"/>
        </w:rPr>
      </w:pPr>
      <w:r w:rsidRPr="009A799D">
        <w:t>Give employers a tax credit for the money they spend on training workers</w:t>
      </w:r>
    </w:p>
    <w:p w:rsidR="007F4EF4" w:rsidRPr="009A799D" w:rsidRDefault="007F4EF4" w:rsidP="004F6BFC">
      <w:pPr>
        <w:pStyle w:val="Heading4"/>
        <w:numPr>
          <w:ilvl w:val="0"/>
          <w:numId w:val="12"/>
        </w:numPr>
        <w:rPr>
          <w:rFonts w:hint="eastAsia"/>
        </w:rPr>
      </w:pPr>
      <w:r w:rsidRPr="009A799D">
        <w:t>Put more money into existing programs like the Workforce Innovation and Opportunity Act</w:t>
      </w:r>
    </w:p>
    <w:p w:rsidR="007F4EF4" w:rsidRPr="009A799D" w:rsidRDefault="007F4EF4" w:rsidP="004F6BFC"/>
    <w:p w:rsidR="007F4EF4" w:rsidRPr="009A799D" w:rsidRDefault="007F4EF4" w:rsidP="004F6BFC">
      <w:pPr>
        <w:pStyle w:val="Heading4"/>
        <w:rPr>
          <w:rFonts w:hint="eastAsia"/>
        </w:rPr>
      </w:pPr>
      <w:r w:rsidRPr="009A799D">
        <w:t>The CP solves labor shortages</w:t>
      </w:r>
    </w:p>
    <w:p w:rsidR="007F4EF4" w:rsidRPr="009A799D" w:rsidRDefault="007F4EF4" w:rsidP="004F6BFC">
      <w:r w:rsidRPr="009A799D">
        <w:rPr>
          <w:rStyle w:val="Style13ptBold"/>
        </w:rPr>
        <w:t xml:space="preserve">DePillis 18 </w:t>
      </w:r>
      <w:r w:rsidRPr="009A799D">
        <w:t>[</w:t>
      </w:r>
      <w:r w:rsidRPr="009A799D">
        <w:rPr>
          <w:sz w:val="16"/>
        </w:rPr>
        <w:t>Lydia,</w:t>
      </w:r>
      <w:r w:rsidRPr="009A799D">
        <w:t xml:space="preserve"> </w:t>
      </w:r>
      <w:r w:rsidRPr="009A799D">
        <w:rPr>
          <w:sz w:val="16"/>
        </w:rPr>
        <w:t>Lydia DePillis covers the real economy in America, focusing on how statistics and policy play out in peoples' lives. She joined CNNMoney in 2017 from the same beat at the Houston Chronicle, where she wrote about everything from rice farmers to robot startups. Before that, she covered labor and the workplace at the Washington Post, technology at The New Republic, and real estate at the Washington City Paper. DePillis is a native of Seattle and now lives in the other Washington, https://money.cnn.com/2018/03/01/news/economy/us-worker-job-training/index.html, Published: March 1, 2018, Accessed: 7/12/18, RB</w:t>
      </w:r>
      <w:r w:rsidRPr="009A799D">
        <w:t>]</w:t>
      </w:r>
    </w:p>
    <w:p w:rsidR="007F4EF4" w:rsidRPr="009A799D" w:rsidRDefault="007F4EF4" w:rsidP="004F6BFC">
      <w:pPr>
        <w:rPr>
          <w:rStyle w:val="StyleUnderline"/>
          <w:sz w:val="16"/>
          <w:u w:val="none"/>
        </w:rPr>
      </w:pPr>
      <w:r w:rsidRPr="009A799D">
        <w:rPr>
          <w:rStyle w:val="StyleUnderline"/>
        </w:rPr>
        <w:t>If President Trump were to get his ambitious $1.5 trillion infrastructure plan through Congress, the country would need a lot more workers for all of the construction projects that would get underway. That poses a problem: Builders are already having a hard time finding skilled workers</w:t>
      </w:r>
      <w:r w:rsidRPr="009A799D">
        <w:rPr>
          <w:sz w:val="16"/>
        </w:rPr>
        <w:t xml:space="preserve">, says Ahu Yildirmaz, head of the ADP Research Institute. The payroll company says wages for workers in the field rise 4.8% over the year, and 5.9% for those who switch jobs — </w:t>
      </w:r>
      <w:r w:rsidRPr="009A799D">
        <w:rPr>
          <w:rStyle w:val="StyleUnderline"/>
        </w:rPr>
        <w:t>a sign that bosses are poaching from one another, rather than hiring the unemployed. "Firms are paying to retain their employees, but it's not easy to find the skilled construction workers as it is in other industries,"</w:t>
      </w:r>
      <w:r w:rsidRPr="009A799D">
        <w:rPr>
          <w:sz w:val="16"/>
        </w:rPr>
        <w:t xml:space="preserve"> says Yildirmaz. But it's not just construction that needs help. </w:t>
      </w:r>
      <w:r w:rsidRPr="009A799D">
        <w:rPr>
          <w:rStyle w:val="StyleUnderline"/>
        </w:rPr>
        <w:t>Industries from health care to manufacturing have also voiced a need for more skilled workers and there's also mounting evidence that automation will fundamentally change or kill off many job categories entirely — creating even more need for programs that retrain America's workforce.</w:t>
      </w:r>
      <w:r w:rsidRPr="009A799D">
        <w:rPr>
          <w:sz w:val="16"/>
        </w:rPr>
        <w:t xml:space="preserve"> Trump's infrastructure plan includes some proposals for training more workers, such as allowing Pell Grants to be used for short-term certificate programs, and creating more opportunities for work-based learning in high school. To that end, the White House's budget said it would "reorganize and consolidate" the $17 billion it spends on job training annually through 14 government agencies. While details are scant for now, the budget contains a few clues: It would cut programs that deal with worker health and safety, $733 million in supplemental tuition aid and $1.2 billion for after school education programs, among other reductions. Congress likely won't go along with all of those cuts, but they may take some of Trump's recommendations. And though workforce development experts support some of the White House's proposed reforms, the bigger picture is starting to worry them. "Our policy team was pleasantly surprised by some of the changes," says Maria Flynn, president of the nonprofit research group Jobs for the Future. "But the overall funding levels and the lack of detail around any kind of consolidation or reorganization is troubling." Nevertheless, </w:t>
      </w:r>
      <w:r w:rsidRPr="009A799D">
        <w:rPr>
          <w:rStyle w:val="StyleUnderline"/>
        </w:rPr>
        <w:t>there is a lot of agreement on how the federal government could help train people better for the jobs of the future. Here are the ideas getting the most attention. 1. Open Pell Grants to short-term certificates</w:t>
      </w:r>
      <w:r w:rsidRPr="009A799D">
        <w:rPr>
          <w:sz w:val="16"/>
        </w:rPr>
        <w:t xml:space="preserve">. The federal government spends tens of billions annually on Pell Grants to help low-income students afford college, depending on how many apply. But only programs lasting more than 600 hours qualify, even though many valuable training and certification programs don't take that long to complete. </w:t>
      </w:r>
      <w:r w:rsidRPr="009A799D">
        <w:rPr>
          <w:rStyle w:val="StyleUnderline"/>
        </w:rPr>
        <w:t>There's already bipartisan legislation pending in Congress that would open up Pell Grants to shorter-term programs that teach specific skills, and the idea is widely favored in policy circles.</w:t>
      </w:r>
      <w:r w:rsidRPr="009A799D">
        <w:rPr>
          <w:sz w:val="16"/>
        </w:rPr>
        <w:t xml:space="preserve"> However, there's concern that it would be difficult to ensure the quality of such programs, especially as new ones spring up to compete for federal student aid. That's part of what fueled some of the predatory practices at for-profit colleges that offered subpar educations and failed to help their graduates get jobs. "If you're opening up Pell eligibility to a new class of programs, the quality piece is really important," says Angela Hanks, a workforce education specialist at the Center for American Progress. "And given how much the Administration has demonstrated that they're in favor of deregulation, I'm not sure that any kind of quality assurance is likely to be layered on top of this</w:t>
      </w:r>
      <w:r w:rsidRPr="009A799D">
        <w:rPr>
          <w:rStyle w:val="StyleUnderline"/>
        </w:rPr>
        <w:t>." 2. Tie funding more tightly to employer needs. Another billion dollars a year in federal workforce spending comes through the Carl D. Perkins Career and Technical Education Act, which funds career-focused training at high schools</w:t>
      </w:r>
      <w:r w:rsidRPr="009A799D">
        <w:rPr>
          <w:sz w:val="16"/>
        </w:rPr>
        <w:t xml:space="preserve">. The House has twice passed bills that would reauthorize the legislation with a greater emphasis on training for in-demand jobs and more flexibility for states, but they have stalled in the Senate. The White House has urged passage of that legislation, with tweaks to promote more apprenticeships, work-based learning and dual enrollment with community college programs. That came as welcome news to Chris Padilla, vice president of government and regulatory affairs at IBM, which has partnered with school districts in New York, Chicago and elsewhere </w:t>
      </w:r>
      <w:r w:rsidRPr="009A799D">
        <w:rPr>
          <w:rStyle w:val="StyleUnderline"/>
        </w:rPr>
        <w:t>to develop skills-focused high schools that allow students to earn an associate degree in a field that local employers need. "We've long been urging that federal money should be redirected more towards the kind of jobs that are open today rather than the jobs of 50 years ago</w:t>
      </w:r>
      <w:r w:rsidRPr="009A799D">
        <w:rPr>
          <w:sz w:val="16"/>
        </w:rPr>
        <w:t xml:space="preserve">," Padilla said. There are also proposals winding their way through Congress to bring higher education in line with the needs of local industry by funding training programs that are designed by businesses and community colleges with concrete job opportunities for those who enroll. </w:t>
      </w:r>
      <w:r w:rsidRPr="009A799D">
        <w:rPr>
          <w:rStyle w:val="StyleUnderline"/>
        </w:rPr>
        <w:t xml:space="preserve">3. </w:t>
      </w:r>
      <w:bookmarkStart w:id="4" w:name="_Hlk519150912"/>
      <w:r w:rsidRPr="009A799D">
        <w:rPr>
          <w:rStyle w:val="StyleUnderline"/>
        </w:rPr>
        <w:t>Make work-study jobs more relevant</w:t>
      </w:r>
      <w:r w:rsidRPr="009A799D">
        <w:rPr>
          <w:sz w:val="16"/>
        </w:rPr>
        <w:t>.</w:t>
      </w:r>
      <w:bookmarkEnd w:id="4"/>
      <w:r w:rsidRPr="009A799D">
        <w:rPr>
          <w:sz w:val="16"/>
        </w:rPr>
        <w:t xml:space="preserve"> The United States spends about $1 billion a year on work-study, which allows college students to work off some of their tuition. </w:t>
      </w:r>
      <w:r w:rsidRPr="009A799D">
        <w:rPr>
          <w:rStyle w:val="StyleUnderline"/>
        </w:rPr>
        <w:t xml:space="preserve">But these jobs are usually menial and don't build skills or add to a resume. Also, the aid is concentrated among high tuition schools in the Northeast, because it's parceled out according to an historical funding formula. A coalition of think tanks and business associations have recommended </w:t>
      </w:r>
      <w:bookmarkStart w:id="5" w:name="_Hlk519150932"/>
      <w:r w:rsidRPr="009A799D">
        <w:rPr>
          <w:rStyle w:val="StyleUnderline"/>
        </w:rPr>
        <w:t>targeting the money toward students with higher needs</w:t>
      </w:r>
      <w:r w:rsidRPr="009A799D">
        <w:rPr>
          <w:sz w:val="16"/>
        </w:rPr>
        <w:t xml:space="preserve"> </w:t>
      </w:r>
      <w:bookmarkEnd w:id="5"/>
      <w:r w:rsidRPr="009A799D">
        <w:rPr>
          <w:sz w:val="16"/>
        </w:rPr>
        <w:t xml:space="preserve">and making sure it's aligned with their studies instead. The Trump administration endorsed some of those recommendations, but it also proposed to cut funding for work-study by almost 80%. </w:t>
      </w:r>
      <w:r w:rsidRPr="009A799D">
        <w:rPr>
          <w:rStyle w:val="StyleUnderline"/>
        </w:rPr>
        <w:t xml:space="preserve">4. </w:t>
      </w:r>
      <w:bookmarkStart w:id="6" w:name="_Hlk519151024"/>
      <w:r w:rsidRPr="009A799D">
        <w:rPr>
          <w:rStyle w:val="StyleUnderline"/>
        </w:rPr>
        <w:t>Leverage infrastructure funding for worker training</w:t>
      </w:r>
      <w:bookmarkEnd w:id="6"/>
      <w:r w:rsidRPr="009A799D">
        <w:rPr>
          <w:rStyle w:val="StyleUnderline"/>
        </w:rPr>
        <w:t>. Both the Obama and Trump administrations have supported increasing the number of apprenticeships, which allow people to earn money while working and learning a skill</w:t>
      </w:r>
      <w:r w:rsidRPr="009A799D">
        <w:rPr>
          <w:sz w:val="16"/>
        </w:rPr>
        <w:t xml:space="preserve">. Tamar Jacoby, who runs the conservative think tank Opportunity America, recommends </w:t>
      </w:r>
      <w:r w:rsidRPr="009A799D">
        <w:rPr>
          <w:rStyle w:val="StyleUnderline"/>
        </w:rPr>
        <w:t>using federal infrastructure funding to pay for 10 weeks of classroom training for each new worker a contractor hires</w:t>
      </w:r>
      <w:r w:rsidRPr="009A799D">
        <w:rPr>
          <w:sz w:val="16"/>
        </w:rPr>
        <w:t>. "The infrastructure initiative is a great vehicle," Jacoby says. "Why don't we also use it to rebuild the workforce?" She projects it would cost $1.8 billion over 10 years to train 600,000 people, which is a small fraction of the $200 billion the White House proposes spending on its plan</w:t>
      </w:r>
      <w:r w:rsidRPr="009A799D">
        <w:rPr>
          <w:rStyle w:val="StyleUnderline"/>
        </w:rPr>
        <w:t>. 5. Treat workforce training like research and development. Businesses get a tax credit for the money they spend on product innovation, but not for investing in their employees' skills.</w:t>
      </w:r>
      <w:r w:rsidRPr="009A799D">
        <w:rPr>
          <w:sz w:val="16"/>
        </w:rPr>
        <w:t xml:space="preserve"> And they've been doing less of it: Between 1996 and 2008, the percentage of workers receiving employer-sponsored training fell 42%, according to calculations by President Obama's Council of Economic Advisers. That's a problem given the ever-changing technology in industries ranging from health care to manufacturing. </w:t>
      </w:r>
      <w:r w:rsidRPr="009A799D">
        <w:rPr>
          <w:rStyle w:val="StyleUnderline"/>
        </w:rPr>
        <w:t>The Aspen Institute has proposed giving employers a tax credit for the money they spend on training, especially on lower-income workers</w:t>
      </w:r>
      <w:r w:rsidRPr="009A799D">
        <w:rPr>
          <w:sz w:val="16"/>
        </w:rPr>
        <w:t>. Other countries and some U.S. states — like Connecticut, Kentucky, and Virginia — are already doing something similar, and Connecticut has found that participating firms got more productive. Three Democratic senators introduced a bill to that effect last fall, but it was not included in the tax reform package that ultimately passed</w:t>
      </w:r>
      <w:r w:rsidRPr="009A799D">
        <w:rPr>
          <w:rStyle w:val="StyleUnderline"/>
        </w:rPr>
        <w:t>. 6. Put more money into existing programs -- not less.</w:t>
      </w:r>
      <w:r w:rsidRPr="009A799D">
        <w:rPr>
          <w:sz w:val="16"/>
        </w:rPr>
        <w:t xml:space="preserve"> The Trump administration isn't the first to propose a reorganization of federal workforce development programs. Congress already overhauled and consolidated many of them back in 2014 with the </w:t>
      </w:r>
      <w:bookmarkStart w:id="7" w:name="_Hlk519151292"/>
      <w:r w:rsidRPr="009A799D">
        <w:rPr>
          <w:sz w:val="16"/>
        </w:rPr>
        <w:t>Workforce Innovation and Opportunity Act</w:t>
      </w:r>
      <w:bookmarkEnd w:id="7"/>
      <w:r w:rsidRPr="009A799D">
        <w:rPr>
          <w:sz w:val="16"/>
        </w:rPr>
        <w:t xml:space="preserve">, which provides grants to states to run their own training and pushed for more coordination across different federal agencies. </w:t>
      </w:r>
      <w:r w:rsidRPr="009A799D">
        <w:rPr>
          <w:rStyle w:val="StyleUnderline"/>
        </w:rPr>
        <w:t xml:space="preserve">Funding for those state grants has already shrunk by 40% over the last 15 years, and the Trump administration proposed another 40% cut in its 2019 budget (although it later recommended adding back all the money after Congress passed its budget with spending increases). </w:t>
      </w:r>
      <w:r w:rsidRPr="009A799D">
        <w:rPr>
          <w:sz w:val="16"/>
        </w:rPr>
        <w:t>The conservative Heritage Foundation has favored cutting them entirely. Kermit Kaleba, federal policy director at the National Skills Coalition, says funding gyrations and big policy shifts would jeopardize the effectiveness of the whole system. "The number one thing the administration could do is make sure they're fully implementing Congress' vision around WIOA," Kaleba says. "</w:t>
      </w:r>
      <w:r w:rsidRPr="009A799D">
        <w:rPr>
          <w:rStyle w:val="StyleUnderline"/>
        </w:rPr>
        <w:t>We need to give the law a chance to work rather than come in four years later and say let's completely rearrange things yet again."</w:t>
      </w:r>
    </w:p>
    <w:p w:rsidR="007F4EF4" w:rsidRPr="009A799D" w:rsidRDefault="007F4EF4" w:rsidP="004F6BFC"/>
    <w:p w:rsidR="007F4EF4" w:rsidRPr="009A799D" w:rsidRDefault="007F4EF4" w:rsidP="004F6BFC">
      <w:pPr>
        <w:pStyle w:val="Heading3"/>
        <w:rPr>
          <w:rFonts w:hint="eastAsia"/>
        </w:rPr>
      </w:pPr>
      <w:r w:rsidRPr="009A799D">
        <w:t>2NC CP</w:t>
      </w:r>
    </w:p>
    <w:p w:rsidR="007F4EF4" w:rsidRPr="009A799D" w:rsidRDefault="007F4EF4" w:rsidP="004F6BFC"/>
    <w:p w:rsidR="007F4EF4" w:rsidRPr="009A799D" w:rsidRDefault="007F4EF4" w:rsidP="004F6BFC">
      <w:pPr>
        <w:pStyle w:val="Heading4"/>
        <w:rPr>
          <w:rFonts w:hint="eastAsia"/>
        </w:rPr>
      </w:pPr>
      <w:r w:rsidRPr="009A799D">
        <w:t xml:space="preserve">The CP solves the skills gap </w:t>
      </w:r>
    </w:p>
    <w:p w:rsidR="007F4EF4" w:rsidRPr="009A799D" w:rsidRDefault="007F4EF4" w:rsidP="004F6BFC">
      <w:pPr>
        <w:rPr>
          <w:rStyle w:val="Style13ptBold"/>
        </w:rPr>
      </w:pPr>
      <w:r w:rsidRPr="009A799D">
        <w:rPr>
          <w:rStyle w:val="Style13ptBold"/>
        </w:rPr>
        <w:t xml:space="preserve">Jacoby 17 </w:t>
      </w:r>
      <w:r w:rsidRPr="009A799D">
        <w:rPr>
          <w:sz w:val="16"/>
        </w:rPr>
        <w:t xml:space="preserve">[Tamar, Tamar Jacoby is president of Opportunity America, a Washington-based nonprofit working to promote economic mobility – work, skills, careers, ownership and entrepreneurship for poor and working Americans. A former journalist and author, she was a senior writer and justice editor at Newsweek and, before that, the deputy editor of The New York Times op-ed page. Her articles have appeared in The New York Times, The Wall Street Journal, The Washington Post, The Weekly Standard and Foreign Affairs, among other publications, “Fixing America's infrastructure is a once-in-a-lifetime opportunity to build a better workforce”, </w:t>
      </w:r>
      <w:hyperlink r:id="rId250" w:anchor="nt=byline" w:history="1">
        <w:r w:rsidRPr="009A799D">
          <w:rPr>
            <w:rStyle w:val="Hyperlink"/>
            <w:sz w:val="16"/>
          </w:rPr>
          <w:t>http://www.latimes.com/opinion/op-ed/la-oe-jacoby-combing-infrastructure-plan-and-job-training-20170614-story.html#nt=byline</w:t>
        </w:r>
      </w:hyperlink>
      <w:r w:rsidRPr="009A799D">
        <w:rPr>
          <w:sz w:val="16"/>
        </w:rPr>
        <w:t>, Published: June 14, 2017, Accessed: 7/13/18, RB]</w:t>
      </w:r>
    </w:p>
    <w:p w:rsidR="007F4EF4" w:rsidRPr="009A799D" w:rsidRDefault="007F4EF4" w:rsidP="004F6BFC">
      <w:pPr>
        <w:rPr>
          <w:rStyle w:val="StyleUnderline"/>
        </w:rPr>
      </w:pPr>
      <w:r w:rsidRPr="009A799D">
        <w:rPr>
          <w:rStyle w:val="StyleUnderline"/>
        </w:rPr>
        <w:t xml:space="preserve">Everyone knows America's infrastructure is crumbling and in desperate need of attention. </w:t>
      </w:r>
      <w:r w:rsidRPr="009A799D">
        <w:rPr>
          <w:sz w:val="16"/>
        </w:rPr>
        <w:t>But that's far from the only looming national deficit.</w:t>
      </w:r>
      <w:r w:rsidRPr="009A799D">
        <w:rPr>
          <w:rStyle w:val="StyleUnderline"/>
        </w:rPr>
        <w:t xml:space="preserve"> Our human capital is just as depleted.</w:t>
      </w:r>
      <w:r w:rsidRPr="009A799D">
        <w:rPr>
          <w:sz w:val="16"/>
        </w:rPr>
        <w:t xml:space="preserve"> There's a growing mismatch between workers and jobs that's threatening the American Dream for millions of families. Hoping to distract from the chaos in Washington, the Trump administration has been trying to start conversations about both problems. What the president doesn't seem to grasp is that the two challenges are best addressed together. There's no way we can rebuild our roads and bridges without qualified workers — engineers, estimators, skilled tradesmen and others. And a moonshot infrastructure initiative of the kind being talking about in Washington is a once-in-a-lifetime opportunity to advance a skills agenda on the scale needed today. The skills gap, growing quietly for decades, is now reaching crisis proportions. Survey after survey finds employers complaining about employees' skills. Even with unemployment at the lowest point in a decade, 6 million jobs stand empty — generally because companies can't find workers equipped to fill them. </w:t>
      </w:r>
      <w:r w:rsidRPr="009A799D">
        <w:rPr>
          <w:rStyle w:val="StyleUnderline"/>
        </w:rPr>
        <w:t>Educated workers' wages are rising; those without skills are falling further and further behind. Worse, many workers who lack needed skills are dropping out of the labor force. A national infrastructure initiative can jump-start new training nationwide by creating incentives for employers who get infrastructure contracts to launch workforce programs</w:t>
      </w:r>
      <w:r w:rsidRPr="009A799D">
        <w:rPr>
          <w:sz w:val="16"/>
        </w:rPr>
        <w:t xml:space="preserve">. </w:t>
      </w:r>
      <w:r w:rsidRPr="009A799D">
        <w:rPr>
          <w:rStyle w:val="StyleUnderline"/>
        </w:rPr>
        <w:t>One of the simplest ways to do this: allow trainees to use federal financial aid — Pell Grants — to cover part of the cost.</w:t>
      </w:r>
      <w:r w:rsidRPr="009A799D">
        <w:rPr>
          <w:sz w:val="16"/>
        </w:rPr>
        <w:t xml:space="preserve"> Educators, employers and policymakers agree that job training works best when there's an employer involved — to make sure trainees are learning the skills in demand in today's job market. But employers busy running businesses on tight profit margins are often slow to get involved, whether offering training themselves or partnering with educators. The Obama administration experimented with using federal financial aid to encourage more job training. The Educational Quality through Innovative Partnerships initiative, or EQUIP, allows colleges to partner with nontraditional, unaccredited training providers to offer programs that prepare students for jobs — and allows students to use federal financial aid, loans as well as Pell Grants usually reserved for credit-bearing courses at degree-granting institutions, to pay for the instruction. Tinkering with federal financial aid for education is sure to be controversial, and EQUIP is tiny: just eight sites nationwide, almost all of them computer-coding boot camps or online-education providers. </w:t>
      </w:r>
      <w:r w:rsidRPr="009A799D">
        <w:rPr>
          <w:rStyle w:val="StyleUnderline"/>
        </w:rPr>
        <w:t>An infrastructure initiative would have to be bigger and bolder. After all, rebuilding America's infrastructure is going to involve hundreds of thousands of workers doing many different kinds of jobs. Here's how it could work in practice:‎ A construction contractor specializing in bridge repair might need to ramp up fast to bid on a contract — and need to hire dozens of welders to get the job done. The company could create an in-house training program, or it could contract out to a union or to a training center affiliated with a contractors association. Programs would combine in-class hours with on-the-job training — like an apprenticeship, only shorter and more focused. Company, union or employer association would offer most or all the instruction but partner with an educational institution — most likely a community college — that would monitor quality and handle the government paperwork. Trainees would learn new skills and earn college credit, along with industry credentials certifying their new skills. The contractor would be responsible for covering part of the cost, including wages for trainees. But the taxpayer would help, just as we help cover the cost of college for many young people — with federal financial aid.</w:t>
      </w:r>
      <w:r w:rsidRPr="009A799D">
        <w:rPr>
          <w:sz w:val="16"/>
        </w:rPr>
        <w:t xml:space="preserve"> The toughest challenge will be quality control. We've learned the hard way in recent years what can happen when Washington allows students to use federal financial aid at educational institutions that make extravagant promises and don't deliver for indebted students. But past mistakes have bred new thinking, and there are many options for quality control — including pay-for-performance contracts and making sure both companies and colleges have enough skin in the game that they insist on effective training. There are reports that the Trump administration will announce a new job training plan on Wednesday. Rumors suggest the president is thinking about expanding the EQUIP experiment, but not linked to infrastructure. And the White House may be tempted to go it alone, making new money available for training without consulting Congress. That's not the way to handle what could be a decade-defining infrastructure project. </w:t>
      </w:r>
      <w:r w:rsidRPr="009A799D">
        <w:rPr>
          <w:rStyle w:val="StyleUnderline"/>
        </w:rPr>
        <w:t>A combined infrastructure-training initiative offers the president an opportunity for a badly needed reset: a chance to reach across the aisle, building on an Obama-era program with a bipartisan solution for two of the nation's most pressing problems. Combining infrastructure and job training would pay off in the short run, providing the workers we need to rebuild roads and bridges. But the real dividend would be long-term: new habits and new partnerships between companies and colleges and a new public-private approach to training that could apply to all kinds of jobs, beyond construction. Everyone would win — Democrats, Republicans, employers and employees, rebuilding our physical underpinnings and rekindling the American Dream.</w:t>
      </w:r>
    </w:p>
    <w:p w:rsidR="007F4EF4" w:rsidRPr="009A799D" w:rsidRDefault="007F4EF4" w:rsidP="004F6BFC"/>
    <w:p w:rsidR="007F4EF4" w:rsidRPr="009A799D" w:rsidRDefault="007F4EF4" w:rsidP="004F6BFC">
      <w:pPr>
        <w:pStyle w:val="Heading4"/>
        <w:rPr>
          <w:rFonts w:hint="eastAsia"/>
        </w:rPr>
      </w:pPr>
      <w:r w:rsidRPr="009A799D">
        <w:t>Each of the planks separately solve--</w:t>
      </w:r>
    </w:p>
    <w:p w:rsidR="007F4EF4" w:rsidRPr="009A799D" w:rsidRDefault="007F4EF4" w:rsidP="004F6BFC">
      <w:pPr>
        <w:pStyle w:val="Heading4"/>
        <w:numPr>
          <w:ilvl w:val="0"/>
          <w:numId w:val="13"/>
        </w:numPr>
        <w:rPr>
          <w:rFonts w:hint="eastAsia"/>
        </w:rPr>
      </w:pPr>
      <w:r w:rsidRPr="009A799D">
        <w:t>WIOA</w:t>
      </w:r>
    </w:p>
    <w:p w:rsidR="007F4EF4" w:rsidRPr="009A799D" w:rsidRDefault="007F4EF4" w:rsidP="004F6BFC">
      <w:pPr>
        <w:rPr>
          <w:rStyle w:val="Style13ptBold"/>
        </w:rPr>
      </w:pPr>
      <w:r w:rsidRPr="009A799D">
        <w:rPr>
          <w:rStyle w:val="Style13ptBold"/>
        </w:rPr>
        <w:t xml:space="preserve">Truhe 17 </w:t>
      </w:r>
      <w:r w:rsidRPr="009A799D">
        <w:t>[</w:t>
      </w:r>
      <w:r w:rsidRPr="009A799D">
        <w:rPr>
          <w:sz w:val="18"/>
        </w:rPr>
        <w:t xml:space="preserve">Nicole, . As the Director of Government Affairs for America Forward, “Evidence in Action: Workforce Innovation and Opportunity Act”, </w:t>
      </w:r>
      <w:hyperlink r:id="rId251" w:history="1">
        <w:r w:rsidRPr="009A799D">
          <w:rPr>
            <w:rStyle w:val="Hyperlink"/>
            <w:sz w:val="18"/>
          </w:rPr>
          <w:t>http://www.americaforward.org/evidence-in-action-workforce-innovation-and-opportunity-act/</w:t>
        </w:r>
      </w:hyperlink>
      <w:r w:rsidRPr="009A799D">
        <w:rPr>
          <w:sz w:val="18"/>
        </w:rPr>
        <w:t>, Published: May 1, 2017, Accessed: 7/13/18, RB]</w:t>
      </w:r>
    </w:p>
    <w:p w:rsidR="007F4EF4" w:rsidRPr="009A799D" w:rsidRDefault="007F4EF4" w:rsidP="004F6BFC">
      <w:pPr>
        <w:rPr>
          <w:rStyle w:val="StyleUnderline"/>
        </w:rPr>
      </w:pPr>
      <w:r w:rsidRPr="009A799D">
        <w:rPr>
          <w:sz w:val="16"/>
        </w:rPr>
        <w:t>In our nation known as ‘the land of opportunity,’ the number of people moving from poverty to the middle class has been on the decline notwithstanding the recent good news from the Census Bureau about the progress made in reducing the poverty rate. Additionally, despite the assertion by economists that the current unemployment rate of less than five percent means that the U.S. is basically at full employment</w:t>
      </w:r>
      <w:bookmarkStart w:id="8" w:name="_ftnref1"/>
      <w:r w:rsidRPr="009A799D">
        <w:rPr>
          <w:sz w:val="16"/>
        </w:rPr>
        <w:fldChar w:fldCharType="begin"/>
      </w:r>
      <w:r w:rsidRPr="009A799D">
        <w:rPr>
          <w:sz w:val="16"/>
        </w:rPr>
        <w:instrText xml:space="preserve"> HYPERLINK "http://www.americaforward.org/evidence-in-action-workforce-innovation-and-opportunity-act/" \l "_ftn1" </w:instrText>
      </w:r>
      <w:r w:rsidRPr="009A799D">
        <w:rPr>
          <w:sz w:val="16"/>
        </w:rPr>
        <w:fldChar w:fldCharType="separate"/>
      </w:r>
      <w:r w:rsidRPr="009A799D">
        <w:rPr>
          <w:rStyle w:val="Hyperlink"/>
          <w:b/>
          <w:bCs/>
          <w:sz w:val="16"/>
        </w:rPr>
        <w:t>[1]</w:t>
      </w:r>
      <w:r w:rsidRPr="009A799D">
        <w:rPr>
          <w:sz w:val="16"/>
        </w:rPr>
        <w:fldChar w:fldCharType="end"/>
      </w:r>
      <w:bookmarkEnd w:id="8"/>
      <w:r w:rsidRPr="009A799D">
        <w:rPr>
          <w:sz w:val="16"/>
        </w:rPr>
        <w:t xml:space="preserve">, 16 percent of working-age men are not attached to the labor market and nearly a fifth of nonelderly household heads in the bottom third of the income distribution did not work at all in 2014. </w:t>
      </w:r>
      <w:hyperlink r:id="rId252" w:anchor="_edn1" w:history="1">
        <w:r w:rsidRPr="009A799D">
          <w:rPr>
            <w:rStyle w:val="Hyperlink"/>
            <w:b/>
            <w:bCs/>
            <w:sz w:val="16"/>
          </w:rPr>
          <w:t>[i]</w:t>
        </w:r>
      </w:hyperlink>
      <w:r w:rsidRPr="009A799D">
        <w:rPr>
          <w:sz w:val="16"/>
        </w:rPr>
        <w:t xml:space="preserve"> </w:t>
      </w:r>
      <w:hyperlink r:id="rId253" w:anchor="_edn2" w:history="1">
        <w:r w:rsidRPr="009A799D">
          <w:rPr>
            <w:rStyle w:val="Hyperlink"/>
            <w:b/>
            <w:bCs/>
            <w:sz w:val="16"/>
          </w:rPr>
          <w:t>[ii]</w:t>
        </w:r>
      </w:hyperlink>
      <w:r w:rsidRPr="009A799D">
        <w:rPr>
          <w:sz w:val="16"/>
        </w:rPr>
        <w:t>Additionally, almost six million youth and young adults are not in school or working, a group referred to as “opportunity youth,” and are costing taxpayers $93 billion annually and $1.6 trillion over their lifetimes in lost revenues and increased social services.</w:t>
      </w:r>
      <w:hyperlink r:id="rId254" w:anchor="_edn3" w:history="1">
        <w:r w:rsidRPr="009A799D">
          <w:rPr>
            <w:rStyle w:val="Hyperlink"/>
            <w:b/>
            <w:bCs/>
            <w:sz w:val="16"/>
          </w:rPr>
          <w:t>[iii]</w:t>
        </w:r>
      </w:hyperlink>
      <w:r w:rsidRPr="009A799D">
        <w:rPr>
          <w:sz w:val="16"/>
        </w:rPr>
        <w:t xml:space="preserve"> Though the employment rate has gone in the right direction, wages have not followed a similar positive path. Typically, when the economy is at full employment, wages grow at roughly three to three and a half percent a year but wages have instead grown at a more meager two and a half percent.</w:t>
      </w:r>
      <w:hyperlink r:id="rId255" w:anchor="_edn4" w:history="1">
        <w:r w:rsidRPr="009A799D">
          <w:rPr>
            <w:rStyle w:val="Hyperlink"/>
            <w:b/>
            <w:bCs/>
            <w:sz w:val="16"/>
          </w:rPr>
          <w:t>[iv]</w:t>
        </w:r>
      </w:hyperlink>
      <w:r w:rsidRPr="009A799D">
        <w:rPr>
          <w:sz w:val="16"/>
        </w:rPr>
        <w:t xml:space="preserve"> And unemployment figures also do not fully capture the number of Americans that are working but in part-time jobs when they want full-time employment. These jobs are not only less stable they also yield lower wages and few to any benefits.</w:t>
      </w:r>
      <w:hyperlink r:id="rId256" w:anchor="_edn5" w:history="1">
        <w:r w:rsidRPr="009A799D">
          <w:rPr>
            <w:rStyle w:val="Hyperlink"/>
            <w:b/>
            <w:bCs/>
            <w:sz w:val="16"/>
          </w:rPr>
          <w:t>[v]</w:t>
        </w:r>
      </w:hyperlink>
      <w:r w:rsidRPr="009A799D">
        <w:rPr>
          <w:sz w:val="16"/>
        </w:rPr>
        <w:t xml:space="preserve"> These realities and the inability of many individuals to find their way to productive work takes an unacceptable toll on our economy</w:t>
      </w:r>
      <w:r w:rsidRPr="009A799D">
        <w:rPr>
          <w:rStyle w:val="StyleUnderline"/>
        </w:rPr>
        <w:t>. At the same time, many U.S. employers say that a shortage of qualified workers is their biggest obstacle to growth.</w:t>
      </w:r>
      <w:hyperlink r:id="rId257" w:anchor="_edn6" w:history="1">
        <w:r w:rsidRPr="009A799D">
          <w:rPr>
            <w:rStyle w:val="StyleUnderline"/>
          </w:rPr>
          <w:t>[vi]</w:t>
        </w:r>
      </w:hyperlink>
      <w:r w:rsidRPr="009A799D">
        <w:rPr>
          <w:rStyle w:val="StyleUnderline"/>
        </w:rPr>
        <w:t>Employers indicate they are unable to find qualified workers for an estimated five million U.S. jobs and, based on the current pace, the U.S. will produce only slightly more than half of the degrees and credentials needed to fill these jobs of the future</w:t>
      </w:r>
      <w:r w:rsidRPr="009A799D">
        <w:rPr>
          <w:sz w:val="16"/>
        </w:rPr>
        <w:t>.</w:t>
      </w:r>
      <w:hyperlink r:id="rId258" w:anchor="_edn7" w:history="1">
        <w:r w:rsidRPr="009A799D">
          <w:rPr>
            <w:rStyle w:val="Hyperlink"/>
            <w:b/>
            <w:bCs/>
            <w:sz w:val="16"/>
          </w:rPr>
          <w:t>[vii]</w:t>
        </w:r>
      </w:hyperlink>
      <w:r w:rsidRPr="009A799D">
        <w:rPr>
          <w:sz w:val="16"/>
        </w:rPr>
        <w:t xml:space="preserve"> </w:t>
      </w:r>
      <w:r w:rsidRPr="009A799D">
        <w:rPr>
          <w:rStyle w:val="StyleUnderline"/>
        </w:rPr>
        <w:t>By 2020, 65 percent of all American jobs will require post-secondary education and training beyond high school</w:t>
      </w:r>
      <w:r w:rsidRPr="009A799D">
        <w:rPr>
          <w:sz w:val="16"/>
        </w:rPr>
        <w:t>.</w:t>
      </w:r>
      <w:hyperlink r:id="rId259" w:anchor="_edn8" w:history="1">
        <w:r w:rsidRPr="009A799D">
          <w:rPr>
            <w:rStyle w:val="Hyperlink"/>
            <w:b/>
            <w:bCs/>
            <w:sz w:val="16"/>
          </w:rPr>
          <w:t>[viii]</w:t>
        </w:r>
      </w:hyperlink>
      <w:r w:rsidRPr="009A799D">
        <w:rPr>
          <w:sz w:val="16"/>
        </w:rPr>
        <w:t xml:space="preserve"> </w:t>
      </w:r>
      <w:r w:rsidRPr="009A799D">
        <w:rPr>
          <w:rStyle w:val="StyleUnderline"/>
        </w:rPr>
        <w:t>But our nation is not preparing its citizens to meet these workforce demands, wasting the extraordinary human potential represented by Americans trapped in poverty.</w:t>
      </w:r>
      <w:r w:rsidRPr="009A799D">
        <w:rPr>
          <w:sz w:val="16"/>
        </w:rPr>
        <w:t xml:space="preserve"> Even given these economic realities, our federal workforce policies, until recently, remained outdated and misaligned with the needs of job seekers and employers alike. Prior to 2014, the core of the federally-supported workforce development system was the Department of Labor administered Workforce Investment Act (WIA), which authorized a nationwide system of state and local/regional workforce planning boards and three job training block grants that they administered. WIA also supported important national grant programs for youth, farmworkers, people with disabilities, Native Americans, and reintegrating offenders, among others. The federal workforce development system established under WIA persisted for over 15 years virtually unchanged because the law was never reauthorized. Fortunately, in July 2014, </w:t>
      </w:r>
      <w:r w:rsidRPr="009A799D">
        <w:rPr>
          <w:rStyle w:val="StyleUnderline"/>
        </w:rPr>
        <w:t xml:space="preserve">on a bipartisan basis, Congress was able to pass a reauthorized workforce development law, the </w:t>
      </w:r>
      <w:hyperlink r:id="rId260" w:history="1">
        <w:r w:rsidRPr="009A799D">
          <w:rPr>
            <w:rStyle w:val="StyleUnderline"/>
          </w:rPr>
          <w:t>Workforce Innovation and Opportunity Act (WIOA)</w:t>
        </w:r>
      </w:hyperlink>
      <w:r w:rsidRPr="009A799D">
        <w:rPr>
          <w:rStyle w:val="StyleUnderline"/>
        </w:rPr>
        <w:t>.</w:t>
      </w:r>
      <w:r w:rsidRPr="009A799D">
        <w:rPr>
          <w:sz w:val="16"/>
        </w:rPr>
        <w:t xml:space="preserve"> This transformative and innovative piece of legislation made significant changes to our federal workforce and job training programs that were in many ways outdated and inefficient. </w:t>
      </w:r>
      <w:r w:rsidRPr="009A799D">
        <w:rPr>
          <w:rStyle w:val="StyleUnderline"/>
        </w:rPr>
        <w:t>WIOA stands as an example of a bipartisan Congressional effort to update an important federal system with a focus on incentivizing and supporting innovation, evidence, and what works</w:t>
      </w:r>
      <w:r w:rsidRPr="009A799D">
        <w:rPr>
          <w:sz w:val="16"/>
        </w:rPr>
        <w:t xml:space="preserve">. It also serves as an important example of evidence-based policymaking in action. WIOA made a myriad of changes to the federal workforce and job training system that ranged from new authorizations for the use of workforce funding, to the reallocation of resources to target populations, and both the addition and elimination of processes and procedures based on data and impact. Some of the most important changes made by WIOA include: </w:t>
      </w:r>
      <w:r w:rsidRPr="009A799D">
        <w:rPr>
          <w:rStyle w:val="StyleUnderline"/>
        </w:rPr>
        <w:t xml:space="preserve">Pay for performance provisions in Governor’s Reserve and Local workforce funding streams: </w:t>
      </w:r>
      <w:r w:rsidRPr="009A799D">
        <w:rPr>
          <w:sz w:val="16"/>
        </w:rPr>
        <w:t xml:space="preserve">WIOA created a permanent authority within all three WIA formula funding streams (Adult, Youth, and Dislocated Workers) for Pay for Performance as an eligible use of up the full 15 percent of the allowable use of the Governor’s Reserve funding for statewide workforce activities as well as up to 10 percent of the Adult and Dislocated Worker and Youth formula funding streams in local workforce board funding priorities. </w:t>
      </w:r>
      <w:r w:rsidRPr="009A799D">
        <w:rPr>
          <w:rStyle w:val="StyleUnderline"/>
        </w:rPr>
        <w:t>Disconnected youth/out-of-school youth reallocation: WIOA directs more resources towards programs that support disconnected/opportunity youth (out-of-school, not employed or in vocational training) by requiring 75 percent of all youth funding be directed to support this population</w:t>
      </w:r>
      <w:r w:rsidRPr="009A799D">
        <w:rPr>
          <w:sz w:val="16"/>
        </w:rPr>
        <w:t xml:space="preserve">. </w:t>
      </w:r>
      <w:r w:rsidRPr="009A799D">
        <w:rPr>
          <w:rStyle w:val="StyleUnderline"/>
        </w:rPr>
        <w:t>Focus on transitional jobs</w:t>
      </w:r>
      <w:r w:rsidRPr="009A799D">
        <w:rPr>
          <w:b/>
          <w:bCs/>
          <w:sz w:val="16"/>
        </w:rPr>
        <w:t xml:space="preserve">: </w:t>
      </w:r>
      <w:r w:rsidRPr="009A799D">
        <w:rPr>
          <w:sz w:val="16"/>
        </w:rPr>
        <w:t xml:space="preserve">Up to 10 percent of WIOA Adult and Dislocated Worker funds can be used for transitional jobs (time-limited subsidized work experiences) for individuals who are chronically unemployed and have barriers to employment. </w:t>
      </w:r>
      <w:r w:rsidRPr="009A799D">
        <w:rPr>
          <w:rStyle w:val="StyleUnderline"/>
        </w:rPr>
        <w:t xml:space="preserve">Prioritizes and supports career pathways strategies: This change enables local boards and providers to develop holistic strategies that can train workers and job seekers for in-demand careers and build stronger connections between job training programs and local employer needs. Emphasizes work-based learning strategies: Prior to WIOA, low-skilled and other incumbent workers were not eligible for assistance and on-the-job training for eligible trainees was limited. WIOA increases the ability to use on-the-job training, such as internships for youth, incumbent working training, and customized training through increased reimbursement rates and allowable use of local funds. </w:t>
      </w:r>
      <w:r w:rsidRPr="009A799D">
        <w:rPr>
          <w:sz w:val="16"/>
        </w:rPr>
        <w:t>Utilization of prior learning assessments</w:t>
      </w:r>
      <w:r w:rsidRPr="009A799D">
        <w:rPr>
          <w:b/>
          <w:bCs/>
          <w:sz w:val="16"/>
        </w:rPr>
        <w:t xml:space="preserve">: </w:t>
      </w:r>
      <w:r w:rsidRPr="009A799D">
        <w:rPr>
          <w:sz w:val="16"/>
        </w:rPr>
        <w:t xml:space="preserve">Under WIOA, the use of prior learning assessments was authorized for students, workers, and job seekers to demonstrate mastery of specific skills through assessment. </w:t>
      </w:r>
      <w:r w:rsidRPr="009A799D">
        <w:rPr>
          <w:rStyle w:val="StyleUnderline"/>
        </w:rPr>
        <w:t xml:space="preserve">Combined state plans: WIOA provides authority for workforce systems to develop a combined state plan that includes core workforce programs as well as one or more additional programs with a workforce component such as Career and Technical Education, Supplemental Nutrition Assistance Program Employment and Training, Community Development Block Grant, Community Services Block Grant, and Temporary Assistance for Needy Families. </w:t>
      </w:r>
      <w:r w:rsidRPr="009A799D">
        <w:rPr>
          <w:sz w:val="16"/>
        </w:rPr>
        <w:t xml:space="preserve">This authority will allow states to develop and implement workforce strategies that address the social, educational, and economic needs of those in their communities. </w:t>
      </w:r>
      <w:r w:rsidRPr="009A799D">
        <w:rPr>
          <w:b/>
          <w:bCs/>
          <w:sz w:val="16"/>
        </w:rPr>
        <w:t xml:space="preserve">Effective statistical techniques: </w:t>
      </w:r>
      <w:r w:rsidRPr="009A799D">
        <w:rPr>
          <w:sz w:val="16"/>
        </w:rPr>
        <w:t xml:space="preserve">WIOA incorporates more effective statistical techniques, such as regression analyses, that can help minimize disincentives for delivering services to populations who face more significant barriers to employment. Any effort to change the circumstances of those now left out of the economic mainstream – and reverse the negative impact on our overall economy – demands that we rethink the way we invest public resources, as well as learn from and expand proven programs and practices that work to enable students, youth, and adults from all backgrounds to succeed economically. </w:t>
      </w:r>
      <w:r w:rsidRPr="009A799D">
        <w:rPr>
          <w:rStyle w:val="StyleUnderline"/>
        </w:rPr>
        <w:t>Policies like the Workforce Innovation and Opportunity Act, created and authorized by policymakers on both sides of the aisle, showcase the possibility of making decisions about policies and funding levels that are based on data, outcomes, and that have the greatest ability to meaningfully improve the lives of all Americans.</w:t>
      </w:r>
    </w:p>
    <w:p w:rsidR="007F4EF4" w:rsidRPr="009A799D" w:rsidRDefault="007F4EF4" w:rsidP="004F6BFC"/>
    <w:p w:rsidR="007F4EF4" w:rsidRPr="009A799D" w:rsidRDefault="007F4EF4" w:rsidP="004F6BFC">
      <w:pPr>
        <w:pStyle w:val="Heading4"/>
        <w:numPr>
          <w:ilvl w:val="0"/>
          <w:numId w:val="13"/>
        </w:numPr>
        <w:rPr>
          <w:rFonts w:hint="eastAsia"/>
        </w:rPr>
      </w:pPr>
      <w:r w:rsidRPr="009A799D">
        <w:t>Pell Grants</w:t>
      </w:r>
    </w:p>
    <w:p w:rsidR="007F4EF4" w:rsidRPr="009A799D" w:rsidRDefault="007F4EF4" w:rsidP="004F6BFC">
      <w:pPr>
        <w:rPr>
          <w:rStyle w:val="Style13ptBold"/>
          <w:b w:val="0"/>
          <w:bCs w:val="0"/>
        </w:rPr>
      </w:pPr>
      <w:r w:rsidRPr="009A799D">
        <w:rPr>
          <w:rStyle w:val="Style13ptBold"/>
        </w:rPr>
        <w:t>Ashford 18 [</w:t>
      </w:r>
      <w:r w:rsidRPr="009A799D">
        <w:rPr>
          <w:sz w:val="18"/>
        </w:rPr>
        <w:t xml:space="preserve">Ellie, associate editor of Community College Daily, “The benefits of Pell grants for short-term programs”, </w:t>
      </w:r>
      <w:hyperlink r:id="rId261" w:history="1">
        <w:r w:rsidRPr="009A799D">
          <w:rPr>
            <w:rStyle w:val="Hyperlink"/>
            <w:sz w:val="18"/>
          </w:rPr>
          <w:t>http://www.ccdaily.com/2018/03/benefits-pell-grants-short-term-programs/</w:t>
        </w:r>
      </w:hyperlink>
      <w:r w:rsidRPr="009A799D">
        <w:rPr>
          <w:sz w:val="18"/>
        </w:rPr>
        <w:t>, Published: March 12, 2018, Accessed: 7/12/18, RB</w:t>
      </w:r>
      <w:r w:rsidRPr="009A799D">
        <w:t>]</w:t>
      </w:r>
    </w:p>
    <w:p w:rsidR="007F4EF4" w:rsidRPr="009A799D" w:rsidRDefault="007F4EF4" w:rsidP="004F6BFC">
      <w:pPr>
        <w:rPr>
          <w:sz w:val="16"/>
        </w:rPr>
      </w:pPr>
      <w:r w:rsidRPr="009A799D">
        <w:rPr>
          <w:rStyle w:val="StyleUnderline"/>
        </w:rPr>
        <w:t xml:space="preserve">Allowing postsecondary students to use federal Pell grants for short-term certificate programs would be a win-win for colleges, students and employers, </w:t>
      </w:r>
      <w:r w:rsidRPr="009A799D">
        <w:rPr>
          <w:sz w:val="16"/>
        </w:rPr>
        <w:t xml:space="preserve">according to college advocates. </w:t>
      </w:r>
      <w:r w:rsidRPr="009A799D">
        <w:rPr>
          <w:rStyle w:val="StyleUnderline"/>
        </w:rPr>
        <w:t>Current law limits Pell grants to programs of at least 16 credit hours or 600 clock hours</w:t>
      </w:r>
      <w:r w:rsidRPr="009A799D">
        <w:rPr>
          <w:sz w:val="16"/>
        </w:rPr>
        <w:t xml:space="preserve">. However, the House is considering as part of its reauthorization of the Higher Education Act (HEA) to extend those grants to certificate programs of shorter duration. The Senate has yet to introduce its HEA bill, but lawmakers on its education committee seem to also support the idea. In 2014-15, 24 percent of all credentials awarded by community colleges were certificates of less than one year, according to the American Association of Community Colleges (AACC). AACC has recommended providing colleges with Pell funds equal to 2 percent of their previous year’s Pell grant expenditures for students in financially need who enroll in short-term programs that lead to good jobs. </w:t>
      </w:r>
      <w:r w:rsidRPr="009A799D">
        <w:rPr>
          <w:rStyle w:val="StyleUnderline"/>
        </w:rPr>
        <w:t>At current funding levels, that would add less than $600 million annually to the cost of the program. Meeting employer’ needs Expanding the grants to include short-term programs would not only boost enrollment, but it also would help address employers’ needs for skilled workers,</w:t>
      </w:r>
      <w:r w:rsidRPr="009A799D">
        <w:rPr>
          <w:sz w:val="16"/>
        </w:rPr>
        <w:t xml:space="preserve"> said Gary Green, president of Forsyth Technical Community College in North Carolina. Low-income students face the same barriers with short-term programs as they do with long-term, degree programs, Green said. “The lack of aid is a barrier,” he said. Many potential students have families, and some are single parents working in low-wage jobs such as food services or basic construction, Green said. “</w:t>
      </w:r>
      <w:r w:rsidRPr="009A799D">
        <w:rPr>
          <w:rStyle w:val="StyleUnderline"/>
        </w:rPr>
        <w:t>They don’t have the higher-order skills but can’t afford to quit their jobs to start on a career path with sustainable wages</w:t>
      </w:r>
      <w:r w:rsidRPr="009A799D">
        <w:rPr>
          <w:sz w:val="16"/>
        </w:rPr>
        <w:t xml:space="preserve">.” Forsyth Tech offers short-term credentials for electrical linemen, certified nursing assistants, IT, phlebotomy, medical coding and other areas. “All those are intensive programs that often preclude students from working while going to school,” Green said. Students who complete the nine-week electrical lineman program, for example, can get jobs with starting salaries of $45,000 to $75,000. Upskilling workers At Chattanooga State Community College in Tennessee, </w:t>
      </w:r>
      <w:r w:rsidRPr="009A799D">
        <w:rPr>
          <w:rStyle w:val="StyleUnderline"/>
        </w:rPr>
        <w:t xml:space="preserve">Pell grants for short-term programs would be really help students in programs leading to certificates in truck driving and massage therapy, </w:t>
      </w:r>
      <w:r w:rsidRPr="009A799D">
        <w:rPr>
          <w:sz w:val="16"/>
        </w:rPr>
        <w:t xml:space="preserve">according to President Rebecca Ashford. “We cannot put out enough truck drivers to meet the demand,” Ashford said. “The La-Z-Boy company is so desperate, they’re offering $80,000 a year for truck drivers who don’t even have to travel overnight.” The Tennessee-based company McKee Foods, which makes Little Debbie snack cakes, is also looking to hire more truck drivers. The truck driving and massage programs both have 100-percent job placement, so expanding Pell grants for certificates “would certainly help recruit people to the college,” she said. On the college-credit side, allowing Pell grants for a certificate in mammography would benefit people who’ve already earned an associate degree in radiology technology and want to expand their career options. But Ashford stressed that Pell grants should only be used for high-quality programs. She would like to see some restrictions ensuring that the grants are not open to cover high-priced, non-accredited programs. Sustainable wages Financial aid for high-quality certificate programs that meet industry standards “will open the door to a lot of people and help fill the skills gap for employees,” said Mark Mitsui, president of Portland Community College (PCC) in Oregon. “That would help students in our career pathways earn a series of stackable, short-term certificates, giving them access to living-wage jobs and careers.” Those programs have a 94 percent completion rate, Mitsui said, and 72 percent of students who complete a certificate continue their education. Incorporating wraparound supports into those programs is “a pretty potent formula for success,” he said. Career pathways are designed to accommodate “the busy lives of our students,” most of whom are adults, Mitsui noted. More than half are low income or people or color. The most promising career pathways at PCC are HVAC, healthcare and maritime welding, added Kate Kinder, director of career pathways and skills training. Those pathways include significant industry input and partnerships, collaboration with the public workforce system, student supports and connections to community partners, including nonprofits and the K-12 system. “We have recruited very diverse cohorts – in terms of race, gender, age and ethnicity – the majority of whom are low-income or first-generation students,” Kinder said. “The outcomes have been promising, with strong completion, persistence, improved GPAs and employment at higher wages.” In one example, PCC partners with Vigor Industrial, one of the largest shipbuilders in the Pacific Northwest, to train maritime welders in a real-world environment at its Swan Island facility. Students who complete the 25-week course earn certificates in wire welding and shielded metal arc welding. They can also earn six other industry-recognized credentials and credits that can apply toward an associate degree in welding. Students who complete the program can find work quickly with manufacturing companies that pay between $17 and $26 an hour. Closing the skills gap </w:t>
      </w:r>
      <w:r w:rsidRPr="009A799D">
        <w:rPr>
          <w:rStyle w:val="StyleUnderline"/>
        </w:rPr>
        <w:t xml:space="preserve">The discussion about extending Pell to certificate programs “should start with what problem we’re trying to solve,” said Monty Sullivan, president of the Louisiana Community and Technical College System. </w:t>
      </w:r>
      <w:r w:rsidRPr="009A799D">
        <w:rPr>
          <w:rStyle w:val="Emphasis"/>
        </w:rPr>
        <w:t>“The real issue we face, in Louisiana and the nation as a whole, is the skills gap</w:t>
      </w:r>
      <w:r w:rsidRPr="009A799D">
        <w:rPr>
          <w:rStyle w:val="StyleUnderline"/>
        </w:rPr>
        <w:t xml:space="preserve">.” </w:t>
      </w:r>
      <w:r w:rsidRPr="009A799D">
        <w:rPr>
          <w:sz w:val="16"/>
        </w:rPr>
        <w:t>There are 65 million adults age 25 to 64 in the United States with a high school diploma or less, and 1.2 million of them are in Louisiana, Sullivan noted. “</w:t>
      </w:r>
      <w:r w:rsidRPr="009A799D">
        <w:rPr>
          <w:rStyle w:val="StyleUnderline"/>
        </w:rPr>
        <w:t>We have done a good job telling people about the value of higher education. What we have not done as well is telling people about the value of short-term credentials,”</w:t>
      </w:r>
      <w:r w:rsidRPr="009A799D">
        <w:rPr>
          <w:sz w:val="16"/>
        </w:rPr>
        <w:t xml:space="preserve"> he said. The most obvious need in Louisiana is for skilled construction workers, Sullivan said. “Over the past 18 months, there’s been a tremendous boom in construction, with companies having a hard time finding enough people able to prepare a site for concrete or build scaffolds, jobs that start at $20 an hour. There’s also a need in the state for people with certificates in cybersecurity and healthcare. Expanding financial aid would allow more people to fully participate in the economy, Sullivan said. “The reality is that most people don’t have that first credential.” He added that once they get a foot in the door and get on a career pathway, it will be easier for them to earn a second credential and continue to advance in the workplace. Tuition for a program resulting in a short-term certificate at a Louisiana community college is only about $500 to $570, he said, but that’s a hardship for someone earning $8 an hour. Accessing a Pell grant for that course gives an individual an opportunity to step up and get the skills for a better-paying job – and then come back later for more training. Moving from earning $8 an hour to $25 an hour makes a huge difference for a family, Sullivan said. The greatest deterrent to college success is time,” said Sullivan, adding that short-term programs are more sustainable for ensuring people stay on a guided pathway for earning credentials. Increasing access </w:t>
      </w:r>
      <w:r w:rsidRPr="009A799D">
        <w:rPr>
          <w:rStyle w:val="StyleUnderline"/>
        </w:rPr>
        <w:t>Allowing Pell grants for short-term programs “would help us tremendously with increasing access,”</w:t>
      </w:r>
      <w:r w:rsidRPr="009A799D">
        <w:rPr>
          <w:sz w:val="16"/>
        </w:rPr>
        <w:t xml:space="preserve"> Merrill Irving Jr., president of Hennepin Technical College in Minnesota, emphasized. With it, Hennepin could attract students who have never considered enrolling in career and technical education, he said. </w:t>
      </w:r>
      <w:r w:rsidRPr="009A799D">
        <w:rPr>
          <w:rStyle w:val="StyleUnderline"/>
        </w:rPr>
        <w:t>It would also help draw nontraditional-age students who are still served in high school programs but don’t qualify for dual or concurrent enrollment programs. “This would be an opportunity to get them on a pathway and into colle</w:t>
      </w:r>
      <w:r w:rsidRPr="009A799D">
        <w:rPr>
          <w:sz w:val="16"/>
        </w:rPr>
        <w:t xml:space="preserve">ge,” said Irving, who serves on the AACC board of directors. Among the short-term programs that Hennepin could expand because of workforce demands are hazardous waste materials, computer numerical control, community paramedic and Linux networking. That would help employers struggling with a shortage of skilled workers in an area with a low unemployment rate, Irving said. </w:t>
      </w:r>
      <w:r w:rsidRPr="009A799D">
        <w:rPr>
          <w:rStyle w:val="StyleUnderline"/>
        </w:rPr>
        <w:t>“</w:t>
      </w:r>
      <w:r w:rsidRPr="009A799D">
        <w:rPr>
          <w:rStyle w:val="Emphasis"/>
        </w:rPr>
        <w:t>Fundamentally, if we are going to sustain economic growth, this is critical,”</w:t>
      </w:r>
      <w:r w:rsidRPr="009A799D">
        <w:rPr>
          <w:sz w:val="16"/>
        </w:rPr>
        <w:t xml:space="preserve"> he said.</w:t>
      </w:r>
    </w:p>
    <w:p w:rsidR="007F4EF4" w:rsidRPr="009A799D" w:rsidRDefault="007F4EF4" w:rsidP="004F6BFC"/>
    <w:p w:rsidR="007F4EF4" w:rsidRPr="009A799D" w:rsidRDefault="007F4EF4" w:rsidP="004F6BFC">
      <w:pPr>
        <w:pStyle w:val="Heading4"/>
        <w:numPr>
          <w:ilvl w:val="0"/>
          <w:numId w:val="13"/>
        </w:numPr>
        <w:rPr>
          <w:rFonts w:hint="eastAsia"/>
        </w:rPr>
      </w:pPr>
      <w:r w:rsidRPr="009A799D">
        <w:t>Tax credits</w:t>
      </w:r>
    </w:p>
    <w:p w:rsidR="007F4EF4" w:rsidRPr="009A799D" w:rsidRDefault="007F4EF4" w:rsidP="004F6BFC">
      <w:pPr>
        <w:rPr>
          <w:rStyle w:val="Style13ptBold"/>
          <w:sz w:val="18"/>
        </w:rPr>
      </w:pPr>
      <w:r w:rsidRPr="009A799D">
        <w:rPr>
          <w:rStyle w:val="Style13ptBold"/>
        </w:rPr>
        <w:t xml:space="preserve">Fitzpayne &amp; Pollack 17 </w:t>
      </w:r>
      <w:r w:rsidRPr="009A799D">
        <w:rPr>
          <w:rStyle w:val="Style13ptBold"/>
          <w:sz w:val="32"/>
        </w:rPr>
        <w:t>[</w:t>
      </w:r>
      <w:r w:rsidRPr="009A799D">
        <w:rPr>
          <w:sz w:val="12"/>
        </w:rPr>
        <w:t xml:space="preserve">Alastair, Fitzpayne serves as Executive Director of the Future of Work Initiative. Prior to his work at the Aspen Institute, he served as Chief of Staff at the Department of Health and Human Services (HHS) under Secretary Sylvia Burwell. In addition to serving as Chief of Staff at HHS, Fitzpayne also held a number of senior roles at the Department of the Treasury during the Obama Administration, including Deputy Chief of Staff and Assistant Secretary for Legislative Affairs. He has also served on Capitol Hill, in both the Senate and the House, as an economic advisor to Sen. Evan Bayh and Rep. Rahm Emanuel, respectively. He has also worked at the Office of Management and Budget and Abt Associates, a public policy consulting firm; Ethan Pollack is the Associate Director of Research and Policy for the Future of Work Initiative. Prior to his work at the Aspen Institute, he worked for the Pew Charitable Trusts researching and advising states on budget, tax, and infrastructure policy. He has served as Director of Fiscal Programs for the Economic Policy Institute and as a staff economist for the Bowles-Simpson deficit reduction commission, and has also worked for the Office of Management and Budget and Freedman Consulting. His work has been used in numerous publications, and he has appeared as a guest on CNN, Fox News, BBC World News, Canada TV, and WNYC., “Worker Training Tax Credit: Promoting Employer Investments in the Workforce”, </w:t>
      </w:r>
      <w:hyperlink r:id="rId262" w:history="1">
        <w:r w:rsidRPr="009A799D">
          <w:rPr>
            <w:rStyle w:val="Hyperlink"/>
            <w:sz w:val="12"/>
          </w:rPr>
          <w:t>https://www.aspeninstitute.org/publications/worker-training-tax-credit-promoting-greater-employer-investments-in-the-workforce/</w:t>
        </w:r>
      </w:hyperlink>
      <w:r w:rsidRPr="009A799D">
        <w:rPr>
          <w:sz w:val="12"/>
        </w:rPr>
        <w:t>, Published: May 12, 2017, Accessed: 7/12/18, RB]</w:t>
      </w:r>
    </w:p>
    <w:p w:rsidR="007F4EF4" w:rsidRPr="009A799D" w:rsidRDefault="007F4EF4" w:rsidP="004F6BFC">
      <w:pPr>
        <w:rPr>
          <w:sz w:val="16"/>
        </w:rPr>
      </w:pPr>
      <w:r w:rsidRPr="009A799D">
        <w:rPr>
          <w:rStyle w:val="StyleUnderline"/>
        </w:rPr>
        <w:t>Technology and automation are reshaping the American workforce and the skills necessary to secure and keep a job. As technology plays an increasing role in our economy and the pace of change accelerates, U.S. workers will need to acquire skills that are not easily automated or that complement ever-changing technology. Yet, data suggest an alarming trend: there is a steady decline in the amount employers are investing in their workforce</w:t>
      </w:r>
      <w:r w:rsidRPr="009A799D">
        <w:rPr>
          <w:sz w:val="16"/>
        </w:rPr>
        <w:t>.</w:t>
      </w:r>
      <w:hyperlink r:id="rId263" w:anchor="_edn1" w:history="1">
        <w:r w:rsidRPr="009A799D">
          <w:rPr>
            <w:rStyle w:val="StyleUnderline"/>
          </w:rPr>
          <w:t>[1]</w:t>
        </w:r>
      </w:hyperlink>
      <w:r w:rsidRPr="009A799D">
        <w:rPr>
          <w:rStyle w:val="StyleUnderline"/>
        </w:rPr>
        <w:t xml:space="preserve"> As Congress considers comprehensive tax reform, a major goal should be to encourage additional workforce training investments. To accomplish this, we propose the Worker Training Tax Credit</w:t>
      </w:r>
      <w:r w:rsidRPr="009A799D">
        <w:rPr>
          <w:sz w:val="16"/>
        </w:rPr>
        <w:t xml:space="preserve">. Modeled on the popular Research and Development (R&amp;D) Tax Credit, this new tax credit could be used by small and large businesses to invest in training for their low- and middle-income workers. </w:t>
      </w:r>
      <w:r w:rsidRPr="009A799D">
        <w:rPr>
          <w:b/>
          <w:bCs/>
          <w:sz w:val="16"/>
        </w:rPr>
        <w:t>BACKGROUND</w:t>
      </w:r>
      <w:r w:rsidRPr="009A799D">
        <w:rPr>
          <w:sz w:val="16"/>
        </w:rPr>
        <w:t xml:space="preserve"> The importance of investing in human capital, and its impact on economic growth, has been well documented. </w:t>
      </w:r>
      <w:r w:rsidRPr="009A799D">
        <w:rPr>
          <w:rStyle w:val="StyleUnderline"/>
        </w:rPr>
        <w:t>Investments in human capital improve worker productivity, spur innovation, and provide pathways for upward mobility.</w:t>
      </w:r>
      <w:hyperlink r:id="rId264" w:anchor="_edn2" w:history="1">
        <w:r w:rsidRPr="009A799D">
          <w:rPr>
            <w:rStyle w:val="StyleUnderline"/>
          </w:rPr>
          <w:t>[2]</w:t>
        </w:r>
      </w:hyperlink>
      <w:r w:rsidRPr="009A799D">
        <w:rPr>
          <w:sz w:val="16"/>
        </w:rPr>
        <w:t xml:space="preserve"> Investing in worker skills is becoming more important over time. As innovation accelerates and automation disrupts the economy at a faster pace</w:t>
      </w:r>
      <w:r w:rsidRPr="009A799D">
        <w:rPr>
          <w:rStyle w:val="StyleUnderline"/>
        </w:rPr>
        <w:t>, workers will need training to work with new technologies or to acquire skills necessary to transition to new jobs</w:t>
      </w:r>
      <w:r w:rsidRPr="009A799D">
        <w:rPr>
          <w:sz w:val="16"/>
        </w:rPr>
        <w:t>.</w:t>
      </w:r>
      <w:bookmarkStart w:id="9" w:name="_ednref3"/>
      <w:r w:rsidRPr="009A799D">
        <w:rPr>
          <w:sz w:val="16"/>
        </w:rPr>
        <w:fldChar w:fldCharType="begin"/>
      </w:r>
      <w:r w:rsidRPr="009A799D">
        <w:rPr>
          <w:sz w:val="16"/>
        </w:rPr>
        <w:instrText xml:space="preserve"> HYPERLINK "https://www.aspeninstitute.org/publications/worker-training-tax-credit-promoting-greater-employer-investments-in-the-workforce/" \l "_edn3" </w:instrText>
      </w:r>
      <w:r w:rsidRPr="009A799D">
        <w:rPr>
          <w:sz w:val="16"/>
        </w:rPr>
        <w:fldChar w:fldCharType="separate"/>
      </w:r>
      <w:r w:rsidRPr="009A799D">
        <w:rPr>
          <w:rStyle w:val="Hyperlink"/>
          <w:sz w:val="16"/>
        </w:rPr>
        <w:t>[3]</w:t>
      </w:r>
      <w:r w:rsidRPr="009A799D">
        <w:rPr>
          <w:sz w:val="16"/>
        </w:rPr>
        <w:fldChar w:fldCharType="end"/>
      </w:r>
      <w:bookmarkEnd w:id="9"/>
      <w:r w:rsidRPr="009A799D">
        <w:rPr>
          <w:sz w:val="16"/>
        </w:rPr>
        <w:t xml:space="preserve"> In fact, from 2010 to 2016, nearly all net new jobs were filled by workers with at least some postsecondary education.</w:t>
      </w:r>
      <w:bookmarkStart w:id="10" w:name="_ednref4"/>
      <w:r w:rsidRPr="009A799D">
        <w:rPr>
          <w:sz w:val="16"/>
        </w:rPr>
        <w:fldChar w:fldCharType="begin"/>
      </w:r>
      <w:r w:rsidRPr="009A799D">
        <w:rPr>
          <w:sz w:val="16"/>
        </w:rPr>
        <w:instrText xml:space="preserve"> HYPERLINK "https://www.aspeninstitute.org/publications/worker-training-tax-credit-promoting-greater-employer-investments-in-the-workforce/" \l "_edn4" </w:instrText>
      </w:r>
      <w:r w:rsidRPr="009A799D">
        <w:rPr>
          <w:sz w:val="16"/>
        </w:rPr>
        <w:fldChar w:fldCharType="separate"/>
      </w:r>
      <w:r w:rsidRPr="009A799D">
        <w:rPr>
          <w:rStyle w:val="Hyperlink"/>
          <w:sz w:val="16"/>
        </w:rPr>
        <w:t>[4]</w:t>
      </w:r>
      <w:r w:rsidRPr="009A799D">
        <w:rPr>
          <w:sz w:val="16"/>
        </w:rPr>
        <w:fldChar w:fldCharType="end"/>
      </w:r>
      <w:bookmarkEnd w:id="10"/>
      <w:r w:rsidRPr="009A799D">
        <w:rPr>
          <w:sz w:val="16"/>
        </w:rPr>
        <w:t xml:space="preserve"> A recent U.S. National Academies of Sciences, Engineering, and Medicine report noted, “If workers take on a larger variety of jobs over their career, or if skills requirements shift (whether due to technology or other economic factors), they will need to learn a more diverse set of skills over time.”</w:t>
      </w:r>
      <w:bookmarkStart w:id="11" w:name="_ednref5"/>
      <w:r w:rsidRPr="009A799D">
        <w:rPr>
          <w:sz w:val="16"/>
        </w:rPr>
        <w:fldChar w:fldCharType="begin"/>
      </w:r>
      <w:r w:rsidRPr="009A799D">
        <w:rPr>
          <w:sz w:val="16"/>
        </w:rPr>
        <w:instrText xml:space="preserve"> HYPERLINK "https://www.aspeninstitute.org/publications/worker-training-tax-credit-promoting-greater-employer-investments-in-the-workforce/" \l "_edn5" </w:instrText>
      </w:r>
      <w:r w:rsidRPr="009A799D">
        <w:rPr>
          <w:sz w:val="16"/>
        </w:rPr>
        <w:fldChar w:fldCharType="separate"/>
      </w:r>
      <w:r w:rsidRPr="009A799D">
        <w:rPr>
          <w:rStyle w:val="Hyperlink"/>
          <w:sz w:val="16"/>
        </w:rPr>
        <w:t>[5]</w:t>
      </w:r>
      <w:r w:rsidRPr="009A799D">
        <w:rPr>
          <w:sz w:val="16"/>
        </w:rPr>
        <w:fldChar w:fldCharType="end"/>
      </w:r>
      <w:bookmarkEnd w:id="11"/>
      <w:r w:rsidRPr="009A799D">
        <w:rPr>
          <w:sz w:val="16"/>
        </w:rPr>
        <w:t xml:space="preserve"> And a World Economic Forum report found that by 2020, more than one third of the core skill sets of most occupations will be skills that are not considered crucial to today’s workforce.</w:t>
      </w:r>
      <w:bookmarkStart w:id="12" w:name="_ednref6"/>
      <w:r w:rsidRPr="009A799D">
        <w:rPr>
          <w:sz w:val="16"/>
        </w:rPr>
        <w:fldChar w:fldCharType="begin"/>
      </w:r>
      <w:r w:rsidRPr="009A799D">
        <w:rPr>
          <w:sz w:val="16"/>
        </w:rPr>
        <w:instrText xml:space="preserve"> HYPERLINK "https://www.aspeninstitute.org/publications/worker-training-tax-credit-promoting-greater-employer-investments-in-the-workforce/" \l "_edn6" </w:instrText>
      </w:r>
      <w:r w:rsidRPr="009A799D">
        <w:rPr>
          <w:sz w:val="16"/>
        </w:rPr>
        <w:fldChar w:fldCharType="separate"/>
      </w:r>
      <w:r w:rsidRPr="009A799D">
        <w:rPr>
          <w:rStyle w:val="Hyperlink"/>
          <w:sz w:val="16"/>
        </w:rPr>
        <w:t>[6]</w:t>
      </w:r>
      <w:r w:rsidRPr="009A799D">
        <w:rPr>
          <w:sz w:val="16"/>
        </w:rPr>
        <w:fldChar w:fldCharType="end"/>
      </w:r>
      <w:bookmarkEnd w:id="12"/>
      <w:r w:rsidRPr="009A799D">
        <w:rPr>
          <w:sz w:val="16"/>
        </w:rPr>
        <w:t xml:space="preserve"> In short, the need for workers to access education and training opportunities over the course of their careers should be a key public policy objective. Many in the business community have recognized the need to increase investments to improve worker skills. Corporate leaders, including JPMorgan Chase CEO Jamie Dimon, IBM CEO Ginni Rometty, General Electric CEO Jeffrey Immelt, and Dow Chemical CEO Andrew Liveris have recently called for additional investments in worker training.</w:t>
      </w:r>
      <w:bookmarkStart w:id="13" w:name="_ednref7"/>
      <w:r w:rsidRPr="009A799D">
        <w:rPr>
          <w:sz w:val="16"/>
        </w:rPr>
        <w:fldChar w:fldCharType="begin"/>
      </w:r>
      <w:r w:rsidRPr="009A799D">
        <w:rPr>
          <w:sz w:val="16"/>
        </w:rPr>
        <w:instrText xml:space="preserve"> HYPERLINK "https://www.aspeninstitute.org/publications/worker-training-tax-credit-promoting-greater-employer-investments-in-the-workforce/" \l "_edn7" </w:instrText>
      </w:r>
      <w:r w:rsidRPr="009A799D">
        <w:rPr>
          <w:sz w:val="16"/>
        </w:rPr>
        <w:fldChar w:fldCharType="separate"/>
      </w:r>
      <w:r w:rsidRPr="009A799D">
        <w:rPr>
          <w:rStyle w:val="Hyperlink"/>
          <w:sz w:val="16"/>
        </w:rPr>
        <w:t>[7]</w:t>
      </w:r>
      <w:r w:rsidRPr="009A799D">
        <w:rPr>
          <w:sz w:val="16"/>
        </w:rPr>
        <w:fldChar w:fldCharType="end"/>
      </w:r>
      <w:bookmarkEnd w:id="13"/>
      <w:r w:rsidRPr="009A799D">
        <w:rPr>
          <w:sz w:val="16"/>
        </w:rPr>
        <w:t xml:space="preserve"> Unfortunately, based on the data available, businesses have been investing less in their workers, not more. From 1996 to 2008, the percentage of workers receiving employer-sponsored or on-the-job training fell 42 percent and 36 percent, respectively (see chart below).</w:t>
      </w:r>
      <w:bookmarkStart w:id="14" w:name="_ednref8"/>
      <w:r w:rsidRPr="009A799D">
        <w:rPr>
          <w:sz w:val="16"/>
        </w:rPr>
        <w:fldChar w:fldCharType="begin"/>
      </w:r>
      <w:r w:rsidRPr="009A799D">
        <w:rPr>
          <w:sz w:val="16"/>
        </w:rPr>
        <w:instrText xml:space="preserve"> HYPERLINK "https://www.aspeninstitute.org/publications/worker-training-tax-credit-promoting-greater-employer-investments-in-the-workforce/" \l "_edn8" </w:instrText>
      </w:r>
      <w:r w:rsidRPr="009A799D">
        <w:rPr>
          <w:sz w:val="16"/>
        </w:rPr>
        <w:fldChar w:fldCharType="separate"/>
      </w:r>
      <w:r w:rsidRPr="009A799D">
        <w:rPr>
          <w:rStyle w:val="Hyperlink"/>
          <w:sz w:val="16"/>
        </w:rPr>
        <w:t>[8]</w:t>
      </w:r>
      <w:r w:rsidRPr="009A799D">
        <w:rPr>
          <w:sz w:val="16"/>
        </w:rPr>
        <w:fldChar w:fldCharType="end"/>
      </w:r>
      <w:bookmarkEnd w:id="14"/>
      <w:r w:rsidRPr="009A799D">
        <w:rPr>
          <w:sz w:val="16"/>
        </w:rPr>
        <w:t xml:space="preserve"> This decline was widespread across industries, occupations, and demographic groups.</w:t>
      </w:r>
      <w:bookmarkStart w:id="15" w:name="_ednref9"/>
      <w:r w:rsidRPr="009A799D">
        <w:rPr>
          <w:sz w:val="16"/>
        </w:rPr>
        <w:fldChar w:fldCharType="begin"/>
      </w:r>
      <w:r w:rsidRPr="009A799D">
        <w:rPr>
          <w:sz w:val="16"/>
        </w:rPr>
        <w:instrText xml:space="preserve"> HYPERLINK "https://www.aspeninstitute.org/publications/worker-training-tax-credit-promoting-greater-employer-investments-in-the-workforce/" \l "_edn9" </w:instrText>
      </w:r>
      <w:r w:rsidRPr="009A799D">
        <w:rPr>
          <w:sz w:val="16"/>
        </w:rPr>
        <w:fldChar w:fldCharType="separate"/>
      </w:r>
      <w:r w:rsidRPr="009A799D">
        <w:rPr>
          <w:rStyle w:val="Hyperlink"/>
          <w:sz w:val="16"/>
        </w:rPr>
        <w:t>[9]</w:t>
      </w:r>
      <w:r w:rsidRPr="009A799D">
        <w:rPr>
          <w:sz w:val="16"/>
        </w:rPr>
        <w:fldChar w:fldCharType="end"/>
      </w:r>
      <w:bookmarkEnd w:id="15"/>
      <w:r w:rsidRPr="009A799D">
        <w:rPr>
          <w:sz w:val="16"/>
        </w:rPr>
        <w:t xml:space="preserve"> Between 2003 and 2013, the number of formal programs that combine on-the-job learning with mentorships and classroom education – generally considered to be the most effective programs – fell 40 percent.</w:t>
      </w:r>
      <w:bookmarkStart w:id="16" w:name="_ednref10"/>
      <w:r w:rsidRPr="009A799D">
        <w:rPr>
          <w:sz w:val="16"/>
        </w:rPr>
        <w:fldChar w:fldCharType="begin"/>
      </w:r>
      <w:r w:rsidRPr="009A799D">
        <w:rPr>
          <w:sz w:val="16"/>
        </w:rPr>
        <w:instrText xml:space="preserve"> HYPERLINK "https://www.aspeninstitute.org/publications/worker-training-tax-credit-promoting-greater-employer-investments-in-the-workforce/" \l "_edn10" </w:instrText>
      </w:r>
      <w:r w:rsidRPr="009A799D">
        <w:rPr>
          <w:sz w:val="16"/>
        </w:rPr>
        <w:fldChar w:fldCharType="separate"/>
      </w:r>
      <w:r w:rsidRPr="009A799D">
        <w:rPr>
          <w:rStyle w:val="Hyperlink"/>
          <w:sz w:val="16"/>
        </w:rPr>
        <w:t>[10]</w:t>
      </w:r>
      <w:r w:rsidRPr="009A799D">
        <w:rPr>
          <w:sz w:val="16"/>
        </w:rPr>
        <w:fldChar w:fldCharType="end"/>
      </w:r>
      <w:bookmarkEnd w:id="16"/>
      <w:r w:rsidRPr="009A799D">
        <w:rPr>
          <w:sz w:val="16"/>
        </w:rPr>
        <w:t xml:space="preserve"> While business investment in training has fallen, the public sector has not made up the difference. As a share of Gross Domestic Product (GDP), government spending on training and other programs to help workers navigate job transitions is now just 0.1 percent of GDP, lower than all other OECD countries except for Mexico and Chile and less than half of what it was 30 years ago.</w:t>
      </w:r>
      <w:bookmarkStart w:id="17" w:name="_ednref11"/>
      <w:r w:rsidRPr="009A799D">
        <w:rPr>
          <w:sz w:val="16"/>
        </w:rPr>
        <w:fldChar w:fldCharType="begin"/>
      </w:r>
      <w:r w:rsidRPr="009A799D">
        <w:rPr>
          <w:sz w:val="16"/>
        </w:rPr>
        <w:instrText xml:space="preserve"> HYPERLINK "https://www.aspeninstitute.org/publications/worker-training-tax-credit-promoting-greater-employer-investments-in-the-workforce/" \l "_edn11" </w:instrText>
      </w:r>
      <w:r w:rsidRPr="009A799D">
        <w:rPr>
          <w:sz w:val="16"/>
        </w:rPr>
        <w:fldChar w:fldCharType="separate"/>
      </w:r>
      <w:r w:rsidRPr="009A799D">
        <w:rPr>
          <w:rStyle w:val="Hyperlink"/>
          <w:sz w:val="16"/>
        </w:rPr>
        <w:t>[11]</w:t>
      </w:r>
      <w:r w:rsidRPr="009A799D">
        <w:rPr>
          <w:sz w:val="16"/>
        </w:rPr>
        <w:fldChar w:fldCharType="end"/>
      </w:r>
      <w:bookmarkEnd w:id="17"/>
      <w:r w:rsidRPr="009A799D">
        <w:rPr>
          <w:sz w:val="16"/>
        </w:rPr>
        <w:t xml:space="preserve"> In part, the decline in employer-provided training can be explained by the changing nature of work and specifically, the changes in the employer-employee relationship. A generation ago, when many employees worked at the same company for their entire careers, an investment in worker training would benefit the worker and the company making the investment. As we have discussed in other briefs, workers of all ages are less likely to stay with firms for an extended period of time, and, as the Economist recently noted, “the single, stable career has gone the way of the Rolodex.”</w:t>
      </w:r>
      <w:bookmarkStart w:id="18" w:name="_ednref12"/>
      <w:r w:rsidRPr="009A799D">
        <w:rPr>
          <w:sz w:val="16"/>
        </w:rPr>
        <w:fldChar w:fldCharType="begin"/>
      </w:r>
      <w:r w:rsidRPr="009A799D">
        <w:rPr>
          <w:sz w:val="16"/>
        </w:rPr>
        <w:instrText xml:space="preserve"> HYPERLINK "https://www.aspeninstitute.org/publications/worker-training-tax-credit-promoting-greater-employer-investments-in-the-workforce/" \l "_edn12" </w:instrText>
      </w:r>
      <w:r w:rsidRPr="009A799D">
        <w:rPr>
          <w:sz w:val="16"/>
        </w:rPr>
        <w:fldChar w:fldCharType="separate"/>
      </w:r>
      <w:r w:rsidRPr="009A799D">
        <w:rPr>
          <w:rStyle w:val="Hyperlink"/>
          <w:sz w:val="16"/>
        </w:rPr>
        <w:t>[12]</w:t>
      </w:r>
      <w:r w:rsidRPr="009A799D">
        <w:rPr>
          <w:sz w:val="16"/>
        </w:rPr>
        <w:fldChar w:fldCharType="end"/>
      </w:r>
      <w:bookmarkEnd w:id="18"/>
      <w:r w:rsidRPr="009A799D">
        <w:rPr>
          <w:sz w:val="16"/>
        </w:rPr>
        <w:t xml:space="preserve"> The most recent job tenure data suggests that the average middle-aged male worker is now staying in a job for just over eight years, down from nearly thirteen years in 1983.</w:t>
      </w:r>
      <w:bookmarkStart w:id="19" w:name="_ednref13"/>
      <w:r w:rsidRPr="009A799D">
        <w:rPr>
          <w:sz w:val="16"/>
        </w:rPr>
        <w:fldChar w:fldCharType="begin"/>
      </w:r>
      <w:r w:rsidRPr="009A799D">
        <w:rPr>
          <w:sz w:val="16"/>
        </w:rPr>
        <w:instrText xml:space="preserve"> HYPERLINK "https://www.aspeninstitute.org/publications/worker-training-tax-credit-promoting-greater-employer-investments-in-the-workforce/" \l "_edn13" </w:instrText>
      </w:r>
      <w:r w:rsidRPr="009A799D">
        <w:rPr>
          <w:sz w:val="16"/>
        </w:rPr>
        <w:fldChar w:fldCharType="separate"/>
      </w:r>
      <w:r w:rsidRPr="009A799D">
        <w:rPr>
          <w:rStyle w:val="Hyperlink"/>
          <w:sz w:val="16"/>
        </w:rPr>
        <w:t>[13]</w:t>
      </w:r>
      <w:r w:rsidRPr="009A799D">
        <w:rPr>
          <w:sz w:val="16"/>
        </w:rPr>
        <w:fldChar w:fldCharType="end"/>
      </w:r>
      <w:bookmarkEnd w:id="19"/>
      <w:r w:rsidRPr="009A799D">
        <w:rPr>
          <w:sz w:val="16"/>
        </w:rPr>
        <w:t xml:space="preserve"> </w:t>
      </w:r>
      <w:r w:rsidRPr="009A799D">
        <w:rPr>
          <w:rStyle w:val="StyleUnderline"/>
        </w:rPr>
        <w:t>Fearing that workers will take their new skills to other employers, companies have responded by reducing their investments in training and skill development. This trend exposes a market failure</w:t>
      </w:r>
      <w:r w:rsidRPr="009A799D">
        <w:rPr>
          <w:sz w:val="16"/>
        </w:rPr>
        <w:t xml:space="preserve">. Because the benefits of training reside primarily with the worker rather than with the business, there will always be a portion of the investment that benefits the overall economy but not the business itself. </w:t>
      </w:r>
      <w:r w:rsidRPr="009A799D">
        <w:rPr>
          <w:rStyle w:val="StyleUnderline"/>
        </w:rPr>
        <w:t>The result is less investment in training at the same time as the economy requires a more highly-skilled workforce.</w:t>
      </w:r>
      <w:bookmarkStart w:id="20" w:name="_ednref14"/>
      <w:r w:rsidRPr="009A799D">
        <w:rPr>
          <w:rStyle w:val="StyleUnderline"/>
        </w:rPr>
        <w:fldChar w:fldCharType="begin"/>
      </w:r>
      <w:r w:rsidRPr="009A799D">
        <w:rPr>
          <w:rStyle w:val="StyleUnderline"/>
        </w:rPr>
        <w:instrText xml:space="preserve"> HYPERLINK "https://www.aspeninstitute.org/publications/worker-training-tax-credit-promoting-greater-employer-investments-in-the-workforce/" \l "_edn14" </w:instrText>
      </w:r>
      <w:r w:rsidRPr="009A799D">
        <w:rPr>
          <w:rStyle w:val="StyleUnderline"/>
        </w:rPr>
        <w:fldChar w:fldCharType="separate"/>
      </w:r>
      <w:r w:rsidRPr="009A799D">
        <w:rPr>
          <w:rStyle w:val="StyleUnderline"/>
        </w:rPr>
        <w:t>[14]</w:t>
      </w:r>
      <w:r w:rsidRPr="009A799D">
        <w:rPr>
          <w:rStyle w:val="StyleUnderline"/>
        </w:rPr>
        <w:fldChar w:fldCharType="end"/>
      </w:r>
      <w:bookmarkEnd w:id="20"/>
      <w:r w:rsidRPr="009A799D">
        <w:rPr>
          <w:rStyle w:val="StyleUnderline"/>
        </w:rPr>
        <w:t xml:space="preserve"> This underinvestment justifies public policies to make workforce investments less costly and more attractive to employers. Moreover, many low- and middle-wage workers do not benefit from existing training investments because businesses disproportionately direct training expenditures to the highest-paid and highest-educated workers</w:t>
      </w:r>
      <w:r w:rsidRPr="009A799D">
        <w:rPr>
          <w:sz w:val="16"/>
        </w:rPr>
        <w:t>.</w:t>
      </w:r>
      <w:bookmarkStart w:id="21" w:name="_ednref15"/>
      <w:r w:rsidRPr="009A799D">
        <w:rPr>
          <w:sz w:val="16"/>
        </w:rPr>
        <w:fldChar w:fldCharType="begin"/>
      </w:r>
      <w:r w:rsidRPr="009A799D">
        <w:rPr>
          <w:sz w:val="16"/>
        </w:rPr>
        <w:instrText xml:space="preserve"> HYPERLINK "https://www.aspeninstitute.org/publications/worker-training-tax-credit-promoting-greater-employer-investments-in-the-workforce/" \l "_edn15" </w:instrText>
      </w:r>
      <w:r w:rsidRPr="009A799D">
        <w:rPr>
          <w:sz w:val="16"/>
        </w:rPr>
        <w:fldChar w:fldCharType="separate"/>
      </w:r>
      <w:r w:rsidRPr="009A799D">
        <w:rPr>
          <w:rStyle w:val="Hyperlink"/>
          <w:sz w:val="16"/>
        </w:rPr>
        <w:t>[15]</w:t>
      </w:r>
      <w:r w:rsidRPr="009A799D">
        <w:rPr>
          <w:sz w:val="16"/>
        </w:rPr>
        <w:fldChar w:fldCharType="end"/>
      </w:r>
      <w:bookmarkEnd w:id="21"/>
      <w:r w:rsidRPr="009A799D">
        <w:rPr>
          <w:sz w:val="16"/>
        </w:rPr>
        <w:t xml:space="preserve"> A report from the Hitachi Foundation explains that training investments are often managed as worker benefits, which are also skewed towards higher-paid workers.</w:t>
      </w:r>
      <w:bookmarkStart w:id="22" w:name="_ednref16"/>
      <w:r w:rsidRPr="009A799D">
        <w:rPr>
          <w:sz w:val="16"/>
        </w:rPr>
        <w:fldChar w:fldCharType="begin"/>
      </w:r>
      <w:r w:rsidRPr="009A799D">
        <w:rPr>
          <w:sz w:val="16"/>
        </w:rPr>
        <w:instrText xml:space="preserve"> HYPERLINK "https://www.aspeninstitute.org/publications/worker-training-tax-credit-promoting-greater-employer-investments-in-the-workforce/" \l "_edn16" </w:instrText>
      </w:r>
      <w:r w:rsidRPr="009A799D">
        <w:rPr>
          <w:sz w:val="16"/>
        </w:rPr>
        <w:fldChar w:fldCharType="separate"/>
      </w:r>
      <w:r w:rsidRPr="009A799D">
        <w:rPr>
          <w:rStyle w:val="Hyperlink"/>
          <w:sz w:val="16"/>
        </w:rPr>
        <w:t>[16]</w:t>
      </w:r>
      <w:r w:rsidRPr="009A799D">
        <w:rPr>
          <w:sz w:val="16"/>
        </w:rPr>
        <w:fldChar w:fldCharType="end"/>
      </w:r>
      <w:bookmarkEnd w:id="22"/>
      <w:r w:rsidRPr="009A799D">
        <w:rPr>
          <w:sz w:val="16"/>
        </w:rPr>
        <w:t xml:space="preserve"> This skewed distribution suggests that any policy solution to the training disinvestment problem should target low- and middle-wage workers. </w:t>
      </w:r>
      <w:r w:rsidRPr="009A799D">
        <w:rPr>
          <w:b/>
          <w:bCs/>
          <w:sz w:val="16"/>
        </w:rPr>
        <w:t>PROPOSAL: THE WORKER TRAINING TAX CREDIT</w:t>
      </w:r>
      <w:r w:rsidRPr="009A799D">
        <w:rPr>
          <w:sz w:val="16"/>
        </w:rPr>
        <w:t xml:space="preserve"> To address the decline in employer-provided worker training, </w:t>
      </w:r>
      <w:r w:rsidRPr="009A799D">
        <w:rPr>
          <w:rStyle w:val="StyleUnderline"/>
        </w:rPr>
        <w:t>we propose a business tax credit to offset a portion of the cost of new training activities for non-highly compensated workers</w:t>
      </w:r>
      <w:r w:rsidRPr="009A799D">
        <w:rPr>
          <w:sz w:val="16"/>
        </w:rPr>
        <w:t>. The Worker Training Tax Credit would mirror the policy design of the popular R&amp;D Tax Credit. Businesses would establish a base expenditure level for qualified training expenses, which would be determined by averaging the amounts spent in each of the three years prior to the current tax year.</w:t>
      </w:r>
      <w:bookmarkStart w:id="23" w:name="_ednref17"/>
      <w:r w:rsidRPr="009A799D">
        <w:rPr>
          <w:sz w:val="16"/>
        </w:rPr>
        <w:fldChar w:fldCharType="begin"/>
      </w:r>
      <w:r w:rsidRPr="009A799D">
        <w:rPr>
          <w:sz w:val="16"/>
        </w:rPr>
        <w:instrText xml:space="preserve"> HYPERLINK "https://www.aspeninstitute.org/publications/worker-training-tax-credit-promoting-greater-employer-investments-in-the-workforce/" \l "_edn17" </w:instrText>
      </w:r>
      <w:r w:rsidRPr="009A799D">
        <w:rPr>
          <w:sz w:val="16"/>
        </w:rPr>
        <w:fldChar w:fldCharType="separate"/>
      </w:r>
      <w:r w:rsidRPr="009A799D">
        <w:rPr>
          <w:rStyle w:val="Hyperlink"/>
          <w:sz w:val="16"/>
        </w:rPr>
        <w:t>[17]</w:t>
      </w:r>
      <w:r w:rsidRPr="009A799D">
        <w:rPr>
          <w:sz w:val="16"/>
        </w:rPr>
        <w:fldChar w:fldCharType="end"/>
      </w:r>
      <w:bookmarkEnd w:id="23"/>
      <w:r w:rsidRPr="009A799D">
        <w:rPr>
          <w:sz w:val="16"/>
        </w:rPr>
        <w:t xml:space="preserve"> The value of the tax credit would be 20% of the difference between the current year qualified training expenditure and the base expenditure level. </w:t>
      </w:r>
      <w:r w:rsidRPr="009A799D">
        <w:rPr>
          <w:rStyle w:val="StyleUnderline"/>
        </w:rPr>
        <w:t>The credit would only cover training for non-highly compensated workers</w:t>
      </w:r>
      <w:r w:rsidRPr="009A799D">
        <w:rPr>
          <w:sz w:val="16"/>
        </w:rPr>
        <w:t xml:space="preserve"> (less than $120,000 per year), the standard currently used in the Internal Revenue Code.</w:t>
      </w:r>
      <w:bookmarkStart w:id="24" w:name="_ednref18"/>
      <w:r w:rsidRPr="009A799D">
        <w:rPr>
          <w:sz w:val="16"/>
        </w:rPr>
        <w:fldChar w:fldCharType="begin"/>
      </w:r>
      <w:r w:rsidRPr="009A799D">
        <w:rPr>
          <w:sz w:val="16"/>
        </w:rPr>
        <w:instrText xml:space="preserve"> HYPERLINK "https://www.aspeninstitute.org/publications/worker-training-tax-credit-promoting-greater-employer-investments-in-the-workforce/" \l "_edn18" </w:instrText>
      </w:r>
      <w:r w:rsidRPr="009A799D">
        <w:rPr>
          <w:sz w:val="16"/>
        </w:rPr>
        <w:fldChar w:fldCharType="separate"/>
      </w:r>
      <w:r w:rsidRPr="009A799D">
        <w:rPr>
          <w:rStyle w:val="Hyperlink"/>
          <w:sz w:val="16"/>
        </w:rPr>
        <w:t>[18]</w:t>
      </w:r>
      <w:r w:rsidRPr="009A799D">
        <w:rPr>
          <w:sz w:val="16"/>
        </w:rPr>
        <w:fldChar w:fldCharType="end"/>
      </w:r>
      <w:bookmarkEnd w:id="24"/>
      <w:r w:rsidRPr="009A799D">
        <w:rPr>
          <w:sz w:val="16"/>
        </w:rPr>
        <w:t xml:space="preserve"> Eligible training activities include employer-provided training that leads to an industry-recognized credential.</w:t>
      </w:r>
      <w:bookmarkStart w:id="25" w:name="_ednref19"/>
      <w:r w:rsidRPr="009A799D">
        <w:rPr>
          <w:sz w:val="16"/>
        </w:rPr>
        <w:fldChar w:fldCharType="begin"/>
      </w:r>
      <w:r w:rsidRPr="009A799D">
        <w:rPr>
          <w:sz w:val="16"/>
        </w:rPr>
        <w:instrText xml:space="preserve"> HYPERLINK "https://www.aspeninstitute.org/publications/worker-training-tax-credit-promoting-greater-employer-investments-in-the-workforce/" \l "_edn19" </w:instrText>
      </w:r>
      <w:r w:rsidRPr="009A799D">
        <w:rPr>
          <w:sz w:val="16"/>
        </w:rPr>
        <w:fldChar w:fldCharType="separate"/>
      </w:r>
      <w:r w:rsidRPr="009A799D">
        <w:rPr>
          <w:rStyle w:val="Hyperlink"/>
          <w:sz w:val="16"/>
        </w:rPr>
        <w:t>[19]</w:t>
      </w:r>
      <w:r w:rsidRPr="009A799D">
        <w:rPr>
          <w:sz w:val="16"/>
        </w:rPr>
        <w:fldChar w:fldCharType="end"/>
      </w:r>
      <w:bookmarkEnd w:id="25"/>
      <w:r w:rsidRPr="009A799D">
        <w:rPr>
          <w:sz w:val="16"/>
        </w:rPr>
        <w:t xml:space="preserve"> </w:t>
      </w:r>
      <w:r w:rsidRPr="009A799D">
        <w:rPr>
          <w:rStyle w:val="Emphasis"/>
        </w:rPr>
        <w:t>The credit could also be used to offset the cost of employer spending on training programs authorized under the Workforce Innovation and Opportunity Act.</w:t>
      </w:r>
      <w:bookmarkStart w:id="26" w:name="_ednref20"/>
      <w:r w:rsidRPr="009A799D">
        <w:rPr>
          <w:sz w:val="16"/>
        </w:rPr>
        <w:fldChar w:fldCharType="begin"/>
      </w:r>
      <w:r w:rsidRPr="009A799D">
        <w:rPr>
          <w:sz w:val="16"/>
        </w:rPr>
        <w:instrText xml:space="preserve"> HYPERLINK "https://www.aspeninstitute.org/publications/worker-training-tax-credit-promoting-greater-employer-investments-in-the-workforce/" \l "_edn20" </w:instrText>
      </w:r>
      <w:r w:rsidRPr="009A799D">
        <w:rPr>
          <w:sz w:val="16"/>
        </w:rPr>
        <w:fldChar w:fldCharType="separate"/>
      </w:r>
      <w:r w:rsidRPr="009A799D">
        <w:rPr>
          <w:rStyle w:val="Hyperlink"/>
          <w:sz w:val="16"/>
        </w:rPr>
        <w:t>[20]</w:t>
      </w:r>
      <w:r w:rsidRPr="009A799D">
        <w:rPr>
          <w:sz w:val="16"/>
        </w:rPr>
        <w:fldChar w:fldCharType="end"/>
      </w:r>
      <w:bookmarkEnd w:id="26"/>
      <w:r w:rsidRPr="009A799D">
        <w:rPr>
          <w:sz w:val="16"/>
        </w:rPr>
        <w:t xml:space="preserve"> There may be examples of employer-provided training that do not result in a recognized credential for the employee but is beneficial to the company and the employee. We would encourage policymakers to explore expanding the universe of eligible expenses to cover additional forms of training even if a credential is not the end result of the training. Finally, in order to incentivize both small and large employers, our proposal borrows from the recent modification to the R&amp;D credit that allows small and new businesses to access the credit.</w:t>
      </w:r>
      <w:bookmarkStart w:id="27" w:name="_ednref21"/>
      <w:r w:rsidRPr="009A799D">
        <w:rPr>
          <w:sz w:val="16"/>
        </w:rPr>
        <w:fldChar w:fldCharType="begin"/>
      </w:r>
      <w:r w:rsidRPr="009A799D">
        <w:rPr>
          <w:sz w:val="16"/>
        </w:rPr>
        <w:instrText xml:space="preserve"> HYPERLINK "https://www.aspeninstitute.org/publications/worker-training-tax-credit-promoting-greater-employer-investments-in-the-workforce/" \l "_edn21" </w:instrText>
      </w:r>
      <w:r w:rsidRPr="009A799D">
        <w:rPr>
          <w:sz w:val="16"/>
        </w:rPr>
        <w:fldChar w:fldCharType="separate"/>
      </w:r>
      <w:r w:rsidRPr="009A799D">
        <w:rPr>
          <w:rStyle w:val="Hyperlink"/>
          <w:sz w:val="16"/>
        </w:rPr>
        <w:t>[21]</w:t>
      </w:r>
      <w:r w:rsidRPr="009A799D">
        <w:rPr>
          <w:sz w:val="16"/>
        </w:rPr>
        <w:fldChar w:fldCharType="end"/>
      </w:r>
      <w:bookmarkEnd w:id="27"/>
      <w:r w:rsidRPr="009A799D">
        <w:rPr>
          <w:sz w:val="16"/>
        </w:rPr>
        <w:t xml:space="preserve"> First, small businesses with gross receipts under $5 million in the taxable year and no older than five years would be allowed to use the Worker Training Tax Credit against their payroll tax liability. Small businesses could take this payroll tax credit up to five times, but the overall credit amount is capped at $250,000 in a given tax year.</w:t>
      </w:r>
      <w:bookmarkStart w:id="28" w:name="_ednref22"/>
      <w:r w:rsidRPr="009A799D">
        <w:rPr>
          <w:sz w:val="16"/>
        </w:rPr>
        <w:fldChar w:fldCharType="begin"/>
      </w:r>
      <w:r w:rsidRPr="009A799D">
        <w:rPr>
          <w:sz w:val="16"/>
        </w:rPr>
        <w:instrText xml:space="preserve"> HYPERLINK "https://www.aspeninstitute.org/publications/worker-training-tax-credit-promoting-greater-employer-investments-in-the-workforce/" \l "_edn22" </w:instrText>
      </w:r>
      <w:r w:rsidRPr="009A799D">
        <w:rPr>
          <w:sz w:val="16"/>
        </w:rPr>
        <w:fldChar w:fldCharType="separate"/>
      </w:r>
      <w:r w:rsidRPr="009A799D">
        <w:rPr>
          <w:rStyle w:val="Hyperlink"/>
          <w:sz w:val="16"/>
        </w:rPr>
        <w:t>[22]</w:t>
      </w:r>
      <w:r w:rsidRPr="009A799D">
        <w:rPr>
          <w:sz w:val="16"/>
        </w:rPr>
        <w:fldChar w:fldCharType="end"/>
      </w:r>
      <w:bookmarkEnd w:id="28"/>
      <w:r w:rsidRPr="009A799D">
        <w:rPr>
          <w:sz w:val="16"/>
        </w:rPr>
        <w:t xml:space="preserve"> Second, small businesses would be able to use the Worker Training Tax Credit against the Alternative Minimum Tax. </w:t>
      </w:r>
      <w:r w:rsidRPr="009A799D">
        <w:rPr>
          <w:b/>
          <w:bCs/>
          <w:sz w:val="16"/>
        </w:rPr>
        <w:t>EXAMPLES OF TRAINING TAX INCENTIVES</w:t>
      </w:r>
      <w:r w:rsidRPr="009A799D">
        <w:rPr>
          <w:sz w:val="16"/>
        </w:rPr>
        <w:t xml:space="preserve"> </w:t>
      </w:r>
      <w:r w:rsidRPr="009A799D">
        <w:rPr>
          <w:rStyle w:val="StyleUnderline"/>
        </w:rPr>
        <w:t>There are interesting examples of states, including Connecticut, Georgia, Kentucky, Mississippi, Rhode Island, and Virginia, who have provided businesses with tax incentives for training investments. These incentives range between 5 percent and 50 percent of training expenses.</w:t>
      </w:r>
      <w:bookmarkStart w:id="29" w:name="_ednref23"/>
      <w:r w:rsidRPr="009A799D">
        <w:rPr>
          <w:rStyle w:val="StyleUnderline"/>
        </w:rPr>
        <w:fldChar w:fldCharType="begin"/>
      </w:r>
      <w:r w:rsidRPr="009A799D">
        <w:rPr>
          <w:rStyle w:val="StyleUnderline"/>
        </w:rPr>
        <w:instrText xml:space="preserve"> HYPERLINK "https://www.aspeninstitute.org/publications/worker-training-tax-credit-promoting-greater-employer-investments-in-the-workforce/" \l "_edn23" </w:instrText>
      </w:r>
      <w:r w:rsidRPr="009A799D">
        <w:rPr>
          <w:rStyle w:val="StyleUnderline"/>
        </w:rPr>
        <w:fldChar w:fldCharType="separate"/>
      </w:r>
      <w:r w:rsidRPr="009A799D">
        <w:rPr>
          <w:rStyle w:val="StyleUnderline"/>
        </w:rPr>
        <w:t>[23]</w:t>
      </w:r>
      <w:r w:rsidRPr="009A799D">
        <w:rPr>
          <w:rStyle w:val="StyleUnderline"/>
        </w:rPr>
        <w:fldChar w:fldCharType="end"/>
      </w:r>
      <w:bookmarkEnd w:id="29"/>
      <w:r w:rsidRPr="009A799D">
        <w:rPr>
          <w:rStyle w:val="StyleUnderline"/>
        </w:rPr>
        <w:t xml:space="preserve"> Worker training tax incentives can also be found internationally. For example, Austria </w:t>
      </w:r>
      <w:r w:rsidRPr="009A799D">
        <w:rPr>
          <w:sz w:val="16"/>
        </w:rPr>
        <w:t>provides a 120 percent business deduction for training expenses, as well as a 6 percent credit for companies that aren’t profitable enough to benefit from the deduction. France provides a business credit for entrepreneurs equal to the number of training hours multiplied by the minimum wage. The European Union’s European Centre for the Development of Vocational Training looked at training tax incentives across the European continent and found that these policies encouraged job training and required less administrative overhead than government programs.</w:t>
      </w:r>
      <w:bookmarkStart w:id="30" w:name="_ednref24"/>
      <w:r w:rsidRPr="009A799D">
        <w:rPr>
          <w:sz w:val="16"/>
        </w:rPr>
        <w:fldChar w:fldCharType="begin"/>
      </w:r>
      <w:r w:rsidRPr="009A799D">
        <w:rPr>
          <w:sz w:val="16"/>
        </w:rPr>
        <w:instrText xml:space="preserve"> HYPERLINK "https://www.aspeninstitute.org/publications/worker-training-tax-credit-promoting-greater-employer-investments-in-the-workforce/" \l "_edn24" </w:instrText>
      </w:r>
      <w:r w:rsidRPr="009A799D">
        <w:rPr>
          <w:sz w:val="16"/>
        </w:rPr>
        <w:fldChar w:fldCharType="separate"/>
      </w:r>
      <w:r w:rsidRPr="009A799D">
        <w:rPr>
          <w:rStyle w:val="Hyperlink"/>
          <w:sz w:val="16"/>
        </w:rPr>
        <w:t>[24]</w:t>
      </w:r>
      <w:r w:rsidRPr="009A799D">
        <w:rPr>
          <w:sz w:val="16"/>
        </w:rPr>
        <w:fldChar w:fldCharType="end"/>
      </w:r>
      <w:bookmarkEnd w:id="30"/>
      <w:r w:rsidRPr="009A799D">
        <w:rPr>
          <w:sz w:val="16"/>
        </w:rPr>
        <w:t xml:space="preserve"> Its report did caution that these incentives may subsidize training activities that would have otherwise been done anyway, and </w:t>
      </w:r>
      <w:r w:rsidRPr="009A799D">
        <w:rPr>
          <w:rStyle w:val="StyleUnderline"/>
        </w:rPr>
        <w:t>it recommends that incentives target populations that don’t already have access to training</w:t>
      </w:r>
      <w:r w:rsidRPr="009A799D">
        <w:rPr>
          <w:sz w:val="16"/>
        </w:rPr>
        <w:t>. We believe that our policy design addresses these two concerns. In the United States, two relevant training tax incentives were recently proposed. Representatives Pete Aguilar (D-CA) and Frank LoBiondo (R-NJ) introduced the On-the-Job Training Tax Credit Act of 2015, which would provide companies with 500 or fewer full-time employees a 50 percent tax credit to offset on-the-job employee training, up to $5,000.</w:t>
      </w:r>
      <w:bookmarkStart w:id="31" w:name="_ednref25"/>
      <w:r w:rsidRPr="009A799D">
        <w:rPr>
          <w:sz w:val="16"/>
        </w:rPr>
        <w:fldChar w:fldCharType="begin"/>
      </w:r>
      <w:r w:rsidRPr="009A799D">
        <w:rPr>
          <w:sz w:val="16"/>
        </w:rPr>
        <w:instrText xml:space="preserve"> HYPERLINK "https://www.aspeninstitute.org/publications/worker-training-tax-credit-promoting-greater-employer-investments-in-the-workforce/" \l "_edn25" </w:instrText>
      </w:r>
      <w:r w:rsidRPr="009A799D">
        <w:rPr>
          <w:sz w:val="16"/>
        </w:rPr>
        <w:fldChar w:fldCharType="separate"/>
      </w:r>
      <w:r w:rsidRPr="009A799D">
        <w:rPr>
          <w:rStyle w:val="Hyperlink"/>
          <w:sz w:val="16"/>
        </w:rPr>
        <w:t>[25]</w:t>
      </w:r>
      <w:r w:rsidRPr="009A799D">
        <w:rPr>
          <w:sz w:val="16"/>
        </w:rPr>
        <w:fldChar w:fldCharType="end"/>
      </w:r>
      <w:bookmarkEnd w:id="31"/>
      <w:r w:rsidRPr="009A799D">
        <w:rPr>
          <w:sz w:val="16"/>
        </w:rPr>
        <w:t xml:space="preserve"> And Representative Brenda Lawrence (D-MI) introduced the Promote Workforce Development for the Advancement of Manufacturers Act of 2017, which would allow manufacturing businesses to take a 20% credit for training expenses that exceed 50% of average over past 3 years.</w:t>
      </w:r>
      <w:bookmarkStart w:id="32" w:name="_ednref26"/>
      <w:r w:rsidRPr="009A799D">
        <w:rPr>
          <w:sz w:val="16"/>
        </w:rPr>
        <w:fldChar w:fldCharType="begin"/>
      </w:r>
      <w:r w:rsidRPr="009A799D">
        <w:rPr>
          <w:sz w:val="16"/>
        </w:rPr>
        <w:instrText xml:space="preserve"> HYPERLINK "https://www.aspeninstitute.org/publications/worker-training-tax-credit-promoting-greater-employer-investments-in-the-workforce/" \l "_edn26" </w:instrText>
      </w:r>
      <w:r w:rsidRPr="009A799D">
        <w:rPr>
          <w:sz w:val="16"/>
        </w:rPr>
        <w:fldChar w:fldCharType="separate"/>
      </w:r>
      <w:r w:rsidRPr="009A799D">
        <w:rPr>
          <w:rStyle w:val="Hyperlink"/>
          <w:sz w:val="16"/>
        </w:rPr>
        <w:t>[26]</w:t>
      </w:r>
      <w:r w:rsidRPr="009A799D">
        <w:rPr>
          <w:sz w:val="16"/>
        </w:rPr>
        <w:fldChar w:fldCharType="end"/>
      </w:r>
      <w:bookmarkEnd w:id="32"/>
    </w:p>
    <w:p w:rsidR="007F4EF4" w:rsidRPr="009A799D" w:rsidRDefault="007F4EF4" w:rsidP="004F6BFC"/>
    <w:p w:rsidR="00272B40" w:rsidRPr="009A799D" w:rsidRDefault="00272B40" w:rsidP="004F6BFC">
      <w:pPr>
        <w:pStyle w:val="Heading3"/>
        <w:rPr>
          <w:rFonts w:hint="eastAsia"/>
        </w:rPr>
      </w:pPr>
      <w:r w:rsidRPr="009A799D">
        <w:t>Aff Answers</w:t>
      </w:r>
    </w:p>
    <w:p w:rsidR="00272B40" w:rsidRPr="009A799D" w:rsidRDefault="00272B40" w:rsidP="004F6BFC"/>
    <w:p w:rsidR="00272B40" w:rsidRPr="009A799D" w:rsidRDefault="00272B40" w:rsidP="004F6BFC">
      <w:pPr>
        <w:pStyle w:val="Heading4"/>
        <w:rPr>
          <w:rFonts w:hint="eastAsia"/>
        </w:rPr>
      </w:pPr>
      <w:r w:rsidRPr="009A799D">
        <w:t>Immigration is uniquely key to solve the labor shortage</w:t>
      </w:r>
    </w:p>
    <w:p w:rsidR="00272B40" w:rsidRPr="009A799D" w:rsidRDefault="00272B40" w:rsidP="004F6BFC">
      <w:r w:rsidRPr="009A799D">
        <w:rPr>
          <w:rStyle w:val="Style13ptBold"/>
        </w:rPr>
        <w:t>Minarik &amp; Ferguson 7/6/18 [</w:t>
      </w:r>
      <w:r w:rsidRPr="009A799D">
        <w:rPr>
          <w:sz w:val="16"/>
        </w:rPr>
        <w:t>Joseph, s senior vice president and director of research at the Committee for Economic Development. He served as chief economist at the White House Office of Management and Budget for eight years under President Clinton. He previously worked with Senator Bill Bradley of New Jersey on efforts to reform the federal income tax, which culminated in the Tax Reform Act of 1986. He is coauthor of “Sustaining Capitalism: Bipartisan Solutions to Restore Trust &amp; Prosperity, Caroline L. Ferguson is a researcher at the </w:t>
      </w:r>
      <w:hyperlink r:id="rId265" w:tgtFrame="_blank" w:history="1">
        <w:r w:rsidRPr="009A799D">
          <w:rPr>
            <w:rStyle w:val="Hyperlink"/>
            <w:sz w:val="16"/>
          </w:rPr>
          <w:t>Committee for Economic Development</w:t>
        </w:r>
      </w:hyperlink>
      <w:r w:rsidRPr="009A799D">
        <w:rPr>
          <w:sz w:val="16"/>
        </w:rPr>
        <w:t>, where she is author of the “</w:t>
      </w:r>
      <w:hyperlink r:id="rId266" w:tgtFrame="_blank" w:history="1">
        <w:r w:rsidRPr="009A799D">
          <w:rPr>
            <w:rStyle w:val="Hyperlink"/>
            <w:sz w:val="16"/>
          </w:rPr>
          <w:t>Debt 101 Primer Series</w:t>
        </w:r>
      </w:hyperlink>
      <w:r w:rsidRPr="009A799D">
        <w:rPr>
          <w:sz w:val="16"/>
        </w:rPr>
        <w:t xml:space="preserve">.”, “Immigration is best solution for shortage of workers in America”, </w:t>
      </w:r>
      <w:hyperlink r:id="rId267" w:history="1">
        <w:r w:rsidRPr="009A799D">
          <w:rPr>
            <w:rStyle w:val="Hyperlink"/>
            <w:sz w:val="16"/>
          </w:rPr>
          <w:t>http://thehill.com/opinion/finance/395790-immigration-is-best-solution-for-shortage-of-workers-in-america</w:t>
        </w:r>
      </w:hyperlink>
      <w:r w:rsidRPr="009A799D">
        <w:rPr>
          <w:sz w:val="16"/>
        </w:rPr>
        <w:t>, Published: 7/6/18, Accessed: 7/12/18, RB</w:t>
      </w:r>
      <w:r w:rsidRPr="009A799D">
        <w:t>]</w:t>
      </w:r>
    </w:p>
    <w:p w:rsidR="00272B40" w:rsidRPr="009A799D" w:rsidRDefault="00272B40" w:rsidP="004F6BFC">
      <w:pPr>
        <w:rPr>
          <w:rStyle w:val="StyleUnderline"/>
        </w:rPr>
      </w:pPr>
      <w:r w:rsidRPr="009A799D">
        <w:rPr>
          <w:sz w:val="16"/>
        </w:rPr>
        <w:t xml:space="preserve">The Bureau of Labor Statistics released the June jobs report, which shows that the labor market is tight. </w:t>
      </w:r>
      <w:r w:rsidRPr="009A799D">
        <w:rPr>
          <w:rStyle w:val="StyleUnderline"/>
        </w:rPr>
        <w:t>American companies are looking for workers.</w:t>
      </w:r>
      <w:r w:rsidRPr="009A799D">
        <w:rPr>
          <w:sz w:val="16"/>
        </w:rPr>
        <w:t xml:space="preserve"> In fact, nonfarm payroll employment increased by 213,000, which gives us a total of 2.4 million more jobs in the last year alone. </w:t>
      </w:r>
      <w:r w:rsidRPr="009A799D">
        <w:rPr>
          <w:rStyle w:val="StyleUnderline"/>
        </w:rPr>
        <w:t>One affordable and perhaps even desirable solution to continue to fill the jobs that are opening at a steady pace is to increase immigration.</w:t>
      </w:r>
      <w:r w:rsidRPr="009A799D">
        <w:rPr>
          <w:sz w:val="16"/>
        </w:rPr>
        <w:t xml:space="preserve"> As the heated debate continues on both sides of the aisle on this issue, the president emphasized that the administration is “working very hard on immigration.” He said his team is tackling it like the administration “dealt with an economy heading in the wrong direction.” </w:t>
      </w:r>
      <w:r w:rsidRPr="009A799D">
        <w:rPr>
          <w:rStyle w:val="StyleUnderline"/>
        </w:rPr>
        <w:t>This president, like others before him, has often used the economy as a reason to limit immigration to the United States, arguing that immigrants take American jobs. Yet, many contend that the dichotomy between immigration and a strong economy is a false one</w:t>
      </w:r>
      <w:r w:rsidRPr="009A799D">
        <w:rPr>
          <w:sz w:val="16"/>
        </w:rPr>
        <w:t xml:space="preserve">. </w:t>
      </w:r>
      <w:r w:rsidRPr="009A799D">
        <w:rPr>
          <w:rStyle w:val="Emphasis"/>
        </w:rPr>
        <w:t xml:space="preserve">In fact, most modern economists would argue that increased immigration is the key to solving labor shortage problem facing our country. </w:t>
      </w:r>
      <w:r w:rsidRPr="009A799D">
        <w:rPr>
          <w:sz w:val="16"/>
        </w:rPr>
        <w:t>The United States is going through painful demographic change</w:t>
      </w:r>
      <w:r w:rsidRPr="009A799D">
        <w:rPr>
          <w:rStyle w:val="Emphasis"/>
        </w:rPr>
        <w:t>. By 2035, people over the age of 65 will outnumber people under the age of 18 for the first time in American history. This has numerous adverse consequences for the U.S. economy, from the Social Security and Medicare trust funds to the broader issue of the public debt</w:t>
      </w:r>
      <w:r w:rsidRPr="009A799D">
        <w:rPr>
          <w:rStyle w:val="StyleUnderline"/>
        </w:rPr>
        <w:t>. The aging of the population leaves fewer people to contribute taxes to Social Security and Medicare, while there are more recipients of both. This year, Social Security costs are predicted to exceed its income, meaning the government would have to tap into its trust fund</w:t>
      </w:r>
      <w:r w:rsidRPr="009A799D">
        <w:rPr>
          <w:sz w:val="16"/>
        </w:rPr>
        <w:t xml:space="preserve">. Social Security and Medicare experts have forecasted that the reserves will be empty by 2034. Workers who contribute their hard earned wages to these programs may not see the benefits that they have been told to expect. </w:t>
      </w:r>
      <w:r w:rsidRPr="009A799D">
        <w:rPr>
          <w:rStyle w:val="StyleUnderline"/>
        </w:rPr>
        <w:t>There is a particularly large need for health aides and nurses</w:t>
      </w:r>
      <w:r w:rsidRPr="009A799D">
        <w:rPr>
          <w:sz w:val="16"/>
        </w:rPr>
        <w:t xml:space="preserve">. The United States will need 2.3 million new health workers by 2025 to take care of its aging population. In June alone, employment in health care rose by 25,000 jobs. </w:t>
      </w:r>
      <w:r w:rsidRPr="009A799D">
        <w:rPr>
          <w:rStyle w:val="StyleUnderline"/>
        </w:rPr>
        <w:t>Who are the health care workers of today? They are immigrants</w:t>
      </w:r>
      <w:r w:rsidRPr="009A799D">
        <w:rPr>
          <w:sz w:val="16"/>
        </w:rPr>
        <w:t xml:space="preserve">. In fact, they represent 24 percent of the least skilled care workers and 28 percent of the highest skilled care workers. Beyond just health care and Social Security, </w:t>
      </w:r>
      <w:r w:rsidRPr="009A799D">
        <w:rPr>
          <w:rStyle w:val="StyleUnderline"/>
        </w:rPr>
        <w:t>the United States desperately needs more workers to protect its fiscal health</w:t>
      </w:r>
      <w:r w:rsidRPr="009A799D">
        <w:rPr>
          <w:sz w:val="16"/>
        </w:rPr>
        <w:t>. It will come as no surprise that the nation has a public debt problem. This problem arises, for the most part, from large spending costs and relatively low GDP growth. If the United States allows 100,000 more working age immigrants each year, the nation gets a free infusion of human capital that would otherwise cost $47 billion to obtain through education and child rearing spending for U.S. born workers</w:t>
      </w:r>
      <w:r w:rsidRPr="009A799D">
        <w:rPr>
          <w:rStyle w:val="StyleUnderline"/>
        </w:rPr>
        <w:t>. It has been estimated that the presence of immigrant workers, both legal and illegal, already makes the GDP about 11 percent larger each year than it would be without them. The most recent administration policy has focused on illegal immigration, but even those in the country illegally play a significant role in the U.S. economy. Our civilian labor force contains an estimated 8 million unauthorized immigrant workers</w:t>
      </w:r>
      <w:r w:rsidRPr="009A799D">
        <w:rPr>
          <w:sz w:val="16"/>
        </w:rPr>
        <w:t xml:space="preserve">. That is a noteworthy 5 percent of the American labor force. These workers pay more than $13 billion annually in payroll taxes, according data from the Social Security Administration. Undocumented immigrants even make our Social Security system more solvent, as they pay into it, but they cannot collect the benefits. The immigration system certainly is far from perfect. </w:t>
      </w:r>
      <w:r w:rsidRPr="009A799D">
        <w:rPr>
          <w:rStyle w:val="StyleUnderline"/>
        </w:rPr>
        <w:t>However, the administration and others should be careful before taking a strong stance against immigration while simultaneously boasting about our economic prospects. In the end, we cannot have a economic growth without labor force growth. The latest jobs report only confirms that a strong economy and increased immigration are not diametrically opposed.</w:t>
      </w:r>
    </w:p>
    <w:p w:rsidR="00272B40" w:rsidRPr="009A799D" w:rsidRDefault="00272B40" w:rsidP="004F6BFC">
      <w:pPr>
        <w:pStyle w:val="Heading4"/>
        <w:rPr>
          <w:rStyle w:val="Style13ptBold"/>
          <w:rFonts w:hint="eastAsia"/>
          <w:b/>
          <w:bCs w:val="0"/>
        </w:rPr>
      </w:pPr>
      <w:r w:rsidRPr="009A799D">
        <w:t>Pell Grants don’t work – most students don’t even graduate</w:t>
      </w:r>
    </w:p>
    <w:p w:rsidR="00272B40" w:rsidRPr="009A799D" w:rsidRDefault="00272B40" w:rsidP="004F6BFC">
      <w:pPr>
        <w:rPr>
          <w:rStyle w:val="Style13ptBold"/>
        </w:rPr>
      </w:pPr>
      <w:r w:rsidRPr="009A799D">
        <w:rPr>
          <w:rStyle w:val="Style13ptBold"/>
        </w:rPr>
        <w:t>Butrymowicz 15 [</w:t>
      </w:r>
      <w:r w:rsidRPr="009A799D">
        <w:rPr>
          <w:sz w:val="18"/>
        </w:rPr>
        <w:t xml:space="preserve">Sarah, Butrymowicz is data editor at the Hechinger Report, covering K-12 education across the country. Her work has appeared in The Washington Post and the Los Angeles Times, as well as on Time.com and NBCNews.com., “Billions in Pell Grants go to students who never graduate”, </w:t>
      </w:r>
      <w:hyperlink r:id="rId268" w:history="1">
        <w:r w:rsidRPr="009A799D">
          <w:rPr>
            <w:rStyle w:val="Hyperlink"/>
            <w:sz w:val="18"/>
          </w:rPr>
          <w:t>https://www.pbs.org/newshour/education/billions-pell-grants-go-students-never-graduate</w:t>
        </w:r>
      </w:hyperlink>
      <w:r w:rsidRPr="009A799D">
        <w:rPr>
          <w:sz w:val="18"/>
        </w:rPr>
        <w:t>, Published: Aug 17, 2015, Accessed: 7/12/2018, RB</w:t>
      </w:r>
      <w:r w:rsidRPr="009A799D">
        <w:t>]</w:t>
      </w:r>
    </w:p>
    <w:p w:rsidR="00272B40" w:rsidRPr="009A799D" w:rsidRDefault="00272B40" w:rsidP="004F6BFC"/>
    <w:p w:rsidR="00272B40" w:rsidRPr="009A799D" w:rsidRDefault="00272B40" w:rsidP="004F6BFC">
      <w:pPr>
        <w:rPr>
          <w:sz w:val="16"/>
        </w:rPr>
      </w:pPr>
      <w:r w:rsidRPr="009A799D">
        <w:rPr>
          <w:sz w:val="16"/>
        </w:rPr>
        <w:t>She was in the second semester of her freshman year at the University of California, Berkeley, when Monica Mata started to worry she might never make it to graduation. But Mata managed to overcome academic struggles and personal challenges to reach her junior year, and now she’s confident she’ll graduate, thanks in part to help from a federal Pell grant based on her family’s low income. If she does get to the finish line, she will avoid the fate of a huge proportion of her fellow recipients of federal Pell grants.</w:t>
      </w:r>
      <w:r w:rsidRPr="009A799D">
        <w:rPr>
          <w:rStyle w:val="Emphasis"/>
        </w:rPr>
        <w:t xml:space="preserve"> A Hechinger Report analysis of Pell grant graduation rate data from a cross section of colleges and universities — which is not otherwise publicly reported anywhere — suggests that billions of dollars in taxpayer-funded Pell grants nationwide go to students who never earn degrees. And while some schools with large numbers of Pell recipients have strong graduation rates for those students, the ones receiving the biggest share of the money often do not.</w:t>
      </w:r>
      <w:r w:rsidRPr="009A799D">
        <w:rPr>
          <w:sz w:val="16"/>
        </w:rPr>
        <w:t xml:space="preserve"> The government itself does not collect this data, meaning that, since 2000, </w:t>
      </w:r>
      <w:r w:rsidRPr="009A799D">
        <w:rPr>
          <w:rStyle w:val="StyleUnderline"/>
        </w:rPr>
        <w:t>taxpayers have spent $300 billion on Pell grants — the nation’s single most expensive education program, awarded based on family earnings to help low-income students get access to higher educations — with no way of knowing how many of the recipients ever actually earned degrees.</w:t>
      </w:r>
      <w:r w:rsidRPr="009A799D">
        <w:rPr>
          <w:sz w:val="16"/>
        </w:rPr>
        <w:t xml:space="preserve"> In a quirk of federal policy, individual institutions do have to disclose the graduation rates of their students who receive Pell grants, when asked. And while some resisted doing so, or released them only in response to public-record requests, </w:t>
      </w:r>
      <w:r w:rsidRPr="009A799D">
        <w:rPr>
          <w:rStyle w:val="StyleUnderline"/>
        </w:rPr>
        <w:t>the Hechinger analysis of 32 of the largest private and 50 of the largest public universities — and tens of thousands of Pell grant students — shows that more than a third of Pell recipients at those schools hadn’t earned degrees even after six years</w:t>
      </w:r>
      <w:r w:rsidRPr="009A799D">
        <w:rPr>
          <w:sz w:val="16"/>
        </w:rPr>
        <w:t xml:space="preserve">. “We’re talking huge amounts of money and huge numbers of people,” said Richard Vedder, an economist and director of the Center for College Affordability and Productivity. Pell grants cost taxpayers $31.4 billion in fiscal year 2015, more than double what was spent on them in 2007. Since then, the maximum award has increased by more than $1,200 per student per year and the number of students applying for the grants is up by 7 million. The program has grown so fast that Republicans have proposed freezing the maximum annual Pell award at the current $5,775 for the next 10 years. The money given to the students first goes to the college to pay tuition and fees, and anything left over can be used for books and living expenses. Unlike loans, Pell grants do not have to be repaid, whether or not a student ever graduates. Most recipients of Pell grants come from families earning less than $40,000 a year. In January 2014, Congress gave the Department of Education 120 days to produce, for the first time, Pell grant graduation rates for every university and college in the country. The department finally released the months-overdue report in November, but did not break down the information by institution, citing problems with the data, and was only able to analyze 70 percent of Pell recipients. Only 39 percent of the 1.7 million students in its sample earned a bachelor’s degree in six years. But every college should already know Pell grant graduation rates. The 2008 Higher Education Opportunity Act requires them to tell prospective students the graduation rates of Pell recipients if asked, but does not require that they give those figures to the U.S. Department of Education. The federal education data system has no plans to collect the information from schools, and does not enforce the disclosure mandate. “I don’t think that anybody has checked on whether [the schools] are doing what they’re supposed to be doing. That’s partly why these policies don’t work,” said Andrew Kelly, a resident scholar at the American Enterprise Institute who coauthored a 2011 study that found just a quarter of a randomly selected group of 150 schools provided their Pell grant graduation rates when asked. When the Hechinger Report asked the nation’s 50 largest public and 50 largest private colleges and universities for the data, several private universities repeatedly ignored the requests; 32 ultimately responded. One, the University of Dayton refused to disclose the figure on the grounds that the request came from a media outlet and not a student. Several public universities required formal public-records requests; one, the University of Texas at Austin, charged $54 for the information. (Its six-year graduation rate for Pell recipients was 45.4 percent.) Of those schools that did respond, the average six-year graduation rate for all students was 70 percent, higher than the national average of 59 percent. For Pell grant recipients, the graduation rate was 66 percent. </w:t>
      </w:r>
      <w:r w:rsidRPr="009A799D">
        <w:rPr>
          <w:rStyle w:val="Emphasis"/>
        </w:rPr>
        <w:t xml:space="preserve">The more Pell students an institution enrolls, these statistics show, the lower their likelihood of graduating. </w:t>
      </w:r>
      <w:r w:rsidRPr="009A799D">
        <w:rPr>
          <w:sz w:val="16"/>
        </w:rPr>
        <w:t xml:space="preserve">Of the six schools in our sample with more than half of the student body receiving Pell grants, the highest graduation rate for those students in six years was 57 percent, at Georgia State University. By contrast, of the eight schools where Pell students made up only 15 percent of the student body, the lowest graduation rate was 77 percent at the University of Maryland College Park. </w:t>
      </w:r>
      <w:r w:rsidRPr="009A799D">
        <w:rPr>
          <w:rStyle w:val="StyleUnderline"/>
        </w:rPr>
        <w:t>There are many reasons students who receive Pell grants never finish. At many universities and colleges, the money doesn’t cover the full cost of tuition, fees, and other expenses, and some students don’t have the resources to pay the rest. Others arrive from low-performing public high schools less well prepared than their higher-income classmates</w:t>
      </w:r>
      <w:r w:rsidRPr="009A799D">
        <w:rPr>
          <w:sz w:val="16"/>
        </w:rPr>
        <w:t xml:space="preserve">. Whatever the reason, there’s no central database to consult to know what taxpayers are getting for their $31.4 billion-a-year investment, or for Pell students and their parents to easily compare their likely success at one institution versus another. At 15 of the 82 colleges and universities studied by Hechinger, Pell recipients graduated at a higher rate than their classmates who did not receive Pell grants, though at only nine of those schools was the difference larger than 1 percentage point. At Lindenwood University, in Missouri, for instance, 60 percent of Pell Grant students graduated, compared to 45 percent of all students. At Utah’s Weber State University, the Pell graduation rate was 48 percent, five percentage points higher than for the total student body. But at a much higher number of schools, the graduation rate for students receiving Pell grants lagged far behind that for other students. At the University of Alabama, where 18 percent of students get Pell grants, just over half of the Pell recipients graduated in six years, compared to 67 percent of all students. Forty percent of Liberty University students get the federal grant, but only half of them graduate within six years, compared to 68 percent of all students at the Virginia-based school. </w:t>
      </w:r>
      <w:r w:rsidRPr="009A799D">
        <w:rPr>
          <w:rStyle w:val="StyleUnderline"/>
        </w:rPr>
        <w:t xml:space="preserve">The graduation rate alone isn’t enough to know how much federal Pell money is going to students who don’t earn degrees. </w:t>
      </w:r>
      <w:r w:rsidRPr="009A799D">
        <w:rPr>
          <w:sz w:val="16"/>
        </w:rPr>
        <w:t>Calculating that would require knowing the award amounts and how long a student was enrolled before dropping out. But it would be useful information to have, experts said, particularly for low-income students trying to pick a school where they would be most likely to succeed. “Right now, there’s not really a way for students to evaluate, ‘How does a student like me do at this institution?’” said Carrie Warick, director of partnerships and policy for the National College Access Network. She and many others said that if schools are following the disclosure rules required by the Higher Education Opportunity Act, it shouldn’t be difficult to incorporate that number into federal data reporting systems. “There’s a real concern in Congress about not increasing burden,” Warick said. “This shouldn’t create an additional burden. They’re already supposed to be tracking this information.” In fact, the National Center for Education Statistics, the branch of the Department of Education that collects and publishes data from colleges, did an internal review of Pell grant graduation rates by institution in 2006 that was not publicly distributed, according to Mark Schneider, who was the commissioner of NCES at the time. “I was just trying to do a proof of concept,” Schneider said. “I showed it could be done and it could have been done years ago.” Now a vice president at the American Institutes for Research, Schneider said he still believes that someday these numbers will be published and easily accessible. But while that may be good news for students, not everyone will be happy about it, he said. “I believe that one of the things that’s going to happen when we get Pell graduation rates,” he said, is that “we’re going to be really, really sorry we have them because they’re going to be so bad.”</w:t>
      </w:r>
    </w:p>
    <w:p w:rsidR="00272B40" w:rsidRPr="009A799D" w:rsidRDefault="00272B40" w:rsidP="004F6BFC">
      <w:pPr>
        <w:pStyle w:val="Heading4"/>
        <w:rPr>
          <w:rFonts w:hint="eastAsia"/>
        </w:rPr>
      </w:pPr>
      <w:r w:rsidRPr="009A799D">
        <w:t>Tax credits are actually worse for employers and drag the nation’s growth</w:t>
      </w:r>
    </w:p>
    <w:p w:rsidR="00272B40" w:rsidRPr="009A799D" w:rsidRDefault="00272B40" w:rsidP="004F6BFC">
      <w:pPr>
        <w:rPr>
          <w:rStyle w:val="Style13ptBold"/>
        </w:rPr>
      </w:pPr>
      <w:r w:rsidRPr="009A799D">
        <w:rPr>
          <w:rStyle w:val="Style13ptBold"/>
        </w:rPr>
        <w:t>ITEP 13 [</w:t>
      </w:r>
      <w:r w:rsidRPr="009A799D">
        <w:rPr>
          <w:sz w:val="18"/>
        </w:rPr>
        <w:t xml:space="preserve">Institute on Taxation and Economic Policy, “Tax Incentives: Costly for States, Drag on the Nation”, </w:t>
      </w:r>
      <w:hyperlink r:id="rId269" w:history="1">
        <w:r w:rsidRPr="009A799D">
          <w:rPr>
            <w:rStyle w:val="Hyperlink"/>
            <w:sz w:val="18"/>
          </w:rPr>
          <w:t>https://itep.org/tax-incentives-costly-for-states-drag-on-the-nation/</w:t>
        </w:r>
      </w:hyperlink>
      <w:r w:rsidRPr="009A799D">
        <w:rPr>
          <w:sz w:val="18"/>
        </w:rPr>
        <w:t>, Published: August 14, 2013, Accessed: 7/12/18, RB</w:t>
      </w:r>
      <w:r w:rsidRPr="009A799D">
        <w:t>]</w:t>
      </w:r>
    </w:p>
    <w:p w:rsidR="00272B40" w:rsidRPr="009A799D" w:rsidRDefault="00272B40" w:rsidP="004F6BFC">
      <w:pPr>
        <w:rPr>
          <w:sz w:val="16"/>
        </w:rPr>
      </w:pPr>
      <w:r w:rsidRPr="009A799D">
        <w:rPr>
          <w:sz w:val="16"/>
        </w:rPr>
        <w:t xml:space="preserve">Tax incentives are intended to spur economic growth that would not have otherwise occurred. More specifically, these narrowly targeted tax breaks are usually offered in an attempt to convince businesses to relocate, hire, and/or invest within a state’s borders. But </w:t>
      </w:r>
      <w:r w:rsidRPr="009A799D">
        <w:rPr>
          <w:rStyle w:val="StyleUnderline"/>
        </w:rPr>
        <w:t>state and local tax incentives come at an enormous cost.</w:t>
      </w:r>
      <w:r w:rsidRPr="009A799D">
        <w:rPr>
          <w:sz w:val="16"/>
        </w:rPr>
        <w:t xml:space="preserve"> While a comprehensive accounting of these programs is impossible, the best available estimates suggest that states and localities are devoting some $50 billion to tax incentives every year.[i] Unfortunately, </w:t>
      </w:r>
      <w:r w:rsidRPr="009A799D">
        <w:rPr>
          <w:rStyle w:val="Emphasis"/>
        </w:rPr>
        <w:t>despite the enormous expenditures being made on these programs, the evidence suggests that tax incentives are of little benefit to the states and localities that offer them, and that they are actually a drag on national economic growth</w:t>
      </w:r>
      <w:r w:rsidRPr="009A799D">
        <w:rPr>
          <w:sz w:val="16"/>
        </w:rPr>
        <w:t xml:space="preserve">. Tax Incentives Face Many Pitfalls The academic literature indicates that states are significantly limited in their ability to influence business behavior through tax incentives, and that spurring true economic growth through the use of incentives is even more difficult.[ii] Despite the hopes of lawmakers and their constituents, there are simply too many ways in which tax incentives can fail to live up to their stated goals.[iii] 1. Windfall benefits: </w:t>
      </w:r>
      <w:r w:rsidRPr="009A799D">
        <w:rPr>
          <w:rStyle w:val="StyleUnderline"/>
        </w:rPr>
        <w:t xml:space="preserve">Tax incentives are rarely the deciding factor in whether a business chooses to hire or invest within a state’s borders. </w:t>
      </w:r>
      <w:r w:rsidRPr="009A799D">
        <w:rPr>
          <w:sz w:val="16"/>
        </w:rPr>
        <w:t xml:space="preserve">State and local taxes are only a small part of the cost of doing business—about 1.8 percent on average.[iv] Even large tax reductions are therefore of limited impact to a firm’s balance sheet. Based on the “consensus” estimates in the academic literature about the responsiveness of business decisions to taxes, as many as 9 out of 10 hiring and investment decisions subsidized with tax incentives would have occurred even if the incentive did not exist.[v] These large and mostly unavoidable windfall benefits significantly reduce the cost-effectiveness of virtually every tax incentive. 2. Runaway benefits: Given the interconnected nature of the U.S. economy, it is impossible to design a tax incentive so that its benefits remain entirely in-state. Even in the rare cases where tax incentives are the deciding factor in a business’ decision to hire or invest, the incentive’s benefits will quickly leak outside of a state’s borders if, for example, the company purchases equipment manufactured outside of the state. Similarly, current residents may see little benefit from an incentive if the incentivized company hires non-residents to fill its new job openings, especially since bringing in workers from outside the state creates new pressures on government services.[vi] </w:t>
      </w:r>
      <w:r w:rsidRPr="009A799D">
        <w:rPr>
          <w:rStyle w:val="StyleUnderline"/>
        </w:rPr>
        <w:t>Moreover, given that the federal government allows businesses to deduct many of their state and local tax payments, many tax incentives can actually trigger a federal tax increase for the companies receiving the incentive.</w:t>
      </w:r>
      <w:r w:rsidRPr="009A799D">
        <w:rPr>
          <w:sz w:val="16"/>
        </w:rPr>
        <w:t xml:space="preserve"> Up to a third of the amount that states and localities spend on tax incentives can flow into the federal government’s coffers in this way.[vii] 3. Displacement, not growth: </w:t>
      </w:r>
      <w:r w:rsidRPr="009A799D">
        <w:rPr>
          <w:rStyle w:val="StyleUnderline"/>
        </w:rPr>
        <w:t>One company’s gain is often another company’s loss.</w:t>
      </w:r>
      <w:r w:rsidRPr="009A799D">
        <w:rPr>
          <w:sz w:val="16"/>
        </w:rPr>
        <w:t xml:space="preserve"> </w:t>
      </w:r>
      <w:r w:rsidRPr="009A799D">
        <w:rPr>
          <w:rStyle w:val="StyleUnderline"/>
        </w:rPr>
        <w:t>In the case of retail, as much as 90 percent of the apparent direct benefits of tax incentives are offset by losses among the subsidized retailer’s local competitors</w:t>
      </w:r>
      <w:r w:rsidRPr="009A799D">
        <w:rPr>
          <w:sz w:val="16"/>
        </w:rPr>
        <w:t xml:space="preserve">.[viii] While this figure is likely to be lower for industries serving a more national market, states constantly run the risk of harming existing businesses within their borders when they attempt to give some companies a competitive edge through the use of tax incentives. Local tax incentives are particularly troublesome in this regard, as job or investment growth that one locality might consider “new” is often simply “poached” from another locality in the same state.[ix] 4. Neglected alternatives: The $50 billion in state and local tax incentives offered every year must be paid for somehow, and oftentimes that means reductions in the public services that businesses use every day. The net economic impact of a tax incentive depends critically on how those funds would have otherwise been used. If offering more tax incentives requires spending less on public education, congestion-relieving infrastructure projects, workforce development, police and fire protection, or high technology initiatives at public universities, the overall impact on a state’s economy could actually be negative. While the long-term economic benefits of education and infrastructure investments may not be as flashy as incentive-backed ribbon-cutting ceremonies, these investments are even more fundamental to any successful economy. 5. The wrong signal: While small tax incentives are unlikely to affect business behavior, large tax incentives can harm a state or locality’s reputation. Business owners sometimes interpret the presence of lucrative incentives as a signal that a location may have other serious weaknesses, or that the government is mismanaged or desperate.[x] A National Perspective From the perspective of individual states and localities, the evidence regarding the ineffectiveness of tax incentives is fairly clear. Even clearer, however, is the folly of these incentives when viewed from a national perspective. State tax incentives are often described as a zero-sum game in the aggregate, but as the below discussion indicates, the reality is probably even more grim. 1. Zero-sum game: To the extent that state and local tax incentives affect business behavior at all, they are much more likely to reshuffle investment between geographic areas than they are to spur genuinely new economic activity.[xi] </w:t>
      </w:r>
      <w:r w:rsidRPr="009A799D">
        <w:rPr>
          <w:rStyle w:val="StyleUnderline"/>
        </w:rPr>
        <w:t>But while luring a company away from its current location may be of benefit to the state in which the company relocates, it is clearly of no help to the national econom</w:t>
      </w:r>
      <w:r w:rsidRPr="009A799D">
        <w:rPr>
          <w:sz w:val="16"/>
        </w:rPr>
        <w:t xml:space="preserve">y. In recent years, businesses have become increasingly adept at playing states and localities off of each other in order to extract the most lucrative tax incentive packages possible. This competition sometimes becomes so intense that states have found themselves offering incentives not to spur new growth, but simply to retain the businesses already located within their borders.[xii] 2. Inefficient business decisions: From the perspective of economic efficiency, any tax incentive that actually manages to affect a business’ location decision is likely to be a drag on the national economy. This is because when incentives affect behavior, they do so by encouraging businesses to locate in areas that would not otherwise be optimal—including areas that are located farther away from important markets or infrastructure, or from the best possible employee talent pool. As a result, incentives can cause businesses to consume more energy or infrastructure resources than they otherwise would, and can contribute to excessive sprawl, traffic congestion, pollution, and other negative outcomes. Moreover, in cases where incentives cause a company to abandon a previous facility where public investments have already been made to accommodate it, those investments may be wasted at the old location and must be duplicated at the new one. 3. Weakened economic foundation: As indicated above, </w:t>
      </w:r>
      <w:r w:rsidRPr="009A799D">
        <w:rPr>
          <w:rStyle w:val="StyleUnderline"/>
        </w:rPr>
        <w:t xml:space="preserve">the presence of tax incentives can lead to cuts in state and local services that are central to the success of the American economy. If states’ decisions to spend scarce public resources on tax incentives lead to a less educated citizenry or a deterioration in infrastructure quality, the results will be felt throughout the country. A tax incentive civil war is a costly distraction from the country’s economic fundamentals. </w:t>
      </w:r>
      <w:r w:rsidRPr="009A799D">
        <w:rPr>
          <w:sz w:val="16"/>
        </w:rPr>
        <w:t>Recommendations Given their extremely limited economic benefits, states and localities should sharply reduce their reliance on tax incentives and should work with neighboring states and the federal government to accomplish this goal. Even the best designed tax incentives suffer from the problems of windfall benefits, out-of-state benefits, and the other pitfalls identified above. To the extent that states and localities insist on continuing to offer incentives, those programs should be redesigned in order to reduce their susceptibility to these common pitfalls, and they should be closely scrutinized in order to weed out or reform the least effective programs. [xiii] 1. Curtail use of tax incentives: Despite their ineffectiveness, unilaterally cutting back on the use of tax incentives can be politically challenging if it creates the impression that elected officials are not doing everything in their power to help their state compete in the national economy. Accordingly, states should seek out opportunities to partner with their neighbors in amicably ending the worst aspects of the tax incentive arms race. Business leaders in the bi-state Kansas City community recently called on their elected officials to do just this, urging that Missouri and Kansas lawmakers work together to end the practice of luring businesses back-and-forth across the state line with expensive incentive packages.[xiv] A more comprehensive version of this sort of agreement would require that states lobby the federal government to get involved, possibly by cutting back on grants in aid to states that do not revise their tax incentive programs to target job creation that it truly new, rather than just “new to the state.”[xv] 2. Improve tax incentive design: Given that tax incentives are unlikely to disappear any time soon, lawmakers should ensure their incentives are designed so as to minimize their vulnerability to the pitfalls identified above. Accomplishing this goal means requiring that the jobs created with tax incentive dollars come with a living wage and benefits so that the employees of subsidized companies do not have to rely on government programs like food stamps and Medicaid to survive. Moreover, the incentives should be targeted toward the localities and regions most in need of an economic boost, and toward areas where adequate transit options exist so that lower-income workers without vehicles can benefit from any new jobs created. All tax incentives should also include a “clawback” provision, or money-back guarantee, where the government recoups the incentive payment if the business fails to live up to its job creation or investment promises.[xvi] Finally, most tax incentives should include a cap on their overall size to ensure that the program doesn’t grow far beyond the amount that lawmakers intended.[xvii] 3. Put remaining incentives under the microscope: Given all the potential pitfalls facing tax incentives, even a comparatively well-designed incentive program can yield disappointing results. Because of this, it’s important to monitor the effects of all incentives on an ongoing basis in order to identify particularly ineffective programs. Accomplishing this goal requires disclosing basic data about the impact of the incentive, including which companies benefited, how many jobs they added, how well those jobs paid, and any other related outcomes.[xviii] But lawmakers should also go beyond basic transparency by mandating systematic and rigorous reviews that attempt to control for problems like windfall benefits and displacement in determining whether the incentive has been of any benefit to the state’s economy. A number of states have recently made meaningful progress in reviewing some of their tax incentives in this manner, but every state still has significant room for improvement.[xix]</w:t>
      </w:r>
    </w:p>
    <w:p w:rsidR="00272B40" w:rsidRPr="009A799D" w:rsidRDefault="00272B40" w:rsidP="004F6BFC"/>
    <w:p w:rsidR="00344D83" w:rsidRPr="009A799D" w:rsidRDefault="00344D83" w:rsidP="004F6BFC">
      <w:pPr>
        <w:pStyle w:val="Heading1"/>
        <w:rPr>
          <w:rFonts w:hint="eastAsia"/>
        </w:rPr>
      </w:pPr>
      <w:r w:rsidRPr="009A799D">
        <w:t>Gender/Domestic Violence CP</w:t>
      </w:r>
    </w:p>
    <w:p w:rsidR="00344D83" w:rsidRPr="009A799D" w:rsidRDefault="00344D83" w:rsidP="004F6BFC"/>
    <w:p w:rsidR="00344D83" w:rsidRPr="009A799D" w:rsidRDefault="00344D83" w:rsidP="004F6BFC">
      <w:pPr>
        <w:pStyle w:val="Heading3"/>
        <w:rPr>
          <w:rFonts w:hint="eastAsia"/>
        </w:rPr>
      </w:pPr>
      <w:r w:rsidRPr="009A799D">
        <w:t>1NC CP</w:t>
      </w:r>
    </w:p>
    <w:p w:rsidR="00344D83" w:rsidRPr="009A799D" w:rsidRDefault="00344D83" w:rsidP="004F6BFC"/>
    <w:p w:rsidR="00344D83" w:rsidRPr="009A799D" w:rsidRDefault="001A0064" w:rsidP="004F6BFC">
      <w:pPr>
        <w:pStyle w:val="Heading4"/>
        <w:rPr>
          <w:rFonts w:hint="eastAsia"/>
        </w:rPr>
      </w:pPr>
      <w:r w:rsidRPr="009A799D">
        <w:t>CP Text:</w:t>
      </w:r>
      <w:r w:rsidR="00344D83" w:rsidRPr="009A799D">
        <w:t xml:space="preserve"> The United States Federal Government should pass the Internati</w:t>
      </w:r>
      <w:r w:rsidRPr="009A799D">
        <w:t>onal Violence Against Women Act.</w:t>
      </w:r>
    </w:p>
    <w:p w:rsidR="00344D83" w:rsidRPr="009A799D" w:rsidRDefault="00344D83" w:rsidP="004F6BFC">
      <w:pPr>
        <w:pStyle w:val="Heading4"/>
        <w:rPr>
          <w:rFonts w:hint="eastAsia"/>
        </w:rPr>
      </w:pPr>
      <w:r w:rsidRPr="009A799D">
        <w:t>IVAWA is key to ending violence against women globally</w:t>
      </w:r>
    </w:p>
    <w:p w:rsidR="00344D83" w:rsidRPr="009A799D" w:rsidRDefault="00344D83" w:rsidP="004F6BFC">
      <w:pPr>
        <w:rPr>
          <w:rFonts w:cstheme="minorHAnsi"/>
          <w:spacing w:val="-1"/>
          <w:u w:val="single"/>
        </w:rPr>
      </w:pPr>
      <w:r w:rsidRPr="009A799D">
        <w:rPr>
          <w:rStyle w:val="Style13ptBold"/>
        </w:rPr>
        <w:t xml:space="preserve">Demant, 17 </w:t>
      </w:r>
      <w:r w:rsidRPr="009A799D">
        <w:rPr>
          <w:rStyle w:val="Style13ptBold"/>
          <w:b w:val="0"/>
        </w:rPr>
        <w:t xml:space="preserve">– </w:t>
      </w:r>
      <w:r w:rsidRPr="009A799D">
        <w:rPr>
          <w:rStyle w:val="Style13ptBold"/>
          <w:b w:val="0"/>
          <w:sz w:val="20"/>
          <w:szCs w:val="20"/>
        </w:rPr>
        <w:t>(</w:t>
      </w:r>
      <w:r w:rsidRPr="009A799D">
        <w:rPr>
          <w:rFonts w:cstheme="minorHAnsi"/>
          <w:spacing w:val="-1"/>
          <w:sz w:val="20"/>
          <w:szCs w:val="20"/>
          <w:shd w:val="clear" w:color="auto" w:fill="FFFFFF"/>
        </w:rPr>
        <w:t xml:space="preserve">Tarah Demant, Director, Gender, Sexuality, and Identity Program, Amnesty International USA. </w:t>
      </w:r>
      <w:hyperlink r:id="rId270" w:history="1">
        <w:r w:rsidRPr="009A799D">
          <w:rPr>
            <w:rStyle w:val="Hyperlink"/>
            <w:rFonts w:cstheme="minorHAnsi"/>
            <w:spacing w:val="-1"/>
            <w:sz w:val="20"/>
            <w:szCs w:val="20"/>
            <w:shd w:val="clear" w:color="auto" w:fill="FFFFFF"/>
          </w:rPr>
          <w:t>https://medium.com/@amnestyusa/its-long-past-time-for-congress-to-do-something-about-violence-against-women-3ace8626350</w:t>
        </w:r>
      </w:hyperlink>
      <w:r w:rsidRPr="009A799D">
        <w:rPr>
          <w:rStyle w:val="Hyperlink"/>
          <w:rFonts w:cstheme="minorHAnsi"/>
          <w:spacing w:val="-1"/>
          <w:sz w:val="20"/>
          <w:szCs w:val="20"/>
          <w:shd w:val="clear" w:color="auto" w:fill="FFFFFF"/>
        </w:rPr>
        <w:t>, 11/21/17</w:t>
      </w:r>
      <w:r w:rsidRPr="009A799D">
        <w:rPr>
          <w:rFonts w:cstheme="minorHAnsi"/>
          <w:spacing w:val="-1"/>
          <w:sz w:val="20"/>
          <w:szCs w:val="20"/>
          <w:shd w:val="clear" w:color="auto" w:fill="FFFFFF"/>
        </w:rPr>
        <w:t xml:space="preserve">)NL                                                                                                                                                             </w:t>
      </w:r>
      <w:r w:rsidRPr="009A799D">
        <w:rPr>
          <w:rFonts w:cstheme="minorHAnsi"/>
          <w:spacing w:val="-1"/>
        </w:rPr>
        <w:t xml:space="preserve">It’s a statistic repeated so often it may have lost its shock value, but it should be a repeated shock, and outrage, to hear that </w:t>
      </w:r>
      <w:r w:rsidRPr="009A799D">
        <w:rPr>
          <w:rFonts w:cstheme="minorHAnsi"/>
          <w:spacing w:val="-1"/>
          <w:u w:val="single"/>
        </w:rPr>
        <w:t>one in three women globally will be beaten, raped, or otherwise experience violence in her lifetime</w:t>
      </w:r>
      <w:r w:rsidRPr="009A799D">
        <w:rPr>
          <w:rFonts w:cstheme="minorHAnsi"/>
          <w:spacing w:val="-1"/>
        </w:rPr>
        <w:t xml:space="preserve">. One in three. </w:t>
      </w:r>
      <w:r w:rsidRPr="009A799D">
        <w:rPr>
          <w:rFonts w:cstheme="minorHAnsi"/>
          <w:spacing w:val="-1"/>
          <w:u w:val="single"/>
        </w:rPr>
        <w:t>In some places in the world, it’s more than 70%.</w:t>
      </w:r>
      <w:r w:rsidRPr="009A799D">
        <w:rPr>
          <w:rFonts w:cstheme="minorHAnsi"/>
          <w:spacing w:val="-1"/>
        </w:rPr>
        <w:t xml:space="preserve"> Imagine a world in which we allow this to happen with such regularity. Now look around: we’re in that world. Now look at Congress: what are they doing about it? </w:t>
      </w:r>
      <w:r w:rsidRPr="009A799D">
        <w:rPr>
          <w:rFonts w:cstheme="minorHAnsi"/>
          <w:spacing w:val="-1"/>
          <w:u w:val="single"/>
        </w:rPr>
        <w:t>Violence against women and girls is a global epidemic and a human rights crisis</w:t>
      </w:r>
      <w:r w:rsidRPr="009A799D">
        <w:rPr>
          <w:rFonts w:cstheme="minorHAnsi"/>
          <w:spacing w:val="-1"/>
        </w:rPr>
        <w:t xml:space="preserve">. </w:t>
      </w:r>
      <w:r w:rsidRPr="009A799D">
        <w:rPr>
          <w:rFonts w:cstheme="minorHAnsi"/>
          <w:spacing w:val="-1"/>
          <w:u w:val="single"/>
        </w:rPr>
        <w:t>While living free from violence is a basic human right, millions of women and girls suffer disproportionately from violence and are often targeted for violence simply because of their gender.</w:t>
      </w:r>
      <w:r w:rsidRPr="009A799D">
        <w:rPr>
          <w:rFonts w:cstheme="minorHAnsi"/>
          <w:spacing w:val="-1"/>
        </w:rPr>
        <w:t xml:space="preserve"> Time and time again, the world has been horrified by brutal violence against </w:t>
      </w:r>
      <w:hyperlink r:id="rId271" w:tgtFrame="_blank" w:history="1">
        <w:r w:rsidRPr="009A799D">
          <w:rPr>
            <w:rStyle w:val="Hyperlink"/>
            <w:rFonts w:cstheme="minorHAnsi"/>
            <w:spacing w:val="-1"/>
            <w:u w:val="single"/>
          </w:rPr>
          <w:t>school girls</w:t>
        </w:r>
      </w:hyperlink>
      <w:r w:rsidRPr="009A799D">
        <w:rPr>
          <w:rFonts w:cstheme="minorHAnsi"/>
          <w:spacing w:val="-1"/>
          <w:u w:val="single"/>
        </w:rPr>
        <w:t xml:space="preserve"> kidnapped in Chibok, Nigeria; or against refugee women already fleeing violence in </w:t>
      </w:r>
      <w:hyperlink r:id="rId272" w:tgtFrame="_blank" w:history="1">
        <w:r w:rsidRPr="009A799D">
          <w:rPr>
            <w:rStyle w:val="Hyperlink"/>
            <w:rFonts w:cstheme="minorHAnsi"/>
            <w:spacing w:val="-1"/>
            <w:u w:val="single"/>
          </w:rPr>
          <w:t>Myanmar</w:t>
        </w:r>
      </w:hyperlink>
      <w:r w:rsidRPr="009A799D">
        <w:rPr>
          <w:rFonts w:cstheme="minorHAnsi"/>
          <w:spacing w:val="-1"/>
          <w:u w:val="single"/>
        </w:rPr>
        <w:t xml:space="preserve">; or against women and girls </w:t>
      </w:r>
      <w:hyperlink r:id="rId273" w:tgtFrame="_blank" w:history="1">
        <w:r w:rsidRPr="009A799D">
          <w:rPr>
            <w:rStyle w:val="Hyperlink"/>
            <w:rFonts w:cstheme="minorHAnsi"/>
            <w:spacing w:val="-1"/>
            <w:u w:val="single"/>
          </w:rPr>
          <w:t>fleeing violence in Central America</w:t>
        </w:r>
      </w:hyperlink>
      <w:r w:rsidRPr="009A799D">
        <w:rPr>
          <w:rFonts w:cstheme="minorHAnsi"/>
          <w:spacing w:val="-1"/>
          <w:u w:val="single"/>
        </w:rPr>
        <w:t>, and who face a journey north where rape is so common that many women take contraceptives to prevent getting pregnant from rape they know is likely.</w:t>
      </w:r>
      <w:r w:rsidRPr="009A799D">
        <w:rPr>
          <w:rFonts w:cstheme="minorHAnsi"/>
          <w:spacing w:val="-1"/>
        </w:rPr>
        <w:t xml:space="preserve"> Yet, despite these stories we hear from survivors, despite the fear far too many women and girls face daily, </w:t>
      </w:r>
      <w:r w:rsidRPr="009A799D">
        <w:rPr>
          <w:rStyle w:val="Strong"/>
          <w:rFonts w:cstheme="minorHAnsi"/>
          <w:spacing w:val="-1"/>
          <w:u w:val="single"/>
        </w:rPr>
        <w:t>Congress has yet to pass comprehensive legislation to help end the violence taking place every day against women and girls in every corner of the globe</w:t>
      </w:r>
      <w:r w:rsidRPr="009A799D">
        <w:rPr>
          <w:rStyle w:val="Strong"/>
          <w:rFonts w:cstheme="minorHAnsi"/>
          <w:spacing w:val="-1"/>
        </w:rPr>
        <w:t>.</w:t>
      </w:r>
      <w:r w:rsidRPr="009A799D">
        <w:rPr>
          <w:rFonts w:cstheme="minorHAnsi"/>
          <w:spacing w:val="-1"/>
        </w:rPr>
        <w:t xml:space="preserve"> Violence against women is a human rights violation and public health issue, and </w:t>
      </w:r>
      <w:r w:rsidRPr="009A799D">
        <w:rPr>
          <w:rStyle w:val="Strong"/>
          <w:rFonts w:cstheme="minorHAnsi"/>
          <w:spacing w:val="-1"/>
          <w:u w:val="single"/>
        </w:rPr>
        <w:t>ending violence against women should be a top U.S. priority</w:t>
      </w:r>
      <w:r w:rsidRPr="009A799D">
        <w:rPr>
          <w:rStyle w:val="Strong"/>
          <w:rFonts w:cstheme="minorHAnsi"/>
          <w:spacing w:val="-1"/>
        </w:rPr>
        <w:t>.</w:t>
      </w:r>
      <w:r w:rsidRPr="009A799D">
        <w:rPr>
          <w:rFonts w:cstheme="minorHAnsi"/>
          <w:spacing w:val="-1"/>
        </w:rPr>
        <w:t xml:space="preserve"> A bipartisan group of Senators has introduced the </w:t>
      </w:r>
      <w:hyperlink r:id="rId274" w:tgtFrame="_blank" w:history="1">
        <w:r w:rsidRPr="009A799D">
          <w:rPr>
            <w:rStyle w:val="Hyperlink"/>
            <w:rFonts w:cstheme="minorHAnsi"/>
            <w:spacing w:val="-1"/>
          </w:rPr>
          <w:t>International Violence Against Women Act</w:t>
        </w:r>
      </w:hyperlink>
      <w:r w:rsidRPr="009A799D">
        <w:rPr>
          <w:rFonts w:cstheme="minorHAnsi"/>
          <w:spacing w:val="-1"/>
        </w:rPr>
        <w:t xml:space="preserve"> (IVAWA), a bill that takes a multifaceted approach to violence against women. </w:t>
      </w:r>
      <w:r w:rsidRPr="009A799D">
        <w:rPr>
          <w:rStyle w:val="Strong"/>
          <w:rFonts w:cstheme="minorHAnsi"/>
          <w:spacing w:val="-1"/>
          <w:u w:val="single"/>
        </w:rPr>
        <w:t>It makes ending violence against women globally a U.S. foreign policy priority</w:t>
      </w:r>
      <w:r w:rsidRPr="009A799D">
        <w:rPr>
          <w:rFonts w:cstheme="minorHAnsi"/>
          <w:spacing w:val="-1"/>
        </w:rPr>
        <w:t xml:space="preserve"> and ensures the U.S.’s work is smart and effective — what’s more, it will not require any extra funding. IVAWA will: • Establish a clear Global Strategy on how to combat violence against women and girls • Make the Office of Global Women’s Issues a permanent fixture in the State Department, to direct U.S. foreign policy in relation to gender • </w:t>
      </w:r>
      <w:r w:rsidRPr="009A799D">
        <w:rPr>
          <w:rFonts w:cstheme="minorHAnsi"/>
          <w:spacing w:val="-1"/>
          <w:u w:val="single"/>
        </w:rPr>
        <w:t>Develop Country Plans which will be comprehensive as to how violence will be addressed in each country</w:t>
      </w:r>
      <w:r w:rsidRPr="009A799D">
        <w:rPr>
          <w:rFonts w:cstheme="minorHAnsi"/>
          <w:spacing w:val="-1"/>
        </w:rPr>
        <w:t xml:space="preserve"> • </w:t>
      </w:r>
      <w:r w:rsidRPr="009A799D">
        <w:rPr>
          <w:rFonts w:cstheme="minorHAnsi"/>
          <w:spacing w:val="-1"/>
          <w:u w:val="single"/>
        </w:rPr>
        <w:t>Lead to regular reports and briefs for Congress on violence against women and U.S. efforts to prevent it</w:t>
      </w:r>
    </w:p>
    <w:p w:rsidR="00344D83" w:rsidRPr="009A799D" w:rsidRDefault="00344D83" w:rsidP="004F6BFC">
      <w:pPr>
        <w:pStyle w:val="Heading3"/>
        <w:rPr>
          <w:rFonts w:hint="eastAsia"/>
        </w:rPr>
      </w:pPr>
      <w:r w:rsidRPr="009A799D">
        <w:t>2NC CP</w:t>
      </w:r>
    </w:p>
    <w:p w:rsidR="00344D83" w:rsidRPr="009A799D" w:rsidRDefault="00344D83" w:rsidP="004F6BFC"/>
    <w:p w:rsidR="00344D83" w:rsidRPr="009A799D" w:rsidRDefault="00344D83" w:rsidP="004F6BFC">
      <w:pPr>
        <w:pStyle w:val="Heading4"/>
        <w:rPr>
          <w:rFonts w:hint="eastAsia"/>
        </w:rPr>
      </w:pPr>
      <w:r w:rsidRPr="009A799D">
        <w:t xml:space="preserve">IVAWA prioritizes ending gender-based violence across the globe and increases United States international credibility and influence </w:t>
      </w:r>
    </w:p>
    <w:p w:rsidR="00344D83" w:rsidRPr="009A799D" w:rsidRDefault="00344D83" w:rsidP="004F6BFC">
      <w:pPr>
        <w:rPr>
          <w:rStyle w:val="Style13ptBold"/>
          <w:b w:val="0"/>
          <w:sz w:val="20"/>
          <w:szCs w:val="20"/>
        </w:rPr>
      </w:pPr>
      <w:r w:rsidRPr="009A799D">
        <w:rPr>
          <w:rStyle w:val="Style13ptBold"/>
        </w:rPr>
        <w:t xml:space="preserve">ICRW, 17 – </w:t>
      </w:r>
      <w:r w:rsidRPr="009A799D">
        <w:rPr>
          <w:rStyle w:val="Style13ptBold"/>
          <w:b w:val="0"/>
          <w:sz w:val="20"/>
          <w:szCs w:val="20"/>
        </w:rPr>
        <w:t>(</w:t>
      </w:r>
      <w:r w:rsidRPr="009A799D">
        <w:rPr>
          <w:sz w:val="20"/>
          <w:szCs w:val="20"/>
          <w:shd w:val="clear" w:color="auto" w:fill="FBFBFB"/>
        </w:rPr>
        <w:t xml:space="preserve">The International Center for Research on Women (ICRW) is a global research institute with headquarters in Washington, D.C., and regional offices in New Delhi, India and Kampala, Uganda. Our research evidence identifies women’s contributions as well as the obstacles that prevent them from being economically strong and able to fully participate in society. ICRW translates these insights into a path of action that honors women’s human rights, ensures gender equality and creates the conditions in which all women can thrive. </w:t>
      </w:r>
      <w:hyperlink r:id="rId275" w:history="1">
        <w:r w:rsidRPr="009A799D">
          <w:rPr>
            <w:rStyle w:val="Hyperlink"/>
            <w:sz w:val="20"/>
            <w:szCs w:val="20"/>
            <w:shd w:val="clear" w:color="auto" w:fill="FBFBFB"/>
          </w:rPr>
          <w:t>https://www.icrw.org/press-releases/icrw-welcomes-new-international-violence-women-act/</w:t>
        </w:r>
      </w:hyperlink>
      <w:r w:rsidRPr="009A799D">
        <w:rPr>
          <w:sz w:val="20"/>
          <w:szCs w:val="20"/>
          <w:shd w:val="clear" w:color="auto" w:fill="FBFBFB"/>
        </w:rPr>
        <w:t xml:space="preserve"> 11/14/17) NL</w:t>
      </w:r>
    </w:p>
    <w:p w:rsidR="00344D83" w:rsidRPr="009A799D" w:rsidRDefault="00344D83" w:rsidP="004F6BFC">
      <w:pPr>
        <w:rPr>
          <w:u w:val="single"/>
        </w:rPr>
      </w:pPr>
      <w:r w:rsidRPr="009A799D">
        <w:t xml:space="preserve">The statistics are staggering: an estimated one in three women will face physical, mental or sexual abuse in their lifetimes. Nearly </w:t>
      </w:r>
      <w:r w:rsidRPr="009A799D">
        <w:rPr>
          <w:u w:val="single"/>
        </w:rPr>
        <w:t>39,000 girls under the age 18 are married each day, approximately 150 million girls each year, often leading to severed educational trajectories and negative economic and health outcomes for the rest of their lives.</w:t>
      </w:r>
      <w:r w:rsidRPr="009A799D">
        <w:t xml:space="preserve"> Child marriage, a form of violence in and of itself, increases the likelihood of experiencing other forms of violence </w:t>
      </w:r>
      <w:hyperlink r:id="rId276" w:history="1">
        <w:r w:rsidRPr="009A799D">
          <w:rPr>
            <w:rStyle w:val="Hyperlink"/>
          </w:rPr>
          <w:t>by 22 percent</w:t>
        </w:r>
      </w:hyperlink>
      <w:r w:rsidRPr="009A799D">
        <w:t xml:space="preserve">. </w:t>
      </w:r>
      <w:r w:rsidRPr="009A799D">
        <w:rPr>
          <w:u w:val="single"/>
        </w:rPr>
        <w:t>Female genital mutilation/cutting has impacted more than 200 million women and girls alive today, some with deadly consequences</w:t>
      </w:r>
      <w:r w:rsidRPr="009A799D">
        <w:t xml:space="preserve">. And during periods of conflict or unrest, incidence of all forms of gender-based violence increase significantly: </w:t>
      </w:r>
      <w:r w:rsidRPr="009A799D">
        <w:rPr>
          <w:u w:val="single"/>
        </w:rPr>
        <w:t xml:space="preserve">Approximately </w:t>
      </w:r>
      <w:hyperlink r:id="rId277" w:history="1">
        <w:r w:rsidRPr="009A799D">
          <w:rPr>
            <w:rStyle w:val="Hyperlink"/>
            <w:u w:val="single"/>
          </w:rPr>
          <w:t>21 percent women in conflict settings</w:t>
        </w:r>
      </w:hyperlink>
      <w:r w:rsidRPr="009A799D">
        <w:rPr>
          <w:u w:val="single"/>
        </w:rPr>
        <w:t xml:space="preserve"> report experiencing sexual violence, according to meta-analysis from Johns Hopkins University</w:t>
      </w:r>
      <w:r w:rsidRPr="009A799D">
        <w:t xml:space="preserve">. While men and boys are also at risk of violence, </w:t>
      </w:r>
      <w:r w:rsidRPr="009A799D">
        <w:rPr>
          <w:u w:val="single"/>
        </w:rPr>
        <w:t>women and girls (and gender non-conforming individuals) are disproportionately affected, which is why measures directed at preventing and responding to violence towards them are so necessary.</w:t>
      </w:r>
      <w:r w:rsidRPr="009A799D">
        <w:t xml:space="preserve"> Decades of programmatic evidence have allowed the international community to establish a robust understanding for what works to prevent and address gender-based violence. What was once thought of as private violence has been shown to have enormous social and </w:t>
      </w:r>
      <w:hyperlink r:id="rId278" w:history="1">
        <w:r w:rsidRPr="009A799D">
          <w:rPr>
            <w:rStyle w:val="Hyperlink"/>
          </w:rPr>
          <w:t>economic costs</w:t>
        </w:r>
      </w:hyperlink>
      <w:r w:rsidRPr="009A799D">
        <w:t xml:space="preserve">. </w:t>
      </w:r>
      <w:r w:rsidRPr="009A799D">
        <w:rPr>
          <w:u w:val="single"/>
        </w:rPr>
        <w:t>IVAWA makes ending violence against women and girls a top diplomatic, development and foreign assistance priority by ensuring the U.S. government has a strategy to efficiently and effectively coordinate existing cross-governmental efforts to prevent and respond to gender-based violence globally. The bill empowers the United States to work with other countries toward preventing violence against women and girls and responding to the effects of these practices on societies and economies. It holds governments accountable for acting to end rampant violence while empowering women and girls to lift their voices against it.</w:t>
      </w:r>
    </w:p>
    <w:p w:rsidR="00344D83" w:rsidRPr="009A799D" w:rsidRDefault="00344D83" w:rsidP="004F6BFC">
      <w:pPr>
        <w:pStyle w:val="Heading4"/>
        <w:rPr>
          <w:rFonts w:hint="eastAsia"/>
        </w:rPr>
      </w:pPr>
      <w:r w:rsidRPr="009A799D">
        <w:t>CP provides legislation and enforcement that takes a focus on preventing acts of violence against women globally</w:t>
      </w:r>
    </w:p>
    <w:p w:rsidR="00344D83" w:rsidRPr="009A799D" w:rsidRDefault="00344D83" w:rsidP="004F6BFC">
      <w:pPr>
        <w:rPr>
          <w:bCs/>
          <w:sz w:val="26"/>
        </w:rPr>
      </w:pPr>
      <w:r w:rsidRPr="009A799D">
        <w:rPr>
          <w:rStyle w:val="Style13ptBold"/>
        </w:rPr>
        <w:t xml:space="preserve">Hart, No Date – </w:t>
      </w:r>
      <w:r w:rsidRPr="009A799D">
        <w:rPr>
          <w:rStyle w:val="Style13ptBold"/>
          <w:b w:val="0"/>
          <w:sz w:val="20"/>
        </w:rPr>
        <w:t>(</w:t>
      </w:r>
      <w:r w:rsidRPr="009A799D">
        <w:rPr>
          <w:rFonts w:cstheme="minorHAnsi"/>
          <w:color w:val="333333"/>
          <w:sz w:val="20"/>
          <w:szCs w:val="20"/>
          <w:shd w:val="clear" w:color="auto" w:fill="FFFFFF"/>
        </w:rPr>
        <w:t>Dedicated women's rights expert with 10 years experience in policy and grassroots advocacy at the U.S. and UN levels, communications, resource mobilization, research, and project management. Highly proficient in French. Field experience in sub-Saharan Africa, the Caribbean, and southeast Asia.</w:t>
      </w:r>
      <w:r w:rsidRPr="009A799D">
        <w:rPr>
          <w:rStyle w:val="Style13ptBold"/>
          <w:rFonts w:cstheme="minorHAnsi"/>
          <w:b w:val="0"/>
          <w:sz w:val="20"/>
          <w:szCs w:val="20"/>
        </w:rPr>
        <w:t xml:space="preserve"> </w:t>
      </w:r>
      <w:hyperlink r:id="rId279" w:history="1">
        <w:r w:rsidRPr="009A799D">
          <w:rPr>
            <w:rStyle w:val="Hyperlink"/>
            <w:rFonts w:cstheme="minorHAnsi"/>
            <w:sz w:val="20"/>
            <w:szCs w:val="20"/>
          </w:rPr>
          <w:t>https://womenthrive.org/three-things-to-know-about-the-international-violence-against-women-act/</w:t>
        </w:r>
      </w:hyperlink>
      <w:r w:rsidRPr="009A799D">
        <w:rPr>
          <w:rFonts w:cstheme="minorHAnsi"/>
          <w:sz w:val="20"/>
          <w:szCs w:val="20"/>
        </w:rPr>
        <w:t>)NL</w:t>
      </w:r>
    </w:p>
    <w:p w:rsidR="00344D83" w:rsidRPr="009A799D" w:rsidRDefault="00344D83" w:rsidP="004F6BFC">
      <w:pPr>
        <w:rPr>
          <w:u w:val="single"/>
        </w:rPr>
      </w:pPr>
      <w:r w:rsidRPr="009A799D">
        <w:rPr>
          <w:sz w:val="14"/>
        </w:rPr>
        <w:t xml:space="preserve">Below are </w:t>
      </w:r>
      <w:r w:rsidRPr="009A799D">
        <w:rPr>
          <w:u w:val="single"/>
        </w:rPr>
        <w:t>three key things you should know about how IVAWA would work</w:t>
      </w:r>
      <w:r w:rsidRPr="009A799D">
        <w:rPr>
          <w:sz w:val="14"/>
        </w:rPr>
        <w:t xml:space="preserve">: </w:t>
      </w:r>
      <w:r w:rsidRPr="009A799D">
        <w:rPr>
          <w:b/>
          <w:sz w:val="28"/>
          <w:szCs w:val="28"/>
          <w:u w:val="single"/>
        </w:rPr>
        <w:t>1</w:t>
      </w:r>
      <w:r w:rsidRPr="009A799D">
        <w:rPr>
          <w:sz w:val="14"/>
        </w:rPr>
        <w:t xml:space="preserve">) </w:t>
      </w:r>
      <w:r w:rsidRPr="009A799D">
        <w:rPr>
          <w:u w:val="single"/>
        </w:rPr>
        <w:t>IVAWA codifies the Office for Global Women’s Issues at the State Department</w:t>
      </w:r>
      <w:r w:rsidRPr="009A799D">
        <w:rPr>
          <w:sz w:val="14"/>
        </w:rPr>
        <w:t xml:space="preserve">. </w:t>
      </w:r>
      <w:r w:rsidRPr="009A799D">
        <w:rPr>
          <w:u w:val="single"/>
        </w:rPr>
        <w:t xml:space="preserve">This </w:t>
      </w:r>
      <w:r w:rsidRPr="009A799D">
        <w:rPr>
          <w:sz w:val="14"/>
        </w:rPr>
        <w:t>crucial office</w:t>
      </w:r>
      <w:r w:rsidRPr="009A799D">
        <w:rPr>
          <w:u w:val="single"/>
        </w:rPr>
        <w:t xml:space="preserve"> ensures that women and girls are at the center of </w:t>
      </w:r>
      <w:r w:rsidRPr="009A799D">
        <w:rPr>
          <w:sz w:val="14"/>
        </w:rPr>
        <w:t>all of the United States’</w:t>
      </w:r>
      <w:r w:rsidRPr="009A799D">
        <w:rPr>
          <w:u w:val="single"/>
        </w:rPr>
        <w:t xml:space="preserve"> foreign policy</w:t>
      </w:r>
      <w:r w:rsidRPr="009A799D">
        <w:rPr>
          <w:sz w:val="14"/>
        </w:rPr>
        <w:t xml:space="preserve">… </w:t>
      </w:r>
      <w:r w:rsidRPr="009A799D">
        <w:rPr>
          <w:u w:val="single"/>
        </w:rPr>
        <w:t>and helps prevent violence against women through a range of practices</w:t>
      </w:r>
      <w:r w:rsidRPr="009A799D">
        <w:rPr>
          <w:sz w:val="14"/>
        </w:rPr>
        <w:t xml:space="preserve">. Right now, </w:t>
      </w:r>
      <w:r w:rsidRPr="009A799D">
        <w:rPr>
          <w:u w:val="single"/>
        </w:rPr>
        <w:t>the office is not permanent. It exists (or doesn’t) at the whim of whatever Presidential administration happens to be in power</w:t>
      </w:r>
      <w:r w:rsidRPr="009A799D">
        <w:rPr>
          <w:sz w:val="14"/>
        </w:rPr>
        <w:t xml:space="preserve">. If the office is recognized in a law passed by Congress, it can’t just be disbanded by the next president. The Office of Global Women’s Issues has been vital to the the U.S. Gender-based Violence Strategy (see below), ensuring coordination between agencies working on gender-based violence and leading the implementation of the National Action Plan on women, peace, and security. </w:t>
      </w:r>
      <w:r w:rsidRPr="009A799D">
        <w:rPr>
          <w:b/>
          <w:sz w:val="28"/>
          <w:szCs w:val="28"/>
          <w:u w:val="single"/>
        </w:rPr>
        <w:t>2</w:t>
      </w:r>
      <w:r w:rsidRPr="009A799D">
        <w:rPr>
          <w:sz w:val="14"/>
        </w:rPr>
        <w:t xml:space="preserve">) </w:t>
      </w:r>
      <w:r w:rsidRPr="009A799D">
        <w:rPr>
          <w:u w:val="single"/>
        </w:rPr>
        <w:t>IVAWA makes the U.S. Gender-based Strategy and its implementation the law of the land. This strategy helps the U.S. address ways in which gender-based violence intersects with other aspects of women’s lives.</w:t>
      </w:r>
      <w:r w:rsidRPr="009A799D">
        <w:rPr>
          <w:sz w:val="14"/>
        </w:rPr>
        <w:t xml:space="preserve"> Violence doesn’t exist in a vacuum and shouldn’t be treated as such. The Strategy ensures that the U.S. is scaling up international programs that we know work – and that these programs are comprehensive and holistic in their approach. By definition, such programs must address violence and other issues impacting women and girls. Take, for example, USAID’S new 24-hour court in Guatemala (More on the court here…) The Strategy also ensures that various U.S.-government agencies working on gender-based violence around the world coordinate with each other, and that research and data collection is improved. </w:t>
      </w:r>
      <w:r w:rsidRPr="009A799D">
        <w:rPr>
          <w:b/>
          <w:sz w:val="28"/>
          <w:szCs w:val="28"/>
          <w:u w:val="single"/>
        </w:rPr>
        <w:t>3</w:t>
      </w:r>
      <w:r w:rsidRPr="009A799D">
        <w:rPr>
          <w:sz w:val="14"/>
        </w:rPr>
        <w:t xml:space="preserve">) </w:t>
      </w:r>
      <w:r w:rsidRPr="009A799D">
        <w:rPr>
          <w:u w:val="single"/>
        </w:rPr>
        <w:t>IVAWA provides Congressional support for the position of Senior Coordinator for Gender Equality and Women’s Empowerment at USAID</w:t>
      </w:r>
      <w:r w:rsidRPr="009A799D">
        <w:rPr>
          <w:sz w:val="14"/>
        </w:rPr>
        <w:t xml:space="preserve">. This position ensures that someone at the most senior level of USAID is charged with ensuring that gender and women are integrated across all of the agency’s work — in all sectors and countries. </w:t>
      </w:r>
      <w:r w:rsidRPr="009A799D">
        <w:rPr>
          <w:u w:val="single"/>
        </w:rPr>
        <w:t xml:space="preserve">This empowered, accountable position is crucial if USAID is to make ending gender-based violence part of how the agency does business. </w:t>
      </w:r>
    </w:p>
    <w:p w:rsidR="00344D83" w:rsidRPr="009A799D" w:rsidRDefault="00344D83" w:rsidP="004F6BFC">
      <w:pPr>
        <w:pStyle w:val="Heading4"/>
        <w:rPr>
          <w:rFonts w:hint="eastAsia"/>
        </w:rPr>
      </w:pPr>
      <w:r w:rsidRPr="009A799D">
        <w:t xml:space="preserve">IVAWA leads to increased jobs, education and overall economic security for women </w:t>
      </w:r>
    </w:p>
    <w:p w:rsidR="00344D83" w:rsidRPr="009A799D" w:rsidRDefault="00344D83" w:rsidP="004F6BFC">
      <w:pPr>
        <w:rPr>
          <w:sz w:val="60"/>
          <w:szCs w:val="60"/>
        </w:rPr>
      </w:pPr>
      <w:r w:rsidRPr="009A799D">
        <w:rPr>
          <w:rStyle w:val="Style13ptBold"/>
        </w:rPr>
        <w:t xml:space="preserve">Kerry, Kennedy, Delahunt, and Cox, 10 </w:t>
      </w:r>
      <w:r w:rsidRPr="009A799D">
        <w:rPr>
          <w:rStyle w:val="Style13ptBold"/>
          <w:b w:val="0"/>
          <w:sz w:val="20"/>
          <w:szCs w:val="20"/>
        </w:rPr>
        <w:t>– (</w:t>
      </w:r>
      <w:r w:rsidRPr="009A799D">
        <w:rPr>
          <w:sz w:val="20"/>
          <w:szCs w:val="20"/>
          <w:shd w:val="clear" w:color="auto" w:fill="FFFFFF"/>
        </w:rPr>
        <w:t>Larry Cox is executive director of Amnesty International USA. Kerry Kennedy is Chair, Amnesty International USA Executive Director’s Leadership Council. Rep. Bill Delahunt (D) represents the 10th congressional district in Massachusetts. Sen. John Kerry represents the state of Massachusetts and is chair of the Senate Foreign Relations Committee. </w:t>
      </w:r>
      <w:r w:rsidRPr="009A799D">
        <w:rPr>
          <w:sz w:val="20"/>
          <w:szCs w:val="20"/>
        </w:rPr>
        <w:t>Protection for women a top priority https://www.politico.com/story/2010/02/protection-for-women-a-top-priority-032481)NL</w:t>
      </w:r>
    </w:p>
    <w:p w:rsidR="00344D83" w:rsidRPr="009A799D" w:rsidRDefault="00344D83" w:rsidP="004F6BFC">
      <w:pPr>
        <w:rPr>
          <w:u w:val="single"/>
        </w:rPr>
      </w:pPr>
      <w:r w:rsidRPr="009A799D">
        <w:rPr>
          <w:u w:val="single"/>
        </w:rPr>
        <w:t>Passage of the bill is critical</w:t>
      </w:r>
      <w:r w:rsidRPr="009A799D">
        <w:t xml:space="preserve">. Every day, </w:t>
      </w:r>
      <w:r w:rsidRPr="009A799D">
        <w:rPr>
          <w:u w:val="single"/>
        </w:rPr>
        <w:t>women and girls are battered, beaten, raped or otherwise brutalized</w:t>
      </w:r>
      <w:r w:rsidRPr="009A799D">
        <w:t xml:space="preserve">. In some countries, more than 70 percent of women have been the victims of domestic violence. And, </w:t>
      </w:r>
      <w:r w:rsidRPr="009A799D">
        <w:rPr>
          <w:u w:val="single"/>
        </w:rPr>
        <w:t>for most of these women, justice is elusive, because where violence against women is endemic, so too are impunity and poor governance</w:t>
      </w:r>
      <w:r w:rsidRPr="009A799D">
        <w:t xml:space="preserve">. Not only can they expect police, prosecutors </w:t>
      </w:r>
      <w:r w:rsidRPr="009A799D">
        <w:rPr>
          <w:u w:val="single"/>
        </w:rPr>
        <w:t>and</w:t>
      </w:r>
      <w:r w:rsidRPr="009A799D">
        <w:t xml:space="preserve"> judges to refuse to investigate cases against their perpetrators, too often, </w:t>
      </w:r>
      <w:r w:rsidRPr="009A799D">
        <w:rPr>
          <w:u w:val="single"/>
        </w:rPr>
        <w:t>they can also expect to be condemned, shamed and even punished themselves</w:t>
      </w:r>
      <w:r w:rsidRPr="009A799D">
        <w:t xml:space="preserve">. </w:t>
      </w:r>
      <w:r w:rsidRPr="009A799D">
        <w:rPr>
          <w:u w:val="single"/>
        </w:rPr>
        <w:t>IVAWA will support innovative programs that challenge public attitudes and cultural practices that perpetuate and condone violence against women and girls.</w:t>
      </w:r>
      <w:r w:rsidRPr="009A799D">
        <w:t xml:space="preserve"> In settings where women are prevented or discouraged from seeking justice, IVAWA will support training for police and judicial officials on countering violence against women and respecting the rights of victims. </w:t>
      </w:r>
      <w:r w:rsidRPr="009A799D">
        <w:rPr>
          <w:u w:val="single"/>
        </w:rPr>
        <w:t>It will allow long-term prevention efforts such as increasing women’s economic security, expanding access to jobs and education</w:t>
      </w:r>
      <w:r w:rsidRPr="009A799D">
        <w:t xml:space="preserve">, and engaging men to change behaviors and attitudes. </w:t>
      </w:r>
      <w:r w:rsidRPr="009A799D">
        <w:rPr>
          <w:u w:val="single"/>
        </w:rPr>
        <w:t xml:space="preserve">Societies </w:t>
      </w:r>
      <w:r w:rsidRPr="009A799D">
        <w:t xml:space="preserve">in which women are able to live and function in relative safety, empowered to realize their aspirations and move their communities forward </w:t>
      </w:r>
      <w:r w:rsidRPr="009A799D">
        <w:rPr>
          <w:u w:val="single"/>
        </w:rPr>
        <w:t>are healthier, better developed, and more stable. Societies that take measures to deter discrimination and violence against women are better equipped to root out terrorism, less prone to conflict, and therefore more secure</w:t>
      </w:r>
      <w:r w:rsidRPr="009A799D">
        <w:t xml:space="preserve">. This isn’t just the right thing to do – it’s in our own interests. </w:t>
      </w:r>
      <w:r w:rsidRPr="009A799D">
        <w:rPr>
          <w:u w:val="single"/>
        </w:rPr>
        <w:t>Investing in women makes sense because when they are safe and free to earn a living they invest in education and grow economies – making U.S. assistance dollars go farther</w:t>
      </w:r>
      <w:r w:rsidRPr="009A799D">
        <w:t xml:space="preserve">. And, U.S. security benefits from the elevated status of women. The Joint Chiefs of Staff recently stated that one of the most effective forces for defeating extremism is female education. IVAWA will help make this possible. A comprehensive U.S. response to the global scourge of violence against women is long overdue. Going forward, this goal should be recognized as crucial to global development and stability, and by extension, to America’s security. </w:t>
      </w:r>
      <w:r w:rsidRPr="009A799D">
        <w:rPr>
          <w:u w:val="single"/>
        </w:rPr>
        <w:t>IVAWA is the first step in making women a central focal point in U.S. foreign policy and allows the United States to join with them in their struggle to stop the violence.</w:t>
      </w:r>
    </w:p>
    <w:p w:rsidR="00344D83" w:rsidRPr="009A799D" w:rsidRDefault="00344D83" w:rsidP="004F6BFC">
      <w:pPr>
        <w:pStyle w:val="Heading3"/>
        <w:rPr>
          <w:rFonts w:hint="eastAsia"/>
        </w:rPr>
      </w:pPr>
      <w:r w:rsidRPr="009A799D">
        <w:t>CP Popular (Congress)</w:t>
      </w:r>
    </w:p>
    <w:p w:rsidR="00344D83" w:rsidRPr="009A799D" w:rsidRDefault="00344D83" w:rsidP="004F6BFC"/>
    <w:p w:rsidR="00344D83" w:rsidRPr="009A799D" w:rsidRDefault="00344D83" w:rsidP="004F6BFC">
      <w:pPr>
        <w:pStyle w:val="Heading4"/>
        <w:rPr>
          <w:rFonts w:hint="eastAsia"/>
        </w:rPr>
      </w:pPr>
      <w:r w:rsidRPr="009A799D">
        <w:t>IVAWA is popular and has bipartisan support</w:t>
      </w:r>
    </w:p>
    <w:p w:rsidR="00344D83" w:rsidRPr="009A799D" w:rsidRDefault="00344D83" w:rsidP="004F6BFC">
      <w:pPr>
        <w:rPr>
          <w:sz w:val="20"/>
          <w:szCs w:val="20"/>
        </w:rPr>
      </w:pPr>
      <w:r w:rsidRPr="009A799D">
        <w:rPr>
          <w:rStyle w:val="Style13ptBold"/>
        </w:rPr>
        <w:t xml:space="preserve">Amnesty, 6/24/14 </w:t>
      </w:r>
      <w:r w:rsidRPr="009A799D">
        <w:rPr>
          <w:rStyle w:val="Style13ptBold"/>
          <w:b w:val="0"/>
          <w:sz w:val="20"/>
          <w:szCs w:val="20"/>
        </w:rPr>
        <w:t>– (</w:t>
      </w:r>
      <w:r w:rsidRPr="009A799D">
        <w:rPr>
          <w:sz w:val="20"/>
          <w:szCs w:val="20"/>
        </w:rPr>
        <w:t>Amnesty International is a global movement of millions of people demanding human rights for all people – no matter who they are or where they are. We are the world’s largest grassroots human rights organization. https://www.amnestyusa.org/ivawa-takes-center-stage-in-the-senate-tomorrow/)NL</w:t>
      </w:r>
    </w:p>
    <w:p w:rsidR="00344D83" w:rsidRPr="009A799D" w:rsidRDefault="00344D83" w:rsidP="004F6BFC">
      <w:pPr>
        <w:rPr>
          <w:sz w:val="16"/>
        </w:rPr>
      </w:pPr>
      <w:r w:rsidRPr="009A799D">
        <w:rPr>
          <w:sz w:val="16"/>
        </w:rPr>
        <w:t xml:space="preserve">Amnesty activists and our many coalition partners have worked for years to build momentum behind the </w:t>
      </w:r>
      <w:hyperlink r:id="rId280" w:tgtFrame="_blank" w:history="1">
        <w:r w:rsidRPr="009A799D">
          <w:rPr>
            <w:rStyle w:val="Hyperlink"/>
            <w:sz w:val="16"/>
          </w:rPr>
          <w:t>International Violence Against Women Act (</w:t>
        </w:r>
        <w:r w:rsidRPr="009A799D">
          <w:rPr>
            <w:rStyle w:val="Hyperlink"/>
            <w:sz w:val="16"/>
            <w:u w:val="single"/>
          </w:rPr>
          <w:t>IVAWA</w:t>
        </w:r>
        <w:r w:rsidRPr="009A799D">
          <w:rPr>
            <w:rStyle w:val="Hyperlink"/>
            <w:sz w:val="16"/>
          </w:rPr>
          <w:t>)</w:t>
        </w:r>
      </w:hyperlink>
      <w:r w:rsidRPr="009A799D">
        <w:rPr>
          <w:sz w:val="16"/>
        </w:rPr>
        <w:t xml:space="preserve">, </w:t>
      </w:r>
      <w:r w:rsidRPr="009A799D">
        <w:rPr>
          <w:u w:val="single"/>
        </w:rPr>
        <w:t>a critical piece of legislation aimed at ensuring the United States does its part to end gender-based violence globally through its diplomatic and foreign assistance work</w:t>
      </w:r>
      <w:r w:rsidRPr="009A799D">
        <w:rPr>
          <w:sz w:val="16"/>
        </w:rPr>
        <w:t xml:space="preserve">. And thanks to our efforts, Members of Congress are taking notice. Not only </w:t>
      </w:r>
      <w:r w:rsidRPr="009A799D">
        <w:rPr>
          <w:u w:val="single"/>
        </w:rPr>
        <w:t>has</w:t>
      </w:r>
      <w:r w:rsidRPr="009A799D">
        <w:rPr>
          <w:sz w:val="16"/>
        </w:rPr>
        <w:t xml:space="preserve"> IVAWA </w:t>
      </w:r>
      <w:r w:rsidRPr="009A799D">
        <w:rPr>
          <w:u w:val="single"/>
        </w:rPr>
        <w:t>received record-levels of bipartisan support this year, and</w:t>
      </w:r>
      <w:r w:rsidRPr="009A799D">
        <w:rPr>
          <w:sz w:val="16"/>
        </w:rPr>
        <w:t xml:space="preserve"> not only were </w:t>
      </w:r>
      <w:r w:rsidRPr="009A799D">
        <w:rPr>
          <w:u w:val="single"/>
        </w:rPr>
        <w:t>key</w:t>
      </w:r>
      <w:r w:rsidRPr="009A799D">
        <w:rPr>
          <w:sz w:val="16"/>
        </w:rPr>
        <w:t xml:space="preserve"> IVAWA </w:t>
      </w:r>
      <w:r w:rsidRPr="009A799D">
        <w:rPr>
          <w:u w:val="single"/>
        </w:rPr>
        <w:t>provisions were successfully included in the House-passed version of the National Defense Authorization Act</w:t>
      </w:r>
      <w:r w:rsidRPr="009A799D">
        <w:rPr>
          <w:sz w:val="16"/>
        </w:rPr>
        <w:t xml:space="preserve"> last month thanks to Rep. Chris Gibson (R-NY), but tomorrow, the Senate Foreign Relations Committee led by </w:t>
      </w:r>
      <w:hyperlink r:id="rId281" w:tgtFrame="_blank" w:history="1">
        <w:r w:rsidRPr="009A799D">
          <w:rPr>
            <w:rStyle w:val="Hyperlink"/>
            <w:sz w:val="16"/>
          </w:rPr>
          <w:t>Senator Barbara Boxer (D-CA) will hold a subcommittee hearing</w:t>
        </w:r>
      </w:hyperlink>
      <w:r w:rsidRPr="009A799D">
        <w:rPr>
          <w:sz w:val="16"/>
        </w:rPr>
        <w:t xml:space="preserve"> calling on Congress and the world to take action to combat violence and discrimination against women. </w:t>
      </w:r>
    </w:p>
    <w:p w:rsidR="00344D83" w:rsidRPr="009A799D" w:rsidRDefault="00344D83" w:rsidP="004F6BFC">
      <w:pPr>
        <w:pStyle w:val="Heading3"/>
        <w:rPr>
          <w:rFonts w:hint="eastAsia"/>
        </w:rPr>
      </w:pPr>
      <w:r w:rsidRPr="009A799D">
        <w:t>Aff Answers</w:t>
      </w:r>
    </w:p>
    <w:p w:rsidR="00344D83" w:rsidRPr="009A799D" w:rsidRDefault="00344D83" w:rsidP="004F6BFC"/>
    <w:p w:rsidR="00344D83" w:rsidRPr="009A799D" w:rsidRDefault="00344D83" w:rsidP="004F6BFC">
      <w:pPr>
        <w:pStyle w:val="Heading4"/>
        <w:rPr>
          <w:rFonts w:hint="eastAsia"/>
        </w:rPr>
      </w:pPr>
      <w:r w:rsidRPr="009A799D">
        <w:t>IVAWA causes US interventionism that destabilizes regimes. Iraq proves-- the CP only causes worse violence</w:t>
      </w:r>
    </w:p>
    <w:p w:rsidR="00344D83" w:rsidRPr="009A799D" w:rsidRDefault="00344D83" w:rsidP="004F6BFC">
      <w:pPr>
        <w:rPr>
          <w:rStyle w:val="Style13ptBold"/>
          <w:b w:val="0"/>
        </w:rPr>
      </w:pPr>
      <w:r w:rsidRPr="009A799D">
        <w:rPr>
          <w:rStyle w:val="Style13ptBold"/>
        </w:rPr>
        <w:t xml:space="preserve">Thompson, 8 </w:t>
      </w:r>
      <w:r w:rsidRPr="009A799D">
        <w:rPr>
          <w:rStyle w:val="Style13ptBold"/>
          <w:b w:val="0"/>
        </w:rPr>
        <w:t>– (</w:t>
      </w:r>
      <w:r w:rsidRPr="009A799D">
        <w:t>Nissa Thompson is a producer for Chicago Public Radio's daily international affairs program, Worldview. Before working on Worldview, Nissa was as an oral historian on the History of Women at the University of Chicago project and a rape crisis counselor in Chicago. Does the International Violence Against Women Act Respond to Lessons from the Iraq War, https://scholarship.law.berkeley.edu/cgi/viewcontent.cgi?article=1267&amp;context=bglj) NL</w:t>
      </w:r>
    </w:p>
    <w:p w:rsidR="00344D83" w:rsidRPr="009A799D" w:rsidRDefault="00344D83" w:rsidP="004F6BFC">
      <w:pPr>
        <w:rPr>
          <w:u w:val="single"/>
        </w:rPr>
      </w:pPr>
      <w:r w:rsidRPr="009A799D">
        <w:rPr>
          <w:sz w:val="14"/>
        </w:rPr>
        <w:t xml:space="preserve">In the days </w:t>
      </w:r>
      <w:r w:rsidRPr="009A799D">
        <w:rPr>
          <w:u w:val="single"/>
        </w:rPr>
        <w:t>leading up to the U.S. invasion of Iraq, the protection and promotion of Iraqi women's rights was used as fuel for war. Today, many Iraqi women are worse off after the invasion as they suffer the daily loss of loved ones, food shortages, and increased levels of violence.</w:t>
      </w:r>
      <w:r w:rsidRPr="009A799D">
        <w:rPr>
          <w:sz w:val="14"/>
        </w:rPr>
        <w:t xml:space="preserve"> In 2007, Iraqi activist Haifa Zangana published a scathing book on the role of "colonial feminists" in encouraging the war in Iraq, and American feminists' misguided focus on the legal representation, rather than the immediate safety of women in their post invasion activities.1 In October 2007, U.S. Senators Joseph Biden and Richard Lugar introduced the International Violence Against Women Act (I-VAWA) to the U.S. Senate. 2 The bill would fund U.S. government initiatives that aim both to prevent violence against women and support legal and health systems for survivors of gender violence. Is this bill a good thing for women worldwide? Or, </w:t>
      </w:r>
      <w:r w:rsidRPr="009A799D">
        <w:rPr>
          <w:u w:val="single"/>
        </w:rPr>
        <w:t xml:space="preserve">given the United States' actions in Iraq, </w:t>
      </w:r>
      <w:r w:rsidRPr="009A799D">
        <w:rPr>
          <w:sz w:val="14"/>
        </w:rPr>
        <w:t xml:space="preserve">should </w:t>
      </w:r>
      <w:r w:rsidRPr="009A799D">
        <w:rPr>
          <w:u w:val="single"/>
        </w:rPr>
        <w:t>women in other countries see IVAWA as another way the U.S. government is carelessly intervening in foreign countries' politics with potentially harmful consequences for women</w:t>
      </w:r>
      <w:r w:rsidRPr="009A799D">
        <w:rPr>
          <w:sz w:val="14"/>
        </w:rPr>
        <w:t xml:space="preserve">? I believe that </w:t>
      </w:r>
      <w:r w:rsidRPr="009A799D">
        <w:rPr>
          <w:u w:val="single"/>
        </w:rPr>
        <w:t xml:space="preserve">Americans must seriously and more carefully consider the consequences of international </w:t>
      </w:r>
      <w:r w:rsidRPr="009A799D">
        <w:rPr>
          <w:sz w:val="14"/>
          <w:szCs w:val="14"/>
        </w:rPr>
        <w:t>political or military</w:t>
      </w:r>
      <w:r w:rsidRPr="009A799D">
        <w:rPr>
          <w:sz w:val="14"/>
          <w:szCs w:val="14"/>
          <w:u w:val="single"/>
        </w:rPr>
        <w:t xml:space="preserve"> </w:t>
      </w:r>
      <w:r w:rsidRPr="009A799D">
        <w:rPr>
          <w:u w:val="single"/>
        </w:rPr>
        <w:t>actions in the name of women's rights.</w:t>
      </w:r>
      <w:r w:rsidRPr="009A799D">
        <w:rPr>
          <w:sz w:val="14"/>
        </w:rPr>
        <w:t xml:space="preserve"> Therefore, I will critically analyze the proposed I-VAWA bill by measuring it against timely and unheeded standards derived from Zangana's criticisms of and suggestions for the proper role of feminism in foreign policy. </w:t>
      </w:r>
      <w:r w:rsidRPr="009A799D">
        <w:rPr>
          <w:u w:val="single"/>
        </w:rPr>
        <w:t>The promotion of Iraqi women's rights as a justification for the invasion has proven to be the mother of all failures. Instead, Iraqi women have lost all they had achieved as activists before the invasion, and they comprise thousands of the 650,000 casualties, a number that has climbed since mid-2006.</w:t>
      </w:r>
    </w:p>
    <w:p w:rsidR="00344D83" w:rsidRPr="009A799D" w:rsidRDefault="00344D83" w:rsidP="004F6BFC">
      <w:pPr>
        <w:pStyle w:val="Heading4"/>
        <w:rPr>
          <w:rFonts w:hint="eastAsia"/>
        </w:rPr>
      </w:pPr>
      <w:r w:rsidRPr="009A799D">
        <w:t>IVAWA has lost credibility due to spreading of false statistics in the media</w:t>
      </w:r>
    </w:p>
    <w:p w:rsidR="00344D83" w:rsidRPr="009A799D" w:rsidRDefault="00344D83" w:rsidP="004F6BFC">
      <w:pPr>
        <w:rPr>
          <w:b/>
          <w:sz w:val="20"/>
          <w:szCs w:val="20"/>
        </w:rPr>
      </w:pPr>
      <w:r w:rsidRPr="009A799D">
        <w:rPr>
          <w:b/>
          <w:sz w:val="26"/>
          <w:szCs w:val="26"/>
        </w:rPr>
        <w:t>McElroy, 14</w:t>
      </w:r>
      <w:r w:rsidRPr="009A799D">
        <w:t xml:space="preserve"> – </w:t>
      </w:r>
      <w:r w:rsidRPr="009A799D">
        <w:rPr>
          <w:b/>
          <w:sz w:val="20"/>
          <w:szCs w:val="20"/>
        </w:rPr>
        <w:t>(</w:t>
      </w:r>
      <w:r w:rsidRPr="009A799D">
        <w:rPr>
          <w:shd w:val="clear" w:color="auto" w:fill="FFFFFF"/>
        </w:rPr>
        <w:t>Wendy McElroy is a Canadian individualist feminist and anarcho-capitalist writer. She was a co-founder along with Carl Watner and George H. Smith of The Voluntaryist magazine in 1982 and is the author of a number of books. I-VAWA’s Global Lie http://thehill.com/blogs/congress-blog/civil-rights/197947-i-vawas-global-lie) NL</w:t>
      </w:r>
    </w:p>
    <w:p w:rsidR="00344D83" w:rsidRPr="009A799D" w:rsidRDefault="00344D83" w:rsidP="004F6BFC">
      <w:pPr>
        <w:rPr>
          <w:sz w:val="14"/>
        </w:rPr>
      </w:pPr>
      <w:r w:rsidRPr="009A799D">
        <w:rPr>
          <w:sz w:val="14"/>
        </w:rPr>
        <w:t xml:space="preserve">The International Violence Against Women Act </w:t>
      </w:r>
      <w:r w:rsidRPr="009A799D">
        <w:rPr>
          <w:u w:val="single"/>
        </w:rPr>
        <w:t>(</w:t>
      </w:r>
      <w:hyperlink r:id="rId282" w:history="1">
        <w:r w:rsidRPr="009A799D">
          <w:rPr>
            <w:rStyle w:val="Hyperlink"/>
            <w:u w:val="single"/>
          </w:rPr>
          <w:t>I-VAWA</w:t>
        </w:r>
      </w:hyperlink>
      <w:r w:rsidRPr="009A799D">
        <w:rPr>
          <w:u w:val="single"/>
        </w:rPr>
        <w:t>) wants a lie to go global: Men are not victims of gender violence</w:t>
      </w:r>
      <w:r w:rsidRPr="009A799D">
        <w:rPr>
          <w:sz w:val="14"/>
        </w:rPr>
        <w:t xml:space="preserve">. Or, if they are, they do not deserve recognition. I-VAWA is before Congress with strong support from Democrats. The act embeds the prevention of gender violence and the empowerment of women into American foreign policy. But females are the only victims addressed. Not even boys are included. I-VAWA constitutes a 5-year redirection of foreign aid funds in order to insert politically-correct feminism into the structure of other nations. The </w:t>
      </w:r>
      <w:hyperlink r:id="rId283" w:history="1">
        <w:r w:rsidRPr="009A799D">
          <w:rPr>
            <w:rStyle w:val="Hyperlink"/>
            <w:sz w:val="14"/>
          </w:rPr>
          <w:t>I-VAWA summary</w:t>
        </w:r>
      </w:hyperlink>
      <w:r w:rsidRPr="009A799D">
        <w:rPr>
          <w:sz w:val="14"/>
        </w:rPr>
        <w:t xml:space="preserve"> states, “Emphasis is placed on promoting political, legal, and institutional reforms” in targeted nations and training their “police and the judiciary.” U.S. personnel would train “professional foreign military” on handling of “violence against women and girls.” </w:t>
      </w:r>
      <w:r w:rsidRPr="009A799D">
        <w:rPr>
          <w:u w:val="single"/>
        </w:rPr>
        <w:t>I-VAWA aims at changing the attitudes, social norms, and law enforcement of other societies to reflect Western values. Historically speaking, other nations resent such attempts, and resist violently</w:t>
      </w:r>
      <w:r w:rsidRPr="009A799D">
        <w:rPr>
          <w:sz w:val="14"/>
        </w:rPr>
        <w:t xml:space="preserve">. I-VAWA should be rejected. But it should be studied as an example of how PC feminism controls the debate to exclude males as victims. </w:t>
      </w:r>
      <w:r w:rsidRPr="009A799D">
        <w:rPr>
          <w:u w:val="single"/>
        </w:rPr>
        <w:t>Consider domestic violence</w:t>
      </w:r>
      <w:r w:rsidRPr="009A799D">
        <w:rPr>
          <w:sz w:val="14"/>
        </w:rPr>
        <w:t xml:space="preserve"> in general. The vast majority of studies indicate men and women are victimized at about the same rate. </w:t>
      </w:r>
      <w:r w:rsidRPr="009A799D">
        <w:rPr>
          <w:u w:val="single"/>
        </w:rPr>
        <w:t xml:space="preserve">A 32-country </w:t>
      </w:r>
      <w:hyperlink r:id="rId284" w:history="1">
        <w:r w:rsidRPr="009A799D">
          <w:rPr>
            <w:rStyle w:val="Hyperlink"/>
            <w:u w:val="single"/>
          </w:rPr>
          <w:t>survey</w:t>
        </w:r>
      </w:hyperlink>
      <w:r w:rsidRPr="009A799D">
        <w:rPr>
          <w:u w:val="single"/>
        </w:rPr>
        <w:t xml:space="preserve"> of university students found women were more likely to initiate violence</w:t>
      </w:r>
      <w:r w:rsidRPr="009A799D">
        <w:rPr>
          <w:sz w:val="14"/>
        </w:rPr>
        <w:t xml:space="preserve">. Even if the nations selected by I-VAWA disproportionately victimize women, a significant number of male victims would also exist there. In one place, the act acknowledges male victims. A Tanzanian survey on violence against children is quoted: “nearly 3 in 10 females and 1 in 7 males experienced sexual violence prior to the age of 18.” The sentence immediately following states that abused boys are “significantly more likely” to commit domestic violence as men. </w:t>
      </w:r>
      <w:r w:rsidRPr="009A799D">
        <w:rPr>
          <w:u w:val="single"/>
        </w:rPr>
        <w:t>Abused boys are acknowledged only to point out a risk factor for females.</w:t>
      </w:r>
      <w:r w:rsidRPr="009A799D">
        <w:rPr>
          <w:sz w:val="14"/>
        </w:rPr>
        <w:t xml:space="preserve"> The other reference to males is on the need to engage them in reducing violence. 'How' is not specified. Legal sanctions and judicial enforcement are mentioned repeatedly, however. Presumably, males would be engaged as actual or potential abusers. I-VAWA's exclusion of males will be justified by the targeting nations which severely abuse females. That begs the question. The targeting itself is a dismissal of males. Moreover, </w:t>
      </w:r>
      <w:r w:rsidRPr="009A799D">
        <w:rPr>
          <w:u w:val="single"/>
        </w:rPr>
        <w:t>recognizing male victims would not change the training of police and judges unless such training views females as the only victims</w:t>
      </w:r>
      <w:r w:rsidRPr="009A799D">
        <w:rPr>
          <w:sz w:val="14"/>
        </w:rPr>
        <w:t xml:space="preserve">. Moreover, some I-VAWA programs impact males as much as females; for example, stemming the spread of HIV/AIDS. To retain females as the only victims, </w:t>
      </w:r>
      <w:r w:rsidRPr="009A799D">
        <w:rPr>
          <w:u w:val="single"/>
        </w:rPr>
        <w:t>I-VAWA must control discussion by controlling data.</w:t>
      </w:r>
      <w:r w:rsidRPr="009A799D">
        <w:rPr>
          <w:sz w:val="14"/>
        </w:rPr>
        <w:t xml:space="preserve"> Predictably, I-VAWA mandates data collection through a super-agency to coordinate “the Department of State and...the international programs of all other Federal agencies.” The coordinating agency would produce “original research or analysis” and establish standards to judge data, including existing research. Until the findings exist, however, no knows whether an accurate ratio of male-to-female victims will be reflected. The </w:t>
      </w:r>
      <w:r w:rsidRPr="009A799D">
        <w:rPr>
          <w:u w:val="single"/>
        </w:rPr>
        <w:t>final step in controlling data is to entrench false information</w:t>
      </w:r>
      <w:r w:rsidRPr="009A799D">
        <w:rPr>
          <w:sz w:val="14"/>
        </w:rPr>
        <w:t xml:space="preserve">. A recent occurrence provides insight. U.S. Attorney General </w:t>
      </w:r>
      <w:hyperlink r:id="rId285" w:history="1">
        <w:r w:rsidRPr="009A799D">
          <w:rPr>
            <w:rStyle w:val="Hyperlink"/>
            <w:sz w:val="14"/>
          </w:rPr>
          <w:t>Eric Holder</w:t>
        </w:r>
      </w:hyperlink>
      <w:r w:rsidRPr="009A799D">
        <w:rPr>
          <w:sz w:val="14"/>
        </w:rPr>
        <w:t xml:space="preserve"> supports PC feminism. On December 18, 2013, the </w:t>
      </w:r>
      <w:hyperlink r:id="rId286" w:history="1">
        <w:r w:rsidRPr="009A799D">
          <w:rPr>
            <w:rStyle w:val="Hyperlink"/>
            <w:u w:val="single"/>
          </w:rPr>
          <w:t>Washington Post</w:t>
        </w:r>
      </w:hyperlink>
      <w:r w:rsidRPr="009A799D">
        <w:rPr>
          <w:u w:val="single"/>
        </w:rPr>
        <w:t xml:space="preserve"> fact checker ran findings on Holder's 2009 claim</w:t>
      </w:r>
      <w:r w:rsidRPr="009A799D">
        <w:rPr>
          <w:sz w:val="14"/>
        </w:rPr>
        <w:t xml:space="preserve"> that intimate-partner homicide was the leading cause of death for black women ages 15 to 45. The Department of Justice (DOJ) website posted the statistic and it spread from there. </w:t>
      </w:r>
      <w:r w:rsidRPr="009A799D">
        <w:rPr>
          <w:u w:val="single"/>
        </w:rPr>
        <w:t>The statement is false</w:t>
      </w:r>
      <w:r w:rsidRPr="009A799D">
        <w:rPr>
          <w:sz w:val="14"/>
        </w:rPr>
        <w:t>. The Washington Post reported, “Centers for Disease Control and Prevention data show that, for the year 2008...</w:t>
      </w:r>
      <w:r w:rsidRPr="009A799D">
        <w:rPr>
          <w:u w:val="single"/>
        </w:rPr>
        <w:t>cancer, heart disease, unintentional injury and HIV/AIDS all topped homicide</w:t>
      </w:r>
      <w:r w:rsidRPr="009A799D">
        <w:rPr>
          <w:sz w:val="14"/>
        </w:rPr>
        <w:t>. Then if you break out intimate-partner homicide, that ends up being seventh or eighth on the list.”</w:t>
      </w:r>
    </w:p>
    <w:p w:rsidR="00344D83" w:rsidRPr="009A799D" w:rsidRDefault="00344D83" w:rsidP="004F6BFC">
      <w:pPr>
        <w:pStyle w:val="Heading4"/>
        <w:rPr>
          <w:rFonts w:hint="eastAsia"/>
        </w:rPr>
      </w:pPr>
      <w:r w:rsidRPr="009A799D">
        <w:t>India proves legislation like IVAWA fails and makes civil rights worse</w:t>
      </w:r>
    </w:p>
    <w:p w:rsidR="00344D83" w:rsidRPr="009A799D" w:rsidRDefault="00344D83" w:rsidP="004F6BFC">
      <w:pPr>
        <w:rPr>
          <w:rStyle w:val="Style13ptBold"/>
          <w:b w:val="0"/>
          <w:sz w:val="20"/>
          <w:szCs w:val="20"/>
        </w:rPr>
      </w:pPr>
      <w:r w:rsidRPr="009A799D">
        <w:rPr>
          <w:rStyle w:val="Style13ptBold"/>
        </w:rPr>
        <w:t xml:space="preserve">SIF, 10 – </w:t>
      </w:r>
      <w:r w:rsidRPr="009A799D">
        <w:rPr>
          <w:rStyle w:val="Style13ptBold"/>
          <w:b w:val="0"/>
          <w:sz w:val="20"/>
          <w:szCs w:val="20"/>
        </w:rPr>
        <w:t>SIF is a foundation founded on working to prevent Indian men from being removed from their children for claims where they have not been found guilty for, I-VAWA: A failed experiment http://www.saveindianfamily.org/i-vawa-a-failed-experiment/) NL</w:t>
      </w:r>
    </w:p>
    <w:p w:rsidR="00344D83" w:rsidRPr="009A799D" w:rsidRDefault="00344D83" w:rsidP="004F6BFC">
      <w:pPr>
        <w:rPr>
          <w:sz w:val="14"/>
        </w:rPr>
      </w:pPr>
      <w:r w:rsidRPr="009A799D">
        <w:rPr>
          <w:sz w:val="14"/>
        </w:rPr>
        <w:t xml:space="preserve">The International Violence against Women Act (I-VAWA) was recently introduced in the Senate (S.2982) and House (H.R.4594) with the purported goal of stopping domestic violence around the world. India and other </w:t>
      </w:r>
      <w:r w:rsidRPr="009A799D">
        <w:rPr>
          <w:u w:val="single"/>
        </w:rPr>
        <w:t>countries have had extensive experience with such abuse-reduction laws, which have had a disastrous impact on our society</w:t>
      </w:r>
      <w:r w:rsidRPr="009A799D">
        <w:rPr>
          <w:sz w:val="14"/>
        </w:rPr>
        <w:t xml:space="preserve">. India enacted its first domestic violence laws in 1983, over a decade before the United States passed the Violence Against Women Act in 1994. Section 498A of the Indian Penal Code mandates the arrest and jailing of the husband accused of domestic violence, along with his male/female relatives. </w:t>
      </w:r>
      <w:r w:rsidRPr="009A799D">
        <w:rPr>
          <w:u w:val="single"/>
        </w:rPr>
        <w:t>Under</w:t>
      </w:r>
      <w:r w:rsidRPr="009A799D">
        <w:rPr>
          <w:sz w:val="14"/>
        </w:rPr>
        <w:t xml:space="preserve"> Indian </w:t>
      </w:r>
      <w:r w:rsidRPr="009A799D">
        <w:rPr>
          <w:u w:val="single"/>
        </w:rPr>
        <w:t>law, such persons are presumed guilty until proven innocent</w:t>
      </w:r>
      <w:r w:rsidRPr="009A799D">
        <w:rPr>
          <w:sz w:val="14"/>
        </w:rPr>
        <w:t xml:space="preserve">. According to a survey by Professor Murray Straus of the United States, </w:t>
      </w:r>
      <w:r w:rsidRPr="009A799D">
        <w:rPr>
          <w:u w:val="single"/>
        </w:rPr>
        <w:t>females in India are more likely to engage in severe domestic violence</w:t>
      </w:r>
      <w:r w:rsidRPr="009A799D">
        <w:rPr>
          <w:sz w:val="14"/>
        </w:rPr>
        <w:t xml:space="preserve"> (punch, hit, kick, or choke) </w:t>
      </w:r>
      <w:r w:rsidRPr="009A799D">
        <w:rPr>
          <w:u w:val="single"/>
        </w:rPr>
        <w:t>than males</w:t>
      </w:r>
      <w:r w:rsidRPr="009A799D">
        <w:rPr>
          <w:sz w:val="14"/>
        </w:rPr>
        <w:t xml:space="preserve">.1 Despite that fact, </w:t>
      </w:r>
      <w:r w:rsidRPr="009A799D">
        <w:rPr>
          <w:u w:val="single"/>
        </w:rPr>
        <w:t>Indian domestic violence laws consider only women as victims and does not take account the male victims</w:t>
      </w:r>
      <w:r w:rsidRPr="009A799D">
        <w:rPr>
          <w:sz w:val="14"/>
        </w:rPr>
        <w:t xml:space="preserve">. </w:t>
      </w:r>
      <w:r w:rsidRPr="009A799D">
        <w:rPr>
          <w:u w:val="single"/>
        </w:rPr>
        <w:t>This method</w:t>
      </w:r>
      <w:r w:rsidRPr="009A799D">
        <w:rPr>
          <w:sz w:val="14"/>
        </w:rPr>
        <w:t xml:space="preserve"> of prevention of domestic violence </w:t>
      </w:r>
      <w:r w:rsidRPr="009A799D">
        <w:rPr>
          <w:u w:val="single"/>
        </w:rPr>
        <w:t>has failed in India</w:t>
      </w:r>
      <w:r w:rsidRPr="009A799D">
        <w:rPr>
          <w:sz w:val="14"/>
        </w:rPr>
        <w:t xml:space="preserve">. In four years from 2004-2007, </w:t>
      </w:r>
      <w:r w:rsidRPr="009A799D">
        <w:rPr>
          <w:u w:val="single"/>
        </w:rPr>
        <w:t>more than 1,23,000 women and 4,23,000 men were arrested and jailed without investigation or trial under the</w:t>
      </w:r>
      <w:r w:rsidRPr="009A799D">
        <w:rPr>
          <w:sz w:val="14"/>
        </w:rPr>
        <w:t xml:space="preserve"> domestic violence </w:t>
      </w:r>
      <w:r w:rsidRPr="009A799D">
        <w:rPr>
          <w:u w:val="single"/>
        </w:rPr>
        <w:t>legislation</w:t>
      </w:r>
      <w:r w:rsidRPr="009A799D">
        <w:rPr>
          <w:sz w:val="14"/>
        </w:rPr>
        <w:t xml:space="preserve"> Section 498A. This is </w:t>
      </w:r>
      <w:r w:rsidRPr="009A799D">
        <w:rPr>
          <w:u w:val="single"/>
        </w:rPr>
        <w:t>one of the worst violations of civil rights ever reported in India</w:t>
      </w:r>
      <w:r w:rsidRPr="009A799D">
        <w:rPr>
          <w:sz w:val="14"/>
        </w:rPr>
        <w:t>. Therefore, the Indian Home Ministry has directed all the States to stop misuse of this law and put an end to jailing of innocent people. Therefore, we oppose the enactment of I-VAWA. And if the law is passed, we strongly urge the United States Congress include statutory language to specifically exclude India from the scope of this program.</w:t>
      </w:r>
    </w:p>
    <w:p w:rsidR="00344D83" w:rsidRPr="009A799D" w:rsidRDefault="00344D83" w:rsidP="004F6BFC"/>
    <w:p w:rsidR="00344D83" w:rsidRPr="009A799D" w:rsidRDefault="009A799D" w:rsidP="009A799D">
      <w:pPr>
        <w:pStyle w:val="Heading1"/>
        <w:rPr>
          <w:rFonts w:hint="eastAsia"/>
        </w:rPr>
      </w:pPr>
      <w:r w:rsidRPr="009A799D">
        <w:t>Human Trafficking</w:t>
      </w:r>
    </w:p>
    <w:p w:rsidR="009A799D" w:rsidRPr="009A799D" w:rsidRDefault="009A799D" w:rsidP="009A799D">
      <w:pPr>
        <w:pStyle w:val="Heading3"/>
        <w:rPr>
          <w:rFonts w:hint="eastAsia"/>
        </w:rPr>
      </w:pPr>
      <w:r w:rsidRPr="009A799D">
        <w:t>1NC CP</w:t>
      </w:r>
    </w:p>
    <w:p w:rsidR="009A799D" w:rsidRPr="009A799D" w:rsidRDefault="009A799D" w:rsidP="009A799D"/>
    <w:p w:rsidR="009A799D" w:rsidRPr="009A799D" w:rsidRDefault="009A799D" w:rsidP="009A799D">
      <w:pPr>
        <w:pStyle w:val="Heading2"/>
        <w:rPr>
          <w:rFonts w:hint="eastAsia"/>
        </w:rPr>
      </w:pPr>
      <w:r w:rsidRPr="009A799D">
        <w:t>1nc</w:t>
      </w:r>
    </w:p>
    <w:p w:rsidR="009A799D" w:rsidRPr="009A799D" w:rsidRDefault="009A799D" w:rsidP="009A799D">
      <w:pPr>
        <w:pStyle w:val="Heading4"/>
        <w:rPr>
          <w:rFonts w:hint="eastAsia"/>
        </w:rPr>
      </w:pPr>
      <w:r w:rsidRPr="009A799D">
        <w:t xml:space="preserve">CP text: The United States federal government should increase its special-purpose funding for the United Nations Office on Drugs and Crime. </w:t>
      </w:r>
    </w:p>
    <w:p w:rsidR="009A799D" w:rsidRPr="009A799D" w:rsidRDefault="009A799D" w:rsidP="009A799D">
      <w:pPr>
        <w:pStyle w:val="Heading4"/>
        <w:rPr>
          <w:rFonts w:hint="eastAsia"/>
        </w:rPr>
      </w:pPr>
      <w:r w:rsidRPr="009A799D">
        <w:t xml:space="preserve">UNODC is key to stop trafficking globally—it provides a model for other countries to prosecute traffickers and spread awareness  </w:t>
      </w:r>
    </w:p>
    <w:p w:rsidR="009A799D" w:rsidRPr="009A799D" w:rsidRDefault="009A799D" w:rsidP="009A799D">
      <w:r w:rsidRPr="009A799D">
        <w:rPr>
          <w:rStyle w:val="Style13ptBold"/>
        </w:rPr>
        <w:t>Forss 12</w:t>
      </w:r>
      <w:r w:rsidRPr="009A799D">
        <w:rPr>
          <w:b/>
        </w:rPr>
        <w:t xml:space="preserve"> </w:t>
      </w:r>
      <w:r w:rsidRPr="009A799D">
        <w:t xml:space="preserve">(Kim Forss holds a PhD from the Stockholm School of Economics. His research has concerned comparative studies of evaluation, the design of inquiring systems and organizational learning, utilization of results, as well as process use of evaluation., “Working against Trafficking through the Multilateral System– A Study of Coordination between UN Agencies at Global, Regional and National Levels,” </w:t>
      </w:r>
      <w:hyperlink r:id="rId287" w:history="1">
        <w:r w:rsidRPr="009A799D">
          <w:rPr>
            <w:rStyle w:val="Hyperlink"/>
          </w:rPr>
          <w:t>www.un.org/en/ga/.../trafficking/Coordination%20Anti-Trafficking%20Report.pdf)//KA</w:t>
        </w:r>
      </w:hyperlink>
      <w:r w:rsidRPr="009A799D">
        <w:t xml:space="preserve"> </w:t>
      </w:r>
    </w:p>
    <w:p w:rsidR="009A799D" w:rsidRPr="009A799D" w:rsidRDefault="009A799D" w:rsidP="009A799D">
      <w:pPr>
        <w:rPr>
          <w:rFonts w:eastAsia="Times New Roman"/>
          <w:sz w:val="20"/>
          <w:szCs w:val="20"/>
        </w:rPr>
      </w:pPr>
    </w:p>
    <w:p w:rsidR="009A799D" w:rsidRPr="009A799D" w:rsidRDefault="009A799D" w:rsidP="009A799D">
      <w:pPr>
        <w:rPr>
          <w:szCs w:val="24"/>
          <w:u w:val="single"/>
        </w:rPr>
      </w:pPr>
      <w:r w:rsidRPr="009A799D">
        <w:rPr>
          <w:b/>
          <w:color w:val="000000"/>
          <w:szCs w:val="24"/>
          <w:u w:val="single"/>
        </w:rPr>
        <w:t>The</w:t>
      </w:r>
      <w:r w:rsidRPr="009A799D">
        <w:rPr>
          <w:color w:val="000000"/>
          <w:szCs w:val="24"/>
          <w:u w:val="single"/>
        </w:rPr>
        <w:t xml:space="preserve"> </w:t>
      </w:r>
      <w:r w:rsidRPr="009A799D">
        <w:rPr>
          <w:color w:val="000000"/>
          <w:sz w:val="16"/>
          <w:szCs w:val="24"/>
        </w:rPr>
        <w:t>United Nations Office on Drugs and Crime (</w:t>
      </w:r>
      <w:r w:rsidRPr="009A799D">
        <w:rPr>
          <w:b/>
          <w:color w:val="000000"/>
          <w:szCs w:val="24"/>
          <w:u w:val="single"/>
        </w:rPr>
        <w:t>UNODC) engages in anti-trafficking work</w:t>
      </w:r>
      <w:r w:rsidRPr="009A799D">
        <w:rPr>
          <w:b/>
          <w:szCs w:val="24"/>
          <w:u w:val="single"/>
        </w:rPr>
        <w:t xml:space="preserve"> </w:t>
      </w:r>
      <w:r w:rsidRPr="009A799D">
        <w:rPr>
          <w:b/>
          <w:color w:val="000000"/>
          <w:szCs w:val="24"/>
          <w:u w:val="single"/>
        </w:rPr>
        <w:t>in their efforts to eliminate transnational organized crime. The focus of work is on the</w:t>
      </w:r>
      <w:r w:rsidRPr="009A799D">
        <w:rPr>
          <w:b/>
          <w:szCs w:val="24"/>
          <w:u w:val="single"/>
        </w:rPr>
        <w:t xml:space="preserve"> </w:t>
      </w:r>
      <w:r w:rsidRPr="009A799D">
        <w:rPr>
          <w:b/>
          <w:color w:val="000000"/>
          <w:szCs w:val="24"/>
          <w:u w:val="single"/>
        </w:rPr>
        <w:t>judicial system and its response to organized trafficking, but UNODC also has</w:t>
      </w:r>
      <w:r w:rsidRPr="009A799D">
        <w:rPr>
          <w:b/>
          <w:szCs w:val="24"/>
          <w:u w:val="single"/>
        </w:rPr>
        <w:t xml:space="preserve"> </w:t>
      </w:r>
      <w:r w:rsidRPr="009A799D">
        <w:rPr>
          <w:b/>
          <w:color w:val="000000"/>
          <w:szCs w:val="24"/>
          <w:u w:val="single"/>
        </w:rPr>
        <w:t>programmes on prevention and protection. UNODC's human trafficking technical</w:t>
      </w:r>
      <w:r w:rsidRPr="009A799D">
        <w:rPr>
          <w:b/>
          <w:szCs w:val="24"/>
          <w:u w:val="single"/>
        </w:rPr>
        <w:t xml:space="preserve"> </w:t>
      </w:r>
      <w:r w:rsidRPr="009A799D">
        <w:rPr>
          <w:b/>
          <w:color w:val="000000"/>
          <w:szCs w:val="24"/>
          <w:u w:val="single"/>
        </w:rPr>
        <w:t>assistance work currently providing assistance to more than 80 countries globally</w:t>
      </w:r>
      <w:r w:rsidRPr="009A799D">
        <w:rPr>
          <w:color w:val="000000"/>
          <w:sz w:val="16"/>
          <w:szCs w:val="24"/>
        </w:rPr>
        <w:t>. Since</w:t>
      </w:r>
      <w:r w:rsidRPr="009A799D">
        <w:rPr>
          <w:szCs w:val="24"/>
          <w:u w:val="single"/>
        </w:rPr>
        <w:t xml:space="preserve"> </w:t>
      </w:r>
      <w:r w:rsidRPr="009A799D">
        <w:rPr>
          <w:color w:val="000000"/>
          <w:sz w:val="16"/>
          <w:szCs w:val="24"/>
        </w:rPr>
        <w:t>the Trafficking in Persons Protocol was launched in 1999 most countries have legislated</w:t>
      </w:r>
      <w:r w:rsidRPr="009A799D">
        <w:rPr>
          <w:szCs w:val="24"/>
          <w:u w:val="single"/>
        </w:rPr>
        <w:t xml:space="preserve"> </w:t>
      </w:r>
      <w:r w:rsidRPr="009A799D">
        <w:rPr>
          <w:color w:val="000000"/>
          <w:sz w:val="16"/>
          <w:szCs w:val="24"/>
        </w:rPr>
        <w:t>against trafficking. However, as the 2009 report Global Report on Trafficking in Persons</w:t>
      </w:r>
      <w:r w:rsidRPr="009A799D">
        <w:rPr>
          <w:szCs w:val="24"/>
          <w:u w:val="single"/>
        </w:rPr>
        <w:t xml:space="preserve"> </w:t>
      </w:r>
      <w:r w:rsidRPr="009A799D">
        <w:rPr>
          <w:color w:val="000000"/>
          <w:sz w:val="16"/>
          <w:szCs w:val="24"/>
        </w:rPr>
        <w:t>shows, two out of every five countries covered in the report had never recorded a single</w:t>
      </w:r>
      <w:r w:rsidRPr="009A799D">
        <w:rPr>
          <w:szCs w:val="24"/>
          <w:u w:val="single"/>
        </w:rPr>
        <w:t xml:space="preserve"> </w:t>
      </w:r>
      <w:r w:rsidRPr="009A799D">
        <w:rPr>
          <w:color w:val="000000"/>
          <w:sz w:val="16"/>
          <w:szCs w:val="24"/>
        </w:rPr>
        <w:t>case of trafficking, and that is of course far from the real extent of the problem. As in the</w:t>
      </w:r>
      <w:r w:rsidRPr="009A799D">
        <w:rPr>
          <w:szCs w:val="24"/>
          <w:u w:val="single"/>
        </w:rPr>
        <w:t xml:space="preserve"> </w:t>
      </w:r>
      <w:r w:rsidRPr="009A799D">
        <w:rPr>
          <w:color w:val="000000"/>
          <w:sz w:val="16"/>
          <w:szCs w:val="24"/>
        </w:rPr>
        <w:t>case of trafficking in general the knowledge on the nature of its characteristics and how</w:t>
      </w:r>
      <w:r w:rsidRPr="009A799D">
        <w:rPr>
          <w:szCs w:val="24"/>
          <w:u w:val="single"/>
        </w:rPr>
        <w:t xml:space="preserve"> </w:t>
      </w:r>
      <w:r w:rsidRPr="009A799D">
        <w:rPr>
          <w:color w:val="000000"/>
          <w:sz w:val="16"/>
          <w:szCs w:val="24"/>
        </w:rPr>
        <w:t xml:space="preserve">to assess it is limited. </w:t>
      </w:r>
      <w:r w:rsidRPr="009A799D">
        <w:rPr>
          <w:b/>
          <w:color w:val="000000"/>
          <w:szCs w:val="24"/>
          <w:u w:val="single"/>
        </w:rPr>
        <w:t>Among the problems in trafficking is that few countries have</w:t>
      </w:r>
      <w:r w:rsidRPr="009A799D">
        <w:rPr>
          <w:b/>
          <w:szCs w:val="24"/>
          <w:u w:val="single"/>
        </w:rPr>
        <w:t xml:space="preserve"> </w:t>
      </w:r>
      <w:r w:rsidRPr="009A799D">
        <w:rPr>
          <w:b/>
          <w:color w:val="000000"/>
          <w:szCs w:val="24"/>
          <w:u w:val="single"/>
        </w:rPr>
        <w:t>examples of how a successful prosecution on trafficking would be conducted, especially</w:t>
      </w:r>
      <w:r w:rsidRPr="009A799D">
        <w:rPr>
          <w:b/>
          <w:szCs w:val="24"/>
          <w:u w:val="single"/>
        </w:rPr>
        <w:t xml:space="preserve"> </w:t>
      </w:r>
      <w:r w:rsidRPr="009A799D">
        <w:rPr>
          <w:b/>
          <w:color w:val="000000"/>
          <w:szCs w:val="24"/>
          <w:u w:val="single"/>
        </w:rPr>
        <w:t>on a comparative international scale.</w:t>
      </w:r>
      <w:r w:rsidRPr="009A799D">
        <w:rPr>
          <w:b/>
          <w:color w:val="000000"/>
          <w:sz w:val="16"/>
          <w:szCs w:val="24"/>
        </w:rPr>
        <w:t xml:space="preserve"> </w:t>
      </w:r>
      <w:r w:rsidRPr="009A799D">
        <w:rPr>
          <w:b/>
          <w:color w:val="000000"/>
          <w:szCs w:val="24"/>
          <w:u w:val="single"/>
        </w:rPr>
        <w:t>As one of its normative instruments, UNODC has</w:t>
      </w:r>
      <w:r w:rsidRPr="009A799D">
        <w:rPr>
          <w:b/>
          <w:szCs w:val="24"/>
          <w:u w:val="single"/>
        </w:rPr>
        <w:t xml:space="preserve"> </w:t>
      </w:r>
      <w:r w:rsidRPr="009A799D">
        <w:rPr>
          <w:b/>
          <w:color w:val="000000"/>
          <w:szCs w:val="24"/>
          <w:u w:val="single"/>
        </w:rPr>
        <w:t>developed a Human Trafficking Case Law Database where official documents from</w:t>
      </w:r>
      <w:r w:rsidRPr="009A799D">
        <w:rPr>
          <w:b/>
          <w:szCs w:val="24"/>
          <w:u w:val="single"/>
        </w:rPr>
        <w:t xml:space="preserve"> </w:t>
      </w:r>
      <w:r w:rsidRPr="009A799D">
        <w:rPr>
          <w:b/>
          <w:color w:val="000000"/>
          <w:szCs w:val="24"/>
          <w:u w:val="single"/>
        </w:rPr>
        <w:t xml:space="preserve">prosecutions are accessible to the public all over the world. </w:t>
      </w:r>
      <w:r w:rsidRPr="009A799D">
        <w:rPr>
          <w:color w:val="000000"/>
          <w:szCs w:val="24"/>
          <w:u w:val="single"/>
        </w:rPr>
        <w:t>Information on convictions,</w:t>
      </w:r>
      <w:r w:rsidRPr="009A799D">
        <w:rPr>
          <w:szCs w:val="24"/>
          <w:u w:val="single"/>
        </w:rPr>
        <w:t xml:space="preserve"> </w:t>
      </w:r>
      <w:r w:rsidRPr="009A799D">
        <w:rPr>
          <w:color w:val="000000"/>
          <w:szCs w:val="24"/>
          <w:u w:val="single"/>
        </w:rPr>
        <w:t>sentences as well as victims own stories can be accessed. The database serves to assist</w:t>
      </w:r>
      <w:r w:rsidRPr="009A799D">
        <w:rPr>
          <w:szCs w:val="24"/>
          <w:u w:val="single"/>
        </w:rPr>
        <w:t xml:space="preserve"> </w:t>
      </w:r>
      <w:r w:rsidRPr="009A799D">
        <w:rPr>
          <w:color w:val="000000"/>
          <w:szCs w:val="24"/>
          <w:u w:val="single"/>
        </w:rPr>
        <w:t>judges, governments, media researchers and private persons in the work to combat</w:t>
      </w:r>
      <w:r w:rsidRPr="009A799D">
        <w:rPr>
          <w:szCs w:val="24"/>
          <w:u w:val="single"/>
        </w:rPr>
        <w:t xml:space="preserve"> </w:t>
      </w:r>
      <w:r w:rsidRPr="009A799D">
        <w:rPr>
          <w:color w:val="000000"/>
          <w:szCs w:val="24"/>
          <w:u w:val="single"/>
        </w:rPr>
        <w:t>trafficking.</w:t>
      </w:r>
      <w:r w:rsidRPr="009A799D">
        <w:rPr>
          <w:color w:val="000000"/>
          <w:sz w:val="16"/>
          <w:szCs w:val="24"/>
        </w:rPr>
        <w:t xml:space="preserve"> Today the site has over 200 cases from 30 different countries.</w:t>
      </w:r>
      <w:r w:rsidRPr="009A799D">
        <w:rPr>
          <w:szCs w:val="24"/>
          <w:u w:val="single"/>
        </w:rPr>
        <w:t xml:space="preserve"> </w:t>
      </w:r>
      <w:r w:rsidRPr="009A799D">
        <w:rPr>
          <w:color w:val="000000"/>
          <w:szCs w:val="24"/>
          <w:u w:val="single"/>
        </w:rPr>
        <w:t>UNODC has also launched the Blue Heart Campaign to raise awareness on trafficking in</w:t>
      </w:r>
      <w:r w:rsidRPr="009A799D">
        <w:rPr>
          <w:szCs w:val="24"/>
          <w:u w:val="single"/>
        </w:rPr>
        <w:t xml:space="preserve"> </w:t>
      </w:r>
      <w:r w:rsidRPr="009A799D">
        <w:rPr>
          <w:color w:val="000000"/>
          <w:szCs w:val="24"/>
          <w:u w:val="single"/>
        </w:rPr>
        <w:t>the global society and in the public sphere</w:t>
      </w:r>
      <w:r w:rsidRPr="009A799D">
        <w:rPr>
          <w:color w:val="000000"/>
          <w:sz w:val="16"/>
          <w:szCs w:val="24"/>
        </w:rPr>
        <w:t>. Through social media, posters and</w:t>
      </w:r>
      <w:r w:rsidRPr="009A799D">
        <w:rPr>
          <w:szCs w:val="24"/>
          <w:u w:val="single"/>
        </w:rPr>
        <w:t xml:space="preserve"> </w:t>
      </w:r>
      <w:r w:rsidRPr="009A799D">
        <w:rPr>
          <w:color w:val="000000"/>
          <w:sz w:val="16"/>
          <w:szCs w:val="24"/>
        </w:rPr>
        <w:t>pamphlets, celebrity collaborations and movies the Blue Hearth Campaign aims to</w:t>
      </w:r>
      <w:r w:rsidRPr="009A799D">
        <w:rPr>
          <w:szCs w:val="24"/>
          <w:u w:val="single"/>
        </w:rPr>
        <w:t xml:space="preserve"> </w:t>
      </w:r>
      <w:r w:rsidRPr="009A799D">
        <w:rPr>
          <w:color w:val="000000"/>
          <w:sz w:val="16"/>
          <w:szCs w:val="24"/>
        </w:rPr>
        <w:t>increase public demand for action and to put pressure on governments and</w:t>
      </w:r>
      <w:r w:rsidRPr="009A799D">
        <w:rPr>
          <w:szCs w:val="24"/>
          <w:u w:val="single"/>
        </w:rPr>
        <w:t xml:space="preserve"> </w:t>
      </w:r>
      <w:r w:rsidRPr="009A799D">
        <w:rPr>
          <w:color w:val="000000"/>
          <w:sz w:val="16"/>
          <w:szCs w:val="24"/>
        </w:rPr>
        <w:t xml:space="preserve">organizations to allocate more resources for anti-trafficking work. </w:t>
      </w:r>
      <w:r w:rsidRPr="009A799D">
        <w:rPr>
          <w:color w:val="000000"/>
          <w:szCs w:val="24"/>
          <w:u w:val="single"/>
        </w:rPr>
        <w:t>It is also possible for</w:t>
      </w:r>
      <w:r w:rsidRPr="009A799D">
        <w:rPr>
          <w:szCs w:val="24"/>
          <w:u w:val="single"/>
        </w:rPr>
        <w:t xml:space="preserve"> </w:t>
      </w:r>
      <w:r w:rsidRPr="009A799D">
        <w:rPr>
          <w:color w:val="000000"/>
          <w:szCs w:val="24"/>
          <w:u w:val="single"/>
        </w:rPr>
        <w:t>national governments to ratify the Blue Heart Campaign as their official response to</w:t>
      </w:r>
      <w:r w:rsidRPr="009A799D">
        <w:rPr>
          <w:szCs w:val="24"/>
          <w:u w:val="single"/>
        </w:rPr>
        <w:t xml:space="preserve"> </w:t>
      </w:r>
      <w:r w:rsidRPr="009A799D">
        <w:rPr>
          <w:color w:val="000000"/>
          <w:szCs w:val="24"/>
          <w:u w:val="single"/>
        </w:rPr>
        <w:t>trafficking. UNODC then requires of them to live up to a minimum standard of antitrafficking</w:t>
      </w:r>
      <w:r w:rsidRPr="009A799D">
        <w:rPr>
          <w:szCs w:val="24"/>
          <w:u w:val="single"/>
        </w:rPr>
        <w:t xml:space="preserve"> </w:t>
      </w:r>
      <w:r w:rsidRPr="009A799D">
        <w:rPr>
          <w:color w:val="000000"/>
          <w:szCs w:val="24"/>
          <w:u w:val="single"/>
        </w:rPr>
        <w:t>work, the Blue Hearth Terms of Engagement</w:t>
      </w:r>
      <w:r w:rsidRPr="009A799D">
        <w:rPr>
          <w:color w:val="000000"/>
          <w:sz w:val="16"/>
          <w:szCs w:val="24"/>
        </w:rPr>
        <w:t>. Countries that have adopted the</w:t>
      </w:r>
      <w:r w:rsidRPr="009A799D">
        <w:rPr>
          <w:szCs w:val="24"/>
          <w:u w:val="single"/>
        </w:rPr>
        <w:t xml:space="preserve"> </w:t>
      </w:r>
      <w:r w:rsidRPr="009A799D">
        <w:rPr>
          <w:color w:val="000000"/>
          <w:sz w:val="16"/>
          <w:szCs w:val="24"/>
        </w:rPr>
        <w:t>campaign today are for example Mexico and Brazil.</w:t>
      </w:r>
    </w:p>
    <w:p w:rsidR="009A799D" w:rsidRPr="009A799D" w:rsidRDefault="009A799D" w:rsidP="009A799D">
      <w:pPr>
        <w:rPr>
          <w:rFonts w:eastAsia="Times New Roman"/>
          <w:sz w:val="16"/>
          <w:szCs w:val="32"/>
        </w:rPr>
      </w:pPr>
    </w:p>
    <w:p w:rsidR="009A799D" w:rsidRPr="009A799D" w:rsidRDefault="009A799D" w:rsidP="009A799D"/>
    <w:p w:rsidR="009A799D" w:rsidRPr="009A799D" w:rsidRDefault="009A799D" w:rsidP="009A799D">
      <w:pPr>
        <w:pStyle w:val="Heading4"/>
        <w:rPr>
          <w:rFonts w:hint="eastAsia"/>
        </w:rPr>
      </w:pPr>
      <w:r w:rsidRPr="009A799D">
        <w:t xml:space="preserve">US funding is key for the success of UNODC </w:t>
      </w:r>
    </w:p>
    <w:p w:rsidR="009A799D" w:rsidRPr="009A799D" w:rsidRDefault="009A799D" w:rsidP="009A799D">
      <w:r w:rsidRPr="009A799D">
        <w:rPr>
          <w:b/>
        </w:rPr>
        <w:t xml:space="preserve">UNODC 14 </w:t>
      </w:r>
      <w:r w:rsidRPr="009A799D">
        <w:t>(United Nations Office on Drugs and Crime, “Funds and Partners,” https://www.unodc.org/unodc/en/donors/index.html)//KA</w:t>
      </w:r>
    </w:p>
    <w:p w:rsidR="009A799D" w:rsidRDefault="009A799D" w:rsidP="009A799D">
      <w:pPr>
        <w:rPr>
          <w:rFonts w:eastAsia="Times New Roman"/>
          <w:color w:val="000000"/>
          <w:szCs w:val="28"/>
          <w:u w:val="single"/>
        </w:rPr>
      </w:pPr>
      <w:r w:rsidRPr="009A799D">
        <w:rPr>
          <w:color w:val="000000"/>
          <w:sz w:val="14"/>
          <w:szCs w:val="28"/>
        </w:rPr>
        <w:t xml:space="preserve">The UNODC consolidated budget for the biennium 2014-2015 is US $760.1 million, including around US$ 88,9 million (11,7%) from the UN regular budget. </w:t>
      </w:r>
      <w:r w:rsidRPr="009A799D">
        <w:rPr>
          <w:color w:val="000000"/>
          <w:sz w:val="28"/>
          <w:szCs w:val="28"/>
          <w:u w:val="single"/>
        </w:rPr>
        <w:t>Voluntary contributions to the activities of UNODC are provided by governments, consisting of major and emerging and national donors</w:t>
      </w:r>
      <w:r w:rsidRPr="009A799D">
        <w:rPr>
          <w:color w:val="000000"/>
          <w:sz w:val="14"/>
          <w:szCs w:val="28"/>
        </w:rPr>
        <w:t xml:space="preserve">, UN Agencies, Multi-Donor Trust Funds, Inter-Governmental Organizations, International Financial Institutions (IFIs) and private donors, including private sector entities and foundations. </w:t>
      </w:r>
      <w:r w:rsidRPr="009A799D">
        <w:rPr>
          <w:color w:val="000000"/>
          <w:sz w:val="28"/>
          <w:szCs w:val="28"/>
          <w:u w:val="single"/>
        </w:rPr>
        <w:t>Voluntary donor contributions comprise two types:</w:t>
      </w:r>
      <w:r>
        <w:rPr>
          <w:color w:val="000000"/>
          <w:sz w:val="28"/>
          <w:szCs w:val="28"/>
          <w:u w:val="single"/>
        </w:rPr>
        <w:t xml:space="preserve"> </w:t>
      </w:r>
      <w:r w:rsidRPr="009A799D">
        <w:rPr>
          <w:rFonts w:eastAsia="Times New Roman"/>
          <w:color w:val="000000"/>
          <w:sz w:val="14"/>
          <w:szCs w:val="28"/>
        </w:rPr>
        <w:t xml:space="preserve">General-purpose funds (GP), i.e. unearmarked voluntary contributions which are used for i.a. provision of policy and strategic direction; support to technical norms and standards for Members States; research; and programme development, to name but a few areas. </w:t>
      </w:r>
      <w:r w:rsidRPr="009A799D">
        <w:rPr>
          <w:rFonts w:eastAsia="Times New Roman"/>
          <w:color w:val="000000"/>
          <w:szCs w:val="28"/>
          <w:u w:val="single"/>
        </w:rPr>
        <w:t>Special-purpose funds</w:t>
      </w:r>
      <w:r w:rsidRPr="009A799D">
        <w:rPr>
          <w:rFonts w:eastAsia="Times New Roman"/>
          <w:color w:val="000000"/>
          <w:sz w:val="14"/>
          <w:szCs w:val="28"/>
        </w:rPr>
        <w:t xml:space="preserve"> (SP), which </w:t>
      </w:r>
      <w:r w:rsidRPr="009A799D">
        <w:rPr>
          <w:rFonts w:eastAsia="Times New Roman"/>
          <w:color w:val="000000"/>
          <w:szCs w:val="28"/>
          <w:u w:val="single"/>
        </w:rPr>
        <w:t>are earmarked voluntary contributions to finance UNODC's technical cooperation and other substantive activities at Headquarters</w:t>
      </w:r>
      <w:r w:rsidRPr="009A799D">
        <w:rPr>
          <w:rFonts w:eastAsia="Times New Roman"/>
          <w:color w:val="000000"/>
          <w:sz w:val="14"/>
          <w:szCs w:val="28"/>
        </w:rPr>
        <w:t xml:space="preserve"> (Vienna) </w:t>
      </w:r>
      <w:r w:rsidRPr="009A799D">
        <w:rPr>
          <w:rFonts w:eastAsia="Times New Roman"/>
          <w:color w:val="000000"/>
          <w:szCs w:val="28"/>
          <w:u w:val="single"/>
        </w:rPr>
        <w:t xml:space="preserve">and in the field. </w:t>
      </w:r>
      <w:r w:rsidRPr="009A799D">
        <w:rPr>
          <w:color w:val="000000"/>
          <w:sz w:val="14"/>
          <w:szCs w:val="28"/>
        </w:rPr>
        <w:t xml:space="preserve">Pledges for voluntary contributions in 2014 amounted to $287.8 million. </w:t>
      </w:r>
      <w:r w:rsidRPr="009A799D">
        <w:rPr>
          <w:color w:val="000000"/>
          <w:szCs w:val="28"/>
          <w:u w:val="single"/>
        </w:rPr>
        <w:t>The largest donors</w:t>
      </w:r>
      <w:r w:rsidRPr="009A799D">
        <w:rPr>
          <w:color w:val="000000"/>
          <w:sz w:val="14"/>
          <w:szCs w:val="28"/>
        </w:rPr>
        <w:t xml:space="preserve"> (more than US$ 3 million) </w:t>
      </w:r>
      <w:r w:rsidRPr="009A799D">
        <w:rPr>
          <w:color w:val="000000"/>
          <w:szCs w:val="28"/>
          <w:u w:val="single"/>
        </w:rPr>
        <w:t>included</w:t>
      </w:r>
      <w:r w:rsidRPr="009A799D">
        <w:rPr>
          <w:color w:val="000000"/>
          <w:sz w:val="14"/>
          <w:szCs w:val="28"/>
        </w:rPr>
        <w:t xml:space="preserve"> Brazil, Colombia, Denmark, the European Union, Germany, Japan, Netherlands, Norway, Sweden, UNAIDS, the United Kingdom of Great Britain and Northern Ireland and </w:t>
      </w:r>
      <w:r w:rsidRPr="009A799D">
        <w:rPr>
          <w:color w:val="000000"/>
          <w:szCs w:val="28"/>
          <w:u w:val="single"/>
        </w:rPr>
        <w:t>the United States of America.</w:t>
      </w:r>
      <w:r>
        <w:rPr>
          <w:rFonts w:eastAsia="Times New Roman"/>
          <w:color w:val="000000"/>
          <w:szCs w:val="28"/>
          <w:u w:val="single"/>
        </w:rPr>
        <w:t xml:space="preserve"> </w:t>
      </w:r>
    </w:p>
    <w:p w:rsidR="009A799D" w:rsidRDefault="009A799D" w:rsidP="009A799D">
      <w:pPr>
        <w:rPr>
          <w:rFonts w:eastAsia="Times New Roman"/>
          <w:color w:val="000000"/>
          <w:szCs w:val="28"/>
          <w:u w:val="single"/>
        </w:rPr>
      </w:pPr>
    </w:p>
    <w:p w:rsidR="009A799D" w:rsidRDefault="009A799D" w:rsidP="009A799D">
      <w:pPr>
        <w:pStyle w:val="Heading3"/>
        <w:rPr>
          <w:rFonts w:hint="eastAsia"/>
        </w:rPr>
      </w:pPr>
      <w:r>
        <w:t>2NC CP</w:t>
      </w:r>
    </w:p>
    <w:p w:rsidR="009A799D" w:rsidRDefault="009A799D" w:rsidP="009A799D"/>
    <w:p w:rsidR="009A799D" w:rsidRDefault="009A799D" w:rsidP="009A799D">
      <w:pPr>
        <w:pStyle w:val="Heading4"/>
        <w:rPr>
          <w:rFonts w:hint="eastAsia"/>
        </w:rPr>
      </w:pPr>
      <w:r>
        <w:t>UNODC has a track record-- it solves</w:t>
      </w:r>
    </w:p>
    <w:p w:rsidR="009A799D" w:rsidRPr="00446BE5" w:rsidRDefault="009A799D" w:rsidP="009A799D">
      <w:pPr>
        <w:rPr>
          <w:rFonts w:eastAsia="Times New Roman"/>
        </w:rPr>
      </w:pPr>
      <w:r w:rsidRPr="00446BE5">
        <w:rPr>
          <w:b/>
        </w:rPr>
        <w:t xml:space="preserve">US State Department 17 </w:t>
      </w:r>
      <w:r>
        <w:t xml:space="preserve">(The US State Department’s annual report on human trafficking. Includes </w:t>
      </w:r>
      <w:r w:rsidRPr="00446BE5">
        <w:rPr>
          <w:rFonts w:eastAsia="Times New Roman"/>
        </w:rPr>
        <w:t>goals that outline increasing criminal accountability of human traffickers and addressing challenges in prosecution,</w:t>
      </w:r>
      <w:r>
        <w:t xml:space="preserve"> “Trafficking In Persons Report,” June 2017, </w:t>
      </w:r>
      <w:hyperlink r:id="rId288" w:history="1">
        <w:r w:rsidRPr="005D398A">
          <w:rPr>
            <w:rStyle w:val="Hyperlink"/>
          </w:rPr>
          <w:t>https://www.state.gov/documents/organization/271339.pdf)//KA</w:t>
        </w:r>
      </w:hyperlink>
      <w:r>
        <w:t xml:space="preserve"> </w:t>
      </w:r>
    </w:p>
    <w:p w:rsidR="009A799D" w:rsidRPr="009A799D" w:rsidRDefault="009A799D" w:rsidP="009A799D">
      <w:pPr>
        <w:rPr>
          <w:rFonts w:eastAsia="Times New Roman"/>
          <w:sz w:val="14"/>
          <w:szCs w:val="24"/>
        </w:rPr>
      </w:pPr>
      <w:r w:rsidRPr="009A799D">
        <w:rPr>
          <w:rFonts w:eastAsia="Times New Roman"/>
          <w:sz w:val="14"/>
          <w:szCs w:val="24"/>
        </w:rPr>
        <w:t xml:space="preserve">The government of Kazakhstan jointly investigated 17 cases related to trafficking in cooperation with several foreign governments, including the Kyrgyz Republic, Uzbekistan, Russia, and Tajikistan during the 2016 reporting period. In St. Lucia, police investigators cooperated with the United States, Bangladesh, and the United Kingdom in the course of investigating three men from India and one from Bangladesh who were charged with subjecting nine individuals to forced labor in the hospitality industry. The government recently initiated prosecution of all four defendants. In a sex tourism case involving the United Kingdom and India, a state-level law enforcement agency in India cooperated with law enforcement in the United Kingdom to prosecute a British defendant. Similarly, </w:t>
      </w:r>
      <w:r w:rsidRPr="009A799D">
        <w:rPr>
          <w:rFonts w:eastAsia="Times New Roman"/>
          <w:szCs w:val="24"/>
          <w:u w:val="single"/>
        </w:rPr>
        <w:t>law enforcement authorities from the United States and Mexico conduct coordinated, bilateral law enforcement actions under the U.S.-Mexico Bilateral Human Trafficking Enforcement Initiative to dismantle human trafficking networks operating across their shared border. In 2015, the two governments simultaneously apprehended eight defendants in both countries and charged them with operating a sex trafficking enterprise.</w:t>
      </w:r>
      <w:r w:rsidRPr="009A799D">
        <w:rPr>
          <w:rFonts w:eastAsia="Times New Roman"/>
          <w:sz w:val="14"/>
          <w:szCs w:val="24"/>
        </w:rPr>
        <w:t xml:space="preserve"> </w:t>
      </w:r>
      <w:r w:rsidRPr="009A799D">
        <w:rPr>
          <w:rFonts w:eastAsia="Times New Roman"/>
          <w:szCs w:val="24"/>
          <w:u w:val="single"/>
        </w:rPr>
        <w:t>The governments then collaborated to secure the extradition to the United States in 2016 of the five defendants apprehended in Mexico.</w:t>
      </w:r>
      <w:r w:rsidRPr="009A799D">
        <w:rPr>
          <w:rFonts w:eastAsia="Times New Roman"/>
          <w:sz w:val="14"/>
          <w:szCs w:val="24"/>
        </w:rPr>
        <w:t xml:space="preserve"> Many trafficking laws also include provisions allowing for extra-territorial jurisdiction, allowing governments to investigate their citizens responsible for trafficking crimes abroad. For instance, in the United States, Portugal, Qatar, and Sweden, laws prohibiting sexual crimes against children have extra-territorial reach allowing for the prosecution of suspected child sex tourists who are those countries' nationals for offenses committed while abroad. In addition to leveraging member state expertise and resources, multilateral organizations generate momentum to develop global, regional, and domestic strategies to help dismantle trafficking networks and empower vulnerable populations. INTERPOL publishes notices requesting cooperation or issuing alerts to member countries that allow national police to share critical crime-related information. For instance, a green notice provides warnings and intelligence about persons who have committed criminal offenses and are likely to repeat these crimes in other countries. </w:t>
      </w:r>
      <w:r w:rsidRPr="009A799D">
        <w:rPr>
          <w:rFonts w:eastAsia="Times New Roman"/>
          <w:szCs w:val="24"/>
          <w:u w:val="single"/>
        </w:rPr>
        <w:t>UNODC, charged with promoting implementation of the Palermo Protocol, convenes government experts to collaborate on emerging human trafficking issues, and provides technical assistance to governments upon request. Additionally, UNODC maintains a public case law database with more than 1,400 human trafficking cases from around the world as well as a case digest to assist criminal law and other practitioners interested in how evidentiary issues are addressed in other jurisdictions. Multilateral and regional organizations also work to foster consensus among their member states on common goals, commitments, and norms; and they can help standardize research and data collection methods at the regional and sub-regional levels.</w:t>
      </w:r>
      <w:r w:rsidRPr="009A799D">
        <w:rPr>
          <w:rFonts w:eastAsia="Times New Roman"/>
          <w:sz w:val="14"/>
          <w:szCs w:val="24"/>
        </w:rPr>
        <w:t xml:space="preserve"> The Association of Southeast Asian Nations (ASEAN) is one example of multilateral leadership where consensus-building led to the development and adoption of a new legally-binding regional instrument. The ASEAN Convention against Trafficking in Persons, Especially Women and Children, which entered into force on March 8, 2017, provides a framework for Member States to enter into direct law enforcement cooperation on human trafficking cases. Multilateral fora also frequently provide a venue for member states, civil society, academia, the private sector, and survivors to exchange information on experiences and challenges, including identifying new and emerging issues related to human trafficking. As with every aspect of combating human trafficking, </w:t>
      </w:r>
      <w:r w:rsidRPr="009A799D">
        <w:rPr>
          <w:rFonts w:eastAsia="Times New Roman"/>
          <w:szCs w:val="24"/>
          <w:u w:val="single"/>
        </w:rPr>
        <w:t xml:space="preserve">collaboration can leverage expertise, resources, and capacity, which lead to better overall outcomes in law enforcement and victim protection. </w:t>
      </w:r>
      <w:r w:rsidRPr="009A799D">
        <w:rPr>
          <w:rFonts w:eastAsia="Times New Roman"/>
          <w:sz w:val="14"/>
          <w:szCs w:val="24"/>
        </w:rPr>
        <w:t>Conclusion Human trafficking is an assault on human dignity and should be penalized accordingly. No government can hold human traffickers accountable or address the needs of victims without stringent and comprehensive human trafficking laws, strong law enforcement and prosecutorial capacity funded with adequate resources, and an informed judiciary. Victims of human trafficking deserve timely and meaningful access to justice through a system that respects rule of law and due process rights. Without these measures, human trafficking will continue to flourish. While governments cannot undo the pain and indignity victims face, they can seek to right those wrongs through official acknowledgment of injustice and by prosecuting, convicting, and sentencing traffickers and those complicit in human trafficking. In taking these measures, governments provide justice for victims, create more stable societies to keep the vulnerable safe, and work towards a world free from modern slavery.</w:t>
      </w:r>
    </w:p>
    <w:p w:rsidR="009A799D" w:rsidRDefault="009A799D" w:rsidP="009A799D">
      <w:pPr>
        <w:pStyle w:val="Heading4"/>
        <w:rPr>
          <w:rFonts w:hint="eastAsia"/>
        </w:rPr>
      </w:pPr>
      <w:r>
        <w:t xml:space="preserve">Anti-trafficking initiatives fail absent multilateral coordination </w:t>
      </w:r>
    </w:p>
    <w:p w:rsidR="009A799D" w:rsidRPr="004E17F9" w:rsidRDefault="009A799D" w:rsidP="009A799D">
      <w:r>
        <w:rPr>
          <w:b/>
        </w:rPr>
        <w:t xml:space="preserve">Forss 12 </w:t>
      </w:r>
      <w:r>
        <w:t>(</w:t>
      </w:r>
      <w:r w:rsidRPr="004E17F9">
        <w:t>Kim Forss holds a PhD from the Stockholm School of Economics. His research has concerned comparative studies of evaluation, the design of inquiring systems and organizational learning, utilization of results, as well as process use of evaluation.</w:t>
      </w:r>
      <w:r>
        <w:t>,</w:t>
      </w:r>
      <w:r w:rsidRPr="004E17F9">
        <w:t xml:space="preserve"> </w:t>
      </w:r>
      <w:r>
        <w:t>“</w:t>
      </w:r>
      <w:r w:rsidRPr="004E17F9">
        <w:t>Working against Trafficking through the Multilateral Syste</w:t>
      </w:r>
      <w:r>
        <w:t xml:space="preserve">m,” </w:t>
      </w:r>
      <w:hyperlink r:id="rId289" w:history="1">
        <w:r w:rsidRPr="005D398A">
          <w:rPr>
            <w:rStyle w:val="Hyperlink"/>
          </w:rPr>
          <w:t>www.un.org/en/ga/.../trafficking/Coordination%20Anti-Trafficking%20Report.pdf)//KA</w:t>
        </w:r>
      </w:hyperlink>
      <w:r>
        <w:t xml:space="preserve"> </w:t>
      </w:r>
    </w:p>
    <w:p w:rsidR="009A799D" w:rsidRPr="009A799D" w:rsidRDefault="009A799D" w:rsidP="009A799D">
      <w:pPr>
        <w:rPr>
          <w:rFonts w:eastAsia="Times New Roman"/>
          <w:color w:val="000000"/>
          <w:szCs w:val="24"/>
          <w:u w:val="single"/>
        </w:rPr>
      </w:pPr>
      <w:r w:rsidRPr="009A799D">
        <w:rPr>
          <w:rFonts w:eastAsia="Times New Roman"/>
          <w:color w:val="000000"/>
          <w:sz w:val="10"/>
          <w:szCs w:val="24"/>
        </w:rPr>
        <w:t xml:space="preserve">Nevertheless, </w:t>
      </w:r>
      <w:r w:rsidRPr="009A799D">
        <w:rPr>
          <w:rFonts w:eastAsia="Times New Roman"/>
          <w:color w:val="000000"/>
          <w:szCs w:val="24"/>
          <w:u w:val="single"/>
        </w:rPr>
        <w:t>roles and division of labour need to be developed and clarified.</w:t>
      </w:r>
      <w:r w:rsidRPr="009A799D">
        <w:rPr>
          <w:rFonts w:eastAsia="Times New Roman"/>
          <w:color w:val="000000"/>
          <w:sz w:val="10"/>
          <w:szCs w:val="24"/>
        </w:rPr>
        <w:t xml:space="preserve"> On the other hand, there is evidence of impact and many good results at project level. Even if many projects are small and of short duration, they do make useful contributions. It is particularly encouraging that important policy processes have been strengthened and the research and dissemination activities have helped develop an understanding of trafficking and to identify how trafficking changes as a result of new developments, including new migration patterns and other aspects of socio-economic changes. In many cases, the agencies work well together on specific activities such as conferences, capacity building seminars, publications, and development of web resources. The potential to achieve important results is there, but needs to be more strategically thought through, acted upon and further reinforced. The General Assembly resolution 64/293, the Global Plan of Action to Combat Trafficking in Persons, remains an important reference point for the multilateral work against trafficking. As mentioned initially, there will be a report and discussion on progress against the aims and objectives of the Action Plan at the General Assembly meeting in 2013. That will be an important moment to launch initiatives to further strengthen the multilateral response to trafficking. The study suggests five areas of action to strengthen the multilateral efforts to eliminate trafficking. Addressing the resource issue The two large inter-agency projects UN.GIFT, at the global level, and UNIAP, at a regional level, are coming to an end. This study is not in position to provide any recommendations on their futures, but is quite clear that, more generally, </w:t>
      </w:r>
      <w:r w:rsidRPr="009A799D">
        <w:rPr>
          <w:rFonts w:eastAsia="Times New Roman"/>
          <w:color w:val="000000"/>
          <w:szCs w:val="24"/>
          <w:u w:val="single"/>
        </w:rPr>
        <w:t>there must be financial resources to effectively manage a multilateral response to trafficking.</w:t>
      </w:r>
      <w:r w:rsidRPr="009A799D">
        <w:rPr>
          <w:rFonts w:eastAsia="Times New Roman"/>
          <w:color w:val="000000"/>
          <w:sz w:val="10"/>
          <w:szCs w:val="24"/>
        </w:rPr>
        <w:t xml:space="preserve"> This must a high priority, but which form it should take, whether at a singular project level or a more consolidated programme form, at regional or global levels, within an agency, or partly from the outside (through inter-agency collaboration), are design questions that need to be further explored and elaborated. One option might be that a core group of donors/funding agencies decide to provide core support for (i) a revitalized ICAT, which works at the global level, with the financial means to properly function as a representative inter-agency expert policy mechanism and (ii) using the resulting ICAT outputs to inform the allocation of funds to the agencies in the system for joint action on the ground. Providing directives to the multilateral system </w:t>
      </w:r>
      <w:r w:rsidRPr="009A799D">
        <w:rPr>
          <w:rFonts w:eastAsia="Times New Roman"/>
          <w:color w:val="000000"/>
          <w:szCs w:val="24"/>
          <w:u w:val="single"/>
        </w:rPr>
        <w:t>The multilateral agencies allocate resources and take the initiatives that member states demand. Hence the member states of the multilateral system need to provide clear directives that anti-trafficking is part of the mission and mandate of the organisations, that anti-trafficking actions are clearly stated, and that the organisations are expected to prioritise, coordinate and deliver results from such activities.</w:t>
      </w:r>
      <w:r w:rsidRPr="009A799D">
        <w:rPr>
          <w:rFonts w:eastAsia="Times New Roman"/>
          <w:color w:val="000000"/>
          <w:sz w:val="10"/>
          <w:szCs w:val="24"/>
        </w:rPr>
        <w:t xml:space="preserve"> Some </w:t>
      </w:r>
      <w:r w:rsidRPr="009A799D">
        <w:rPr>
          <w:rFonts w:eastAsia="Times New Roman"/>
          <w:color w:val="000000"/>
          <w:szCs w:val="24"/>
          <w:u w:val="single"/>
        </w:rPr>
        <w:t>characteristics of an ‘ideal and well coordinated system’ would be; Alignment to clear direction from member states on anti-human trafficking action Core agencies in the struggle against trafficking have clearly visible and substantive strategies for their work in this field Such strategies should be mutually reinforcing and should visibly create synergies between the competencies, capacities and mandates of the organisations Strategies should be bolstered with action plans and budget resources Organizational structures should contain visible managerial and professional responsibilities for the activities against trafficking The communication from headquarters to other parts of the organization should reinforce the need for inter-agency coordination and create incentives for that.</w:t>
      </w:r>
      <w:r w:rsidRPr="009A799D">
        <w:rPr>
          <w:rFonts w:eastAsia="Times New Roman"/>
          <w:color w:val="000000"/>
          <w:sz w:val="10"/>
          <w:szCs w:val="24"/>
        </w:rPr>
        <w:t xml:space="preserve"> There needs to be a bottom line – </w:t>
      </w:r>
      <w:r w:rsidRPr="009A799D">
        <w:rPr>
          <w:rFonts w:eastAsia="Times New Roman"/>
          <w:color w:val="000000"/>
          <w:szCs w:val="24"/>
          <w:u w:val="single"/>
        </w:rPr>
        <w:t>the UN agencies have a duty to collaborate to protect and improve the wellbeing of those at risk and those who have suffered at the hands of traffickers.</w:t>
      </w:r>
      <w:r w:rsidRPr="009A799D">
        <w:rPr>
          <w:rFonts w:eastAsia="Times New Roman"/>
          <w:color w:val="000000"/>
          <w:sz w:val="10"/>
          <w:szCs w:val="24"/>
        </w:rPr>
        <w:t xml:space="preserve"> In line with the principle of “do no harm”, the agencies must also take guidance from their core mandate to support the most vulnerable – that should allow for flexibility regarding target groups (e.g. potential migrants or other vulnerable persons such as children with disability amongst others who are at risk of being trafficked) rather than wait for the crime of trafficking or other human rights violations to occur in the first place. Making better use of the whole system. There is a core group of agencies that are mandated with the responsibility to combat trafficking and are also active against the issue almost everywhere. Other agencies still have important contributions to make, but appear to take on the issue at random. This leads to a waste of effort, failure to capitalize on experiences, and a less than optimal response to the problem from the multilateral system as a whole. On the one hand, it is clear that resources are constrained and there’s a limit to how much a small country office might know about what the organization as a whole has achieved elsewhere. This 69 is a problem of internal knowledge management. It has become manifest in this study when we see how UNESCO, UNFPA, and UN Women have been important partners to fight trafficking in some contexts, but are quite absent in other contexts, even though the voice, the knowledge and insight that the agencies have, would lend further strength to the voice of the multilateral agencies. Results and accountability Unlike many other fields of global coordination, anti-trafficking work does lend itself to effective monitoring and impact evaluation through the use of indicators. </w:t>
      </w:r>
      <w:r w:rsidRPr="009A799D">
        <w:rPr>
          <w:rFonts w:eastAsia="Times New Roman"/>
          <w:color w:val="000000"/>
          <w:szCs w:val="24"/>
          <w:u w:val="single"/>
        </w:rPr>
        <w:t>Acknowledging the common disconnection at present between the likely impact of specific anti-trafficking activities and the performance indicators used, as well as the impediments to identifying victims and human trafficking crimes, allocation of resources in terms of, for example, assisting victims, prosecuting and convicting criminals are results that could be at least partially measured</w:t>
      </w:r>
      <w:r w:rsidRPr="009A799D">
        <w:rPr>
          <w:rFonts w:eastAsia="Times New Roman"/>
          <w:color w:val="000000"/>
          <w:sz w:val="10"/>
          <w:szCs w:val="24"/>
        </w:rPr>
        <w:t xml:space="preserve">. It is an area where the international community will be able to assess efficiency, effectiveness and results, if one gives priority to do so. The data collected should be harmonized globally, based on key data sets that can be used to develop indicators of progress. Such indicators should be based on consistent application of the trafficking definition as defined by the Protocol to Prevent, Suppress and Punish Trafficking in Persons, especially women and children. Funding to do this should be an integral part of any counter trafficking project to ensure that data is comparable while maintaining the personal integrity of trafficked persons. Donor nations must also agree on this as the UN system, like others is dependent on the priorities set by the donors. Reinforce global coordination The roles and responsibilities of ICAT and GMG need to be developed and articulated, and the difference between the two groups made clear. ICAT appears to be gaining some momentum from a more passive role in the past to new initiatives and a more active role as a global forum, and it would be important to keep the momentum of those changes. Following the evaluation of UN.GIFT, there are suggestions on how to reform and bolster ICAT, which is also articulated in UNODC’s strategy for anti-trafficking activities. There is a strong interest and commitment to this from several of the agencies concerned especially those that are current members of the ICAT working group, but there are other agencies that are not sufficiently involved in the process. The global coordination needs to be an inclusive process and all the agencies that have mandates that somehow relate to trafficking, need to be engaged and, in turn, commit to that engagement. The roles and responsibilities of the Office of the Special Rapporteur on Trafficking in Persons has so far not been extended to organizational issues, but in theory it should be possible to view this office as an additional attentive eye on the response of the multilateral system – not least in support of coordination. This would probably require a review of the directives of that office as well as of its technical and financial resources. Organisational change and the logic of coordination </w:t>
      </w:r>
      <w:r w:rsidRPr="009A799D">
        <w:rPr>
          <w:rFonts w:eastAsia="Times New Roman"/>
          <w:color w:val="000000"/>
          <w:szCs w:val="24"/>
          <w:u w:val="single"/>
        </w:rPr>
        <w:t xml:space="preserve"> Organisational change through the UN reform processes generates forceful internal instruments of steering and control.</w:t>
      </w:r>
      <w:r w:rsidRPr="009A799D">
        <w:rPr>
          <w:rFonts w:eastAsia="Times New Roman"/>
          <w:color w:val="000000"/>
          <w:sz w:val="10"/>
          <w:szCs w:val="24"/>
        </w:rPr>
        <w:t xml:space="preserve"> While these serve to increase efficiency and effectiveness, they may at times make coordination with other partners more difficult. In the course of this study it was particularly evident how the reforms relating to ‘Delivering as One’ made regional coordination on anti-trafficking activities more difficult, and the overarching logic of UNDAF is usually to strengthen programming at country level. It was frequently said that it was much too difficult to consider joint projects, and hence the portfolio of anti-trafficking projects in Vietnam and South-East Asia consists of single-agency projects. </w:t>
      </w:r>
      <w:r w:rsidRPr="009A799D">
        <w:rPr>
          <w:rFonts w:eastAsia="Times New Roman"/>
          <w:color w:val="000000"/>
          <w:szCs w:val="24"/>
          <w:u w:val="single"/>
        </w:rPr>
        <w:t>Obviously organizational structures and processes should facilitate and create incentives for joint implementation rather than be obstacles to overcome</w:t>
      </w:r>
      <w:r w:rsidRPr="009A799D">
        <w:rPr>
          <w:rFonts w:eastAsia="Times New Roman"/>
          <w:color w:val="000000"/>
          <w:sz w:val="10"/>
          <w:szCs w:val="24"/>
        </w:rPr>
        <w:t xml:space="preserve">. </w:t>
      </w:r>
      <w:r w:rsidRPr="009A799D">
        <w:rPr>
          <w:rFonts w:eastAsia="Times New Roman"/>
          <w:color w:val="000000"/>
          <w:szCs w:val="24"/>
          <w:u w:val="single"/>
        </w:rPr>
        <w:t>There is a need to increase the understanding of such processes and to make sure that the necessary amount of inter-agency coordination is facilitated and that it can and will take place at all levels.</w:t>
      </w:r>
    </w:p>
    <w:p w:rsidR="009A799D" w:rsidRDefault="009A799D" w:rsidP="009A799D">
      <w:pPr>
        <w:rPr>
          <w:rFonts w:eastAsia="Times New Roman"/>
          <w:color w:val="000000"/>
          <w:sz w:val="36"/>
          <w:szCs w:val="36"/>
          <w:u w:val="single"/>
        </w:rPr>
      </w:pPr>
    </w:p>
    <w:p w:rsidR="009A799D" w:rsidRDefault="009A799D" w:rsidP="009A799D">
      <w:pPr>
        <w:pStyle w:val="Heading4"/>
        <w:rPr>
          <w:rFonts w:hint="eastAsia"/>
        </w:rPr>
      </w:pPr>
      <w:r>
        <w:t xml:space="preserve">UN action key—mulitlat ensures collective action and effective implementation of programs </w:t>
      </w:r>
    </w:p>
    <w:p w:rsidR="009A799D" w:rsidRPr="00045580" w:rsidRDefault="009A799D" w:rsidP="009A799D">
      <w:r>
        <w:rPr>
          <w:b/>
        </w:rPr>
        <w:t xml:space="preserve">Cockayne 15 </w:t>
      </w:r>
      <w:r>
        <w:t>(</w:t>
      </w:r>
      <w:r w:rsidRPr="008452FB">
        <w:t>Dr James Cockayne</w:t>
      </w:r>
      <w:r w:rsidRPr="008452FB">
        <w:rPr>
          <w:rFonts w:ascii="Helvetica Neue" w:eastAsia="Times New Roman" w:hAnsi="Helvetica Neue"/>
          <w:color w:val="000000"/>
          <w:sz w:val="21"/>
          <w:szCs w:val="21"/>
          <w:shd w:val="clear" w:color="auto" w:fill="FFFFFF"/>
        </w:rPr>
        <w:t xml:space="preserve"> </w:t>
      </w:r>
      <w:r>
        <w:t>is</w:t>
      </w:r>
      <w:r w:rsidRPr="008452FB">
        <w:t xml:space="preserve"> Director of the Centre for Policy Research. A strategist, international lawyer and writer, he focuses on the role of non-state armed groups in the international arena. A visiting lecturer at Columbia University, a Hauser scholar at New York University School of Law, and a University Medallist in government and public administration at the University of Sydney, Dr. Cockayne has worked in public service, a</w:t>
      </w:r>
      <w:r>
        <w:t xml:space="preserve">cademia and the advocacy arena, </w:t>
      </w:r>
      <w:r w:rsidRPr="008452FB">
        <w:t>December 2015</w:t>
      </w:r>
      <w:r>
        <w:t>, “</w:t>
      </w:r>
      <w:r w:rsidRPr="008452FB">
        <w:t>Unshackling Development</w:t>
      </w:r>
      <w:r>
        <w:t xml:space="preserve">: Why we need a global partnership to end modern slavery,” </w:t>
      </w:r>
      <w:r w:rsidRPr="008452FB">
        <w:t>https://ensz-newyork.mfa.gov.hu/assets/22/39/73/73a9677a106278223802c3fa3b6ffd309ef5d4df.pdf</w:t>
      </w:r>
      <w:r>
        <w:t>)//KA</w:t>
      </w:r>
    </w:p>
    <w:p w:rsidR="009A799D" w:rsidRPr="009A799D" w:rsidRDefault="009A799D" w:rsidP="009A799D">
      <w:pPr>
        <w:rPr>
          <w:rFonts w:eastAsia="Times New Roman"/>
          <w:sz w:val="12"/>
          <w:szCs w:val="24"/>
        </w:rPr>
      </w:pPr>
      <w:r w:rsidRPr="009A799D">
        <w:rPr>
          <w:rFonts w:eastAsia="Times New Roman"/>
          <w:sz w:val="12"/>
          <w:szCs w:val="24"/>
        </w:rPr>
        <w:t xml:space="preserve">In September 2015, states committed themselves in SDG 8.7 to “[t]ake immediate and effective measures to eradicate forced labour, end modern slavery and human trafficking”. As we saw in Part 1 of this report, effective action against modern slavery will remove a drag on development that afflicts communities world-wide. Part 2 showed that </w:t>
      </w:r>
      <w:r w:rsidRPr="009A799D">
        <w:rPr>
          <w:rFonts w:eastAsia="Times New Roman"/>
          <w:szCs w:val="24"/>
          <w:u w:val="single"/>
        </w:rPr>
        <w:t>the multilateral system has been involved in the fight against slavery, forced labour and human trafficking for many decades—but also that those efforts have become fragmented and poorly co-ordinated at the strategic level. Often, the different forms of leverage available to the multilateral system—in development, humanitarian affairs, peace and security, and trade regulation—are not brought to bear in a co-ordinated fashion on countries, sectors, or supply chains afflicted by slavery</w:t>
      </w:r>
      <w:r w:rsidRPr="009A799D">
        <w:rPr>
          <w:rFonts w:eastAsia="Times New Roman"/>
          <w:sz w:val="12"/>
          <w:szCs w:val="24"/>
        </w:rPr>
        <w:t xml:space="preserve">. How, then, can we hope to move towards a more effective and strategically co-ordinated system? </w:t>
      </w:r>
      <w:r w:rsidRPr="009A799D">
        <w:rPr>
          <w:rFonts w:eastAsia="Times New Roman"/>
          <w:szCs w:val="24"/>
          <w:u w:val="single"/>
        </w:rPr>
        <w:t xml:space="preserve">Political mobilization and leadership will be crucial. Civil society and private sector initiative is essential, but so too is multilateral action: </w:t>
      </w:r>
      <w:r w:rsidRPr="009A799D">
        <w:rPr>
          <w:rFonts w:eastAsia="Times New Roman"/>
          <w:b/>
          <w:szCs w:val="24"/>
          <w:u w:val="single"/>
        </w:rPr>
        <w:t>multilateral institutions can provide a framework for norm promotion and protection, for strategic co-ordination of multiple forms of leverage, and for brokering effective multi-stakeholder solutions. The UN, clearly, has an important role to play.</w:t>
      </w:r>
      <w:r w:rsidRPr="009A799D">
        <w:rPr>
          <w:rFonts w:eastAsia="Times New Roman"/>
          <w:sz w:val="12"/>
          <w:szCs w:val="24"/>
        </w:rPr>
        <w:t xml:space="preserve"> Some may argue that the UN system already has sufficient tools for tackling slavery, forced labour and human trafficking, in the form of the Special Rapporteur on Contemporary Forms of Slavery, the Human Rights Council in Geneva, the ILO, the UNODC in Vienna, and the SRSGs on SVC and CAC in the Security Council in New York, among the other mechanisms considered in Part 2 of this report. Some may also point to the ICAT as a suitable co-ordination framework. But, as we saw in Part 2, there is little evidence that in recent years the whole has offered more than the sum of its parts. Precisely because, in the UN system, slavery is treated largely as a human rights issue, forced labour as a technical issue for ILO, and trafficking as a criminal justice question to be tackled by UNODC, responses have become siloed and fragmented. The potential leverage of the multilateral system in the areas of development, trade regulation, and in some respects peace and security, has not been effectively brought to bear. The sustained, high-level, integrated engagement required to help governments and the private sector address modern slavery has not been attempted in any meaningful way, despite the major development gains that communities around the world seem poised to make if they slip the bonds of slavery. How do we change that? </w:t>
      </w:r>
      <w:r w:rsidRPr="009A799D">
        <w:rPr>
          <w:rFonts w:eastAsia="Times New Roman"/>
          <w:szCs w:val="24"/>
          <w:u w:val="single"/>
        </w:rPr>
        <w:t>How do we unshackle this constrained development potential? The first step is to make the effort to end modern slavery a central focus in multilateral action for the next few years</w:t>
      </w:r>
      <w:r w:rsidRPr="009A799D">
        <w:rPr>
          <w:rFonts w:eastAsia="Times New Roman"/>
          <w:sz w:val="12"/>
          <w:szCs w:val="24"/>
        </w:rPr>
        <w:t xml:space="preserve">, particularly in New York—for the UN Secretary-General, and for the UN’s intergovernmental organs, especially the General Assembly and ECOSOC. </w:t>
      </w:r>
      <w:r w:rsidRPr="009A799D">
        <w:rPr>
          <w:rFonts w:eastAsia="Times New Roman"/>
          <w:szCs w:val="24"/>
          <w:u w:val="single"/>
        </w:rPr>
        <w:t xml:space="preserve">The recent statements and initiatives by Pope Francis to promote efforts against modern slavery make clear that both </w:t>
      </w:r>
      <w:r w:rsidRPr="009A799D">
        <w:rPr>
          <w:rFonts w:eastAsia="Times New Roman"/>
          <w:b/>
          <w:szCs w:val="24"/>
          <w:u w:val="single"/>
        </w:rPr>
        <w:t>the current Secretary General, and the next Secretary-General, have a huge opportunity to develop credibility with the global public through promoting action against modern slavery</w:t>
      </w:r>
      <w:r w:rsidRPr="009A799D">
        <w:rPr>
          <w:rFonts w:eastAsia="Times New Roman"/>
          <w:szCs w:val="24"/>
          <w:u w:val="single"/>
        </w:rPr>
        <w:t>.</w:t>
      </w:r>
      <w:r w:rsidRPr="009A799D">
        <w:rPr>
          <w:rFonts w:eastAsia="Times New Roman"/>
          <w:sz w:val="12"/>
          <w:szCs w:val="24"/>
        </w:rPr>
        <w:t xml:space="preserve"> </w:t>
      </w:r>
      <w:r w:rsidRPr="009A799D">
        <w:rPr>
          <w:rFonts w:eastAsia="Times New Roman"/>
          <w:szCs w:val="24"/>
          <w:u w:val="single"/>
        </w:rPr>
        <w:t>The office of the Secretary-General is uniquely positioned to mobilize collective action on such complex normative issues, cutting across a range of geographical and thematic boundaries, and ensuring effective co-ordination across the UN’s human rights, criminal justice and labour protection mechanisms—as well as in the fields of development, humanitarian affairs, trade regulation, and peace and security.</w:t>
      </w:r>
      <w:r w:rsidRPr="009A799D">
        <w:rPr>
          <w:rFonts w:eastAsia="Times New Roman"/>
          <w:sz w:val="12"/>
          <w:szCs w:val="24"/>
        </w:rPr>
        <w:t xml:space="preserve"> </w:t>
      </w:r>
      <w:r w:rsidRPr="009A799D">
        <w:rPr>
          <w:rFonts w:eastAsia="Times New Roman"/>
          <w:b/>
          <w:szCs w:val="24"/>
          <w:u w:val="single"/>
        </w:rPr>
        <w:t>Few offices in the world have the same reach, legitimacy and scope to mobilize broad and diverse coalitions of stakeholders for change.</w:t>
      </w:r>
      <w:r w:rsidRPr="009A799D">
        <w:rPr>
          <w:rFonts w:eastAsia="Times New Roman"/>
          <w:sz w:val="12"/>
          <w:szCs w:val="24"/>
        </w:rPr>
        <w:t xml:space="preserve"> The current, and incoming, UN Secretaries-General have a unique opportunity to provide political leadership and norm entrepreneurship on this set of issues, help develop roadmaps for sectoral and community transformations to disrupt and prevent slavery, and show that, as UN Secretary-General Dag Hammarskjöld put it, the UN can indeed help “save us from hell”. </w:t>
      </w:r>
      <w:r w:rsidRPr="009A799D">
        <w:rPr>
          <w:rFonts w:eastAsia="Times New Roman"/>
          <w:szCs w:val="24"/>
          <w:u w:val="single"/>
        </w:rPr>
        <w:t>The UN intergovernmental organs</w:t>
      </w:r>
      <w:r w:rsidRPr="009A799D">
        <w:rPr>
          <w:rFonts w:eastAsia="Times New Roman"/>
          <w:sz w:val="12"/>
          <w:szCs w:val="24"/>
        </w:rPr>
        <w:t xml:space="preserve">—especially the General Assembly and ECOSOC—also </w:t>
      </w:r>
      <w:r w:rsidRPr="009A799D">
        <w:rPr>
          <w:rFonts w:eastAsia="Times New Roman"/>
          <w:szCs w:val="24"/>
          <w:u w:val="single"/>
        </w:rPr>
        <w:t>have crucial roles to play</w:t>
      </w:r>
      <w:r w:rsidRPr="009A799D">
        <w:rPr>
          <w:rFonts w:eastAsia="Times New Roman"/>
          <w:sz w:val="12"/>
          <w:szCs w:val="24"/>
        </w:rPr>
        <w:t xml:space="preserve">. In adopting the SDGs, Member States have pledged that “no one will be left behind”. Action against modern slavery will be essential to reach this objective. </w:t>
      </w:r>
      <w:r w:rsidRPr="009A799D">
        <w:rPr>
          <w:rFonts w:eastAsia="Times New Roman"/>
          <w:szCs w:val="24"/>
          <w:u w:val="single"/>
        </w:rPr>
        <w:t>Member States will need to ensure that efforts against modern slavery are seen not as niche human rights, criminal justice or labour protection issues</w:t>
      </w:r>
      <w:r w:rsidRPr="009A799D">
        <w:rPr>
          <w:rFonts w:eastAsia="Times New Roman"/>
          <w:sz w:val="12"/>
          <w:szCs w:val="24"/>
        </w:rPr>
        <w:t xml:space="preserve"> to be dealt with solely, and separately, in those silos, but </w:t>
      </w:r>
      <w:r w:rsidRPr="009A799D">
        <w:rPr>
          <w:rFonts w:eastAsia="Times New Roman"/>
          <w:szCs w:val="24"/>
          <w:u w:val="single"/>
        </w:rPr>
        <w:t>as efforts requiring the co-ordination of complex forms of multilateral leverage and assistance, working across the UN’s silos. One way to signal their intent would be for the General Assembly to adopt a resolution on ending modern slavery</w:t>
      </w:r>
      <w:r w:rsidRPr="009A799D">
        <w:rPr>
          <w:rFonts w:eastAsia="Times New Roman"/>
          <w:sz w:val="12"/>
          <w:szCs w:val="24"/>
        </w:rPr>
        <w:t>, picking up on some of the recommendations below.</w:t>
      </w:r>
    </w:p>
    <w:p w:rsidR="009A799D" w:rsidRDefault="009A799D" w:rsidP="009A799D">
      <w:pPr>
        <w:pStyle w:val="Heading3"/>
        <w:rPr>
          <w:rFonts w:hint="eastAsia"/>
        </w:rPr>
      </w:pPr>
      <w:r>
        <w:t>Aff Answers</w:t>
      </w:r>
    </w:p>
    <w:p w:rsidR="009A799D" w:rsidRDefault="009A799D" w:rsidP="009A799D">
      <w:pPr>
        <w:pStyle w:val="Heading4"/>
        <w:rPr>
          <w:rFonts w:hint="eastAsia"/>
        </w:rPr>
      </w:pPr>
      <w:r>
        <w:t xml:space="preserve">The CP fails—the US quit the UN’s Human Rights Commission, destroying hopes of multilat cooperation on similar issues </w:t>
      </w:r>
    </w:p>
    <w:p w:rsidR="009A799D" w:rsidRDefault="009A799D" w:rsidP="009A799D">
      <w:pPr>
        <w:rPr>
          <w:rStyle w:val="Style13ptBold"/>
        </w:rPr>
      </w:pPr>
      <w:r>
        <w:rPr>
          <w:rStyle w:val="Style13ptBold"/>
        </w:rPr>
        <w:t>McVeigh, 18</w:t>
      </w:r>
    </w:p>
    <w:p w:rsidR="009A799D" w:rsidRPr="009A799D" w:rsidRDefault="009A799D" w:rsidP="009A799D">
      <w:r w:rsidRPr="009A799D">
        <w:t xml:space="preserve">(Karen, reporter for the Guardian, "Quitting UN human rights council puts US 'on wrong side of history' </w:t>
      </w:r>
      <w:r w:rsidRPr="009A799D">
        <w:rPr>
          <w:rFonts w:hint="eastAsia"/>
        </w:rPr>
        <w:t>–</w:t>
      </w:r>
      <w:r w:rsidRPr="009A799D">
        <w:t xml:space="preserve"> activists", June 21 2018 </w:t>
      </w:r>
      <w:hyperlink r:id="rId290" w:history="1">
        <w:r w:rsidRPr="009A799D">
          <w:rPr>
            <w:rStyle w:val="Hyperlink"/>
          </w:rPr>
          <w:t>https://www.theguardian.com/global-development/2018/jun/21/quitting-un-human-rights-council-puts-us-on-wrong-side-of-history-activists</w:t>
        </w:r>
      </w:hyperlink>
      <w:r w:rsidRPr="009A799D">
        <w:t>)</w:t>
      </w:r>
    </w:p>
    <w:p w:rsidR="009A799D" w:rsidRPr="009A799D" w:rsidRDefault="009A799D" w:rsidP="009A799D">
      <w:pPr>
        <w:rPr>
          <w:sz w:val="12"/>
          <w:szCs w:val="24"/>
        </w:rPr>
      </w:pPr>
      <w:r w:rsidRPr="009A799D">
        <w:rPr>
          <w:sz w:val="12"/>
          <w:szCs w:val="24"/>
        </w:rPr>
        <w:t xml:space="preserve">The </w:t>
      </w:r>
      <w:r w:rsidRPr="009A799D">
        <w:rPr>
          <w:szCs w:val="24"/>
          <w:u w:val="single"/>
        </w:rPr>
        <w:t>Trump administration’s decision to withdraw from the UN human rights council puts the US on the wrong side of history</w:t>
      </w:r>
      <w:r w:rsidRPr="009A799D">
        <w:rPr>
          <w:sz w:val="12"/>
          <w:szCs w:val="24"/>
        </w:rPr>
        <w:t xml:space="preserve"> and should be urgently reversed, activists have said. </w:t>
      </w:r>
      <w:r w:rsidRPr="009A799D">
        <w:rPr>
          <w:szCs w:val="24"/>
          <w:u w:val="single"/>
        </w:rPr>
        <w:t>The council needed reform</w:t>
      </w:r>
      <w:r w:rsidRPr="009A799D">
        <w:rPr>
          <w:sz w:val="12"/>
          <w:szCs w:val="24"/>
        </w:rPr>
        <w:t xml:space="preserve">, said campaigners, </w:t>
      </w:r>
      <w:r w:rsidRPr="009A799D">
        <w:rPr>
          <w:szCs w:val="24"/>
          <w:u w:val="single"/>
        </w:rPr>
        <w:t>but remained a vital force for accountability and justice in a “post-rights world”.</w:t>
      </w:r>
      <w:r w:rsidRPr="009A799D">
        <w:rPr>
          <w:sz w:val="12"/>
          <w:szCs w:val="24"/>
        </w:rPr>
        <w:t xml:space="preserve"> </w:t>
      </w:r>
      <w:r w:rsidRPr="009A799D">
        <w:rPr>
          <w:szCs w:val="24"/>
          <w:u w:val="single"/>
        </w:rPr>
        <w:t>Washington’s withdrawal</w:t>
      </w:r>
      <w:r w:rsidRPr="009A799D">
        <w:rPr>
          <w:sz w:val="12"/>
          <w:szCs w:val="24"/>
        </w:rPr>
        <w:t xml:space="preserve">, in protest against what it sees as bias and hypocrisy over Israel’s treatment of Palestinians, </w:t>
      </w:r>
      <w:r w:rsidRPr="009A799D">
        <w:rPr>
          <w:szCs w:val="24"/>
          <w:u w:val="single"/>
        </w:rPr>
        <w:t xml:space="preserve">is the latest US rejection of multilateral engagement after it </w:t>
      </w:r>
      <w:hyperlink r:id="rId291" w:history="1">
        <w:r w:rsidRPr="009A799D">
          <w:rPr>
            <w:rStyle w:val="Hyperlink"/>
            <w:szCs w:val="24"/>
            <w:u w:val="single"/>
          </w:rPr>
          <w:t>pulled out of the Paris climate agreement</w:t>
        </w:r>
      </w:hyperlink>
      <w:r w:rsidRPr="009A799D">
        <w:rPr>
          <w:szCs w:val="24"/>
          <w:u w:val="single"/>
        </w:rPr>
        <w:t xml:space="preserve">and the </w:t>
      </w:r>
      <w:hyperlink r:id="rId292" w:history="1">
        <w:r w:rsidRPr="009A799D">
          <w:rPr>
            <w:rStyle w:val="Hyperlink"/>
            <w:szCs w:val="24"/>
            <w:u w:val="single"/>
          </w:rPr>
          <w:t>2015 Iran nuclear deal</w:t>
        </w:r>
      </w:hyperlink>
      <w:r w:rsidRPr="009A799D">
        <w:rPr>
          <w:szCs w:val="24"/>
          <w:u w:val="single"/>
        </w:rPr>
        <w:t>.</w:t>
      </w:r>
      <w:r w:rsidRPr="009A799D">
        <w:rPr>
          <w:sz w:val="12"/>
          <w:szCs w:val="24"/>
        </w:rPr>
        <w:t xml:space="preserve"> Jan Egeland, the secretary general of the Norwegian Refugee Council, said that </w:t>
      </w:r>
      <w:r w:rsidRPr="009A799D">
        <w:rPr>
          <w:szCs w:val="24"/>
          <w:u w:val="single"/>
        </w:rPr>
        <w:t xml:space="preserve">the case for human rights and the rule of international law had “lost two captains”. </w:t>
      </w:r>
      <w:r w:rsidRPr="009A799D">
        <w:rPr>
          <w:sz w:val="12"/>
          <w:szCs w:val="24"/>
        </w:rPr>
        <w:t xml:space="preserve">He said the European Union without the “moral force of the UK” would be weaker following Brexit, and expressed bewilderment over Donald Trump’s policy of separating immigrant children from their parents at the Mexican border, which was </w:t>
      </w:r>
      <w:hyperlink r:id="rId293" w:history="1">
        <w:r w:rsidRPr="009A799D">
          <w:rPr>
            <w:rStyle w:val="Hyperlink"/>
            <w:sz w:val="12"/>
            <w:szCs w:val="24"/>
          </w:rPr>
          <w:t>reversed on Wednesday following a huge backlash</w:t>
        </w:r>
      </w:hyperlink>
      <w:r w:rsidRPr="009A799D">
        <w:rPr>
          <w:sz w:val="12"/>
          <w:szCs w:val="24"/>
        </w:rPr>
        <w:t xml:space="preserve">. “The US was supposed to be a moral leader. We’ve lost the captain on this team, of the battle for values,” said Egeland. Citing the </w:t>
      </w:r>
      <w:hyperlink r:id="rId294" w:history="1">
        <w:r w:rsidRPr="009A799D">
          <w:rPr>
            <w:rStyle w:val="Hyperlink"/>
            <w:sz w:val="12"/>
            <w:szCs w:val="24"/>
          </w:rPr>
          <w:t>1951 refugee convention</w:t>
        </w:r>
      </w:hyperlink>
      <w:r w:rsidRPr="009A799D">
        <w:rPr>
          <w:sz w:val="12"/>
          <w:szCs w:val="24"/>
        </w:rPr>
        <w:t xml:space="preserve">, created in response to the millions of Europeans who fled violence during the second world war, Egeland said: “We need to remind ourselves when Europe was full to the brim of our own refugees, we told the world we need the right to asylum. Now we are facing a new sort of crisis and this time other people are knocking on our doors and saying: ‘We need asylum.’” The US has been a leader in terms of refugee quotas, he said, taking in on average </w:t>
      </w:r>
      <w:hyperlink r:id="rId295" w:history="1">
        <w:r w:rsidRPr="009A799D">
          <w:rPr>
            <w:rStyle w:val="Hyperlink"/>
            <w:sz w:val="12"/>
            <w:szCs w:val="24"/>
          </w:rPr>
          <w:t>100,000 a year</w:t>
        </w:r>
      </w:hyperlink>
      <w:r w:rsidRPr="009A799D">
        <w:rPr>
          <w:sz w:val="12"/>
          <w:szCs w:val="24"/>
        </w:rPr>
        <w:t xml:space="preserve"> from campsunder President Barack Obama. Last September, Trump </w:t>
      </w:r>
      <w:hyperlink r:id="rId296" w:history="1">
        <w:r w:rsidRPr="009A799D">
          <w:rPr>
            <w:rStyle w:val="Hyperlink"/>
            <w:sz w:val="12"/>
            <w:szCs w:val="24"/>
          </w:rPr>
          <w:t>slashed the cap</w:t>
        </w:r>
      </w:hyperlink>
      <w:r w:rsidRPr="009A799D">
        <w:rPr>
          <w:sz w:val="12"/>
          <w:szCs w:val="24"/>
        </w:rPr>
        <w:t xml:space="preserve"> on admitting refugees to 45,000, far fewer than the average of about 85,000 over the past decade. “The truly moral leaders are Germany – and Sweden of late – and they have experienced populist backlash,” said Egeland. “We need to reassess.” </w:t>
      </w:r>
      <w:r w:rsidRPr="009A799D">
        <w:rPr>
          <w:szCs w:val="24"/>
          <w:u w:val="single"/>
        </w:rPr>
        <w:t>Rights groups</w:t>
      </w:r>
      <w:r w:rsidRPr="009A799D">
        <w:rPr>
          <w:sz w:val="12"/>
          <w:szCs w:val="24"/>
        </w:rPr>
        <w:t xml:space="preserve"> including Human Rights Campaign, Care International and Freedom House, </w:t>
      </w:r>
      <w:r w:rsidRPr="009A799D">
        <w:rPr>
          <w:szCs w:val="24"/>
          <w:u w:val="single"/>
        </w:rPr>
        <w:t>said the US pullout</w:t>
      </w:r>
      <w:r w:rsidRPr="009A799D">
        <w:rPr>
          <w:sz w:val="12"/>
          <w:szCs w:val="24"/>
        </w:rPr>
        <w:t xml:space="preserve"> from the UN human rights council </w:t>
      </w:r>
      <w:r w:rsidRPr="009A799D">
        <w:rPr>
          <w:szCs w:val="24"/>
          <w:u w:val="single"/>
        </w:rPr>
        <w:t>would</w:t>
      </w:r>
      <w:r w:rsidRPr="009A799D">
        <w:rPr>
          <w:sz w:val="12"/>
          <w:szCs w:val="24"/>
        </w:rPr>
        <w:t xml:space="preserve"> “</w:t>
      </w:r>
      <w:r w:rsidRPr="009A799D">
        <w:rPr>
          <w:szCs w:val="24"/>
          <w:u w:val="single"/>
        </w:rPr>
        <w:t>make it more difficult to advance</w:t>
      </w:r>
      <w:r w:rsidRPr="009A799D">
        <w:rPr>
          <w:rFonts w:eastAsia="Times New Roman"/>
          <w:szCs w:val="24"/>
          <w:u w:val="single"/>
          <w:shd w:val="clear" w:color="auto" w:fill="FFFFFF"/>
        </w:rPr>
        <w:t xml:space="preserve"> human rights priorities and aid victims of abuse around the world.”</w:t>
      </w:r>
      <w:r w:rsidRPr="009A799D">
        <w:rPr>
          <w:sz w:val="12"/>
          <w:szCs w:val="24"/>
        </w:rPr>
        <w:t xml:space="preserve"> Nikki Haley, the US ambassador to the UN, blamed campaigners for contributing to the pullout by playing a “deconstructive role”. In a scathing letter to human rights watchdogs, Haley criticised opposition to US attempts to drive through a general assembly vote on reform last month. “You put yourself on the side of Russia and China, and opposite the United States, on a key human rights issue,” she wrote. “You should know that your efforts to block negotiations and thwart reform were a contributing factor in the US decision to withdraw from the council.” </w:t>
      </w:r>
      <w:hyperlink r:id="rId297" w:history="1">
        <w:r w:rsidRPr="009A799D">
          <w:rPr>
            <w:rStyle w:val="Hyperlink"/>
            <w:sz w:val="12"/>
            <w:szCs w:val="24"/>
          </w:rPr>
          <w:t>Human rights</w:t>
        </w:r>
      </w:hyperlink>
      <w:r w:rsidRPr="009A799D">
        <w:rPr>
          <w:sz w:val="12"/>
          <w:szCs w:val="24"/>
        </w:rPr>
        <w:t xml:space="preserve"> groups branded as “ridiculous” suggestions that they were trying to undermine reform or work with Russia. Polly Truscott, foreign affairs adviser for Amnesty UK, said it was feared that changes proposed by the US in the general assembly vote would have been subjected to hostile amendments and encountered significant opposition, weakening rather than strengthening the council. Suggestions for reform of the council by rights groups were incremental, she said, and consensus based. “We’ve been working with many member states to improve the human rights council” said Truscott. “</w:t>
      </w:r>
      <w:r w:rsidRPr="009A799D">
        <w:rPr>
          <w:szCs w:val="24"/>
          <w:u w:val="single"/>
        </w:rPr>
        <w:t>Now the US is throwing the baby out with the bathwater.”</w:t>
      </w:r>
      <w:r w:rsidRPr="009A799D">
        <w:rPr>
          <w:sz w:val="12"/>
          <w:szCs w:val="24"/>
        </w:rPr>
        <w:t xml:space="preserve"> Salil Shetty, Amnesty International’s secretary general, said: “The US should urgently reverse this decision, which places it squarely on the wrong side of history. It is wilfully choosing to undermine the human rights of all people everywhere, and their struggles for justice.” Christina Bennett, head of humanitarian policy at the Overseas Development Institute, said it was a vital time for the respect of human rights. “I would say from the research we have done, we are not just in a post-rights world but a post-rules era,” said Bennett. “</w:t>
      </w:r>
      <w:r w:rsidRPr="009A799D">
        <w:rPr>
          <w:szCs w:val="24"/>
          <w:u w:val="single"/>
        </w:rPr>
        <w:t>We are seeing flagrant disregard for international humanitarian law</w:t>
      </w:r>
      <w:r w:rsidRPr="009A799D">
        <w:rPr>
          <w:sz w:val="12"/>
          <w:szCs w:val="24"/>
        </w:rPr>
        <w:t xml:space="preserve">. In Yemen, parties in the conflict are denying aid convoys and cutting off aid lifelines. The bombing of hospitals and aid convoys in both Yemen and Syria violates the letter and spirit of the law.” </w:t>
      </w:r>
      <w:r w:rsidRPr="009A799D">
        <w:rPr>
          <w:szCs w:val="24"/>
          <w:u w:val="single"/>
        </w:rPr>
        <w:t xml:space="preserve">Research on asylum seekers has revealed a </w:t>
      </w:r>
      <w:hyperlink r:id="rId298" w:history="1">
        <w:r w:rsidRPr="009A799D">
          <w:rPr>
            <w:rStyle w:val="Hyperlink"/>
            <w:szCs w:val="24"/>
            <w:u w:val="single"/>
          </w:rPr>
          <w:t>“ripple effect”</w:t>
        </w:r>
      </w:hyperlink>
      <w:r w:rsidRPr="009A799D">
        <w:rPr>
          <w:szCs w:val="24"/>
          <w:u w:val="single"/>
        </w:rPr>
        <w:t xml:space="preserve"> when countries seen as human rights leaders shirk their responsibilities</w:t>
      </w:r>
      <w:r w:rsidRPr="009A799D">
        <w:rPr>
          <w:sz w:val="12"/>
          <w:szCs w:val="24"/>
        </w:rPr>
        <w:t xml:space="preserve">, she said, noting that Kenya, Jordan and Indonesia were among countries that had been hosting refugees for decades, but “were now saying European governments – the architects of the refugee convention – are practising double standards”. Bennett cited Kenya, where the government </w:t>
      </w:r>
      <w:hyperlink r:id="rId299" w:history="1">
        <w:r w:rsidRPr="009A799D">
          <w:rPr>
            <w:rStyle w:val="Hyperlink"/>
            <w:sz w:val="12"/>
            <w:szCs w:val="24"/>
          </w:rPr>
          <w:t>has threatened to close Dadaab</w:t>
        </w:r>
      </w:hyperlink>
      <w:r w:rsidRPr="009A799D">
        <w:rPr>
          <w:sz w:val="12"/>
          <w:szCs w:val="24"/>
        </w:rPr>
        <w:t>, one of the world’s largest refugee settlements. Kevin Watkins, chief executive of Save the Children UK, said: “There’s a legitimate argument to be made that the UN Human rights council needs reform to shift its focus and depoliticise its treatment of human rights cases. Many people would accept that. “What we have to acknowledge is that the council has produced some profoundly important and impartial reviews of human rights violations around the world, from South Sudan to the Democratic Republic of the Congo. Withdrawal is never the best strategy for important reform. This is the moment to defend multilateralism and universalism, not withdraw from it.”</w:t>
      </w:r>
    </w:p>
    <w:p w:rsidR="009A799D" w:rsidRDefault="009A799D" w:rsidP="009A799D">
      <w:pPr>
        <w:pStyle w:val="Heading4"/>
        <w:rPr>
          <w:rFonts w:hint="eastAsia"/>
        </w:rPr>
      </w:pPr>
      <w:r>
        <w:t xml:space="preserve">Solvency deficit—the UN can’t solve in the US without addressing immigration  </w:t>
      </w:r>
    </w:p>
    <w:p w:rsidR="009A799D" w:rsidRPr="002462AF" w:rsidRDefault="009A799D" w:rsidP="009A799D">
      <w:r>
        <w:rPr>
          <w:b/>
        </w:rPr>
        <w:t xml:space="preserve">Yesak 14 </w:t>
      </w:r>
      <w:r>
        <w:t xml:space="preserve">(Alul Yesak is a student writer at College of Saint Benedict and Saint John’s University, </w:t>
      </w:r>
      <w:r w:rsidRPr="002462AF">
        <w:t xml:space="preserve">"Human trafficking: The failure of states to eradicate slavery" (2014). Celebrating Scholarship &amp; Creativity Day. Paper 13. </w:t>
      </w:r>
      <w:hyperlink r:id="rId300" w:history="1">
        <w:r w:rsidRPr="005D398A">
          <w:rPr>
            <w:rStyle w:val="Hyperlink"/>
          </w:rPr>
          <w:t>http://digitalcommons.csbsju.edu/elce_cscday/13)//KA</w:t>
        </w:r>
      </w:hyperlink>
      <w:r>
        <w:t xml:space="preserve"> </w:t>
      </w:r>
    </w:p>
    <w:p w:rsidR="009A799D" w:rsidRPr="009A799D" w:rsidRDefault="009A799D" w:rsidP="009A799D">
      <w:pPr>
        <w:rPr>
          <w:color w:val="000000"/>
          <w:szCs w:val="24"/>
          <w:u w:val="single"/>
        </w:rPr>
      </w:pPr>
      <w:r w:rsidRPr="009A799D">
        <w:rPr>
          <w:color w:val="000000"/>
          <w:szCs w:val="24"/>
          <w:shd w:val="clear" w:color="auto" w:fill="FFFFFF"/>
        </w:rPr>
        <w:t xml:space="preserve">Stephanie Hepburn and Rita Simon, both </w:t>
      </w:r>
      <w:r w:rsidRPr="009A799D">
        <w:rPr>
          <w:color w:val="000000"/>
          <w:szCs w:val="24"/>
          <w:u w:val="single"/>
          <w:shd w:val="clear" w:color="auto" w:fill="FFFFFF"/>
        </w:rPr>
        <w:t>political science scholars, did a multiple case</w:t>
      </w:r>
      <w:r w:rsidRPr="009A799D">
        <w:rPr>
          <w:rFonts w:ascii="Times" w:hAnsi="Times"/>
          <w:szCs w:val="24"/>
          <w:u w:val="single"/>
        </w:rPr>
        <w:t xml:space="preserve"> </w:t>
      </w:r>
      <w:r w:rsidRPr="009A799D">
        <w:rPr>
          <w:color w:val="000000"/>
          <w:szCs w:val="24"/>
          <w:u w:val="single"/>
          <w:shd w:val="clear" w:color="auto" w:fill="FFFFFF"/>
        </w:rPr>
        <w:t>study to understand the failure of the enforcement of these anti-trafficking laws</w:t>
      </w:r>
      <w:r w:rsidRPr="009A799D">
        <w:rPr>
          <w:color w:val="000000"/>
          <w:szCs w:val="24"/>
          <w:shd w:val="clear" w:color="auto" w:fill="FFFFFF"/>
        </w:rPr>
        <w:t xml:space="preserve">. </w:t>
      </w:r>
      <w:r w:rsidRPr="009A799D">
        <w:rPr>
          <w:color w:val="000000"/>
          <w:szCs w:val="24"/>
          <w:u w:val="single"/>
          <w:shd w:val="clear" w:color="auto" w:fill="FFFFFF"/>
        </w:rPr>
        <w:t>They argue that</w:t>
      </w:r>
      <w:r w:rsidRPr="009A799D">
        <w:rPr>
          <w:rFonts w:ascii="Times" w:hAnsi="Times"/>
          <w:szCs w:val="24"/>
          <w:u w:val="single"/>
        </w:rPr>
        <w:t xml:space="preserve"> </w:t>
      </w:r>
      <w:r w:rsidRPr="009A799D">
        <w:rPr>
          <w:color w:val="000000"/>
          <w:szCs w:val="24"/>
          <w:u w:val="single"/>
          <w:shd w:val="clear" w:color="auto" w:fill="FFFFFF"/>
        </w:rPr>
        <w:t>the environment that fosters human trafficking in different states is unique to each individual</w:t>
      </w:r>
      <w:r w:rsidRPr="009A799D">
        <w:rPr>
          <w:rFonts w:ascii="Times" w:hAnsi="Times"/>
          <w:szCs w:val="24"/>
          <w:u w:val="single"/>
        </w:rPr>
        <w:t xml:space="preserve"> </w:t>
      </w:r>
      <w:r w:rsidRPr="009A799D">
        <w:rPr>
          <w:color w:val="000000"/>
          <w:szCs w:val="24"/>
          <w:u w:val="single"/>
          <w:shd w:val="clear" w:color="auto" w:fill="FFFFFF"/>
        </w:rPr>
        <w:t>state.The study looked at 25 nations throughout the world and discovered tha</w:t>
      </w:r>
      <w:r w:rsidRPr="009A799D">
        <w:rPr>
          <w:color w:val="000000"/>
          <w:szCs w:val="24"/>
          <w:shd w:val="clear" w:color="auto" w:fill="FFFFFF"/>
        </w:rPr>
        <w:t>t “</w:t>
      </w:r>
      <w:r w:rsidRPr="009A799D">
        <w:rPr>
          <w:color w:val="000000"/>
          <w:szCs w:val="24"/>
          <w:u w:val="single"/>
          <w:shd w:val="clear" w:color="auto" w:fill="FFFFFF"/>
        </w:rPr>
        <w:t>each country</w:t>
      </w:r>
      <w:r w:rsidRPr="009A799D">
        <w:rPr>
          <w:rFonts w:ascii="Times" w:hAnsi="Times"/>
          <w:szCs w:val="24"/>
          <w:u w:val="single"/>
        </w:rPr>
        <w:t xml:space="preserve"> </w:t>
      </w:r>
      <w:r w:rsidRPr="009A799D">
        <w:rPr>
          <w:color w:val="000000"/>
          <w:szCs w:val="24"/>
          <w:u w:val="single"/>
          <w:shd w:val="clear" w:color="auto" w:fill="FFFFFF"/>
        </w:rPr>
        <w:t>has its own environmental factors that create a unique set of anti-trafficking issues and</w:t>
      </w:r>
      <w:r w:rsidRPr="009A799D">
        <w:rPr>
          <w:rFonts w:ascii="Times" w:hAnsi="Times"/>
          <w:szCs w:val="24"/>
          <w:u w:val="single"/>
        </w:rPr>
        <w:t xml:space="preserve"> </w:t>
      </w:r>
      <w:r w:rsidRPr="009A799D">
        <w:rPr>
          <w:color w:val="000000"/>
          <w:szCs w:val="24"/>
          <w:u w:val="single"/>
          <w:shd w:val="clear" w:color="auto" w:fill="FFFFFF"/>
        </w:rPr>
        <w:t>obstacles</w:t>
      </w:r>
      <w:r w:rsidRPr="009A799D">
        <w:rPr>
          <w:color w:val="000000"/>
          <w:szCs w:val="24"/>
          <w:shd w:val="clear" w:color="auto" w:fill="FFFFFF"/>
        </w:rPr>
        <w:t xml:space="preserve">.”38 </w:t>
      </w:r>
      <w:r w:rsidRPr="009A799D">
        <w:rPr>
          <w:color w:val="000000"/>
          <w:szCs w:val="24"/>
          <w:u w:val="single"/>
          <w:shd w:val="clear" w:color="auto" w:fill="FFFFFF"/>
        </w:rPr>
        <w:t>For example, in India, one cannot address the issue of trafficking without also</w:t>
      </w:r>
      <w:r w:rsidRPr="009A799D">
        <w:rPr>
          <w:rFonts w:ascii="Times" w:hAnsi="Times"/>
          <w:szCs w:val="24"/>
          <w:u w:val="single"/>
        </w:rPr>
        <w:t xml:space="preserve"> </w:t>
      </w:r>
      <w:r w:rsidRPr="009A799D">
        <w:rPr>
          <w:color w:val="000000"/>
          <w:szCs w:val="24"/>
          <w:u w:val="single"/>
          <w:shd w:val="clear" w:color="auto" w:fill="FFFFFF"/>
        </w:rPr>
        <w:t xml:space="preserve">discussing the caste system, as these two issues are inextricably linked. </w:t>
      </w:r>
      <w:r w:rsidRPr="009A799D">
        <w:rPr>
          <w:b/>
          <w:color w:val="000000"/>
          <w:szCs w:val="24"/>
          <w:u w:val="single"/>
          <w:shd w:val="clear" w:color="auto" w:fill="FFFFFF"/>
        </w:rPr>
        <w:t>In the US one cannot</w:t>
      </w:r>
      <w:r w:rsidRPr="009A799D">
        <w:rPr>
          <w:rFonts w:ascii="Times" w:hAnsi="Times"/>
          <w:b/>
          <w:szCs w:val="24"/>
          <w:u w:val="single"/>
        </w:rPr>
        <w:t xml:space="preserve"> </w:t>
      </w:r>
      <w:r w:rsidRPr="009A799D">
        <w:rPr>
          <w:b/>
          <w:color w:val="000000"/>
          <w:szCs w:val="24"/>
          <w:u w:val="single"/>
          <w:shd w:val="clear" w:color="auto" w:fill="FFFFFF"/>
        </w:rPr>
        <w:t>properly address the post-trafficking experience of victims without mentioning the “hot button</w:t>
      </w:r>
      <w:r w:rsidRPr="009A799D">
        <w:rPr>
          <w:rFonts w:ascii="Times" w:hAnsi="Times"/>
          <w:b/>
          <w:szCs w:val="24"/>
          <w:u w:val="single"/>
        </w:rPr>
        <w:t xml:space="preserve"> </w:t>
      </w:r>
      <w:r w:rsidRPr="009A799D">
        <w:rPr>
          <w:b/>
          <w:color w:val="000000"/>
          <w:szCs w:val="24"/>
          <w:u w:val="single"/>
          <w:shd w:val="clear" w:color="auto" w:fill="FFFFFF"/>
        </w:rPr>
        <w:t>issue of immigration.”</w:t>
      </w:r>
      <w:r w:rsidRPr="009A799D">
        <w:rPr>
          <w:b/>
          <w:color w:val="000000"/>
          <w:szCs w:val="24"/>
          <w:shd w:val="clear" w:color="auto" w:fill="FFFFFF"/>
        </w:rPr>
        <w:t xml:space="preserve"> </w:t>
      </w:r>
      <w:r w:rsidRPr="009A799D">
        <w:rPr>
          <w:color w:val="000000"/>
          <w:szCs w:val="24"/>
          <w:u w:val="single"/>
          <w:shd w:val="clear" w:color="auto" w:fill="FFFFFF"/>
        </w:rPr>
        <w:t>Human trafficking is a very complicated issue that needs the attention of</w:t>
      </w:r>
      <w:r w:rsidRPr="009A799D">
        <w:rPr>
          <w:rFonts w:ascii="Times" w:hAnsi="Times"/>
          <w:szCs w:val="24"/>
          <w:u w:val="single"/>
        </w:rPr>
        <w:t xml:space="preserve"> </w:t>
      </w:r>
      <w:r w:rsidRPr="009A799D">
        <w:rPr>
          <w:color w:val="000000"/>
          <w:szCs w:val="24"/>
          <w:u w:val="single"/>
        </w:rPr>
        <w:t>not only government but also</w:t>
      </w:r>
      <w:r>
        <w:rPr>
          <w:color w:val="000000"/>
          <w:szCs w:val="24"/>
          <w:u w:val="single"/>
        </w:rPr>
        <w:t xml:space="preserve"> non-governmental organizations</w:t>
      </w:r>
      <w:r w:rsidR="00AF6048">
        <w:rPr>
          <w:color w:val="000000"/>
          <w:szCs w:val="24"/>
          <w:u w:val="single"/>
        </w:rPr>
        <w:t>.</w:t>
      </w:r>
    </w:p>
    <w:p w:rsidR="009A799D" w:rsidRPr="009F2A68" w:rsidRDefault="009A799D" w:rsidP="009A799D"/>
    <w:p w:rsidR="009A799D" w:rsidRPr="009A799D" w:rsidRDefault="009A799D" w:rsidP="009A799D"/>
    <w:p w:rsidR="009A799D" w:rsidRPr="009A799D" w:rsidRDefault="009A799D" w:rsidP="009A799D"/>
    <w:p w:rsidR="00344D83" w:rsidRPr="009A799D" w:rsidRDefault="00C951E9" w:rsidP="004F6BFC">
      <w:pPr>
        <w:pStyle w:val="Heading1"/>
        <w:rPr>
          <w:rFonts w:hint="eastAsia"/>
        </w:rPr>
      </w:pPr>
      <w:r w:rsidRPr="009A799D">
        <w:t>India Relations</w:t>
      </w:r>
    </w:p>
    <w:p w:rsidR="00C951E9" w:rsidRPr="009A799D" w:rsidRDefault="00C951E9" w:rsidP="004F6BFC"/>
    <w:p w:rsidR="00C951E9" w:rsidRPr="009A799D" w:rsidRDefault="00C951E9" w:rsidP="004F6BFC">
      <w:pPr>
        <w:pStyle w:val="Heading3"/>
        <w:rPr>
          <w:rFonts w:hint="eastAsia"/>
        </w:rPr>
      </w:pPr>
      <w:r w:rsidRPr="009A799D">
        <w:t>1NC CP</w:t>
      </w:r>
    </w:p>
    <w:p w:rsidR="00C951E9" w:rsidRPr="009A799D" w:rsidRDefault="00C951E9" w:rsidP="004F6BFC"/>
    <w:p w:rsidR="00C951E9" w:rsidRPr="009A799D" w:rsidRDefault="00C951E9" w:rsidP="004F6BFC">
      <w:pPr>
        <w:pStyle w:val="Heading4"/>
        <w:rPr>
          <w:ins w:id="33" w:author="katie" w:date="2018-07-11T10:21:00Z"/>
          <w:rFonts w:hint="eastAsia"/>
        </w:rPr>
      </w:pPr>
      <w:del w:id="34" w:author="katie" w:date="2018-07-11T10:24:00Z">
        <w:r w:rsidRPr="009A799D" w:rsidDel="00E623FA">
          <w:delText>Neg cards</w:delText>
        </w:r>
      </w:del>
      <w:ins w:id="35" w:author="katie" w:date="2018-07-11T10:12:00Z">
        <w:r w:rsidRPr="009A799D">
          <w:t xml:space="preserve">Counterplan Text: </w:t>
        </w:r>
      </w:ins>
      <w:ins w:id="36" w:author="katie" w:date="2018-07-11T10:20:00Z">
        <w:r w:rsidRPr="009A799D">
          <w:t xml:space="preserve">The United States federal </w:t>
        </w:r>
      </w:ins>
      <w:ins w:id="37" w:author="katie" w:date="2018-07-11T10:21:00Z">
        <w:r w:rsidRPr="009A799D">
          <w:t xml:space="preserve">government should </w:t>
        </w:r>
      </w:ins>
    </w:p>
    <w:p w:rsidR="00C951E9" w:rsidRPr="009A799D" w:rsidRDefault="00C951E9">
      <w:pPr>
        <w:pStyle w:val="Heading4"/>
        <w:rPr>
          <w:ins w:id="38" w:author="katie" w:date="2018-07-11T10:21:00Z"/>
          <w:rPrChange w:id="39" w:author="katie" w:date="2018-07-11T10:22:00Z">
            <w:rPr>
              <w:ins w:id="40" w:author="katie" w:date="2018-07-11T10:21:00Z"/>
              <w:rStyle w:val="StyleUnderline"/>
              <w:rFonts w:eastAsiaTheme="minorHAnsi" w:cs="Calibri"/>
              <w:b w:val="0"/>
              <w:iCs w:val="0"/>
            </w:rPr>
          </w:rPrChange>
        </w:rPr>
        <w:pPrChange w:id="41" w:author="katie" w:date="2018-07-11T10:22:00Z">
          <w:pPr>
            <w:pStyle w:val="Heading4"/>
            <w:numPr>
              <w:numId w:val="11"/>
            </w:numPr>
            <w:ind w:left="720" w:hanging="360"/>
          </w:pPr>
        </w:pPrChange>
      </w:pPr>
      <w:ins w:id="42" w:author="katie" w:date="2018-07-11T10:22:00Z">
        <w:r w:rsidRPr="009A799D">
          <w:t xml:space="preserve">- </w:t>
        </w:r>
      </w:ins>
      <w:ins w:id="43" w:author="katie" w:date="2018-07-11T10:21:00Z">
        <w:r w:rsidRPr="009A799D">
          <w:rPr>
            <w:rFonts w:hint="eastAsia"/>
            <w:rPrChange w:id="44" w:author="katie" w:date="2018-07-11T10:22:00Z">
              <w:rPr>
                <w:rStyle w:val="StyleUnderline"/>
                <w:rFonts w:hint="eastAsia"/>
              </w:rPr>
            </w:rPrChange>
          </w:rPr>
          <w:t>renew America</w:t>
        </w:r>
      </w:ins>
      <w:r w:rsidR="00526E51" w:rsidRPr="009A799D">
        <w:t>’</w:t>
      </w:r>
      <w:ins w:id="45" w:author="katie" w:date="2018-07-11T10:21:00Z">
        <w:r w:rsidRPr="009A799D">
          <w:rPr>
            <w:rFonts w:hint="eastAsia"/>
            <w:rPrChange w:id="46" w:author="katie" w:date="2018-07-11T10:22:00Z">
              <w:rPr>
                <w:rStyle w:val="StyleUnderline"/>
                <w:rFonts w:hint="eastAsia"/>
              </w:rPr>
            </w:rPrChange>
          </w:rPr>
          <w:t>s commitment to Indian permanent membership on the UN Security Council</w:t>
        </w:r>
      </w:ins>
    </w:p>
    <w:p w:rsidR="00C951E9" w:rsidRPr="009A799D" w:rsidRDefault="00C951E9">
      <w:pPr>
        <w:pStyle w:val="Heading4"/>
        <w:rPr>
          <w:ins w:id="47" w:author="katie" w:date="2018-07-11T10:21:00Z"/>
          <w:rFonts w:hint="eastAsia"/>
          <w:rPrChange w:id="48" w:author="katie" w:date="2018-07-11T10:22:00Z">
            <w:rPr>
              <w:ins w:id="49" w:author="katie" w:date="2018-07-11T10:21:00Z"/>
              <w:rStyle w:val="StyleUnderline"/>
              <w:rFonts w:eastAsiaTheme="majorEastAsia" w:cstheme="majorBidi" w:hint="eastAsia"/>
              <w:b/>
              <w:iCs/>
            </w:rPr>
          </w:rPrChange>
        </w:rPr>
        <w:pPrChange w:id="50" w:author="katie" w:date="2018-07-11T10:22:00Z">
          <w:pPr>
            <w:pStyle w:val="ListParagraph"/>
            <w:numPr>
              <w:numId w:val="11"/>
            </w:numPr>
            <w:ind w:hanging="360"/>
          </w:pPr>
        </w:pPrChange>
      </w:pPr>
      <w:ins w:id="51" w:author="katie" w:date="2018-07-11T10:22:00Z">
        <w:r w:rsidRPr="009A799D">
          <w:t xml:space="preserve">- </w:t>
        </w:r>
      </w:ins>
      <w:ins w:id="52" w:author="katie" w:date="2018-07-11T10:21:00Z">
        <w:r w:rsidRPr="009A799D">
          <w:rPr>
            <w:rPrChange w:id="53" w:author="katie" w:date="2018-07-11T10:22:00Z">
              <w:rPr>
                <w:rStyle w:val="StyleUnderline"/>
                <w:rFonts w:cs="Calibri"/>
              </w:rPr>
            </w:rPrChange>
          </w:rPr>
          <w:t>treat India at a level commensurate with that of the closest U.S. allies and partners</w:t>
        </w:r>
      </w:ins>
    </w:p>
    <w:p w:rsidR="00C951E9" w:rsidRPr="009A799D" w:rsidRDefault="00C951E9">
      <w:pPr>
        <w:pStyle w:val="Heading4"/>
        <w:rPr>
          <w:ins w:id="54" w:author="katie" w:date="2018-07-11T10:22:00Z"/>
          <w:rFonts w:hint="eastAsia"/>
          <w:rPrChange w:id="55" w:author="katie" w:date="2018-07-11T10:22:00Z">
            <w:rPr>
              <w:ins w:id="56" w:author="katie" w:date="2018-07-11T10:22:00Z"/>
              <w:rStyle w:val="StyleUnderline"/>
              <w:rFonts w:eastAsiaTheme="majorEastAsia" w:cstheme="majorBidi" w:hint="eastAsia"/>
              <w:b/>
              <w:iCs/>
            </w:rPr>
          </w:rPrChange>
        </w:rPr>
        <w:pPrChange w:id="57" w:author="katie" w:date="2018-07-11T10:22:00Z">
          <w:pPr>
            <w:pStyle w:val="ListParagraph"/>
            <w:numPr>
              <w:numId w:val="11"/>
            </w:numPr>
            <w:ind w:hanging="360"/>
          </w:pPr>
        </w:pPrChange>
      </w:pPr>
      <w:ins w:id="58" w:author="katie" w:date="2018-07-11T10:22:00Z">
        <w:r w:rsidRPr="009A799D">
          <w:t xml:space="preserve">- </w:t>
        </w:r>
      </w:ins>
      <w:ins w:id="59" w:author="katie" w:date="2018-07-11T10:21:00Z">
        <w:r w:rsidRPr="009A799D">
          <w:rPr>
            <w:rPrChange w:id="60" w:author="katie" w:date="2018-07-11T10:22:00Z">
              <w:rPr>
                <w:rStyle w:val="StyleUnderline"/>
                <w:rFonts w:cs="Calibri"/>
              </w:rPr>
            </w:rPrChange>
          </w:rPr>
          <w:t>criminalize terrorist conduct</w:t>
        </w:r>
      </w:ins>
    </w:p>
    <w:p w:rsidR="00C951E9" w:rsidRPr="009A799D" w:rsidRDefault="00C951E9" w:rsidP="004F6BFC">
      <w:pPr>
        <w:pStyle w:val="Heading4"/>
        <w:rPr>
          <w:ins w:id="61" w:author="katie" w:date="2018-07-11T10:23:00Z"/>
          <w:rFonts w:hint="eastAsia"/>
        </w:rPr>
      </w:pPr>
      <w:ins w:id="62" w:author="katie" w:date="2018-07-11T10:22:00Z">
        <w:r w:rsidRPr="009A799D">
          <w:t xml:space="preserve">- </w:t>
        </w:r>
        <w:r w:rsidRPr="009A799D">
          <w:rPr>
            <w:rFonts w:hint="eastAsia"/>
            <w:rPrChange w:id="63" w:author="katie" w:date="2018-07-11T10:22:00Z">
              <w:rPr>
                <w:rStyle w:val="StyleUnderline"/>
                <w:rFonts w:hint="eastAsia"/>
              </w:rPr>
            </w:rPrChange>
          </w:rPr>
          <w:t>provide concrete recognition of the contributions Indians and Indian Americans are making to our nation.</w:t>
        </w:r>
      </w:ins>
    </w:p>
    <w:p w:rsidR="00C951E9" w:rsidRPr="009A799D" w:rsidRDefault="00C951E9" w:rsidP="004F6BFC">
      <w:pPr>
        <w:rPr>
          <w:ins w:id="64" w:author="katie" w:date="2018-07-11T10:23:00Z"/>
        </w:rPr>
      </w:pPr>
    </w:p>
    <w:p w:rsidR="00C951E9" w:rsidRPr="009A799D" w:rsidRDefault="00C951E9">
      <w:pPr>
        <w:pStyle w:val="Heading4"/>
        <w:rPr>
          <w:ins w:id="65" w:author="katie" w:date="2018-07-12T10:49:00Z"/>
        </w:rPr>
        <w:pPrChange w:id="66" w:author="katie" w:date="2018-07-12T10:49:00Z">
          <w:pPr/>
        </w:pPrChange>
      </w:pPr>
      <w:ins w:id="67" w:author="katie" w:date="2018-07-12T10:49:00Z">
        <w:r w:rsidRPr="009A799D">
          <w:t>It solves</w:t>
        </w:r>
      </w:ins>
    </w:p>
    <w:p w:rsidR="00C951E9" w:rsidRPr="009A799D" w:rsidRDefault="00C951E9" w:rsidP="004F6BFC">
      <w:pPr>
        <w:rPr>
          <w:ins w:id="68" w:author="katie" w:date="2018-07-11T10:23:00Z"/>
        </w:rPr>
      </w:pPr>
      <w:ins w:id="69" w:author="katie" w:date="2018-07-11T10:23:00Z">
        <w:r w:rsidRPr="009A799D">
          <w:t xml:space="preserve">Raymond E. </w:t>
        </w:r>
        <w:r w:rsidRPr="009A799D">
          <w:rPr>
            <w:rStyle w:val="Style13ptBold"/>
          </w:rPr>
          <w:t>Vickery</w:t>
        </w:r>
        <w:r w:rsidRPr="009A799D">
          <w:t>, Jr., The Diplomat, 8-1-</w:t>
        </w:r>
        <w:r w:rsidRPr="009A799D">
          <w:rPr>
            <w:rStyle w:val="Style13ptBold"/>
          </w:rPr>
          <w:t>2017,</w:t>
        </w:r>
        <w:r w:rsidRPr="009A799D">
          <w:t xml:space="preserve"> "Why the United States Congress Should Work to Advance US-India Ties," Diplomat, </w:t>
        </w:r>
        <w:r w:rsidRPr="009A799D">
          <w:fldChar w:fldCharType="begin"/>
        </w:r>
        <w:r w:rsidRPr="009A799D">
          <w:instrText xml:space="preserve"> HYPERLINK "https://thediplomat.com/2017/08/why-the-united-states-congress-should-work-to-advance-us-india-ties/" </w:instrText>
        </w:r>
        <w:r w:rsidRPr="009A799D">
          <w:fldChar w:fldCharType="separate"/>
        </w:r>
        <w:r w:rsidRPr="009A799D">
          <w:rPr>
            <w:rStyle w:val="Hyperlink"/>
          </w:rPr>
          <w:t>https://thediplomat.com/2017/08/why-the-united-states-congress-should-work-to-advance-us-india-ties/</w:t>
        </w:r>
        <w:r w:rsidRPr="009A799D">
          <w:fldChar w:fldCharType="end"/>
        </w:r>
        <w:r w:rsidRPr="009A799D">
          <w:t xml:space="preserve"> </w:t>
        </w:r>
      </w:ins>
      <w:ins w:id="70" w:author="katie" w:date="2018-07-12T10:38:00Z">
        <w:r w:rsidRPr="009A799D">
          <w:t>Reagan KP</w:t>
        </w:r>
      </w:ins>
    </w:p>
    <w:p w:rsidR="00C951E9" w:rsidRPr="009A799D" w:rsidRDefault="00C951E9" w:rsidP="004F6BFC">
      <w:pPr>
        <w:pStyle w:val="NormalWeb"/>
        <w:shd w:val="clear" w:color="auto" w:fill="FFFFFF"/>
        <w:spacing w:before="0" w:beforeAutospacing="0" w:after="240" w:afterAutospacing="0"/>
        <w:rPr>
          <w:ins w:id="71" w:author="katie" w:date="2018-07-11T10:23:00Z"/>
          <w:rStyle w:val="StyleUnderline"/>
          <w:rFonts w:ascii="Roboto" w:hAnsi="Roboto"/>
        </w:rPr>
      </w:pPr>
      <w:ins w:id="72" w:author="katie" w:date="2018-07-11T10:23:00Z">
        <w:r w:rsidRPr="009A799D">
          <w:rPr>
            <w:rFonts w:ascii="Roboto" w:hAnsi="Roboto"/>
            <w:color w:val="333333"/>
            <w:sz w:val="14"/>
          </w:rPr>
          <w:t xml:space="preserve">The </w:t>
        </w:r>
        <w:r w:rsidRPr="009A799D">
          <w:rPr>
            <w:rFonts w:ascii="Roboto" w:hAnsi="Roboto"/>
            <w:sz w:val="14"/>
          </w:rPr>
          <w:t>United States needs to have the strongest possible partnership with India</w:t>
        </w:r>
        <w:r w:rsidRPr="009A799D">
          <w:rPr>
            <w:rFonts w:ascii="Roboto" w:hAnsi="Roboto"/>
            <w:color w:val="333333"/>
            <w:sz w:val="14"/>
          </w:rPr>
          <w:t xml:space="preserve">. </w:t>
        </w:r>
        <w:r w:rsidRPr="009A799D">
          <w:rPr>
            <w:rStyle w:val="StyleUnderline"/>
            <w:rFonts w:ascii="Roboto" w:hAnsi="Roboto"/>
          </w:rPr>
          <w:t>India and the United States share fundamental strategic goals in preventing the rise of an Asian hegemon and fighting terrorism,</w:t>
        </w:r>
        <w:r w:rsidRPr="009A799D">
          <w:rPr>
            <w:rFonts w:ascii="Roboto" w:hAnsi="Roboto"/>
            <w:color w:val="333333"/>
            <w:sz w:val="14"/>
          </w:rPr>
          <w:t xml:space="preserve"> wherever it originates. </w:t>
        </w:r>
        <w:r w:rsidRPr="009A799D">
          <w:rPr>
            <w:rStyle w:val="StyleUnderline"/>
            <w:rFonts w:ascii="Roboto" w:hAnsi="Roboto"/>
          </w:rPr>
          <w:t>Outside of China, there is no power in Asia stronger than India. India has nuclear weapons, the means to deliver them, the world’s third largest standing army, the second largest fleet of aircraft carriers, and an economy that has overtaken Japan to become the world’s third largest on a purchasing parity basis</w:t>
        </w:r>
        <w:r w:rsidRPr="009A799D">
          <w:rPr>
            <w:rFonts w:ascii="Roboto" w:hAnsi="Roboto"/>
            <w:color w:val="333333"/>
            <w:sz w:val="14"/>
          </w:rPr>
          <w:t xml:space="preserve">. </w:t>
        </w:r>
        <w:r w:rsidRPr="009A799D">
          <w:rPr>
            <w:rStyle w:val="StyleUnderline"/>
            <w:rFonts w:ascii="Roboto" w:hAnsi="Roboto"/>
          </w:rPr>
          <w:t>India’s population will soon be larger than China’s</w:t>
        </w:r>
        <w:r w:rsidRPr="009A799D">
          <w:rPr>
            <w:rFonts w:ascii="Roboto" w:hAnsi="Roboto"/>
            <w:color w:val="333333"/>
            <w:sz w:val="14"/>
          </w:rPr>
          <w:t xml:space="preserve">. </w:t>
        </w:r>
        <w:r w:rsidRPr="009A799D">
          <w:rPr>
            <w:rStyle w:val="StyleUnderline"/>
            <w:rFonts w:ascii="Roboto" w:hAnsi="Roboto"/>
          </w:rPr>
          <w:t>Economically, India is growing faster than China and far faster than the United States</w:t>
        </w:r>
        <w:r w:rsidRPr="009A799D">
          <w:rPr>
            <w:rFonts w:ascii="Roboto" w:hAnsi="Roboto"/>
            <w:color w:val="333333"/>
            <w:sz w:val="14"/>
          </w:rPr>
          <w:t xml:space="preserve">. In their first-ever face-to-face meeting, Trump and Modi achieved the primary goal of their summit – namely, to assure each other and their respective countries that the U.S.-India relationship is still important to both sides and is on track to strengthen. More narrowly, the </w:t>
        </w:r>
        <w:r w:rsidRPr="009A799D">
          <w:rPr>
            <w:rStyle w:val="StyleUnderline"/>
            <w:rFonts w:ascii="Roboto" w:hAnsi="Roboto"/>
          </w:rPr>
          <w:t>meeting reassured India that really nothing had changed in the basics of bipartisan support for the partnership created under the Clinton, Bush, and Obama administrations</w:t>
        </w:r>
        <w:r w:rsidRPr="009A799D">
          <w:rPr>
            <w:rFonts w:ascii="Roboto" w:hAnsi="Roboto"/>
            <w:color w:val="333333"/>
            <w:sz w:val="14"/>
          </w:rPr>
          <w:t xml:space="preserve">. Beyond this basic assurance of continuity, </w:t>
        </w:r>
        <w:r w:rsidRPr="009A799D">
          <w:rPr>
            <w:rStyle w:val="StyleUnderline"/>
            <w:rFonts w:ascii="Roboto" w:hAnsi="Roboto"/>
          </w:rPr>
          <w:t>the meeting demonstrated that there was “good chemistry” in the personal relationship between Trump and Modi.</w:t>
        </w:r>
        <w:r w:rsidRPr="009A799D">
          <w:rPr>
            <w:rFonts w:ascii="Roboto" w:hAnsi="Roboto"/>
            <w:color w:val="333333"/>
            <w:sz w:val="14"/>
          </w:rPr>
          <w:t xml:space="preserve"> There were even Modi-Trump “bear hugs” to prove this chemistry. In addition to the positive signals from the executive branch, </w:t>
        </w:r>
        <w:r w:rsidRPr="009A799D">
          <w:rPr>
            <w:rStyle w:val="StyleUnderline"/>
            <w:rFonts w:ascii="Roboto" w:hAnsi="Roboto"/>
          </w:rPr>
          <w:t>there has long been strong bipartisan support for the U.S.-India relationship in the U.S. Congress. Legislation to implement the U.S.-India civil nuclear deal was crafted on a bipartisan basis</w:t>
        </w:r>
        <w:r w:rsidRPr="009A799D">
          <w:rPr>
            <w:rFonts w:ascii="Roboto" w:hAnsi="Roboto"/>
            <w:color w:val="333333"/>
            <w:sz w:val="14"/>
          </w:rPr>
          <w:t xml:space="preserve">. The Senate Caucus on India and the House Caucus on India and Indian-Americans are, respectively, the largest bipartisan caucuses in the two legislative bodies. Last year Republican Speaker Paul Ryan invited Modi to address a joint session of Congress when the prime minister was in Washington primarily to visit Democratic President Barack Obama. Modi gave an excellent exposition of the reasons for the U.S.-India partnership. His speech was widely praised by Republicans and Democrats alike. </w:t>
        </w:r>
        <w:r w:rsidRPr="009A799D">
          <w:rPr>
            <w:rStyle w:val="StyleUnderline"/>
            <w:rFonts w:ascii="Roboto" w:hAnsi="Roboto"/>
          </w:rPr>
          <w:t>Now is the time for the Congress to put forth a positive legislative agenda that will coincide with the administration’s positive view of India. The stars are aligned to make it possible for U.S.-India policy to be one of the few areas in which there is across-the-board, bipartisan agreement in the executive and legislative branches of the national government. Congress should grasp this opportunity</w:t>
        </w:r>
        <w:r w:rsidRPr="009A799D">
          <w:rPr>
            <w:rFonts w:ascii="Roboto" w:hAnsi="Roboto"/>
            <w:color w:val="333333"/>
            <w:sz w:val="14"/>
          </w:rPr>
          <w:t xml:space="preserve">. </w:t>
        </w:r>
        <w:r w:rsidRPr="009A799D">
          <w:rPr>
            <w:rStyle w:val="Emphasis"/>
          </w:rPr>
          <w:t>Active congressional involvement will help drive U.S.-India relations toward permanent strengthening of the partnership</w:t>
        </w:r>
        <w:r w:rsidRPr="009A799D">
          <w:rPr>
            <w:rFonts w:ascii="Roboto" w:hAnsi="Roboto"/>
            <w:color w:val="333333"/>
            <w:sz w:val="14"/>
          </w:rPr>
          <w:t xml:space="preserve">. At the Trump-Modi summit, reassurance and camaraderie were achieved at the cost of avoiding contentious issues. </w:t>
        </w:r>
        <w:r w:rsidRPr="009A799D">
          <w:rPr>
            <w:rStyle w:val="StyleUnderline"/>
            <w:rFonts w:ascii="Roboto" w:hAnsi="Roboto"/>
          </w:rPr>
          <w:t>One could foresee situations in which Trump’s tweets or other actions could wind up derailing the progress that has been made</w:t>
        </w:r>
        <w:r w:rsidRPr="009A799D">
          <w:rPr>
            <w:rFonts w:ascii="Roboto" w:hAnsi="Roboto"/>
            <w:color w:val="333333"/>
            <w:sz w:val="14"/>
          </w:rPr>
          <w:t xml:space="preserve">. Such a situation occurred temporarily during the Obama administration over U.S. treatment of an Indian deputy consul general. </w:t>
        </w:r>
        <w:r w:rsidRPr="009A799D">
          <w:rPr>
            <w:rStyle w:val="StyleUnderline"/>
            <w:rFonts w:ascii="Roboto" w:hAnsi="Roboto"/>
          </w:rPr>
          <w:t>Trump’s preference for bilateral transactional approaches to trade deficits or any one of a number of other issues could develop into controversies that would affect the strategic relations between the world’s two largest democracies</w:t>
        </w:r>
        <w:r w:rsidRPr="009A799D">
          <w:rPr>
            <w:rFonts w:ascii="Roboto" w:hAnsi="Roboto"/>
            <w:color w:val="333333"/>
            <w:sz w:val="14"/>
          </w:rPr>
          <w:t xml:space="preserve">. Congress, acting positively, </w:t>
        </w:r>
        <w:r w:rsidRPr="009A799D">
          <w:rPr>
            <w:rStyle w:val="StyleUnderline"/>
            <w:rFonts w:ascii="Roboto" w:hAnsi="Roboto"/>
          </w:rPr>
          <w:t>could help assure that this does not occur</w:t>
        </w:r>
        <w:r w:rsidRPr="009A799D">
          <w:rPr>
            <w:rFonts w:ascii="Roboto" w:hAnsi="Roboto"/>
            <w:color w:val="333333"/>
            <w:sz w:val="14"/>
          </w:rPr>
          <w:t xml:space="preserve">. In the American system, </w:t>
        </w:r>
        <w:r w:rsidRPr="009A799D">
          <w:rPr>
            <w:rStyle w:val="StyleUnderline"/>
            <w:rFonts w:ascii="Roboto" w:hAnsi="Roboto"/>
          </w:rPr>
          <w:t>international relations are not the exclusive domain of the executive branch</w:t>
        </w:r>
        <w:r w:rsidRPr="009A799D">
          <w:rPr>
            <w:rFonts w:ascii="Roboto" w:hAnsi="Roboto"/>
            <w:color w:val="333333"/>
            <w:sz w:val="14"/>
          </w:rPr>
          <w:t xml:space="preserve">. The Constitution empowers Congress to provide for the common defense, regulate commerce with foreign nations, impose duties, and declare war. Congress has the power of the purse and the Senate is to advise and consent on treaties and appointments. The Congress makes all laws for carrying into execution the powers of the United States. Thus, constitutionally, it is </w:t>
        </w:r>
        <w:r w:rsidRPr="009A799D">
          <w:rPr>
            <w:rStyle w:val="StyleUnderline"/>
            <w:rFonts w:ascii="Roboto" w:hAnsi="Roboto"/>
          </w:rPr>
          <w:t>necessary that Congress take a strong role in international matters</w:t>
        </w:r>
        <w:r w:rsidRPr="009A799D">
          <w:rPr>
            <w:rFonts w:ascii="Roboto" w:hAnsi="Roboto"/>
            <w:color w:val="333333"/>
            <w:sz w:val="14"/>
          </w:rPr>
          <w:t xml:space="preserve">. </w:t>
        </w:r>
        <w:r w:rsidRPr="009A799D">
          <w:rPr>
            <w:rStyle w:val="StyleUnderline"/>
            <w:rFonts w:ascii="Roboto" w:hAnsi="Roboto"/>
          </w:rPr>
          <w:t>Politically, it is even more important</w:t>
        </w:r>
        <w:r w:rsidRPr="009A799D">
          <w:rPr>
            <w:rFonts w:ascii="Roboto" w:hAnsi="Roboto"/>
            <w:color w:val="333333"/>
            <w:sz w:val="14"/>
          </w:rPr>
          <w:t xml:space="preserve">. Members of Congress are those politicians closest to individual voters, including the almost four million Indian-Americans. No policy of the United States toward India is likely to flourish unless it has strong support in Congress. </w:t>
        </w:r>
        <w:r w:rsidRPr="009A799D">
          <w:rPr>
            <w:rStyle w:val="StyleUnderline"/>
            <w:rFonts w:ascii="Roboto" w:hAnsi="Roboto"/>
          </w:rPr>
          <w:t>A strong role for Congress in U.S-India relations should be founded on a legislature’s first duty – namely to legislate. Legislation has not only the virtue of overcoming bureaucratic inertia but also of sending a strong political signal at home and abroad as to the direction and sincerity of U.S. policy</w:t>
        </w:r>
        <w:r w:rsidRPr="009A799D">
          <w:rPr>
            <w:rFonts w:ascii="Roboto" w:hAnsi="Roboto"/>
            <w:color w:val="333333"/>
            <w:sz w:val="14"/>
          </w:rPr>
          <w:t xml:space="preserve">. A case in point would be India as a permanent member of the United Nations Security Council. </w:t>
        </w:r>
        <w:r w:rsidRPr="009A799D">
          <w:rPr>
            <w:rStyle w:val="StyleUnderline"/>
            <w:rFonts w:ascii="Roboto" w:hAnsi="Roboto"/>
          </w:rPr>
          <w:t>Under Obama, this was an explicit commitment of the United States, and this commitment has been reiterated under Trump.</w:t>
        </w:r>
        <w:r w:rsidRPr="009A799D">
          <w:rPr>
            <w:rFonts w:ascii="Roboto" w:hAnsi="Roboto"/>
            <w:color w:val="333333"/>
            <w:sz w:val="14"/>
          </w:rPr>
          <w:t xml:space="preserve"> Congressional resolutions have been introduced on this subject in the past, but have gone nowhere. </w:t>
        </w:r>
        <w:r w:rsidRPr="009A799D">
          <w:rPr>
            <w:rStyle w:val="StyleUnderline"/>
            <w:rFonts w:ascii="Roboto" w:hAnsi="Roboto"/>
          </w:rPr>
          <w:t>Stronger legislation endorsing the concept and providing instructions and reports on efforts to fulfill the U.S. commitment could go far to making this a priority</w:t>
        </w:r>
        <w:r w:rsidRPr="009A799D">
          <w:rPr>
            <w:rFonts w:ascii="Roboto" w:hAnsi="Roboto"/>
            <w:color w:val="333333"/>
            <w:sz w:val="14"/>
          </w:rPr>
          <w:t xml:space="preserve">. Moreover, </w:t>
        </w:r>
        <w:r w:rsidRPr="009A799D">
          <w:rPr>
            <w:rStyle w:val="StyleUnderline"/>
            <w:rFonts w:ascii="Roboto" w:hAnsi="Roboto"/>
          </w:rPr>
          <w:t>it would send a strong signal to Indians as well as Americans that the U.S.-India partnership is intended to operate at the highest levels of international security engagement. In regard to the U.S.-India defense partnership, legislation would be useful to assure that India has the same status in regard to technology transfer and co-production as other close friends and allies</w:t>
        </w:r>
        <w:r w:rsidRPr="009A799D">
          <w:rPr>
            <w:rFonts w:ascii="Roboto" w:hAnsi="Roboto"/>
            <w:color w:val="333333"/>
            <w:sz w:val="14"/>
          </w:rPr>
          <w:t xml:space="preserve">. This point was endorsed by Trump and Modi at their June 2017 summit. </w:t>
        </w:r>
        <w:r w:rsidRPr="009A799D">
          <w:rPr>
            <w:rStyle w:val="StyleUnderline"/>
            <w:rFonts w:ascii="Roboto" w:hAnsi="Roboto"/>
          </w:rPr>
          <w:t>The leaders pledged to work together “on advanced defense equipment and technology at a level commensurate with that of the closest allies and partners of the United States</w:t>
        </w:r>
        <w:r w:rsidRPr="009A799D">
          <w:rPr>
            <w:rFonts w:ascii="Roboto" w:hAnsi="Roboto"/>
            <w:color w:val="333333"/>
            <w:sz w:val="14"/>
          </w:rPr>
          <w:t xml:space="preserve">.” The reality is that </w:t>
        </w:r>
        <w:r w:rsidRPr="009A799D">
          <w:rPr>
            <w:rStyle w:val="StyleUnderline"/>
            <w:rFonts w:ascii="Roboto" w:hAnsi="Roboto"/>
          </w:rPr>
          <w:t>India still does not have access to equipment and technology at a level commensurate with that of the closest allies and partners of the United States, and cannot have it without congressional action.</w:t>
        </w:r>
        <w:r w:rsidRPr="009A799D">
          <w:rPr>
            <w:rFonts w:ascii="Roboto" w:hAnsi="Roboto"/>
            <w:color w:val="333333"/>
            <w:sz w:val="14"/>
          </w:rPr>
          <w:t xml:space="preserve"> Representative George Holding, co-chair of the House Caucus on India and Indian-Americans, </w:t>
        </w:r>
        <w:r w:rsidRPr="009A799D">
          <w:rPr>
            <w:rStyle w:val="StyleUnderline"/>
            <w:rFonts w:ascii="Roboto" w:hAnsi="Roboto"/>
          </w:rPr>
          <w:t>introduced legislation in the previous congress that would have amended the Arms Control Act to give India the same status for arms export purposes as the NATO countries plus five other of America’s close strategic partners</w:t>
        </w:r>
        <w:r w:rsidRPr="009A799D">
          <w:rPr>
            <w:rFonts w:ascii="Roboto" w:hAnsi="Roboto"/>
            <w:color w:val="333333"/>
            <w:sz w:val="14"/>
          </w:rPr>
          <w:t xml:space="preserve"> (Japan, Australia, the Republic of Korea, Israel, and New Zealand). A similar bill was introduced in the Senate by Senator Mark Warner, co-chair of the Senate Caucus on India. Much of the language of the bills was included in Section 1292 of the National Defense Appropriations Act of 2017, including the designation of India as a “Major Defense Partner.” But the language for “NATO plus five” treatment was left out. </w:t>
        </w:r>
        <w:r w:rsidRPr="009A799D">
          <w:rPr>
            <w:rStyle w:val="StyleUnderline"/>
            <w:rFonts w:ascii="Roboto" w:hAnsi="Roboto"/>
          </w:rPr>
          <w:t>This language should now be incorporated in new legislation that will put meat on the bones of the “Major Defense Partner” designation.</w:t>
        </w:r>
        <w:r w:rsidRPr="009A799D">
          <w:rPr>
            <w:rFonts w:ascii="Roboto" w:hAnsi="Roboto"/>
            <w:color w:val="333333"/>
            <w:sz w:val="14"/>
          </w:rPr>
          <w:t xml:space="preserve"> Similarly, the </w:t>
        </w:r>
        <w:r w:rsidRPr="009A799D">
          <w:rPr>
            <w:rStyle w:val="StyleUnderline"/>
            <w:rFonts w:ascii="Roboto" w:hAnsi="Roboto"/>
          </w:rPr>
          <w:t>vitality of Modi’s “Make in India” initiative as well as the drive to retain U.S. jobs in the defense sector can be enhanced by Congress. This would be a tremendous achievement in the face of what some consider a “zero sum” game of winners and losers. In India’s new procurement process for fighter aircraft, the Modi government is insisting there be manufacturing in India</w:t>
        </w:r>
        <w:r w:rsidRPr="009A799D">
          <w:rPr>
            <w:rFonts w:ascii="Roboto" w:hAnsi="Roboto"/>
            <w:color w:val="333333"/>
            <w:sz w:val="14"/>
          </w:rPr>
          <w:t xml:space="preserve">. America’s chief rival for a multi-billion dollar contract is Saab of Sweden, which is prepared to build its Gripen line of fighters in India. The United States, through Lockheed Martin, is contemplating matching the Saab/Sweden proposal by offering to transfer the entire production line for an advanced version of the F-16 from Texas to India. Fortuitously, this transfer would actually work to </w:t>
        </w:r>
        <w:r w:rsidRPr="009A799D">
          <w:rPr>
            <w:rStyle w:val="StyleUnderline"/>
            <w:rFonts w:ascii="Roboto" w:hAnsi="Roboto"/>
          </w:rPr>
          <w:t>retain jobs in America because this production line has no more contracts to keep it running</w:t>
        </w:r>
        <w:r w:rsidRPr="009A799D">
          <w:rPr>
            <w:rFonts w:ascii="Roboto" w:hAnsi="Roboto"/>
            <w:color w:val="333333"/>
            <w:sz w:val="14"/>
          </w:rPr>
          <w:t xml:space="preserve">. A </w:t>
        </w:r>
        <w:r w:rsidRPr="009A799D">
          <w:rPr>
            <w:rStyle w:val="StyleUnderline"/>
            <w:rFonts w:ascii="Roboto" w:hAnsi="Roboto"/>
          </w:rPr>
          <w:t>basic difficulty in transferring F-16 production to India is the myriad licenses needed on a technology-by-technology basis under current law. A similar difficulty would impede such other major joint undertakings</w:t>
        </w:r>
        <w:r w:rsidRPr="009A799D">
          <w:rPr>
            <w:rFonts w:ascii="Roboto" w:hAnsi="Roboto"/>
            <w:color w:val="333333"/>
            <w:sz w:val="14"/>
          </w:rPr>
          <w:t xml:space="preserve">. Among those that have been considered include those involving the F-18 for naval use, armed drones, or an aircraft carrier. This </w:t>
        </w:r>
        <w:r w:rsidRPr="009A799D">
          <w:rPr>
            <w:rStyle w:val="StyleUnderline"/>
            <w:rFonts w:ascii="Roboto" w:hAnsi="Roboto"/>
          </w:rPr>
          <w:t>difficulty could be alleviated by legislation that would allow special comprehensive authorizations for “major projects” and “major programs” involving India.</w:t>
        </w:r>
        <w:r w:rsidRPr="009A799D">
          <w:rPr>
            <w:rFonts w:ascii="Roboto" w:hAnsi="Roboto"/>
            <w:color w:val="333333"/>
            <w:sz w:val="14"/>
          </w:rPr>
          <w:t xml:space="preserve"> Such authorizations are now allowed for NATO countries plus Australia, Japan, and Sweden – but not India – under 22 CFR 126.4. </w:t>
        </w:r>
        <w:r w:rsidRPr="009A799D">
          <w:rPr>
            <w:rStyle w:val="StyleUnderline"/>
            <w:rFonts w:ascii="Roboto" w:hAnsi="Roboto"/>
          </w:rPr>
          <w:t>Changes in the law could be combined with language specifically giving congressional impetus to the U.S.-India advanced F-16 or other such project</w:t>
        </w:r>
        <w:r w:rsidRPr="009A799D">
          <w:rPr>
            <w:rFonts w:ascii="Roboto" w:hAnsi="Roboto"/>
            <w:color w:val="333333"/>
            <w:sz w:val="14"/>
          </w:rPr>
          <w:t xml:space="preserve">. Such impetus may in turn lead to concluding the </w:t>
        </w:r>
        <w:r w:rsidRPr="009A799D">
          <w:rPr>
            <w:rStyle w:val="StyleUnderline"/>
            <w:rFonts w:ascii="Roboto" w:hAnsi="Roboto"/>
          </w:rPr>
          <w:t>long-running negotiations for India and the United States to enter into the foundational agreements necessary for the flow of technology between the U.S. and India. Congress can also materially advance cooperation with India on fighting terrorism</w:t>
        </w:r>
        <w:r w:rsidRPr="009A799D">
          <w:rPr>
            <w:rFonts w:ascii="Roboto" w:hAnsi="Roboto"/>
            <w:color w:val="333333"/>
            <w:sz w:val="14"/>
          </w:rPr>
          <w:t xml:space="preserve">. For decades, </w:t>
        </w:r>
        <w:r w:rsidRPr="009A799D">
          <w:rPr>
            <w:rStyle w:val="StyleUnderline"/>
            <w:rFonts w:ascii="Roboto" w:hAnsi="Roboto"/>
          </w:rPr>
          <w:t>India has advocated for a Comprehensive Convention on International Terrorism (CCIT). This convention would criminalize terrorist conduct whatever the rationale for committing terrorist acts. In the past the United States has been skeptical of such a convention</w:t>
        </w:r>
        <w:r w:rsidRPr="009A799D">
          <w:rPr>
            <w:rFonts w:ascii="Roboto" w:hAnsi="Roboto"/>
            <w:color w:val="333333"/>
            <w:sz w:val="14"/>
          </w:rPr>
          <w:t xml:space="preserve">. The Trump administration has now endorsed the convention. The convention has been under study for some time, and a number of changes have been made to accommodate U.S. concerns. </w:t>
        </w:r>
        <w:r w:rsidRPr="009A799D">
          <w:rPr>
            <w:rStyle w:val="StyleUnderline"/>
            <w:rFonts w:ascii="Roboto" w:hAnsi="Roboto"/>
          </w:rPr>
          <w:t>The time is now ripe for the Congress to seize the initiative on this issue by a resolution endorsing negotiation of the CCIT. Strategic cooperation is often facilitated by other forms of engagement. Congress could make a major, and relatively uncontroversial, contribution to economic engagement by strengthening the status of Indians and others who come to this country for advanced studies in science, technology, engineering, and math (STEM).</w:t>
        </w:r>
        <w:r w:rsidRPr="009A799D">
          <w:rPr>
            <w:rFonts w:ascii="Roboto" w:hAnsi="Roboto"/>
            <w:color w:val="333333"/>
            <w:sz w:val="14"/>
          </w:rPr>
          <w:t xml:space="preserve"> Legislation to provide lawful permanent resident (“green card”) status to foreigners who earn their doctorates in STEM subjects from U.S. universities is presently pending in the Congress. This legislation has widespread bipartisan support. Although it would not apply exclusively to Indians, Indians constitute the second largest category of such students. This legislation would send a strong signal not only to India but to Indian-Americans (many of whom came to the U.S. as STEM students) that America values the contributions that Indians and Indian-Americans make to our country. Thus, </w:t>
        </w:r>
        <w:r w:rsidRPr="009A799D">
          <w:rPr>
            <w:rStyle w:val="StyleUnderline"/>
            <w:rFonts w:ascii="Roboto" w:hAnsi="Roboto"/>
          </w:rPr>
          <w:t>Congress can play a major role in strengthening the U.S.-India partnership. This strengthening is in the best interests of America and builds on a long history of progress under the Clinton, Bush, Obama, and now Trump administrations</w:t>
        </w:r>
        <w:r w:rsidRPr="009A799D">
          <w:rPr>
            <w:rFonts w:ascii="Roboto" w:hAnsi="Roboto"/>
            <w:color w:val="333333"/>
            <w:sz w:val="14"/>
          </w:rPr>
          <w:t xml:space="preserve">. A </w:t>
        </w:r>
        <w:r w:rsidRPr="009A799D">
          <w:rPr>
            <w:rStyle w:val="StyleUnderline"/>
            <w:rFonts w:ascii="Roboto" w:hAnsi="Roboto"/>
          </w:rPr>
          <w:t>congressional role is consonant with the bipartisan support for the relationship, which has been strongly demonstrated by legislative action in the past. Congress in its present session can act in concrete terms on a legislative agenda that will serve to provide permanent strength to the relationship</w:t>
        </w:r>
        <w:r w:rsidRPr="009A799D">
          <w:rPr>
            <w:rFonts w:ascii="Roboto" w:hAnsi="Roboto"/>
            <w:color w:val="333333"/>
            <w:sz w:val="14"/>
          </w:rPr>
          <w:t xml:space="preserve">. </w:t>
        </w:r>
        <w:r w:rsidRPr="009A799D">
          <w:rPr>
            <w:rStyle w:val="StyleUnderline"/>
            <w:rFonts w:ascii="Roboto" w:hAnsi="Roboto"/>
          </w:rPr>
          <w:t>This agenda can be built on legislation that will (1) renew America’s commitment to Indian permanent membership on the UN Security Council, (2) treat India at a level commensurate with that of the closest U.S. allies and partners, (3) criminalize terrorist conduct, and (4) provide concrete recognition of the contributions Indians and Indian Americans are making to our nation.</w:t>
        </w:r>
      </w:ins>
    </w:p>
    <w:p w:rsidR="00C951E9" w:rsidRPr="009A799D" w:rsidRDefault="00526E51" w:rsidP="004F6BFC">
      <w:pPr>
        <w:pStyle w:val="Heading3"/>
        <w:rPr>
          <w:rFonts w:hint="eastAsia"/>
        </w:rPr>
      </w:pPr>
      <w:r w:rsidRPr="009A799D">
        <w:t>2NC CP</w:t>
      </w:r>
    </w:p>
    <w:p w:rsidR="00C951E9" w:rsidRPr="009A799D" w:rsidRDefault="00C951E9" w:rsidP="004F6BFC">
      <w:pPr>
        <w:pStyle w:val="Heading4"/>
        <w:rPr>
          <w:rFonts w:hint="eastAsia"/>
        </w:rPr>
      </w:pPr>
      <w:r w:rsidRPr="009A799D">
        <w:t>Expanding defense cooperation betters relations—promotes transparency</w:t>
      </w:r>
    </w:p>
    <w:p w:rsidR="00C951E9" w:rsidRPr="009A799D" w:rsidRDefault="00C951E9" w:rsidP="004F6BFC">
      <w:r w:rsidRPr="009A799D">
        <w:t xml:space="preserve">Keith </w:t>
      </w:r>
      <w:r w:rsidRPr="009A799D">
        <w:rPr>
          <w:rStyle w:val="Style13ptBold"/>
        </w:rPr>
        <w:t>Webster,</w:t>
      </w:r>
      <w:r w:rsidRPr="009A799D">
        <w:t xml:space="preserve"> The Diplomat, </w:t>
      </w:r>
      <w:r w:rsidRPr="009A799D">
        <w:rPr>
          <w:rStyle w:val="Style13ptBold"/>
        </w:rPr>
        <w:t>1-26</w:t>
      </w:r>
      <w:r w:rsidRPr="009A799D">
        <w:t xml:space="preserve">-2018, "Trump Must Act Now on US-India Defense Relations," Diplomat, </w:t>
      </w:r>
      <w:hyperlink r:id="rId301" w:history="1">
        <w:r w:rsidRPr="009A799D">
          <w:rPr>
            <w:rStyle w:val="Hyperlink"/>
          </w:rPr>
          <w:t>https://thediplomat.com/2018/01/trump-must-act-now-on-us-india-defense-relations/</w:t>
        </w:r>
      </w:hyperlink>
      <w:r w:rsidRPr="009A799D">
        <w:t xml:space="preserve"> </w:t>
      </w:r>
      <w:ins w:id="73" w:author="katie" w:date="2018-07-12T10:38:00Z">
        <w:r w:rsidRPr="009A799D">
          <w:t>Reagan KP</w:t>
        </w:r>
      </w:ins>
      <w:del w:id="74" w:author="katie" w:date="2018-07-12T10:38:00Z">
        <w:r w:rsidRPr="009A799D" w:rsidDel="00135F41">
          <w:delText>--KP--</w:delText>
        </w:r>
      </w:del>
    </w:p>
    <w:p w:rsidR="00C951E9" w:rsidRPr="009A799D" w:rsidRDefault="00C951E9" w:rsidP="004F6BFC">
      <w:pPr>
        <w:rPr>
          <w:ins w:id="75" w:author="katie" w:date="2018-07-11T11:48:00Z"/>
          <w:rStyle w:val="StyleUnderline"/>
        </w:rPr>
      </w:pPr>
      <w:r w:rsidRPr="009A799D">
        <w:rPr>
          <w:rStyle w:val="StyleUnderline"/>
        </w:rPr>
        <w:t>For the United States, consideration should be given to replicate the Defense Department’s NDAA 2017 language within the State Department.</w:t>
      </w:r>
      <w:r w:rsidRPr="009A799D">
        <w:rPr>
          <w:color w:val="333333"/>
          <w:sz w:val="14"/>
        </w:rPr>
        <w:t xml:space="preserve"> Why? As the final decision authority on the transfer of military capability and partnering with respect to military technology, the Secretary of State is not bound by the Pentagon’s NDAA. And </w:t>
      </w:r>
      <w:r w:rsidRPr="009A799D">
        <w:rPr>
          <w:rStyle w:val="StyleUnderline"/>
        </w:rPr>
        <w:t>although the NDAA does have weight, complementary language should be included within State’s policies to ensure a whole of government embrace of India as a major defense partner</w:t>
      </w:r>
      <w:r w:rsidRPr="009A799D">
        <w:rPr>
          <w:color w:val="333333"/>
          <w:sz w:val="14"/>
        </w:rPr>
        <w:t xml:space="preserve">. The </w:t>
      </w:r>
      <w:r w:rsidRPr="009A799D">
        <w:rPr>
          <w:rStyle w:val="StyleUnderline"/>
        </w:rPr>
        <w:t>United States should consider broadening ITAR changes to further embrace this designation and continue to modify policies to ensure India is on par with some of our closest allies and partners</w:t>
      </w:r>
      <w:r w:rsidRPr="009A799D">
        <w:rPr>
          <w:color w:val="333333"/>
          <w:sz w:val="14"/>
        </w:rPr>
        <w:t xml:space="preserve">. The </w:t>
      </w:r>
      <w:r w:rsidRPr="009A799D">
        <w:rPr>
          <w:rStyle w:val="StyleUnderline"/>
        </w:rPr>
        <w:t>Pentagon also needs to designate a political appointee of sufficient rank to act as champion for this relationship and to be held accountable for devoting sufficient time to ensure continued progress</w:t>
      </w:r>
      <w:r w:rsidRPr="009A799D">
        <w:rPr>
          <w:color w:val="333333"/>
          <w:sz w:val="14"/>
        </w:rPr>
        <w:t xml:space="preserve">. At the moment, it appears as though </w:t>
      </w:r>
      <w:r w:rsidRPr="009A799D">
        <w:rPr>
          <w:rStyle w:val="StyleUnderline"/>
        </w:rPr>
        <w:t>the relationship is of importance but not necessarily as nurtured as it was in recent past.</w:t>
      </w:r>
      <w:r w:rsidRPr="009A799D">
        <w:rPr>
          <w:color w:val="333333"/>
          <w:sz w:val="14"/>
        </w:rPr>
        <w:t xml:space="preserve"> There is </w:t>
      </w:r>
      <w:r w:rsidRPr="009A799D">
        <w:rPr>
          <w:rStyle w:val="StyleUnderline"/>
        </w:rPr>
        <w:t>no doubt that in the absence of sustained, high-level political attention, antibodies will reemerge and progress will stall</w:t>
      </w:r>
      <w:r w:rsidRPr="009A799D">
        <w:rPr>
          <w:color w:val="333333"/>
          <w:sz w:val="14"/>
        </w:rPr>
        <w:t xml:space="preserve">. For India, </w:t>
      </w:r>
      <w:r w:rsidRPr="009A799D">
        <w:rPr>
          <w:rStyle w:val="StyleUnderline"/>
        </w:rPr>
        <w:t>the government must also consider both transactional and aspirational stretch goals.</w:t>
      </w:r>
      <w:r w:rsidRPr="009A799D">
        <w:rPr>
          <w:color w:val="333333"/>
          <w:sz w:val="14"/>
        </w:rPr>
        <w:t xml:space="preserve"> India must help the United States understand where it views the defense relationship trajectory heading, and it </w:t>
      </w:r>
      <w:r w:rsidRPr="009A799D">
        <w:rPr>
          <w:rStyle w:val="StyleUnderline"/>
        </w:rPr>
        <w:t>cannot be exclusively measured by how much technology the United States is willing to transfer.</w:t>
      </w:r>
      <w:r w:rsidRPr="009A799D">
        <w:rPr>
          <w:color w:val="333333"/>
          <w:sz w:val="14"/>
        </w:rPr>
        <w:t xml:space="preserve"> </w:t>
      </w:r>
      <w:r w:rsidRPr="009A799D">
        <w:rPr>
          <w:rStyle w:val="StyleUnderline"/>
        </w:rPr>
        <w:t xml:space="preserve">With the rise of China, the challenges of securing the Indian Ocean, and a non-aligned constitutional position, what is India’s objective with respect to U.S.-India defense relations? </w:t>
      </w:r>
      <w:r w:rsidRPr="009A799D">
        <w:rPr>
          <w:rStyle w:val="Emphasis"/>
        </w:rPr>
        <w:t>Understanding those objectives greatly helps the U.S. system to coalesce to advance the relationship even further</w:t>
      </w:r>
      <w:r w:rsidRPr="009A799D">
        <w:rPr>
          <w:color w:val="333333"/>
          <w:sz w:val="14"/>
        </w:rPr>
        <w:t xml:space="preserve">. The U.S. </w:t>
      </w:r>
      <w:r w:rsidRPr="009A799D">
        <w:rPr>
          <w:rStyle w:val="StyleUnderline"/>
        </w:rPr>
        <w:t>military technology release decision process remains one dominated by understanding how our friends and allies want to partner</w:t>
      </w:r>
      <w:r w:rsidRPr="009A799D">
        <w:rPr>
          <w:color w:val="333333"/>
          <w:sz w:val="14"/>
        </w:rPr>
        <w:t>. Other questions remain. For instance</w:t>
      </w:r>
      <w:r w:rsidRPr="009A799D">
        <w:rPr>
          <w:rStyle w:val="StyleUnderline"/>
        </w:rPr>
        <w:t>, does such partnering then lead to the need for interoperability</w:t>
      </w:r>
      <w:r w:rsidRPr="009A799D">
        <w:rPr>
          <w:color w:val="333333"/>
          <w:sz w:val="14"/>
        </w:rPr>
        <w:t xml:space="preserve">? Working together </w:t>
      </w:r>
      <w:r w:rsidRPr="009A799D">
        <w:rPr>
          <w:rStyle w:val="StyleUnderline"/>
        </w:rPr>
        <w:t>military to military to advance issues such as maritime domain awareness, stabilizing Afghanistan, or pursuing quadrilateral military relations all serve to motivate the U.S. system to lean even further forward</w:t>
      </w:r>
      <w:r w:rsidRPr="009A799D">
        <w:rPr>
          <w:color w:val="333333"/>
          <w:sz w:val="14"/>
        </w:rPr>
        <w:t xml:space="preserve">. What does India envision with respect to U.S.-India military relations? By </w:t>
      </w:r>
      <w:r w:rsidRPr="009A799D">
        <w:rPr>
          <w:rStyle w:val="StyleUnderline"/>
        </w:rPr>
        <w:t>defining the vision with respect to U.S.-India military relations, the United States will then better understand whether we should be concerned with India’s other military partners; some of which present a potential national security risk</w:t>
      </w:r>
      <w:r w:rsidRPr="009A799D">
        <w:rPr>
          <w:color w:val="333333"/>
          <w:sz w:val="14"/>
        </w:rPr>
        <w:t>. There is nothing more vital to national security than military capability, and it is therefore in U.S. national interest to remain conservative in its sharing of such capability and technology</w:t>
      </w:r>
      <w:r w:rsidRPr="009A799D">
        <w:rPr>
          <w:rStyle w:val="StyleUnderline"/>
        </w:rPr>
        <w:t>. India routinely expresses intent to partner with Russia on next generation military capability and the sharing of such technology with Russia remains a major issue of concern within the United States</w:t>
      </w:r>
      <w:r w:rsidRPr="009A799D">
        <w:rPr>
          <w:color w:val="333333"/>
          <w:sz w:val="14"/>
        </w:rPr>
        <w:t xml:space="preserve">. The United States respects India’s sovereignty and need to manage a diverse list of international partners, but, in turn, India must then respect U.S. hesitation to go further especially with respect to sharing our most critical military technology—the same technology that U.S. policy greatly restricts across the globe. To move forward as I believe both nations desire to do, </w:t>
      </w:r>
      <w:r w:rsidRPr="009A799D">
        <w:rPr>
          <w:rStyle w:val="StyleUnderline"/>
        </w:rPr>
        <w:t>India must commit to U.S. requirements for securing military technology and to ensuring that its emergent defense industrial complex agrees to the same.</w:t>
      </w:r>
      <w:r w:rsidRPr="009A799D">
        <w:rPr>
          <w:color w:val="333333"/>
          <w:sz w:val="14"/>
        </w:rPr>
        <w:t xml:space="preserve"> Furthermore, </w:t>
      </w:r>
      <w:r w:rsidRPr="009A799D">
        <w:rPr>
          <w:rStyle w:val="StyleUnderline"/>
        </w:rPr>
        <w:t>there must be assurance that both government officials and industry personnel are held accountable for such security</w:t>
      </w:r>
      <w:r w:rsidRPr="009A799D">
        <w:rPr>
          <w:color w:val="333333"/>
          <w:sz w:val="14"/>
        </w:rPr>
        <w:t xml:space="preserve">, hence the need for </w:t>
      </w:r>
      <w:r w:rsidRPr="009A799D">
        <w:rPr>
          <w:rStyle w:val="StyleUnderline"/>
        </w:rPr>
        <w:t>concluding the remaining enabling agreements</w:t>
      </w:r>
      <w:r w:rsidRPr="009A799D">
        <w:rPr>
          <w:color w:val="333333"/>
          <w:sz w:val="14"/>
        </w:rPr>
        <w:t xml:space="preserve">. For both nations, as in the past, </w:t>
      </w:r>
      <w:r w:rsidRPr="009A799D">
        <w:rPr>
          <w:rStyle w:val="StyleUnderline"/>
        </w:rPr>
        <w:t>progress will only be sustained with a mutual commitment to creative solutions for resolving unfinished yet critical business such as the remaining enabling agreements</w:t>
      </w:r>
      <w:r w:rsidRPr="009A799D">
        <w:rPr>
          <w:color w:val="333333"/>
          <w:sz w:val="14"/>
        </w:rPr>
        <w:t xml:space="preserve">. Ideally, the Indian government would soon announce a defense Make in India project with the United States and its </w:t>
      </w:r>
      <w:r w:rsidRPr="009A799D">
        <w:rPr>
          <w:rStyle w:val="StyleUnderline"/>
        </w:rPr>
        <w:t>industries to enable both governments and their industries to tangibly demonstrate the impact of U.S. policy changes</w:t>
      </w:r>
      <w:r w:rsidRPr="009A799D">
        <w:rPr>
          <w:color w:val="333333"/>
          <w:sz w:val="14"/>
        </w:rPr>
        <w:t xml:space="preserve">. Both U.S. fighter offers, if agreed to, would </w:t>
      </w:r>
      <w:r w:rsidRPr="009A799D">
        <w:rPr>
          <w:rStyle w:val="StyleUnderline"/>
        </w:rPr>
        <w:t>represent a transformational demonstration of these gains and would provide both governments an opportunity to further refine their procedures and policies, thus enabling ever more ambitious joint military projects tomorrow</w:t>
      </w:r>
      <w:r w:rsidRPr="009A799D">
        <w:rPr>
          <w:color w:val="333333"/>
          <w:sz w:val="14"/>
        </w:rPr>
        <w:t xml:space="preserve">. </w:t>
      </w:r>
      <w:r w:rsidRPr="009A799D">
        <w:rPr>
          <w:rStyle w:val="StyleUnderline"/>
        </w:rPr>
        <w:t>Now is the time to act</w:t>
      </w:r>
      <w:r w:rsidRPr="009A799D">
        <w:rPr>
          <w:color w:val="333333"/>
          <w:sz w:val="14"/>
        </w:rPr>
        <w:t xml:space="preserve">. The Trump administration is eager to raise the bar and willing to get past impediments, with an eye towards finding creative and historic approaches to make progress. The administration, with its recently published National Security Strategy, has </w:t>
      </w:r>
      <w:r w:rsidRPr="009A799D">
        <w:rPr>
          <w:rStyle w:val="StyleUnderline"/>
        </w:rPr>
        <w:t>clearly stated its intent to expand defense and security cooperation with India as a Major Defense Partner.</w:t>
      </w:r>
      <w:r w:rsidRPr="009A799D">
        <w:rPr>
          <w:color w:val="333333"/>
          <w:sz w:val="14"/>
        </w:rPr>
        <w:t xml:space="preserve"> India, for its part, is positioned well to continue the trajectory with the Modi government remaining on firm political footing with no significant change expected over the next few years. </w:t>
      </w:r>
      <w:r w:rsidRPr="009A799D">
        <w:rPr>
          <w:rStyle w:val="Emphasis"/>
        </w:rPr>
        <w:t>For both governments, continuing to delay major cooperative decisions, holding out for a better deal, and allowing entrenched antibodies to delay further progress, will only ensure we both fall short of the possible</w:t>
      </w:r>
      <w:r w:rsidRPr="009A799D">
        <w:rPr>
          <w:color w:val="333333"/>
          <w:sz w:val="14"/>
        </w:rPr>
        <w:t xml:space="preserve">. Meanwhile, </w:t>
      </w:r>
      <w:r w:rsidRPr="009A799D">
        <w:rPr>
          <w:rStyle w:val="StyleUnderline"/>
        </w:rPr>
        <w:t xml:space="preserve">the world and our adversaries are not resting nor delaying their investments and preparedness. Let us elevate the cooperation and decisionmaking while time is on our side. </w:t>
      </w:r>
    </w:p>
    <w:p w:rsidR="00C951E9" w:rsidRPr="009A799D" w:rsidRDefault="00C951E9" w:rsidP="004F6BFC">
      <w:pPr>
        <w:pStyle w:val="NormalWeb"/>
        <w:spacing w:before="0" w:beforeAutospacing="0" w:after="300" w:afterAutospacing="0"/>
        <w:textAlignment w:val="baseline"/>
        <w:rPr>
          <w:ins w:id="76" w:author="katie" w:date="2018-07-12T10:32:00Z"/>
          <w:rStyle w:val="StyleUnderline"/>
          <w:rFonts w:ascii="Roboto" w:hAnsi="Roboto"/>
        </w:rPr>
      </w:pPr>
    </w:p>
    <w:p w:rsidR="00C951E9" w:rsidRPr="009A799D" w:rsidRDefault="00C951E9">
      <w:pPr>
        <w:pStyle w:val="Heading4"/>
        <w:rPr>
          <w:ins w:id="77" w:author="katie" w:date="2018-07-12T10:31:00Z"/>
          <w:rPrChange w:id="78" w:author="katie" w:date="2018-07-12T10:32:00Z">
            <w:rPr>
              <w:ins w:id="79" w:author="katie" w:date="2018-07-12T10:31:00Z"/>
              <w:rStyle w:val="StyleUnderline"/>
            </w:rPr>
          </w:rPrChange>
        </w:rPr>
        <w:pPrChange w:id="80" w:author="katie" w:date="2018-07-12T10:32:00Z">
          <w:pPr>
            <w:spacing w:after="300"/>
            <w:textAlignment w:val="baseline"/>
          </w:pPr>
        </w:pPrChange>
      </w:pPr>
      <w:ins w:id="81" w:author="katie" w:date="2018-07-12T10:32:00Z">
        <w:r w:rsidRPr="009A799D">
          <w:rPr>
            <w:rFonts w:ascii="Roboto" w:hAnsi="Roboto"/>
            <w:rPrChange w:id="82" w:author="katie" w:date="2018-07-12T10:32:00Z">
              <w:rPr>
                <w:rStyle w:val="StyleUnderline"/>
                <w:rFonts w:ascii="Times New Roman" w:eastAsia="Times New Roman" w:hAnsi="Times New Roman" w:cs="Times New Roman"/>
                <w:b/>
                <w:iCs/>
                <w:szCs w:val="24"/>
              </w:rPr>
            </w:rPrChange>
          </w:rPr>
          <w:t>Defense relationship is key</w:t>
        </w:r>
      </w:ins>
      <w:ins w:id="83" w:author="katie" w:date="2018-07-12T10:33:00Z">
        <w:r w:rsidRPr="009A799D">
          <w:t>—history proves</w:t>
        </w:r>
      </w:ins>
    </w:p>
    <w:p w:rsidR="00C951E9" w:rsidRPr="009A799D" w:rsidRDefault="00C951E9" w:rsidP="004F6BFC">
      <w:pPr>
        <w:rPr>
          <w:ins w:id="84" w:author="katie" w:date="2018-07-12T10:31:00Z"/>
          <w:rFonts w:ascii="Roboto" w:hAnsi="Roboto"/>
          <w:sz w:val="22"/>
          <w:rPrChange w:id="85" w:author="katie" w:date="2018-07-12T10:32:00Z">
            <w:rPr>
              <w:ins w:id="86" w:author="katie" w:date="2018-07-12T10:31:00Z"/>
              <w:rFonts w:ascii="Open Sans" w:hAnsi="Open Sans"/>
              <w:color w:val="000000"/>
              <w:sz w:val="27"/>
              <w:szCs w:val="27"/>
            </w:rPr>
          </w:rPrChange>
        </w:rPr>
      </w:pPr>
      <w:ins w:id="87" w:author="katie" w:date="2018-07-12T10:31:00Z">
        <w:r w:rsidRPr="009A799D">
          <w:rPr>
            <w:rFonts w:ascii="Roboto" w:hAnsi="Roboto"/>
            <w:sz w:val="22"/>
            <w:rPrChange w:id="88" w:author="katie" w:date="2018-07-12T10:32:00Z">
              <w:rPr>
                <w:rFonts w:ascii="Open Sans" w:hAnsi="Open Sans"/>
                <w:color w:val="000000"/>
                <w:sz w:val="27"/>
                <w:szCs w:val="27"/>
              </w:rPr>
            </w:rPrChange>
          </w:rPr>
          <w:t xml:space="preserve">Keith </w:t>
        </w:r>
        <w:r w:rsidRPr="009A799D">
          <w:rPr>
            <w:rStyle w:val="Style13ptBold"/>
            <w:rFonts w:ascii="Roboto" w:hAnsi="Roboto"/>
            <w:rPrChange w:id="89" w:author="katie" w:date="2018-07-12T10:32:00Z">
              <w:rPr>
                <w:rFonts w:ascii="Open Sans" w:hAnsi="Open Sans"/>
                <w:color w:val="000000"/>
                <w:sz w:val="27"/>
                <w:szCs w:val="27"/>
              </w:rPr>
            </w:rPrChange>
          </w:rPr>
          <w:t>Webster</w:t>
        </w:r>
        <w:r w:rsidRPr="009A799D">
          <w:rPr>
            <w:rFonts w:ascii="Roboto" w:hAnsi="Roboto"/>
            <w:sz w:val="22"/>
            <w:rPrChange w:id="90" w:author="katie" w:date="2018-07-12T10:32:00Z">
              <w:rPr>
                <w:rFonts w:ascii="Open Sans" w:hAnsi="Open Sans"/>
                <w:color w:val="000000"/>
                <w:sz w:val="27"/>
                <w:szCs w:val="27"/>
              </w:rPr>
            </w:rPrChange>
          </w:rPr>
          <w:t>, 12/05/</w:t>
        </w:r>
        <w:r w:rsidRPr="009A799D">
          <w:rPr>
            <w:rStyle w:val="Style13ptBold"/>
            <w:rFonts w:ascii="Roboto" w:hAnsi="Roboto"/>
            <w:rPrChange w:id="91" w:author="katie" w:date="2018-07-12T10:32:00Z">
              <w:rPr>
                <w:rFonts w:ascii="Open Sans" w:hAnsi="Open Sans"/>
                <w:color w:val="000000"/>
                <w:sz w:val="27"/>
                <w:szCs w:val="27"/>
              </w:rPr>
            </w:rPrChange>
          </w:rPr>
          <w:t>17</w:t>
        </w:r>
        <w:r w:rsidRPr="009A799D">
          <w:rPr>
            <w:rFonts w:ascii="Roboto" w:hAnsi="Roboto"/>
            <w:sz w:val="22"/>
            <w:rPrChange w:id="92" w:author="katie" w:date="2018-07-12T10:32:00Z">
              <w:rPr>
                <w:rFonts w:ascii="Open Sans" w:hAnsi="Open Sans"/>
                <w:color w:val="000000"/>
                <w:sz w:val="27"/>
                <w:szCs w:val="27"/>
              </w:rPr>
            </w:rPrChange>
          </w:rPr>
          <w:t xml:space="preserve">, "A road map and recipe for US-India defense ties," Defense News, </w:t>
        </w:r>
      </w:ins>
      <w:ins w:id="93" w:author="katie" w:date="2018-07-12T10:38:00Z">
        <w:r w:rsidRPr="009A799D">
          <w:fldChar w:fldCharType="begin"/>
        </w:r>
        <w:r w:rsidRPr="009A799D">
          <w:instrText xml:space="preserve"> HYPERLINK "</w:instrText>
        </w:r>
      </w:ins>
      <w:ins w:id="94" w:author="katie" w:date="2018-07-12T10:31:00Z">
        <w:r w:rsidRPr="009A799D">
          <w:rPr>
            <w:rFonts w:ascii="Roboto" w:hAnsi="Roboto"/>
            <w:sz w:val="22"/>
            <w:rPrChange w:id="95" w:author="katie" w:date="2018-07-12T10:32:00Z">
              <w:rPr>
                <w:rFonts w:ascii="Open Sans" w:hAnsi="Open Sans"/>
                <w:color w:val="000000"/>
                <w:sz w:val="27"/>
                <w:szCs w:val="27"/>
              </w:rPr>
            </w:rPrChange>
          </w:rPr>
          <w:instrText>https://www.defensenews.com/opinion/commentary/2017/12/15/a-road-map-and-recipe-for-us-india-defense-ties/</w:instrText>
        </w:r>
      </w:ins>
      <w:ins w:id="96" w:author="katie" w:date="2018-07-12T10:38:00Z">
        <w:r w:rsidRPr="009A799D">
          <w:instrText xml:space="preserve">" </w:instrText>
        </w:r>
        <w:r w:rsidRPr="009A799D">
          <w:fldChar w:fldCharType="separate"/>
        </w:r>
      </w:ins>
      <w:ins w:id="97" w:author="katie" w:date="2018-07-12T10:31:00Z">
        <w:r w:rsidRPr="009A799D">
          <w:rPr>
            <w:rStyle w:val="Hyperlink"/>
            <w:rFonts w:ascii="Roboto" w:hAnsi="Roboto"/>
            <w:sz w:val="22"/>
            <w:rPrChange w:id="98" w:author="katie" w:date="2018-07-12T10:32:00Z">
              <w:rPr>
                <w:rFonts w:ascii="Open Sans" w:hAnsi="Open Sans"/>
                <w:color w:val="000000"/>
                <w:sz w:val="27"/>
                <w:szCs w:val="27"/>
              </w:rPr>
            </w:rPrChange>
          </w:rPr>
          <w:t>https://www.defensenews.com/opinion/commentary/2017/12/15/a-road-map-and-recipe-for-us-india-defense-ties/</w:t>
        </w:r>
      </w:ins>
      <w:ins w:id="99" w:author="katie" w:date="2018-07-12T10:38:00Z">
        <w:r w:rsidRPr="009A799D">
          <w:fldChar w:fldCharType="end"/>
        </w:r>
        <w:r w:rsidRPr="009A799D">
          <w:t xml:space="preserve"> </w:t>
        </w:r>
      </w:ins>
      <w:ins w:id="100" w:author="katie" w:date="2018-07-12T10:39:00Z">
        <w:r w:rsidRPr="009A799D">
          <w:t>Reagan KP</w:t>
        </w:r>
      </w:ins>
    </w:p>
    <w:p w:rsidR="00C951E9" w:rsidRPr="009A799D" w:rsidRDefault="00C951E9" w:rsidP="004F6BFC">
      <w:pPr>
        <w:pStyle w:val="element"/>
        <w:shd w:val="clear" w:color="auto" w:fill="FFFFFF"/>
        <w:spacing w:before="0" w:beforeAutospacing="0" w:after="150" w:afterAutospacing="0"/>
        <w:rPr>
          <w:ins w:id="101" w:author="katie" w:date="2018-07-14T10:02:00Z"/>
          <w:rFonts w:ascii="Roboto" w:hAnsi="Roboto"/>
          <w:color w:val="000000"/>
          <w:sz w:val="16"/>
          <w:szCs w:val="27"/>
        </w:rPr>
      </w:pPr>
      <w:ins w:id="102" w:author="katie" w:date="2018-07-12T10:30:00Z">
        <w:r w:rsidRPr="009A799D">
          <w:rPr>
            <w:rStyle w:val="StyleUnderline"/>
            <w:rFonts w:ascii="Roboto" w:eastAsiaTheme="minorHAnsi" w:hAnsi="Roboto"/>
            <w:rPrChange w:id="103" w:author="katie" w:date="2018-07-12T10:33:00Z">
              <w:rPr>
                <w:rFonts w:ascii="Open Sans" w:hAnsi="Open Sans"/>
                <w:color w:val="000000"/>
                <w:sz w:val="27"/>
                <w:szCs w:val="27"/>
              </w:rPr>
            </w:rPrChange>
          </w:rPr>
          <w:t>The U.S.-</w:t>
        </w:r>
        <w:r w:rsidRPr="009A799D">
          <w:rPr>
            <w:rStyle w:val="StyleUnderline"/>
            <w:rFonts w:ascii="Roboto" w:eastAsiaTheme="minorHAnsi" w:hAnsi="Roboto" w:hint="eastAsia"/>
            <w:rPrChange w:id="104" w:author="katie" w:date="2018-07-12T10:33:00Z">
              <w:rPr>
                <w:rStyle w:val="searchword"/>
                <w:rFonts w:ascii="Open Sans" w:eastAsiaTheme="majorEastAsia" w:hAnsi="Open Sans" w:hint="eastAsia"/>
                <w:color w:val="000000"/>
                <w:sz w:val="27"/>
                <w:szCs w:val="27"/>
                <w:shd w:val="clear" w:color="auto" w:fill="ADD8E6"/>
              </w:rPr>
            </w:rPrChange>
          </w:rPr>
          <w:t>India</w:t>
        </w:r>
      </w:ins>
      <w:ins w:id="105" w:author="katie" w:date="2018-07-12T10:31:00Z">
        <w:r w:rsidRPr="009A799D">
          <w:rPr>
            <w:rStyle w:val="StyleUnderline"/>
            <w:rFonts w:ascii="Roboto" w:eastAsiaTheme="minorHAnsi" w:hAnsi="Roboto"/>
            <w:rPrChange w:id="106" w:author="katie" w:date="2018-07-12T10:33:00Z">
              <w:rPr>
                <w:rFonts w:ascii="Open Sans" w:hAnsi="Open Sans"/>
                <w:color w:val="000000"/>
                <w:sz w:val="27"/>
                <w:szCs w:val="27"/>
              </w:rPr>
            </w:rPrChange>
          </w:rPr>
          <w:t xml:space="preserve"> </w:t>
        </w:r>
      </w:ins>
      <w:ins w:id="107" w:author="katie" w:date="2018-07-12T10:30:00Z">
        <w:r w:rsidRPr="009A799D">
          <w:rPr>
            <w:rStyle w:val="StyleUnderline"/>
            <w:rFonts w:ascii="Roboto" w:eastAsiaTheme="minorHAnsi" w:hAnsi="Roboto"/>
            <w:rPrChange w:id="108" w:author="katie" w:date="2018-07-12T10:33:00Z">
              <w:rPr>
                <w:rFonts w:ascii="Open Sans" w:hAnsi="Open Sans"/>
                <w:color w:val="000000"/>
                <w:sz w:val="27"/>
                <w:szCs w:val="27"/>
              </w:rPr>
            </w:rPrChange>
          </w:rPr>
          <w:t>partnership has seen substantial growth since the early 1990s,</w:t>
        </w:r>
      </w:ins>
      <w:ins w:id="109" w:author="katie" w:date="2018-07-12T10:31:00Z">
        <w:r w:rsidRPr="009A799D">
          <w:rPr>
            <w:rStyle w:val="StyleUnderline"/>
            <w:rFonts w:ascii="Roboto" w:eastAsiaTheme="minorHAnsi" w:hAnsi="Roboto"/>
            <w:rPrChange w:id="110" w:author="katie" w:date="2018-07-12T10:33:00Z">
              <w:rPr>
                <w:rFonts w:ascii="Open Sans" w:hAnsi="Open Sans"/>
                <w:color w:val="000000"/>
                <w:sz w:val="27"/>
                <w:szCs w:val="27"/>
              </w:rPr>
            </w:rPrChange>
          </w:rPr>
          <w:t xml:space="preserve"> </w:t>
        </w:r>
      </w:ins>
      <w:ins w:id="111" w:author="katie" w:date="2018-07-12T10:30:00Z">
        <w:r w:rsidRPr="009A799D">
          <w:rPr>
            <w:rStyle w:val="Emphasis"/>
            <w:rFonts w:eastAsiaTheme="minorHAnsi" w:hint="eastAsia"/>
            <w:rPrChange w:id="112" w:author="katie" w:date="2018-07-12T10:37:00Z">
              <w:rPr>
                <w:rStyle w:val="searchword"/>
                <w:rFonts w:ascii="Open Sans" w:eastAsiaTheme="majorEastAsia" w:hAnsi="Open Sans" w:hint="eastAsia"/>
                <w:color w:val="000000"/>
                <w:sz w:val="27"/>
                <w:szCs w:val="27"/>
                <w:shd w:val="clear" w:color="auto" w:fill="ADD8E6"/>
              </w:rPr>
            </w:rPrChange>
          </w:rPr>
          <w:t>and</w:t>
        </w:r>
      </w:ins>
      <w:ins w:id="113" w:author="katie" w:date="2018-07-12T10:31:00Z">
        <w:r w:rsidRPr="009A799D">
          <w:rPr>
            <w:rStyle w:val="Emphasis"/>
            <w:rFonts w:eastAsiaTheme="minorHAnsi"/>
            <w:rPrChange w:id="114" w:author="katie" w:date="2018-07-12T10:37:00Z">
              <w:rPr>
                <w:rFonts w:ascii="Open Sans" w:hAnsi="Open Sans"/>
                <w:color w:val="000000"/>
                <w:sz w:val="27"/>
                <w:szCs w:val="27"/>
              </w:rPr>
            </w:rPrChange>
          </w:rPr>
          <w:t xml:space="preserve"> </w:t>
        </w:r>
      </w:ins>
      <w:ins w:id="115" w:author="katie" w:date="2018-07-12T10:30:00Z">
        <w:r w:rsidRPr="009A799D">
          <w:rPr>
            <w:rStyle w:val="Emphasis"/>
            <w:rFonts w:eastAsiaTheme="minorHAnsi" w:hint="eastAsia"/>
            <w:rPrChange w:id="116" w:author="katie" w:date="2018-07-12T10:37:00Z">
              <w:rPr>
                <w:rStyle w:val="searchword"/>
                <w:rFonts w:ascii="Open Sans" w:eastAsiaTheme="majorEastAsia" w:hAnsi="Open Sans" w:hint="eastAsia"/>
                <w:color w:val="000000"/>
                <w:sz w:val="27"/>
                <w:szCs w:val="27"/>
                <w:shd w:val="clear" w:color="auto" w:fill="ADD8E6"/>
              </w:rPr>
            </w:rPrChange>
          </w:rPr>
          <w:t>defense</w:t>
        </w:r>
      </w:ins>
      <w:ins w:id="117" w:author="katie" w:date="2018-07-12T10:32:00Z">
        <w:r w:rsidRPr="009A799D">
          <w:rPr>
            <w:rStyle w:val="Emphasis"/>
            <w:rFonts w:eastAsiaTheme="minorHAnsi" w:hint="eastAsia"/>
            <w:rPrChange w:id="118" w:author="katie" w:date="2018-07-12T10:37:00Z">
              <w:rPr>
                <w:rStyle w:val="searchword"/>
                <w:rFonts w:ascii="Open Sans" w:eastAsiaTheme="majorEastAsia" w:hAnsi="Open Sans" w:hint="eastAsia"/>
                <w:color w:val="000000"/>
                <w:sz w:val="27"/>
                <w:szCs w:val="27"/>
                <w:shd w:val="clear" w:color="auto" w:fill="ADD8E6"/>
              </w:rPr>
            </w:rPrChange>
          </w:rPr>
          <w:t xml:space="preserve"> </w:t>
        </w:r>
      </w:ins>
      <w:ins w:id="119" w:author="katie" w:date="2018-07-12T10:30:00Z">
        <w:r w:rsidRPr="009A799D">
          <w:rPr>
            <w:rStyle w:val="Emphasis"/>
            <w:rFonts w:eastAsiaTheme="minorHAnsi"/>
            <w:rPrChange w:id="120" w:author="katie" w:date="2018-07-12T10:37:00Z">
              <w:rPr>
                <w:rFonts w:ascii="Open Sans" w:hAnsi="Open Sans"/>
                <w:color w:val="000000"/>
                <w:sz w:val="27"/>
                <w:szCs w:val="27"/>
              </w:rPr>
            </w:rPrChange>
          </w:rPr>
          <w:t>cooperation with</w:t>
        </w:r>
      </w:ins>
      <w:ins w:id="121" w:author="katie" w:date="2018-07-12T10:31:00Z">
        <w:r w:rsidRPr="009A799D">
          <w:rPr>
            <w:rStyle w:val="Emphasis"/>
            <w:rFonts w:eastAsiaTheme="minorHAnsi"/>
            <w:rPrChange w:id="122" w:author="katie" w:date="2018-07-12T10:37:00Z">
              <w:rPr>
                <w:rFonts w:ascii="Open Sans" w:hAnsi="Open Sans"/>
                <w:color w:val="000000"/>
                <w:sz w:val="27"/>
                <w:szCs w:val="27"/>
              </w:rPr>
            </w:rPrChange>
          </w:rPr>
          <w:t xml:space="preserve"> </w:t>
        </w:r>
      </w:ins>
      <w:ins w:id="123" w:author="katie" w:date="2018-07-12T10:30:00Z">
        <w:r w:rsidRPr="009A799D">
          <w:rPr>
            <w:rStyle w:val="Emphasis"/>
            <w:rFonts w:eastAsiaTheme="minorHAnsi" w:hint="eastAsia"/>
            <w:rPrChange w:id="124" w:author="katie" w:date="2018-07-12T10:37:00Z">
              <w:rPr>
                <w:rStyle w:val="searchword"/>
                <w:rFonts w:ascii="Open Sans" w:eastAsiaTheme="majorEastAsia" w:hAnsi="Open Sans" w:hint="eastAsia"/>
                <w:color w:val="000000"/>
                <w:sz w:val="27"/>
                <w:szCs w:val="27"/>
                <w:shd w:val="clear" w:color="auto" w:fill="ADD8E6"/>
              </w:rPr>
            </w:rPrChange>
          </w:rPr>
          <w:t>India</w:t>
        </w:r>
      </w:ins>
      <w:ins w:id="125" w:author="katie" w:date="2018-07-12T10:31:00Z">
        <w:r w:rsidRPr="009A799D">
          <w:rPr>
            <w:rStyle w:val="Emphasis"/>
            <w:rFonts w:eastAsiaTheme="minorHAnsi"/>
            <w:rPrChange w:id="126" w:author="katie" w:date="2018-07-12T10:37:00Z">
              <w:rPr>
                <w:rFonts w:ascii="Open Sans" w:hAnsi="Open Sans"/>
                <w:color w:val="000000"/>
                <w:sz w:val="27"/>
                <w:szCs w:val="27"/>
              </w:rPr>
            </w:rPrChange>
          </w:rPr>
          <w:t xml:space="preserve"> </w:t>
        </w:r>
      </w:ins>
      <w:ins w:id="127" w:author="katie" w:date="2018-07-12T10:30:00Z">
        <w:r w:rsidRPr="009A799D">
          <w:rPr>
            <w:rStyle w:val="Emphasis"/>
            <w:rFonts w:eastAsiaTheme="minorHAnsi"/>
            <w:rPrChange w:id="128" w:author="katie" w:date="2018-07-12T10:37:00Z">
              <w:rPr>
                <w:rFonts w:ascii="Open Sans" w:hAnsi="Open Sans"/>
                <w:color w:val="000000"/>
                <w:sz w:val="27"/>
                <w:szCs w:val="27"/>
              </w:rPr>
            </w:rPrChange>
          </w:rPr>
          <w:t>has emerged as the defining pillar of this</w:t>
        </w:r>
      </w:ins>
      <w:ins w:id="129" w:author="katie" w:date="2018-07-12T10:31:00Z">
        <w:r w:rsidRPr="009A799D">
          <w:rPr>
            <w:rStyle w:val="Emphasis"/>
            <w:rFonts w:eastAsiaTheme="minorHAnsi"/>
            <w:rPrChange w:id="130" w:author="katie" w:date="2018-07-12T10:37:00Z">
              <w:rPr>
                <w:rFonts w:ascii="Open Sans" w:hAnsi="Open Sans"/>
                <w:color w:val="000000"/>
                <w:sz w:val="27"/>
                <w:szCs w:val="27"/>
              </w:rPr>
            </w:rPrChange>
          </w:rPr>
          <w:t xml:space="preserve"> </w:t>
        </w:r>
      </w:ins>
      <w:ins w:id="131" w:author="katie" w:date="2018-07-12T10:30:00Z">
        <w:r w:rsidRPr="009A799D">
          <w:rPr>
            <w:rStyle w:val="Emphasis"/>
            <w:rFonts w:eastAsiaTheme="minorHAnsi" w:hint="eastAsia"/>
            <w:rPrChange w:id="132" w:author="katie" w:date="2018-07-12T10:37:00Z">
              <w:rPr>
                <w:rStyle w:val="searchword"/>
                <w:rFonts w:ascii="Open Sans" w:eastAsiaTheme="majorEastAsia" w:hAnsi="Open Sans" w:hint="eastAsia"/>
                <w:color w:val="000000"/>
                <w:sz w:val="27"/>
                <w:szCs w:val="27"/>
                <w:shd w:val="clear" w:color="auto" w:fill="ADD8E6"/>
              </w:rPr>
            </w:rPrChange>
          </w:rPr>
          <w:t>important</w:t>
        </w:r>
      </w:ins>
      <w:ins w:id="133" w:author="katie" w:date="2018-07-12T10:31:00Z">
        <w:r w:rsidRPr="009A799D">
          <w:rPr>
            <w:rStyle w:val="Emphasis"/>
            <w:rFonts w:eastAsiaTheme="minorHAnsi"/>
            <w:rPrChange w:id="134" w:author="katie" w:date="2018-07-12T10:37:00Z">
              <w:rPr>
                <w:rFonts w:ascii="Open Sans" w:hAnsi="Open Sans"/>
                <w:color w:val="000000"/>
                <w:sz w:val="27"/>
                <w:szCs w:val="27"/>
              </w:rPr>
            </w:rPrChange>
          </w:rPr>
          <w:t xml:space="preserve"> </w:t>
        </w:r>
      </w:ins>
      <w:ins w:id="135" w:author="katie" w:date="2018-07-12T10:30:00Z">
        <w:r w:rsidRPr="009A799D">
          <w:rPr>
            <w:rStyle w:val="Emphasis"/>
            <w:rFonts w:eastAsiaTheme="minorHAnsi" w:hint="eastAsia"/>
            <w:rPrChange w:id="136" w:author="katie" w:date="2018-07-12T10:37:00Z">
              <w:rPr>
                <w:rStyle w:val="searchword"/>
                <w:rFonts w:ascii="Open Sans" w:eastAsiaTheme="majorEastAsia" w:hAnsi="Open Sans" w:hint="eastAsia"/>
                <w:color w:val="000000"/>
                <w:sz w:val="27"/>
                <w:szCs w:val="27"/>
                <w:shd w:val="clear" w:color="auto" w:fill="ADD8E6"/>
              </w:rPr>
            </w:rPrChange>
          </w:rPr>
          <w:t>relations</w:t>
        </w:r>
        <w:r w:rsidRPr="009A799D">
          <w:rPr>
            <w:rStyle w:val="Emphasis"/>
            <w:rFonts w:eastAsiaTheme="minorHAnsi"/>
            <w:rPrChange w:id="137" w:author="katie" w:date="2018-07-12T10:37:00Z">
              <w:rPr>
                <w:rFonts w:ascii="Open Sans" w:hAnsi="Open Sans"/>
                <w:color w:val="000000"/>
                <w:sz w:val="27"/>
                <w:szCs w:val="27"/>
              </w:rPr>
            </w:rPrChange>
          </w:rPr>
          <w:t>hip</w:t>
        </w:r>
        <w:r w:rsidRPr="009A799D">
          <w:rPr>
            <w:rFonts w:ascii="Roboto" w:eastAsiaTheme="minorHAnsi" w:hAnsi="Roboto"/>
            <w:sz w:val="16"/>
            <w:rPrChange w:id="138" w:author="katie" w:date="2018-07-12T10:32:00Z">
              <w:rPr>
                <w:rFonts w:ascii="Open Sans" w:hAnsi="Open Sans"/>
                <w:color w:val="000000"/>
                <w:sz w:val="27"/>
                <w:szCs w:val="27"/>
              </w:rPr>
            </w:rPrChange>
          </w:rPr>
          <w:t>. The focus on</w:t>
        </w:r>
      </w:ins>
      <w:ins w:id="139" w:author="katie" w:date="2018-07-12T10:31:00Z">
        <w:r w:rsidRPr="009A799D">
          <w:rPr>
            <w:rFonts w:ascii="Roboto" w:eastAsiaTheme="minorHAnsi" w:hAnsi="Roboto"/>
            <w:sz w:val="16"/>
            <w:rPrChange w:id="140" w:author="katie" w:date="2018-07-12T10:32:00Z">
              <w:rPr>
                <w:rFonts w:ascii="Open Sans" w:hAnsi="Open Sans"/>
                <w:color w:val="000000"/>
                <w:sz w:val="27"/>
                <w:szCs w:val="27"/>
              </w:rPr>
            </w:rPrChange>
          </w:rPr>
          <w:t xml:space="preserve"> </w:t>
        </w:r>
      </w:ins>
      <w:ins w:id="141" w:author="katie" w:date="2018-07-12T10:30:00Z">
        <w:r w:rsidRPr="009A799D">
          <w:rPr>
            <w:rStyle w:val="StyleUnderline"/>
            <w:rFonts w:ascii="Roboto" w:eastAsiaTheme="minorHAnsi" w:hAnsi="Roboto" w:hint="eastAsia"/>
            <w:rPrChange w:id="142" w:author="katie" w:date="2018-07-12T10:33:00Z">
              <w:rPr>
                <w:rStyle w:val="searchword"/>
                <w:rFonts w:ascii="Open Sans" w:eastAsiaTheme="majorEastAsia" w:hAnsi="Open Sans" w:hint="eastAsia"/>
                <w:color w:val="000000"/>
                <w:sz w:val="27"/>
                <w:szCs w:val="27"/>
                <w:shd w:val="clear" w:color="auto" w:fill="ADD8E6"/>
              </w:rPr>
            </w:rPrChange>
          </w:rPr>
          <w:t>defense</w:t>
        </w:r>
      </w:ins>
      <w:ins w:id="143" w:author="katie" w:date="2018-07-12T10:31:00Z">
        <w:r w:rsidRPr="009A799D">
          <w:rPr>
            <w:rStyle w:val="StyleUnderline"/>
            <w:rFonts w:ascii="Roboto" w:eastAsiaTheme="minorHAnsi" w:hAnsi="Roboto"/>
            <w:rPrChange w:id="144" w:author="katie" w:date="2018-07-12T10:33:00Z">
              <w:rPr>
                <w:rFonts w:ascii="Open Sans" w:hAnsi="Open Sans"/>
                <w:color w:val="000000"/>
                <w:sz w:val="27"/>
                <w:szCs w:val="27"/>
              </w:rPr>
            </w:rPrChange>
          </w:rPr>
          <w:t xml:space="preserve"> </w:t>
        </w:r>
      </w:ins>
      <w:ins w:id="145" w:author="katie" w:date="2018-07-12T10:30:00Z">
        <w:r w:rsidRPr="009A799D">
          <w:rPr>
            <w:rStyle w:val="StyleUnderline"/>
            <w:rFonts w:ascii="Roboto" w:eastAsiaTheme="minorHAnsi" w:hAnsi="Roboto"/>
            <w:rPrChange w:id="146" w:author="katie" w:date="2018-07-12T10:33:00Z">
              <w:rPr>
                <w:rFonts w:ascii="Open Sans" w:hAnsi="Open Sans"/>
                <w:color w:val="000000"/>
                <w:sz w:val="27"/>
                <w:szCs w:val="27"/>
              </w:rPr>
            </w:rPrChange>
          </w:rPr>
          <w:t>cooperation can be attributed to two major concerns that give both nations common cause:</w:t>
        </w:r>
        <w:r w:rsidRPr="009A799D">
          <w:rPr>
            <w:rFonts w:ascii="Roboto" w:eastAsiaTheme="minorHAnsi" w:hAnsi="Roboto"/>
            <w:sz w:val="16"/>
            <w:rPrChange w:id="147" w:author="katie" w:date="2018-07-12T10:32:00Z">
              <w:rPr>
                <w:rFonts w:ascii="Open Sans" w:hAnsi="Open Sans"/>
                <w:color w:val="000000"/>
                <w:sz w:val="27"/>
                <w:szCs w:val="27"/>
              </w:rPr>
            </w:rPrChange>
          </w:rPr>
          <w:t xml:space="preserve"> </w:t>
        </w:r>
        <w:r w:rsidRPr="009A799D">
          <w:rPr>
            <w:rStyle w:val="StyleUnderline"/>
            <w:rFonts w:ascii="Roboto" w:eastAsiaTheme="minorHAnsi" w:hAnsi="Roboto"/>
            <w:rPrChange w:id="148" w:author="katie" w:date="2018-07-12T10:33:00Z">
              <w:rPr>
                <w:rFonts w:ascii="Open Sans" w:hAnsi="Open Sans"/>
                <w:color w:val="000000"/>
                <w:sz w:val="27"/>
                <w:szCs w:val="27"/>
              </w:rPr>
            </w:rPrChange>
          </w:rPr>
          <w:t>stability in the Indo-Pacific</w:t>
        </w:r>
      </w:ins>
      <w:ins w:id="149" w:author="katie" w:date="2018-07-12T10:31:00Z">
        <w:r w:rsidRPr="009A799D">
          <w:rPr>
            <w:rStyle w:val="StyleUnderline"/>
            <w:rFonts w:ascii="Roboto" w:eastAsiaTheme="minorHAnsi" w:hAnsi="Roboto"/>
            <w:rPrChange w:id="150" w:author="katie" w:date="2018-07-12T10:33:00Z">
              <w:rPr>
                <w:rFonts w:ascii="Open Sans" w:hAnsi="Open Sans"/>
                <w:color w:val="000000"/>
                <w:sz w:val="27"/>
                <w:szCs w:val="27"/>
              </w:rPr>
            </w:rPrChange>
          </w:rPr>
          <w:t xml:space="preserve"> </w:t>
        </w:r>
      </w:ins>
      <w:ins w:id="151" w:author="katie" w:date="2018-07-12T10:30:00Z">
        <w:r w:rsidRPr="009A799D">
          <w:rPr>
            <w:rStyle w:val="StyleUnderline"/>
            <w:rFonts w:ascii="Roboto" w:eastAsiaTheme="minorHAnsi" w:hAnsi="Roboto" w:hint="eastAsia"/>
            <w:rPrChange w:id="152" w:author="katie" w:date="2018-07-12T10:33:00Z">
              <w:rPr>
                <w:rStyle w:val="searchword"/>
                <w:rFonts w:ascii="Open Sans" w:eastAsiaTheme="majorEastAsia" w:hAnsi="Open Sans" w:hint="eastAsia"/>
                <w:color w:val="000000"/>
                <w:sz w:val="27"/>
                <w:szCs w:val="27"/>
                <w:shd w:val="clear" w:color="auto" w:fill="ADD8E6"/>
              </w:rPr>
            </w:rPrChange>
          </w:rPr>
          <w:t>and</w:t>
        </w:r>
      </w:ins>
      <w:ins w:id="153" w:author="katie" w:date="2018-07-12T10:31:00Z">
        <w:r w:rsidRPr="009A799D">
          <w:rPr>
            <w:rStyle w:val="StyleUnderline"/>
            <w:rFonts w:ascii="Roboto" w:eastAsiaTheme="minorHAnsi" w:hAnsi="Roboto"/>
            <w:rPrChange w:id="154" w:author="katie" w:date="2018-07-12T10:33:00Z">
              <w:rPr>
                <w:rFonts w:ascii="Open Sans" w:hAnsi="Open Sans"/>
                <w:color w:val="000000"/>
                <w:sz w:val="27"/>
                <w:szCs w:val="27"/>
              </w:rPr>
            </w:rPrChange>
          </w:rPr>
          <w:t xml:space="preserve"> </w:t>
        </w:r>
      </w:ins>
      <w:ins w:id="155" w:author="katie" w:date="2018-07-12T10:30:00Z">
        <w:r w:rsidRPr="009A799D">
          <w:rPr>
            <w:rStyle w:val="StyleUnderline"/>
            <w:rFonts w:ascii="Roboto" w:eastAsiaTheme="minorHAnsi" w:hAnsi="Roboto"/>
            <w:rPrChange w:id="156" w:author="katie" w:date="2018-07-12T10:33:00Z">
              <w:rPr>
                <w:rFonts w:ascii="Open Sans" w:hAnsi="Open Sans"/>
                <w:color w:val="000000"/>
                <w:sz w:val="27"/>
                <w:szCs w:val="27"/>
              </w:rPr>
            </w:rPrChange>
          </w:rPr>
          <w:t>international counter</w:t>
        </w:r>
        <w:r w:rsidRPr="009A799D">
          <w:rPr>
            <w:rStyle w:val="StyleUnderline"/>
            <w:rFonts w:ascii="Roboto" w:eastAsiaTheme="minorHAnsi" w:hAnsi="Roboto" w:hint="eastAsia"/>
            <w:rPrChange w:id="157" w:author="katie" w:date="2018-07-12T10:33:00Z">
              <w:rPr>
                <w:rStyle w:val="searchword"/>
                <w:rFonts w:ascii="Open Sans" w:eastAsiaTheme="majorEastAsia" w:hAnsi="Open Sans" w:hint="eastAsia"/>
                <w:color w:val="000000"/>
                <w:sz w:val="27"/>
                <w:szCs w:val="27"/>
                <w:shd w:val="clear" w:color="auto" w:fill="ADD8E6"/>
              </w:rPr>
            </w:rPrChange>
          </w:rPr>
          <w:t>terror</w:t>
        </w:r>
      </w:ins>
      <w:ins w:id="158" w:author="katie" w:date="2018-07-12T10:31:00Z">
        <w:r w:rsidRPr="009A799D">
          <w:rPr>
            <w:rStyle w:val="StyleUnderline"/>
            <w:rFonts w:ascii="Roboto" w:eastAsiaTheme="minorHAnsi" w:hAnsi="Roboto"/>
            <w:rPrChange w:id="159" w:author="katie" w:date="2018-07-12T10:33:00Z">
              <w:rPr>
                <w:rFonts w:ascii="Open Sans" w:hAnsi="Open Sans"/>
                <w:color w:val="000000"/>
                <w:sz w:val="27"/>
                <w:szCs w:val="27"/>
              </w:rPr>
            </w:rPrChange>
          </w:rPr>
          <w:t xml:space="preserve"> </w:t>
        </w:r>
      </w:ins>
      <w:ins w:id="160" w:author="katie" w:date="2018-07-12T10:30:00Z">
        <w:r w:rsidRPr="009A799D">
          <w:rPr>
            <w:rStyle w:val="StyleUnderline"/>
            <w:rFonts w:ascii="Roboto" w:eastAsiaTheme="minorHAnsi" w:hAnsi="Roboto"/>
            <w:rPrChange w:id="161" w:author="katie" w:date="2018-07-12T10:33:00Z">
              <w:rPr>
                <w:rFonts w:ascii="Open Sans" w:hAnsi="Open Sans"/>
                <w:color w:val="000000"/>
                <w:sz w:val="27"/>
                <w:szCs w:val="27"/>
              </w:rPr>
            </w:rPrChange>
          </w:rPr>
          <w:t>efforts. To</w:t>
        </w:r>
        <w:r w:rsidRPr="009A799D">
          <w:rPr>
            <w:rFonts w:ascii="Roboto" w:eastAsiaTheme="minorHAnsi" w:hAnsi="Roboto"/>
            <w:sz w:val="16"/>
            <w:rPrChange w:id="162" w:author="katie" w:date="2018-07-12T10:32:00Z">
              <w:rPr>
                <w:rFonts w:ascii="Open Sans" w:hAnsi="Open Sans"/>
                <w:color w:val="000000"/>
                <w:sz w:val="27"/>
                <w:szCs w:val="27"/>
              </w:rPr>
            </w:rPrChange>
          </w:rPr>
          <w:t xml:space="preserve"> achieve both,</w:t>
        </w:r>
      </w:ins>
      <w:ins w:id="163" w:author="katie" w:date="2018-07-12T10:31:00Z">
        <w:r w:rsidRPr="009A799D">
          <w:rPr>
            <w:rFonts w:ascii="Roboto" w:eastAsiaTheme="minorHAnsi" w:hAnsi="Roboto"/>
            <w:sz w:val="16"/>
            <w:rPrChange w:id="164" w:author="katie" w:date="2018-07-12T10:32:00Z">
              <w:rPr>
                <w:rFonts w:ascii="Open Sans" w:hAnsi="Open Sans"/>
                <w:color w:val="000000"/>
                <w:sz w:val="27"/>
                <w:szCs w:val="27"/>
              </w:rPr>
            </w:rPrChange>
          </w:rPr>
          <w:t xml:space="preserve"> </w:t>
        </w:r>
      </w:ins>
      <w:ins w:id="165" w:author="katie" w:date="2018-07-12T10:30:00Z">
        <w:r w:rsidRPr="009A799D">
          <w:rPr>
            <w:rFonts w:ascii="Roboto" w:eastAsiaTheme="minorHAnsi" w:hAnsi="Roboto" w:hint="eastAsia"/>
            <w:sz w:val="16"/>
            <w:rPrChange w:id="166" w:author="katie" w:date="2018-07-12T10:32:00Z">
              <w:rPr>
                <w:rStyle w:val="searchword"/>
                <w:rFonts w:ascii="Open Sans" w:eastAsiaTheme="majorEastAsia" w:hAnsi="Open Sans" w:hint="eastAsia"/>
                <w:color w:val="000000"/>
                <w:sz w:val="27"/>
                <w:szCs w:val="27"/>
                <w:shd w:val="clear" w:color="auto" w:fill="ADD8E6"/>
              </w:rPr>
            </w:rPrChange>
          </w:rPr>
          <w:t>India</w:t>
        </w:r>
      </w:ins>
      <w:ins w:id="167" w:author="katie" w:date="2018-07-12T10:31:00Z">
        <w:r w:rsidRPr="009A799D">
          <w:rPr>
            <w:rFonts w:ascii="Roboto" w:eastAsiaTheme="minorHAnsi" w:hAnsi="Roboto"/>
            <w:sz w:val="16"/>
            <w:rPrChange w:id="168" w:author="katie" w:date="2018-07-12T10:32:00Z">
              <w:rPr>
                <w:rFonts w:ascii="Open Sans" w:hAnsi="Open Sans"/>
                <w:color w:val="000000"/>
                <w:sz w:val="27"/>
                <w:szCs w:val="27"/>
              </w:rPr>
            </w:rPrChange>
          </w:rPr>
          <w:t xml:space="preserve"> </w:t>
        </w:r>
      </w:ins>
      <w:ins w:id="169" w:author="katie" w:date="2018-07-12T10:30:00Z">
        <w:r w:rsidRPr="009A799D">
          <w:rPr>
            <w:rFonts w:ascii="Roboto" w:eastAsiaTheme="minorHAnsi" w:hAnsi="Roboto"/>
            <w:sz w:val="16"/>
            <w:rPrChange w:id="170" w:author="katie" w:date="2018-07-12T10:32:00Z">
              <w:rPr>
                <w:rFonts w:ascii="Open Sans" w:hAnsi="Open Sans"/>
                <w:color w:val="000000"/>
                <w:sz w:val="27"/>
                <w:szCs w:val="27"/>
              </w:rPr>
            </w:rPrChange>
          </w:rPr>
          <w:t xml:space="preserve">needs to </w:t>
        </w:r>
        <w:r w:rsidRPr="009A799D">
          <w:rPr>
            <w:rStyle w:val="StyleUnderline"/>
            <w:rFonts w:ascii="Roboto" w:eastAsiaTheme="minorHAnsi" w:hAnsi="Roboto"/>
            <w:rPrChange w:id="171" w:author="katie" w:date="2018-07-12T10:33:00Z">
              <w:rPr>
                <w:rFonts w:ascii="Open Sans" w:hAnsi="Open Sans"/>
                <w:color w:val="000000"/>
                <w:sz w:val="27"/>
                <w:szCs w:val="27"/>
              </w:rPr>
            </w:rPrChange>
          </w:rPr>
          <w:t>modernize its military</w:t>
        </w:r>
      </w:ins>
      <w:ins w:id="172" w:author="katie" w:date="2018-07-12T10:31:00Z">
        <w:r w:rsidRPr="009A799D">
          <w:rPr>
            <w:rStyle w:val="StyleUnderline"/>
            <w:rFonts w:ascii="Roboto" w:eastAsiaTheme="minorHAnsi" w:hAnsi="Roboto"/>
            <w:rPrChange w:id="173" w:author="katie" w:date="2018-07-12T10:33:00Z">
              <w:rPr>
                <w:rFonts w:ascii="Open Sans" w:hAnsi="Open Sans"/>
                <w:color w:val="000000"/>
                <w:sz w:val="27"/>
                <w:szCs w:val="27"/>
              </w:rPr>
            </w:rPrChange>
          </w:rPr>
          <w:t xml:space="preserve"> </w:t>
        </w:r>
      </w:ins>
      <w:ins w:id="174" w:author="katie" w:date="2018-07-12T10:30:00Z">
        <w:r w:rsidRPr="009A799D">
          <w:rPr>
            <w:rStyle w:val="StyleUnderline"/>
            <w:rFonts w:ascii="Roboto" w:eastAsiaTheme="minorHAnsi" w:hAnsi="Roboto" w:hint="eastAsia"/>
            <w:rPrChange w:id="175" w:author="katie" w:date="2018-07-12T10:33:00Z">
              <w:rPr>
                <w:rStyle w:val="searchword"/>
                <w:rFonts w:ascii="Open Sans" w:eastAsiaTheme="majorEastAsia" w:hAnsi="Open Sans" w:hint="eastAsia"/>
                <w:color w:val="000000"/>
                <w:sz w:val="27"/>
                <w:szCs w:val="27"/>
                <w:shd w:val="clear" w:color="auto" w:fill="ADD8E6"/>
              </w:rPr>
            </w:rPrChange>
          </w:rPr>
          <w:t>and</w:t>
        </w:r>
      </w:ins>
      <w:ins w:id="176" w:author="katie" w:date="2018-07-12T10:31:00Z">
        <w:r w:rsidRPr="009A799D">
          <w:rPr>
            <w:rStyle w:val="StyleUnderline"/>
            <w:rFonts w:ascii="Roboto" w:eastAsiaTheme="minorHAnsi" w:hAnsi="Roboto"/>
            <w:rPrChange w:id="177" w:author="katie" w:date="2018-07-12T10:33:00Z">
              <w:rPr>
                <w:rFonts w:ascii="Open Sans" w:hAnsi="Open Sans"/>
                <w:color w:val="000000"/>
                <w:sz w:val="27"/>
                <w:szCs w:val="27"/>
              </w:rPr>
            </w:rPrChange>
          </w:rPr>
          <w:t xml:space="preserve"> </w:t>
        </w:r>
      </w:ins>
      <w:ins w:id="178" w:author="katie" w:date="2018-07-12T10:30:00Z">
        <w:r w:rsidRPr="009A799D">
          <w:rPr>
            <w:rStyle w:val="StyleUnderline"/>
            <w:rFonts w:ascii="Roboto" w:eastAsiaTheme="minorHAnsi" w:hAnsi="Roboto"/>
            <w:rPrChange w:id="179" w:author="katie" w:date="2018-07-12T10:33:00Z">
              <w:rPr>
                <w:rFonts w:ascii="Open Sans" w:hAnsi="Open Sans"/>
                <w:color w:val="000000"/>
                <w:sz w:val="27"/>
                <w:szCs w:val="27"/>
              </w:rPr>
            </w:rPrChange>
          </w:rPr>
          <w:t>ensure some level of interoperability with its partners.</w:t>
        </w:r>
      </w:ins>
      <w:ins w:id="180" w:author="katie" w:date="2018-07-12T10:31:00Z">
        <w:r w:rsidRPr="009A799D">
          <w:rPr>
            <w:rStyle w:val="StyleUnderline"/>
            <w:rFonts w:ascii="Roboto" w:eastAsiaTheme="minorHAnsi" w:hAnsi="Roboto"/>
            <w:rPrChange w:id="181" w:author="katie" w:date="2018-07-12T10:33:00Z">
              <w:rPr>
                <w:rFonts w:ascii="Open Sans" w:hAnsi="Open Sans"/>
                <w:color w:val="000000"/>
                <w:sz w:val="27"/>
                <w:szCs w:val="27"/>
              </w:rPr>
            </w:rPrChange>
          </w:rPr>
          <w:t xml:space="preserve"> </w:t>
        </w:r>
      </w:ins>
      <w:ins w:id="182" w:author="katie" w:date="2018-07-12T10:30:00Z">
        <w:r w:rsidRPr="009A799D">
          <w:rPr>
            <w:rFonts w:ascii="Roboto" w:eastAsiaTheme="minorHAnsi" w:hAnsi="Roboto"/>
            <w:sz w:val="16"/>
            <w:rPrChange w:id="183" w:author="katie" w:date="2018-07-12T10:32:00Z">
              <w:rPr>
                <w:rFonts w:ascii="Open Sans" w:hAnsi="Open Sans"/>
                <w:color w:val="000000"/>
                <w:sz w:val="27"/>
                <w:szCs w:val="27"/>
              </w:rPr>
            </w:rPrChange>
          </w:rPr>
          <w:t xml:space="preserve">The past few years witnessed the </w:t>
        </w:r>
        <w:r w:rsidRPr="009A799D">
          <w:rPr>
            <w:rStyle w:val="Emphasis"/>
            <w:rFonts w:eastAsiaTheme="minorHAnsi"/>
            <w:rPrChange w:id="184" w:author="katie" w:date="2018-07-12T10:37:00Z">
              <w:rPr>
                <w:rFonts w:ascii="Open Sans" w:hAnsi="Open Sans"/>
                <w:color w:val="000000"/>
                <w:sz w:val="27"/>
                <w:szCs w:val="27"/>
              </w:rPr>
            </w:rPrChange>
          </w:rPr>
          <w:t>leadership of both nations tackling major policy</w:t>
        </w:r>
      </w:ins>
      <w:ins w:id="185" w:author="katie" w:date="2018-07-12T10:31:00Z">
        <w:r w:rsidRPr="009A799D">
          <w:rPr>
            <w:rStyle w:val="Emphasis"/>
            <w:rFonts w:eastAsiaTheme="minorHAnsi"/>
            <w:rPrChange w:id="186" w:author="katie" w:date="2018-07-12T10:37:00Z">
              <w:rPr>
                <w:rFonts w:ascii="Open Sans" w:hAnsi="Open Sans"/>
                <w:color w:val="000000"/>
                <w:sz w:val="27"/>
                <w:szCs w:val="27"/>
              </w:rPr>
            </w:rPrChange>
          </w:rPr>
          <w:t xml:space="preserve"> </w:t>
        </w:r>
      </w:ins>
      <w:ins w:id="187" w:author="katie" w:date="2018-07-12T10:30:00Z">
        <w:r w:rsidRPr="009A799D">
          <w:rPr>
            <w:rStyle w:val="Emphasis"/>
            <w:rFonts w:eastAsiaTheme="minorHAnsi" w:hint="eastAsia"/>
            <w:rPrChange w:id="188" w:author="katie" w:date="2018-07-12T10:37:00Z">
              <w:rPr>
                <w:rStyle w:val="searchword"/>
                <w:rFonts w:ascii="Open Sans" w:eastAsiaTheme="majorEastAsia" w:hAnsi="Open Sans" w:hint="eastAsia"/>
                <w:color w:val="000000"/>
                <w:sz w:val="27"/>
                <w:szCs w:val="27"/>
                <w:shd w:val="clear" w:color="auto" w:fill="ADD8E6"/>
              </w:rPr>
            </w:rPrChange>
          </w:rPr>
          <w:t>and</w:t>
        </w:r>
      </w:ins>
      <w:ins w:id="189" w:author="katie" w:date="2018-07-12T10:31:00Z">
        <w:r w:rsidRPr="009A799D">
          <w:rPr>
            <w:rStyle w:val="Emphasis"/>
            <w:rFonts w:eastAsiaTheme="minorHAnsi"/>
            <w:rPrChange w:id="190" w:author="katie" w:date="2018-07-12T10:37:00Z">
              <w:rPr>
                <w:rFonts w:ascii="Open Sans" w:hAnsi="Open Sans"/>
                <w:color w:val="000000"/>
                <w:sz w:val="27"/>
                <w:szCs w:val="27"/>
              </w:rPr>
            </w:rPrChange>
          </w:rPr>
          <w:t xml:space="preserve"> </w:t>
        </w:r>
      </w:ins>
      <w:ins w:id="191" w:author="katie" w:date="2018-07-12T10:30:00Z">
        <w:r w:rsidRPr="009A799D">
          <w:rPr>
            <w:rStyle w:val="Emphasis"/>
            <w:rFonts w:eastAsiaTheme="minorHAnsi"/>
            <w:rPrChange w:id="192" w:author="katie" w:date="2018-07-12T10:37:00Z">
              <w:rPr>
                <w:rFonts w:ascii="Open Sans" w:hAnsi="Open Sans"/>
                <w:color w:val="000000"/>
                <w:sz w:val="27"/>
                <w:szCs w:val="27"/>
              </w:rPr>
            </w:rPrChange>
          </w:rPr>
          <w:t>procedural impediments to bilateral progress, formally beginning the realization of this partnership</w:t>
        </w:r>
        <w:r w:rsidRPr="009A799D">
          <w:rPr>
            <w:rStyle w:val="Emphasis"/>
            <w:rFonts w:eastAsiaTheme="minorHAnsi" w:hint="eastAsia"/>
            <w:rPrChange w:id="193" w:author="katie" w:date="2018-07-12T10:37:00Z">
              <w:rPr>
                <w:rFonts w:ascii="Open Sans" w:hAnsi="Open Sans" w:hint="eastAsia"/>
                <w:color w:val="000000"/>
                <w:sz w:val="27"/>
                <w:szCs w:val="27"/>
              </w:rPr>
            </w:rPrChange>
          </w:rPr>
          <w:t>’</w:t>
        </w:r>
        <w:r w:rsidRPr="009A799D">
          <w:rPr>
            <w:rStyle w:val="Emphasis"/>
            <w:rFonts w:eastAsiaTheme="minorHAnsi"/>
            <w:rPrChange w:id="194" w:author="katie" w:date="2018-07-12T10:37:00Z">
              <w:rPr>
                <w:rFonts w:ascii="Open Sans" w:hAnsi="Open Sans"/>
                <w:color w:val="000000"/>
                <w:sz w:val="27"/>
                <w:szCs w:val="27"/>
              </w:rPr>
            </w:rPrChange>
          </w:rPr>
          <w:t>s full potential</w:t>
        </w:r>
        <w:r w:rsidRPr="009A799D">
          <w:rPr>
            <w:rFonts w:ascii="Roboto" w:eastAsiaTheme="minorHAnsi" w:hAnsi="Roboto"/>
            <w:sz w:val="16"/>
            <w:rPrChange w:id="195" w:author="katie" w:date="2018-07-12T10:32:00Z">
              <w:rPr>
                <w:rFonts w:ascii="Open Sans" w:hAnsi="Open Sans"/>
                <w:color w:val="000000"/>
                <w:sz w:val="27"/>
                <w:szCs w:val="27"/>
              </w:rPr>
            </w:rPrChange>
          </w:rPr>
          <w:t>. Under Prime Minister Narendra Modi</w:t>
        </w:r>
        <w:r w:rsidRPr="009A799D">
          <w:rPr>
            <w:rFonts w:ascii="Roboto" w:eastAsiaTheme="minorHAnsi" w:hAnsi="Roboto" w:hint="eastAsia"/>
            <w:sz w:val="16"/>
            <w:rPrChange w:id="196" w:author="katie" w:date="2018-07-12T10:32:00Z">
              <w:rPr>
                <w:rFonts w:ascii="Open Sans" w:hAnsi="Open Sans" w:hint="eastAsia"/>
                <w:color w:val="000000"/>
                <w:sz w:val="27"/>
                <w:szCs w:val="27"/>
              </w:rPr>
            </w:rPrChange>
          </w:rPr>
          <w:t>’</w:t>
        </w:r>
        <w:r w:rsidRPr="009A799D">
          <w:rPr>
            <w:rFonts w:ascii="Roboto" w:eastAsiaTheme="minorHAnsi" w:hAnsi="Roboto"/>
            <w:sz w:val="16"/>
            <w:rPrChange w:id="197" w:author="katie" w:date="2018-07-12T10:32:00Z">
              <w:rPr>
                <w:rFonts w:ascii="Open Sans" w:hAnsi="Open Sans"/>
                <w:color w:val="000000"/>
                <w:sz w:val="27"/>
                <w:szCs w:val="27"/>
              </w:rPr>
            </w:rPrChange>
          </w:rPr>
          <w:t xml:space="preserve">s leadership, </w:t>
        </w:r>
        <w:r w:rsidRPr="009A799D">
          <w:rPr>
            <w:rStyle w:val="StyleUnderline"/>
            <w:rFonts w:ascii="Roboto" w:eastAsiaTheme="minorHAnsi" w:hAnsi="Roboto"/>
            <w:rPrChange w:id="198" w:author="katie" w:date="2018-07-12T10:33:00Z">
              <w:rPr>
                <w:rFonts w:ascii="Open Sans" w:hAnsi="Open Sans"/>
                <w:color w:val="000000"/>
                <w:sz w:val="27"/>
                <w:szCs w:val="27"/>
              </w:rPr>
            </w:rPrChange>
          </w:rPr>
          <w:t>the government of</w:t>
        </w:r>
      </w:ins>
      <w:ins w:id="199" w:author="katie" w:date="2018-07-12T10:31:00Z">
        <w:r w:rsidRPr="009A799D">
          <w:rPr>
            <w:rStyle w:val="StyleUnderline"/>
            <w:rFonts w:ascii="Roboto" w:eastAsiaTheme="minorHAnsi" w:hAnsi="Roboto"/>
            <w:rPrChange w:id="200" w:author="katie" w:date="2018-07-12T10:33:00Z">
              <w:rPr>
                <w:rFonts w:ascii="Open Sans" w:hAnsi="Open Sans"/>
                <w:color w:val="000000"/>
                <w:sz w:val="27"/>
                <w:szCs w:val="27"/>
              </w:rPr>
            </w:rPrChange>
          </w:rPr>
          <w:t xml:space="preserve"> </w:t>
        </w:r>
      </w:ins>
      <w:ins w:id="201" w:author="katie" w:date="2018-07-12T10:30:00Z">
        <w:r w:rsidRPr="009A799D">
          <w:rPr>
            <w:rStyle w:val="StyleUnderline"/>
            <w:rFonts w:ascii="Roboto" w:eastAsiaTheme="minorHAnsi" w:hAnsi="Roboto" w:hint="eastAsia"/>
            <w:rPrChange w:id="202" w:author="katie" w:date="2018-07-12T10:33:00Z">
              <w:rPr>
                <w:rStyle w:val="searchword"/>
                <w:rFonts w:ascii="Open Sans" w:eastAsiaTheme="majorEastAsia" w:hAnsi="Open Sans" w:hint="eastAsia"/>
                <w:color w:val="000000"/>
                <w:sz w:val="27"/>
                <w:szCs w:val="27"/>
                <w:shd w:val="clear" w:color="auto" w:fill="ADD8E6"/>
              </w:rPr>
            </w:rPrChange>
          </w:rPr>
          <w:t>India</w:t>
        </w:r>
      </w:ins>
      <w:ins w:id="203" w:author="katie" w:date="2018-07-12T10:31:00Z">
        <w:r w:rsidRPr="009A799D">
          <w:rPr>
            <w:rStyle w:val="StyleUnderline"/>
            <w:rFonts w:ascii="Roboto" w:eastAsiaTheme="minorHAnsi" w:hAnsi="Roboto"/>
            <w:rPrChange w:id="204" w:author="katie" w:date="2018-07-12T10:33:00Z">
              <w:rPr>
                <w:rFonts w:ascii="Open Sans" w:hAnsi="Open Sans"/>
                <w:color w:val="000000"/>
                <w:sz w:val="27"/>
                <w:szCs w:val="27"/>
              </w:rPr>
            </w:rPrChange>
          </w:rPr>
          <w:t xml:space="preserve"> </w:t>
        </w:r>
      </w:ins>
      <w:ins w:id="205" w:author="katie" w:date="2018-07-12T10:30:00Z">
        <w:r w:rsidRPr="009A799D">
          <w:rPr>
            <w:rStyle w:val="StyleUnderline"/>
            <w:rFonts w:ascii="Roboto" w:eastAsiaTheme="minorHAnsi" w:hAnsi="Roboto"/>
            <w:rPrChange w:id="206" w:author="katie" w:date="2018-07-12T10:33:00Z">
              <w:rPr>
                <w:rFonts w:ascii="Open Sans" w:hAnsi="Open Sans"/>
                <w:color w:val="000000"/>
                <w:sz w:val="27"/>
                <w:szCs w:val="27"/>
              </w:rPr>
            </w:rPrChange>
          </w:rPr>
          <w:t>has tackled offset policies, foreign direct investment</w:t>
        </w:r>
      </w:ins>
      <w:ins w:id="207" w:author="katie" w:date="2018-07-12T10:31:00Z">
        <w:r w:rsidRPr="009A799D">
          <w:rPr>
            <w:rStyle w:val="StyleUnderline"/>
            <w:rFonts w:ascii="Roboto" w:eastAsiaTheme="minorHAnsi" w:hAnsi="Roboto"/>
            <w:rPrChange w:id="208" w:author="katie" w:date="2018-07-12T10:33:00Z">
              <w:rPr>
                <w:rFonts w:ascii="Open Sans" w:hAnsi="Open Sans"/>
                <w:color w:val="000000"/>
                <w:sz w:val="27"/>
                <w:szCs w:val="27"/>
              </w:rPr>
            </w:rPrChange>
          </w:rPr>
          <w:t xml:space="preserve"> </w:t>
        </w:r>
      </w:ins>
      <w:ins w:id="209" w:author="katie" w:date="2018-07-12T10:30:00Z">
        <w:r w:rsidRPr="009A799D">
          <w:rPr>
            <w:rStyle w:val="StyleUnderline"/>
            <w:rFonts w:ascii="Roboto" w:eastAsiaTheme="minorHAnsi" w:hAnsi="Roboto" w:hint="eastAsia"/>
            <w:rPrChange w:id="210" w:author="katie" w:date="2018-07-12T10:33:00Z">
              <w:rPr>
                <w:rStyle w:val="searchword"/>
                <w:rFonts w:ascii="Open Sans" w:eastAsiaTheme="majorEastAsia" w:hAnsi="Open Sans" w:hint="eastAsia"/>
                <w:color w:val="000000"/>
                <w:sz w:val="27"/>
                <w:szCs w:val="27"/>
                <w:shd w:val="clear" w:color="auto" w:fill="ADD8E6"/>
              </w:rPr>
            </w:rPrChange>
          </w:rPr>
          <w:t>and</w:t>
        </w:r>
      </w:ins>
      <w:ins w:id="211" w:author="katie" w:date="2018-07-12T10:31:00Z">
        <w:r w:rsidRPr="009A799D">
          <w:rPr>
            <w:rStyle w:val="StyleUnderline"/>
            <w:rFonts w:ascii="Roboto" w:eastAsiaTheme="minorHAnsi" w:hAnsi="Roboto"/>
            <w:rPrChange w:id="212" w:author="katie" w:date="2018-07-12T10:33:00Z">
              <w:rPr>
                <w:rFonts w:ascii="Open Sans" w:hAnsi="Open Sans"/>
                <w:color w:val="000000"/>
                <w:sz w:val="27"/>
                <w:szCs w:val="27"/>
              </w:rPr>
            </w:rPrChange>
          </w:rPr>
          <w:t xml:space="preserve"> </w:t>
        </w:r>
      </w:ins>
      <w:ins w:id="213" w:author="katie" w:date="2018-07-12T10:30:00Z">
        <w:r w:rsidRPr="009A799D">
          <w:rPr>
            <w:rStyle w:val="StyleUnderline"/>
            <w:rFonts w:ascii="Roboto" w:eastAsiaTheme="minorHAnsi" w:hAnsi="Roboto"/>
            <w:rPrChange w:id="214" w:author="katie" w:date="2018-07-12T10:33:00Z">
              <w:rPr>
                <w:rFonts w:ascii="Open Sans" w:hAnsi="Open Sans"/>
                <w:color w:val="000000"/>
                <w:sz w:val="27"/>
                <w:szCs w:val="27"/>
              </w:rPr>
            </w:rPrChange>
          </w:rPr>
          <w:t>procurement procedures, harnessing the private sector</w:t>
        </w:r>
        <w:r w:rsidRPr="009A799D">
          <w:rPr>
            <w:rStyle w:val="StyleUnderline"/>
            <w:rFonts w:ascii="Roboto" w:eastAsiaTheme="minorHAnsi" w:hAnsi="Roboto" w:hint="eastAsia"/>
            <w:rPrChange w:id="215" w:author="katie" w:date="2018-07-12T10:33:00Z">
              <w:rPr>
                <w:rFonts w:ascii="Open Sans" w:hAnsi="Open Sans" w:hint="eastAsia"/>
                <w:color w:val="000000"/>
                <w:sz w:val="27"/>
                <w:szCs w:val="27"/>
              </w:rPr>
            </w:rPrChange>
          </w:rPr>
          <w:t>’</w:t>
        </w:r>
        <w:r w:rsidRPr="009A799D">
          <w:rPr>
            <w:rStyle w:val="StyleUnderline"/>
            <w:rFonts w:ascii="Roboto" w:eastAsiaTheme="minorHAnsi" w:hAnsi="Roboto"/>
            <w:rPrChange w:id="216" w:author="katie" w:date="2018-07-12T10:33:00Z">
              <w:rPr>
                <w:rFonts w:ascii="Open Sans" w:hAnsi="Open Sans"/>
                <w:color w:val="000000"/>
                <w:sz w:val="27"/>
                <w:szCs w:val="27"/>
              </w:rPr>
            </w:rPrChange>
          </w:rPr>
          <w:t>s role in providing military capability as reflected in the 2016 Defence Procurement Production</w:t>
        </w:r>
        <w:r w:rsidRPr="009A799D">
          <w:rPr>
            <w:rFonts w:ascii="Roboto" w:eastAsiaTheme="minorHAnsi" w:hAnsi="Roboto"/>
            <w:sz w:val="16"/>
            <w:rPrChange w:id="217" w:author="katie" w:date="2018-07-12T10:32:00Z">
              <w:rPr>
                <w:rFonts w:ascii="Open Sans" w:hAnsi="Open Sans"/>
                <w:color w:val="000000"/>
                <w:sz w:val="27"/>
                <w:szCs w:val="27"/>
              </w:rPr>
            </w:rPrChange>
          </w:rPr>
          <w:t>.</w:t>
        </w:r>
      </w:ins>
      <w:ins w:id="218" w:author="katie" w:date="2018-07-12T10:31:00Z">
        <w:r w:rsidRPr="009A799D">
          <w:rPr>
            <w:rFonts w:ascii="Roboto" w:eastAsiaTheme="minorHAnsi" w:hAnsi="Roboto"/>
            <w:sz w:val="16"/>
            <w:rPrChange w:id="219" w:author="katie" w:date="2018-07-12T10:32:00Z">
              <w:rPr>
                <w:rFonts w:ascii="Open Sans" w:hAnsi="Open Sans"/>
                <w:color w:val="000000"/>
                <w:sz w:val="27"/>
                <w:szCs w:val="27"/>
              </w:rPr>
            </w:rPrChange>
          </w:rPr>
          <w:t xml:space="preserve"> </w:t>
        </w:r>
      </w:ins>
      <w:ins w:id="220" w:author="katie" w:date="2018-07-12T10:30:00Z">
        <w:r w:rsidRPr="009A799D">
          <w:rPr>
            <w:rFonts w:ascii="Roboto" w:eastAsiaTheme="minorHAnsi" w:hAnsi="Roboto"/>
            <w:sz w:val="16"/>
            <w:rPrChange w:id="221" w:author="katie" w:date="2018-07-12T10:32:00Z">
              <w:rPr>
                <w:rFonts w:ascii="Open Sans" w:hAnsi="Open Sans"/>
                <w:color w:val="000000"/>
                <w:sz w:val="27"/>
                <w:szCs w:val="27"/>
              </w:rPr>
            </w:rPrChange>
          </w:rPr>
          <w:t xml:space="preserve">In addition, the </w:t>
        </w:r>
        <w:r w:rsidRPr="009A799D">
          <w:rPr>
            <w:rStyle w:val="StyleUnderline"/>
            <w:rFonts w:ascii="Roboto" w:eastAsiaTheme="minorHAnsi" w:hAnsi="Roboto"/>
            <w:rPrChange w:id="222" w:author="katie" w:date="2018-07-12T10:33:00Z">
              <w:rPr>
                <w:rFonts w:ascii="Open Sans" w:hAnsi="Open Sans"/>
                <w:color w:val="000000"/>
                <w:sz w:val="27"/>
                <w:szCs w:val="27"/>
              </w:rPr>
            </w:rPrChange>
          </w:rPr>
          <w:t>U.S. government has revised its technology</w:t>
        </w:r>
      </w:ins>
      <w:ins w:id="223" w:author="katie" w:date="2018-07-12T10:31:00Z">
        <w:r w:rsidRPr="009A799D">
          <w:rPr>
            <w:rStyle w:val="StyleUnderline"/>
            <w:rFonts w:ascii="Roboto" w:eastAsiaTheme="minorHAnsi" w:hAnsi="Roboto"/>
            <w:rPrChange w:id="224" w:author="katie" w:date="2018-07-12T10:33:00Z">
              <w:rPr>
                <w:rFonts w:ascii="Open Sans" w:hAnsi="Open Sans"/>
                <w:color w:val="000000"/>
                <w:sz w:val="27"/>
                <w:szCs w:val="27"/>
              </w:rPr>
            </w:rPrChange>
          </w:rPr>
          <w:t xml:space="preserve"> </w:t>
        </w:r>
      </w:ins>
      <w:ins w:id="225" w:author="katie" w:date="2018-07-12T10:30:00Z">
        <w:r w:rsidRPr="009A799D">
          <w:rPr>
            <w:rStyle w:val="StyleUnderline"/>
            <w:rFonts w:ascii="Roboto" w:eastAsiaTheme="minorHAnsi" w:hAnsi="Roboto" w:hint="eastAsia"/>
            <w:rPrChange w:id="226" w:author="katie" w:date="2018-07-12T10:33:00Z">
              <w:rPr>
                <w:rStyle w:val="searchword"/>
                <w:rFonts w:ascii="Open Sans" w:eastAsiaTheme="majorEastAsia" w:hAnsi="Open Sans" w:hint="eastAsia"/>
                <w:color w:val="000000"/>
                <w:sz w:val="27"/>
                <w:szCs w:val="27"/>
                <w:shd w:val="clear" w:color="auto" w:fill="ADD8E6"/>
              </w:rPr>
            </w:rPrChange>
          </w:rPr>
          <w:t>and</w:t>
        </w:r>
      </w:ins>
      <w:ins w:id="227" w:author="katie" w:date="2018-07-12T10:31:00Z">
        <w:r w:rsidRPr="009A799D">
          <w:rPr>
            <w:rStyle w:val="StyleUnderline"/>
            <w:rFonts w:ascii="Roboto" w:eastAsiaTheme="minorHAnsi" w:hAnsi="Roboto"/>
            <w:rPrChange w:id="228" w:author="katie" w:date="2018-07-12T10:33:00Z">
              <w:rPr>
                <w:rFonts w:ascii="Open Sans" w:hAnsi="Open Sans"/>
                <w:color w:val="000000"/>
                <w:sz w:val="27"/>
                <w:szCs w:val="27"/>
              </w:rPr>
            </w:rPrChange>
          </w:rPr>
          <w:t xml:space="preserve"> </w:t>
        </w:r>
      </w:ins>
      <w:ins w:id="229" w:author="katie" w:date="2018-07-12T10:30:00Z">
        <w:r w:rsidRPr="009A799D">
          <w:rPr>
            <w:rStyle w:val="StyleUnderline"/>
            <w:rFonts w:ascii="Roboto" w:eastAsiaTheme="minorHAnsi" w:hAnsi="Roboto"/>
            <w:rPrChange w:id="230" w:author="katie" w:date="2018-07-12T10:33:00Z">
              <w:rPr>
                <w:rFonts w:ascii="Open Sans" w:hAnsi="Open Sans"/>
                <w:color w:val="000000"/>
                <w:sz w:val="27"/>
                <w:szCs w:val="27"/>
              </w:rPr>
            </w:rPrChange>
          </w:rPr>
          <w:t>transfer policies to place the government of</w:t>
        </w:r>
      </w:ins>
      <w:ins w:id="231" w:author="katie" w:date="2018-07-12T10:31:00Z">
        <w:r w:rsidRPr="009A799D">
          <w:rPr>
            <w:rStyle w:val="StyleUnderline"/>
            <w:rFonts w:ascii="Roboto" w:eastAsiaTheme="minorHAnsi" w:hAnsi="Roboto"/>
            <w:rPrChange w:id="232" w:author="katie" w:date="2018-07-12T10:33:00Z">
              <w:rPr>
                <w:rFonts w:ascii="Open Sans" w:hAnsi="Open Sans"/>
                <w:color w:val="000000"/>
                <w:sz w:val="27"/>
                <w:szCs w:val="27"/>
              </w:rPr>
            </w:rPrChange>
          </w:rPr>
          <w:t xml:space="preserve"> </w:t>
        </w:r>
      </w:ins>
      <w:ins w:id="233" w:author="katie" w:date="2018-07-12T10:30:00Z">
        <w:r w:rsidRPr="009A799D">
          <w:rPr>
            <w:rStyle w:val="StyleUnderline"/>
            <w:rFonts w:ascii="Roboto" w:eastAsiaTheme="minorHAnsi" w:hAnsi="Roboto" w:hint="eastAsia"/>
            <w:rPrChange w:id="234" w:author="katie" w:date="2018-07-12T10:33:00Z">
              <w:rPr>
                <w:rStyle w:val="searchword"/>
                <w:rFonts w:ascii="Open Sans" w:eastAsiaTheme="majorEastAsia" w:hAnsi="Open Sans" w:hint="eastAsia"/>
                <w:color w:val="000000"/>
                <w:sz w:val="27"/>
                <w:szCs w:val="27"/>
                <w:shd w:val="clear" w:color="auto" w:fill="ADD8E6"/>
              </w:rPr>
            </w:rPrChange>
          </w:rPr>
          <w:t>India</w:t>
        </w:r>
      </w:ins>
      <w:ins w:id="235" w:author="katie" w:date="2018-07-12T10:31:00Z">
        <w:r w:rsidRPr="009A799D">
          <w:rPr>
            <w:rStyle w:val="StyleUnderline"/>
            <w:rFonts w:ascii="Roboto" w:eastAsiaTheme="minorHAnsi" w:hAnsi="Roboto"/>
            <w:rPrChange w:id="236" w:author="katie" w:date="2018-07-12T10:33:00Z">
              <w:rPr>
                <w:rFonts w:ascii="Open Sans" w:hAnsi="Open Sans"/>
                <w:color w:val="000000"/>
                <w:sz w:val="27"/>
                <w:szCs w:val="27"/>
              </w:rPr>
            </w:rPrChange>
          </w:rPr>
          <w:t xml:space="preserve"> </w:t>
        </w:r>
      </w:ins>
      <w:ins w:id="237" w:author="katie" w:date="2018-07-12T10:30:00Z">
        <w:r w:rsidRPr="009A799D">
          <w:rPr>
            <w:rStyle w:val="StyleUnderline"/>
            <w:rFonts w:ascii="Roboto" w:eastAsiaTheme="minorHAnsi" w:hAnsi="Roboto"/>
            <w:rPrChange w:id="238" w:author="katie" w:date="2018-07-12T10:33:00Z">
              <w:rPr>
                <w:rFonts w:ascii="Open Sans" w:hAnsi="Open Sans"/>
                <w:color w:val="000000"/>
                <w:sz w:val="27"/>
                <w:szCs w:val="27"/>
              </w:rPr>
            </w:rPrChange>
          </w:rPr>
          <w:t>on par with some of our closest allies</w:t>
        </w:r>
      </w:ins>
      <w:ins w:id="239" w:author="katie" w:date="2018-07-12T10:31:00Z">
        <w:r w:rsidRPr="009A799D">
          <w:rPr>
            <w:rStyle w:val="StyleUnderline"/>
            <w:rFonts w:ascii="Roboto" w:eastAsiaTheme="minorHAnsi" w:hAnsi="Roboto"/>
            <w:rPrChange w:id="240" w:author="katie" w:date="2018-07-12T10:33:00Z">
              <w:rPr>
                <w:rFonts w:ascii="Open Sans" w:hAnsi="Open Sans"/>
                <w:color w:val="000000"/>
                <w:sz w:val="27"/>
                <w:szCs w:val="27"/>
              </w:rPr>
            </w:rPrChange>
          </w:rPr>
          <w:t xml:space="preserve"> </w:t>
        </w:r>
      </w:ins>
      <w:ins w:id="241" w:author="katie" w:date="2018-07-12T10:30:00Z">
        <w:r w:rsidRPr="009A799D">
          <w:rPr>
            <w:rStyle w:val="StyleUnderline"/>
            <w:rFonts w:ascii="Roboto" w:eastAsiaTheme="minorHAnsi" w:hAnsi="Roboto" w:hint="eastAsia"/>
            <w:rPrChange w:id="242" w:author="katie" w:date="2018-07-12T10:33:00Z">
              <w:rPr>
                <w:rStyle w:val="searchword"/>
                <w:rFonts w:ascii="Open Sans" w:eastAsiaTheme="majorEastAsia" w:hAnsi="Open Sans" w:hint="eastAsia"/>
                <w:color w:val="000000"/>
                <w:sz w:val="27"/>
                <w:szCs w:val="27"/>
                <w:shd w:val="clear" w:color="auto" w:fill="ADD8E6"/>
              </w:rPr>
            </w:rPrChange>
          </w:rPr>
          <w:t>and</w:t>
        </w:r>
      </w:ins>
      <w:ins w:id="243" w:author="katie" w:date="2018-07-12T10:31:00Z">
        <w:r w:rsidRPr="009A799D">
          <w:rPr>
            <w:rStyle w:val="StyleUnderline"/>
            <w:rFonts w:ascii="Roboto" w:eastAsiaTheme="minorHAnsi" w:hAnsi="Roboto"/>
            <w:rPrChange w:id="244" w:author="katie" w:date="2018-07-12T10:33:00Z">
              <w:rPr>
                <w:rFonts w:ascii="Open Sans" w:hAnsi="Open Sans"/>
                <w:color w:val="000000"/>
                <w:sz w:val="27"/>
                <w:szCs w:val="27"/>
              </w:rPr>
            </w:rPrChange>
          </w:rPr>
          <w:t xml:space="preserve"> </w:t>
        </w:r>
      </w:ins>
      <w:ins w:id="245" w:author="katie" w:date="2018-07-12T10:30:00Z">
        <w:r w:rsidRPr="009A799D">
          <w:rPr>
            <w:rStyle w:val="StyleUnderline"/>
            <w:rFonts w:ascii="Roboto" w:eastAsiaTheme="minorHAnsi" w:hAnsi="Roboto"/>
            <w:rPrChange w:id="246" w:author="katie" w:date="2018-07-12T10:33:00Z">
              <w:rPr>
                <w:rFonts w:ascii="Open Sans" w:hAnsi="Open Sans"/>
                <w:color w:val="000000"/>
                <w:sz w:val="27"/>
                <w:szCs w:val="27"/>
              </w:rPr>
            </w:rPrChange>
          </w:rPr>
          <w:t>even legally</w:t>
        </w:r>
      </w:ins>
      <w:ins w:id="247" w:author="katie" w:date="2018-07-12T10:31:00Z">
        <w:r w:rsidRPr="009A799D">
          <w:rPr>
            <w:rStyle w:val="StyleUnderline"/>
            <w:rFonts w:ascii="Roboto" w:eastAsiaTheme="minorHAnsi" w:hAnsi="Roboto"/>
            <w:rPrChange w:id="248" w:author="katie" w:date="2018-07-12T10:33:00Z">
              <w:rPr>
                <w:rFonts w:ascii="Open Sans" w:hAnsi="Open Sans"/>
                <w:color w:val="000000"/>
                <w:sz w:val="27"/>
                <w:szCs w:val="27"/>
              </w:rPr>
            </w:rPrChange>
          </w:rPr>
          <w:t xml:space="preserve"> </w:t>
        </w:r>
      </w:ins>
      <w:ins w:id="249" w:author="katie" w:date="2018-07-12T10:30:00Z">
        <w:r w:rsidRPr="009A799D">
          <w:rPr>
            <w:rStyle w:val="StyleUnderline"/>
            <w:rFonts w:ascii="Roboto" w:eastAsiaTheme="minorHAnsi" w:hAnsi="Roboto"/>
            <w:rPrChange w:id="250" w:author="katie" w:date="2018-07-12T10:33:00Z">
              <w:rPr>
                <w:rFonts w:ascii="Open Sans" w:hAnsi="Open Sans"/>
                <w:color w:val="000000"/>
                <w:sz w:val="27"/>
                <w:szCs w:val="27"/>
              </w:rPr>
            </w:rPrChange>
          </w:rPr>
          <w:fldChar w:fldCharType="begin"/>
        </w:r>
        <w:r w:rsidRPr="009A799D">
          <w:rPr>
            <w:rStyle w:val="StyleUnderline"/>
            <w:rFonts w:ascii="Roboto" w:eastAsiaTheme="minorHAnsi" w:hAnsi="Roboto"/>
            <w:rPrChange w:id="251" w:author="katie" w:date="2018-07-12T10:33:00Z">
              <w:rPr>
                <w:rFonts w:ascii="Open Sans" w:hAnsi="Open Sans"/>
                <w:color w:val="000000"/>
                <w:sz w:val="27"/>
                <w:szCs w:val="27"/>
              </w:rPr>
            </w:rPrChange>
          </w:rPr>
          <w:instrText xml:space="preserve"> HYPERLINK "https://www.defensenews.com/home/2016/06/07/us-names-india-major-defense-partner/" </w:instrText>
        </w:r>
        <w:r w:rsidRPr="009A799D">
          <w:rPr>
            <w:rStyle w:val="StyleUnderline"/>
            <w:rFonts w:ascii="Roboto" w:eastAsiaTheme="minorHAnsi" w:hAnsi="Roboto"/>
            <w:rPrChange w:id="252" w:author="katie" w:date="2018-07-12T10:33:00Z">
              <w:rPr>
                <w:rFonts w:ascii="Open Sans" w:hAnsi="Open Sans"/>
                <w:color w:val="000000"/>
                <w:sz w:val="27"/>
                <w:szCs w:val="27"/>
              </w:rPr>
            </w:rPrChange>
          </w:rPr>
          <w:fldChar w:fldCharType="separate"/>
        </w:r>
        <w:r w:rsidRPr="009A799D">
          <w:rPr>
            <w:rStyle w:val="StyleUnderline"/>
            <w:rFonts w:ascii="Roboto" w:eastAsiaTheme="minorHAnsi" w:hAnsi="Roboto" w:hint="eastAsia"/>
            <w:rPrChange w:id="253" w:author="katie" w:date="2018-07-12T10:33:00Z">
              <w:rPr>
                <w:rStyle w:val="Hyperlink"/>
                <w:rFonts w:ascii="Open Sans" w:eastAsiaTheme="majorEastAsia" w:hAnsi="Open Sans" w:hint="eastAsia"/>
                <w:color w:val="2E6D9D"/>
                <w:sz w:val="27"/>
                <w:szCs w:val="27"/>
              </w:rPr>
            </w:rPrChange>
          </w:rPr>
          <w:t>recognized</w:t>
        </w:r>
      </w:ins>
      <w:ins w:id="254" w:author="katie" w:date="2018-07-12T10:31:00Z">
        <w:r w:rsidRPr="009A799D">
          <w:rPr>
            <w:rStyle w:val="StyleUnderline"/>
            <w:rFonts w:ascii="Roboto" w:eastAsiaTheme="minorHAnsi" w:hAnsi="Roboto" w:hint="eastAsia"/>
            <w:rPrChange w:id="255" w:author="katie" w:date="2018-07-12T10:33:00Z">
              <w:rPr>
                <w:rStyle w:val="Hyperlink"/>
                <w:rFonts w:ascii="Open Sans" w:eastAsiaTheme="majorEastAsia" w:hAnsi="Open Sans" w:hint="eastAsia"/>
                <w:color w:val="2E6D9D"/>
                <w:sz w:val="27"/>
                <w:szCs w:val="27"/>
              </w:rPr>
            </w:rPrChange>
          </w:rPr>
          <w:t xml:space="preserve"> </w:t>
        </w:r>
      </w:ins>
      <w:ins w:id="256" w:author="katie" w:date="2018-07-12T10:30:00Z">
        <w:r w:rsidRPr="009A799D">
          <w:rPr>
            <w:rStyle w:val="StyleUnderline"/>
            <w:rFonts w:ascii="Roboto" w:eastAsiaTheme="minorHAnsi" w:hAnsi="Roboto" w:hint="eastAsia"/>
            <w:rPrChange w:id="257" w:author="katie" w:date="2018-07-12T10:33:00Z">
              <w:rPr>
                <w:rStyle w:val="searchword"/>
                <w:rFonts w:ascii="Open Sans" w:eastAsiaTheme="majorEastAsia" w:hAnsi="Open Sans" w:hint="eastAsia"/>
                <w:color w:val="2E6D9D"/>
                <w:sz w:val="27"/>
                <w:szCs w:val="27"/>
                <w:shd w:val="clear" w:color="auto" w:fill="ADD8E6"/>
              </w:rPr>
            </w:rPrChange>
          </w:rPr>
          <w:t>India</w:t>
        </w:r>
        <w:r w:rsidRPr="009A799D">
          <w:rPr>
            <w:rStyle w:val="StyleUnderline"/>
            <w:rFonts w:ascii="Roboto" w:eastAsiaTheme="minorHAnsi" w:hAnsi="Roboto"/>
            <w:rPrChange w:id="258" w:author="katie" w:date="2018-07-12T10:33:00Z">
              <w:rPr>
                <w:rFonts w:ascii="Open Sans" w:hAnsi="Open Sans"/>
                <w:color w:val="000000"/>
                <w:sz w:val="27"/>
                <w:szCs w:val="27"/>
              </w:rPr>
            </w:rPrChange>
          </w:rPr>
          <w:fldChar w:fldCharType="end"/>
        </w:r>
      </w:ins>
      <w:ins w:id="259" w:author="katie" w:date="2018-07-12T10:31:00Z">
        <w:r w:rsidRPr="009A799D">
          <w:rPr>
            <w:rStyle w:val="StyleUnderline"/>
            <w:rFonts w:ascii="Roboto" w:eastAsiaTheme="minorHAnsi" w:hAnsi="Roboto"/>
            <w:rPrChange w:id="260" w:author="katie" w:date="2018-07-12T10:33:00Z">
              <w:rPr>
                <w:rFonts w:ascii="Open Sans" w:hAnsi="Open Sans"/>
                <w:color w:val="000000"/>
                <w:sz w:val="27"/>
                <w:szCs w:val="27"/>
              </w:rPr>
            </w:rPrChange>
          </w:rPr>
          <w:t xml:space="preserve"> </w:t>
        </w:r>
      </w:ins>
      <w:ins w:id="261" w:author="katie" w:date="2018-07-12T10:30:00Z">
        <w:r w:rsidRPr="009A799D">
          <w:rPr>
            <w:rStyle w:val="StyleUnderline"/>
            <w:rFonts w:ascii="Roboto" w:eastAsiaTheme="minorHAnsi" w:hAnsi="Roboto"/>
            <w:rPrChange w:id="262" w:author="katie" w:date="2018-07-12T10:33:00Z">
              <w:rPr>
                <w:rFonts w:ascii="Open Sans" w:hAnsi="Open Sans"/>
                <w:color w:val="000000"/>
                <w:sz w:val="27"/>
                <w:szCs w:val="27"/>
              </w:rPr>
            </w:rPrChange>
          </w:rPr>
          <w:t>as a</w:t>
        </w:r>
      </w:ins>
      <w:ins w:id="263" w:author="katie" w:date="2018-07-12T10:31:00Z">
        <w:r w:rsidRPr="009A799D">
          <w:rPr>
            <w:rStyle w:val="StyleUnderline"/>
            <w:rFonts w:ascii="Roboto" w:eastAsiaTheme="minorHAnsi" w:hAnsi="Roboto"/>
            <w:rPrChange w:id="264" w:author="katie" w:date="2018-07-12T10:33:00Z">
              <w:rPr>
                <w:rFonts w:ascii="Open Sans" w:hAnsi="Open Sans"/>
                <w:color w:val="000000"/>
                <w:sz w:val="27"/>
                <w:szCs w:val="27"/>
              </w:rPr>
            </w:rPrChange>
          </w:rPr>
          <w:t xml:space="preserve"> </w:t>
        </w:r>
      </w:ins>
      <w:ins w:id="265" w:author="katie" w:date="2018-07-12T10:30:00Z">
        <w:r w:rsidRPr="009A799D">
          <w:rPr>
            <w:rStyle w:val="StyleUnderline"/>
            <w:rFonts w:ascii="Roboto" w:eastAsiaTheme="minorHAnsi" w:hAnsi="Roboto"/>
            <w:rPrChange w:id="266" w:author="katie" w:date="2018-07-12T10:33:00Z">
              <w:rPr>
                <w:rFonts w:ascii="Open Sans" w:hAnsi="Open Sans"/>
                <w:color w:val="000000"/>
                <w:sz w:val="27"/>
                <w:szCs w:val="27"/>
              </w:rPr>
            </w:rPrChange>
          </w:rPr>
          <w:fldChar w:fldCharType="begin"/>
        </w:r>
        <w:r w:rsidRPr="009A799D">
          <w:rPr>
            <w:rStyle w:val="StyleUnderline"/>
            <w:rFonts w:ascii="Roboto" w:eastAsiaTheme="minorHAnsi" w:hAnsi="Roboto"/>
            <w:rPrChange w:id="267" w:author="katie" w:date="2018-07-12T10:33:00Z">
              <w:rPr>
                <w:rFonts w:ascii="Open Sans" w:hAnsi="Open Sans"/>
                <w:color w:val="000000"/>
                <w:sz w:val="27"/>
                <w:szCs w:val="27"/>
              </w:rPr>
            </w:rPrChange>
          </w:rPr>
          <w:instrText xml:space="preserve"> HYPERLINK "https://www.defensenews.com/pentagon/2017/04/19/trump-administration-reaffirms-india-as-major-defense-partner/" \o "" \t "_blank" </w:instrText>
        </w:r>
        <w:r w:rsidRPr="009A799D">
          <w:rPr>
            <w:rStyle w:val="StyleUnderline"/>
            <w:rFonts w:ascii="Roboto" w:eastAsiaTheme="minorHAnsi" w:hAnsi="Roboto"/>
            <w:rPrChange w:id="268" w:author="katie" w:date="2018-07-12T10:33:00Z">
              <w:rPr>
                <w:rFonts w:ascii="Open Sans" w:hAnsi="Open Sans"/>
                <w:color w:val="000000"/>
                <w:sz w:val="27"/>
                <w:szCs w:val="27"/>
              </w:rPr>
            </w:rPrChange>
          </w:rPr>
          <w:fldChar w:fldCharType="separate"/>
        </w:r>
        <w:r w:rsidRPr="009A799D">
          <w:rPr>
            <w:rStyle w:val="StyleUnderline"/>
            <w:rFonts w:ascii="Roboto" w:eastAsiaTheme="minorHAnsi" w:hAnsi="Roboto" w:hint="eastAsia"/>
            <w:rPrChange w:id="269" w:author="katie" w:date="2018-07-12T10:33:00Z">
              <w:rPr>
                <w:rStyle w:val="Hyperlink"/>
                <w:rFonts w:ascii="Open Sans" w:eastAsiaTheme="majorEastAsia" w:hAnsi="Open Sans" w:hint="eastAsia"/>
                <w:color w:val="2E6D9D"/>
                <w:sz w:val="27"/>
                <w:szCs w:val="27"/>
              </w:rPr>
            </w:rPrChange>
          </w:rPr>
          <w:t>major</w:t>
        </w:r>
      </w:ins>
      <w:ins w:id="270" w:author="katie" w:date="2018-07-12T10:31:00Z">
        <w:r w:rsidRPr="009A799D">
          <w:rPr>
            <w:rStyle w:val="StyleUnderline"/>
            <w:rFonts w:ascii="Roboto" w:eastAsiaTheme="minorHAnsi" w:hAnsi="Roboto" w:hint="eastAsia"/>
            <w:rPrChange w:id="271" w:author="katie" w:date="2018-07-12T10:33:00Z">
              <w:rPr>
                <w:rStyle w:val="Hyperlink"/>
                <w:rFonts w:ascii="Open Sans" w:eastAsiaTheme="majorEastAsia" w:hAnsi="Open Sans" w:hint="eastAsia"/>
                <w:color w:val="2E6D9D"/>
                <w:sz w:val="27"/>
                <w:szCs w:val="27"/>
              </w:rPr>
            </w:rPrChange>
          </w:rPr>
          <w:t xml:space="preserve"> </w:t>
        </w:r>
      </w:ins>
      <w:ins w:id="272" w:author="katie" w:date="2018-07-12T10:30:00Z">
        <w:r w:rsidRPr="009A799D">
          <w:rPr>
            <w:rStyle w:val="StyleUnderline"/>
            <w:rFonts w:ascii="Roboto" w:eastAsiaTheme="minorHAnsi" w:hAnsi="Roboto" w:hint="eastAsia"/>
            <w:rPrChange w:id="273" w:author="katie" w:date="2018-07-12T10:33:00Z">
              <w:rPr>
                <w:rStyle w:val="searchword"/>
                <w:rFonts w:ascii="Open Sans" w:eastAsiaTheme="majorEastAsia" w:hAnsi="Open Sans" w:hint="eastAsia"/>
                <w:color w:val="2E6D9D"/>
                <w:sz w:val="27"/>
                <w:szCs w:val="27"/>
                <w:shd w:val="clear" w:color="auto" w:fill="ADD8E6"/>
              </w:rPr>
            </w:rPrChange>
          </w:rPr>
          <w:t>defense</w:t>
        </w:r>
      </w:ins>
      <w:ins w:id="274" w:author="katie" w:date="2018-07-12T10:31:00Z">
        <w:r w:rsidRPr="009A799D">
          <w:rPr>
            <w:rStyle w:val="StyleUnderline"/>
            <w:rFonts w:ascii="Roboto" w:eastAsiaTheme="minorHAnsi" w:hAnsi="Roboto" w:hint="eastAsia"/>
            <w:rPrChange w:id="275" w:author="katie" w:date="2018-07-12T10:33:00Z">
              <w:rPr>
                <w:rStyle w:val="Hyperlink"/>
                <w:rFonts w:ascii="Open Sans" w:eastAsiaTheme="majorEastAsia" w:hAnsi="Open Sans" w:hint="eastAsia"/>
                <w:color w:val="2E6D9D"/>
                <w:sz w:val="27"/>
                <w:szCs w:val="27"/>
              </w:rPr>
            </w:rPrChange>
          </w:rPr>
          <w:t xml:space="preserve"> </w:t>
        </w:r>
      </w:ins>
      <w:ins w:id="276" w:author="katie" w:date="2018-07-12T10:30:00Z">
        <w:r w:rsidRPr="009A799D">
          <w:rPr>
            <w:rStyle w:val="StyleUnderline"/>
            <w:rFonts w:ascii="Roboto" w:eastAsiaTheme="minorHAnsi" w:hAnsi="Roboto" w:hint="eastAsia"/>
            <w:rPrChange w:id="277" w:author="katie" w:date="2018-07-12T10:33:00Z">
              <w:rPr>
                <w:rStyle w:val="Hyperlink"/>
                <w:rFonts w:ascii="Open Sans" w:eastAsiaTheme="majorEastAsia" w:hAnsi="Open Sans" w:hint="eastAsia"/>
                <w:color w:val="2E6D9D"/>
                <w:sz w:val="27"/>
                <w:szCs w:val="27"/>
              </w:rPr>
            </w:rPrChange>
          </w:rPr>
          <w:t>partner</w:t>
        </w:r>
        <w:r w:rsidRPr="009A799D">
          <w:rPr>
            <w:rStyle w:val="StyleUnderline"/>
            <w:rFonts w:ascii="Roboto" w:eastAsiaTheme="minorHAnsi" w:hAnsi="Roboto"/>
            <w:rPrChange w:id="278" w:author="katie" w:date="2018-07-12T10:33:00Z">
              <w:rPr>
                <w:rFonts w:ascii="Open Sans" w:hAnsi="Open Sans"/>
                <w:color w:val="000000"/>
                <w:sz w:val="27"/>
                <w:szCs w:val="27"/>
              </w:rPr>
            </w:rPrChange>
          </w:rPr>
          <w:fldChar w:fldCharType="end"/>
        </w:r>
        <w:r w:rsidRPr="009A799D">
          <w:rPr>
            <w:rStyle w:val="StyleUnderline"/>
            <w:rFonts w:ascii="Roboto" w:eastAsiaTheme="minorHAnsi" w:hAnsi="Roboto"/>
            <w:rPrChange w:id="279" w:author="katie" w:date="2018-07-12T10:33:00Z">
              <w:rPr>
                <w:rFonts w:ascii="Open Sans" w:hAnsi="Open Sans"/>
                <w:color w:val="000000"/>
                <w:sz w:val="27"/>
                <w:szCs w:val="27"/>
              </w:rPr>
            </w:rPrChange>
          </w:rPr>
          <w:t>. Despite these significant steps forward, the challenge of best demonstrating the impact of these historic decisions remains</w:t>
        </w:r>
        <w:r w:rsidRPr="009A799D">
          <w:rPr>
            <w:rFonts w:ascii="Roboto" w:eastAsiaTheme="minorHAnsi" w:hAnsi="Roboto"/>
            <w:sz w:val="16"/>
            <w:rPrChange w:id="280" w:author="katie" w:date="2018-07-12T10:32:00Z">
              <w:rPr>
                <w:rFonts w:ascii="Open Sans" w:hAnsi="Open Sans"/>
                <w:color w:val="000000"/>
                <w:sz w:val="27"/>
                <w:szCs w:val="27"/>
              </w:rPr>
            </w:rPrChange>
          </w:rPr>
          <w:t>.</w:t>
        </w:r>
      </w:ins>
      <w:ins w:id="281" w:author="katie" w:date="2018-07-12T10:31:00Z">
        <w:r w:rsidRPr="009A799D">
          <w:rPr>
            <w:rFonts w:ascii="Roboto" w:eastAsiaTheme="minorHAnsi" w:hAnsi="Roboto"/>
            <w:sz w:val="16"/>
            <w:rPrChange w:id="282" w:author="katie" w:date="2018-07-12T10:32:00Z">
              <w:rPr>
                <w:rFonts w:ascii="Open Sans" w:hAnsi="Open Sans"/>
                <w:color w:val="000000"/>
                <w:sz w:val="27"/>
                <w:szCs w:val="27"/>
              </w:rPr>
            </w:rPrChange>
          </w:rPr>
          <w:t xml:space="preserve"> </w:t>
        </w:r>
      </w:ins>
      <w:ins w:id="283" w:author="katie" w:date="2018-07-12T10:30:00Z">
        <w:r w:rsidRPr="009A799D">
          <w:rPr>
            <w:rFonts w:ascii="Roboto" w:eastAsiaTheme="minorHAnsi" w:hAnsi="Roboto"/>
            <w:sz w:val="16"/>
            <w:rPrChange w:id="284" w:author="katie" w:date="2018-07-12T10:32:00Z">
              <w:rPr>
                <w:rFonts w:ascii="Open Sans" w:hAnsi="Open Sans"/>
                <w:color w:val="000000"/>
                <w:sz w:val="27"/>
                <w:szCs w:val="27"/>
              </w:rPr>
            </w:rPrChange>
          </w:rPr>
          <w:t xml:space="preserve">The </w:t>
        </w:r>
        <w:r w:rsidRPr="009A799D">
          <w:rPr>
            <w:rStyle w:val="StyleUnderline"/>
            <w:rFonts w:ascii="Roboto" w:eastAsiaTheme="minorHAnsi" w:hAnsi="Roboto"/>
            <w:rPrChange w:id="285" w:author="katie" w:date="2018-07-12T10:34:00Z">
              <w:rPr>
                <w:rFonts w:ascii="Open Sans" w:hAnsi="Open Sans"/>
                <w:color w:val="000000"/>
                <w:sz w:val="27"/>
                <w:szCs w:val="27"/>
              </w:rPr>
            </w:rPrChange>
          </w:rPr>
          <w:t>U.S. operates internationally within a longst</w:t>
        </w:r>
        <w:r w:rsidRPr="009A799D">
          <w:rPr>
            <w:rStyle w:val="StyleUnderline"/>
            <w:rFonts w:ascii="Roboto" w:eastAsiaTheme="minorHAnsi" w:hAnsi="Roboto" w:hint="eastAsia"/>
            <w:rPrChange w:id="286" w:author="katie" w:date="2018-07-12T10:34:00Z">
              <w:rPr>
                <w:rStyle w:val="searchword"/>
                <w:rFonts w:ascii="Open Sans" w:eastAsiaTheme="majorEastAsia" w:hAnsi="Open Sans" w:hint="eastAsia"/>
                <w:color w:val="000000"/>
                <w:sz w:val="27"/>
                <w:szCs w:val="27"/>
                <w:shd w:val="clear" w:color="auto" w:fill="ADD8E6"/>
              </w:rPr>
            </w:rPrChange>
          </w:rPr>
          <w:t>and</w:t>
        </w:r>
        <w:r w:rsidRPr="009A799D">
          <w:rPr>
            <w:rStyle w:val="StyleUnderline"/>
            <w:rFonts w:ascii="Roboto" w:eastAsiaTheme="minorHAnsi" w:hAnsi="Roboto"/>
            <w:rPrChange w:id="287" w:author="katie" w:date="2018-07-12T10:34:00Z">
              <w:rPr>
                <w:rFonts w:ascii="Open Sans" w:hAnsi="Open Sans"/>
                <w:color w:val="000000"/>
                <w:sz w:val="27"/>
                <w:szCs w:val="27"/>
              </w:rPr>
            </w:rPrChange>
          </w:rPr>
          <w:t>ing policy</w:t>
        </w:r>
      </w:ins>
      <w:ins w:id="288" w:author="katie" w:date="2018-07-12T10:31:00Z">
        <w:r w:rsidRPr="009A799D">
          <w:rPr>
            <w:rStyle w:val="StyleUnderline"/>
            <w:rFonts w:ascii="Roboto" w:eastAsiaTheme="minorHAnsi" w:hAnsi="Roboto"/>
            <w:rPrChange w:id="289" w:author="katie" w:date="2018-07-12T10:34:00Z">
              <w:rPr>
                <w:rFonts w:ascii="Open Sans" w:hAnsi="Open Sans"/>
                <w:color w:val="000000"/>
                <w:sz w:val="27"/>
                <w:szCs w:val="27"/>
              </w:rPr>
            </w:rPrChange>
          </w:rPr>
          <w:t xml:space="preserve"> </w:t>
        </w:r>
      </w:ins>
      <w:ins w:id="290" w:author="katie" w:date="2018-07-12T10:30:00Z">
        <w:r w:rsidRPr="009A799D">
          <w:rPr>
            <w:rStyle w:val="StyleUnderline"/>
            <w:rFonts w:ascii="Roboto" w:eastAsiaTheme="minorHAnsi" w:hAnsi="Roboto" w:hint="eastAsia"/>
            <w:rPrChange w:id="291" w:author="katie" w:date="2018-07-12T10:34:00Z">
              <w:rPr>
                <w:rStyle w:val="searchword"/>
                <w:rFonts w:ascii="Open Sans" w:eastAsiaTheme="majorEastAsia" w:hAnsi="Open Sans" w:hint="eastAsia"/>
                <w:color w:val="000000"/>
                <w:sz w:val="27"/>
                <w:szCs w:val="27"/>
                <w:shd w:val="clear" w:color="auto" w:fill="ADD8E6"/>
              </w:rPr>
            </w:rPrChange>
          </w:rPr>
          <w:t>and</w:t>
        </w:r>
      </w:ins>
      <w:ins w:id="292" w:author="katie" w:date="2018-07-12T10:31:00Z">
        <w:r w:rsidRPr="009A799D">
          <w:rPr>
            <w:rStyle w:val="StyleUnderline"/>
            <w:rFonts w:ascii="Roboto" w:eastAsiaTheme="minorHAnsi" w:hAnsi="Roboto"/>
            <w:rPrChange w:id="293" w:author="katie" w:date="2018-07-12T10:34:00Z">
              <w:rPr>
                <w:rFonts w:ascii="Open Sans" w:hAnsi="Open Sans"/>
                <w:color w:val="000000"/>
                <w:sz w:val="27"/>
                <w:szCs w:val="27"/>
              </w:rPr>
            </w:rPrChange>
          </w:rPr>
          <w:t xml:space="preserve"> </w:t>
        </w:r>
      </w:ins>
      <w:ins w:id="294" w:author="katie" w:date="2018-07-12T10:30:00Z">
        <w:r w:rsidRPr="009A799D">
          <w:rPr>
            <w:rStyle w:val="StyleUnderline"/>
            <w:rFonts w:ascii="Roboto" w:eastAsiaTheme="minorHAnsi" w:hAnsi="Roboto"/>
            <w:rPrChange w:id="295" w:author="katie" w:date="2018-07-12T10:34:00Z">
              <w:rPr>
                <w:rFonts w:ascii="Open Sans" w:hAnsi="Open Sans"/>
                <w:color w:val="000000"/>
                <w:sz w:val="27"/>
                <w:szCs w:val="27"/>
              </w:rPr>
            </w:rPrChange>
          </w:rPr>
          <w:t>legal framework where select agreements enable</w:t>
        </w:r>
      </w:ins>
      <w:ins w:id="296" w:author="katie" w:date="2018-07-12T10:31:00Z">
        <w:r w:rsidRPr="009A799D">
          <w:rPr>
            <w:rStyle w:val="StyleUnderline"/>
            <w:rFonts w:ascii="Roboto" w:eastAsiaTheme="minorHAnsi" w:hAnsi="Roboto"/>
            <w:rPrChange w:id="297" w:author="katie" w:date="2018-07-12T10:34:00Z">
              <w:rPr>
                <w:rFonts w:ascii="Open Sans" w:hAnsi="Open Sans"/>
                <w:color w:val="000000"/>
                <w:sz w:val="27"/>
                <w:szCs w:val="27"/>
              </w:rPr>
            </w:rPrChange>
          </w:rPr>
          <w:t xml:space="preserve"> </w:t>
        </w:r>
      </w:ins>
      <w:ins w:id="298" w:author="katie" w:date="2018-07-12T10:30:00Z">
        <w:r w:rsidRPr="009A799D">
          <w:rPr>
            <w:rStyle w:val="StyleUnderline"/>
            <w:rFonts w:ascii="Roboto" w:eastAsiaTheme="minorHAnsi" w:hAnsi="Roboto" w:hint="eastAsia"/>
            <w:rPrChange w:id="299" w:author="katie" w:date="2018-07-12T10:34:00Z">
              <w:rPr>
                <w:rStyle w:val="searchword"/>
                <w:rFonts w:ascii="Open Sans" w:eastAsiaTheme="majorEastAsia" w:hAnsi="Open Sans" w:hint="eastAsia"/>
                <w:color w:val="000000"/>
                <w:sz w:val="27"/>
                <w:szCs w:val="27"/>
                <w:shd w:val="clear" w:color="auto" w:fill="ADD8E6"/>
              </w:rPr>
            </w:rPrChange>
          </w:rPr>
          <w:t>and</w:t>
        </w:r>
      </w:ins>
      <w:ins w:id="300" w:author="katie" w:date="2018-07-12T10:31:00Z">
        <w:r w:rsidRPr="009A799D">
          <w:rPr>
            <w:rStyle w:val="StyleUnderline"/>
            <w:rFonts w:ascii="Roboto" w:eastAsiaTheme="minorHAnsi" w:hAnsi="Roboto"/>
            <w:rPrChange w:id="301" w:author="katie" w:date="2018-07-12T10:34:00Z">
              <w:rPr>
                <w:rFonts w:ascii="Open Sans" w:hAnsi="Open Sans"/>
                <w:color w:val="000000"/>
                <w:sz w:val="27"/>
                <w:szCs w:val="27"/>
              </w:rPr>
            </w:rPrChange>
          </w:rPr>
          <w:t xml:space="preserve"> </w:t>
        </w:r>
      </w:ins>
      <w:ins w:id="302" w:author="katie" w:date="2018-07-12T10:30:00Z">
        <w:r w:rsidRPr="009A799D">
          <w:rPr>
            <w:rStyle w:val="StyleUnderline"/>
            <w:rFonts w:ascii="Roboto" w:eastAsiaTheme="minorHAnsi" w:hAnsi="Roboto"/>
            <w:rPrChange w:id="303" w:author="katie" w:date="2018-07-12T10:34:00Z">
              <w:rPr>
                <w:rFonts w:ascii="Open Sans" w:hAnsi="Open Sans"/>
                <w:color w:val="000000"/>
                <w:sz w:val="27"/>
                <w:szCs w:val="27"/>
              </w:rPr>
            </w:rPrChange>
          </w:rPr>
          <w:t>advance cooperative</w:t>
        </w:r>
      </w:ins>
      <w:ins w:id="304" w:author="katie" w:date="2018-07-12T10:31:00Z">
        <w:r w:rsidRPr="009A799D">
          <w:rPr>
            <w:rStyle w:val="StyleUnderline"/>
            <w:rFonts w:ascii="Roboto" w:eastAsiaTheme="minorHAnsi" w:hAnsi="Roboto"/>
            <w:rPrChange w:id="305" w:author="katie" w:date="2018-07-12T10:34:00Z">
              <w:rPr>
                <w:rFonts w:ascii="Open Sans" w:hAnsi="Open Sans"/>
                <w:color w:val="000000"/>
                <w:sz w:val="27"/>
                <w:szCs w:val="27"/>
              </w:rPr>
            </w:rPrChange>
          </w:rPr>
          <w:t xml:space="preserve"> </w:t>
        </w:r>
      </w:ins>
      <w:ins w:id="306" w:author="katie" w:date="2018-07-12T10:30:00Z">
        <w:r w:rsidRPr="009A799D">
          <w:rPr>
            <w:rStyle w:val="StyleUnderline"/>
            <w:rFonts w:ascii="Roboto" w:eastAsiaTheme="minorHAnsi" w:hAnsi="Roboto" w:hint="eastAsia"/>
            <w:rPrChange w:id="307" w:author="katie" w:date="2018-07-12T10:34:00Z">
              <w:rPr>
                <w:rStyle w:val="searchword"/>
                <w:rFonts w:ascii="Open Sans" w:eastAsiaTheme="majorEastAsia" w:hAnsi="Open Sans" w:hint="eastAsia"/>
                <w:color w:val="000000"/>
                <w:sz w:val="27"/>
                <w:szCs w:val="27"/>
                <w:shd w:val="clear" w:color="auto" w:fill="ADD8E6"/>
              </w:rPr>
            </w:rPrChange>
          </w:rPr>
          <w:t>defense</w:t>
        </w:r>
      </w:ins>
      <w:ins w:id="308" w:author="katie" w:date="2018-07-12T10:31:00Z">
        <w:r w:rsidRPr="009A799D">
          <w:rPr>
            <w:rStyle w:val="StyleUnderline"/>
            <w:rFonts w:ascii="Roboto" w:eastAsiaTheme="minorHAnsi" w:hAnsi="Roboto"/>
            <w:rPrChange w:id="309" w:author="katie" w:date="2018-07-12T10:34:00Z">
              <w:rPr>
                <w:rFonts w:ascii="Open Sans" w:hAnsi="Open Sans"/>
                <w:color w:val="000000"/>
                <w:sz w:val="27"/>
                <w:szCs w:val="27"/>
              </w:rPr>
            </w:rPrChange>
          </w:rPr>
          <w:t xml:space="preserve"> </w:t>
        </w:r>
      </w:ins>
      <w:ins w:id="310" w:author="katie" w:date="2018-07-12T10:30:00Z">
        <w:r w:rsidRPr="009A799D">
          <w:rPr>
            <w:rStyle w:val="StyleUnderline"/>
            <w:rFonts w:ascii="Roboto" w:eastAsiaTheme="minorHAnsi" w:hAnsi="Roboto" w:hint="eastAsia"/>
            <w:rPrChange w:id="311" w:author="katie" w:date="2018-07-12T10:34:00Z">
              <w:rPr>
                <w:rStyle w:val="searchword"/>
                <w:rFonts w:ascii="Open Sans" w:eastAsiaTheme="majorEastAsia" w:hAnsi="Open Sans" w:hint="eastAsia"/>
                <w:color w:val="000000"/>
                <w:sz w:val="27"/>
                <w:szCs w:val="27"/>
                <w:shd w:val="clear" w:color="auto" w:fill="ADD8E6"/>
              </w:rPr>
            </w:rPrChange>
          </w:rPr>
          <w:t>relations</w:t>
        </w:r>
        <w:r w:rsidRPr="009A799D">
          <w:rPr>
            <w:rStyle w:val="StyleUnderline"/>
            <w:rFonts w:ascii="Roboto" w:eastAsiaTheme="minorHAnsi" w:hAnsi="Roboto"/>
            <w:rPrChange w:id="312" w:author="katie" w:date="2018-07-12T10:34:00Z">
              <w:rPr>
                <w:rFonts w:ascii="Open Sans" w:hAnsi="Open Sans"/>
                <w:color w:val="000000"/>
                <w:sz w:val="27"/>
                <w:szCs w:val="27"/>
              </w:rPr>
            </w:rPrChange>
          </w:rPr>
          <w:t>hips.</w:t>
        </w:r>
        <w:r w:rsidRPr="009A799D">
          <w:rPr>
            <w:rFonts w:ascii="Roboto" w:eastAsiaTheme="minorHAnsi" w:hAnsi="Roboto"/>
            <w:sz w:val="16"/>
            <w:rPrChange w:id="313" w:author="katie" w:date="2018-07-12T10:32:00Z">
              <w:rPr>
                <w:rFonts w:ascii="Open Sans" w:hAnsi="Open Sans"/>
                <w:color w:val="000000"/>
                <w:sz w:val="27"/>
                <w:szCs w:val="27"/>
              </w:rPr>
            </w:rPrChange>
          </w:rPr>
          <w:t xml:space="preserve"> This approach is highly structured, withst</w:t>
        </w:r>
        <w:r w:rsidRPr="009A799D">
          <w:rPr>
            <w:rFonts w:ascii="Roboto" w:eastAsiaTheme="minorHAnsi" w:hAnsi="Roboto" w:hint="eastAsia"/>
            <w:sz w:val="16"/>
            <w:rPrChange w:id="314" w:author="katie" w:date="2018-07-12T10:32:00Z">
              <w:rPr>
                <w:rStyle w:val="searchword"/>
                <w:rFonts w:ascii="Open Sans" w:eastAsiaTheme="majorEastAsia" w:hAnsi="Open Sans" w:hint="eastAsia"/>
                <w:color w:val="000000"/>
                <w:sz w:val="27"/>
                <w:szCs w:val="27"/>
                <w:shd w:val="clear" w:color="auto" w:fill="ADD8E6"/>
              </w:rPr>
            </w:rPrChange>
          </w:rPr>
          <w:t>and</w:t>
        </w:r>
        <w:r w:rsidRPr="009A799D">
          <w:rPr>
            <w:rFonts w:ascii="Roboto" w:eastAsiaTheme="minorHAnsi" w:hAnsi="Roboto"/>
            <w:sz w:val="16"/>
            <w:rPrChange w:id="315" w:author="katie" w:date="2018-07-12T10:32:00Z">
              <w:rPr>
                <w:rFonts w:ascii="Open Sans" w:hAnsi="Open Sans"/>
                <w:color w:val="000000"/>
                <w:sz w:val="27"/>
                <w:szCs w:val="27"/>
              </w:rPr>
            </w:rPrChange>
          </w:rPr>
          <w:t xml:space="preserve">ing the test of time. </w:t>
        </w:r>
        <w:r w:rsidRPr="009A799D">
          <w:rPr>
            <w:rStyle w:val="StyleUnderline"/>
            <w:rFonts w:ascii="Roboto" w:eastAsiaTheme="minorHAnsi" w:hAnsi="Roboto"/>
            <w:rPrChange w:id="316" w:author="katie" w:date="2018-07-12T10:34:00Z">
              <w:rPr>
                <w:rFonts w:ascii="Open Sans" w:hAnsi="Open Sans"/>
                <w:color w:val="000000"/>
                <w:sz w:val="27"/>
                <w:szCs w:val="27"/>
              </w:rPr>
            </w:rPrChange>
          </w:rPr>
          <w:t>Part of this structure includes agreements that enable technology cooperation</w:t>
        </w:r>
      </w:ins>
      <w:ins w:id="317" w:author="katie" w:date="2018-07-12T10:31:00Z">
        <w:r w:rsidRPr="009A799D">
          <w:rPr>
            <w:rStyle w:val="StyleUnderline"/>
            <w:rFonts w:ascii="Roboto" w:eastAsiaTheme="minorHAnsi" w:hAnsi="Roboto"/>
            <w:rPrChange w:id="318" w:author="katie" w:date="2018-07-12T10:34:00Z">
              <w:rPr>
                <w:rFonts w:ascii="Open Sans" w:hAnsi="Open Sans"/>
                <w:color w:val="000000"/>
                <w:sz w:val="27"/>
                <w:szCs w:val="27"/>
              </w:rPr>
            </w:rPrChange>
          </w:rPr>
          <w:t xml:space="preserve"> </w:t>
        </w:r>
      </w:ins>
      <w:ins w:id="319" w:author="katie" w:date="2018-07-12T10:30:00Z">
        <w:r w:rsidRPr="009A799D">
          <w:rPr>
            <w:rStyle w:val="StyleUnderline"/>
            <w:rFonts w:ascii="Roboto" w:eastAsiaTheme="minorHAnsi" w:hAnsi="Roboto" w:hint="eastAsia"/>
            <w:rPrChange w:id="320" w:author="katie" w:date="2018-07-12T10:34:00Z">
              <w:rPr>
                <w:rStyle w:val="searchword"/>
                <w:rFonts w:ascii="Open Sans" w:eastAsiaTheme="majorEastAsia" w:hAnsi="Open Sans" w:hint="eastAsia"/>
                <w:color w:val="000000"/>
                <w:sz w:val="27"/>
                <w:szCs w:val="27"/>
                <w:shd w:val="clear" w:color="auto" w:fill="ADD8E6"/>
              </w:rPr>
            </w:rPrChange>
          </w:rPr>
          <w:t>and</w:t>
        </w:r>
      </w:ins>
      <w:ins w:id="321" w:author="katie" w:date="2018-07-12T10:31:00Z">
        <w:r w:rsidRPr="009A799D">
          <w:rPr>
            <w:rStyle w:val="StyleUnderline"/>
            <w:rFonts w:ascii="Roboto" w:eastAsiaTheme="minorHAnsi" w:hAnsi="Roboto"/>
            <w:rPrChange w:id="322" w:author="katie" w:date="2018-07-12T10:34:00Z">
              <w:rPr>
                <w:rFonts w:ascii="Open Sans" w:hAnsi="Open Sans"/>
                <w:color w:val="000000"/>
                <w:sz w:val="27"/>
                <w:szCs w:val="27"/>
              </w:rPr>
            </w:rPrChange>
          </w:rPr>
          <w:t xml:space="preserve"> </w:t>
        </w:r>
      </w:ins>
      <w:ins w:id="323" w:author="katie" w:date="2018-07-12T10:30:00Z">
        <w:r w:rsidRPr="009A799D">
          <w:rPr>
            <w:rStyle w:val="StyleUnderline"/>
            <w:rFonts w:ascii="Roboto" w:eastAsiaTheme="minorHAnsi" w:hAnsi="Roboto"/>
            <w:rPrChange w:id="324" w:author="katie" w:date="2018-07-12T10:34:00Z">
              <w:rPr>
                <w:rFonts w:ascii="Open Sans" w:hAnsi="Open Sans"/>
                <w:color w:val="000000"/>
                <w:sz w:val="27"/>
                <w:szCs w:val="27"/>
              </w:rPr>
            </w:rPrChange>
          </w:rPr>
          <w:t>interoperability</w:t>
        </w:r>
        <w:r w:rsidRPr="009A799D">
          <w:rPr>
            <w:rFonts w:ascii="Roboto" w:eastAsiaTheme="minorHAnsi" w:hAnsi="Roboto"/>
            <w:sz w:val="16"/>
            <w:rPrChange w:id="325" w:author="katie" w:date="2018-07-12T10:32:00Z">
              <w:rPr>
                <w:rFonts w:ascii="Open Sans" w:hAnsi="Open Sans"/>
                <w:color w:val="000000"/>
                <w:sz w:val="27"/>
                <w:szCs w:val="27"/>
              </w:rPr>
            </w:rPrChange>
          </w:rPr>
          <w:t>. In our</w:t>
        </w:r>
      </w:ins>
      <w:ins w:id="326" w:author="katie" w:date="2018-07-12T10:31:00Z">
        <w:r w:rsidRPr="009A799D">
          <w:rPr>
            <w:rFonts w:ascii="Roboto" w:eastAsiaTheme="minorHAnsi" w:hAnsi="Roboto"/>
            <w:sz w:val="16"/>
            <w:rPrChange w:id="327" w:author="katie" w:date="2018-07-12T10:32:00Z">
              <w:rPr>
                <w:rFonts w:ascii="Open Sans" w:hAnsi="Open Sans"/>
                <w:color w:val="000000"/>
                <w:sz w:val="27"/>
                <w:szCs w:val="27"/>
              </w:rPr>
            </w:rPrChange>
          </w:rPr>
          <w:t xml:space="preserve"> </w:t>
        </w:r>
      </w:ins>
      <w:ins w:id="328" w:author="katie" w:date="2018-07-12T10:30:00Z">
        <w:r w:rsidRPr="009A799D">
          <w:rPr>
            <w:rFonts w:ascii="Roboto" w:eastAsiaTheme="minorHAnsi" w:hAnsi="Roboto" w:hint="eastAsia"/>
            <w:sz w:val="16"/>
            <w:rPrChange w:id="329" w:author="katie" w:date="2018-07-12T10:32:00Z">
              <w:rPr>
                <w:rStyle w:val="searchword"/>
                <w:rFonts w:ascii="Open Sans" w:eastAsiaTheme="majorEastAsia" w:hAnsi="Open Sans" w:hint="eastAsia"/>
                <w:color w:val="000000"/>
                <w:sz w:val="27"/>
                <w:szCs w:val="27"/>
                <w:shd w:val="clear" w:color="auto" w:fill="ADD8E6"/>
              </w:rPr>
            </w:rPrChange>
          </w:rPr>
          <w:t>relations</w:t>
        </w:r>
        <w:r w:rsidRPr="009A799D">
          <w:rPr>
            <w:rFonts w:ascii="Roboto" w:eastAsiaTheme="minorHAnsi" w:hAnsi="Roboto"/>
            <w:sz w:val="16"/>
            <w:rPrChange w:id="330" w:author="katie" w:date="2018-07-12T10:32:00Z">
              <w:rPr>
                <w:rFonts w:ascii="Open Sans" w:hAnsi="Open Sans"/>
                <w:color w:val="000000"/>
                <w:sz w:val="27"/>
                <w:szCs w:val="27"/>
              </w:rPr>
            </w:rPrChange>
          </w:rPr>
          <w:t>hip with</w:t>
        </w:r>
      </w:ins>
      <w:ins w:id="331" w:author="katie" w:date="2018-07-12T10:31:00Z">
        <w:r w:rsidRPr="009A799D">
          <w:rPr>
            <w:rFonts w:ascii="Roboto" w:eastAsiaTheme="minorHAnsi" w:hAnsi="Roboto"/>
            <w:sz w:val="16"/>
            <w:rPrChange w:id="332" w:author="katie" w:date="2018-07-12T10:32:00Z">
              <w:rPr>
                <w:rFonts w:ascii="Open Sans" w:hAnsi="Open Sans"/>
                <w:color w:val="000000"/>
                <w:sz w:val="27"/>
                <w:szCs w:val="27"/>
              </w:rPr>
            </w:rPrChange>
          </w:rPr>
          <w:t xml:space="preserve"> </w:t>
        </w:r>
      </w:ins>
      <w:ins w:id="333" w:author="katie" w:date="2018-07-12T10:30:00Z">
        <w:r w:rsidRPr="009A799D">
          <w:rPr>
            <w:rFonts w:ascii="Roboto" w:eastAsiaTheme="minorHAnsi" w:hAnsi="Roboto" w:hint="eastAsia"/>
            <w:sz w:val="16"/>
            <w:rPrChange w:id="334" w:author="katie" w:date="2018-07-12T10:32:00Z">
              <w:rPr>
                <w:rStyle w:val="searchword"/>
                <w:rFonts w:ascii="Open Sans" w:eastAsiaTheme="majorEastAsia" w:hAnsi="Open Sans" w:hint="eastAsia"/>
                <w:color w:val="000000"/>
                <w:sz w:val="27"/>
                <w:szCs w:val="27"/>
                <w:shd w:val="clear" w:color="auto" w:fill="ADD8E6"/>
              </w:rPr>
            </w:rPrChange>
          </w:rPr>
          <w:t>India</w:t>
        </w:r>
        <w:r w:rsidRPr="009A799D">
          <w:rPr>
            <w:rFonts w:ascii="Roboto" w:eastAsiaTheme="minorHAnsi" w:hAnsi="Roboto"/>
            <w:sz w:val="16"/>
            <w:rPrChange w:id="335" w:author="katie" w:date="2018-07-12T10:32:00Z">
              <w:rPr>
                <w:rFonts w:ascii="Open Sans" w:hAnsi="Open Sans"/>
                <w:color w:val="000000"/>
                <w:sz w:val="27"/>
                <w:szCs w:val="27"/>
              </w:rPr>
            </w:rPrChange>
          </w:rPr>
          <w:t xml:space="preserve">, the </w:t>
        </w:r>
        <w:r w:rsidRPr="009A799D">
          <w:rPr>
            <w:rStyle w:val="StyleUnderline"/>
            <w:rFonts w:ascii="Roboto" w:eastAsiaTheme="minorHAnsi" w:hAnsi="Roboto"/>
            <w:rPrChange w:id="336" w:author="katie" w:date="2018-07-12T10:34:00Z">
              <w:rPr>
                <w:rFonts w:ascii="Open Sans" w:hAnsi="Open Sans"/>
                <w:color w:val="000000"/>
                <w:sz w:val="27"/>
                <w:szCs w:val="27"/>
              </w:rPr>
            </w:rPrChange>
          </w:rPr>
          <w:t>U.S. continues to insist that</w:t>
        </w:r>
      </w:ins>
      <w:ins w:id="337" w:author="katie" w:date="2018-07-12T10:31:00Z">
        <w:r w:rsidRPr="009A799D">
          <w:rPr>
            <w:rStyle w:val="StyleUnderline"/>
            <w:rFonts w:ascii="Roboto" w:eastAsiaTheme="minorHAnsi" w:hAnsi="Roboto"/>
            <w:rPrChange w:id="338" w:author="katie" w:date="2018-07-12T10:34:00Z">
              <w:rPr>
                <w:rFonts w:ascii="Open Sans" w:hAnsi="Open Sans"/>
                <w:color w:val="000000"/>
                <w:sz w:val="27"/>
                <w:szCs w:val="27"/>
              </w:rPr>
            </w:rPrChange>
          </w:rPr>
          <w:t xml:space="preserve"> </w:t>
        </w:r>
      </w:ins>
      <w:ins w:id="339" w:author="katie" w:date="2018-07-12T10:30:00Z">
        <w:r w:rsidRPr="009A799D">
          <w:rPr>
            <w:rStyle w:val="StyleUnderline"/>
            <w:rFonts w:ascii="Roboto" w:eastAsiaTheme="minorHAnsi" w:hAnsi="Roboto" w:hint="eastAsia"/>
            <w:rPrChange w:id="340" w:author="katie" w:date="2018-07-12T10:34:00Z">
              <w:rPr>
                <w:rStyle w:val="searchword"/>
                <w:rFonts w:ascii="Open Sans" w:eastAsiaTheme="majorEastAsia" w:hAnsi="Open Sans" w:hint="eastAsia"/>
                <w:color w:val="000000"/>
                <w:sz w:val="27"/>
                <w:szCs w:val="27"/>
                <w:shd w:val="clear" w:color="auto" w:fill="ADD8E6"/>
              </w:rPr>
            </w:rPrChange>
          </w:rPr>
          <w:t>India</w:t>
        </w:r>
      </w:ins>
      <w:ins w:id="341" w:author="katie" w:date="2018-07-12T10:31:00Z">
        <w:r w:rsidRPr="009A799D">
          <w:rPr>
            <w:rStyle w:val="StyleUnderline"/>
            <w:rFonts w:ascii="Roboto" w:eastAsiaTheme="minorHAnsi" w:hAnsi="Roboto"/>
            <w:rPrChange w:id="342" w:author="katie" w:date="2018-07-12T10:34:00Z">
              <w:rPr>
                <w:rFonts w:ascii="Open Sans" w:hAnsi="Open Sans"/>
                <w:color w:val="000000"/>
                <w:sz w:val="27"/>
                <w:szCs w:val="27"/>
              </w:rPr>
            </w:rPrChange>
          </w:rPr>
          <w:t xml:space="preserve"> </w:t>
        </w:r>
      </w:ins>
      <w:ins w:id="343" w:author="katie" w:date="2018-07-12T10:30:00Z">
        <w:r w:rsidRPr="009A799D">
          <w:rPr>
            <w:rStyle w:val="StyleUnderline"/>
            <w:rFonts w:ascii="Roboto" w:eastAsiaTheme="minorHAnsi" w:hAnsi="Roboto"/>
            <w:rPrChange w:id="344" w:author="katie" w:date="2018-07-12T10:34:00Z">
              <w:rPr>
                <w:rFonts w:ascii="Open Sans" w:hAnsi="Open Sans"/>
                <w:color w:val="000000"/>
                <w:sz w:val="27"/>
                <w:szCs w:val="27"/>
              </w:rPr>
            </w:rPrChange>
          </w:rPr>
          <w:t>embrace this established paradigm</w:t>
        </w:r>
      </w:ins>
      <w:ins w:id="345" w:author="katie" w:date="2018-07-12T10:31:00Z">
        <w:r w:rsidRPr="009A799D">
          <w:rPr>
            <w:rStyle w:val="StyleUnderline"/>
            <w:rFonts w:ascii="Roboto" w:eastAsiaTheme="minorHAnsi" w:hAnsi="Roboto"/>
            <w:rPrChange w:id="346" w:author="katie" w:date="2018-07-12T10:34:00Z">
              <w:rPr>
                <w:rFonts w:ascii="Open Sans" w:hAnsi="Open Sans"/>
                <w:color w:val="000000"/>
                <w:sz w:val="27"/>
                <w:szCs w:val="27"/>
              </w:rPr>
            </w:rPrChange>
          </w:rPr>
          <w:t xml:space="preserve"> </w:t>
        </w:r>
      </w:ins>
      <w:ins w:id="347" w:author="katie" w:date="2018-07-12T10:30:00Z">
        <w:r w:rsidRPr="009A799D">
          <w:rPr>
            <w:rStyle w:val="StyleUnderline"/>
            <w:rFonts w:ascii="Roboto" w:eastAsiaTheme="minorHAnsi" w:hAnsi="Roboto" w:hint="eastAsia"/>
            <w:rPrChange w:id="348" w:author="katie" w:date="2018-07-12T10:34:00Z">
              <w:rPr>
                <w:rStyle w:val="searchword"/>
                <w:rFonts w:ascii="Open Sans" w:eastAsiaTheme="majorEastAsia" w:hAnsi="Open Sans" w:hint="eastAsia"/>
                <w:color w:val="000000"/>
                <w:sz w:val="27"/>
                <w:szCs w:val="27"/>
                <w:shd w:val="clear" w:color="auto" w:fill="ADD8E6"/>
              </w:rPr>
            </w:rPrChange>
          </w:rPr>
          <w:t>and</w:t>
        </w:r>
      </w:ins>
      <w:ins w:id="349" w:author="katie" w:date="2018-07-12T10:31:00Z">
        <w:r w:rsidRPr="009A799D">
          <w:rPr>
            <w:rStyle w:val="StyleUnderline"/>
            <w:rFonts w:ascii="Roboto" w:eastAsiaTheme="minorHAnsi" w:hAnsi="Roboto"/>
            <w:rPrChange w:id="350" w:author="katie" w:date="2018-07-12T10:34:00Z">
              <w:rPr>
                <w:rFonts w:ascii="Open Sans" w:hAnsi="Open Sans"/>
                <w:color w:val="000000"/>
                <w:sz w:val="27"/>
                <w:szCs w:val="27"/>
              </w:rPr>
            </w:rPrChange>
          </w:rPr>
          <w:t xml:space="preserve"> </w:t>
        </w:r>
      </w:ins>
      <w:ins w:id="351" w:author="katie" w:date="2018-07-12T10:30:00Z">
        <w:r w:rsidRPr="009A799D">
          <w:rPr>
            <w:rStyle w:val="StyleUnderline"/>
            <w:rFonts w:ascii="Roboto" w:eastAsiaTheme="minorHAnsi" w:hAnsi="Roboto"/>
            <w:rPrChange w:id="352" w:author="katie" w:date="2018-07-12T10:34:00Z">
              <w:rPr>
                <w:rFonts w:ascii="Open Sans" w:hAnsi="Open Sans"/>
                <w:color w:val="000000"/>
                <w:sz w:val="27"/>
                <w:szCs w:val="27"/>
              </w:rPr>
            </w:rPrChange>
          </w:rPr>
          <w:t xml:space="preserve">install </w:t>
        </w:r>
        <w:r w:rsidRPr="009A799D">
          <w:rPr>
            <w:rStyle w:val="StyleUnderline"/>
            <w:rFonts w:ascii="Roboto" w:eastAsiaTheme="minorHAnsi" w:hAnsi="Roboto" w:hint="eastAsia"/>
            <w:rPrChange w:id="353" w:author="katie" w:date="2018-07-12T10:34:00Z">
              <w:rPr>
                <w:rFonts w:ascii="Open Sans" w:hAnsi="Open Sans" w:hint="eastAsia"/>
                <w:color w:val="000000"/>
                <w:sz w:val="27"/>
                <w:szCs w:val="27"/>
              </w:rPr>
            </w:rPrChange>
          </w:rPr>
          <w:t>“</w:t>
        </w:r>
        <w:r w:rsidRPr="009A799D">
          <w:rPr>
            <w:rStyle w:val="StyleUnderline"/>
            <w:rFonts w:ascii="Roboto" w:eastAsiaTheme="minorHAnsi" w:hAnsi="Roboto"/>
            <w:rPrChange w:id="354" w:author="katie" w:date="2018-07-12T10:34:00Z">
              <w:rPr>
                <w:rFonts w:ascii="Open Sans" w:hAnsi="Open Sans"/>
                <w:color w:val="000000"/>
                <w:sz w:val="27"/>
                <w:szCs w:val="27"/>
              </w:rPr>
            </w:rPrChange>
          </w:rPr>
          <w:t>enabling agreements.</w:t>
        </w:r>
        <w:r w:rsidRPr="009A799D">
          <w:rPr>
            <w:rStyle w:val="StyleUnderline"/>
            <w:rFonts w:ascii="Roboto" w:eastAsiaTheme="minorHAnsi" w:hAnsi="Roboto" w:hint="eastAsia"/>
            <w:rPrChange w:id="355" w:author="katie" w:date="2018-07-12T10:34:00Z">
              <w:rPr>
                <w:rFonts w:ascii="Open Sans" w:hAnsi="Open Sans" w:hint="eastAsia"/>
                <w:color w:val="000000"/>
                <w:sz w:val="27"/>
                <w:szCs w:val="27"/>
              </w:rPr>
            </w:rPrChange>
          </w:rPr>
          <w:t>”</w:t>
        </w:r>
      </w:ins>
      <w:ins w:id="356" w:author="katie" w:date="2018-07-12T10:31:00Z">
        <w:r w:rsidRPr="009A799D">
          <w:rPr>
            <w:rFonts w:ascii="Roboto" w:eastAsiaTheme="minorHAnsi" w:hAnsi="Roboto"/>
            <w:sz w:val="16"/>
            <w:rPrChange w:id="357" w:author="katie" w:date="2018-07-12T10:32:00Z">
              <w:rPr>
                <w:rFonts w:ascii="Open Sans" w:hAnsi="Open Sans"/>
                <w:color w:val="000000"/>
                <w:sz w:val="27"/>
                <w:szCs w:val="27"/>
              </w:rPr>
            </w:rPrChange>
          </w:rPr>
          <w:t xml:space="preserve"> </w:t>
        </w:r>
      </w:ins>
      <w:ins w:id="358" w:author="katie" w:date="2018-07-12T10:30:00Z">
        <w:r w:rsidRPr="009A799D">
          <w:rPr>
            <w:rFonts w:ascii="Roboto" w:eastAsiaTheme="minorHAnsi" w:hAnsi="Roboto"/>
            <w:sz w:val="16"/>
            <w:rPrChange w:id="359" w:author="katie" w:date="2018-07-12T10:32:00Z">
              <w:rPr>
                <w:rFonts w:ascii="Open Sans" w:hAnsi="Open Sans"/>
                <w:color w:val="000000"/>
                <w:sz w:val="27"/>
                <w:szCs w:val="27"/>
              </w:rPr>
            </w:rPrChange>
          </w:rPr>
          <w:t>Unfortunately,</w:t>
        </w:r>
      </w:ins>
      <w:ins w:id="360" w:author="katie" w:date="2018-07-12T10:31:00Z">
        <w:r w:rsidRPr="009A799D">
          <w:rPr>
            <w:rFonts w:ascii="Roboto" w:eastAsiaTheme="minorHAnsi" w:hAnsi="Roboto"/>
            <w:sz w:val="16"/>
            <w:rPrChange w:id="361" w:author="katie" w:date="2018-07-12T10:32:00Z">
              <w:rPr>
                <w:rFonts w:ascii="Open Sans" w:hAnsi="Open Sans"/>
                <w:color w:val="000000"/>
                <w:sz w:val="27"/>
                <w:szCs w:val="27"/>
              </w:rPr>
            </w:rPrChange>
          </w:rPr>
          <w:t xml:space="preserve"> </w:t>
        </w:r>
      </w:ins>
      <w:ins w:id="362" w:author="katie" w:date="2018-07-12T10:30:00Z">
        <w:r w:rsidRPr="009A799D">
          <w:rPr>
            <w:rStyle w:val="StyleUnderline"/>
            <w:rFonts w:ascii="Roboto" w:eastAsiaTheme="minorHAnsi" w:hAnsi="Roboto" w:hint="eastAsia"/>
            <w:rPrChange w:id="363" w:author="katie" w:date="2018-07-12T10:34:00Z">
              <w:rPr>
                <w:rStyle w:val="searchword"/>
                <w:rFonts w:ascii="Open Sans" w:eastAsiaTheme="majorEastAsia" w:hAnsi="Open Sans" w:hint="eastAsia"/>
                <w:color w:val="000000"/>
                <w:sz w:val="27"/>
                <w:szCs w:val="27"/>
                <w:shd w:val="clear" w:color="auto" w:fill="ADD8E6"/>
              </w:rPr>
            </w:rPrChange>
          </w:rPr>
          <w:t>India</w:t>
        </w:r>
      </w:ins>
      <w:ins w:id="364" w:author="katie" w:date="2018-07-12T10:31:00Z">
        <w:r w:rsidRPr="009A799D">
          <w:rPr>
            <w:rStyle w:val="StyleUnderline"/>
            <w:rFonts w:ascii="Roboto" w:eastAsiaTheme="minorHAnsi" w:hAnsi="Roboto"/>
            <w:rPrChange w:id="365" w:author="katie" w:date="2018-07-12T10:34:00Z">
              <w:rPr>
                <w:rFonts w:ascii="Open Sans" w:hAnsi="Open Sans"/>
                <w:color w:val="000000"/>
                <w:sz w:val="27"/>
                <w:szCs w:val="27"/>
              </w:rPr>
            </w:rPrChange>
          </w:rPr>
          <w:t xml:space="preserve"> </w:t>
        </w:r>
      </w:ins>
      <w:ins w:id="366" w:author="katie" w:date="2018-07-12T10:30:00Z">
        <w:r w:rsidRPr="009A799D">
          <w:rPr>
            <w:rStyle w:val="StyleUnderline"/>
            <w:rFonts w:ascii="Roboto" w:eastAsiaTheme="minorHAnsi" w:hAnsi="Roboto"/>
            <w:rPrChange w:id="367" w:author="katie" w:date="2018-07-12T10:34:00Z">
              <w:rPr>
                <w:rFonts w:ascii="Open Sans" w:hAnsi="Open Sans"/>
                <w:color w:val="000000"/>
                <w:sz w:val="27"/>
                <w:szCs w:val="27"/>
              </w:rPr>
            </w:rPrChange>
          </w:rPr>
          <w:t>resists this paradigm while simultaneously seeking a creative solution beyond the established norm.</w:t>
        </w:r>
        <w:r w:rsidRPr="009A799D">
          <w:rPr>
            <w:rFonts w:ascii="Roboto" w:eastAsiaTheme="minorHAnsi" w:hAnsi="Roboto"/>
            <w:sz w:val="16"/>
            <w:rPrChange w:id="368" w:author="katie" w:date="2018-07-12T10:32:00Z">
              <w:rPr>
                <w:rFonts w:ascii="Open Sans" w:hAnsi="Open Sans"/>
                <w:color w:val="000000"/>
                <w:sz w:val="27"/>
                <w:szCs w:val="27"/>
              </w:rPr>
            </w:rPrChange>
          </w:rPr>
          <w:t xml:space="preserve"> As a friend,</w:t>
        </w:r>
      </w:ins>
      <w:ins w:id="369" w:author="katie" w:date="2018-07-12T10:31:00Z">
        <w:r w:rsidRPr="009A799D">
          <w:rPr>
            <w:rFonts w:ascii="Roboto" w:eastAsiaTheme="minorHAnsi" w:hAnsi="Roboto"/>
            <w:sz w:val="16"/>
            <w:rPrChange w:id="370" w:author="katie" w:date="2018-07-12T10:32:00Z">
              <w:rPr>
                <w:rFonts w:ascii="Open Sans" w:hAnsi="Open Sans"/>
                <w:color w:val="000000"/>
                <w:sz w:val="27"/>
                <w:szCs w:val="27"/>
              </w:rPr>
            </w:rPrChange>
          </w:rPr>
          <w:t xml:space="preserve"> </w:t>
        </w:r>
      </w:ins>
      <w:ins w:id="371" w:author="katie" w:date="2018-07-12T10:30:00Z">
        <w:r w:rsidRPr="009A799D">
          <w:rPr>
            <w:rFonts w:ascii="Roboto" w:eastAsiaTheme="minorHAnsi" w:hAnsi="Roboto" w:hint="eastAsia"/>
            <w:sz w:val="16"/>
            <w:rPrChange w:id="372" w:author="katie" w:date="2018-07-12T10:32:00Z">
              <w:rPr>
                <w:rStyle w:val="searchword"/>
                <w:rFonts w:ascii="Open Sans" w:eastAsiaTheme="majorEastAsia" w:hAnsi="Open Sans" w:hint="eastAsia"/>
                <w:color w:val="000000"/>
                <w:sz w:val="27"/>
                <w:szCs w:val="27"/>
                <w:shd w:val="clear" w:color="auto" w:fill="ADD8E6"/>
              </w:rPr>
            </w:rPrChange>
          </w:rPr>
          <w:t>and</w:t>
        </w:r>
      </w:ins>
      <w:ins w:id="373" w:author="katie" w:date="2018-07-12T10:31:00Z">
        <w:r w:rsidRPr="009A799D">
          <w:rPr>
            <w:rFonts w:ascii="Roboto" w:eastAsiaTheme="minorHAnsi" w:hAnsi="Roboto"/>
            <w:sz w:val="16"/>
            <w:rPrChange w:id="374" w:author="katie" w:date="2018-07-12T10:32:00Z">
              <w:rPr>
                <w:rFonts w:ascii="Open Sans" w:hAnsi="Open Sans"/>
                <w:color w:val="000000"/>
                <w:sz w:val="27"/>
                <w:szCs w:val="27"/>
              </w:rPr>
            </w:rPrChange>
          </w:rPr>
          <w:t xml:space="preserve"> </w:t>
        </w:r>
      </w:ins>
      <w:ins w:id="375" w:author="katie" w:date="2018-07-12T10:30:00Z">
        <w:r w:rsidRPr="009A799D">
          <w:rPr>
            <w:rFonts w:ascii="Roboto" w:eastAsiaTheme="minorHAnsi" w:hAnsi="Roboto"/>
            <w:sz w:val="16"/>
            <w:rPrChange w:id="376" w:author="katie" w:date="2018-07-12T10:32:00Z">
              <w:rPr>
                <w:rFonts w:ascii="Open Sans" w:hAnsi="Open Sans"/>
                <w:color w:val="000000"/>
                <w:sz w:val="27"/>
                <w:szCs w:val="27"/>
              </w:rPr>
            </w:rPrChange>
          </w:rPr>
          <w:t>not an official ally,</w:t>
        </w:r>
      </w:ins>
      <w:ins w:id="377" w:author="katie" w:date="2018-07-12T10:31:00Z">
        <w:r w:rsidRPr="009A799D">
          <w:rPr>
            <w:rFonts w:ascii="Roboto" w:eastAsiaTheme="minorHAnsi" w:hAnsi="Roboto"/>
            <w:sz w:val="16"/>
            <w:rPrChange w:id="378" w:author="katie" w:date="2018-07-12T10:32:00Z">
              <w:rPr>
                <w:rFonts w:ascii="Open Sans" w:hAnsi="Open Sans"/>
                <w:color w:val="000000"/>
                <w:sz w:val="27"/>
                <w:szCs w:val="27"/>
              </w:rPr>
            </w:rPrChange>
          </w:rPr>
          <w:t xml:space="preserve"> </w:t>
        </w:r>
      </w:ins>
      <w:ins w:id="379" w:author="katie" w:date="2018-07-12T10:30:00Z">
        <w:r w:rsidRPr="009A799D">
          <w:rPr>
            <w:rFonts w:ascii="Roboto" w:eastAsiaTheme="minorHAnsi" w:hAnsi="Roboto" w:hint="eastAsia"/>
            <w:sz w:val="16"/>
            <w:rPrChange w:id="380" w:author="katie" w:date="2018-07-12T10:32:00Z">
              <w:rPr>
                <w:rStyle w:val="searchword"/>
                <w:rFonts w:ascii="Open Sans" w:eastAsiaTheme="majorEastAsia" w:hAnsi="Open Sans" w:hint="eastAsia"/>
                <w:color w:val="000000"/>
                <w:sz w:val="27"/>
                <w:szCs w:val="27"/>
                <w:shd w:val="clear" w:color="auto" w:fill="ADD8E6"/>
              </w:rPr>
            </w:rPrChange>
          </w:rPr>
          <w:t>India</w:t>
        </w:r>
      </w:ins>
      <w:ins w:id="381" w:author="katie" w:date="2018-07-12T10:31:00Z">
        <w:r w:rsidRPr="009A799D">
          <w:rPr>
            <w:rFonts w:ascii="Roboto" w:eastAsiaTheme="minorHAnsi" w:hAnsi="Roboto"/>
            <w:sz w:val="16"/>
            <w:rPrChange w:id="382" w:author="katie" w:date="2018-07-12T10:32:00Z">
              <w:rPr>
                <w:rFonts w:ascii="Open Sans" w:hAnsi="Open Sans"/>
                <w:color w:val="000000"/>
                <w:sz w:val="27"/>
                <w:szCs w:val="27"/>
              </w:rPr>
            </w:rPrChange>
          </w:rPr>
          <w:t xml:space="preserve"> </w:t>
        </w:r>
      </w:ins>
      <w:ins w:id="383" w:author="katie" w:date="2018-07-12T10:30:00Z">
        <w:r w:rsidRPr="009A799D">
          <w:rPr>
            <w:rFonts w:ascii="Roboto" w:eastAsiaTheme="minorHAnsi" w:hAnsi="Roboto"/>
            <w:sz w:val="16"/>
            <w:rPrChange w:id="384" w:author="katie" w:date="2018-07-12T10:32:00Z">
              <w:rPr>
                <w:rFonts w:ascii="Open Sans" w:hAnsi="Open Sans"/>
                <w:color w:val="000000"/>
                <w:sz w:val="27"/>
                <w:szCs w:val="27"/>
              </w:rPr>
            </w:rPrChange>
          </w:rPr>
          <w:t>is very sensitive to some of the st</w:t>
        </w:r>
        <w:r w:rsidRPr="009A799D">
          <w:rPr>
            <w:rFonts w:ascii="Roboto" w:eastAsiaTheme="minorHAnsi" w:hAnsi="Roboto" w:hint="eastAsia"/>
            <w:sz w:val="16"/>
            <w:rPrChange w:id="385" w:author="katie" w:date="2018-07-12T10:32:00Z">
              <w:rPr>
                <w:rStyle w:val="searchword"/>
                <w:rFonts w:ascii="Open Sans" w:eastAsiaTheme="majorEastAsia" w:hAnsi="Open Sans" w:hint="eastAsia"/>
                <w:color w:val="000000"/>
                <w:sz w:val="27"/>
                <w:szCs w:val="27"/>
                <w:shd w:val="clear" w:color="auto" w:fill="ADD8E6"/>
              </w:rPr>
            </w:rPrChange>
          </w:rPr>
          <w:t>and</w:t>
        </w:r>
        <w:r w:rsidRPr="009A799D">
          <w:rPr>
            <w:rFonts w:ascii="Roboto" w:eastAsiaTheme="minorHAnsi" w:hAnsi="Roboto"/>
            <w:sz w:val="16"/>
            <w:rPrChange w:id="386" w:author="katie" w:date="2018-07-12T10:32:00Z">
              <w:rPr>
                <w:rFonts w:ascii="Open Sans" w:hAnsi="Open Sans"/>
                <w:color w:val="000000"/>
                <w:sz w:val="27"/>
                <w:szCs w:val="27"/>
              </w:rPr>
            </w:rPrChange>
          </w:rPr>
          <w:t xml:space="preserve">ard language the U.S. is accustomed to. For example, </w:t>
        </w:r>
        <w:r w:rsidRPr="009A799D">
          <w:rPr>
            <w:rStyle w:val="StyleUnderline"/>
            <w:rFonts w:ascii="Roboto" w:eastAsiaTheme="minorHAnsi" w:hAnsi="Roboto"/>
            <w:rPrChange w:id="387" w:author="katie" w:date="2018-07-12T10:35:00Z">
              <w:rPr>
                <w:rFonts w:ascii="Open Sans" w:hAnsi="Open Sans"/>
                <w:color w:val="000000"/>
                <w:sz w:val="27"/>
                <w:szCs w:val="27"/>
              </w:rPr>
            </w:rPrChange>
          </w:rPr>
          <w:t xml:space="preserve">references to </w:t>
        </w:r>
        <w:r w:rsidRPr="009A799D">
          <w:rPr>
            <w:rStyle w:val="StyleUnderline"/>
            <w:rFonts w:ascii="Roboto" w:eastAsiaTheme="minorHAnsi" w:hAnsi="Roboto" w:hint="eastAsia"/>
            <w:rPrChange w:id="388" w:author="katie" w:date="2018-07-12T10:35:00Z">
              <w:rPr>
                <w:rFonts w:ascii="Open Sans" w:hAnsi="Open Sans" w:hint="eastAsia"/>
                <w:color w:val="000000"/>
                <w:sz w:val="27"/>
                <w:szCs w:val="27"/>
              </w:rPr>
            </w:rPrChange>
          </w:rPr>
          <w:t>“</w:t>
        </w:r>
        <w:r w:rsidRPr="009A799D">
          <w:rPr>
            <w:rStyle w:val="StyleUnderline"/>
            <w:rFonts w:ascii="Roboto" w:eastAsiaTheme="minorHAnsi" w:hAnsi="Roboto"/>
            <w:rPrChange w:id="389" w:author="katie" w:date="2018-07-12T10:35:00Z">
              <w:rPr>
                <w:rFonts w:ascii="Open Sans" w:hAnsi="Open Sans"/>
                <w:color w:val="000000"/>
                <w:sz w:val="27"/>
                <w:szCs w:val="27"/>
              </w:rPr>
            </w:rPrChange>
          </w:rPr>
          <w:t>operations</w:t>
        </w:r>
        <w:r w:rsidRPr="009A799D">
          <w:rPr>
            <w:rStyle w:val="StyleUnderline"/>
            <w:rFonts w:ascii="Roboto" w:eastAsiaTheme="minorHAnsi" w:hAnsi="Roboto" w:hint="eastAsia"/>
            <w:rPrChange w:id="390" w:author="katie" w:date="2018-07-12T10:35:00Z">
              <w:rPr>
                <w:rFonts w:ascii="Open Sans" w:hAnsi="Open Sans" w:hint="eastAsia"/>
                <w:color w:val="000000"/>
                <w:sz w:val="27"/>
                <w:szCs w:val="27"/>
              </w:rPr>
            </w:rPrChange>
          </w:rPr>
          <w:t>”</w:t>
        </w:r>
      </w:ins>
      <w:ins w:id="391" w:author="katie" w:date="2018-07-12T10:31:00Z">
        <w:r w:rsidRPr="009A799D">
          <w:rPr>
            <w:rStyle w:val="StyleUnderline"/>
            <w:rFonts w:ascii="Roboto" w:eastAsiaTheme="minorHAnsi" w:hAnsi="Roboto"/>
            <w:rPrChange w:id="392" w:author="katie" w:date="2018-07-12T10:35:00Z">
              <w:rPr>
                <w:rFonts w:ascii="Open Sans" w:hAnsi="Open Sans"/>
                <w:color w:val="000000"/>
                <w:sz w:val="27"/>
                <w:szCs w:val="27"/>
              </w:rPr>
            </w:rPrChange>
          </w:rPr>
          <w:t xml:space="preserve"> </w:t>
        </w:r>
      </w:ins>
      <w:ins w:id="393" w:author="katie" w:date="2018-07-12T10:30:00Z">
        <w:r w:rsidRPr="009A799D">
          <w:rPr>
            <w:rStyle w:val="StyleUnderline"/>
            <w:rFonts w:ascii="Roboto" w:eastAsiaTheme="minorHAnsi" w:hAnsi="Roboto" w:hint="eastAsia"/>
            <w:rPrChange w:id="394" w:author="katie" w:date="2018-07-12T10:35:00Z">
              <w:rPr>
                <w:rStyle w:val="searchword"/>
                <w:rFonts w:ascii="Open Sans" w:eastAsiaTheme="majorEastAsia" w:hAnsi="Open Sans" w:hint="eastAsia"/>
                <w:color w:val="000000"/>
                <w:sz w:val="27"/>
                <w:szCs w:val="27"/>
                <w:shd w:val="clear" w:color="auto" w:fill="ADD8E6"/>
              </w:rPr>
            </w:rPrChange>
          </w:rPr>
          <w:t>and</w:t>
        </w:r>
        <w:r w:rsidRPr="009A799D">
          <w:rPr>
            <w:rStyle w:val="StyleUnderline"/>
            <w:rFonts w:ascii="Roboto" w:eastAsiaTheme="minorHAnsi" w:hAnsi="Roboto" w:hint="eastAsia"/>
            <w:rPrChange w:id="395" w:author="katie" w:date="2018-07-12T10:35:00Z">
              <w:rPr>
                <w:rFonts w:ascii="Open Sans" w:hAnsi="Open Sans" w:hint="eastAsia"/>
                <w:color w:val="000000"/>
                <w:sz w:val="27"/>
                <w:szCs w:val="27"/>
              </w:rPr>
            </w:rPrChange>
          </w:rPr>
          <w:t>“</w:t>
        </w:r>
        <w:r w:rsidRPr="009A799D">
          <w:rPr>
            <w:rStyle w:val="StyleUnderline"/>
            <w:rFonts w:ascii="Roboto" w:eastAsiaTheme="minorHAnsi" w:hAnsi="Roboto"/>
            <w:rPrChange w:id="396" w:author="katie" w:date="2018-07-12T10:35:00Z">
              <w:rPr>
                <w:rFonts w:ascii="Open Sans" w:hAnsi="Open Sans"/>
                <w:color w:val="000000"/>
                <w:sz w:val="27"/>
                <w:szCs w:val="27"/>
              </w:rPr>
            </w:rPrChange>
          </w:rPr>
          <w:t>bases</w:t>
        </w:r>
        <w:r w:rsidRPr="009A799D">
          <w:rPr>
            <w:rStyle w:val="StyleUnderline"/>
            <w:rFonts w:ascii="Roboto" w:eastAsiaTheme="minorHAnsi" w:hAnsi="Roboto" w:hint="eastAsia"/>
            <w:rPrChange w:id="397" w:author="katie" w:date="2018-07-12T10:35:00Z">
              <w:rPr>
                <w:rFonts w:ascii="Open Sans" w:hAnsi="Open Sans" w:hint="eastAsia"/>
                <w:color w:val="000000"/>
                <w:sz w:val="27"/>
                <w:szCs w:val="27"/>
              </w:rPr>
            </w:rPrChange>
          </w:rPr>
          <w:t>”</w:t>
        </w:r>
        <w:r w:rsidRPr="009A799D">
          <w:rPr>
            <w:rStyle w:val="StyleUnderline"/>
            <w:rFonts w:ascii="Roboto" w:eastAsiaTheme="minorHAnsi" w:hAnsi="Roboto"/>
            <w:rPrChange w:id="398" w:author="katie" w:date="2018-07-12T10:35:00Z">
              <w:rPr>
                <w:rFonts w:ascii="Open Sans" w:hAnsi="Open Sans"/>
                <w:color w:val="000000"/>
                <w:sz w:val="27"/>
                <w:szCs w:val="27"/>
              </w:rPr>
            </w:rPrChange>
          </w:rPr>
          <w:t xml:space="preserve"> are not acceptable to New Delhi because, if taken out of context, such terminology could imply a</w:t>
        </w:r>
      </w:ins>
      <w:ins w:id="399" w:author="katie" w:date="2018-07-12T10:31:00Z">
        <w:r w:rsidRPr="009A799D">
          <w:rPr>
            <w:rStyle w:val="StyleUnderline"/>
            <w:rFonts w:ascii="Roboto" w:eastAsiaTheme="minorHAnsi" w:hAnsi="Roboto"/>
            <w:rPrChange w:id="400" w:author="katie" w:date="2018-07-12T10:35:00Z">
              <w:rPr>
                <w:rFonts w:ascii="Open Sans" w:hAnsi="Open Sans"/>
                <w:color w:val="000000"/>
                <w:sz w:val="27"/>
                <w:szCs w:val="27"/>
              </w:rPr>
            </w:rPrChange>
          </w:rPr>
          <w:t xml:space="preserve"> </w:t>
        </w:r>
      </w:ins>
      <w:ins w:id="401" w:author="katie" w:date="2018-07-12T10:30:00Z">
        <w:r w:rsidRPr="009A799D">
          <w:rPr>
            <w:rStyle w:val="StyleUnderline"/>
            <w:rFonts w:ascii="Roboto" w:eastAsiaTheme="minorHAnsi" w:hAnsi="Roboto" w:hint="eastAsia"/>
            <w:rPrChange w:id="402" w:author="katie" w:date="2018-07-12T10:35:00Z">
              <w:rPr>
                <w:rStyle w:val="searchword"/>
                <w:rFonts w:ascii="Open Sans" w:eastAsiaTheme="majorEastAsia" w:hAnsi="Open Sans" w:hint="eastAsia"/>
                <w:color w:val="000000"/>
                <w:sz w:val="27"/>
                <w:szCs w:val="27"/>
                <w:shd w:val="clear" w:color="auto" w:fill="ADD8E6"/>
              </w:rPr>
            </w:rPrChange>
          </w:rPr>
          <w:t>relations</w:t>
        </w:r>
        <w:r w:rsidRPr="009A799D">
          <w:rPr>
            <w:rStyle w:val="StyleUnderline"/>
            <w:rFonts w:ascii="Roboto" w:eastAsiaTheme="minorHAnsi" w:hAnsi="Roboto"/>
            <w:rPrChange w:id="403" w:author="katie" w:date="2018-07-12T10:35:00Z">
              <w:rPr>
                <w:rFonts w:ascii="Open Sans" w:hAnsi="Open Sans"/>
                <w:color w:val="000000"/>
                <w:sz w:val="27"/>
                <w:szCs w:val="27"/>
              </w:rPr>
            </w:rPrChange>
          </w:rPr>
          <w:t>hip of an alliance rather than a mutually beneficial partnership.</w:t>
        </w:r>
      </w:ins>
      <w:ins w:id="404" w:author="katie" w:date="2018-07-12T10:31:00Z">
        <w:r w:rsidRPr="009A799D">
          <w:rPr>
            <w:rStyle w:val="StyleUnderline"/>
            <w:rFonts w:ascii="Roboto" w:eastAsiaTheme="minorHAnsi" w:hAnsi="Roboto"/>
            <w:rPrChange w:id="405" w:author="katie" w:date="2018-07-12T10:35:00Z">
              <w:rPr>
                <w:rFonts w:ascii="Open Sans" w:hAnsi="Open Sans"/>
                <w:color w:val="000000"/>
                <w:sz w:val="27"/>
                <w:szCs w:val="27"/>
              </w:rPr>
            </w:rPrChange>
          </w:rPr>
          <w:t xml:space="preserve"> </w:t>
        </w:r>
      </w:ins>
      <w:ins w:id="406" w:author="katie" w:date="2018-07-12T10:30:00Z">
        <w:r w:rsidRPr="009A799D">
          <w:rPr>
            <w:rFonts w:ascii="Roboto" w:eastAsiaTheme="minorHAnsi" w:hAnsi="Roboto"/>
            <w:sz w:val="16"/>
            <w:rPrChange w:id="407" w:author="katie" w:date="2018-07-12T10:32:00Z">
              <w:rPr>
                <w:rFonts w:ascii="Open Sans" w:hAnsi="Open Sans"/>
                <w:b/>
                <w:bCs/>
                <w:color w:val="000000"/>
                <w:sz w:val="27"/>
                <w:szCs w:val="27"/>
              </w:rPr>
            </w:rPrChange>
          </w:rPr>
          <w:t>Recipe for mutual success</w:t>
        </w:r>
      </w:ins>
      <w:ins w:id="408" w:author="katie" w:date="2018-07-12T10:31:00Z">
        <w:r w:rsidRPr="009A799D">
          <w:rPr>
            <w:rFonts w:ascii="Roboto" w:eastAsiaTheme="minorHAnsi" w:hAnsi="Roboto"/>
            <w:sz w:val="16"/>
            <w:rPrChange w:id="409" w:author="katie" w:date="2018-07-12T10:32:00Z">
              <w:rPr>
                <w:rFonts w:ascii="Open Sans" w:hAnsi="Open Sans"/>
                <w:color w:val="000000"/>
                <w:sz w:val="27"/>
                <w:szCs w:val="27"/>
              </w:rPr>
            </w:rPrChange>
          </w:rPr>
          <w:t xml:space="preserve"> </w:t>
        </w:r>
      </w:ins>
      <w:ins w:id="410" w:author="katie" w:date="2018-07-12T10:30:00Z">
        <w:r w:rsidRPr="009A799D">
          <w:rPr>
            <w:rStyle w:val="StyleUnderline"/>
            <w:rFonts w:ascii="Roboto" w:eastAsiaTheme="minorHAnsi" w:hAnsi="Roboto"/>
            <w:rPrChange w:id="411" w:author="katie" w:date="2018-07-12T10:35:00Z">
              <w:rPr>
                <w:rFonts w:ascii="Open Sans" w:hAnsi="Open Sans"/>
                <w:color w:val="000000"/>
                <w:sz w:val="27"/>
                <w:szCs w:val="27"/>
              </w:rPr>
            </w:rPrChange>
          </w:rPr>
          <w:t>To effectively move beyond discrepancies, both democracies must conclude the enabling agreements from a position of creative determination to get the job done</w:t>
        </w:r>
        <w:r w:rsidRPr="009A799D">
          <w:rPr>
            <w:rFonts w:ascii="Roboto" w:eastAsiaTheme="minorHAnsi" w:hAnsi="Roboto"/>
            <w:sz w:val="16"/>
            <w:rPrChange w:id="412" w:author="katie" w:date="2018-07-12T10:32:00Z">
              <w:rPr>
                <w:rFonts w:ascii="Open Sans" w:hAnsi="Open Sans"/>
                <w:color w:val="000000"/>
                <w:sz w:val="27"/>
                <w:szCs w:val="27"/>
              </w:rPr>
            </w:rPrChange>
          </w:rPr>
          <w:t>. There are two key conditions that are necessary for this partnership to flourish.</w:t>
        </w:r>
      </w:ins>
      <w:ins w:id="413" w:author="katie" w:date="2018-07-12T10:31:00Z">
        <w:r w:rsidRPr="009A799D">
          <w:rPr>
            <w:rFonts w:ascii="Roboto" w:eastAsiaTheme="minorHAnsi" w:hAnsi="Roboto"/>
            <w:sz w:val="16"/>
            <w:rPrChange w:id="414" w:author="katie" w:date="2018-07-12T10:32:00Z">
              <w:rPr>
                <w:rFonts w:ascii="Open Sans" w:hAnsi="Open Sans"/>
                <w:color w:val="000000"/>
                <w:sz w:val="27"/>
                <w:szCs w:val="27"/>
              </w:rPr>
            </w:rPrChange>
          </w:rPr>
          <w:t xml:space="preserve"> </w:t>
        </w:r>
      </w:ins>
      <w:ins w:id="415" w:author="katie" w:date="2018-07-12T10:30:00Z">
        <w:r w:rsidRPr="009A799D">
          <w:rPr>
            <w:rFonts w:ascii="Roboto" w:eastAsiaTheme="minorHAnsi" w:hAnsi="Roboto"/>
            <w:sz w:val="16"/>
            <w:rPrChange w:id="416" w:author="katie" w:date="2018-07-12T10:32:00Z">
              <w:rPr>
                <w:rFonts w:ascii="Open Sans" w:hAnsi="Open Sans"/>
                <w:color w:val="000000"/>
                <w:sz w:val="27"/>
                <w:szCs w:val="27"/>
              </w:rPr>
            </w:rPrChange>
          </w:rPr>
          <w:t xml:space="preserve">First, </w:t>
        </w:r>
        <w:r w:rsidRPr="009A799D">
          <w:rPr>
            <w:rStyle w:val="StyleUnderline"/>
            <w:rFonts w:ascii="Roboto" w:eastAsiaTheme="minorHAnsi" w:hAnsi="Roboto"/>
            <w:rPrChange w:id="417" w:author="katie" w:date="2018-07-12T10:35:00Z">
              <w:rPr>
                <w:rFonts w:ascii="Open Sans" w:hAnsi="Open Sans"/>
                <w:color w:val="000000"/>
                <w:sz w:val="27"/>
                <w:szCs w:val="27"/>
              </w:rPr>
            </w:rPrChange>
          </w:rPr>
          <w:t>there needs to be a very senior-level decision to tackle a challenge in the</w:t>
        </w:r>
      </w:ins>
      <w:ins w:id="418" w:author="katie" w:date="2018-07-12T10:31:00Z">
        <w:r w:rsidRPr="009A799D">
          <w:rPr>
            <w:rStyle w:val="StyleUnderline"/>
            <w:rFonts w:ascii="Roboto" w:eastAsiaTheme="minorHAnsi" w:hAnsi="Roboto"/>
            <w:rPrChange w:id="419" w:author="katie" w:date="2018-07-12T10:35:00Z">
              <w:rPr>
                <w:rFonts w:ascii="Open Sans" w:hAnsi="Open Sans"/>
                <w:color w:val="000000"/>
                <w:sz w:val="27"/>
                <w:szCs w:val="27"/>
              </w:rPr>
            </w:rPrChange>
          </w:rPr>
          <w:t xml:space="preserve"> </w:t>
        </w:r>
      </w:ins>
      <w:ins w:id="420" w:author="katie" w:date="2018-07-12T10:30:00Z">
        <w:r w:rsidRPr="009A799D">
          <w:rPr>
            <w:rStyle w:val="StyleUnderline"/>
            <w:rFonts w:ascii="Roboto" w:eastAsiaTheme="minorHAnsi" w:hAnsi="Roboto" w:hint="eastAsia"/>
            <w:rPrChange w:id="421" w:author="katie" w:date="2018-07-12T10:35:00Z">
              <w:rPr>
                <w:rStyle w:val="searchword"/>
                <w:rFonts w:ascii="Open Sans" w:eastAsiaTheme="majorEastAsia" w:hAnsi="Open Sans" w:hint="eastAsia"/>
                <w:color w:val="000000"/>
                <w:sz w:val="27"/>
                <w:szCs w:val="27"/>
                <w:shd w:val="clear" w:color="auto" w:fill="ADD8E6"/>
              </w:rPr>
            </w:rPrChange>
          </w:rPr>
          <w:t>defense</w:t>
        </w:r>
      </w:ins>
      <w:ins w:id="422" w:author="katie" w:date="2018-07-12T10:31:00Z">
        <w:r w:rsidRPr="009A799D">
          <w:rPr>
            <w:rStyle w:val="StyleUnderline"/>
            <w:rFonts w:ascii="Roboto" w:eastAsiaTheme="minorHAnsi" w:hAnsi="Roboto"/>
            <w:rPrChange w:id="423" w:author="katie" w:date="2018-07-12T10:35:00Z">
              <w:rPr>
                <w:rFonts w:ascii="Open Sans" w:hAnsi="Open Sans"/>
                <w:color w:val="000000"/>
                <w:sz w:val="27"/>
                <w:szCs w:val="27"/>
              </w:rPr>
            </w:rPrChange>
          </w:rPr>
          <w:t xml:space="preserve"> </w:t>
        </w:r>
      </w:ins>
      <w:ins w:id="424" w:author="katie" w:date="2018-07-12T10:30:00Z">
        <w:r w:rsidRPr="009A799D">
          <w:rPr>
            <w:rStyle w:val="StyleUnderline"/>
            <w:rFonts w:ascii="Roboto" w:eastAsiaTheme="minorHAnsi" w:hAnsi="Roboto" w:hint="eastAsia"/>
            <w:rPrChange w:id="425" w:author="katie" w:date="2018-07-12T10:35:00Z">
              <w:rPr>
                <w:rStyle w:val="searchword"/>
                <w:rFonts w:ascii="Open Sans" w:eastAsiaTheme="majorEastAsia" w:hAnsi="Open Sans" w:hint="eastAsia"/>
                <w:color w:val="000000"/>
                <w:sz w:val="27"/>
                <w:szCs w:val="27"/>
                <w:shd w:val="clear" w:color="auto" w:fill="ADD8E6"/>
              </w:rPr>
            </w:rPrChange>
          </w:rPr>
          <w:t>relations</w:t>
        </w:r>
        <w:r w:rsidRPr="009A799D">
          <w:rPr>
            <w:rStyle w:val="StyleUnderline"/>
            <w:rFonts w:ascii="Roboto" w:eastAsiaTheme="minorHAnsi" w:hAnsi="Roboto"/>
            <w:rPrChange w:id="426" w:author="katie" w:date="2018-07-12T10:35:00Z">
              <w:rPr>
                <w:rFonts w:ascii="Open Sans" w:hAnsi="Open Sans"/>
                <w:color w:val="000000"/>
                <w:sz w:val="27"/>
                <w:szCs w:val="27"/>
              </w:rPr>
            </w:rPrChange>
          </w:rPr>
          <w:t>hip with a firm time frame. One relevant example is the Logistics Exchange Memor</w:t>
        </w:r>
        <w:r w:rsidRPr="009A799D">
          <w:rPr>
            <w:rStyle w:val="StyleUnderline"/>
            <w:rFonts w:ascii="Roboto" w:eastAsiaTheme="minorHAnsi" w:hAnsi="Roboto" w:hint="eastAsia"/>
            <w:rPrChange w:id="427" w:author="katie" w:date="2018-07-12T10:35:00Z">
              <w:rPr>
                <w:rStyle w:val="searchword"/>
                <w:rFonts w:ascii="Open Sans" w:eastAsiaTheme="majorEastAsia" w:hAnsi="Open Sans" w:hint="eastAsia"/>
                <w:color w:val="000000"/>
                <w:sz w:val="27"/>
                <w:szCs w:val="27"/>
                <w:shd w:val="clear" w:color="auto" w:fill="ADD8E6"/>
              </w:rPr>
            </w:rPrChange>
          </w:rPr>
          <w:t>and</w:t>
        </w:r>
        <w:r w:rsidRPr="009A799D">
          <w:rPr>
            <w:rStyle w:val="StyleUnderline"/>
            <w:rFonts w:ascii="Roboto" w:eastAsiaTheme="minorHAnsi" w:hAnsi="Roboto"/>
            <w:rPrChange w:id="428" w:author="katie" w:date="2018-07-12T10:35:00Z">
              <w:rPr>
                <w:rFonts w:ascii="Open Sans" w:hAnsi="Open Sans"/>
                <w:color w:val="000000"/>
                <w:sz w:val="27"/>
                <w:szCs w:val="27"/>
              </w:rPr>
            </w:rPrChange>
          </w:rPr>
          <w:t xml:space="preserve">um Agreement. </w:t>
        </w:r>
        <w:r w:rsidRPr="009A799D">
          <w:rPr>
            <w:rFonts w:ascii="Roboto" w:eastAsiaTheme="minorHAnsi" w:hAnsi="Roboto"/>
            <w:sz w:val="16"/>
            <w:rPrChange w:id="429" w:author="katie" w:date="2018-07-12T10:32:00Z">
              <w:rPr>
                <w:rFonts w:ascii="Open Sans" w:hAnsi="Open Sans"/>
                <w:color w:val="000000"/>
                <w:sz w:val="27"/>
                <w:szCs w:val="27"/>
              </w:rPr>
            </w:rPrChange>
          </w:rPr>
          <w:t>The LEMOA laid fallow for years until a commitment was made in early 2016 to finalize</w:t>
        </w:r>
      </w:ins>
      <w:ins w:id="430" w:author="katie" w:date="2018-07-12T10:31:00Z">
        <w:r w:rsidRPr="009A799D">
          <w:rPr>
            <w:rFonts w:ascii="Roboto" w:eastAsiaTheme="minorHAnsi" w:hAnsi="Roboto"/>
            <w:sz w:val="16"/>
            <w:rPrChange w:id="431" w:author="katie" w:date="2018-07-12T10:32:00Z">
              <w:rPr>
                <w:rFonts w:ascii="Open Sans" w:hAnsi="Open Sans"/>
                <w:color w:val="000000"/>
                <w:sz w:val="27"/>
                <w:szCs w:val="27"/>
              </w:rPr>
            </w:rPrChange>
          </w:rPr>
          <w:t xml:space="preserve"> </w:t>
        </w:r>
      </w:ins>
      <w:ins w:id="432" w:author="katie" w:date="2018-07-12T10:30:00Z">
        <w:r w:rsidRPr="009A799D">
          <w:rPr>
            <w:rFonts w:ascii="Roboto" w:eastAsiaTheme="minorHAnsi" w:hAnsi="Roboto" w:hint="eastAsia"/>
            <w:sz w:val="16"/>
            <w:rPrChange w:id="433" w:author="katie" w:date="2018-07-12T10:32:00Z">
              <w:rPr>
                <w:rStyle w:val="searchword"/>
                <w:rFonts w:ascii="Open Sans" w:eastAsiaTheme="majorEastAsia" w:hAnsi="Open Sans" w:hint="eastAsia"/>
                <w:color w:val="000000"/>
                <w:sz w:val="27"/>
                <w:szCs w:val="27"/>
                <w:shd w:val="clear" w:color="auto" w:fill="ADD8E6"/>
              </w:rPr>
            </w:rPrChange>
          </w:rPr>
          <w:t>and</w:t>
        </w:r>
      </w:ins>
      <w:ins w:id="434" w:author="katie" w:date="2018-07-12T10:31:00Z">
        <w:r w:rsidRPr="009A799D">
          <w:rPr>
            <w:rFonts w:ascii="Roboto" w:eastAsiaTheme="minorHAnsi" w:hAnsi="Roboto"/>
            <w:sz w:val="16"/>
            <w:rPrChange w:id="435" w:author="katie" w:date="2018-07-12T10:32:00Z">
              <w:rPr>
                <w:rFonts w:ascii="Open Sans" w:hAnsi="Open Sans"/>
                <w:color w:val="000000"/>
                <w:sz w:val="27"/>
                <w:szCs w:val="27"/>
              </w:rPr>
            </w:rPrChange>
          </w:rPr>
          <w:t xml:space="preserve"> </w:t>
        </w:r>
      </w:ins>
      <w:ins w:id="436" w:author="katie" w:date="2018-07-12T10:30:00Z">
        <w:r w:rsidRPr="009A799D">
          <w:rPr>
            <w:rFonts w:ascii="Roboto" w:eastAsiaTheme="minorHAnsi" w:hAnsi="Roboto"/>
            <w:sz w:val="16"/>
            <w:rPrChange w:id="437" w:author="katie" w:date="2018-07-12T10:32:00Z">
              <w:rPr>
                <w:rFonts w:ascii="Open Sans" w:hAnsi="Open Sans"/>
                <w:color w:val="000000"/>
                <w:sz w:val="27"/>
                <w:szCs w:val="27"/>
              </w:rPr>
            </w:rPrChange>
          </w:rPr>
          <w:t>announce the agreement during the meeting between Modi</w:t>
        </w:r>
      </w:ins>
      <w:ins w:id="438" w:author="katie" w:date="2018-07-12T10:31:00Z">
        <w:r w:rsidRPr="009A799D">
          <w:rPr>
            <w:rFonts w:ascii="Roboto" w:eastAsiaTheme="minorHAnsi" w:hAnsi="Roboto"/>
            <w:sz w:val="16"/>
            <w:rPrChange w:id="439" w:author="katie" w:date="2018-07-12T10:32:00Z">
              <w:rPr>
                <w:rFonts w:ascii="Open Sans" w:hAnsi="Open Sans"/>
                <w:color w:val="000000"/>
                <w:sz w:val="27"/>
                <w:szCs w:val="27"/>
              </w:rPr>
            </w:rPrChange>
          </w:rPr>
          <w:t xml:space="preserve"> </w:t>
        </w:r>
      </w:ins>
      <w:ins w:id="440" w:author="katie" w:date="2018-07-12T10:30:00Z">
        <w:r w:rsidRPr="009A799D">
          <w:rPr>
            <w:rFonts w:ascii="Roboto" w:eastAsiaTheme="minorHAnsi" w:hAnsi="Roboto" w:hint="eastAsia"/>
            <w:sz w:val="16"/>
            <w:rPrChange w:id="441" w:author="katie" w:date="2018-07-12T10:32:00Z">
              <w:rPr>
                <w:rStyle w:val="searchword"/>
                <w:rFonts w:ascii="Open Sans" w:eastAsiaTheme="majorEastAsia" w:hAnsi="Open Sans" w:hint="eastAsia"/>
                <w:color w:val="000000"/>
                <w:sz w:val="27"/>
                <w:szCs w:val="27"/>
                <w:shd w:val="clear" w:color="auto" w:fill="ADD8E6"/>
              </w:rPr>
            </w:rPrChange>
          </w:rPr>
          <w:t>and</w:t>
        </w:r>
      </w:ins>
      <w:ins w:id="442" w:author="katie" w:date="2018-07-12T10:31:00Z">
        <w:r w:rsidRPr="009A799D">
          <w:rPr>
            <w:rFonts w:ascii="Roboto" w:eastAsiaTheme="minorHAnsi" w:hAnsi="Roboto"/>
            <w:sz w:val="16"/>
            <w:rPrChange w:id="443" w:author="katie" w:date="2018-07-12T10:32:00Z">
              <w:rPr>
                <w:rFonts w:ascii="Open Sans" w:hAnsi="Open Sans"/>
                <w:color w:val="000000"/>
                <w:sz w:val="27"/>
                <w:szCs w:val="27"/>
              </w:rPr>
            </w:rPrChange>
          </w:rPr>
          <w:t xml:space="preserve"> </w:t>
        </w:r>
      </w:ins>
      <w:ins w:id="444" w:author="katie" w:date="2018-07-12T10:30:00Z">
        <w:r w:rsidRPr="009A799D">
          <w:rPr>
            <w:rFonts w:ascii="Roboto" w:eastAsiaTheme="minorHAnsi" w:hAnsi="Roboto"/>
            <w:sz w:val="16"/>
            <w:rPrChange w:id="445" w:author="katie" w:date="2018-07-12T10:32:00Z">
              <w:rPr>
                <w:rFonts w:ascii="Open Sans" w:hAnsi="Open Sans"/>
                <w:color w:val="000000"/>
                <w:sz w:val="27"/>
                <w:szCs w:val="27"/>
              </w:rPr>
            </w:rPrChange>
          </w:rPr>
          <w:t xml:space="preserve">then-U.S. President Barack Obama in June of that year. With a deadline in mind, </w:t>
        </w:r>
        <w:r w:rsidRPr="009A799D">
          <w:rPr>
            <w:rStyle w:val="StyleUnderline"/>
            <w:rFonts w:ascii="Roboto" w:eastAsiaTheme="minorHAnsi" w:hAnsi="Roboto"/>
            <w:rPrChange w:id="446" w:author="katie" w:date="2018-07-12T10:35:00Z">
              <w:rPr>
                <w:rFonts w:ascii="Open Sans" w:hAnsi="Open Sans"/>
                <w:color w:val="000000"/>
                <w:sz w:val="27"/>
                <w:szCs w:val="27"/>
              </w:rPr>
            </w:rPrChange>
          </w:rPr>
          <w:t>both the governments of</w:t>
        </w:r>
      </w:ins>
      <w:ins w:id="447" w:author="katie" w:date="2018-07-12T10:31:00Z">
        <w:r w:rsidRPr="009A799D">
          <w:rPr>
            <w:rStyle w:val="StyleUnderline"/>
            <w:rFonts w:ascii="Roboto" w:eastAsiaTheme="minorHAnsi" w:hAnsi="Roboto"/>
            <w:rPrChange w:id="448" w:author="katie" w:date="2018-07-12T10:35:00Z">
              <w:rPr>
                <w:rFonts w:ascii="Open Sans" w:hAnsi="Open Sans"/>
                <w:color w:val="000000"/>
                <w:sz w:val="27"/>
                <w:szCs w:val="27"/>
              </w:rPr>
            </w:rPrChange>
          </w:rPr>
          <w:t xml:space="preserve"> </w:t>
        </w:r>
      </w:ins>
      <w:ins w:id="449" w:author="katie" w:date="2018-07-12T10:30:00Z">
        <w:r w:rsidRPr="009A799D">
          <w:rPr>
            <w:rStyle w:val="StyleUnderline"/>
            <w:rFonts w:ascii="Roboto" w:eastAsiaTheme="minorHAnsi" w:hAnsi="Roboto" w:hint="eastAsia"/>
            <w:rPrChange w:id="450" w:author="katie" w:date="2018-07-12T10:35:00Z">
              <w:rPr>
                <w:rStyle w:val="searchword"/>
                <w:rFonts w:ascii="Open Sans" w:eastAsiaTheme="majorEastAsia" w:hAnsi="Open Sans" w:hint="eastAsia"/>
                <w:color w:val="000000"/>
                <w:sz w:val="27"/>
                <w:szCs w:val="27"/>
                <w:shd w:val="clear" w:color="auto" w:fill="ADD8E6"/>
              </w:rPr>
            </w:rPrChange>
          </w:rPr>
          <w:t>India</w:t>
        </w:r>
      </w:ins>
      <w:ins w:id="451" w:author="katie" w:date="2018-07-12T10:31:00Z">
        <w:r w:rsidRPr="009A799D">
          <w:rPr>
            <w:rStyle w:val="StyleUnderline"/>
            <w:rFonts w:ascii="Roboto" w:eastAsiaTheme="minorHAnsi" w:hAnsi="Roboto"/>
            <w:rPrChange w:id="452" w:author="katie" w:date="2018-07-12T10:35:00Z">
              <w:rPr>
                <w:rFonts w:ascii="Open Sans" w:hAnsi="Open Sans"/>
                <w:color w:val="000000"/>
                <w:sz w:val="27"/>
                <w:szCs w:val="27"/>
              </w:rPr>
            </w:rPrChange>
          </w:rPr>
          <w:t xml:space="preserve"> </w:t>
        </w:r>
      </w:ins>
      <w:ins w:id="453" w:author="katie" w:date="2018-07-12T10:30:00Z">
        <w:r w:rsidRPr="009A799D">
          <w:rPr>
            <w:rStyle w:val="StyleUnderline"/>
            <w:rFonts w:ascii="Roboto" w:eastAsiaTheme="minorHAnsi" w:hAnsi="Roboto" w:hint="eastAsia"/>
            <w:rPrChange w:id="454" w:author="katie" w:date="2018-07-12T10:35:00Z">
              <w:rPr>
                <w:rStyle w:val="searchword"/>
                <w:rFonts w:ascii="Open Sans" w:eastAsiaTheme="majorEastAsia" w:hAnsi="Open Sans" w:hint="eastAsia"/>
                <w:color w:val="000000"/>
                <w:sz w:val="27"/>
                <w:szCs w:val="27"/>
                <w:shd w:val="clear" w:color="auto" w:fill="ADD8E6"/>
              </w:rPr>
            </w:rPrChange>
          </w:rPr>
          <w:t>and</w:t>
        </w:r>
      </w:ins>
      <w:ins w:id="455" w:author="katie" w:date="2018-07-12T10:31:00Z">
        <w:r w:rsidRPr="009A799D">
          <w:rPr>
            <w:rStyle w:val="StyleUnderline"/>
            <w:rFonts w:ascii="Roboto" w:eastAsiaTheme="minorHAnsi" w:hAnsi="Roboto"/>
            <w:rPrChange w:id="456" w:author="katie" w:date="2018-07-12T10:35:00Z">
              <w:rPr>
                <w:rFonts w:ascii="Open Sans" w:hAnsi="Open Sans"/>
                <w:color w:val="000000"/>
                <w:sz w:val="27"/>
                <w:szCs w:val="27"/>
              </w:rPr>
            </w:rPrChange>
          </w:rPr>
          <w:t xml:space="preserve"> </w:t>
        </w:r>
      </w:ins>
      <w:ins w:id="457" w:author="katie" w:date="2018-07-12T10:30:00Z">
        <w:r w:rsidRPr="009A799D">
          <w:rPr>
            <w:rStyle w:val="StyleUnderline"/>
            <w:rFonts w:ascii="Roboto" w:eastAsiaTheme="minorHAnsi" w:hAnsi="Roboto"/>
            <w:rPrChange w:id="458" w:author="katie" w:date="2018-07-12T10:35:00Z">
              <w:rPr>
                <w:rFonts w:ascii="Open Sans" w:hAnsi="Open Sans"/>
                <w:color w:val="000000"/>
                <w:sz w:val="27"/>
                <w:szCs w:val="27"/>
              </w:rPr>
            </w:rPrChange>
          </w:rPr>
          <w:t>the U.S. moved mountains to succeed. A major issue during the negotiations was that the draft text of this U.S.</w:t>
        </w:r>
      </w:ins>
      <w:ins w:id="459" w:author="katie" w:date="2018-07-12T10:31:00Z">
        <w:r w:rsidRPr="009A799D">
          <w:rPr>
            <w:rStyle w:val="StyleUnderline"/>
            <w:rFonts w:ascii="Roboto" w:eastAsiaTheme="minorHAnsi" w:hAnsi="Roboto"/>
            <w:rPrChange w:id="460" w:author="katie" w:date="2018-07-12T10:35:00Z">
              <w:rPr>
                <w:rFonts w:ascii="Open Sans" w:hAnsi="Open Sans"/>
                <w:color w:val="000000"/>
                <w:sz w:val="27"/>
                <w:szCs w:val="27"/>
              </w:rPr>
            </w:rPrChange>
          </w:rPr>
          <w:t xml:space="preserve"> </w:t>
        </w:r>
      </w:ins>
      <w:ins w:id="461" w:author="katie" w:date="2018-07-12T10:30:00Z">
        <w:r w:rsidRPr="009A799D">
          <w:rPr>
            <w:rStyle w:val="StyleUnderline"/>
            <w:rFonts w:ascii="Roboto" w:eastAsiaTheme="minorHAnsi" w:hAnsi="Roboto" w:hint="eastAsia"/>
            <w:rPrChange w:id="462" w:author="katie" w:date="2018-07-12T10:35:00Z">
              <w:rPr>
                <w:rStyle w:val="searchword"/>
                <w:rFonts w:ascii="Open Sans" w:eastAsiaTheme="majorEastAsia" w:hAnsi="Open Sans" w:hint="eastAsia"/>
                <w:color w:val="000000"/>
                <w:sz w:val="27"/>
                <w:szCs w:val="27"/>
                <w:shd w:val="clear" w:color="auto" w:fill="ADD8E6"/>
              </w:rPr>
            </w:rPrChange>
          </w:rPr>
          <w:t>India</w:t>
        </w:r>
      </w:ins>
      <w:ins w:id="463" w:author="katie" w:date="2018-07-12T10:31:00Z">
        <w:r w:rsidRPr="009A799D">
          <w:rPr>
            <w:rStyle w:val="StyleUnderline"/>
            <w:rFonts w:ascii="Roboto" w:eastAsiaTheme="minorHAnsi" w:hAnsi="Roboto"/>
            <w:rPrChange w:id="464" w:author="katie" w:date="2018-07-12T10:35:00Z">
              <w:rPr>
                <w:rFonts w:ascii="Open Sans" w:hAnsi="Open Sans"/>
                <w:color w:val="000000"/>
                <w:sz w:val="27"/>
                <w:szCs w:val="27"/>
              </w:rPr>
            </w:rPrChange>
          </w:rPr>
          <w:t xml:space="preserve"> </w:t>
        </w:r>
      </w:ins>
      <w:ins w:id="465" w:author="katie" w:date="2018-07-12T10:30:00Z">
        <w:r w:rsidRPr="009A799D">
          <w:rPr>
            <w:rStyle w:val="StyleUnderline"/>
            <w:rFonts w:ascii="Roboto" w:eastAsiaTheme="minorHAnsi" w:hAnsi="Roboto"/>
            <w:rPrChange w:id="466" w:author="katie" w:date="2018-07-12T10:35:00Z">
              <w:rPr>
                <w:rFonts w:ascii="Open Sans" w:hAnsi="Open Sans"/>
                <w:color w:val="000000"/>
                <w:sz w:val="27"/>
                <w:szCs w:val="27"/>
              </w:rPr>
            </w:rPrChange>
          </w:rPr>
          <w:t>agreement remained the same over the decade in which this effort laid untouched.</w:t>
        </w:r>
      </w:ins>
      <w:ins w:id="467" w:author="katie" w:date="2018-07-12T10:31:00Z">
        <w:r w:rsidRPr="009A799D">
          <w:rPr>
            <w:rStyle w:val="StyleUnderline"/>
            <w:rFonts w:ascii="Roboto" w:eastAsiaTheme="minorHAnsi" w:hAnsi="Roboto"/>
            <w:rPrChange w:id="468" w:author="katie" w:date="2018-07-12T10:35:00Z">
              <w:rPr>
                <w:rFonts w:ascii="Open Sans" w:hAnsi="Open Sans"/>
                <w:color w:val="000000"/>
                <w:sz w:val="27"/>
                <w:szCs w:val="27"/>
              </w:rPr>
            </w:rPrChange>
          </w:rPr>
          <w:t xml:space="preserve"> </w:t>
        </w:r>
      </w:ins>
      <w:ins w:id="469" w:author="katie" w:date="2018-07-12T10:30:00Z">
        <w:r w:rsidRPr="009A799D">
          <w:rPr>
            <w:rStyle w:val="StyleUnderline"/>
            <w:rFonts w:ascii="Roboto" w:eastAsiaTheme="minorHAnsi" w:hAnsi="Roboto"/>
            <w:rPrChange w:id="470" w:author="katie" w:date="2018-07-12T10:35:00Z">
              <w:rPr>
                <w:rFonts w:ascii="Open Sans" w:hAnsi="Open Sans"/>
                <w:color w:val="000000"/>
                <w:sz w:val="27"/>
                <w:szCs w:val="27"/>
              </w:rPr>
            </w:rPrChange>
          </w:rPr>
          <w:t>The U.S. was reluctant to move forward with such outdated language</w:t>
        </w:r>
      </w:ins>
      <w:ins w:id="471" w:author="katie" w:date="2018-07-12T10:31:00Z">
        <w:r w:rsidRPr="009A799D">
          <w:rPr>
            <w:rStyle w:val="StyleUnderline"/>
            <w:rFonts w:ascii="Roboto" w:eastAsiaTheme="minorHAnsi" w:hAnsi="Roboto"/>
            <w:rPrChange w:id="472" w:author="katie" w:date="2018-07-12T10:35:00Z">
              <w:rPr>
                <w:rFonts w:ascii="Open Sans" w:hAnsi="Open Sans"/>
                <w:color w:val="000000"/>
                <w:sz w:val="27"/>
                <w:szCs w:val="27"/>
              </w:rPr>
            </w:rPrChange>
          </w:rPr>
          <w:t xml:space="preserve"> </w:t>
        </w:r>
      </w:ins>
      <w:ins w:id="473" w:author="katie" w:date="2018-07-12T10:30:00Z">
        <w:r w:rsidRPr="009A799D">
          <w:rPr>
            <w:rStyle w:val="StyleUnderline"/>
            <w:rFonts w:ascii="Roboto" w:eastAsiaTheme="minorHAnsi" w:hAnsi="Roboto" w:hint="eastAsia"/>
            <w:rPrChange w:id="474" w:author="katie" w:date="2018-07-12T10:35:00Z">
              <w:rPr>
                <w:rStyle w:val="searchword"/>
                <w:rFonts w:ascii="Open Sans" w:eastAsiaTheme="majorEastAsia" w:hAnsi="Open Sans" w:hint="eastAsia"/>
                <w:color w:val="000000"/>
                <w:sz w:val="27"/>
                <w:szCs w:val="27"/>
                <w:shd w:val="clear" w:color="auto" w:fill="ADD8E6"/>
              </w:rPr>
            </w:rPrChange>
          </w:rPr>
          <w:t>and</w:t>
        </w:r>
      </w:ins>
      <w:ins w:id="475" w:author="katie" w:date="2018-07-12T10:35:00Z">
        <w:r w:rsidRPr="009A799D">
          <w:rPr>
            <w:rStyle w:val="StyleUnderline"/>
            <w:rFonts w:ascii="Roboto" w:eastAsiaTheme="minorHAnsi" w:hAnsi="Roboto"/>
          </w:rPr>
          <w:t xml:space="preserve"> </w:t>
        </w:r>
      </w:ins>
      <w:ins w:id="476" w:author="katie" w:date="2018-07-12T10:30:00Z">
        <w:r w:rsidRPr="009A799D">
          <w:rPr>
            <w:rStyle w:val="StyleUnderline"/>
            <w:rFonts w:ascii="Roboto" w:eastAsiaTheme="minorHAnsi" w:hAnsi="Roboto"/>
            <w:rPrChange w:id="477" w:author="katie" w:date="2018-07-12T10:35:00Z">
              <w:rPr>
                <w:rFonts w:ascii="Open Sans" w:hAnsi="Open Sans"/>
                <w:color w:val="000000"/>
                <w:sz w:val="27"/>
                <w:szCs w:val="27"/>
              </w:rPr>
            </w:rPrChange>
          </w:rPr>
          <w:t>sought to renegotiate the text from a contemporary st</w:t>
        </w:r>
        <w:r w:rsidRPr="009A799D">
          <w:rPr>
            <w:rStyle w:val="StyleUnderline"/>
            <w:rFonts w:ascii="Roboto" w:eastAsiaTheme="minorHAnsi" w:hAnsi="Roboto" w:hint="eastAsia"/>
            <w:rPrChange w:id="478" w:author="katie" w:date="2018-07-12T10:35:00Z">
              <w:rPr>
                <w:rStyle w:val="searchword"/>
                <w:rFonts w:ascii="Open Sans" w:eastAsiaTheme="majorEastAsia" w:hAnsi="Open Sans" w:hint="eastAsia"/>
                <w:color w:val="000000"/>
                <w:sz w:val="27"/>
                <w:szCs w:val="27"/>
                <w:shd w:val="clear" w:color="auto" w:fill="ADD8E6"/>
              </w:rPr>
            </w:rPrChange>
          </w:rPr>
          <w:t>and</w:t>
        </w:r>
        <w:r w:rsidRPr="009A799D">
          <w:rPr>
            <w:rStyle w:val="StyleUnderline"/>
            <w:rFonts w:ascii="Roboto" w:eastAsiaTheme="minorHAnsi" w:hAnsi="Roboto"/>
            <w:rPrChange w:id="479" w:author="katie" w:date="2018-07-12T10:35:00Z">
              <w:rPr>
                <w:rFonts w:ascii="Open Sans" w:hAnsi="Open Sans"/>
                <w:color w:val="000000"/>
                <w:sz w:val="27"/>
                <w:szCs w:val="27"/>
              </w:rPr>
            </w:rPrChange>
          </w:rPr>
          <w:t>ing</w:t>
        </w:r>
        <w:r w:rsidRPr="009A799D">
          <w:rPr>
            <w:rFonts w:ascii="Roboto" w:eastAsiaTheme="minorHAnsi" w:hAnsi="Roboto"/>
            <w:sz w:val="16"/>
            <w:rPrChange w:id="480" w:author="katie" w:date="2018-07-12T10:32:00Z">
              <w:rPr>
                <w:rFonts w:ascii="Open Sans" w:hAnsi="Open Sans"/>
                <w:color w:val="000000"/>
                <w:sz w:val="27"/>
                <w:szCs w:val="27"/>
              </w:rPr>
            </w:rPrChange>
          </w:rPr>
          <w:t>.</w:t>
        </w:r>
      </w:ins>
      <w:ins w:id="481" w:author="katie" w:date="2018-07-12T10:31:00Z">
        <w:r w:rsidRPr="009A799D">
          <w:rPr>
            <w:rFonts w:ascii="Roboto" w:eastAsiaTheme="minorHAnsi" w:hAnsi="Roboto"/>
            <w:sz w:val="16"/>
            <w:rPrChange w:id="482" w:author="katie" w:date="2018-07-12T10:32:00Z">
              <w:rPr>
                <w:rFonts w:ascii="Open Sans" w:hAnsi="Open Sans"/>
                <w:color w:val="000000"/>
                <w:sz w:val="27"/>
                <w:szCs w:val="27"/>
              </w:rPr>
            </w:rPrChange>
          </w:rPr>
          <w:t xml:space="preserve"> </w:t>
        </w:r>
      </w:ins>
      <w:ins w:id="483" w:author="katie" w:date="2018-07-12T10:30:00Z">
        <w:r w:rsidRPr="009A799D">
          <w:rPr>
            <w:rFonts w:ascii="Roboto" w:eastAsiaTheme="minorHAnsi" w:hAnsi="Roboto" w:hint="eastAsia"/>
            <w:sz w:val="16"/>
            <w:rPrChange w:id="484" w:author="katie" w:date="2018-07-12T10:32:00Z">
              <w:rPr>
                <w:rStyle w:val="searchword"/>
                <w:rFonts w:ascii="Open Sans" w:eastAsiaTheme="majorEastAsia" w:hAnsi="Open Sans" w:hint="eastAsia"/>
                <w:color w:val="000000"/>
                <w:sz w:val="27"/>
                <w:szCs w:val="27"/>
                <w:shd w:val="clear" w:color="auto" w:fill="ADD8E6"/>
              </w:rPr>
            </w:rPrChange>
          </w:rPr>
          <w:t>India</w:t>
        </w:r>
        <w:r w:rsidRPr="009A799D">
          <w:rPr>
            <w:rFonts w:ascii="Roboto" w:eastAsiaTheme="minorHAnsi" w:hAnsi="Roboto"/>
            <w:sz w:val="16"/>
            <w:rPrChange w:id="485" w:author="katie" w:date="2018-07-12T10:32:00Z">
              <w:rPr>
                <w:rFonts w:ascii="Open Sans" w:hAnsi="Open Sans"/>
                <w:color w:val="000000"/>
                <w:sz w:val="27"/>
                <w:szCs w:val="27"/>
              </w:rPr>
            </w:rPrChange>
          </w:rPr>
          <w:t>, however, insisted that it would be impossible to prepare fresh text</w:t>
        </w:r>
      </w:ins>
      <w:ins w:id="486" w:author="katie" w:date="2018-07-12T10:31:00Z">
        <w:r w:rsidRPr="009A799D">
          <w:rPr>
            <w:rFonts w:ascii="Roboto" w:eastAsiaTheme="minorHAnsi" w:hAnsi="Roboto"/>
            <w:sz w:val="16"/>
            <w:rPrChange w:id="487" w:author="katie" w:date="2018-07-12T10:32:00Z">
              <w:rPr>
                <w:rFonts w:ascii="Open Sans" w:hAnsi="Open Sans"/>
                <w:color w:val="000000"/>
                <w:sz w:val="27"/>
                <w:szCs w:val="27"/>
              </w:rPr>
            </w:rPrChange>
          </w:rPr>
          <w:t xml:space="preserve"> </w:t>
        </w:r>
      </w:ins>
      <w:ins w:id="488" w:author="katie" w:date="2018-07-12T10:30:00Z">
        <w:r w:rsidRPr="009A799D">
          <w:rPr>
            <w:rFonts w:ascii="Roboto" w:eastAsiaTheme="minorHAnsi" w:hAnsi="Roboto" w:hint="eastAsia"/>
            <w:sz w:val="16"/>
            <w:rPrChange w:id="489" w:author="katie" w:date="2018-07-12T10:32:00Z">
              <w:rPr>
                <w:rStyle w:val="searchword"/>
                <w:rFonts w:ascii="Open Sans" w:eastAsiaTheme="majorEastAsia" w:hAnsi="Open Sans" w:hint="eastAsia"/>
                <w:color w:val="000000"/>
                <w:sz w:val="27"/>
                <w:szCs w:val="27"/>
                <w:shd w:val="clear" w:color="auto" w:fill="ADD8E6"/>
              </w:rPr>
            </w:rPrChange>
          </w:rPr>
          <w:t>and</w:t>
        </w:r>
      </w:ins>
      <w:ins w:id="490" w:author="katie" w:date="2018-07-12T10:31:00Z">
        <w:r w:rsidRPr="009A799D">
          <w:rPr>
            <w:rFonts w:ascii="Roboto" w:eastAsiaTheme="minorHAnsi" w:hAnsi="Roboto"/>
            <w:sz w:val="16"/>
            <w:rPrChange w:id="491" w:author="katie" w:date="2018-07-12T10:32:00Z">
              <w:rPr>
                <w:rFonts w:ascii="Open Sans" w:hAnsi="Open Sans"/>
                <w:color w:val="000000"/>
                <w:sz w:val="27"/>
                <w:szCs w:val="27"/>
              </w:rPr>
            </w:rPrChange>
          </w:rPr>
          <w:t xml:space="preserve"> </w:t>
        </w:r>
      </w:ins>
      <w:ins w:id="492" w:author="katie" w:date="2018-07-12T10:30:00Z">
        <w:r w:rsidRPr="009A799D">
          <w:rPr>
            <w:rFonts w:ascii="Roboto" w:eastAsiaTheme="minorHAnsi" w:hAnsi="Roboto"/>
            <w:sz w:val="16"/>
            <w:rPrChange w:id="493" w:author="katie" w:date="2018-07-12T10:32:00Z">
              <w:rPr>
                <w:rFonts w:ascii="Open Sans" w:hAnsi="Open Sans"/>
                <w:color w:val="000000"/>
                <w:sz w:val="27"/>
                <w:szCs w:val="27"/>
              </w:rPr>
            </w:rPrChange>
          </w:rPr>
          <w:t>meet the compressed timeline. To reach a bilateral agreement, both governments made major concessions. The U.S. agreed to accept the dated text with minor revisions,</w:t>
        </w:r>
      </w:ins>
      <w:ins w:id="494" w:author="katie" w:date="2018-07-12T10:31:00Z">
        <w:r w:rsidRPr="009A799D">
          <w:rPr>
            <w:rFonts w:ascii="Roboto" w:eastAsiaTheme="minorHAnsi" w:hAnsi="Roboto"/>
            <w:sz w:val="16"/>
            <w:rPrChange w:id="495" w:author="katie" w:date="2018-07-12T10:32:00Z">
              <w:rPr>
                <w:rFonts w:ascii="Open Sans" w:hAnsi="Open Sans"/>
                <w:color w:val="000000"/>
                <w:sz w:val="27"/>
                <w:szCs w:val="27"/>
              </w:rPr>
            </w:rPrChange>
          </w:rPr>
          <w:t xml:space="preserve"> </w:t>
        </w:r>
      </w:ins>
      <w:ins w:id="496" w:author="katie" w:date="2018-07-12T10:30:00Z">
        <w:r w:rsidRPr="009A799D">
          <w:rPr>
            <w:rFonts w:ascii="Roboto" w:eastAsiaTheme="minorHAnsi" w:hAnsi="Roboto" w:hint="eastAsia"/>
            <w:sz w:val="16"/>
            <w:rPrChange w:id="497" w:author="katie" w:date="2018-07-12T10:32:00Z">
              <w:rPr>
                <w:rStyle w:val="searchword"/>
                <w:rFonts w:ascii="Open Sans" w:eastAsiaTheme="majorEastAsia" w:hAnsi="Open Sans" w:hint="eastAsia"/>
                <w:color w:val="000000"/>
                <w:sz w:val="27"/>
                <w:szCs w:val="27"/>
                <w:shd w:val="clear" w:color="auto" w:fill="ADD8E6"/>
              </w:rPr>
            </w:rPrChange>
          </w:rPr>
          <w:t>and</w:t>
        </w:r>
      </w:ins>
      <w:ins w:id="498" w:author="katie" w:date="2018-07-12T10:31:00Z">
        <w:r w:rsidRPr="009A799D">
          <w:rPr>
            <w:rFonts w:ascii="Roboto" w:eastAsiaTheme="minorHAnsi" w:hAnsi="Roboto"/>
            <w:sz w:val="16"/>
            <w:rPrChange w:id="499" w:author="katie" w:date="2018-07-12T10:32:00Z">
              <w:rPr>
                <w:rFonts w:ascii="Open Sans" w:hAnsi="Open Sans"/>
                <w:color w:val="000000"/>
                <w:sz w:val="27"/>
                <w:szCs w:val="27"/>
              </w:rPr>
            </w:rPrChange>
          </w:rPr>
          <w:t xml:space="preserve"> </w:t>
        </w:r>
      </w:ins>
      <w:ins w:id="500" w:author="katie" w:date="2018-07-12T10:30:00Z">
        <w:r w:rsidRPr="009A799D">
          <w:rPr>
            <w:rFonts w:ascii="Roboto" w:eastAsiaTheme="minorHAnsi" w:hAnsi="Roboto" w:hint="eastAsia"/>
            <w:sz w:val="16"/>
            <w:rPrChange w:id="501" w:author="katie" w:date="2018-07-12T10:32:00Z">
              <w:rPr>
                <w:rStyle w:val="searchword"/>
                <w:rFonts w:ascii="Open Sans" w:eastAsiaTheme="majorEastAsia" w:hAnsi="Open Sans" w:hint="eastAsia"/>
                <w:color w:val="000000"/>
                <w:sz w:val="27"/>
                <w:szCs w:val="27"/>
                <w:shd w:val="clear" w:color="auto" w:fill="ADD8E6"/>
              </w:rPr>
            </w:rPrChange>
          </w:rPr>
          <w:t>India</w:t>
        </w:r>
      </w:ins>
      <w:ins w:id="502" w:author="katie" w:date="2018-07-12T10:31:00Z">
        <w:r w:rsidRPr="009A799D">
          <w:rPr>
            <w:rFonts w:ascii="Roboto" w:eastAsiaTheme="minorHAnsi" w:hAnsi="Roboto"/>
            <w:sz w:val="16"/>
            <w:rPrChange w:id="503" w:author="katie" w:date="2018-07-12T10:32:00Z">
              <w:rPr>
                <w:rFonts w:ascii="Open Sans" w:hAnsi="Open Sans"/>
                <w:color w:val="000000"/>
                <w:sz w:val="27"/>
                <w:szCs w:val="27"/>
              </w:rPr>
            </w:rPrChange>
          </w:rPr>
          <w:t xml:space="preserve"> </w:t>
        </w:r>
      </w:ins>
      <w:ins w:id="504" w:author="katie" w:date="2018-07-12T10:30:00Z">
        <w:r w:rsidRPr="009A799D">
          <w:rPr>
            <w:rFonts w:ascii="Roboto" w:eastAsiaTheme="minorHAnsi" w:hAnsi="Roboto"/>
            <w:sz w:val="16"/>
            <w:rPrChange w:id="505" w:author="katie" w:date="2018-07-12T10:32:00Z">
              <w:rPr>
                <w:rFonts w:ascii="Open Sans" w:hAnsi="Open Sans"/>
                <w:color w:val="000000"/>
                <w:sz w:val="27"/>
                <w:szCs w:val="27"/>
              </w:rPr>
            </w:rPrChange>
          </w:rPr>
          <w:t>agreed to accept the contemporary financial text m</w:t>
        </w:r>
        <w:r w:rsidRPr="009A799D">
          <w:rPr>
            <w:rFonts w:ascii="Roboto" w:eastAsiaTheme="minorHAnsi" w:hAnsi="Roboto" w:hint="eastAsia"/>
            <w:sz w:val="16"/>
            <w:rPrChange w:id="506" w:author="katie" w:date="2018-07-12T10:32:00Z">
              <w:rPr>
                <w:rStyle w:val="searchword"/>
                <w:rFonts w:ascii="Open Sans" w:eastAsiaTheme="majorEastAsia" w:hAnsi="Open Sans" w:hint="eastAsia"/>
                <w:color w:val="000000"/>
                <w:sz w:val="27"/>
                <w:szCs w:val="27"/>
                <w:shd w:val="clear" w:color="auto" w:fill="ADD8E6"/>
              </w:rPr>
            </w:rPrChange>
          </w:rPr>
          <w:t>and</w:t>
        </w:r>
        <w:r w:rsidRPr="009A799D">
          <w:rPr>
            <w:rFonts w:ascii="Roboto" w:eastAsiaTheme="minorHAnsi" w:hAnsi="Roboto"/>
            <w:sz w:val="16"/>
            <w:rPrChange w:id="507" w:author="katie" w:date="2018-07-12T10:32:00Z">
              <w:rPr>
                <w:rFonts w:ascii="Open Sans" w:hAnsi="Open Sans"/>
                <w:color w:val="000000"/>
                <w:sz w:val="27"/>
                <w:szCs w:val="27"/>
              </w:rPr>
            </w:rPrChange>
          </w:rPr>
          <w:t>ated by current U.S. law. Both nations addressed st</w:t>
        </w:r>
        <w:r w:rsidRPr="009A799D">
          <w:rPr>
            <w:rFonts w:ascii="Roboto" w:eastAsiaTheme="minorHAnsi" w:hAnsi="Roboto" w:hint="eastAsia"/>
            <w:sz w:val="16"/>
            <w:rPrChange w:id="508" w:author="katie" w:date="2018-07-12T10:32:00Z">
              <w:rPr>
                <w:rStyle w:val="searchword"/>
                <w:rFonts w:ascii="Open Sans" w:eastAsiaTheme="majorEastAsia" w:hAnsi="Open Sans" w:hint="eastAsia"/>
                <w:color w:val="000000"/>
                <w:sz w:val="27"/>
                <w:szCs w:val="27"/>
                <w:shd w:val="clear" w:color="auto" w:fill="ADD8E6"/>
              </w:rPr>
            </w:rPrChange>
          </w:rPr>
          <w:t>and</w:t>
        </w:r>
        <w:r w:rsidRPr="009A799D">
          <w:rPr>
            <w:rFonts w:ascii="Roboto" w:eastAsiaTheme="minorHAnsi" w:hAnsi="Roboto"/>
            <w:sz w:val="16"/>
            <w:rPrChange w:id="509" w:author="katie" w:date="2018-07-12T10:32:00Z">
              <w:rPr>
                <w:rFonts w:ascii="Open Sans" w:hAnsi="Open Sans"/>
                <w:color w:val="000000"/>
                <w:sz w:val="27"/>
                <w:szCs w:val="27"/>
              </w:rPr>
            </w:rPrChange>
          </w:rPr>
          <w:t xml:space="preserve">ard wording to find suitable replacements for words such as </w:t>
        </w:r>
        <w:r w:rsidRPr="009A799D">
          <w:rPr>
            <w:rFonts w:ascii="Roboto" w:eastAsiaTheme="minorHAnsi" w:hAnsi="Roboto" w:hint="eastAsia"/>
            <w:sz w:val="16"/>
            <w:rPrChange w:id="510" w:author="katie" w:date="2018-07-12T10:32:00Z">
              <w:rPr>
                <w:rFonts w:ascii="Open Sans" w:hAnsi="Open Sans" w:hint="eastAsia"/>
                <w:color w:val="000000"/>
                <w:sz w:val="27"/>
                <w:szCs w:val="27"/>
              </w:rPr>
            </w:rPrChange>
          </w:rPr>
          <w:t>“</w:t>
        </w:r>
        <w:r w:rsidRPr="009A799D">
          <w:rPr>
            <w:rFonts w:ascii="Roboto" w:eastAsiaTheme="minorHAnsi" w:hAnsi="Roboto"/>
            <w:sz w:val="16"/>
            <w:rPrChange w:id="511" w:author="katie" w:date="2018-07-12T10:32:00Z">
              <w:rPr>
                <w:rFonts w:ascii="Open Sans" w:hAnsi="Open Sans"/>
                <w:color w:val="000000"/>
                <w:sz w:val="27"/>
                <w:szCs w:val="27"/>
              </w:rPr>
            </w:rPrChange>
          </w:rPr>
          <w:t>operations</w:t>
        </w:r>
        <w:r w:rsidRPr="009A799D">
          <w:rPr>
            <w:rFonts w:ascii="Roboto" w:eastAsiaTheme="minorHAnsi" w:hAnsi="Roboto" w:hint="eastAsia"/>
            <w:sz w:val="16"/>
            <w:rPrChange w:id="512" w:author="katie" w:date="2018-07-12T10:32:00Z">
              <w:rPr>
                <w:rFonts w:ascii="Open Sans" w:hAnsi="Open Sans" w:hint="eastAsia"/>
                <w:color w:val="000000"/>
                <w:sz w:val="27"/>
                <w:szCs w:val="27"/>
              </w:rPr>
            </w:rPrChange>
          </w:rPr>
          <w:t>”</w:t>
        </w:r>
      </w:ins>
      <w:ins w:id="513" w:author="katie" w:date="2018-07-12T10:31:00Z">
        <w:r w:rsidRPr="009A799D">
          <w:rPr>
            <w:rFonts w:ascii="Roboto" w:eastAsiaTheme="minorHAnsi" w:hAnsi="Roboto"/>
            <w:sz w:val="16"/>
            <w:rPrChange w:id="514" w:author="katie" w:date="2018-07-12T10:32:00Z">
              <w:rPr>
                <w:rFonts w:ascii="Open Sans" w:hAnsi="Open Sans"/>
                <w:color w:val="000000"/>
                <w:sz w:val="27"/>
                <w:szCs w:val="27"/>
              </w:rPr>
            </w:rPrChange>
          </w:rPr>
          <w:t xml:space="preserve"> </w:t>
        </w:r>
      </w:ins>
      <w:ins w:id="515" w:author="katie" w:date="2018-07-12T10:30:00Z">
        <w:r w:rsidRPr="009A799D">
          <w:rPr>
            <w:rFonts w:ascii="Roboto" w:eastAsiaTheme="minorHAnsi" w:hAnsi="Roboto" w:hint="eastAsia"/>
            <w:sz w:val="16"/>
            <w:rPrChange w:id="516" w:author="katie" w:date="2018-07-12T10:32:00Z">
              <w:rPr>
                <w:rStyle w:val="searchword"/>
                <w:rFonts w:ascii="Open Sans" w:eastAsiaTheme="majorEastAsia" w:hAnsi="Open Sans" w:hint="eastAsia"/>
                <w:color w:val="000000"/>
                <w:sz w:val="27"/>
                <w:szCs w:val="27"/>
                <w:shd w:val="clear" w:color="auto" w:fill="ADD8E6"/>
              </w:rPr>
            </w:rPrChange>
          </w:rPr>
          <w:t>and</w:t>
        </w:r>
      </w:ins>
      <w:ins w:id="517" w:author="katie" w:date="2018-07-12T10:31:00Z">
        <w:r w:rsidRPr="009A799D">
          <w:rPr>
            <w:rFonts w:ascii="Roboto" w:eastAsiaTheme="minorHAnsi" w:hAnsi="Roboto"/>
            <w:sz w:val="16"/>
            <w:rPrChange w:id="518" w:author="katie" w:date="2018-07-12T10:32:00Z">
              <w:rPr>
                <w:rFonts w:ascii="Open Sans" w:hAnsi="Open Sans"/>
                <w:color w:val="000000"/>
                <w:sz w:val="27"/>
                <w:szCs w:val="27"/>
              </w:rPr>
            </w:rPrChange>
          </w:rPr>
          <w:t xml:space="preserve"> </w:t>
        </w:r>
      </w:ins>
      <w:ins w:id="519" w:author="katie" w:date="2018-07-12T10:30:00Z">
        <w:r w:rsidRPr="009A799D">
          <w:rPr>
            <w:rFonts w:ascii="Roboto" w:eastAsiaTheme="minorHAnsi" w:hAnsi="Roboto" w:hint="eastAsia"/>
            <w:sz w:val="16"/>
            <w:rPrChange w:id="520" w:author="katie" w:date="2018-07-12T10:32:00Z">
              <w:rPr>
                <w:rFonts w:ascii="Open Sans" w:hAnsi="Open Sans" w:hint="eastAsia"/>
                <w:color w:val="000000"/>
                <w:sz w:val="27"/>
                <w:szCs w:val="27"/>
              </w:rPr>
            </w:rPrChange>
          </w:rPr>
          <w:t>“</w:t>
        </w:r>
        <w:r w:rsidRPr="009A799D">
          <w:rPr>
            <w:rFonts w:ascii="Roboto" w:eastAsiaTheme="minorHAnsi" w:hAnsi="Roboto"/>
            <w:sz w:val="16"/>
            <w:rPrChange w:id="521" w:author="katie" w:date="2018-07-12T10:32:00Z">
              <w:rPr>
                <w:rFonts w:ascii="Open Sans" w:hAnsi="Open Sans"/>
                <w:color w:val="000000"/>
                <w:sz w:val="27"/>
                <w:szCs w:val="27"/>
              </w:rPr>
            </w:rPrChange>
          </w:rPr>
          <w:t>bases.</w:t>
        </w:r>
        <w:r w:rsidRPr="009A799D">
          <w:rPr>
            <w:rFonts w:ascii="Roboto" w:eastAsiaTheme="minorHAnsi" w:hAnsi="Roboto" w:hint="eastAsia"/>
            <w:sz w:val="16"/>
            <w:rPrChange w:id="522" w:author="katie" w:date="2018-07-12T10:32:00Z">
              <w:rPr>
                <w:rFonts w:ascii="Open Sans" w:hAnsi="Open Sans" w:hint="eastAsia"/>
                <w:color w:val="000000"/>
                <w:sz w:val="27"/>
                <w:szCs w:val="27"/>
              </w:rPr>
            </w:rPrChange>
          </w:rPr>
          <w:t>”</w:t>
        </w:r>
        <w:r w:rsidRPr="009A799D">
          <w:rPr>
            <w:rFonts w:ascii="Roboto" w:eastAsiaTheme="minorHAnsi" w:hAnsi="Roboto"/>
            <w:sz w:val="16"/>
            <w:rPrChange w:id="523" w:author="katie" w:date="2018-07-12T10:32:00Z">
              <w:rPr>
                <w:rFonts w:ascii="Open Sans" w:hAnsi="Open Sans"/>
                <w:color w:val="000000"/>
                <w:sz w:val="27"/>
                <w:szCs w:val="27"/>
              </w:rPr>
            </w:rPrChange>
          </w:rPr>
          <w:t xml:space="preserve"> The agreed-upon text was delivered to Obama less than one hour prior to his meeting with the prime minister. </w:t>
        </w:r>
        <w:r w:rsidRPr="009A799D">
          <w:rPr>
            <w:rStyle w:val="StyleUnderline"/>
            <w:rFonts w:ascii="Roboto" w:eastAsiaTheme="minorHAnsi" w:hAnsi="Roboto"/>
            <w:rPrChange w:id="524" w:author="katie" w:date="2018-07-12T10:36:00Z">
              <w:rPr>
                <w:rFonts w:ascii="Open Sans" w:hAnsi="Open Sans"/>
                <w:color w:val="000000"/>
                <w:sz w:val="27"/>
                <w:szCs w:val="27"/>
              </w:rPr>
            </w:rPrChange>
          </w:rPr>
          <w:t>Success was achieved through a high-level approach</w:t>
        </w:r>
      </w:ins>
      <w:ins w:id="525" w:author="katie" w:date="2018-07-12T10:31:00Z">
        <w:r w:rsidRPr="009A799D">
          <w:rPr>
            <w:rStyle w:val="StyleUnderline"/>
            <w:rFonts w:ascii="Roboto" w:eastAsiaTheme="minorHAnsi" w:hAnsi="Roboto"/>
            <w:rPrChange w:id="526" w:author="katie" w:date="2018-07-12T10:36:00Z">
              <w:rPr>
                <w:rFonts w:ascii="Open Sans" w:hAnsi="Open Sans"/>
                <w:color w:val="000000"/>
                <w:sz w:val="27"/>
                <w:szCs w:val="27"/>
              </w:rPr>
            </w:rPrChange>
          </w:rPr>
          <w:t xml:space="preserve"> </w:t>
        </w:r>
      </w:ins>
      <w:ins w:id="527" w:author="katie" w:date="2018-07-12T10:30:00Z">
        <w:r w:rsidRPr="009A799D">
          <w:rPr>
            <w:rStyle w:val="StyleUnderline"/>
            <w:rFonts w:ascii="Roboto" w:eastAsiaTheme="minorHAnsi" w:hAnsi="Roboto" w:hint="eastAsia"/>
            <w:rPrChange w:id="528" w:author="katie" w:date="2018-07-12T10:36:00Z">
              <w:rPr>
                <w:rStyle w:val="searchword"/>
                <w:rFonts w:ascii="Open Sans" w:eastAsiaTheme="majorEastAsia" w:hAnsi="Open Sans" w:hint="eastAsia"/>
                <w:color w:val="000000"/>
                <w:sz w:val="27"/>
                <w:szCs w:val="27"/>
                <w:shd w:val="clear" w:color="auto" w:fill="ADD8E6"/>
              </w:rPr>
            </w:rPrChange>
          </w:rPr>
          <w:t>and</w:t>
        </w:r>
      </w:ins>
      <w:ins w:id="529" w:author="katie" w:date="2018-07-12T10:31:00Z">
        <w:r w:rsidRPr="009A799D">
          <w:rPr>
            <w:rStyle w:val="StyleUnderline"/>
            <w:rFonts w:ascii="Roboto" w:eastAsiaTheme="minorHAnsi" w:hAnsi="Roboto"/>
            <w:rPrChange w:id="530" w:author="katie" w:date="2018-07-12T10:36:00Z">
              <w:rPr>
                <w:rFonts w:ascii="Open Sans" w:hAnsi="Open Sans"/>
                <w:color w:val="000000"/>
                <w:sz w:val="27"/>
                <w:szCs w:val="27"/>
              </w:rPr>
            </w:rPrChange>
          </w:rPr>
          <w:t xml:space="preserve"> </w:t>
        </w:r>
      </w:ins>
      <w:ins w:id="531" w:author="katie" w:date="2018-07-12T10:30:00Z">
        <w:r w:rsidRPr="009A799D">
          <w:rPr>
            <w:rStyle w:val="StyleUnderline"/>
            <w:rFonts w:ascii="Roboto" w:eastAsiaTheme="minorHAnsi" w:hAnsi="Roboto"/>
            <w:rPrChange w:id="532" w:author="katie" w:date="2018-07-12T10:36:00Z">
              <w:rPr>
                <w:rFonts w:ascii="Open Sans" w:hAnsi="Open Sans"/>
                <w:color w:val="000000"/>
                <w:sz w:val="27"/>
                <w:szCs w:val="27"/>
              </w:rPr>
            </w:rPrChange>
          </w:rPr>
          <w:t>mutual determination to get this agreement done</w:t>
        </w:r>
        <w:r w:rsidRPr="009A799D">
          <w:rPr>
            <w:rFonts w:ascii="Roboto" w:eastAsiaTheme="minorHAnsi" w:hAnsi="Roboto"/>
            <w:sz w:val="16"/>
            <w:rPrChange w:id="533" w:author="katie" w:date="2018-07-12T10:32:00Z">
              <w:rPr>
                <w:rFonts w:ascii="Open Sans" w:hAnsi="Open Sans"/>
                <w:color w:val="000000"/>
                <w:sz w:val="27"/>
                <w:szCs w:val="27"/>
              </w:rPr>
            </w:rPrChange>
          </w:rPr>
          <w:t xml:space="preserve">. It is </w:t>
        </w:r>
        <w:r w:rsidRPr="009A799D">
          <w:rPr>
            <w:rStyle w:val="StyleUnderline"/>
            <w:rFonts w:ascii="Roboto" w:eastAsiaTheme="minorHAnsi" w:hAnsi="Roboto"/>
            <w:rPrChange w:id="534" w:author="katie" w:date="2018-07-12T10:36:00Z">
              <w:rPr>
                <w:rFonts w:ascii="Open Sans" w:hAnsi="Open Sans"/>
                <w:color w:val="000000"/>
                <w:sz w:val="27"/>
                <w:szCs w:val="27"/>
              </w:rPr>
            </w:rPrChange>
          </w:rPr>
          <w:t>this type of approach that will be critical for the future of the U.S.-</w:t>
        </w:r>
        <w:r w:rsidRPr="009A799D">
          <w:rPr>
            <w:rStyle w:val="StyleUnderline"/>
            <w:rFonts w:ascii="Roboto" w:eastAsiaTheme="minorHAnsi" w:hAnsi="Roboto" w:hint="eastAsia"/>
            <w:rPrChange w:id="535" w:author="katie" w:date="2018-07-12T10:36:00Z">
              <w:rPr>
                <w:rStyle w:val="searchword"/>
                <w:rFonts w:ascii="Open Sans" w:eastAsiaTheme="majorEastAsia" w:hAnsi="Open Sans" w:hint="eastAsia"/>
                <w:color w:val="000000"/>
                <w:sz w:val="27"/>
                <w:szCs w:val="27"/>
                <w:shd w:val="clear" w:color="auto" w:fill="ADD8E6"/>
              </w:rPr>
            </w:rPrChange>
          </w:rPr>
          <w:t>India</w:t>
        </w:r>
      </w:ins>
      <w:ins w:id="536" w:author="katie" w:date="2018-07-12T10:31:00Z">
        <w:r w:rsidRPr="009A799D">
          <w:rPr>
            <w:rStyle w:val="StyleUnderline"/>
            <w:rFonts w:ascii="Roboto" w:eastAsiaTheme="minorHAnsi" w:hAnsi="Roboto"/>
            <w:rPrChange w:id="537" w:author="katie" w:date="2018-07-12T10:36:00Z">
              <w:rPr>
                <w:rFonts w:ascii="Open Sans" w:hAnsi="Open Sans"/>
                <w:color w:val="000000"/>
                <w:sz w:val="27"/>
                <w:szCs w:val="27"/>
              </w:rPr>
            </w:rPrChange>
          </w:rPr>
          <w:t xml:space="preserve"> </w:t>
        </w:r>
      </w:ins>
      <w:ins w:id="538" w:author="katie" w:date="2018-07-12T10:30:00Z">
        <w:r w:rsidRPr="009A799D">
          <w:rPr>
            <w:rStyle w:val="StyleUnderline"/>
            <w:rFonts w:ascii="Roboto" w:eastAsiaTheme="minorHAnsi" w:hAnsi="Roboto" w:hint="eastAsia"/>
            <w:rPrChange w:id="539" w:author="katie" w:date="2018-07-12T10:36:00Z">
              <w:rPr>
                <w:rStyle w:val="searchword"/>
                <w:rFonts w:ascii="Open Sans" w:eastAsiaTheme="majorEastAsia" w:hAnsi="Open Sans" w:hint="eastAsia"/>
                <w:color w:val="000000"/>
                <w:sz w:val="27"/>
                <w:szCs w:val="27"/>
                <w:shd w:val="clear" w:color="auto" w:fill="ADD8E6"/>
              </w:rPr>
            </w:rPrChange>
          </w:rPr>
          <w:t>defense</w:t>
        </w:r>
      </w:ins>
      <w:ins w:id="540" w:author="katie" w:date="2018-07-12T10:31:00Z">
        <w:r w:rsidRPr="009A799D">
          <w:rPr>
            <w:rStyle w:val="StyleUnderline"/>
            <w:rFonts w:ascii="Roboto" w:eastAsiaTheme="minorHAnsi" w:hAnsi="Roboto"/>
            <w:rPrChange w:id="541" w:author="katie" w:date="2018-07-12T10:36:00Z">
              <w:rPr>
                <w:rFonts w:ascii="Open Sans" w:hAnsi="Open Sans"/>
                <w:color w:val="000000"/>
                <w:sz w:val="27"/>
                <w:szCs w:val="27"/>
              </w:rPr>
            </w:rPrChange>
          </w:rPr>
          <w:t xml:space="preserve"> </w:t>
        </w:r>
      </w:ins>
      <w:ins w:id="542" w:author="katie" w:date="2018-07-12T10:30:00Z">
        <w:r w:rsidRPr="009A799D">
          <w:rPr>
            <w:rStyle w:val="StyleUnderline"/>
            <w:rFonts w:ascii="Roboto" w:eastAsiaTheme="minorHAnsi" w:hAnsi="Roboto"/>
            <w:rPrChange w:id="543" w:author="katie" w:date="2018-07-12T10:36:00Z">
              <w:rPr>
                <w:rFonts w:ascii="Open Sans" w:hAnsi="Open Sans"/>
                <w:color w:val="000000"/>
                <w:sz w:val="27"/>
                <w:szCs w:val="27"/>
              </w:rPr>
            </w:rPrChange>
          </w:rPr>
          <w:t>partnership.</w:t>
        </w:r>
      </w:ins>
      <w:ins w:id="544" w:author="katie" w:date="2018-07-12T10:31:00Z">
        <w:r w:rsidRPr="009A799D">
          <w:rPr>
            <w:rStyle w:val="StyleUnderline"/>
            <w:rFonts w:ascii="Roboto" w:eastAsiaTheme="minorHAnsi" w:hAnsi="Roboto"/>
            <w:rPrChange w:id="545" w:author="katie" w:date="2018-07-12T10:36:00Z">
              <w:rPr>
                <w:rFonts w:ascii="Open Sans" w:hAnsi="Open Sans"/>
                <w:color w:val="000000"/>
                <w:sz w:val="27"/>
                <w:szCs w:val="27"/>
              </w:rPr>
            </w:rPrChange>
          </w:rPr>
          <w:t xml:space="preserve"> </w:t>
        </w:r>
      </w:ins>
      <w:ins w:id="546" w:author="katie" w:date="2018-07-12T10:30:00Z">
        <w:r w:rsidRPr="009A799D">
          <w:rPr>
            <w:rStyle w:val="StyleUnderline"/>
            <w:rFonts w:ascii="Roboto" w:eastAsiaTheme="minorHAnsi" w:hAnsi="Roboto"/>
            <w:rPrChange w:id="547" w:author="katie" w:date="2018-07-12T10:36:00Z">
              <w:rPr>
                <w:rFonts w:ascii="Open Sans" w:hAnsi="Open Sans"/>
                <w:color w:val="000000"/>
                <w:sz w:val="27"/>
                <w:szCs w:val="27"/>
              </w:rPr>
            </w:rPrChange>
          </w:rPr>
          <w:t>The second condition is the need for policy</w:t>
        </w:r>
      </w:ins>
      <w:ins w:id="548" w:author="katie" w:date="2018-07-12T10:31:00Z">
        <w:r w:rsidRPr="009A799D">
          <w:rPr>
            <w:rStyle w:val="StyleUnderline"/>
            <w:rFonts w:ascii="Roboto" w:eastAsiaTheme="minorHAnsi" w:hAnsi="Roboto"/>
            <w:rPrChange w:id="549" w:author="katie" w:date="2018-07-12T10:36:00Z">
              <w:rPr>
                <w:rFonts w:ascii="Open Sans" w:hAnsi="Open Sans"/>
                <w:color w:val="000000"/>
                <w:sz w:val="27"/>
                <w:szCs w:val="27"/>
              </w:rPr>
            </w:rPrChange>
          </w:rPr>
          <w:t xml:space="preserve"> </w:t>
        </w:r>
      </w:ins>
      <w:ins w:id="550" w:author="katie" w:date="2018-07-12T10:30:00Z">
        <w:r w:rsidRPr="009A799D">
          <w:rPr>
            <w:rStyle w:val="StyleUnderline"/>
            <w:rFonts w:ascii="Roboto" w:eastAsiaTheme="minorHAnsi" w:hAnsi="Roboto" w:hint="eastAsia"/>
            <w:rPrChange w:id="551" w:author="katie" w:date="2018-07-12T10:36:00Z">
              <w:rPr>
                <w:rStyle w:val="searchword"/>
                <w:rFonts w:ascii="Open Sans" w:eastAsiaTheme="majorEastAsia" w:hAnsi="Open Sans" w:hint="eastAsia"/>
                <w:color w:val="000000"/>
                <w:sz w:val="27"/>
                <w:szCs w:val="27"/>
                <w:shd w:val="clear" w:color="auto" w:fill="ADD8E6"/>
              </w:rPr>
            </w:rPrChange>
          </w:rPr>
          <w:t>and</w:t>
        </w:r>
      </w:ins>
      <w:ins w:id="552" w:author="katie" w:date="2018-07-12T10:31:00Z">
        <w:r w:rsidRPr="009A799D">
          <w:rPr>
            <w:rStyle w:val="StyleUnderline"/>
            <w:rFonts w:ascii="Roboto" w:eastAsiaTheme="minorHAnsi" w:hAnsi="Roboto"/>
            <w:rPrChange w:id="553" w:author="katie" w:date="2018-07-12T10:36:00Z">
              <w:rPr>
                <w:rFonts w:ascii="Open Sans" w:hAnsi="Open Sans"/>
                <w:color w:val="000000"/>
                <w:sz w:val="27"/>
                <w:szCs w:val="27"/>
              </w:rPr>
            </w:rPrChange>
          </w:rPr>
          <w:t xml:space="preserve"> </w:t>
        </w:r>
      </w:ins>
      <w:ins w:id="554" w:author="katie" w:date="2018-07-12T10:30:00Z">
        <w:r w:rsidRPr="009A799D">
          <w:rPr>
            <w:rStyle w:val="StyleUnderline"/>
            <w:rFonts w:ascii="Roboto" w:eastAsiaTheme="minorHAnsi" w:hAnsi="Roboto"/>
            <w:rPrChange w:id="555" w:author="katie" w:date="2018-07-12T10:36:00Z">
              <w:rPr>
                <w:rFonts w:ascii="Open Sans" w:hAnsi="Open Sans"/>
                <w:color w:val="000000"/>
                <w:sz w:val="27"/>
                <w:szCs w:val="27"/>
              </w:rPr>
            </w:rPrChange>
          </w:rPr>
          <w:t>procedural changes to be coupled with a tangible program under that well-defined timeline</w:t>
        </w:r>
        <w:r w:rsidRPr="009A799D">
          <w:rPr>
            <w:rFonts w:ascii="Roboto" w:eastAsiaTheme="minorHAnsi" w:hAnsi="Roboto"/>
            <w:sz w:val="16"/>
            <w:rPrChange w:id="556" w:author="katie" w:date="2018-07-12T10:32:00Z">
              <w:rPr>
                <w:rFonts w:ascii="Open Sans" w:hAnsi="Open Sans"/>
                <w:color w:val="000000"/>
                <w:sz w:val="27"/>
                <w:szCs w:val="27"/>
              </w:rPr>
            </w:rPrChange>
          </w:rPr>
          <w:t>. This has happened before. For example, with the signing of the Obama-Modi joint statement in January 2015, several pathfinder projects were announced</w:t>
        </w:r>
        <w:r w:rsidRPr="009A799D">
          <w:rPr>
            <w:rStyle w:val="StyleUnderline"/>
            <w:rFonts w:ascii="Roboto" w:eastAsiaTheme="minorHAnsi" w:hAnsi="Roboto"/>
            <w:rPrChange w:id="557" w:author="katie" w:date="2018-07-12T10:36:00Z">
              <w:rPr>
                <w:rFonts w:ascii="Open Sans" w:hAnsi="Open Sans"/>
                <w:color w:val="000000"/>
                <w:sz w:val="27"/>
                <w:szCs w:val="27"/>
              </w:rPr>
            </w:rPrChange>
          </w:rPr>
          <w:t>. Two of these programs were joint projects requiring the negotiation</w:t>
        </w:r>
      </w:ins>
      <w:ins w:id="558" w:author="katie" w:date="2018-07-12T10:31:00Z">
        <w:r w:rsidRPr="009A799D">
          <w:rPr>
            <w:rStyle w:val="StyleUnderline"/>
            <w:rFonts w:ascii="Roboto" w:eastAsiaTheme="minorHAnsi" w:hAnsi="Roboto"/>
            <w:rPrChange w:id="559" w:author="katie" w:date="2018-07-12T10:36:00Z">
              <w:rPr>
                <w:rFonts w:ascii="Open Sans" w:hAnsi="Open Sans"/>
                <w:color w:val="000000"/>
                <w:sz w:val="27"/>
                <w:szCs w:val="27"/>
              </w:rPr>
            </w:rPrChange>
          </w:rPr>
          <w:t xml:space="preserve"> </w:t>
        </w:r>
      </w:ins>
      <w:ins w:id="560" w:author="katie" w:date="2018-07-12T10:30:00Z">
        <w:r w:rsidRPr="009A799D">
          <w:rPr>
            <w:rStyle w:val="StyleUnderline"/>
            <w:rFonts w:ascii="Roboto" w:eastAsiaTheme="minorHAnsi" w:hAnsi="Roboto" w:hint="eastAsia"/>
            <w:rPrChange w:id="561" w:author="katie" w:date="2018-07-12T10:36:00Z">
              <w:rPr>
                <w:rStyle w:val="searchword"/>
                <w:rFonts w:ascii="Open Sans" w:eastAsiaTheme="majorEastAsia" w:hAnsi="Open Sans" w:hint="eastAsia"/>
                <w:color w:val="000000"/>
                <w:sz w:val="27"/>
                <w:szCs w:val="27"/>
                <w:shd w:val="clear" w:color="auto" w:fill="ADD8E6"/>
              </w:rPr>
            </w:rPrChange>
          </w:rPr>
          <w:t>and</w:t>
        </w:r>
      </w:ins>
      <w:ins w:id="562" w:author="katie" w:date="2018-07-12T10:31:00Z">
        <w:r w:rsidRPr="009A799D">
          <w:rPr>
            <w:rStyle w:val="StyleUnderline"/>
            <w:rFonts w:ascii="Roboto" w:eastAsiaTheme="minorHAnsi" w:hAnsi="Roboto"/>
            <w:rPrChange w:id="563" w:author="katie" w:date="2018-07-12T10:36:00Z">
              <w:rPr>
                <w:rFonts w:ascii="Open Sans" w:hAnsi="Open Sans"/>
                <w:color w:val="000000"/>
                <w:sz w:val="27"/>
                <w:szCs w:val="27"/>
              </w:rPr>
            </w:rPrChange>
          </w:rPr>
          <w:t xml:space="preserve"> </w:t>
        </w:r>
      </w:ins>
      <w:ins w:id="564" w:author="katie" w:date="2018-07-12T10:30:00Z">
        <w:r w:rsidRPr="009A799D">
          <w:rPr>
            <w:rStyle w:val="StyleUnderline"/>
            <w:rFonts w:ascii="Roboto" w:eastAsiaTheme="minorHAnsi" w:hAnsi="Roboto"/>
            <w:rPrChange w:id="565" w:author="katie" w:date="2018-07-12T10:36:00Z">
              <w:rPr>
                <w:rFonts w:ascii="Open Sans" w:hAnsi="Open Sans"/>
                <w:color w:val="000000"/>
                <w:sz w:val="27"/>
                <w:szCs w:val="27"/>
              </w:rPr>
            </w:rPrChange>
          </w:rPr>
          <w:t>conclusion of agreements allowing both nations to legally partner in select areas of research. These types of agreements are common for similar purposes between the two nations</w:t>
        </w:r>
        <w:r w:rsidRPr="009A799D">
          <w:rPr>
            <w:rFonts w:ascii="Roboto" w:eastAsiaTheme="minorHAnsi" w:hAnsi="Roboto"/>
            <w:sz w:val="16"/>
            <w:rPrChange w:id="566" w:author="katie" w:date="2018-07-12T10:32:00Z">
              <w:rPr>
                <w:rFonts w:ascii="Open Sans" w:hAnsi="Open Sans"/>
                <w:color w:val="000000"/>
                <w:sz w:val="27"/>
                <w:szCs w:val="27"/>
              </w:rPr>
            </w:rPrChange>
          </w:rPr>
          <w:t xml:space="preserve">. However, negotiating such agreements has historically taken an average two to three years per agreement. In 2015, however, </w:t>
        </w:r>
        <w:r w:rsidRPr="009A799D">
          <w:rPr>
            <w:rStyle w:val="StyleUnderline"/>
            <w:rFonts w:ascii="Roboto" w:eastAsiaTheme="minorHAnsi" w:hAnsi="Roboto"/>
            <w:rPrChange w:id="567" w:author="katie" w:date="2018-07-12T10:36:00Z">
              <w:rPr>
                <w:rFonts w:ascii="Open Sans" w:hAnsi="Open Sans"/>
                <w:color w:val="000000"/>
                <w:sz w:val="27"/>
                <w:szCs w:val="27"/>
              </w:rPr>
            </w:rPrChange>
          </w:rPr>
          <w:t>both sides were tasked to negotiate</w:t>
        </w:r>
      </w:ins>
      <w:ins w:id="568" w:author="katie" w:date="2018-07-12T10:31:00Z">
        <w:r w:rsidRPr="009A799D">
          <w:rPr>
            <w:rStyle w:val="StyleUnderline"/>
            <w:rFonts w:ascii="Roboto" w:eastAsiaTheme="minorHAnsi" w:hAnsi="Roboto"/>
            <w:rPrChange w:id="569" w:author="katie" w:date="2018-07-12T10:36:00Z">
              <w:rPr>
                <w:rFonts w:ascii="Open Sans" w:hAnsi="Open Sans"/>
                <w:color w:val="000000"/>
                <w:sz w:val="27"/>
                <w:szCs w:val="27"/>
              </w:rPr>
            </w:rPrChange>
          </w:rPr>
          <w:t xml:space="preserve"> </w:t>
        </w:r>
      </w:ins>
      <w:ins w:id="570" w:author="katie" w:date="2018-07-12T10:30:00Z">
        <w:r w:rsidRPr="009A799D">
          <w:rPr>
            <w:rStyle w:val="StyleUnderline"/>
            <w:rFonts w:ascii="Roboto" w:eastAsiaTheme="minorHAnsi" w:hAnsi="Roboto" w:hint="eastAsia"/>
            <w:rPrChange w:id="571" w:author="katie" w:date="2018-07-12T10:36:00Z">
              <w:rPr>
                <w:rStyle w:val="searchword"/>
                <w:rFonts w:ascii="Open Sans" w:eastAsiaTheme="majorEastAsia" w:hAnsi="Open Sans" w:hint="eastAsia"/>
                <w:color w:val="000000"/>
                <w:sz w:val="27"/>
                <w:szCs w:val="27"/>
                <w:shd w:val="clear" w:color="auto" w:fill="ADD8E6"/>
              </w:rPr>
            </w:rPrChange>
          </w:rPr>
          <w:t>and</w:t>
        </w:r>
      </w:ins>
      <w:ins w:id="572" w:author="katie" w:date="2018-07-12T10:31:00Z">
        <w:r w:rsidRPr="009A799D">
          <w:rPr>
            <w:rStyle w:val="StyleUnderline"/>
            <w:rFonts w:ascii="Roboto" w:eastAsiaTheme="minorHAnsi" w:hAnsi="Roboto"/>
            <w:rPrChange w:id="573" w:author="katie" w:date="2018-07-12T10:36:00Z">
              <w:rPr>
                <w:rFonts w:ascii="Open Sans" w:hAnsi="Open Sans"/>
                <w:color w:val="000000"/>
                <w:sz w:val="27"/>
                <w:szCs w:val="27"/>
              </w:rPr>
            </w:rPrChange>
          </w:rPr>
          <w:t xml:space="preserve"> </w:t>
        </w:r>
      </w:ins>
      <w:ins w:id="574" w:author="katie" w:date="2018-07-12T10:30:00Z">
        <w:r w:rsidRPr="009A799D">
          <w:rPr>
            <w:rStyle w:val="StyleUnderline"/>
            <w:rFonts w:ascii="Roboto" w:eastAsiaTheme="minorHAnsi" w:hAnsi="Roboto"/>
            <w:rPrChange w:id="575" w:author="katie" w:date="2018-07-12T10:36:00Z">
              <w:rPr>
                <w:rFonts w:ascii="Open Sans" w:hAnsi="Open Sans"/>
                <w:color w:val="000000"/>
                <w:sz w:val="27"/>
                <w:szCs w:val="27"/>
              </w:rPr>
            </w:rPrChange>
          </w:rPr>
          <w:t>conclude the agreements in under six months. Balanced cooperation</w:t>
        </w:r>
      </w:ins>
      <w:ins w:id="576" w:author="katie" w:date="2018-07-12T10:31:00Z">
        <w:r w:rsidRPr="009A799D">
          <w:rPr>
            <w:rStyle w:val="StyleUnderline"/>
            <w:rFonts w:ascii="Roboto" w:eastAsiaTheme="minorHAnsi" w:hAnsi="Roboto"/>
            <w:rPrChange w:id="577" w:author="katie" w:date="2018-07-12T10:36:00Z">
              <w:rPr>
                <w:rFonts w:ascii="Open Sans" w:hAnsi="Open Sans"/>
                <w:color w:val="000000"/>
                <w:sz w:val="27"/>
                <w:szCs w:val="27"/>
              </w:rPr>
            </w:rPrChange>
          </w:rPr>
          <w:t xml:space="preserve"> </w:t>
        </w:r>
      </w:ins>
      <w:ins w:id="578" w:author="katie" w:date="2018-07-12T10:30:00Z">
        <w:r w:rsidRPr="009A799D">
          <w:rPr>
            <w:rStyle w:val="StyleUnderline"/>
            <w:rFonts w:ascii="Roboto" w:eastAsiaTheme="minorHAnsi" w:hAnsi="Roboto" w:hint="eastAsia"/>
            <w:rPrChange w:id="579" w:author="katie" w:date="2018-07-12T10:36:00Z">
              <w:rPr>
                <w:rStyle w:val="searchword"/>
                <w:rFonts w:ascii="Open Sans" w:eastAsiaTheme="majorEastAsia" w:hAnsi="Open Sans" w:hint="eastAsia"/>
                <w:color w:val="000000"/>
                <w:sz w:val="27"/>
                <w:szCs w:val="27"/>
                <w:shd w:val="clear" w:color="auto" w:fill="ADD8E6"/>
              </w:rPr>
            </w:rPrChange>
          </w:rPr>
          <w:t>and</w:t>
        </w:r>
      </w:ins>
      <w:ins w:id="580" w:author="katie" w:date="2018-07-12T10:31:00Z">
        <w:r w:rsidRPr="009A799D">
          <w:rPr>
            <w:rStyle w:val="StyleUnderline"/>
            <w:rFonts w:ascii="Roboto" w:eastAsiaTheme="minorHAnsi" w:hAnsi="Roboto"/>
            <w:rPrChange w:id="581" w:author="katie" w:date="2018-07-12T10:36:00Z">
              <w:rPr>
                <w:rFonts w:ascii="Open Sans" w:hAnsi="Open Sans"/>
                <w:color w:val="000000"/>
                <w:sz w:val="27"/>
                <w:szCs w:val="27"/>
              </w:rPr>
            </w:rPrChange>
          </w:rPr>
          <w:t xml:space="preserve"> </w:t>
        </w:r>
      </w:ins>
      <w:ins w:id="582" w:author="katie" w:date="2018-07-12T10:30:00Z">
        <w:r w:rsidRPr="009A799D">
          <w:rPr>
            <w:rStyle w:val="StyleUnderline"/>
            <w:rFonts w:ascii="Roboto" w:eastAsiaTheme="minorHAnsi" w:hAnsi="Roboto"/>
            <w:rPrChange w:id="583" w:author="katie" w:date="2018-07-12T10:36:00Z">
              <w:rPr>
                <w:rFonts w:ascii="Open Sans" w:hAnsi="Open Sans"/>
                <w:color w:val="000000"/>
                <w:sz w:val="27"/>
                <w:szCs w:val="27"/>
              </w:rPr>
            </w:rPrChange>
          </w:rPr>
          <w:t>immense flexibility brought success to both countries.</w:t>
        </w:r>
      </w:ins>
      <w:ins w:id="584" w:author="katie" w:date="2018-07-12T10:31:00Z">
        <w:r w:rsidRPr="009A799D">
          <w:rPr>
            <w:rStyle w:val="StyleUnderline"/>
            <w:rFonts w:ascii="Roboto" w:eastAsiaTheme="minorHAnsi" w:hAnsi="Roboto"/>
            <w:rPrChange w:id="585" w:author="katie" w:date="2018-07-12T10:36:00Z">
              <w:rPr>
                <w:rFonts w:ascii="Open Sans" w:hAnsi="Open Sans"/>
                <w:color w:val="000000"/>
                <w:sz w:val="27"/>
                <w:szCs w:val="27"/>
              </w:rPr>
            </w:rPrChange>
          </w:rPr>
          <w:t xml:space="preserve"> </w:t>
        </w:r>
      </w:ins>
      <w:ins w:id="586" w:author="katie" w:date="2018-07-12T10:30:00Z">
        <w:r w:rsidRPr="009A799D">
          <w:rPr>
            <w:rStyle w:val="StyleUnderline"/>
            <w:rFonts w:ascii="Roboto" w:eastAsiaTheme="minorHAnsi" w:hAnsi="Roboto"/>
            <w:rPrChange w:id="587" w:author="katie" w:date="2018-07-12T10:36:00Z">
              <w:rPr>
                <w:rFonts w:ascii="Open Sans" w:hAnsi="Open Sans"/>
                <w:color w:val="000000"/>
                <w:sz w:val="27"/>
                <w:szCs w:val="27"/>
              </w:rPr>
            </w:rPrChange>
          </w:rPr>
          <w:t>The past few years have exposed a very a clear formula for success in the</w:t>
        </w:r>
      </w:ins>
      <w:ins w:id="588" w:author="katie" w:date="2018-07-12T10:31:00Z">
        <w:r w:rsidRPr="009A799D">
          <w:rPr>
            <w:rStyle w:val="StyleUnderline"/>
            <w:rFonts w:ascii="Roboto" w:eastAsiaTheme="minorHAnsi" w:hAnsi="Roboto"/>
            <w:rPrChange w:id="589" w:author="katie" w:date="2018-07-12T10:36:00Z">
              <w:rPr>
                <w:rFonts w:ascii="Open Sans" w:hAnsi="Open Sans"/>
                <w:color w:val="000000"/>
                <w:sz w:val="27"/>
                <w:szCs w:val="27"/>
              </w:rPr>
            </w:rPrChange>
          </w:rPr>
          <w:t xml:space="preserve"> </w:t>
        </w:r>
      </w:ins>
      <w:ins w:id="590" w:author="katie" w:date="2018-07-12T10:30:00Z">
        <w:r w:rsidRPr="009A799D">
          <w:rPr>
            <w:rStyle w:val="StyleUnderline"/>
            <w:rFonts w:ascii="Roboto" w:eastAsiaTheme="minorHAnsi" w:hAnsi="Roboto" w:hint="eastAsia"/>
            <w:rPrChange w:id="591" w:author="katie" w:date="2018-07-12T10:36:00Z">
              <w:rPr>
                <w:rStyle w:val="searchword"/>
                <w:rFonts w:ascii="Open Sans" w:eastAsiaTheme="majorEastAsia" w:hAnsi="Open Sans" w:hint="eastAsia"/>
                <w:color w:val="000000"/>
                <w:sz w:val="27"/>
                <w:szCs w:val="27"/>
                <w:shd w:val="clear" w:color="auto" w:fill="ADD8E6"/>
              </w:rPr>
            </w:rPrChange>
          </w:rPr>
          <w:t>defense</w:t>
        </w:r>
        <w:r w:rsidRPr="009A799D">
          <w:rPr>
            <w:rStyle w:val="StyleUnderline"/>
            <w:rFonts w:ascii="Roboto" w:eastAsiaTheme="minorHAnsi" w:hAnsi="Roboto"/>
            <w:rPrChange w:id="592" w:author="katie" w:date="2018-07-12T10:36:00Z">
              <w:rPr>
                <w:rFonts w:ascii="Open Sans" w:hAnsi="Open Sans"/>
                <w:color w:val="000000"/>
                <w:sz w:val="27"/>
                <w:szCs w:val="27"/>
              </w:rPr>
            </w:rPrChange>
          </w:rPr>
          <w:t>-</w:t>
        </w:r>
        <w:r w:rsidRPr="009A799D">
          <w:rPr>
            <w:rStyle w:val="StyleUnderline"/>
            <w:rFonts w:ascii="Roboto" w:eastAsiaTheme="minorHAnsi" w:hAnsi="Roboto" w:hint="eastAsia"/>
            <w:rPrChange w:id="593" w:author="katie" w:date="2018-07-12T10:36:00Z">
              <w:rPr>
                <w:rStyle w:val="searchword"/>
                <w:rFonts w:ascii="Open Sans" w:eastAsiaTheme="majorEastAsia" w:hAnsi="Open Sans" w:hint="eastAsia"/>
                <w:color w:val="000000"/>
                <w:sz w:val="27"/>
                <w:szCs w:val="27"/>
                <w:shd w:val="clear" w:color="auto" w:fill="ADD8E6"/>
              </w:rPr>
            </w:rPrChange>
          </w:rPr>
          <w:t>relations</w:t>
        </w:r>
        <w:r w:rsidRPr="009A799D">
          <w:rPr>
            <w:rStyle w:val="StyleUnderline"/>
            <w:rFonts w:ascii="Roboto" w:eastAsiaTheme="minorHAnsi" w:hAnsi="Roboto"/>
            <w:rPrChange w:id="594" w:author="katie" w:date="2018-07-12T10:36:00Z">
              <w:rPr>
                <w:rFonts w:ascii="Open Sans" w:hAnsi="Open Sans"/>
                <w:color w:val="000000"/>
                <w:sz w:val="27"/>
                <w:szCs w:val="27"/>
              </w:rPr>
            </w:rPrChange>
          </w:rPr>
          <w:t>hip of these two nations</w:t>
        </w:r>
        <w:r w:rsidRPr="009A799D">
          <w:rPr>
            <w:rFonts w:ascii="Roboto" w:eastAsiaTheme="minorHAnsi" w:hAnsi="Roboto"/>
            <w:sz w:val="16"/>
            <w:rPrChange w:id="595" w:author="katie" w:date="2018-07-12T10:32:00Z">
              <w:rPr>
                <w:rFonts w:ascii="Open Sans" w:hAnsi="Open Sans"/>
                <w:color w:val="000000"/>
                <w:sz w:val="27"/>
                <w:szCs w:val="27"/>
              </w:rPr>
            </w:rPrChange>
          </w:rPr>
          <w:t xml:space="preserve">. They </w:t>
        </w:r>
        <w:r w:rsidRPr="009A799D">
          <w:rPr>
            <w:rStyle w:val="StyleUnderline"/>
            <w:rFonts w:ascii="Roboto" w:eastAsiaTheme="minorHAnsi" w:hAnsi="Roboto"/>
            <w:rPrChange w:id="596" w:author="katie" w:date="2018-07-12T10:36:00Z">
              <w:rPr>
                <w:rFonts w:ascii="Open Sans" w:hAnsi="Open Sans"/>
                <w:color w:val="000000"/>
                <w:sz w:val="27"/>
                <w:szCs w:val="27"/>
              </w:rPr>
            </w:rPrChange>
          </w:rPr>
          <w:t>function best when</w:t>
        </w:r>
        <w:r w:rsidRPr="009A799D">
          <w:rPr>
            <w:rFonts w:ascii="Roboto" w:eastAsiaTheme="minorHAnsi" w:hAnsi="Roboto"/>
            <w:sz w:val="16"/>
            <w:rPrChange w:id="597" w:author="katie" w:date="2018-07-12T10:32:00Z">
              <w:rPr>
                <w:rFonts w:ascii="Open Sans" w:hAnsi="Open Sans"/>
                <w:color w:val="000000"/>
                <w:sz w:val="27"/>
                <w:szCs w:val="27"/>
              </w:rPr>
            </w:rPrChange>
          </w:rPr>
          <w:t xml:space="preserve"> under high-level pressure with a willingness to be creative</w:t>
        </w:r>
      </w:ins>
      <w:ins w:id="598" w:author="katie" w:date="2018-07-12T10:31:00Z">
        <w:r w:rsidRPr="009A799D">
          <w:rPr>
            <w:rFonts w:ascii="Roboto" w:eastAsiaTheme="minorHAnsi" w:hAnsi="Roboto"/>
            <w:sz w:val="16"/>
            <w:rPrChange w:id="599" w:author="katie" w:date="2018-07-12T10:32:00Z">
              <w:rPr>
                <w:rFonts w:ascii="Open Sans" w:hAnsi="Open Sans"/>
                <w:color w:val="000000"/>
                <w:sz w:val="27"/>
                <w:szCs w:val="27"/>
              </w:rPr>
            </w:rPrChange>
          </w:rPr>
          <w:t xml:space="preserve"> </w:t>
        </w:r>
      </w:ins>
      <w:ins w:id="600" w:author="katie" w:date="2018-07-12T10:30:00Z">
        <w:r w:rsidRPr="009A799D">
          <w:rPr>
            <w:rFonts w:ascii="Roboto" w:eastAsiaTheme="minorHAnsi" w:hAnsi="Roboto" w:hint="eastAsia"/>
            <w:sz w:val="16"/>
            <w:rPrChange w:id="601" w:author="katie" w:date="2018-07-12T10:32:00Z">
              <w:rPr>
                <w:rStyle w:val="searchword"/>
                <w:rFonts w:ascii="Open Sans" w:eastAsiaTheme="majorEastAsia" w:hAnsi="Open Sans" w:hint="eastAsia"/>
                <w:color w:val="000000"/>
                <w:sz w:val="27"/>
                <w:szCs w:val="27"/>
                <w:shd w:val="clear" w:color="auto" w:fill="ADD8E6"/>
              </w:rPr>
            </w:rPrChange>
          </w:rPr>
          <w:t>and</w:t>
        </w:r>
      </w:ins>
      <w:ins w:id="602" w:author="katie" w:date="2018-07-12T10:31:00Z">
        <w:r w:rsidRPr="009A799D">
          <w:rPr>
            <w:rFonts w:ascii="Roboto" w:eastAsiaTheme="minorHAnsi" w:hAnsi="Roboto"/>
            <w:sz w:val="16"/>
            <w:rPrChange w:id="603" w:author="katie" w:date="2018-07-12T10:32:00Z">
              <w:rPr>
                <w:rFonts w:ascii="Open Sans" w:hAnsi="Open Sans"/>
                <w:color w:val="000000"/>
                <w:sz w:val="27"/>
                <w:szCs w:val="27"/>
              </w:rPr>
            </w:rPrChange>
          </w:rPr>
          <w:t xml:space="preserve"> </w:t>
        </w:r>
      </w:ins>
      <w:ins w:id="604" w:author="katie" w:date="2018-07-12T10:30:00Z">
        <w:r w:rsidRPr="009A799D">
          <w:rPr>
            <w:rFonts w:ascii="Roboto" w:eastAsiaTheme="minorHAnsi" w:hAnsi="Roboto"/>
            <w:sz w:val="16"/>
            <w:rPrChange w:id="605" w:author="katie" w:date="2018-07-12T10:32:00Z">
              <w:rPr>
                <w:rFonts w:ascii="Open Sans" w:hAnsi="Open Sans"/>
                <w:color w:val="000000"/>
                <w:sz w:val="27"/>
                <w:szCs w:val="27"/>
              </w:rPr>
            </w:rPrChange>
          </w:rPr>
          <w:t xml:space="preserve">accommodating, while </w:t>
        </w:r>
        <w:r w:rsidRPr="009A799D">
          <w:rPr>
            <w:rStyle w:val="StyleUnderline"/>
            <w:rFonts w:ascii="Roboto" w:eastAsiaTheme="minorHAnsi" w:hAnsi="Roboto"/>
            <w:rPrChange w:id="606" w:author="katie" w:date="2018-07-12T10:36:00Z">
              <w:rPr>
                <w:rFonts w:ascii="Open Sans" w:hAnsi="Open Sans"/>
                <w:color w:val="000000"/>
                <w:sz w:val="27"/>
                <w:szCs w:val="27"/>
              </w:rPr>
            </w:rPrChange>
          </w:rPr>
          <w:t>achieving the legally binding framework necessary to meet the st</w:t>
        </w:r>
        <w:r w:rsidRPr="009A799D">
          <w:rPr>
            <w:rStyle w:val="StyleUnderline"/>
            <w:rFonts w:ascii="Roboto" w:eastAsiaTheme="minorHAnsi" w:hAnsi="Roboto" w:hint="eastAsia"/>
            <w:rPrChange w:id="607" w:author="katie" w:date="2018-07-12T10:36:00Z">
              <w:rPr>
                <w:rStyle w:val="searchword"/>
                <w:rFonts w:ascii="Open Sans" w:eastAsiaTheme="majorEastAsia" w:hAnsi="Open Sans" w:hint="eastAsia"/>
                <w:color w:val="000000"/>
                <w:sz w:val="27"/>
                <w:szCs w:val="27"/>
                <w:shd w:val="clear" w:color="auto" w:fill="ADD8E6"/>
              </w:rPr>
            </w:rPrChange>
          </w:rPr>
          <w:t>and</w:t>
        </w:r>
        <w:r w:rsidRPr="009A799D">
          <w:rPr>
            <w:rStyle w:val="StyleUnderline"/>
            <w:rFonts w:ascii="Roboto" w:eastAsiaTheme="minorHAnsi" w:hAnsi="Roboto"/>
            <w:rPrChange w:id="608" w:author="katie" w:date="2018-07-12T10:36:00Z">
              <w:rPr>
                <w:rFonts w:ascii="Open Sans" w:hAnsi="Open Sans"/>
                <w:color w:val="000000"/>
                <w:sz w:val="27"/>
                <w:szCs w:val="27"/>
              </w:rPr>
            </w:rPrChange>
          </w:rPr>
          <w:t>ards of each nations</w:t>
        </w:r>
        <w:r w:rsidRPr="009A799D">
          <w:rPr>
            <w:rStyle w:val="StyleUnderline"/>
            <w:rFonts w:ascii="Roboto" w:eastAsiaTheme="minorHAnsi" w:hAnsi="Roboto" w:hint="eastAsia"/>
            <w:rPrChange w:id="609" w:author="katie" w:date="2018-07-12T10:36:00Z">
              <w:rPr>
                <w:rFonts w:ascii="Open Sans" w:hAnsi="Open Sans" w:hint="eastAsia"/>
                <w:color w:val="000000"/>
                <w:sz w:val="27"/>
                <w:szCs w:val="27"/>
              </w:rPr>
            </w:rPrChange>
          </w:rPr>
          <w:t>’</w:t>
        </w:r>
        <w:r w:rsidRPr="009A799D">
          <w:rPr>
            <w:rStyle w:val="StyleUnderline"/>
            <w:rFonts w:ascii="Roboto" w:eastAsiaTheme="minorHAnsi" w:hAnsi="Roboto"/>
            <w:rPrChange w:id="610" w:author="katie" w:date="2018-07-12T10:36:00Z">
              <w:rPr>
                <w:rFonts w:ascii="Open Sans" w:hAnsi="Open Sans"/>
                <w:color w:val="000000"/>
                <w:sz w:val="27"/>
                <w:szCs w:val="27"/>
              </w:rPr>
            </w:rPrChange>
          </w:rPr>
          <w:t xml:space="preserve"> legislature</w:t>
        </w:r>
        <w:r w:rsidRPr="009A799D">
          <w:rPr>
            <w:rFonts w:ascii="Roboto" w:eastAsiaTheme="minorHAnsi" w:hAnsi="Roboto"/>
            <w:sz w:val="16"/>
            <w:rPrChange w:id="611" w:author="katie" w:date="2018-07-12T10:32:00Z">
              <w:rPr>
                <w:rFonts w:ascii="Open Sans" w:hAnsi="Open Sans"/>
                <w:color w:val="000000"/>
                <w:sz w:val="27"/>
                <w:szCs w:val="27"/>
              </w:rPr>
            </w:rPrChange>
          </w:rPr>
          <w:t xml:space="preserve">. </w:t>
        </w:r>
        <w:r w:rsidRPr="009A799D">
          <w:rPr>
            <w:rStyle w:val="Emphasis"/>
            <w:rFonts w:eastAsiaTheme="minorHAnsi"/>
            <w:rPrChange w:id="612" w:author="katie" w:date="2018-07-12T10:37:00Z">
              <w:rPr>
                <w:rFonts w:ascii="Open Sans" w:hAnsi="Open Sans"/>
                <w:color w:val="000000"/>
                <w:sz w:val="27"/>
                <w:szCs w:val="27"/>
              </w:rPr>
            </w:rPrChange>
          </w:rPr>
          <w:t>Defined joint projects agreed to at the highest levels, with associated timelines against which progress can be measured, have often allowed for success in the past</w:t>
        </w:r>
      </w:ins>
      <w:ins w:id="613" w:author="katie" w:date="2018-07-12T10:31:00Z">
        <w:r w:rsidRPr="009A799D">
          <w:rPr>
            <w:rStyle w:val="Emphasis"/>
            <w:rFonts w:eastAsiaTheme="minorHAnsi"/>
            <w:rPrChange w:id="614" w:author="katie" w:date="2018-07-12T10:37:00Z">
              <w:rPr>
                <w:rFonts w:ascii="Open Sans" w:hAnsi="Open Sans"/>
                <w:color w:val="000000"/>
                <w:sz w:val="27"/>
                <w:szCs w:val="27"/>
              </w:rPr>
            </w:rPrChange>
          </w:rPr>
          <w:t xml:space="preserve"> </w:t>
        </w:r>
      </w:ins>
      <w:ins w:id="615" w:author="katie" w:date="2018-07-12T10:30:00Z">
        <w:r w:rsidRPr="009A799D">
          <w:rPr>
            <w:rStyle w:val="Emphasis"/>
            <w:rFonts w:eastAsiaTheme="minorHAnsi" w:hint="eastAsia"/>
            <w:rPrChange w:id="616" w:author="katie" w:date="2018-07-12T10:37:00Z">
              <w:rPr>
                <w:rStyle w:val="searchword"/>
                <w:rFonts w:ascii="Open Sans" w:eastAsiaTheme="majorEastAsia" w:hAnsi="Open Sans" w:hint="eastAsia"/>
                <w:color w:val="000000"/>
                <w:sz w:val="27"/>
                <w:szCs w:val="27"/>
                <w:shd w:val="clear" w:color="auto" w:fill="ADD8E6"/>
              </w:rPr>
            </w:rPrChange>
          </w:rPr>
          <w:t>and</w:t>
        </w:r>
      </w:ins>
      <w:ins w:id="617" w:author="katie" w:date="2018-07-12T10:31:00Z">
        <w:r w:rsidRPr="009A799D">
          <w:rPr>
            <w:rStyle w:val="Emphasis"/>
            <w:rFonts w:eastAsiaTheme="minorHAnsi"/>
            <w:rPrChange w:id="618" w:author="katie" w:date="2018-07-12T10:37:00Z">
              <w:rPr>
                <w:rFonts w:ascii="Open Sans" w:hAnsi="Open Sans"/>
                <w:color w:val="000000"/>
                <w:sz w:val="27"/>
                <w:szCs w:val="27"/>
              </w:rPr>
            </w:rPrChange>
          </w:rPr>
          <w:t xml:space="preserve"> </w:t>
        </w:r>
      </w:ins>
      <w:ins w:id="619" w:author="katie" w:date="2018-07-12T10:30:00Z">
        <w:r w:rsidRPr="009A799D">
          <w:rPr>
            <w:rStyle w:val="Emphasis"/>
            <w:rFonts w:eastAsiaTheme="minorHAnsi"/>
            <w:rPrChange w:id="620" w:author="katie" w:date="2018-07-12T10:37:00Z">
              <w:rPr>
                <w:rFonts w:ascii="Open Sans" w:hAnsi="Open Sans"/>
                <w:color w:val="000000"/>
                <w:sz w:val="27"/>
                <w:szCs w:val="27"/>
              </w:rPr>
            </w:rPrChange>
          </w:rPr>
          <w:t>will again in the future.</w:t>
        </w:r>
      </w:ins>
      <w:ins w:id="621" w:author="katie" w:date="2018-07-12T10:31:00Z">
        <w:r w:rsidRPr="009A799D">
          <w:rPr>
            <w:rFonts w:ascii="Roboto" w:eastAsiaTheme="minorHAnsi" w:hAnsi="Roboto"/>
            <w:sz w:val="16"/>
            <w:rPrChange w:id="622" w:author="katie" w:date="2018-07-12T10:32:00Z">
              <w:rPr>
                <w:rFonts w:ascii="Open Sans" w:hAnsi="Open Sans"/>
                <w:color w:val="000000"/>
                <w:sz w:val="27"/>
                <w:szCs w:val="27"/>
              </w:rPr>
            </w:rPrChange>
          </w:rPr>
          <w:t xml:space="preserve"> </w:t>
        </w:r>
      </w:ins>
      <w:ins w:id="623" w:author="katie" w:date="2018-07-12T10:30:00Z">
        <w:r w:rsidRPr="009A799D">
          <w:rPr>
            <w:rFonts w:ascii="Roboto" w:eastAsiaTheme="minorHAnsi" w:hAnsi="Roboto"/>
            <w:sz w:val="16"/>
            <w:rPrChange w:id="624" w:author="katie" w:date="2018-07-12T10:32:00Z">
              <w:rPr>
                <w:rFonts w:ascii="Open Sans" w:hAnsi="Open Sans"/>
                <w:color w:val="000000"/>
                <w:sz w:val="27"/>
                <w:szCs w:val="27"/>
              </w:rPr>
            </w:rPrChange>
          </w:rPr>
          <w:t xml:space="preserve">As </w:t>
        </w:r>
        <w:r w:rsidRPr="009A799D">
          <w:rPr>
            <w:rStyle w:val="StyleUnderline"/>
            <w:rFonts w:ascii="Roboto" w:eastAsiaTheme="minorHAnsi" w:hAnsi="Roboto"/>
            <w:rPrChange w:id="625" w:author="katie" w:date="2018-07-12T10:37:00Z">
              <w:rPr>
                <w:rFonts w:ascii="Open Sans" w:hAnsi="Open Sans"/>
                <w:color w:val="000000"/>
                <w:sz w:val="27"/>
                <w:szCs w:val="27"/>
              </w:rPr>
            </w:rPrChange>
          </w:rPr>
          <w:t>counter</w:t>
        </w:r>
        <w:r w:rsidRPr="009A799D">
          <w:rPr>
            <w:rStyle w:val="StyleUnderline"/>
            <w:rFonts w:ascii="Roboto" w:eastAsiaTheme="minorHAnsi" w:hAnsi="Roboto" w:hint="eastAsia"/>
            <w:rPrChange w:id="626" w:author="katie" w:date="2018-07-12T10:37:00Z">
              <w:rPr>
                <w:rStyle w:val="searchword"/>
                <w:rFonts w:ascii="Open Sans" w:eastAsiaTheme="majorEastAsia" w:hAnsi="Open Sans" w:hint="eastAsia"/>
                <w:color w:val="000000"/>
                <w:sz w:val="27"/>
                <w:szCs w:val="27"/>
                <w:shd w:val="clear" w:color="auto" w:fill="ADD8E6"/>
              </w:rPr>
            </w:rPrChange>
          </w:rPr>
          <w:t>terror</w:t>
        </w:r>
      </w:ins>
      <w:ins w:id="627" w:author="katie" w:date="2018-07-12T10:31:00Z">
        <w:r w:rsidRPr="009A799D">
          <w:rPr>
            <w:rStyle w:val="StyleUnderline"/>
            <w:rFonts w:ascii="Roboto" w:eastAsiaTheme="minorHAnsi" w:hAnsi="Roboto"/>
            <w:rPrChange w:id="628" w:author="katie" w:date="2018-07-12T10:37:00Z">
              <w:rPr>
                <w:rFonts w:ascii="Open Sans" w:hAnsi="Open Sans"/>
                <w:color w:val="000000"/>
                <w:sz w:val="27"/>
                <w:szCs w:val="27"/>
              </w:rPr>
            </w:rPrChange>
          </w:rPr>
          <w:t xml:space="preserve"> </w:t>
        </w:r>
      </w:ins>
      <w:ins w:id="629" w:author="katie" w:date="2018-07-12T10:30:00Z">
        <w:r w:rsidRPr="009A799D">
          <w:rPr>
            <w:rStyle w:val="StyleUnderline"/>
            <w:rFonts w:ascii="Roboto" w:eastAsiaTheme="minorHAnsi" w:hAnsi="Roboto"/>
            <w:rPrChange w:id="630" w:author="katie" w:date="2018-07-12T10:37:00Z">
              <w:rPr>
                <w:rFonts w:ascii="Open Sans" w:hAnsi="Open Sans"/>
                <w:color w:val="000000"/>
                <w:sz w:val="27"/>
                <w:szCs w:val="27"/>
              </w:rPr>
            </w:rPrChange>
          </w:rPr>
          <w:t>efforts increase in volume, along with a focus on regional stability in the Indo-Pacific</w:t>
        </w:r>
      </w:ins>
      <w:ins w:id="631" w:author="katie" w:date="2018-07-12T10:31:00Z">
        <w:r w:rsidRPr="009A799D">
          <w:rPr>
            <w:rStyle w:val="StyleUnderline"/>
            <w:rFonts w:ascii="Roboto" w:eastAsiaTheme="minorHAnsi" w:hAnsi="Roboto"/>
            <w:rPrChange w:id="632" w:author="katie" w:date="2018-07-12T10:37:00Z">
              <w:rPr>
                <w:rFonts w:ascii="Open Sans" w:hAnsi="Open Sans"/>
                <w:color w:val="000000"/>
                <w:sz w:val="27"/>
                <w:szCs w:val="27"/>
              </w:rPr>
            </w:rPrChange>
          </w:rPr>
          <w:t xml:space="preserve"> </w:t>
        </w:r>
      </w:ins>
      <w:ins w:id="633" w:author="katie" w:date="2018-07-12T10:30:00Z">
        <w:r w:rsidRPr="009A799D">
          <w:rPr>
            <w:rStyle w:val="StyleUnderline"/>
            <w:rFonts w:ascii="Roboto" w:eastAsiaTheme="minorHAnsi" w:hAnsi="Roboto" w:hint="eastAsia"/>
            <w:rPrChange w:id="634" w:author="katie" w:date="2018-07-12T10:37:00Z">
              <w:rPr>
                <w:rStyle w:val="searchword"/>
                <w:rFonts w:ascii="Open Sans" w:eastAsiaTheme="majorEastAsia" w:hAnsi="Open Sans" w:hint="eastAsia"/>
                <w:color w:val="000000"/>
                <w:sz w:val="27"/>
                <w:szCs w:val="27"/>
                <w:shd w:val="clear" w:color="auto" w:fill="ADD8E6"/>
              </w:rPr>
            </w:rPrChange>
          </w:rPr>
          <w:t>and</w:t>
        </w:r>
      </w:ins>
      <w:ins w:id="635" w:author="katie" w:date="2018-07-12T10:31:00Z">
        <w:r w:rsidRPr="009A799D">
          <w:rPr>
            <w:rStyle w:val="StyleUnderline"/>
            <w:rFonts w:ascii="Roboto" w:eastAsiaTheme="minorHAnsi" w:hAnsi="Roboto"/>
            <w:rPrChange w:id="636" w:author="katie" w:date="2018-07-12T10:37:00Z">
              <w:rPr>
                <w:rFonts w:ascii="Open Sans" w:hAnsi="Open Sans"/>
                <w:color w:val="000000"/>
                <w:sz w:val="27"/>
                <w:szCs w:val="27"/>
              </w:rPr>
            </w:rPrChange>
          </w:rPr>
          <w:t xml:space="preserve"> </w:t>
        </w:r>
      </w:ins>
      <w:ins w:id="637" w:author="katie" w:date="2018-07-12T10:30:00Z">
        <w:r w:rsidRPr="009A799D">
          <w:rPr>
            <w:rStyle w:val="StyleUnderline"/>
            <w:rFonts w:ascii="Roboto" w:eastAsiaTheme="minorHAnsi" w:hAnsi="Roboto"/>
            <w:rPrChange w:id="638" w:author="katie" w:date="2018-07-12T10:37:00Z">
              <w:rPr>
                <w:rFonts w:ascii="Open Sans" w:hAnsi="Open Sans"/>
                <w:color w:val="000000"/>
                <w:sz w:val="27"/>
                <w:szCs w:val="27"/>
              </w:rPr>
            </w:rPrChange>
          </w:rPr>
          <w:t>specifically China, following this recipe will be beneficial for the future of this bilateral</w:t>
        </w:r>
      </w:ins>
      <w:ins w:id="639" w:author="katie" w:date="2018-07-12T10:31:00Z">
        <w:r w:rsidRPr="009A799D">
          <w:rPr>
            <w:rStyle w:val="StyleUnderline"/>
            <w:rFonts w:ascii="Roboto" w:eastAsiaTheme="minorHAnsi" w:hAnsi="Roboto"/>
            <w:rPrChange w:id="640" w:author="katie" w:date="2018-07-12T10:37:00Z">
              <w:rPr>
                <w:rFonts w:ascii="Open Sans" w:hAnsi="Open Sans"/>
                <w:color w:val="000000"/>
                <w:sz w:val="27"/>
                <w:szCs w:val="27"/>
              </w:rPr>
            </w:rPrChange>
          </w:rPr>
          <w:t xml:space="preserve"> </w:t>
        </w:r>
      </w:ins>
      <w:ins w:id="641" w:author="katie" w:date="2018-07-12T10:30:00Z">
        <w:r w:rsidRPr="009A799D">
          <w:rPr>
            <w:rStyle w:val="StyleUnderline"/>
            <w:rFonts w:ascii="Roboto" w:eastAsiaTheme="minorHAnsi" w:hAnsi="Roboto" w:hint="eastAsia"/>
            <w:rPrChange w:id="642" w:author="katie" w:date="2018-07-12T10:37:00Z">
              <w:rPr>
                <w:rStyle w:val="searchword"/>
                <w:rFonts w:ascii="Open Sans" w:eastAsiaTheme="majorEastAsia" w:hAnsi="Open Sans" w:hint="eastAsia"/>
                <w:color w:val="000000"/>
                <w:sz w:val="27"/>
                <w:szCs w:val="27"/>
                <w:shd w:val="clear" w:color="auto" w:fill="ADD8E6"/>
              </w:rPr>
            </w:rPrChange>
          </w:rPr>
          <w:t>relations</w:t>
        </w:r>
        <w:r w:rsidRPr="009A799D">
          <w:rPr>
            <w:rStyle w:val="StyleUnderline"/>
            <w:rFonts w:ascii="Roboto" w:eastAsiaTheme="minorHAnsi" w:hAnsi="Roboto"/>
            <w:rPrChange w:id="643" w:author="katie" w:date="2018-07-12T10:37:00Z">
              <w:rPr>
                <w:rFonts w:ascii="Open Sans" w:hAnsi="Open Sans"/>
                <w:color w:val="000000"/>
                <w:sz w:val="27"/>
                <w:szCs w:val="27"/>
              </w:rPr>
            </w:rPrChange>
          </w:rPr>
          <w:t>hi</w:t>
        </w:r>
        <w:r w:rsidRPr="009A799D">
          <w:rPr>
            <w:rFonts w:ascii="Roboto" w:eastAsiaTheme="minorHAnsi" w:hAnsi="Roboto"/>
            <w:sz w:val="16"/>
            <w:rPrChange w:id="644" w:author="katie" w:date="2018-07-12T10:32:00Z">
              <w:rPr>
                <w:rFonts w:ascii="Open Sans" w:hAnsi="Open Sans"/>
                <w:color w:val="000000"/>
                <w:sz w:val="27"/>
                <w:szCs w:val="27"/>
              </w:rPr>
            </w:rPrChange>
          </w:rPr>
          <w:t xml:space="preserve">p. We are in an </w:t>
        </w:r>
        <w:r w:rsidRPr="009A799D">
          <w:rPr>
            <w:rStyle w:val="Emphasis"/>
            <w:rFonts w:eastAsiaTheme="minorHAnsi"/>
            <w:rPrChange w:id="645" w:author="katie" w:date="2018-07-12T10:37:00Z">
              <w:rPr>
                <w:rFonts w:ascii="Open Sans" w:hAnsi="Open Sans"/>
                <w:color w:val="000000"/>
                <w:sz w:val="27"/>
                <w:szCs w:val="27"/>
              </w:rPr>
            </w:rPrChange>
          </w:rPr>
          <w:t>extremely unique</w:t>
        </w:r>
      </w:ins>
      <w:ins w:id="646" w:author="katie" w:date="2018-07-12T10:31:00Z">
        <w:r w:rsidRPr="009A799D">
          <w:rPr>
            <w:rStyle w:val="Emphasis"/>
            <w:rFonts w:eastAsiaTheme="minorHAnsi"/>
            <w:rPrChange w:id="647" w:author="katie" w:date="2018-07-12T10:37:00Z">
              <w:rPr>
                <w:rFonts w:ascii="Open Sans" w:hAnsi="Open Sans"/>
                <w:color w:val="000000"/>
                <w:sz w:val="27"/>
                <w:szCs w:val="27"/>
              </w:rPr>
            </w:rPrChange>
          </w:rPr>
          <w:t xml:space="preserve"> </w:t>
        </w:r>
      </w:ins>
      <w:ins w:id="648" w:author="katie" w:date="2018-07-12T10:30:00Z">
        <w:r w:rsidRPr="009A799D">
          <w:rPr>
            <w:rStyle w:val="Emphasis"/>
            <w:rFonts w:eastAsiaTheme="minorHAnsi" w:hint="eastAsia"/>
            <w:rPrChange w:id="649" w:author="katie" w:date="2018-07-12T10:37:00Z">
              <w:rPr>
                <w:rStyle w:val="searchword"/>
                <w:rFonts w:ascii="Open Sans" w:eastAsiaTheme="majorEastAsia" w:hAnsi="Open Sans" w:hint="eastAsia"/>
                <w:color w:val="000000"/>
                <w:sz w:val="27"/>
                <w:szCs w:val="27"/>
                <w:shd w:val="clear" w:color="auto" w:fill="ADD8E6"/>
              </w:rPr>
            </w:rPrChange>
          </w:rPr>
          <w:t>and</w:t>
        </w:r>
      </w:ins>
      <w:ins w:id="650" w:author="katie" w:date="2018-07-12T10:31:00Z">
        <w:r w:rsidRPr="009A799D">
          <w:rPr>
            <w:rStyle w:val="Emphasis"/>
            <w:rFonts w:eastAsiaTheme="minorHAnsi"/>
            <w:rPrChange w:id="651" w:author="katie" w:date="2018-07-12T10:37:00Z">
              <w:rPr>
                <w:rFonts w:ascii="Open Sans" w:hAnsi="Open Sans"/>
                <w:color w:val="000000"/>
                <w:sz w:val="27"/>
                <w:szCs w:val="27"/>
              </w:rPr>
            </w:rPrChange>
          </w:rPr>
          <w:t xml:space="preserve"> </w:t>
        </w:r>
      </w:ins>
      <w:ins w:id="652" w:author="katie" w:date="2018-07-12T10:30:00Z">
        <w:r w:rsidRPr="009A799D">
          <w:rPr>
            <w:rStyle w:val="Emphasis"/>
            <w:rFonts w:eastAsiaTheme="minorHAnsi"/>
            <w:rPrChange w:id="653" w:author="katie" w:date="2018-07-12T10:37:00Z">
              <w:rPr>
                <w:rFonts w:ascii="Open Sans" w:hAnsi="Open Sans"/>
                <w:color w:val="000000"/>
                <w:sz w:val="27"/>
                <w:szCs w:val="27"/>
              </w:rPr>
            </w:rPrChange>
          </w:rPr>
          <w:t>hopeful period in our</w:t>
        </w:r>
      </w:ins>
      <w:ins w:id="654" w:author="katie" w:date="2018-07-12T10:31:00Z">
        <w:r w:rsidRPr="009A799D">
          <w:rPr>
            <w:rStyle w:val="Emphasis"/>
            <w:rFonts w:eastAsiaTheme="minorHAnsi"/>
            <w:rPrChange w:id="655" w:author="katie" w:date="2018-07-12T10:37:00Z">
              <w:rPr>
                <w:rFonts w:ascii="Open Sans" w:hAnsi="Open Sans"/>
                <w:color w:val="000000"/>
                <w:sz w:val="27"/>
                <w:szCs w:val="27"/>
              </w:rPr>
            </w:rPrChange>
          </w:rPr>
          <w:t xml:space="preserve"> </w:t>
        </w:r>
      </w:ins>
      <w:ins w:id="656" w:author="katie" w:date="2018-07-12T10:30:00Z">
        <w:r w:rsidRPr="009A799D">
          <w:rPr>
            <w:rStyle w:val="Emphasis"/>
            <w:rFonts w:eastAsiaTheme="minorHAnsi" w:hint="eastAsia"/>
            <w:rPrChange w:id="657" w:author="katie" w:date="2018-07-12T10:37:00Z">
              <w:rPr>
                <w:rStyle w:val="searchword"/>
                <w:rFonts w:ascii="Open Sans" w:eastAsiaTheme="majorEastAsia" w:hAnsi="Open Sans" w:hint="eastAsia"/>
                <w:color w:val="000000"/>
                <w:sz w:val="27"/>
                <w:szCs w:val="27"/>
                <w:shd w:val="clear" w:color="auto" w:fill="ADD8E6"/>
              </w:rPr>
            </w:rPrChange>
          </w:rPr>
          <w:t>relations</w:t>
        </w:r>
        <w:r w:rsidRPr="009A799D">
          <w:rPr>
            <w:rStyle w:val="Emphasis"/>
            <w:rFonts w:eastAsiaTheme="minorHAnsi"/>
            <w:rPrChange w:id="658" w:author="katie" w:date="2018-07-12T10:37:00Z">
              <w:rPr>
                <w:rFonts w:ascii="Open Sans" w:hAnsi="Open Sans"/>
                <w:color w:val="000000"/>
                <w:sz w:val="27"/>
                <w:szCs w:val="27"/>
              </w:rPr>
            </w:rPrChange>
          </w:rPr>
          <w:t>hip,</w:t>
        </w:r>
      </w:ins>
      <w:ins w:id="659" w:author="katie" w:date="2018-07-12T10:31:00Z">
        <w:r w:rsidRPr="009A799D">
          <w:rPr>
            <w:rFonts w:ascii="Roboto" w:eastAsiaTheme="minorHAnsi" w:hAnsi="Roboto"/>
            <w:sz w:val="16"/>
            <w:rPrChange w:id="660" w:author="katie" w:date="2018-07-12T10:32:00Z">
              <w:rPr>
                <w:rFonts w:ascii="Open Sans" w:hAnsi="Open Sans"/>
                <w:color w:val="000000"/>
                <w:sz w:val="27"/>
                <w:szCs w:val="27"/>
              </w:rPr>
            </w:rPrChange>
          </w:rPr>
          <w:t xml:space="preserve"> </w:t>
        </w:r>
      </w:ins>
      <w:ins w:id="661" w:author="katie" w:date="2018-07-12T10:30:00Z">
        <w:r w:rsidRPr="009A799D">
          <w:rPr>
            <w:rStyle w:val="Emphasis"/>
            <w:rFonts w:eastAsiaTheme="minorHAnsi" w:hint="eastAsia"/>
            <w:rPrChange w:id="662" w:author="katie" w:date="2018-07-12T10:37:00Z">
              <w:rPr>
                <w:rStyle w:val="searchword"/>
                <w:rFonts w:ascii="Open Sans" w:eastAsiaTheme="majorEastAsia" w:hAnsi="Open Sans" w:hint="eastAsia"/>
                <w:color w:val="000000"/>
                <w:sz w:val="27"/>
                <w:szCs w:val="27"/>
                <w:shd w:val="clear" w:color="auto" w:fill="ADD8E6"/>
              </w:rPr>
            </w:rPrChange>
          </w:rPr>
          <w:t>and</w:t>
        </w:r>
      </w:ins>
      <w:ins w:id="663" w:author="katie" w:date="2018-07-12T10:31:00Z">
        <w:r w:rsidRPr="009A799D">
          <w:rPr>
            <w:rStyle w:val="Emphasis"/>
            <w:rFonts w:eastAsiaTheme="minorHAnsi"/>
            <w:rPrChange w:id="664" w:author="katie" w:date="2018-07-12T10:37:00Z">
              <w:rPr>
                <w:rFonts w:ascii="Open Sans" w:hAnsi="Open Sans"/>
                <w:color w:val="000000"/>
                <w:sz w:val="27"/>
                <w:szCs w:val="27"/>
              </w:rPr>
            </w:rPrChange>
          </w:rPr>
          <w:t xml:space="preserve"> </w:t>
        </w:r>
      </w:ins>
      <w:ins w:id="665" w:author="katie" w:date="2018-07-12T10:30:00Z">
        <w:r w:rsidRPr="009A799D">
          <w:rPr>
            <w:rStyle w:val="Emphasis"/>
            <w:rFonts w:eastAsiaTheme="minorHAnsi" w:hint="eastAsia"/>
            <w:rPrChange w:id="666" w:author="katie" w:date="2018-07-12T10:37:00Z">
              <w:rPr>
                <w:rStyle w:val="searchword"/>
                <w:rFonts w:ascii="Open Sans" w:eastAsiaTheme="majorEastAsia" w:hAnsi="Open Sans" w:hint="eastAsia"/>
                <w:color w:val="000000"/>
                <w:sz w:val="27"/>
                <w:szCs w:val="27"/>
                <w:shd w:val="clear" w:color="auto" w:fill="ADD8E6"/>
              </w:rPr>
            </w:rPrChange>
          </w:rPr>
          <w:t>defense</w:t>
        </w:r>
      </w:ins>
      <w:ins w:id="667" w:author="katie" w:date="2018-07-12T10:31:00Z">
        <w:r w:rsidRPr="009A799D">
          <w:rPr>
            <w:rStyle w:val="Emphasis"/>
            <w:rFonts w:eastAsiaTheme="minorHAnsi"/>
            <w:rPrChange w:id="668" w:author="katie" w:date="2018-07-12T10:37:00Z">
              <w:rPr>
                <w:rFonts w:ascii="Open Sans" w:hAnsi="Open Sans"/>
                <w:color w:val="000000"/>
                <w:sz w:val="27"/>
                <w:szCs w:val="27"/>
              </w:rPr>
            </w:rPrChange>
          </w:rPr>
          <w:t xml:space="preserve"> </w:t>
        </w:r>
      </w:ins>
      <w:ins w:id="669" w:author="katie" w:date="2018-07-12T10:30:00Z">
        <w:r w:rsidRPr="009A799D">
          <w:rPr>
            <w:rStyle w:val="Emphasis"/>
            <w:rFonts w:eastAsiaTheme="minorHAnsi"/>
            <w:rPrChange w:id="670" w:author="katie" w:date="2018-07-12T10:37:00Z">
              <w:rPr>
                <w:rFonts w:ascii="Open Sans" w:hAnsi="Open Sans"/>
                <w:color w:val="000000"/>
                <w:sz w:val="27"/>
                <w:szCs w:val="27"/>
              </w:rPr>
            </w:rPrChange>
          </w:rPr>
          <w:t>cooperation remains the cornerstone.</w:t>
        </w:r>
        <w:r w:rsidRPr="009A799D">
          <w:rPr>
            <w:rFonts w:ascii="Roboto" w:eastAsiaTheme="minorHAnsi" w:hAnsi="Roboto"/>
            <w:sz w:val="16"/>
            <w:rPrChange w:id="671" w:author="katie" w:date="2018-07-12T10:32:00Z">
              <w:rPr>
                <w:rFonts w:ascii="Open Sans" w:hAnsi="Open Sans"/>
                <w:color w:val="000000"/>
                <w:sz w:val="27"/>
                <w:szCs w:val="27"/>
              </w:rPr>
            </w:rPrChange>
          </w:rPr>
          <w:t xml:space="preserve"> The time is now for the U.S.</w:t>
        </w:r>
      </w:ins>
      <w:ins w:id="672" w:author="katie" w:date="2018-07-12T10:31:00Z">
        <w:r w:rsidRPr="009A799D">
          <w:rPr>
            <w:rFonts w:ascii="Roboto" w:eastAsiaTheme="minorHAnsi" w:hAnsi="Roboto"/>
            <w:sz w:val="16"/>
            <w:rPrChange w:id="673" w:author="katie" w:date="2018-07-12T10:32:00Z">
              <w:rPr>
                <w:rFonts w:ascii="Open Sans" w:hAnsi="Open Sans"/>
                <w:color w:val="000000"/>
                <w:sz w:val="27"/>
                <w:szCs w:val="27"/>
              </w:rPr>
            </w:rPrChange>
          </w:rPr>
          <w:t xml:space="preserve"> </w:t>
        </w:r>
      </w:ins>
      <w:ins w:id="674" w:author="katie" w:date="2018-07-12T10:30:00Z">
        <w:r w:rsidRPr="009A799D">
          <w:rPr>
            <w:rFonts w:ascii="Roboto" w:eastAsiaTheme="minorHAnsi" w:hAnsi="Roboto" w:hint="eastAsia"/>
            <w:sz w:val="16"/>
            <w:rPrChange w:id="675" w:author="katie" w:date="2018-07-12T10:32:00Z">
              <w:rPr>
                <w:rStyle w:val="searchword"/>
                <w:rFonts w:ascii="Open Sans" w:eastAsiaTheme="majorEastAsia" w:hAnsi="Open Sans" w:hint="eastAsia"/>
                <w:color w:val="000000"/>
                <w:sz w:val="27"/>
                <w:szCs w:val="27"/>
                <w:shd w:val="clear" w:color="auto" w:fill="ADD8E6"/>
              </w:rPr>
            </w:rPrChange>
          </w:rPr>
          <w:t>and</w:t>
        </w:r>
      </w:ins>
      <w:ins w:id="676" w:author="katie" w:date="2018-07-12T10:31:00Z">
        <w:r w:rsidRPr="009A799D">
          <w:rPr>
            <w:rFonts w:ascii="Roboto" w:eastAsiaTheme="minorHAnsi" w:hAnsi="Roboto"/>
            <w:sz w:val="16"/>
            <w:rPrChange w:id="677" w:author="katie" w:date="2018-07-12T10:32:00Z">
              <w:rPr>
                <w:rFonts w:ascii="Open Sans" w:hAnsi="Open Sans"/>
                <w:color w:val="000000"/>
                <w:sz w:val="27"/>
                <w:szCs w:val="27"/>
              </w:rPr>
            </w:rPrChange>
          </w:rPr>
          <w:t xml:space="preserve"> </w:t>
        </w:r>
      </w:ins>
      <w:ins w:id="678" w:author="katie" w:date="2018-07-12T10:30:00Z">
        <w:r w:rsidRPr="009A799D">
          <w:rPr>
            <w:rFonts w:ascii="Roboto" w:eastAsiaTheme="minorHAnsi" w:hAnsi="Roboto" w:hint="eastAsia"/>
            <w:sz w:val="16"/>
            <w:rPrChange w:id="679" w:author="katie" w:date="2018-07-12T10:32:00Z">
              <w:rPr>
                <w:rStyle w:val="searchword"/>
                <w:rFonts w:ascii="Open Sans" w:eastAsiaTheme="majorEastAsia" w:hAnsi="Open Sans" w:hint="eastAsia"/>
                <w:color w:val="000000"/>
                <w:sz w:val="27"/>
                <w:szCs w:val="27"/>
                <w:shd w:val="clear" w:color="auto" w:fill="ADD8E6"/>
              </w:rPr>
            </w:rPrChange>
          </w:rPr>
          <w:t>India</w:t>
        </w:r>
      </w:ins>
      <w:ins w:id="680" w:author="katie" w:date="2018-07-12T10:31:00Z">
        <w:r w:rsidRPr="009A799D">
          <w:rPr>
            <w:rFonts w:ascii="Roboto" w:eastAsiaTheme="minorHAnsi" w:hAnsi="Roboto"/>
            <w:sz w:val="16"/>
            <w:rPrChange w:id="681" w:author="katie" w:date="2018-07-12T10:32:00Z">
              <w:rPr>
                <w:rFonts w:ascii="Open Sans" w:hAnsi="Open Sans"/>
                <w:color w:val="000000"/>
                <w:sz w:val="27"/>
                <w:szCs w:val="27"/>
              </w:rPr>
            </w:rPrChange>
          </w:rPr>
          <w:t xml:space="preserve"> </w:t>
        </w:r>
      </w:ins>
      <w:ins w:id="682" w:author="katie" w:date="2018-07-12T10:30:00Z">
        <w:r w:rsidRPr="009A799D">
          <w:rPr>
            <w:rFonts w:ascii="Roboto" w:eastAsiaTheme="minorHAnsi" w:hAnsi="Roboto"/>
            <w:sz w:val="16"/>
            <w:rPrChange w:id="683" w:author="katie" w:date="2018-07-12T10:32:00Z">
              <w:rPr>
                <w:rFonts w:ascii="Open Sans" w:hAnsi="Open Sans"/>
                <w:color w:val="000000"/>
                <w:sz w:val="27"/>
                <w:szCs w:val="27"/>
              </w:rPr>
            </w:rPrChange>
          </w:rPr>
          <w:t>to move beyond the aspirational</w:t>
        </w:r>
      </w:ins>
      <w:ins w:id="684" w:author="katie" w:date="2018-07-12T10:31:00Z">
        <w:r w:rsidRPr="009A799D">
          <w:rPr>
            <w:rFonts w:ascii="Roboto" w:eastAsiaTheme="minorHAnsi" w:hAnsi="Roboto"/>
            <w:sz w:val="16"/>
            <w:rPrChange w:id="685" w:author="katie" w:date="2018-07-12T10:32:00Z">
              <w:rPr>
                <w:rFonts w:ascii="Open Sans" w:hAnsi="Open Sans"/>
                <w:color w:val="000000"/>
                <w:sz w:val="27"/>
                <w:szCs w:val="27"/>
              </w:rPr>
            </w:rPrChange>
          </w:rPr>
          <w:t xml:space="preserve"> </w:t>
        </w:r>
      </w:ins>
      <w:ins w:id="686" w:author="katie" w:date="2018-07-12T10:30:00Z">
        <w:r w:rsidRPr="009A799D">
          <w:rPr>
            <w:rFonts w:ascii="Roboto" w:eastAsiaTheme="minorHAnsi" w:hAnsi="Roboto" w:hint="eastAsia"/>
            <w:sz w:val="16"/>
            <w:rPrChange w:id="687" w:author="katie" w:date="2018-07-12T10:32:00Z">
              <w:rPr>
                <w:rStyle w:val="searchword"/>
                <w:rFonts w:ascii="Open Sans" w:eastAsiaTheme="majorEastAsia" w:hAnsi="Open Sans" w:hint="eastAsia"/>
                <w:color w:val="000000"/>
                <w:sz w:val="27"/>
                <w:szCs w:val="27"/>
                <w:shd w:val="clear" w:color="auto" w:fill="ADD8E6"/>
              </w:rPr>
            </w:rPrChange>
          </w:rPr>
          <w:t>and</w:t>
        </w:r>
      </w:ins>
      <w:ins w:id="688" w:author="katie" w:date="2018-07-12T10:31:00Z">
        <w:r w:rsidRPr="009A799D">
          <w:rPr>
            <w:rFonts w:ascii="Roboto" w:eastAsiaTheme="minorHAnsi" w:hAnsi="Roboto"/>
            <w:sz w:val="16"/>
            <w:rPrChange w:id="689" w:author="katie" w:date="2018-07-12T10:32:00Z">
              <w:rPr>
                <w:rFonts w:ascii="Open Sans" w:hAnsi="Open Sans"/>
                <w:color w:val="000000"/>
                <w:sz w:val="27"/>
                <w:szCs w:val="27"/>
              </w:rPr>
            </w:rPrChange>
          </w:rPr>
          <w:t xml:space="preserve"> </w:t>
        </w:r>
      </w:ins>
      <w:ins w:id="690" w:author="katie" w:date="2018-07-12T10:30:00Z">
        <w:r w:rsidRPr="009A799D">
          <w:rPr>
            <w:rFonts w:ascii="Roboto" w:eastAsiaTheme="minorHAnsi" w:hAnsi="Roboto"/>
            <w:sz w:val="16"/>
            <w:rPrChange w:id="691" w:author="katie" w:date="2018-07-12T10:32:00Z">
              <w:rPr>
                <w:rFonts w:ascii="Open Sans" w:hAnsi="Open Sans"/>
                <w:color w:val="000000"/>
                <w:sz w:val="27"/>
                <w:szCs w:val="27"/>
              </w:rPr>
            </w:rPrChange>
          </w:rPr>
          <w:t>toward the tangible</w:t>
        </w:r>
        <w:r w:rsidRPr="009A799D">
          <w:rPr>
            <w:rFonts w:ascii="Roboto" w:hAnsi="Roboto"/>
            <w:color w:val="000000"/>
            <w:sz w:val="16"/>
            <w:szCs w:val="27"/>
          </w:rPr>
          <w:t>.</w:t>
        </w:r>
      </w:ins>
    </w:p>
    <w:p w:rsidR="00C951E9" w:rsidRPr="009A799D" w:rsidRDefault="00C951E9">
      <w:pPr>
        <w:pStyle w:val="Heading4"/>
        <w:rPr>
          <w:ins w:id="692" w:author="katie" w:date="2018-07-14T10:01:00Z"/>
        </w:rPr>
        <w:pPrChange w:id="693" w:author="katie" w:date="2018-07-14T10:02:00Z">
          <w:pPr>
            <w:pStyle w:val="ListParagraph"/>
            <w:shd w:val="clear" w:color="auto" w:fill="FFFFFF"/>
            <w:spacing w:after="150" w:line="276" w:lineRule="auto"/>
          </w:pPr>
        </w:pPrChange>
      </w:pPr>
      <w:ins w:id="694" w:author="katie" w:date="2018-07-14T10:02:00Z">
        <w:r w:rsidRPr="009A799D">
          <w:t>Defense ties are key to the relationship</w:t>
        </w:r>
      </w:ins>
    </w:p>
    <w:p w:rsidR="00C951E9" w:rsidRPr="009A799D" w:rsidRDefault="00C951E9">
      <w:pPr>
        <w:rPr>
          <w:ins w:id="695" w:author="katie" w:date="2018-07-12T10:30:00Z"/>
        </w:rPr>
        <w:pPrChange w:id="696" w:author="katie" w:date="2018-07-14T09:23:00Z">
          <w:pPr>
            <w:pStyle w:val="ListParagraph"/>
            <w:shd w:val="clear" w:color="auto" w:fill="FFFFFF"/>
            <w:spacing w:after="150" w:line="384" w:lineRule="atLeast"/>
          </w:pPr>
        </w:pPrChange>
      </w:pPr>
      <w:ins w:id="697" w:author="katie" w:date="2018-07-14T10:01:00Z">
        <w:r w:rsidRPr="009A799D">
          <w:t xml:space="preserve">Lalit K. </w:t>
        </w:r>
        <w:r w:rsidRPr="009A799D">
          <w:rPr>
            <w:rStyle w:val="Style13ptBold"/>
            <w:rFonts w:ascii="Roboto" w:hAnsi="Roboto"/>
            <w:rPrChange w:id="698" w:author="katie" w:date="2018-07-14T10:01:00Z">
              <w:rPr>
                <w:rFonts w:ascii="Open Sans" w:hAnsi="Open Sans"/>
                <w:color w:val="000000"/>
                <w:sz w:val="16"/>
                <w:szCs w:val="27"/>
              </w:rPr>
            </w:rPrChange>
          </w:rPr>
          <w:t>Jha</w:t>
        </w:r>
        <w:r w:rsidRPr="009A799D">
          <w:rPr>
            <w:rFonts w:ascii="Roboto" w:hAnsi="Roboto"/>
            <w:sz w:val="22"/>
            <w:rPrChange w:id="699" w:author="katie" w:date="2018-07-14T10:01:00Z">
              <w:rPr>
                <w:rFonts w:ascii="Open Sans" w:hAnsi="Open Sans"/>
                <w:color w:val="000000"/>
                <w:sz w:val="16"/>
                <w:szCs w:val="27"/>
              </w:rPr>
            </w:rPrChange>
          </w:rPr>
          <w:t>, 6-12-</w:t>
        </w:r>
        <w:r w:rsidRPr="009A799D">
          <w:rPr>
            <w:rStyle w:val="Style13ptBold"/>
            <w:rFonts w:ascii="Roboto" w:hAnsi="Roboto"/>
            <w:rPrChange w:id="700" w:author="katie" w:date="2018-07-14T10:01:00Z">
              <w:rPr>
                <w:rFonts w:ascii="Open Sans" w:hAnsi="Open Sans"/>
                <w:color w:val="000000"/>
                <w:sz w:val="16"/>
                <w:szCs w:val="27"/>
              </w:rPr>
            </w:rPrChange>
          </w:rPr>
          <w:t>2017</w:t>
        </w:r>
        <w:r w:rsidRPr="009A799D">
          <w:t>, "Defence Cooperation With India Important for Indo-US Ties, Says Trump Administration," Wire, https://thewire.in/business/defence-cooperation-india-us</w:t>
        </w:r>
      </w:ins>
    </w:p>
    <w:p w:rsidR="00C951E9" w:rsidRPr="009A799D" w:rsidRDefault="00C951E9">
      <w:pPr>
        <w:rPr>
          <w:ins w:id="701" w:author="katie" w:date="2018-07-11T11:48:00Z"/>
          <w:rFonts w:ascii="Roboto" w:hAnsi="Roboto"/>
          <w:sz w:val="16"/>
          <w:rPrChange w:id="702" w:author="katie" w:date="2018-07-14T10:01:00Z">
            <w:rPr>
              <w:ins w:id="703" w:author="katie" w:date="2018-07-11T11:48:00Z"/>
              <w:color w:val="000000"/>
              <w:sz w:val="27"/>
              <w:szCs w:val="27"/>
            </w:rPr>
          </w:rPrChange>
        </w:rPr>
        <w:pPrChange w:id="704" w:author="katie" w:date="2018-07-14T10:01:00Z">
          <w:pPr>
            <w:pStyle w:val="NormalWeb"/>
            <w:spacing w:after="300"/>
            <w:textAlignment w:val="baseline"/>
          </w:pPr>
        </w:pPrChange>
      </w:pPr>
      <w:ins w:id="705" w:author="katie" w:date="2018-07-14T10:01:00Z">
        <w:r w:rsidRPr="009A799D">
          <w:rPr>
            <w:rFonts w:ascii="Roboto" w:hAnsi="Roboto" w:cs="Calibri"/>
            <w:sz w:val="16"/>
            <w:rPrChange w:id="706" w:author="katie" w:date="2018-07-14T10:01:00Z">
              <w:rPr>
                <w:rFonts w:ascii="PT Serif script=all rev=5" w:eastAsia="Times New Roman" w:hAnsi="PT Serif script=all rev=5" w:cs="Times New Roman"/>
                <w:b/>
                <w:bCs/>
                <w:color w:val="282828"/>
                <w:spacing w:val="3"/>
                <w:sz w:val="29"/>
                <w:szCs w:val="29"/>
              </w:rPr>
            </w:rPrChange>
          </w:rPr>
          <w:t xml:space="preserve">Washington: </w:t>
        </w:r>
        <w:r w:rsidRPr="009A799D">
          <w:rPr>
            <w:rFonts w:ascii="Roboto" w:hAnsi="Roboto" w:cs="Calibri"/>
            <w:sz w:val="16"/>
            <w:rPrChange w:id="707" w:author="katie" w:date="2018-07-14T10:01:00Z">
              <w:rPr>
                <w:rFonts w:ascii="PT Serif script=all rev=5" w:eastAsia="Times New Roman" w:hAnsi="PT Serif script=all rev=5" w:cs="Times New Roman"/>
                <w:color w:val="282828"/>
                <w:spacing w:val="3"/>
                <w:sz w:val="29"/>
                <w:szCs w:val="29"/>
              </w:rPr>
            </w:rPrChange>
          </w:rPr>
          <w:t xml:space="preserve">The </w:t>
        </w:r>
        <w:r w:rsidRPr="009A799D">
          <w:rPr>
            <w:rStyle w:val="StyleUnderline"/>
            <w:rFonts w:ascii="Roboto" w:hAnsi="Roboto" w:cs="Calibri"/>
            <w:rPrChange w:id="708" w:author="katie" w:date="2018-07-14T10:02:00Z">
              <w:rPr>
                <w:rFonts w:ascii="PT Serif script=all rev=5" w:eastAsia="Times New Roman" w:hAnsi="PT Serif script=all rev=5" w:cs="Times New Roman"/>
                <w:color w:val="282828"/>
                <w:spacing w:val="3"/>
                <w:sz w:val="29"/>
                <w:szCs w:val="29"/>
              </w:rPr>
            </w:rPrChange>
          </w:rPr>
          <w:t>Donald Trump administration has told US Congress that defence cooperation with India would be an important pillar in the bilateral relationship as it needs the country to be a net security provider in the Indo-Pacific region</w:t>
        </w:r>
        <w:r w:rsidRPr="009A799D">
          <w:rPr>
            <w:rFonts w:ascii="Roboto" w:hAnsi="Roboto" w:cs="Calibri"/>
            <w:sz w:val="16"/>
            <w:rPrChange w:id="709" w:author="katie" w:date="2018-07-14T10:01:00Z">
              <w:rPr>
                <w:rFonts w:ascii="PT Serif script=all rev=5" w:eastAsia="Times New Roman" w:hAnsi="PT Serif script=all rev=5" w:cs="Times New Roman"/>
                <w:color w:val="282828"/>
                <w:spacing w:val="3"/>
                <w:sz w:val="29"/>
                <w:szCs w:val="29"/>
              </w:rPr>
            </w:rPrChange>
          </w:rPr>
          <w:t xml:space="preserve">. The Trump regime has informed the Congress that it </w:t>
        </w:r>
        <w:r w:rsidRPr="009A799D">
          <w:rPr>
            <w:rFonts w:ascii="Roboto" w:hAnsi="Roboto" w:cs="Calibri" w:hint="eastAsia"/>
            <w:sz w:val="16"/>
            <w:rPrChange w:id="710" w:author="katie" w:date="2018-07-14T10:01:00Z">
              <w:rPr>
                <w:rFonts w:ascii="PT Serif script=all rev=5" w:eastAsia="Times New Roman" w:hAnsi="PT Serif script=all rev=5" w:cs="Times New Roman" w:hint="eastAsia"/>
                <w:color w:val="282828"/>
                <w:spacing w:val="3"/>
                <w:sz w:val="29"/>
                <w:szCs w:val="29"/>
              </w:rPr>
            </w:rPrChange>
          </w:rPr>
          <w:t>“</w:t>
        </w:r>
        <w:r w:rsidRPr="009A799D">
          <w:rPr>
            <w:rFonts w:ascii="Roboto" w:hAnsi="Roboto" w:cs="Calibri"/>
            <w:sz w:val="16"/>
            <w:rPrChange w:id="711" w:author="katie" w:date="2018-07-14T10:01:00Z">
              <w:rPr>
                <w:rFonts w:ascii="PT Serif script=all rev=5" w:eastAsia="Times New Roman" w:hAnsi="PT Serif script=all rev=5" w:cs="Times New Roman"/>
                <w:color w:val="282828"/>
                <w:spacing w:val="3"/>
                <w:sz w:val="29"/>
                <w:szCs w:val="29"/>
              </w:rPr>
            </w:rPrChange>
          </w:rPr>
          <w:t>strongly supports</w:t>
        </w:r>
        <w:r w:rsidRPr="009A799D">
          <w:rPr>
            <w:rFonts w:ascii="Roboto" w:hAnsi="Roboto" w:cs="Calibri" w:hint="eastAsia"/>
            <w:sz w:val="16"/>
            <w:rPrChange w:id="712" w:author="katie" w:date="2018-07-14T10:01:00Z">
              <w:rPr>
                <w:rFonts w:ascii="PT Serif script=all rev=5" w:eastAsia="Times New Roman" w:hAnsi="PT Serif script=all rev=5" w:cs="Times New Roman" w:hint="eastAsia"/>
                <w:color w:val="282828"/>
                <w:spacing w:val="3"/>
                <w:sz w:val="29"/>
                <w:szCs w:val="29"/>
              </w:rPr>
            </w:rPrChange>
          </w:rPr>
          <w:t>”</w:t>
        </w:r>
        <w:r w:rsidRPr="009A799D">
          <w:rPr>
            <w:rFonts w:ascii="Roboto" w:hAnsi="Roboto" w:cs="Calibri"/>
            <w:sz w:val="16"/>
            <w:rPrChange w:id="713" w:author="katie" w:date="2018-07-14T10:01:00Z">
              <w:rPr>
                <w:rFonts w:ascii="PT Serif script=all rev=5" w:eastAsia="Times New Roman" w:hAnsi="PT Serif script=all rev=5" w:cs="Times New Roman"/>
                <w:color w:val="282828"/>
                <w:spacing w:val="3"/>
                <w:sz w:val="29"/>
                <w:szCs w:val="29"/>
              </w:rPr>
            </w:rPrChange>
          </w:rPr>
          <w:t xml:space="preserve"> transfers of F-18 and F-16 fighter proposals put forth by Boeing and Lockheed Martin respectively. These proposals have the </w:t>
        </w:r>
        <w:r w:rsidRPr="009A799D">
          <w:rPr>
            <w:rStyle w:val="Emphasis"/>
            <w:rPrChange w:id="714" w:author="katie" w:date="2018-07-14T10:02:00Z">
              <w:rPr>
                <w:rFonts w:ascii="PT Serif script=all rev=5" w:eastAsia="Times New Roman" w:hAnsi="PT Serif script=all rev=5" w:cs="Times New Roman"/>
                <w:color w:val="282828"/>
                <w:spacing w:val="3"/>
                <w:sz w:val="29"/>
                <w:szCs w:val="29"/>
              </w:rPr>
            </w:rPrChange>
          </w:rPr>
          <w:t xml:space="preserve">potential to take Indo-US defence ties to the next level, it said. </w:t>
        </w:r>
        <w:r w:rsidRPr="009A799D">
          <w:rPr>
            <w:rStyle w:val="Emphasis"/>
            <w:rFonts w:hint="eastAsia"/>
            <w:rPrChange w:id="715" w:author="katie" w:date="2018-07-14T10:02:00Z">
              <w:rPr>
                <w:rFonts w:ascii="PT Serif script=all rev=5" w:eastAsia="Times New Roman" w:hAnsi="PT Serif script=all rev=5" w:cs="Times New Roman" w:hint="eastAsia"/>
                <w:color w:val="282828"/>
                <w:spacing w:val="3"/>
                <w:sz w:val="29"/>
                <w:szCs w:val="29"/>
              </w:rPr>
            </w:rPrChange>
          </w:rPr>
          <w:t>“</w:t>
        </w:r>
        <w:r w:rsidRPr="009A799D">
          <w:rPr>
            <w:rStyle w:val="Emphasis"/>
            <w:rPrChange w:id="716" w:author="katie" w:date="2018-07-14T10:02:00Z">
              <w:rPr>
                <w:rFonts w:ascii="PT Serif script=all rev=5" w:eastAsia="Times New Roman" w:hAnsi="PT Serif script=all rev=5" w:cs="Times New Roman"/>
                <w:color w:val="282828"/>
                <w:spacing w:val="3"/>
                <w:sz w:val="29"/>
                <w:szCs w:val="29"/>
              </w:rPr>
            </w:rPrChange>
          </w:rPr>
          <w:t>The reason why defence cooperation with India is so vital to US interests is because we need India to be a net security provider in the Indo-Pacific, a region that serves as the fulcrum of global trade and commerce</w:t>
        </w:r>
        <w:r w:rsidRPr="009A799D">
          <w:rPr>
            <w:rFonts w:ascii="Roboto" w:hAnsi="Roboto" w:cs="Calibri"/>
            <w:sz w:val="16"/>
            <w:rPrChange w:id="717" w:author="katie" w:date="2018-07-14T10:01:00Z">
              <w:rPr>
                <w:rFonts w:ascii="PT Serif script=all rev=5" w:eastAsia="Times New Roman" w:hAnsi="PT Serif script=all rev=5" w:cs="Times New Roman"/>
                <w:color w:val="282828"/>
                <w:spacing w:val="3"/>
                <w:sz w:val="29"/>
                <w:szCs w:val="29"/>
              </w:rPr>
            </w:rPrChange>
          </w:rPr>
          <w:t>, with nearly half of the world</w:t>
        </w:r>
        <w:r w:rsidRPr="009A799D">
          <w:rPr>
            <w:rFonts w:ascii="Roboto" w:hAnsi="Roboto" w:cs="Calibri" w:hint="eastAsia"/>
            <w:sz w:val="16"/>
            <w:rPrChange w:id="718" w:author="katie" w:date="2018-07-14T10:01:00Z">
              <w:rPr>
                <w:rFonts w:ascii="PT Serif script=all rev=5" w:eastAsia="Times New Roman" w:hAnsi="PT Serif script=all rev=5" w:cs="Times New Roman" w:hint="eastAsia"/>
                <w:color w:val="282828"/>
                <w:spacing w:val="3"/>
                <w:sz w:val="29"/>
                <w:szCs w:val="29"/>
              </w:rPr>
            </w:rPrChange>
          </w:rPr>
          <w:t>’</w:t>
        </w:r>
        <w:r w:rsidRPr="009A799D">
          <w:rPr>
            <w:rFonts w:ascii="Roboto" w:hAnsi="Roboto" w:cs="Calibri"/>
            <w:sz w:val="16"/>
            <w:rPrChange w:id="719" w:author="katie" w:date="2018-07-14T10:01:00Z">
              <w:rPr>
                <w:rFonts w:ascii="PT Serif script=all rev=5" w:eastAsia="Times New Roman" w:hAnsi="PT Serif script=all rev=5" w:cs="Times New Roman"/>
                <w:color w:val="282828"/>
                <w:spacing w:val="3"/>
                <w:sz w:val="29"/>
                <w:szCs w:val="29"/>
              </w:rPr>
            </w:rPrChange>
          </w:rPr>
          <w:t>s 90,000 commercial vessels many sailing under the US flag, and two-thirds of traded oil travelling through the region,</w:t>
        </w:r>
        <w:r w:rsidRPr="009A799D">
          <w:rPr>
            <w:rFonts w:ascii="Roboto" w:hAnsi="Roboto" w:cs="Calibri" w:hint="eastAsia"/>
            <w:sz w:val="16"/>
            <w:rPrChange w:id="720" w:author="katie" w:date="2018-07-14T10:01:00Z">
              <w:rPr>
                <w:rFonts w:ascii="PT Serif script=all rev=5" w:eastAsia="Times New Roman" w:hAnsi="PT Serif script=all rev=5" w:cs="Times New Roman" w:hint="eastAsia"/>
                <w:color w:val="282828"/>
                <w:spacing w:val="3"/>
                <w:sz w:val="29"/>
                <w:szCs w:val="29"/>
              </w:rPr>
            </w:rPrChange>
          </w:rPr>
          <w:t>”</w:t>
        </w:r>
        <w:r w:rsidRPr="009A799D">
          <w:rPr>
            <w:rFonts w:ascii="Roboto" w:hAnsi="Roboto" w:cs="Calibri"/>
            <w:sz w:val="16"/>
            <w:rPrChange w:id="721" w:author="katie" w:date="2018-07-14T10:01:00Z">
              <w:rPr>
                <w:rFonts w:ascii="PT Serif script=all rev=5" w:eastAsia="Times New Roman" w:hAnsi="PT Serif script=all rev=5" w:cs="Times New Roman"/>
                <w:color w:val="282828"/>
                <w:spacing w:val="3"/>
                <w:sz w:val="29"/>
                <w:szCs w:val="29"/>
              </w:rPr>
            </w:rPrChange>
          </w:rPr>
          <w:t xml:space="preserve"> Alice Wells, acting assistant secretary of state for the South and Central Asian Affairs told a Congressional Subcommittee in a written submission. Wells is scheduled to testify before the House Foreign Affairs Subcommittee on Asia and the Pacific on </w:t>
        </w:r>
        <w:r w:rsidRPr="009A799D">
          <w:rPr>
            <w:rFonts w:ascii="Roboto" w:hAnsi="Roboto" w:cs="Calibri" w:hint="eastAsia"/>
            <w:sz w:val="16"/>
            <w:rPrChange w:id="722" w:author="katie" w:date="2018-07-14T10:01:00Z">
              <w:rPr>
                <w:rFonts w:ascii="PT Serif script=all rev=5" w:eastAsia="Times New Roman" w:hAnsi="PT Serif script=all rev=5" w:cs="Times New Roman" w:hint="eastAsia"/>
                <w:color w:val="282828"/>
                <w:spacing w:val="3"/>
                <w:sz w:val="29"/>
                <w:szCs w:val="29"/>
              </w:rPr>
            </w:rPrChange>
          </w:rPr>
          <w:t>“</w:t>
        </w:r>
        <w:r w:rsidRPr="009A799D">
          <w:rPr>
            <w:rFonts w:ascii="Roboto" w:hAnsi="Roboto" w:cs="Calibri"/>
            <w:sz w:val="16"/>
            <w:rPrChange w:id="723" w:author="katie" w:date="2018-07-14T10:01:00Z">
              <w:rPr>
                <w:rFonts w:ascii="PT Serif script=all rev=5" w:eastAsia="Times New Roman" w:hAnsi="PT Serif script=all rev=5" w:cs="Times New Roman"/>
                <w:color w:val="282828"/>
                <w:spacing w:val="3"/>
                <w:sz w:val="29"/>
                <w:szCs w:val="29"/>
              </w:rPr>
            </w:rPrChange>
          </w:rPr>
          <w:t>Maintaining US Influence in South Asia: The FY 2018 Budget,</w:t>
        </w:r>
        <w:r w:rsidRPr="009A799D">
          <w:rPr>
            <w:rFonts w:ascii="Roboto" w:hAnsi="Roboto" w:cs="Calibri" w:hint="eastAsia"/>
            <w:sz w:val="16"/>
            <w:rPrChange w:id="724" w:author="katie" w:date="2018-07-14T10:01:00Z">
              <w:rPr>
                <w:rFonts w:ascii="PT Serif script=all rev=5" w:eastAsia="Times New Roman" w:hAnsi="PT Serif script=all rev=5" w:cs="Times New Roman" w:hint="eastAsia"/>
                <w:color w:val="282828"/>
                <w:spacing w:val="3"/>
                <w:sz w:val="29"/>
                <w:szCs w:val="29"/>
              </w:rPr>
            </w:rPrChange>
          </w:rPr>
          <w:t>”</w:t>
        </w:r>
        <w:r w:rsidRPr="009A799D">
          <w:rPr>
            <w:rFonts w:ascii="Roboto" w:hAnsi="Roboto" w:cs="Calibri"/>
            <w:sz w:val="16"/>
            <w:rPrChange w:id="725" w:author="katie" w:date="2018-07-14T10:01:00Z">
              <w:rPr>
                <w:rFonts w:ascii="PT Serif script=all rev=5" w:eastAsia="Times New Roman" w:hAnsi="PT Serif script=all rev=5" w:cs="Times New Roman"/>
                <w:color w:val="282828"/>
                <w:spacing w:val="3"/>
                <w:sz w:val="29"/>
                <w:szCs w:val="29"/>
              </w:rPr>
            </w:rPrChange>
          </w:rPr>
          <w:t xml:space="preserve"> today. She said in her submission that the Indo-Asia Pacific region is also home to nearly half of the planet</w:t>
        </w:r>
        <w:r w:rsidRPr="009A799D">
          <w:rPr>
            <w:rFonts w:ascii="Roboto" w:hAnsi="Roboto" w:cs="Calibri" w:hint="eastAsia"/>
            <w:sz w:val="16"/>
            <w:rPrChange w:id="726" w:author="katie" w:date="2018-07-14T10:01:00Z">
              <w:rPr>
                <w:rFonts w:ascii="PT Serif script=all rev=5" w:eastAsia="Times New Roman" w:hAnsi="PT Serif script=all rev=5" w:cs="Times New Roman" w:hint="eastAsia"/>
                <w:color w:val="282828"/>
                <w:spacing w:val="3"/>
                <w:sz w:val="29"/>
                <w:szCs w:val="29"/>
              </w:rPr>
            </w:rPrChange>
          </w:rPr>
          <w:t>’</w:t>
        </w:r>
        <w:r w:rsidRPr="009A799D">
          <w:rPr>
            <w:rFonts w:ascii="Roboto" w:hAnsi="Roboto" w:cs="Calibri"/>
            <w:sz w:val="16"/>
            <w:rPrChange w:id="727" w:author="katie" w:date="2018-07-14T10:01:00Z">
              <w:rPr>
                <w:rFonts w:ascii="PT Serif script=all rev=5" w:eastAsia="Times New Roman" w:hAnsi="PT Serif script=all rev=5" w:cs="Times New Roman"/>
                <w:color w:val="282828"/>
                <w:spacing w:val="3"/>
                <w:sz w:val="29"/>
                <w:szCs w:val="29"/>
              </w:rPr>
            </w:rPrChange>
          </w:rPr>
          <w:t xml:space="preserve">s population and some of the fastest growing economies on earth. </w:t>
        </w:r>
        <w:r w:rsidRPr="009A799D">
          <w:rPr>
            <w:rFonts w:ascii="Roboto" w:hAnsi="Roboto" w:cs="Calibri" w:hint="eastAsia"/>
            <w:sz w:val="16"/>
            <w:rPrChange w:id="728" w:author="katie" w:date="2018-07-14T10:01:00Z">
              <w:rPr>
                <w:rFonts w:ascii="PT Serif script=all rev=5" w:eastAsia="Times New Roman" w:hAnsi="PT Serif script=all rev=5" w:cs="Times New Roman" w:hint="eastAsia"/>
                <w:color w:val="282828"/>
                <w:spacing w:val="3"/>
                <w:sz w:val="29"/>
                <w:szCs w:val="29"/>
              </w:rPr>
            </w:rPrChange>
          </w:rPr>
          <w:t>“</w:t>
        </w:r>
        <w:r w:rsidRPr="009A799D">
          <w:rPr>
            <w:rStyle w:val="StyleUnderline"/>
            <w:rFonts w:ascii="Roboto" w:hAnsi="Roboto" w:cs="Calibri"/>
            <w:rPrChange w:id="729" w:author="katie" w:date="2018-07-14T10:02:00Z">
              <w:rPr>
                <w:rFonts w:ascii="PT Serif script=all rev=5" w:eastAsia="Times New Roman" w:hAnsi="PT Serif script=all rev=5" w:cs="Times New Roman"/>
                <w:color w:val="282828"/>
                <w:spacing w:val="3"/>
                <w:sz w:val="29"/>
                <w:szCs w:val="29"/>
              </w:rPr>
            </w:rPrChange>
          </w:rPr>
          <w:t>Working with like-minded partners, India has the strategic and economic potential to uphold the international order that has served so much of humanity over the past seven decades. The investments we make in our security partnership now will pay dividends for decades to come</w:t>
        </w:r>
        <w:r w:rsidRPr="009A799D">
          <w:rPr>
            <w:rFonts w:ascii="Roboto" w:hAnsi="Roboto" w:cs="Calibri"/>
            <w:sz w:val="16"/>
            <w:rPrChange w:id="730" w:author="katie" w:date="2018-07-14T10:01:00Z">
              <w:rPr>
                <w:rFonts w:ascii="PT Serif script=all rev=5" w:eastAsia="Times New Roman" w:hAnsi="PT Serif script=all rev=5" w:cs="Times New Roman"/>
                <w:color w:val="282828"/>
                <w:spacing w:val="3"/>
                <w:sz w:val="29"/>
                <w:szCs w:val="29"/>
              </w:rPr>
            </w:rPrChange>
          </w:rPr>
          <w:t>,</w:t>
        </w:r>
        <w:r w:rsidRPr="009A799D">
          <w:rPr>
            <w:rFonts w:ascii="Roboto" w:hAnsi="Roboto" w:cs="Calibri" w:hint="eastAsia"/>
            <w:sz w:val="16"/>
            <w:rPrChange w:id="731" w:author="katie" w:date="2018-07-14T10:01:00Z">
              <w:rPr>
                <w:rFonts w:ascii="PT Serif script=all rev=5" w:eastAsia="Times New Roman" w:hAnsi="PT Serif script=all rev=5" w:cs="Times New Roman" w:hint="eastAsia"/>
                <w:color w:val="282828"/>
                <w:spacing w:val="3"/>
                <w:sz w:val="29"/>
                <w:szCs w:val="29"/>
              </w:rPr>
            </w:rPrChange>
          </w:rPr>
          <w:t>”</w:t>
        </w:r>
        <w:r w:rsidRPr="009A799D">
          <w:rPr>
            <w:rFonts w:ascii="Roboto" w:hAnsi="Roboto" w:cs="Calibri"/>
            <w:sz w:val="16"/>
            <w:rPrChange w:id="732" w:author="katie" w:date="2018-07-14T10:01:00Z">
              <w:rPr>
                <w:rFonts w:ascii="PT Serif script=all rev=5" w:eastAsia="Times New Roman" w:hAnsi="PT Serif script=all rev=5" w:cs="Times New Roman"/>
                <w:color w:val="282828"/>
                <w:spacing w:val="3"/>
                <w:sz w:val="29"/>
                <w:szCs w:val="29"/>
              </w:rPr>
            </w:rPrChange>
          </w:rPr>
          <w:t xml:space="preserve"> she said. As fellow democracies, countering terrorism is the critical priority for both India and the US, she asserted. </w:t>
        </w:r>
        <w:r w:rsidRPr="009A799D">
          <w:rPr>
            <w:rFonts w:ascii="Roboto" w:hAnsi="Roboto" w:cs="Calibri" w:hint="eastAsia"/>
            <w:sz w:val="16"/>
            <w:rPrChange w:id="733" w:author="katie" w:date="2018-07-14T10:01:00Z">
              <w:rPr>
                <w:rFonts w:ascii="PT Serif script=all rev=5" w:eastAsia="Times New Roman" w:hAnsi="PT Serif script=all rev=5" w:cs="Times New Roman" w:hint="eastAsia"/>
                <w:color w:val="282828"/>
                <w:spacing w:val="3"/>
                <w:sz w:val="29"/>
                <w:szCs w:val="29"/>
              </w:rPr>
            </w:rPrChange>
          </w:rPr>
          <w:t>“</w:t>
        </w:r>
        <w:r w:rsidRPr="009A799D">
          <w:rPr>
            <w:rFonts w:ascii="Roboto" w:hAnsi="Roboto" w:cs="Calibri"/>
            <w:sz w:val="16"/>
            <w:rPrChange w:id="734" w:author="katie" w:date="2018-07-14T10:01:00Z">
              <w:rPr>
                <w:rFonts w:ascii="PT Serif script=all rev=5" w:eastAsia="Times New Roman" w:hAnsi="PT Serif script=all rev=5" w:cs="Times New Roman"/>
                <w:color w:val="282828"/>
                <w:spacing w:val="3"/>
                <w:sz w:val="29"/>
                <w:szCs w:val="29"/>
              </w:rPr>
            </w:rPrChange>
          </w:rPr>
          <w:t xml:space="preserve">India is situated in a dangerous neighbourhood, where terrorist attacks have killed both Indians and Americans alike. </w:t>
        </w:r>
        <w:r w:rsidRPr="009A799D">
          <w:rPr>
            <w:rStyle w:val="StyleUnderline"/>
            <w:rFonts w:ascii="Roboto" w:hAnsi="Roboto" w:cs="Calibri"/>
            <w:rPrChange w:id="735" w:author="katie" w:date="2018-07-14T10:03:00Z">
              <w:rPr>
                <w:rFonts w:ascii="PT Serif script=all rev=5" w:eastAsia="Times New Roman" w:hAnsi="PT Serif script=all rev=5" w:cs="Times New Roman"/>
                <w:color w:val="282828"/>
                <w:spacing w:val="3"/>
                <w:sz w:val="29"/>
                <w:szCs w:val="29"/>
              </w:rPr>
            </w:rPrChange>
          </w:rPr>
          <w:t>Joint training and capacity building are essential to expanding our CT cooperation</w:t>
        </w:r>
        <w:r w:rsidRPr="009A799D">
          <w:rPr>
            <w:rFonts w:ascii="Roboto" w:hAnsi="Roboto" w:cs="Calibri"/>
            <w:sz w:val="16"/>
            <w:rPrChange w:id="736" w:author="katie" w:date="2018-07-14T10:01:00Z">
              <w:rPr>
                <w:rFonts w:ascii="PT Serif script=all rev=5" w:eastAsia="Times New Roman" w:hAnsi="PT Serif script=all rev=5" w:cs="Times New Roman"/>
                <w:color w:val="282828"/>
                <w:spacing w:val="3"/>
                <w:sz w:val="29"/>
                <w:szCs w:val="29"/>
              </w:rPr>
            </w:rPrChange>
          </w:rPr>
          <w:t>,</w:t>
        </w:r>
        <w:r w:rsidRPr="009A799D">
          <w:rPr>
            <w:rFonts w:ascii="Roboto" w:hAnsi="Roboto" w:cs="Calibri" w:hint="eastAsia"/>
            <w:sz w:val="16"/>
            <w:rPrChange w:id="737" w:author="katie" w:date="2018-07-14T10:01:00Z">
              <w:rPr>
                <w:rFonts w:ascii="PT Serif script=all rev=5" w:eastAsia="Times New Roman" w:hAnsi="PT Serif script=all rev=5" w:cs="Times New Roman" w:hint="eastAsia"/>
                <w:color w:val="282828"/>
                <w:spacing w:val="3"/>
                <w:sz w:val="29"/>
                <w:szCs w:val="29"/>
              </w:rPr>
            </w:rPrChange>
          </w:rPr>
          <w:t>”</w:t>
        </w:r>
        <w:r w:rsidRPr="009A799D">
          <w:rPr>
            <w:rFonts w:ascii="Roboto" w:hAnsi="Roboto" w:cs="Calibri"/>
            <w:sz w:val="16"/>
            <w:rPrChange w:id="738" w:author="katie" w:date="2018-07-14T10:01:00Z">
              <w:rPr>
                <w:rFonts w:ascii="PT Serif script=all rev=5" w:eastAsia="Times New Roman" w:hAnsi="PT Serif script=all rev=5" w:cs="Times New Roman"/>
                <w:color w:val="282828"/>
                <w:spacing w:val="3"/>
                <w:sz w:val="29"/>
                <w:szCs w:val="29"/>
              </w:rPr>
            </w:rPrChange>
          </w:rPr>
          <w:t xml:space="preserve"> she said, citing the State Department Anti-Terrorism Assistance (ATA) programme in which more than 1,100 Indian security personnel have received training from the US since 2009. Wells said </w:t>
        </w:r>
        <w:r w:rsidRPr="009A799D">
          <w:rPr>
            <w:rStyle w:val="StyleUnderline"/>
            <w:rFonts w:ascii="Roboto" w:hAnsi="Roboto" w:cs="Calibri"/>
            <w:rPrChange w:id="739" w:author="katie" w:date="2018-07-14T10:03:00Z">
              <w:rPr>
                <w:rFonts w:ascii="PT Serif script=all rev=5" w:eastAsia="Times New Roman" w:hAnsi="PT Serif script=all rev=5" w:cs="Times New Roman"/>
                <w:color w:val="282828"/>
                <w:spacing w:val="3"/>
                <w:sz w:val="29"/>
                <w:szCs w:val="29"/>
              </w:rPr>
            </w:rPrChange>
          </w:rPr>
          <w:t>India is among US</w:t>
        </w:r>
        <w:r w:rsidRPr="009A799D">
          <w:rPr>
            <w:rStyle w:val="StyleUnderline"/>
            <w:rFonts w:ascii="Roboto" w:hAnsi="Roboto" w:cs="Calibri" w:hint="eastAsia"/>
            <w:rPrChange w:id="740" w:author="katie" w:date="2018-07-14T10:03:00Z">
              <w:rPr>
                <w:rFonts w:ascii="PT Serif script=all rev=5" w:eastAsia="Times New Roman" w:hAnsi="PT Serif script=all rev=5" w:cs="Times New Roman" w:hint="eastAsia"/>
                <w:color w:val="282828"/>
                <w:spacing w:val="3"/>
                <w:sz w:val="29"/>
                <w:szCs w:val="29"/>
              </w:rPr>
            </w:rPrChange>
          </w:rPr>
          <w:t>’</w:t>
        </w:r>
        <w:r w:rsidRPr="009A799D">
          <w:rPr>
            <w:rStyle w:val="StyleUnderline"/>
            <w:rFonts w:ascii="Roboto" w:hAnsi="Roboto" w:cs="Calibri"/>
            <w:rPrChange w:id="741" w:author="katie" w:date="2018-07-14T10:03:00Z">
              <w:rPr>
                <w:rFonts w:ascii="PT Serif script=all rev=5" w:eastAsia="Times New Roman" w:hAnsi="PT Serif script=all rev=5" w:cs="Times New Roman"/>
                <w:color w:val="282828"/>
                <w:spacing w:val="3"/>
                <w:sz w:val="29"/>
                <w:szCs w:val="29"/>
              </w:rPr>
            </w:rPrChange>
          </w:rPr>
          <w:t xml:space="preserve">s most important strategic partners in the Indo-Pacific region. </w:t>
        </w:r>
        <w:r w:rsidRPr="009A799D">
          <w:rPr>
            <w:rFonts w:ascii="Roboto" w:hAnsi="Roboto" w:cs="Calibri" w:hint="eastAsia"/>
            <w:sz w:val="16"/>
            <w:rPrChange w:id="742" w:author="katie" w:date="2018-07-14T10:01:00Z">
              <w:rPr>
                <w:rFonts w:ascii="PT Serif script=all rev=5" w:eastAsia="Times New Roman" w:hAnsi="PT Serif script=all rev=5" w:cs="Times New Roman" w:hint="eastAsia"/>
                <w:color w:val="282828"/>
                <w:spacing w:val="3"/>
                <w:sz w:val="29"/>
                <w:szCs w:val="29"/>
              </w:rPr>
            </w:rPrChange>
          </w:rPr>
          <w:t>“</w:t>
        </w:r>
        <w:r w:rsidRPr="009A799D">
          <w:rPr>
            <w:rFonts w:ascii="Roboto" w:hAnsi="Roboto" w:cs="Calibri"/>
            <w:sz w:val="16"/>
            <w:rPrChange w:id="743" w:author="katie" w:date="2018-07-14T10:01:00Z">
              <w:rPr>
                <w:rFonts w:ascii="PT Serif script=all rev=5" w:eastAsia="Times New Roman" w:hAnsi="PT Serif script=all rev=5" w:cs="Times New Roman"/>
                <w:color w:val="282828"/>
                <w:spacing w:val="3"/>
                <w:sz w:val="29"/>
                <w:szCs w:val="29"/>
              </w:rPr>
            </w:rPrChange>
          </w:rPr>
          <w:t>In the words of President Trump, the relationship between India and the US has never been stronger, has never been better,</w:t>
        </w:r>
        <w:r w:rsidRPr="009A799D">
          <w:rPr>
            <w:rFonts w:ascii="Roboto" w:hAnsi="Roboto" w:cs="Calibri" w:hint="eastAsia"/>
            <w:sz w:val="16"/>
            <w:rPrChange w:id="744" w:author="katie" w:date="2018-07-14T10:01:00Z">
              <w:rPr>
                <w:rFonts w:ascii="PT Serif script=all rev=5" w:eastAsia="Times New Roman" w:hAnsi="PT Serif script=all rev=5" w:cs="Times New Roman" w:hint="eastAsia"/>
                <w:color w:val="282828"/>
                <w:spacing w:val="3"/>
                <w:sz w:val="29"/>
                <w:szCs w:val="29"/>
              </w:rPr>
            </w:rPrChange>
          </w:rPr>
          <w:t>”</w:t>
        </w:r>
        <w:r w:rsidRPr="009A799D">
          <w:rPr>
            <w:rFonts w:ascii="Roboto" w:hAnsi="Roboto" w:cs="Calibri"/>
            <w:sz w:val="16"/>
            <w:rPrChange w:id="745" w:author="katie" w:date="2018-07-14T10:01:00Z">
              <w:rPr>
                <w:rFonts w:ascii="PT Serif script=all rev=5" w:eastAsia="Times New Roman" w:hAnsi="PT Serif script=all rev=5" w:cs="Times New Roman"/>
                <w:color w:val="282828"/>
                <w:spacing w:val="3"/>
                <w:sz w:val="29"/>
                <w:szCs w:val="29"/>
              </w:rPr>
            </w:rPrChange>
          </w:rPr>
          <w:t xml:space="preserve"> she said in the testimony. </w:t>
        </w:r>
        <w:r w:rsidRPr="009A799D">
          <w:rPr>
            <w:rFonts w:ascii="Roboto" w:hAnsi="Roboto" w:cs="Calibri" w:hint="eastAsia"/>
            <w:sz w:val="16"/>
            <w:rPrChange w:id="746" w:author="katie" w:date="2018-07-14T10:01:00Z">
              <w:rPr>
                <w:rFonts w:ascii="PT Serif script=all rev=5" w:eastAsia="Times New Roman" w:hAnsi="PT Serif script=all rev=5" w:cs="Times New Roman" w:hint="eastAsia"/>
                <w:color w:val="282828"/>
                <w:spacing w:val="3"/>
                <w:sz w:val="29"/>
                <w:szCs w:val="29"/>
              </w:rPr>
            </w:rPrChange>
          </w:rPr>
          <w:t>“</w:t>
        </w:r>
        <w:r w:rsidRPr="009A799D">
          <w:rPr>
            <w:rFonts w:ascii="Roboto" w:hAnsi="Roboto" w:cs="Calibri"/>
            <w:sz w:val="16"/>
            <w:rPrChange w:id="747" w:author="katie" w:date="2018-07-14T10:01:00Z">
              <w:rPr>
                <w:rFonts w:ascii="PT Serif script=all rev=5" w:eastAsia="Times New Roman" w:hAnsi="PT Serif script=all rev=5" w:cs="Times New Roman"/>
                <w:color w:val="282828"/>
                <w:spacing w:val="3"/>
                <w:sz w:val="29"/>
                <w:szCs w:val="29"/>
              </w:rPr>
            </w:rPrChange>
          </w:rPr>
          <w:t>The President</w:t>
        </w:r>
        <w:r w:rsidRPr="009A799D">
          <w:rPr>
            <w:rFonts w:ascii="Roboto" w:hAnsi="Roboto" w:cs="Calibri" w:hint="eastAsia"/>
            <w:sz w:val="16"/>
            <w:rPrChange w:id="748" w:author="katie" w:date="2018-07-14T10:01:00Z">
              <w:rPr>
                <w:rFonts w:ascii="PT Serif script=all rev=5" w:eastAsia="Times New Roman" w:hAnsi="PT Serif script=all rev=5" w:cs="Times New Roman" w:hint="eastAsia"/>
                <w:color w:val="282828"/>
                <w:spacing w:val="3"/>
                <w:sz w:val="29"/>
                <w:szCs w:val="29"/>
              </w:rPr>
            </w:rPrChange>
          </w:rPr>
          <w:t>’</w:t>
        </w:r>
        <w:r w:rsidRPr="009A799D">
          <w:rPr>
            <w:rFonts w:ascii="Roboto" w:hAnsi="Roboto" w:cs="Calibri"/>
            <w:sz w:val="16"/>
            <w:rPrChange w:id="749" w:author="katie" w:date="2018-07-14T10:01:00Z">
              <w:rPr>
                <w:rFonts w:ascii="PT Serif script=all rev=5" w:eastAsia="Times New Roman" w:hAnsi="PT Serif script=all rev=5" w:cs="Times New Roman"/>
                <w:color w:val="282828"/>
                <w:spacing w:val="3"/>
                <w:sz w:val="29"/>
                <w:szCs w:val="29"/>
              </w:rPr>
            </w:rPrChange>
          </w:rPr>
          <w:t xml:space="preserve">s first meeting with </w:t>
        </w:r>
        <w:r w:rsidRPr="009A799D">
          <w:rPr>
            <w:rStyle w:val="StyleUnderline"/>
            <w:rFonts w:ascii="Roboto" w:hAnsi="Roboto" w:cs="Calibri"/>
            <w:rPrChange w:id="750" w:author="katie" w:date="2018-07-14T10:03:00Z">
              <w:rPr>
                <w:rFonts w:ascii="PT Serif script=all rev=5" w:eastAsia="Times New Roman" w:hAnsi="PT Serif script=all rev=5" w:cs="Times New Roman"/>
                <w:color w:val="282828"/>
                <w:spacing w:val="3"/>
                <w:sz w:val="29"/>
                <w:szCs w:val="29"/>
              </w:rPr>
            </w:rPrChange>
          </w:rPr>
          <w:t>Prime Minister [Narendra] Modi</w:t>
        </w:r>
        <w:r w:rsidRPr="009A799D">
          <w:rPr>
            <w:rFonts w:ascii="Roboto" w:hAnsi="Roboto" w:cs="Calibri"/>
            <w:sz w:val="16"/>
            <w:rPrChange w:id="751" w:author="katie" w:date="2018-07-14T10:01:00Z">
              <w:rPr>
                <w:rFonts w:ascii="PT Serif script=all rev=5" w:eastAsia="Times New Roman" w:hAnsi="PT Serif script=all rev=5" w:cs="Times New Roman"/>
                <w:color w:val="282828"/>
                <w:spacing w:val="3"/>
                <w:sz w:val="29"/>
                <w:szCs w:val="29"/>
              </w:rPr>
            </w:rPrChange>
          </w:rPr>
          <w:t xml:space="preserve"> in June set a positive tone and </w:t>
        </w:r>
        <w:r w:rsidRPr="009A799D">
          <w:rPr>
            <w:rStyle w:val="StyleUnderline"/>
            <w:rFonts w:ascii="Roboto" w:hAnsi="Roboto" w:cs="Calibri"/>
            <w:rPrChange w:id="752" w:author="katie" w:date="2018-07-14T10:03:00Z">
              <w:rPr>
                <w:rFonts w:ascii="PT Serif script=all rev=5" w:eastAsia="Times New Roman" w:hAnsi="PT Serif script=all rev=5" w:cs="Times New Roman"/>
                <w:color w:val="282828"/>
                <w:spacing w:val="3"/>
                <w:sz w:val="29"/>
                <w:szCs w:val="29"/>
              </w:rPr>
            </w:rPrChange>
          </w:rPr>
          <w:t>ambitious agenda for strengthening bilateral ties, particularly in the areas of defence</w:t>
        </w:r>
        <w:r w:rsidRPr="009A799D">
          <w:rPr>
            <w:rFonts w:ascii="Roboto" w:hAnsi="Roboto" w:cs="Calibri"/>
            <w:sz w:val="16"/>
            <w:rPrChange w:id="753" w:author="katie" w:date="2018-07-14T10:01:00Z">
              <w:rPr>
                <w:rFonts w:ascii="PT Serif script=all rev=5" w:eastAsia="Times New Roman" w:hAnsi="PT Serif script=all rev=5" w:cs="Times New Roman"/>
                <w:color w:val="282828"/>
                <w:spacing w:val="3"/>
                <w:sz w:val="29"/>
                <w:szCs w:val="29"/>
              </w:rPr>
            </w:rPrChange>
          </w:rPr>
          <w:t>, energy and trade,</w:t>
        </w:r>
        <w:r w:rsidRPr="009A799D">
          <w:rPr>
            <w:rFonts w:ascii="Roboto" w:hAnsi="Roboto" w:cs="Calibri" w:hint="eastAsia"/>
            <w:sz w:val="16"/>
            <w:rPrChange w:id="754" w:author="katie" w:date="2018-07-14T10:01:00Z">
              <w:rPr>
                <w:rFonts w:ascii="PT Serif script=all rev=5" w:eastAsia="Times New Roman" w:hAnsi="PT Serif script=all rev=5" w:cs="Times New Roman" w:hint="eastAsia"/>
                <w:color w:val="282828"/>
                <w:spacing w:val="3"/>
                <w:sz w:val="29"/>
                <w:szCs w:val="29"/>
              </w:rPr>
            </w:rPrChange>
          </w:rPr>
          <w:t>”</w:t>
        </w:r>
        <w:r w:rsidRPr="009A799D">
          <w:rPr>
            <w:rFonts w:ascii="Roboto" w:hAnsi="Roboto" w:cs="Calibri"/>
            <w:sz w:val="16"/>
            <w:rPrChange w:id="755" w:author="katie" w:date="2018-07-14T10:01:00Z">
              <w:rPr>
                <w:rFonts w:ascii="PT Serif script=all rev=5" w:eastAsia="Times New Roman" w:hAnsi="PT Serif script=all rev=5" w:cs="Times New Roman"/>
                <w:color w:val="282828"/>
                <w:spacing w:val="3"/>
                <w:sz w:val="29"/>
                <w:szCs w:val="29"/>
              </w:rPr>
            </w:rPrChange>
          </w:rPr>
          <w:t xml:space="preserve"> she added. </w:t>
        </w:r>
      </w:ins>
    </w:p>
    <w:p w:rsidR="00C951E9" w:rsidRPr="009A799D" w:rsidRDefault="00C951E9" w:rsidP="004F6BFC">
      <w:pPr>
        <w:rPr>
          <w:rStyle w:val="StyleUnderline"/>
        </w:rPr>
      </w:pPr>
    </w:p>
    <w:p w:rsidR="00A75C1A" w:rsidRPr="009A799D" w:rsidRDefault="00A75C1A" w:rsidP="00A75C1A">
      <w:pPr>
        <w:pStyle w:val="Heading4"/>
        <w:rPr>
          <w:rStyle w:val="Style13ptBold"/>
          <w:rFonts w:hint="eastAsia"/>
          <w:b/>
          <w:bCs w:val="0"/>
        </w:rPr>
      </w:pPr>
      <w:r w:rsidRPr="009A799D">
        <w:rPr>
          <w:rStyle w:val="Style13ptBold"/>
          <w:b/>
          <w:bCs w:val="0"/>
        </w:rPr>
        <w:t>China proves-- the CP is key</w:t>
      </w:r>
    </w:p>
    <w:p w:rsidR="00A75C1A" w:rsidRPr="009A799D" w:rsidRDefault="00A75C1A" w:rsidP="00A75C1A">
      <w:r w:rsidRPr="009A799D">
        <w:rPr>
          <w:rStyle w:val="Style13ptBold"/>
        </w:rPr>
        <w:t>Moore 18</w:t>
      </w:r>
      <w:r w:rsidRPr="009A799D">
        <w:t xml:space="preserve"> Evan Moore is a writer for the National Review. Strengthen the U.S.–India Relationship (https://www.nationalreview.com/2018/02/india-united-states-relations-trade-military-strategy-alliance/) </w:t>
      </w:r>
    </w:p>
    <w:p w:rsidR="00A75C1A" w:rsidRPr="009A799D" w:rsidRDefault="00A75C1A" w:rsidP="00A75C1A">
      <w:r w:rsidRPr="009A799D">
        <w:rPr>
          <w:rStyle w:val="StyleUnderline"/>
        </w:rPr>
        <w:t xml:space="preserve">Just as trade is bringing the United States and India together economically, </w:t>
      </w:r>
      <w:r w:rsidRPr="009A799D">
        <w:rPr>
          <w:rStyle w:val="Emphasis"/>
        </w:rPr>
        <w:t>China’s military actions are bringing them together strategically</w:t>
      </w:r>
      <w:r w:rsidRPr="009A799D">
        <w:t xml:space="preserve">. Sales of U.S. military equipment to India have gone from zero to $15 billion in ten years. Already, </w:t>
      </w:r>
      <w:r w:rsidRPr="009A799D">
        <w:rPr>
          <w:rStyle w:val="StyleUnderline"/>
        </w:rPr>
        <w:t>the United States sells India transport</w:t>
      </w:r>
      <w:r w:rsidRPr="009A799D">
        <w:t xml:space="preserve"> and maritime patrol </w:t>
      </w:r>
      <w:r w:rsidRPr="009A799D">
        <w:rPr>
          <w:u w:val="single"/>
        </w:rPr>
        <w:t>aircraft</w:t>
      </w:r>
      <w:r w:rsidRPr="009A799D">
        <w:t xml:space="preserve">, </w:t>
      </w:r>
      <w:r w:rsidRPr="009A799D">
        <w:rPr>
          <w:rStyle w:val="StyleUnderline"/>
        </w:rPr>
        <w:t>anti-ship missiles, and helicopters.</w:t>
      </w:r>
      <w:r w:rsidRPr="009A799D">
        <w:t xml:space="preserve"> </w:t>
      </w:r>
      <w:r w:rsidRPr="009A799D">
        <w:rPr>
          <w:rStyle w:val="StyleUnderline"/>
        </w:rPr>
        <w:t>But, with</w:t>
      </w:r>
      <w:r w:rsidRPr="009A799D">
        <w:t xml:space="preserve"> the declaration of </w:t>
      </w:r>
      <w:r w:rsidRPr="009A799D">
        <w:rPr>
          <w:rStyle w:val="StyleUnderline"/>
        </w:rPr>
        <w:t>India as a “major defense partner”</w:t>
      </w:r>
      <w:r w:rsidRPr="009A799D">
        <w:t xml:space="preserve"> in 2016, </w:t>
      </w:r>
      <w:r w:rsidRPr="009A799D">
        <w:rPr>
          <w:rStyle w:val="StyleUnderline"/>
        </w:rPr>
        <w:t>the administration can offer</w:t>
      </w:r>
      <w:r w:rsidRPr="009A799D">
        <w:t xml:space="preserve"> even more systems for sale, such as drone and fighter aircraft and aircraft-carrier technologies. Last fall, Secretary of State Rex Tillerson detailed the administration’s “vision of a free and open Indo-Pacific, supported and protected by two strong pillars of democracy — the United States and India.” But to achieve that aim, Washington and New Delhi must further enhance their defense cooperation. The end goal of this cooperation, says James Carafano of the Heritage Foundation, is to craft a unique strategic relationship, “one that delivers the benefits of allied status without the formal architecture that goes with it.” Finally, </w:t>
      </w:r>
      <w:r w:rsidRPr="009A799D">
        <w:rPr>
          <w:rStyle w:val="StyleUnderline"/>
        </w:rPr>
        <w:t>as China’s military power grows, U.S. allies in the Pacific are increasing their security cooperation with the United States and each other</w:t>
      </w:r>
      <w:r w:rsidRPr="009A799D">
        <w:t xml:space="preserve">. The </w:t>
      </w:r>
      <w:r w:rsidRPr="009A799D">
        <w:rPr>
          <w:u w:val="single"/>
        </w:rPr>
        <w:t>Trump</w:t>
      </w:r>
      <w:r w:rsidRPr="009A799D">
        <w:t xml:space="preserve"> administration </w:t>
      </w:r>
      <w:r w:rsidRPr="009A799D">
        <w:rPr>
          <w:rStyle w:val="Emphasis"/>
        </w:rPr>
        <w:t>should help further incorporate India into this emerging quadrilateral relationship between themselves, Japan, and Australia</w:t>
      </w:r>
      <w:r w:rsidRPr="009A799D">
        <w:t xml:space="preserve">. </w:t>
      </w:r>
      <w:r w:rsidRPr="009A799D">
        <w:rPr>
          <w:u w:val="single"/>
        </w:rPr>
        <w:t>Washington</w:t>
      </w:r>
      <w:r w:rsidRPr="009A799D">
        <w:t xml:space="preserve">, Ashley Tellis of the Carnegie Endowment says, </w:t>
      </w:r>
      <w:r w:rsidRPr="009A799D">
        <w:rPr>
          <w:u w:val="single"/>
        </w:rPr>
        <w:t>should “actively encourage consultations, exercises, liaison relationships</w:t>
      </w:r>
      <w:r w:rsidRPr="009A799D">
        <w:t>, and even defense procurement among any combination of partners within this ‘Quad.’” By working together to defend their common interests, the Quad can advance a shared vision of an Indo-Pacific that is free from coercion and intimidation. Conclusion; In 2000, Indian prime minister Atal Bihari Vajpayee declared that his country and the United States are “natural allies.” But, as President Trump said when unveiling his national-security strategy: “</w:t>
      </w:r>
      <w:r w:rsidRPr="009A799D">
        <w:rPr>
          <w:u w:val="single"/>
        </w:rPr>
        <w:t>Success is not a forgone conclusion. It must be earned</w:t>
      </w:r>
      <w:r w:rsidRPr="009A799D">
        <w:t xml:space="preserve">.” </w:t>
      </w:r>
      <w:r w:rsidRPr="009A799D">
        <w:rPr>
          <w:u w:val="single"/>
        </w:rPr>
        <w:t>Trump and Modi should take the difficult steps now to fulfill their predecessors</w:t>
      </w:r>
      <w:r w:rsidRPr="009A799D">
        <w:t>’ visions of a close U.S.–Indian economic and military relationship.</w:t>
      </w:r>
    </w:p>
    <w:p w:rsidR="00404B0A" w:rsidRPr="009A799D" w:rsidRDefault="00404B0A" w:rsidP="00404B0A">
      <w:pPr>
        <w:pStyle w:val="Heading4"/>
        <w:rPr>
          <w:rStyle w:val="Style13ptBold"/>
          <w:rFonts w:hint="eastAsia"/>
          <w:b/>
          <w:sz w:val="28"/>
        </w:rPr>
      </w:pPr>
      <w:r w:rsidRPr="009A799D">
        <w:rPr>
          <w:rStyle w:val="Style13ptBold"/>
          <w:b/>
          <w:sz w:val="28"/>
        </w:rPr>
        <w:t>Investing in defense cooperation is good</w:t>
      </w:r>
    </w:p>
    <w:p w:rsidR="00404B0A" w:rsidRPr="009A799D" w:rsidRDefault="00404B0A" w:rsidP="00404B0A">
      <w:pPr>
        <w:rPr>
          <w:rStyle w:val="Style13ptBold"/>
          <w:b w:val="0"/>
        </w:rPr>
      </w:pPr>
      <w:r w:rsidRPr="009A799D">
        <w:rPr>
          <w:rStyle w:val="Style13ptBold"/>
        </w:rPr>
        <w:t xml:space="preserve">Anand 17 </w:t>
      </w:r>
      <w:r w:rsidRPr="009A799D">
        <w:rPr>
          <w:rStyle w:val="Style13ptBold"/>
          <w:b w:val="0"/>
        </w:rPr>
        <w:t>Manpreet Singh Anand is a Member of the Pacific Council on International Policy and was a Term Member of the Council on Foreign Relations.  Mr. Anand earned an MBA and an MA in International Studies from the University of California, Berkeley, as well as a BS in Electrical Engineering from the University of Texas at Austin. (</w:t>
      </w:r>
      <w:hyperlink r:id="rId302" w:history="1">
        <w:r w:rsidRPr="009A799D">
          <w:rPr>
            <w:rStyle w:val="Hyperlink"/>
          </w:rPr>
          <w:t>https://thediplomat.com/2017/03/3-areas-of-opportunity-for-the-us-india-relationship/</w:t>
        </w:r>
      </w:hyperlink>
      <w:r w:rsidRPr="009A799D">
        <w:rPr>
          <w:rStyle w:val="Style13ptBold"/>
          <w:b w:val="0"/>
        </w:rPr>
        <w:t>)</w:t>
      </w:r>
    </w:p>
    <w:p w:rsidR="00404B0A" w:rsidRPr="009A799D" w:rsidRDefault="00404B0A" w:rsidP="00404B0A">
      <w:pPr>
        <w:rPr>
          <w:rStyle w:val="Emphasis"/>
        </w:rPr>
      </w:pPr>
      <w:r w:rsidRPr="009A799D">
        <w:rPr>
          <w:rStyle w:val="Emphasis"/>
        </w:rPr>
        <w:t xml:space="preserve">Deepen Defense Cooperation </w:t>
      </w:r>
    </w:p>
    <w:p w:rsidR="00404B0A" w:rsidRPr="009A799D" w:rsidRDefault="00404B0A" w:rsidP="00404B0A">
      <w:pPr>
        <w:rPr>
          <w:bCs/>
          <w:sz w:val="2"/>
          <w:szCs w:val="2"/>
        </w:rPr>
      </w:pPr>
    </w:p>
    <w:p w:rsidR="00404B0A" w:rsidRPr="009A799D" w:rsidRDefault="00404B0A" w:rsidP="00404B0A">
      <w:pPr>
        <w:rPr>
          <w:bCs/>
        </w:rPr>
      </w:pPr>
      <w:r w:rsidRPr="009A799D">
        <w:rPr>
          <w:bCs/>
        </w:rPr>
        <w:t xml:space="preserve">At a time when international norms and institutions are being tested, </w:t>
      </w:r>
      <w:r w:rsidRPr="009A799D">
        <w:rPr>
          <w:bCs/>
          <w:u w:val="single"/>
        </w:rPr>
        <w:t>the U.S. and India have stood steadfast in supporting an Indo-Pacific region that protects freedom of navigation and the sovereignty of states</w:t>
      </w:r>
      <w:r w:rsidRPr="009A799D">
        <w:rPr>
          <w:bCs/>
        </w:rPr>
        <w:t xml:space="preserve"> – large or small. The U.S. has recognized that </w:t>
      </w:r>
      <w:r w:rsidRPr="009A799D">
        <w:rPr>
          <w:bCs/>
          <w:u w:val="single"/>
        </w:rPr>
        <w:t>a defense partnership with India will be critical to safeguarding these values</w:t>
      </w:r>
      <w:r w:rsidRPr="009A799D">
        <w:rPr>
          <w:bCs/>
        </w:rPr>
        <w:t xml:space="preserve">. As India seeks to modernize its defense capabilities, </w:t>
      </w:r>
      <w:r w:rsidRPr="009A799D">
        <w:rPr>
          <w:b/>
          <w:bCs/>
          <w:u w:val="single"/>
        </w:rPr>
        <w:t>Washington should become India’s defense partner of choice by continuing to strengthen bilateral defense cooperation</w:t>
      </w:r>
      <w:r w:rsidRPr="009A799D">
        <w:rPr>
          <w:bCs/>
        </w:rPr>
        <w:t xml:space="preserve">. It is a good sign that within days of being confirmed, Secretary of Defense Jim Mattis and Minister of Defense Manohar Parrikar have already gotten off to a good start in agreeing to build on the tremendous progress in bilateral defense cooperation, noting for example that continued cooperation in the Defense Technology and Trade Initiative (DTTI) is in both countries’ interest. Beyond DTTI, there are additional areas that require robust engagement to give meaning to the label Major Defense Partner, a unique status conferred on India that was even endorsed by the U.S. Congress. From streamlining export procedures to moving forward on the two remaining foundational agreements to continuing joint exercises, </w:t>
      </w:r>
      <w:r w:rsidRPr="009A799D">
        <w:rPr>
          <w:bCs/>
          <w:u w:val="single"/>
        </w:rPr>
        <w:t>there are many more ways to deepen defense cooperation</w:t>
      </w:r>
      <w:r w:rsidRPr="009A799D">
        <w:rPr>
          <w:bCs/>
        </w:rPr>
        <w:t xml:space="preserve">. Ultimately, </w:t>
      </w:r>
      <w:r w:rsidRPr="009A799D">
        <w:rPr>
          <w:b/>
          <w:bCs/>
          <w:u w:val="single"/>
        </w:rPr>
        <w:t>these efforts will</w:t>
      </w:r>
      <w:r w:rsidRPr="009A799D">
        <w:rPr>
          <w:bCs/>
        </w:rPr>
        <w:t xml:space="preserve"> allow the U.S. and Indian militaries to work more closely together and </w:t>
      </w:r>
      <w:r w:rsidRPr="009A799D">
        <w:rPr>
          <w:b/>
          <w:bCs/>
          <w:u w:val="single"/>
        </w:rPr>
        <w:t>open the door for increased cooperation on defense platforms and technologies that will enhance mutual security postures</w:t>
      </w:r>
      <w:r w:rsidRPr="009A799D">
        <w:rPr>
          <w:bCs/>
        </w:rPr>
        <w:t>. It will also, however, require interagency cooperation and leadership from the highest levels in the U.S. government. Without cabinet-level commitment and engagement across agencies – Defense, State, Commerce, and others – bureaucratic inertia in the system and a reluctant yet persuadable set of Indian counterparts will make changing the status quo extremely difficult.</w:t>
      </w:r>
    </w:p>
    <w:p w:rsidR="00A75C1A" w:rsidRPr="009A799D" w:rsidRDefault="00A75C1A" w:rsidP="004F6BFC">
      <w:pPr>
        <w:rPr>
          <w:rStyle w:val="StyleUnderline"/>
          <w:rFonts w:ascii="Roboto" w:hAnsi="Roboto" w:cs="Calibri"/>
          <w:rPrChange w:id="756" w:author="katie" w:date="2018-07-11T10:20:00Z">
            <w:rPr>
              <w:rStyle w:val="StyleUnderline"/>
              <w:rFonts w:ascii="Times New Roman" w:hAnsi="Times New Roman" w:cs="Times New Roman"/>
              <w:szCs w:val="24"/>
            </w:rPr>
          </w:rPrChange>
        </w:rPr>
      </w:pPr>
    </w:p>
    <w:p w:rsidR="00C951E9" w:rsidRPr="009A799D" w:rsidRDefault="00C951E9" w:rsidP="004F6BFC">
      <w:pPr>
        <w:pStyle w:val="Heading3"/>
        <w:rPr>
          <w:rFonts w:hint="eastAsia"/>
        </w:rPr>
      </w:pPr>
      <w:r w:rsidRPr="009A799D">
        <w:t>Aff Answers</w:t>
      </w:r>
    </w:p>
    <w:p w:rsidR="00C951E9" w:rsidRPr="009A799D" w:rsidRDefault="00C951E9" w:rsidP="004F6BFC"/>
    <w:p w:rsidR="00C951E9" w:rsidRPr="009A799D" w:rsidRDefault="00404B0A">
      <w:pPr>
        <w:pStyle w:val="Heading4"/>
        <w:rPr>
          <w:ins w:id="757" w:author="katie" w:date="2018-07-12T09:25:00Z"/>
          <w:rPrChange w:id="758" w:author="katie" w:date="2018-07-12T09:26:00Z">
            <w:rPr>
              <w:ins w:id="759" w:author="katie" w:date="2018-07-12T09:25:00Z"/>
              <w:rStyle w:val="StyleUnderline"/>
              <w:rFonts w:eastAsiaTheme="minorHAnsi" w:cs="Calibri"/>
              <w:b w:val="0"/>
              <w:sz w:val="32"/>
              <w:szCs w:val="22"/>
            </w:rPr>
          </w:rPrChange>
        </w:rPr>
        <w:pPrChange w:id="760" w:author="katie" w:date="2018-07-12T09:26:00Z">
          <w:pPr>
            <w:pStyle w:val="Heading3"/>
          </w:pPr>
        </w:pPrChange>
      </w:pPr>
      <w:r w:rsidRPr="009A799D">
        <w:t>Economic ties are key-- not military ties</w:t>
      </w:r>
    </w:p>
    <w:p w:rsidR="00C951E9" w:rsidRPr="009A799D" w:rsidRDefault="00C951E9">
      <w:pPr>
        <w:rPr>
          <w:sz w:val="22"/>
          <w:rPrChange w:id="761" w:author="katie" w:date="2018-07-12T09:25:00Z">
            <w:rPr>
              <w:rStyle w:val="StyleUnderline"/>
              <w:rFonts w:eastAsiaTheme="minorHAnsi" w:cs="Calibri"/>
              <w:b w:val="0"/>
              <w:sz w:val="32"/>
              <w:szCs w:val="22"/>
            </w:rPr>
          </w:rPrChange>
        </w:rPr>
        <w:pPrChange w:id="762" w:author="katie" w:date="2018-07-12T09:25:00Z">
          <w:pPr>
            <w:pStyle w:val="Heading3"/>
          </w:pPr>
        </w:pPrChange>
      </w:pPr>
      <w:ins w:id="763" w:author="katie" w:date="2018-07-12T09:25:00Z">
        <w:r w:rsidRPr="009A799D">
          <w:rPr>
            <w:rStyle w:val="Style13ptBold"/>
            <w:rFonts w:cs="Calibri" w:hint="eastAsia"/>
            <w:rPrChange w:id="764" w:author="katie" w:date="2018-07-12T09:26:00Z">
              <w:rPr>
                <w:rFonts w:hint="eastAsia"/>
              </w:rPr>
            </w:rPrChange>
          </w:rPr>
          <w:t>India On, 3-17-2018</w:t>
        </w:r>
        <w:r w:rsidRPr="009A799D">
          <w:t>, "Bilateral trade a big friction in India-US ties: White House," No Publication, https://www.businesstoday.in/current/economy-politics/bilateral-trade-big-friction-india-us-ties-white-house-donald-trump-narendra-modi/story/272842.html</w:t>
        </w:r>
      </w:ins>
    </w:p>
    <w:p w:rsidR="00C951E9" w:rsidRPr="009A799D" w:rsidRDefault="00C951E9">
      <w:pPr>
        <w:shd w:val="clear" w:color="auto" w:fill="FFFFFF"/>
        <w:rPr>
          <w:rFonts w:eastAsia="Times New Roman" w:cs="Times New Roman"/>
          <w:color w:val="3D4239"/>
          <w:sz w:val="16"/>
          <w:szCs w:val="27"/>
        </w:rPr>
        <w:pPrChange w:id="765" w:author="katie" w:date="2018-07-12T10:17:00Z">
          <w:pPr>
            <w:pStyle w:val="Heading4"/>
          </w:pPr>
        </w:pPrChange>
      </w:pPr>
      <w:ins w:id="766" w:author="katie" w:date="2018-07-12T09:24:00Z">
        <w:r w:rsidRPr="009A799D">
          <w:rPr>
            <w:rStyle w:val="StyleUnderline"/>
            <w:rFonts w:ascii="Roboto" w:hAnsi="Roboto" w:cs="Calibri"/>
            <w:b/>
            <w:rPrChange w:id="767" w:author="katie" w:date="2018-07-12T09:28:00Z">
              <w:rPr>
                <w:rFonts w:ascii="Georgia" w:eastAsia="Times New Roman" w:hAnsi="Georgia" w:cs="Times New Roman"/>
                <w:b w:val="0"/>
                <w:iCs w:val="0"/>
                <w:color w:val="3D4239"/>
                <w:sz w:val="27"/>
                <w:szCs w:val="27"/>
              </w:rPr>
            </w:rPrChange>
          </w:rPr>
          <w:t>The US shares very strong ties with India and is in favour of free, fair and reciprocal trade with it, a senior White House official has said even as he asserted that the bilateral trade remained one aspect of the relationship where "the most friction" is experienced.</w:t>
        </w:r>
      </w:ins>
      <w:ins w:id="768" w:author="katie" w:date="2018-07-12T09:27:00Z">
        <w:r w:rsidRPr="009A799D">
          <w:rPr>
            <w:rFonts w:eastAsia="Times New Roman" w:cs="Times New Roman"/>
            <w:color w:val="3D4239"/>
            <w:sz w:val="16"/>
            <w:szCs w:val="27"/>
          </w:rPr>
          <w:t xml:space="preserve"> </w:t>
        </w:r>
      </w:ins>
      <w:ins w:id="769" w:author="katie" w:date="2018-07-12T09:24:00Z">
        <w:r w:rsidRPr="009A799D">
          <w:rPr>
            <w:rFonts w:eastAsia="Times New Roman" w:cs="Times New Roman"/>
            <w:color w:val="3D4239"/>
            <w:sz w:val="16"/>
            <w:szCs w:val="27"/>
          </w:rPr>
          <w:t xml:space="preserve">The remarks came days after US President Donald Trump </w:t>
        </w:r>
        <w:r w:rsidRPr="009A799D">
          <w:rPr>
            <w:rStyle w:val="StyleUnderline"/>
            <w:rFonts w:ascii="Roboto" w:hAnsi="Roboto" w:cs="Calibri"/>
            <w:b/>
            <w:rPrChange w:id="770" w:author="katie" w:date="2018-07-12T09:28:00Z">
              <w:rPr>
                <w:rFonts w:ascii="Georgia" w:eastAsia="Times New Roman" w:hAnsi="Georgia" w:cs="Times New Roman"/>
                <w:b w:val="0"/>
                <w:iCs w:val="0"/>
                <w:color w:val="3D4239"/>
                <w:sz w:val="27"/>
                <w:szCs w:val="27"/>
              </w:rPr>
            </w:rPrChange>
          </w:rPr>
          <w:t>publicly raised the issue of high import duty by India on motorcycles at least three times in a month and threatened a reciprocal duty on Indian imports.</w:t>
        </w:r>
      </w:ins>
      <w:ins w:id="771" w:author="katie" w:date="2018-07-12T09:27:00Z">
        <w:r w:rsidRPr="009A799D">
          <w:rPr>
            <w:rStyle w:val="StyleUnderline"/>
            <w:rFonts w:ascii="Roboto" w:hAnsi="Roboto" w:cs="Calibri"/>
            <w:b/>
            <w:rPrChange w:id="772" w:author="katie" w:date="2018-07-12T09:28:00Z">
              <w:rPr>
                <w:rFonts w:ascii="Georgia" w:eastAsia="Times New Roman" w:hAnsi="Georgia" w:cs="Times New Roman"/>
                <w:b w:val="0"/>
                <w:iCs w:val="0"/>
                <w:color w:val="3D4239"/>
                <w:sz w:val="27"/>
                <w:szCs w:val="27"/>
              </w:rPr>
            </w:rPrChange>
          </w:rPr>
          <w:t xml:space="preserve"> </w:t>
        </w:r>
      </w:ins>
      <w:ins w:id="773" w:author="katie" w:date="2018-07-12T09:24:00Z">
        <w:r w:rsidRPr="009A799D">
          <w:rPr>
            <w:rStyle w:val="StyleUnderline"/>
            <w:rFonts w:ascii="Roboto" w:hAnsi="Roboto" w:cs="Calibri"/>
            <w:b/>
            <w:rPrChange w:id="774" w:author="katie" w:date="2018-07-12T09:28:00Z">
              <w:rPr>
                <w:rFonts w:ascii="Georgia" w:eastAsia="Times New Roman" w:hAnsi="Georgia" w:cs="Times New Roman"/>
                <w:b w:val="0"/>
                <w:iCs w:val="0"/>
                <w:color w:val="3D4239"/>
                <w:sz w:val="27"/>
                <w:szCs w:val="27"/>
              </w:rPr>
            </w:rPrChange>
          </w:rPr>
          <w:t>"The commitment to the relationship is very strong on both sides.</w:t>
        </w:r>
        <w:r w:rsidRPr="009A799D">
          <w:rPr>
            <w:rFonts w:eastAsia="Times New Roman" w:cs="Times New Roman"/>
            <w:color w:val="3D4239"/>
            <w:sz w:val="16"/>
            <w:szCs w:val="27"/>
          </w:rPr>
          <w:t xml:space="preserve"> If you had to point to a part of the relationship </w:t>
        </w:r>
        <w:r w:rsidRPr="009A799D">
          <w:rPr>
            <w:rStyle w:val="StyleUnderline"/>
            <w:rFonts w:ascii="Roboto" w:hAnsi="Roboto" w:cs="Calibri"/>
            <w:b/>
            <w:rPrChange w:id="775" w:author="katie" w:date="2018-07-12T09:28:00Z">
              <w:rPr>
                <w:rFonts w:ascii="Georgia" w:eastAsia="Times New Roman" w:hAnsi="Georgia" w:cs="Times New Roman"/>
                <w:b w:val="0"/>
                <w:iCs w:val="0"/>
                <w:color w:val="3D4239"/>
                <w:sz w:val="27"/>
                <w:szCs w:val="27"/>
              </w:rPr>
            </w:rPrChange>
          </w:rPr>
          <w:t>where you have the most friction, it certainly would be the trade side,"</w:t>
        </w:r>
        <w:r w:rsidRPr="009A799D">
          <w:rPr>
            <w:rFonts w:eastAsia="Times New Roman" w:cs="Times New Roman"/>
            <w:color w:val="3D4239"/>
            <w:sz w:val="16"/>
            <w:szCs w:val="27"/>
          </w:rPr>
          <w:t xml:space="preserve"> the official who spoke on condition of anonymity told reporters yesterday.</w:t>
        </w:r>
      </w:ins>
      <w:ins w:id="776" w:author="katie" w:date="2018-07-12T09:27:00Z">
        <w:r w:rsidRPr="009A799D">
          <w:rPr>
            <w:rFonts w:eastAsia="Times New Roman" w:cs="Times New Roman"/>
            <w:color w:val="3D4239"/>
            <w:sz w:val="16"/>
            <w:szCs w:val="27"/>
          </w:rPr>
          <w:t xml:space="preserve"> </w:t>
        </w:r>
      </w:ins>
      <w:ins w:id="777" w:author="katie" w:date="2018-07-12T09:24:00Z">
        <w:r w:rsidRPr="009A799D">
          <w:rPr>
            <w:rFonts w:eastAsia="Times New Roman" w:cs="Times New Roman"/>
            <w:color w:val="3D4239"/>
            <w:sz w:val="16"/>
            <w:szCs w:val="27"/>
          </w:rPr>
          <w:t>The official was giving a clarity on the various aspects of the American ties in South Asia, including India.</w:t>
        </w:r>
      </w:ins>
      <w:ins w:id="778" w:author="katie" w:date="2018-07-12T09:27:00Z">
        <w:r w:rsidRPr="009A799D">
          <w:rPr>
            <w:rFonts w:eastAsia="Times New Roman" w:cs="Times New Roman"/>
            <w:color w:val="3D4239"/>
            <w:sz w:val="16"/>
            <w:szCs w:val="27"/>
          </w:rPr>
          <w:t xml:space="preserve"> </w:t>
        </w:r>
      </w:ins>
      <w:ins w:id="779" w:author="katie" w:date="2018-07-12T09:24:00Z">
        <w:r w:rsidRPr="009A799D">
          <w:rPr>
            <w:rFonts w:eastAsia="Times New Roman" w:cs="Times New Roman"/>
            <w:color w:val="3D4239"/>
            <w:sz w:val="16"/>
            <w:szCs w:val="27"/>
          </w:rPr>
          <w:t xml:space="preserve">Noting that </w:t>
        </w:r>
        <w:r w:rsidRPr="009A799D">
          <w:rPr>
            <w:rStyle w:val="StyleUnderline"/>
            <w:rFonts w:ascii="Roboto" w:hAnsi="Roboto" w:cs="Calibri"/>
            <w:b/>
            <w:rPrChange w:id="780" w:author="katie" w:date="2018-07-12T09:29:00Z">
              <w:rPr>
                <w:rFonts w:ascii="Georgia" w:eastAsia="Times New Roman" w:hAnsi="Georgia" w:cs="Times New Roman"/>
                <w:b w:val="0"/>
                <w:iCs w:val="0"/>
                <w:color w:val="3D4239"/>
                <w:sz w:val="27"/>
                <w:szCs w:val="27"/>
              </w:rPr>
            </w:rPrChange>
          </w:rPr>
          <w:t>there had been concerns raised about the trade deficit with India, the official said it had come down slightly more recently, based largely on India's imports of US energy</w:t>
        </w:r>
        <w:r w:rsidRPr="009A799D">
          <w:rPr>
            <w:rFonts w:eastAsia="Times New Roman" w:cs="Times New Roman"/>
            <w:color w:val="3D4239"/>
            <w:sz w:val="16"/>
            <w:szCs w:val="27"/>
          </w:rPr>
          <w:t>.</w:t>
        </w:r>
      </w:ins>
      <w:ins w:id="781" w:author="katie" w:date="2018-07-12T09:27:00Z">
        <w:r w:rsidRPr="009A799D">
          <w:rPr>
            <w:rFonts w:eastAsia="Times New Roman" w:cs="Times New Roman"/>
            <w:color w:val="3D4239"/>
            <w:sz w:val="16"/>
            <w:szCs w:val="27"/>
          </w:rPr>
          <w:t xml:space="preserve"> </w:t>
        </w:r>
      </w:ins>
      <w:ins w:id="782" w:author="katie" w:date="2018-07-12T09:24:00Z">
        <w:r w:rsidRPr="009A799D">
          <w:rPr>
            <w:rFonts w:eastAsia="Times New Roman" w:cs="Times New Roman"/>
            <w:color w:val="3D4239"/>
            <w:sz w:val="16"/>
            <w:szCs w:val="27"/>
          </w:rPr>
          <w:t>"This administration is looking for a free, fair and reciprocal trade with India. And so is seeking to see some of those tariffs such as on a Harley Davidson motorcycles that are there. US is determined to find the opportunities to increase trade investment with India and does expect that there will be some sort of reciprocal dealings on the trade issues," the official said</w:t>
        </w:r>
      </w:ins>
      <w:ins w:id="783" w:author="katie" w:date="2018-07-12T09:27:00Z">
        <w:r w:rsidRPr="009A799D">
          <w:rPr>
            <w:color w:val="3D4239"/>
            <w:sz w:val="16"/>
            <w:szCs w:val="27"/>
          </w:rPr>
          <w:t xml:space="preserve"> He noted that Indian motorcycles that are imported into the US did not have any tariffs on them. </w:t>
        </w:r>
        <w:r w:rsidRPr="009A799D">
          <w:rPr>
            <w:rFonts w:eastAsia="Times New Roman" w:cs="Times New Roman"/>
            <w:color w:val="3D4239"/>
            <w:sz w:val="16"/>
            <w:szCs w:val="27"/>
          </w:rPr>
          <w:t xml:space="preserve">"And so the president has been clear that he's looking for a fairly reciprocal trade with India," the official said. Responding to a series of question, the official said that the </w:t>
        </w:r>
        <w:r w:rsidRPr="009A799D">
          <w:rPr>
            <w:rStyle w:val="StyleUnderline"/>
            <w:rFonts w:ascii="Roboto" w:hAnsi="Roboto" w:cs="Calibri"/>
            <w:b/>
            <w:rPrChange w:id="784" w:author="katie" w:date="2018-07-12T09:29:00Z">
              <w:rPr>
                <w:rFonts w:ascii="Georgia" w:eastAsia="Times New Roman" w:hAnsi="Georgia" w:cs="Times New Roman"/>
                <w:b w:val="0"/>
                <w:iCs w:val="0"/>
                <w:color w:val="3D4239"/>
                <w:sz w:val="27"/>
                <w:szCs w:val="27"/>
              </w:rPr>
            </w:rPrChange>
          </w:rPr>
          <w:t>Trump Administration was constantly talking with India on trade issues</w:t>
        </w:r>
        <w:r w:rsidRPr="009A799D">
          <w:rPr>
            <w:rFonts w:eastAsia="Times New Roman" w:cs="Times New Roman"/>
            <w:color w:val="3D4239"/>
            <w:sz w:val="16"/>
            <w:szCs w:val="27"/>
          </w:rPr>
          <w:t xml:space="preserve">. Foreign Secretary Vijay Gokhale, who was in Washington DC this week, met US Trade Representative Robert Lighthizer. At the same time </w:t>
        </w:r>
        <w:r w:rsidRPr="009A799D">
          <w:rPr>
            <w:rStyle w:val="StyleUnderline"/>
            <w:rFonts w:ascii="Roboto" w:hAnsi="Roboto" w:cs="Calibri"/>
            <w:b/>
            <w:rPrChange w:id="785" w:author="katie" w:date="2018-07-12T09:29:00Z">
              <w:rPr>
                <w:rFonts w:ascii="Georgia" w:eastAsia="Times New Roman" w:hAnsi="Georgia" w:cs="Times New Roman"/>
                <w:b w:val="0"/>
                <w:iCs w:val="0"/>
                <w:color w:val="3D4239"/>
                <w:sz w:val="27"/>
                <w:szCs w:val="27"/>
              </w:rPr>
            </w:rPrChange>
          </w:rPr>
          <w:t>the official indicated that trade issues were unlikely to be part of the soon-to-be held two plus two dialogue between the two countries involving their respective foreign and defence ministers</w:t>
        </w:r>
        <w:r w:rsidRPr="009A799D">
          <w:rPr>
            <w:rFonts w:eastAsia="Times New Roman" w:cs="Times New Roman"/>
            <w:color w:val="3D4239"/>
            <w:sz w:val="16"/>
            <w:szCs w:val="27"/>
          </w:rPr>
          <w:t xml:space="preserve">. In the absence of the Secretary of State, the two-plus-two dialogue has now been delayed and is likely to be held later this year after Mike Pompeo is confirmed by the Senate. "I think, it's an </w:t>
        </w:r>
        <w:r w:rsidRPr="009A799D">
          <w:rPr>
            <w:rStyle w:val="StyleUnderline"/>
            <w:rFonts w:ascii="Roboto" w:hAnsi="Roboto" w:cs="Calibri"/>
            <w:b/>
            <w:rPrChange w:id="786" w:author="katie" w:date="2018-07-12T09:30:00Z">
              <w:rPr>
                <w:rFonts w:ascii="Georgia" w:eastAsia="Times New Roman" w:hAnsi="Georgia" w:cs="Times New Roman"/>
                <w:b w:val="0"/>
                <w:iCs w:val="0"/>
                <w:color w:val="3D4239"/>
                <w:sz w:val="27"/>
                <w:szCs w:val="27"/>
              </w:rPr>
            </w:rPrChange>
          </w:rPr>
          <w:t>ongoing discussion that we're having on the trade issues.</w:t>
        </w:r>
        <w:r w:rsidRPr="009A799D">
          <w:rPr>
            <w:rFonts w:eastAsia="Times New Roman" w:cs="Times New Roman"/>
            <w:color w:val="3D4239"/>
            <w:sz w:val="16"/>
            <w:szCs w:val="27"/>
          </w:rPr>
          <w:t xml:space="preserve"> "The two plus two is focused a great deal on a defence security cooperation, diplomatic political cooperation just by virtue of the Defence Minister and Defence Secretary and the External Affairs Minister and Secretary of State. The </w:t>
        </w:r>
        <w:r w:rsidRPr="009A799D">
          <w:rPr>
            <w:rStyle w:val="StyleUnderline"/>
            <w:rFonts w:ascii="Roboto" w:hAnsi="Roboto" w:cs="Calibri"/>
            <w:b/>
            <w:rPrChange w:id="787" w:author="katie" w:date="2018-07-12T09:30:00Z">
              <w:rPr>
                <w:rFonts w:ascii="Georgia" w:eastAsia="Times New Roman" w:hAnsi="Georgia" w:cs="Times New Roman"/>
                <w:b w:val="0"/>
                <w:iCs w:val="0"/>
                <w:color w:val="3D4239"/>
                <w:sz w:val="27"/>
                <w:szCs w:val="27"/>
              </w:rPr>
            </w:rPrChange>
          </w:rPr>
          <w:t>trade issues are more of an ongoing dialogue that we're having with India</w:t>
        </w:r>
        <w:r w:rsidRPr="009A799D">
          <w:rPr>
            <w:rFonts w:eastAsia="Times New Roman" w:cs="Times New Roman"/>
            <w:color w:val="3D4239"/>
            <w:sz w:val="16"/>
            <w:szCs w:val="27"/>
          </w:rPr>
          <w:t>," the official said.</w:t>
        </w:r>
      </w:ins>
    </w:p>
    <w:p w:rsidR="00404B0A" w:rsidRPr="009A799D" w:rsidRDefault="00404B0A" w:rsidP="00404B0A">
      <w:pPr>
        <w:shd w:val="clear" w:color="auto" w:fill="FFFFFF"/>
        <w:rPr>
          <w:rFonts w:eastAsia="Times New Roman" w:cs="Times New Roman"/>
          <w:color w:val="3D4239"/>
          <w:sz w:val="16"/>
          <w:szCs w:val="27"/>
        </w:rPr>
      </w:pPr>
    </w:p>
    <w:p w:rsidR="00404B0A" w:rsidRPr="009A799D" w:rsidRDefault="00404B0A" w:rsidP="00404B0A">
      <w:pPr>
        <w:pStyle w:val="Heading4"/>
        <w:rPr>
          <w:rFonts w:eastAsia="Times New Roman"/>
        </w:rPr>
      </w:pPr>
      <w:r w:rsidRPr="009A799D">
        <w:rPr>
          <w:rFonts w:eastAsia="Times New Roman"/>
        </w:rPr>
        <w:t>Economics outweigh</w:t>
      </w:r>
    </w:p>
    <w:p w:rsidR="00404B0A" w:rsidRPr="009A799D" w:rsidRDefault="00404B0A" w:rsidP="00404B0A">
      <w:pPr>
        <w:rPr>
          <w:rStyle w:val="Style13ptBold"/>
          <w:b w:val="0"/>
        </w:rPr>
      </w:pPr>
      <w:r w:rsidRPr="009A799D">
        <w:rPr>
          <w:rStyle w:val="Style13ptBold"/>
        </w:rPr>
        <w:t xml:space="preserve">Moore 18 </w:t>
      </w:r>
      <w:r w:rsidRPr="009A799D">
        <w:rPr>
          <w:rStyle w:val="Style13ptBold"/>
          <w:b w:val="0"/>
        </w:rPr>
        <w:t>Evan Moore is a writer for the National Review. Strengthen the U.S.–India Relationship (</w:t>
      </w:r>
      <w:hyperlink r:id="rId303" w:history="1">
        <w:r w:rsidRPr="009A799D">
          <w:rPr>
            <w:rStyle w:val="Hyperlink"/>
          </w:rPr>
          <w:t>https://www.nationalreview.com/2018/02/india-united-states-relations-trade-military-strategy-alliance/</w:t>
        </w:r>
      </w:hyperlink>
      <w:r w:rsidRPr="009A799D">
        <w:rPr>
          <w:rStyle w:val="Style13ptBold"/>
          <w:b w:val="0"/>
        </w:rPr>
        <w:t xml:space="preserve">) </w:t>
      </w:r>
    </w:p>
    <w:p w:rsidR="00404B0A" w:rsidRPr="009A799D" w:rsidRDefault="00404B0A" w:rsidP="00404B0A">
      <w:pPr>
        <w:rPr>
          <w:rStyle w:val="Style13ptBold"/>
          <w:b w:val="0"/>
          <w:u w:val="single"/>
        </w:rPr>
      </w:pPr>
      <w:r w:rsidRPr="009A799D">
        <w:rPr>
          <w:rStyle w:val="Style13ptBold"/>
          <w:b w:val="0"/>
        </w:rPr>
        <w:t xml:space="preserve">Trade has transformed U.S.–India relations. “Bilateral trade has more than doubled in the last decade from $45 billion in 2006 to more than $114 billion in 2016,” as the State Department’s Alice Wells recently told Congress. In 2014, President Obama and Prime Minister Narendra Modi pledged to increase U.S.–India trade fivefold, </w:t>
      </w:r>
      <w:r w:rsidRPr="009A799D">
        <w:rPr>
          <w:rStyle w:val="StyleUnderline"/>
        </w:rPr>
        <w:t>and in the past two years, U.S. foreign direct investment in India has grown 500 percent</w:t>
      </w:r>
      <w:r w:rsidRPr="009A799D">
        <w:rPr>
          <w:rStyle w:val="Style13ptBold"/>
          <w:b w:val="0"/>
        </w:rPr>
        <w:t xml:space="preserve">. </w:t>
      </w:r>
      <w:r w:rsidRPr="009A799D">
        <w:rPr>
          <w:rStyle w:val="Emphasis"/>
        </w:rPr>
        <w:t>However, U.S.–India trade remains far short of its full potential</w:t>
      </w:r>
      <w:r w:rsidRPr="009A799D">
        <w:rPr>
          <w:rStyle w:val="Style13ptBold"/>
          <w:b w:val="0"/>
        </w:rPr>
        <w:t xml:space="preserve">. </w:t>
      </w:r>
      <w:r w:rsidRPr="009A799D">
        <w:rPr>
          <w:rStyle w:val="StyleUnderline"/>
        </w:rPr>
        <w:t>The president promised</w:t>
      </w:r>
      <w:r w:rsidRPr="009A799D">
        <w:rPr>
          <w:rStyle w:val="Style13ptBold"/>
          <w:b w:val="0"/>
        </w:rPr>
        <w:t xml:space="preserve"> in his State of the Union address Tuesday </w:t>
      </w:r>
      <w:r w:rsidRPr="009A799D">
        <w:rPr>
          <w:rStyle w:val="StyleUnderline"/>
        </w:rPr>
        <w:t>that “we will work to fix bad trade deals and negotiate new ones</w:t>
      </w:r>
      <w:r w:rsidRPr="009A799D">
        <w:rPr>
          <w:rStyle w:val="Style13ptBold"/>
          <w:b w:val="0"/>
        </w:rPr>
        <w:t xml:space="preserve">.” If he is serious, </w:t>
      </w:r>
      <w:r w:rsidRPr="009A799D">
        <w:rPr>
          <w:rStyle w:val="StyleUnderline"/>
        </w:rPr>
        <w:t>the president should negotiate a bilateral investment treaty to further promote U.S.–India trade.</w:t>
      </w:r>
      <w:r w:rsidRPr="009A799D">
        <w:rPr>
          <w:rStyle w:val="Style13ptBold"/>
          <w:b w:val="0"/>
        </w:rPr>
        <w:t xml:space="preserve"> For comparison: Joshua Meltzer and Harsha Singh of the Brookings Institution note that trade between America and South Korea is twice as large as that between America and India, even though South Korea’s economy is 40 percent smaller than India’s. Another vital step for the administration is to support India’s effort to join the Asia-Pacific Economic Cooperation forum (APEC). </w:t>
      </w:r>
      <w:r w:rsidRPr="009A799D">
        <w:rPr>
          <w:rStyle w:val="StyleUnderline"/>
        </w:rPr>
        <w:t>India has sought to join APEC for more than 20 years, and in 2010 the organization lifted a moratorium on new members</w:t>
      </w:r>
      <w:r w:rsidRPr="009A799D">
        <w:rPr>
          <w:rStyle w:val="Style13ptBold"/>
          <w:b w:val="0"/>
        </w:rPr>
        <w:t xml:space="preserve">. </w:t>
      </w:r>
      <w:r w:rsidRPr="009A799D">
        <w:rPr>
          <w:rStyle w:val="StyleUnderline"/>
        </w:rPr>
        <w:t>Despite this, Washington has not seized the opportunity to support New Delhi</w:t>
      </w:r>
      <w:r w:rsidRPr="009A799D">
        <w:rPr>
          <w:rStyle w:val="Style13ptBold"/>
          <w:b w:val="0"/>
        </w:rPr>
        <w:t xml:space="preserve">. “India in APEC would help offset the now overwhelming influence of the Chinese economy,” writes Alyssa Ayres of the Council on Foreign Relations, “while also embedding India in a forum that would nudge it toward further economic reform.” For his part, </w:t>
      </w:r>
      <w:r w:rsidRPr="009A799D">
        <w:rPr>
          <w:rStyle w:val="StyleUnderline"/>
        </w:rPr>
        <w:t xml:space="preserve">Prime Minister Modi </w:t>
      </w:r>
      <w:r w:rsidRPr="009A799D">
        <w:t>took office in 2014 promising ambitious economic reforms</w:t>
      </w:r>
      <w:r w:rsidRPr="009A799D">
        <w:rPr>
          <w:rStyle w:val="Style13ptBold"/>
          <w:b w:val="0"/>
        </w:rPr>
        <w:t xml:space="preserve">. </w:t>
      </w:r>
      <w:r w:rsidRPr="009A799D">
        <w:t>He</w:t>
      </w:r>
      <w:r w:rsidRPr="009A799D">
        <w:rPr>
          <w:rStyle w:val="StyleUnderline"/>
        </w:rPr>
        <w:t xml:space="preserve"> </w:t>
      </w:r>
      <w:r w:rsidRPr="009A799D">
        <w:t>quickly</w:t>
      </w:r>
      <w:r w:rsidRPr="009A799D">
        <w:rPr>
          <w:rStyle w:val="StyleUnderline"/>
        </w:rPr>
        <w:t xml:space="preserve"> unveiled his “Make in India” initiative to boost the country’s manufacturing sector from 17 percent of the country’s GDP to 25 percent over the next decade</w:t>
      </w:r>
      <w:r w:rsidRPr="009A799D">
        <w:rPr>
          <w:rStyle w:val="Style13ptBold"/>
          <w:b w:val="0"/>
        </w:rPr>
        <w:t xml:space="preserve">. Recently, India introduced a goods and services tax to replacing existing state and local levies in favor of a common national tax. </w:t>
      </w:r>
      <w:r w:rsidRPr="009A799D">
        <w:rPr>
          <w:rStyle w:val="Style13ptBold"/>
          <w:b w:val="0"/>
          <w:u w:val="single"/>
        </w:rPr>
        <w:t>Overall</w:t>
      </w:r>
      <w:r w:rsidRPr="009A799D">
        <w:rPr>
          <w:rStyle w:val="Style13ptBold"/>
          <w:b w:val="0"/>
        </w:rPr>
        <w:t xml:space="preserve">, however, </w:t>
      </w:r>
      <w:r w:rsidRPr="009A799D">
        <w:rPr>
          <w:rStyle w:val="StyleUnderline"/>
        </w:rPr>
        <w:t>Modi’s policies have fallen fall short of his promises</w:t>
      </w:r>
      <w:r w:rsidRPr="009A799D">
        <w:rPr>
          <w:rStyle w:val="Style13ptBold"/>
          <w:b w:val="0"/>
        </w:rPr>
        <w:t xml:space="preserve">. </w:t>
      </w:r>
      <w:r w:rsidRPr="009A799D">
        <w:rPr>
          <w:rStyle w:val="Style13ptBold"/>
          <w:b w:val="0"/>
          <w:u w:val="single"/>
        </w:rPr>
        <w:t>As</w:t>
      </w:r>
      <w:r w:rsidRPr="009A799D">
        <w:rPr>
          <w:rStyle w:val="Style13ptBold"/>
          <w:b w:val="0"/>
        </w:rPr>
        <w:t xml:space="preserve"> the </w:t>
      </w:r>
      <w:r w:rsidRPr="009A799D">
        <w:rPr>
          <w:rStyle w:val="Style13ptBold"/>
          <w:b w:val="0"/>
          <w:u w:val="single"/>
        </w:rPr>
        <w:t>2019</w:t>
      </w:r>
      <w:r w:rsidRPr="009A799D">
        <w:rPr>
          <w:rStyle w:val="Style13ptBold"/>
          <w:b w:val="0"/>
        </w:rPr>
        <w:t xml:space="preserve"> Indian </w:t>
      </w:r>
      <w:r w:rsidRPr="009A799D">
        <w:rPr>
          <w:rStyle w:val="Style13ptBold"/>
          <w:b w:val="0"/>
          <w:u w:val="single"/>
        </w:rPr>
        <w:t>election approaches</w:t>
      </w:r>
      <w:r w:rsidRPr="009A799D">
        <w:rPr>
          <w:rStyle w:val="Style13ptBold"/>
          <w:b w:val="0"/>
        </w:rPr>
        <w:t xml:space="preserve">, </w:t>
      </w:r>
      <w:r w:rsidRPr="009A799D">
        <w:rPr>
          <w:rStyle w:val="Style13ptBold"/>
          <w:b w:val="0"/>
          <w:u w:val="single"/>
        </w:rPr>
        <w:t>he should not shy away from pursuing dramatic structural reforms</w:t>
      </w:r>
      <w:r w:rsidRPr="009A799D">
        <w:rPr>
          <w:rStyle w:val="Style13ptBold"/>
          <w:b w:val="0"/>
        </w:rPr>
        <w:t xml:space="preserve">. Derek Scissors of the American Enterprise Institute recommends allowing Indian manufacturers to hire more people, privatizing banks, improving market access, and permitting full private ownership of land. Indeed, while India is expected to become the world’s fifth-largest economy this year, </w:t>
      </w:r>
      <w:r w:rsidRPr="009A799D">
        <w:rPr>
          <w:rStyle w:val="StyleUnderline"/>
        </w:rPr>
        <w:t>there is still much New Delhi can do to promote economic growth</w:t>
      </w:r>
      <w:r w:rsidRPr="009A799D">
        <w:rPr>
          <w:rStyle w:val="Style13ptBold"/>
          <w:b w:val="0"/>
        </w:rPr>
        <w:t xml:space="preserve">. As Wells noted, India still has “significant tariff and non-tariff barriers, subsidies, localization policies, restrictions on investment, and intellectual property concerns that limit market access and impede U.S. exporters and businesses from entering the Indian market.” </w:t>
      </w:r>
      <w:r w:rsidRPr="009A799D">
        <w:rPr>
          <w:rStyle w:val="Style13ptBold"/>
          <w:b w:val="0"/>
          <w:u w:val="single"/>
        </w:rPr>
        <w:t>The Commerce Department reports that India has levied an array of tariffs on U.S. goods such as medical equipment, automobiles and motorcycles, rubber, alcoholic beverages, and textiles</w:t>
      </w:r>
      <w:r w:rsidRPr="009A799D">
        <w:rPr>
          <w:rStyle w:val="Style13ptBold"/>
          <w:b w:val="0"/>
        </w:rPr>
        <w:t>. What makes this particularly frustrating is that “</w:t>
      </w:r>
      <w:r w:rsidRPr="009A799D">
        <w:rPr>
          <w:rStyle w:val="Style13ptBold"/>
          <w:b w:val="0"/>
          <w:u w:val="single"/>
        </w:rPr>
        <w:t>India has considerable flexibility to change tariff rates at any time</w:t>
      </w:r>
      <w:r w:rsidRPr="009A799D">
        <w:rPr>
          <w:rStyle w:val="Style13ptBold"/>
          <w:b w:val="0"/>
        </w:rPr>
        <w:t xml:space="preserve">,” leaving U.S. exporters with tremendous uncertainty. </w:t>
      </w:r>
      <w:r w:rsidRPr="009A799D">
        <w:rPr>
          <w:rStyle w:val="Style13ptBold"/>
          <w:b w:val="0"/>
          <w:u w:val="single"/>
        </w:rPr>
        <w:t>If U.S.–India trade is to meet its full potential, then the relationship needs to be rooted in policies that are free and fair.</w:t>
      </w:r>
    </w:p>
    <w:p w:rsidR="00404B0A" w:rsidRPr="009A799D" w:rsidRDefault="00404B0A" w:rsidP="00404B0A">
      <w:pPr>
        <w:shd w:val="clear" w:color="auto" w:fill="FFFFFF"/>
        <w:rPr>
          <w:ins w:id="788" w:author="katie" w:date="2018-07-12T10:00:00Z"/>
          <w:rFonts w:eastAsia="Times New Roman" w:cs="Times New Roman"/>
          <w:color w:val="3D4239"/>
          <w:sz w:val="16"/>
          <w:szCs w:val="27"/>
          <w:rPrChange w:id="789" w:author="katie" w:date="2018-07-12T10:17:00Z">
            <w:rPr>
              <w:ins w:id="790" w:author="katie" w:date="2018-07-12T10:00:00Z"/>
              <w:rFonts w:eastAsia="Times New Roman"/>
            </w:rPr>
          </w:rPrChange>
        </w:rPr>
      </w:pPr>
    </w:p>
    <w:p w:rsidR="00C951E9" w:rsidRPr="009A799D" w:rsidRDefault="00C951E9">
      <w:pPr>
        <w:pStyle w:val="Heading4"/>
        <w:rPr>
          <w:ins w:id="791" w:author="katie" w:date="2018-07-12T10:15:00Z"/>
        </w:rPr>
        <w:pPrChange w:id="792" w:author="katie" w:date="2018-07-12T10:17:00Z">
          <w:pPr/>
        </w:pPrChange>
      </w:pPr>
      <w:ins w:id="793" w:author="katie" w:date="2018-07-12T10:17:00Z">
        <w:r w:rsidRPr="009A799D">
          <w:t>Immigration is key</w:t>
        </w:r>
      </w:ins>
    </w:p>
    <w:p w:rsidR="00C951E9" w:rsidRPr="009A799D" w:rsidRDefault="00C951E9" w:rsidP="004F6BFC">
      <w:pPr>
        <w:rPr>
          <w:ins w:id="794" w:author="katie" w:date="2018-07-12T10:15:00Z"/>
          <w:sz w:val="18"/>
          <w:rPrChange w:id="795" w:author="katie" w:date="2018-07-12T10:17:00Z">
            <w:rPr>
              <w:ins w:id="796" w:author="katie" w:date="2018-07-12T10:15:00Z"/>
            </w:rPr>
          </w:rPrChange>
        </w:rPr>
      </w:pPr>
      <w:ins w:id="797" w:author="katie" w:date="2018-07-12T10:15:00Z">
        <w:r w:rsidRPr="009A799D">
          <w:rPr>
            <w:rStyle w:val="Style13ptBold"/>
            <w:rPrChange w:id="798" w:author="katie" w:date="2018-07-12T10:16:00Z">
              <w:rPr/>
            </w:rPrChange>
          </w:rPr>
          <w:t>Center For American Progress Task Force</w:t>
        </w:r>
      </w:ins>
      <w:r w:rsidRPr="009A799D">
        <w:rPr>
          <w:rStyle w:val="Style13ptBold"/>
        </w:rPr>
        <w:t>, ND</w:t>
      </w:r>
      <w:ins w:id="799" w:author="katie" w:date="2018-07-12T10:15:00Z">
        <w:r w:rsidRPr="009A799D">
          <w:t xml:space="preserve"> </w:t>
        </w:r>
        <w:r w:rsidRPr="009A799D">
          <w:rPr>
            <w:sz w:val="20"/>
            <w:szCs w:val="20"/>
            <w:rPrChange w:id="800" w:author="katie" w:date="2018-07-12T10:16:00Z">
              <w:rPr/>
            </w:rPrChange>
          </w:rPr>
          <w:t>On U.S.</w:t>
        </w:r>
        <w:r w:rsidRPr="009A799D">
          <w:rPr>
            <w:sz w:val="18"/>
            <w:rPrChange w:id="801" w:author="katie" w:date="2018-07-12T10:17:00Z">
              <w:rPr/>
            </w:rPrChange>
          </w:rPr>
          <w:t>: Forging an Indispensable Democratic Partnership," Center for American Progress, https://www.americanprogress.org/issues/security/reports/2018/01/14/444786/united-states-&lt;span class="searchword"&gt;india&lt;/span&gt;-forging-indispensable-democratic-partnership/</w:t>
        </w:r>
      </w:ins>
    </w:p>
    <w:p w:rsidR="00C951E9" w:rsidRPr="009A799D" w:rsidRDefault="00C951E9" w:rsidP="004F6BFC">
      <w:pPr>
        <w:pStyle w:val="counter-paragraph"/>
        <w:shd w:val="clear" w:color="auto" w:fill="FFFFFF"/>
        <w:rPr>
          <w:ins w:id="802" w:author="katie" w:date="2018-07-14T09:47:00Z"/>
          <w:rStyle w:val="StyleUnderline"/>
          <w:rFonts w:ascii="Roboto" w:hAnsi="Roboto"/>
        </w:rPr>
      </w:pPr>
      <w:ins w:id="803" w:author="katie" w:date="2018-07-12T10:15:00Z">
        <w:r w:rsidRPr="009A799D">
          <w:rPr>
            <w:rStyle w:val="StyleUnderline"/>
            <w:rFonts w:ascii="Roboto" w:hAnsi="Roboto"/>
            <w:rPrChange w:id="804" w:author="katie" w:date="2018-07-12T10:18:00Z">
              <w:rPr>
                <w:rFonts w:ascii="Open Sans" w:hAnsi="Open Sans"/>
                <w:color w:val="333333"/>
              </w:rPr>
            </w:rPrChange>
          </w:rPr>
          <w:t xml:space="preserve">No conversation about people to people ties would be complete without addressing </w:t>
        </w:r>
        <w:r w:rsidRPr="009A799D">
          <w:rPr>
            <w:rStyle w:val="StyleUnderline"/>
            <w:rFonts w:ascii="Roboto" w:eastAsiaTheme="majorEastAsia" w:hAnsi="Roboto" w:hint="eastAsia"/>
            <w:rPrChange w:id="805" w:author="katie" w:date="2018-07-12T10:18:00Z">
              <w:rPr>
                <w:rStyle w:val="searchword"/>
                <w:rFonts w:ascii="Open Sans" w:eastAsiaTheme="majorEastAsia" w:hAnsi="Open Sans" w:hint="eastAsia"/>
                <w:color w:val="333333"/>
                <w:shd w:val="clear" w:color="auto" w:fill="ADD8E6"/>
              </w:rPr>
            </w:rPrChange>
          </w:rPr>
          <w:t>immigration</w:t>
        </w:r>
        <w:r w:rsidRPr="009A799D">
          <w:rPr>
            <w:rFonts w:ascii="Roboto" w:hAnsi="Roboto"/>
            <w:color w:val="333333"/>
            <w:sz w:val="16"/>
            <w:rPrChange w:id="806" w:author="katie" w:date="2018-07-12T10:15:00Z">
              <w:rPr>
                <w:rFonts w:ascii="Open Sans" w:hAnsi="Open Sans"/>
                <w:color w:val="333333"/>
              </w:rPr>
            </w:rPrChange>
          </w:rPr>
          <w:t xml:space="preserve">. While the </w:t>
        </w:r>
        <w:r w:rsidRPr="009A799D">
          <w:rPr>
            <w:rFonts w:ascii="Roboto" w:eastAsiaTheme="minorHAnsi" w:hAnsi="Roboto"/>
            <w:sz w:val="16"/>
            <w:rPrChange w:id="807" w:author="katie" w:date="2018-07-12T10:19:00Z">
              <w:rPr>
                <w:rFonts w:ascii="Open Sans" w:hAnsi="Open Sans"/>
                <w:color w:val="333333"/>
              </w:rPr>
            </w:rPrChange>
          </w:rPr>
          <w:t xml:space="preserve">issue of </w:t>
        </w:r>
        <w:r w:rsidRPr="009A799D">
          <w:rPr>
            <w:rFonts w:ascii="Roboto" w:eastAsiaTheme="minorHAnsi" w:hAnsi="Roboto" w:hint="eastAsia"/>
            <w:sz w:val="16"/>
            <w:rPrChange w:id="808" w:author="katie" w:date="2018-07-12T10:19:00Z">
              <w:rPr>
                <w:rStyle w:val="searchword"/>
                <w:rFonts w:ascii="Open Sans" w:eastAsiaTheme="majorEastAsia" w:hAnsi="Open Sans" w:hint="eastAsia"/>
                <w:color w:val="333333"/>
                <w:shd w:val="clear" w:color="auto" w:fill="ADD8E6"/>
              </w:rPr>
            </w:rPrChange>
          </w:rPr>
          <w:t>immigration</w:t>
        </w:r>
        <w:r w:rsidRPr="009A799D">
          <w:rPr>
            <w:rFonts w:ascii="Roboto" w:eastAsiaTheme="minorHAnsi" w:hAnsi="Roboto"/>
            <w:sz w:val="16"/>
            <w:rPrChange w:id="809" w:author="katie" w:date="2018-07-12T10:19:00Z">
              <w:rPr>
                <w:rFonts w:ascii="Open Sans" w:hAnsi="Open Sans"/>
                <w:color w:val="333333"/>
              </w:rPr>
            </w:rPrChange>
          </w:rPr>
          <w:t xml:space="preserve"> has become politically controversial</w:t>
        </w:r>
        <w:r w:rsidRPr="009A799D">
          <w:rPr>
            <w:rFonts w:ascii="Roboto" w:eastAsiaTheme="minorHAnsi" w:hAnsi="Roboto" w:hint="eastAsia"/>
            <w:sz w:val="16"/>
            <w:rPrChange w:id="810" w:author="katie" w:date="2018-07-12T10:19:00Z">
              <w:rPr>
                <w:rFonts w:ascii="Open Sans" w:hAnsi="Open Sans" w:hint="eastAsia"/>
                <w:color w:val="333333"/>
              </w:rPr>
            </w:rPrChange>
          </w:rPr>
          <w:t>—</w:t>
        </w:r>
        <w:r w:rsidRPr="009A799D">
          <w:rPr>
            <w:rFonts w:ascii="Roboto" w:eastAsiaTheme="minorHAnsi" w:hAnsi="Roboto"/>
            <w:sz w:val="16"/>
            <w:rPrChange w:id="811" w:author="katie" w:date="2018-07-12T10:19:00Z">
              <w:rPr>
                <w:rFonts w:ascii="Open Sans" w:hAnsi="Open Sans"/>
                <w:color w:val="333333"/>
              </w:rPr>
            </w:rPrChange>
          </w:rPr>
          <w:t>especially in the United States</w:t>
        </w:r>
        <w:r w:rsidRPr="009A799D">
          <w:rPr>
            <w:rFonts w:ascii="Roboto" w:eastAsiaTheme="minorHAnsi" w:hAnsi="Roboto" w:hint="eastAsia"/>
            <w:sz w:val="16"/>
            <w:rPrChange w:id="812" w:author="katie" w:date="2018-07-12T10:19:00Z">
              <w:rPr>
                <w:rFonts w:ascii="Open Sans" w:hAnsi="Open Sans" w:hint="eastAsia"/>
                <w:color w:val="333333"/>
              </w:rPr>
            </w:rPrChange>
          </w:rPr>
          <w:t>—</w:t>
        </w:r>
        <w:r w:rsidRPr="009A799D">
          <w:rPr>
            <w:rFonts w:ascii="Roboto" w:eastAsiaTheme="minorHAnsi" w:hAnsi="Roboto"/>
            <w:sz w:val="16"/>
            <w:rPrChange w:id="813" w:author="katie" w:date="2018-07-12T10:19:00Z">
              <w:rPr>
                <w:rFonts w:ascii="Open Sans" w:hAnsi="Open Sans"/>
                <w:color w:val="333333"/>
              </w:rPr>
            </w:rPrChange>
          </w:rPr>
          <w:t xml:space="preserve">a well-regulated </w:t>
        </w:r>
        <w:r w:rsidRPr="009A799D">
          <w:rPr>
            <w:rFonts w:ascii="Roboto" w:eastAsiaTheme="minorHAnsi" w:hAnsi="Roboto" w:hint="eastAsia"/>
            <w:sz w:val="16"/>
            <w:rPrChange w:id="814" w:author="katie" w:date="2018-07-12T10:19:00Z">
              <w:rPr>
                <w:rStyle w:val="searchword"/>
                <w:rFonts w:ascii="Open Sans" w:eastAsiaTheme="majorEastAsia" w:hAnsi="Open Sans" w:hint="eastAsia"/>
                <w:color w:val="333333"/>
                <w:shd w:val="clear" w:color="auto" w:fill="ADD8E6"/>
              </w:rPr>
            </w:rPrChange>
          </w:rPr>
          <w:t>immigration</w:t>
        </w:r>
        <w:r w:rsidRPr="009A799D">
          <w:rPr>
            <w:rFonts w:ascii="Roboto" w:eastAsiaTheme="minorHAnsi" w:hAnsi="Roboto"/>
            <w:sz w:val="16"/>
            <w:rPrChange w:id="815" w:author="katie" w:date="2018-07-12T10:19:00Z">
              <w:rPr>
                <w:rFonts w:ascii="Open Sans" w:hAnsi="Open Sans"/>
                <w:color w:val="333333"/>
              </w:rPr>
            </w:rPrChange>
          </w:rPr>
          <w:t xml:space="preserve"> system benefits economies. </w:t>
        </w:r>
        <w:r w:rsidRPr="009A799D">
          <w:rPr>
            <w:rFonts w:ascii="Roboto" w:eastAsiaTheme="minorHAnsi" w:hAnsi="Roboto" w:hint="eastAsia"/>
            <w:sz w:val="16"/>
            <w:rPrChange w:id="816" w:author="katie" w:date="2018-07-12T10:19:00Z">
              <w:rPr>
                <w:rStyle w:val="searchword"/>
                <w:rFonts w:ascii="Open Sans" w:eastAsiaTheme="majorEastAsia" w:hAnsi="Open Sans" w:hint="eastAsia"/>
                <w:color w:val="333333"/>
                <w:shd w:val="clear" w:color="auto" w:fill="ADD8E6"/>
              </w:rPr>
            </w:rPrChange>
          </w:rPr>
          <w:t>And</w:t>
        </w:r>
        <w:r w:rsidRPr="009A799D">
          <w:rPr>
            <w:rFonts w:ascii="Roboto" w:hAnsi="Roboto"/>
            <w:color w:val="333333"/>
            <w:sz w:val="16"/>
            <w:rPrChange w:id="817" w:author="katie" w:date="2018-07-12T10:15:00Z">
              <w:rPr>
                <w:rFonts w:ascii="Open Sans" w:hAnsi="Open Sans"/>
                <w:color w:val="333333"/>
              </w:rPr>
            </w:rPrChange>
          </w:rPr>
          <w:t xml:space="preserve"> yet, </w:t>
        </w:r>
        <w:r w:rsidRPr="009A799D">
          <w:rPr>
            <w:rStyle w:val="StyleUnderline"/>
            <w:rFonts w:ascii="Roboto" w:hAnsi="Roboto"/>
            <w:rPrChange w:id="818" w:author="katie" w:date="2018-07-12T10:18:00Z">
              <w:rPr>
                <w:rFonts w:ascii="Open Sans" w:hAnsi="Open Sans"/>
                <w:color w:val="333333"/>
              </w:rPr>
            </w:rPrChange>
          </w:rPr>
          <w:t>too often the U.S.-</w:t>
        </w:r>
        <w:r w:rsidRPr="009A799D">
          <w:rPr>
            <w:rStyle w:val="StyleUnderline"/>
            <w:rFonts w:ascii="Roboto" w:eastAsiaTheme="majorEastAsia" w:hAnsi="Roboto" w:hint="eastAsia"/>
            <w:rPrChange w:id="819" w:author="katie" w:date="2018-07-12T10:18:00Z">
              <w:rPr>
                <w:rStyle w:val="searchword"/>
                <w:rFonts w:ascii="Open Sans" w:eastAsiaTheme="majorEastAsia" w:hAnsi="Open Sans" w:hint="eastAsia"/>
                <w:color w:val="333333"/>
                <w:shd w:val="clear" w:color="auto" w:fill="ADD8E6"/>
              </w:rPr>
            </w:rPrChange>
          </w:rPr>
          <w:t>India</w:t>
        </w:r>
        <w:r w:rsidRPr="009A799D">
          <w:rPr>
            <w:rStyle w:val="StyleUnderline"/>
            <w:rFonts w:ascii="Roboto" w:hAnsi="Roboto"/>
            <w:rPrChange w:id="820" w:author="katie" w:date="2018-07-12T10:18:00Z">
              <w:rPr>
                <w:rFonts w:ascii="Open Sans" w:hAnsi="Open Sans"/>
                <w:color w:val="333333"/>
              </w:rPr>
            </w:rPrChange>
          </w:rPr>
          <w:t xml:space="preserve"> </w:t>
        </w:r>
        <w:r w:rsidRPr="009A799D">
          <w:rPr>
            <w:rStyle w:val="StyleUnderline"/>
            <w:rFonts w:ascii="Roboto" w:eastAsiaTheme="majorEastAsia" w:hAnsi="Roboto" w:hint="eastAsia"/>
            <w:rPrChange w:id="821" w:author="katie" w:date="2018-07-12T10:18:00Z">
              <w:rPr>
                <w:rStyle w:val="searchword"/>
                <w:rFonts w:ascii="Open Sans" w:eastAsiaTheme="majorEastAsia" w:hAnsi="Open Sans" w:hint="eastAsia"/>
                <w:color w:val="333333"/>
                <w:shd w:val="clear" w:color="auto" w:fill="ADD8E6"/>
              </w:rPr>
            </w:rPrChange>
          </w:rPr>
          <w:t>relations</w:t>
        </w:r>
        <w:r w:rsidRPr="009A799D">
          <w:rPr>
            <w:rStyle w:val="StyleUnderline"/>
            <w:rFonts w:ascii="Roboto" w:hAnsi="Roboto"/>
            <w:rPrChange w:id="822" w:author="katie" w:date="2018-07-12T10:18:00Z">
              <w:rPr>
                <w:rFonts w:ascii="Open Sans" w:hAnsi="Open Sans"/>
                <w:color w:val="333333"/>
              </w:rPr>
            </w:rPrChange>
          </w:rPr>
          <w:t xml:space="preserve">hip has been tied up over the issue of </w:t>
        </w:r>
        <w:r w:rsidRPr="009A799D">
          <w:rPr>
            <w:rStyle w:val="StyleUnderline"/>
            <w:rFonts w:ascii="Roboto" w:eastAsiaTheme="majorEastAsia" w:hAnsi="Roboto" w:hint="eastAsia"/>
            <w:rPrChange w:id="823" w:author="katie" w:date="2018-07-12T10:18:00Z">
              <w:rPr>
                <w:rStyle w:val="searchword"/>
                <w:rFonts w:ascii="Open Sans" w:eastAsiaTheme="majorEastAsia" w:hAnsi="Open Sans" w:hint="eastAsia"/>
                <w:color w:val="333333"/>
                <w:shd w:val="clear" w:color="auto" w:fill="ADD8E6"/>
              </w:rPr>
            </w:rPrChange>
          </w:rPr>
          <w:t>immigration</w:t>
        </w:r>
        <w:r w:rsidRPr="009A799D">
          <w:rPr>
            <w:rStyle w:val="StyleUnderline"/>
            <w:rFonts w:ascii="Roboto" w:hAnsi="Roboto"/>
            <w:rPrChange w:id="824" w:author="katie" w:date="2018-07-12T10:18:00Z">
              <w:rPr>
                <w:rFonts w:ascii="Open Sans" w:hAnsi="Open Sans"/>
                <w:color w:val="333333"/>
              </w:rPr>
            </w:rPrChange>
          </w:rPr>
          <w:t xml:space="preserve">, in particular the H1-B visas provided to </w:t>
        </w:r>
        <w:r w:rsidRPr="009A799D">
          <w:rPr>
            <w:rStyle w:val="StyleUnderline"/>
            <w:rFonts w:ascii="Roboto" w:eastAsiaTheme="majorEastAsia" w:hAnsi="Roboto" w:hint="eastAsia"/>
            <w:rPrChange w:id="825" w:author="katie" w:date="2018-07-12T10:18:00Z">
              <w:rPr>
                <w:rStyle w:val="searchword"/>
                <w:rFonts w:ascii="Open Sans" w:eastAsiaTheme="majorEastAsia" w:hAnsi="Open Sans" w:hint="eastAsia"/>
                <w:color w:val="333333"/>
                <w:shd w:val="clear" w:color="auto" w:fill="ADD8E6"/>
              </w:rPr>
            </w:rPrChange>
          </w:rPr>
          <w:t>India</w:t>
        </w:r>
        <w:r w:rsidRPr="009A799D">
          <w:rPr>
            <w:rStyle w:val="StyleUnderline"/>
            <w:rFonts w:ascii="Roboto" w:hAnsi="Roboto"/>
            <w:rPrChange w:id="826" w:author="katie" w:date="2018-07-12T10:18:00Z">
              <w:rPr>
                <w:rFonts w:ascii="Open Sans" w:hAnsi="Open Sans"/>
                <w:color w:val="333333"/>
              </w:rPr>
            </w:rPrChange>
          </w:rPr>
          <w:t xml:space="preserve">n employees of U.S. technology companies. But these controversies obscure the broader issues </w:t>
        </w:r>
        <w:r w:rsidRPr="009A799D">
          <w:rPr>
            <w:rStyle w:val="StyleUnderline"/>
            <w:rFonts w:ascii="Roboto" w:eastAsiaTheme="majorEastAsia" w:hAnsi="Roboto" w:hint="eastAsia"/>
            <w:rPrChange w:id="827" w:author="katie" w:date="2018-07-12T10:18:00Z">
              <w:rPr>
                <w:rStyle w:val="searchword"/>
                <w:rFonts w:ascii="Open Sans" w:eastAsiaTheme="majorEastAsia" w:hAnsi="Open Sans" w:hint="eastAsia"/>
                <w:color w:val="333333"/>
                <w:shd w:val="clear" w:color="auto" w:fill="ADD8E6"/>
              </w:rPr>
            </w:rPrChange>
          </w:rPr>
          <w:t>and</w:t>
        </w:r>
        <w:r w:rsidRPr="009A799D">
          <w:rPr>
            <w:rStyle w:val="StyleUnderline"/>
            <w:rFonts w:ascii="Roboto" w:hAnsi="Roboto"/>
            <w:rPrChange w:id="828" w:author="katie" w:date="2018-07-12T10:18:00Z">
              <w:rPr>
                <w:rFonts w:ascii="Open Sans" w:hAnsi="Open Sans"/>
                <w:color w:val="333333"/>
              </w:rPr>
            </w:rPrChange>
          </w:rPr>
          <w:t xml:space="preserve"> the importance of </w:t>
        </w:r>
        <w:r w:rsidRPr="009A799D">
          <w:rPr>
            <w:rStyle w:val="StyleUnderline"/>
            <w:rFonts w:ascii="Roboto" w:eastAsiaTheme="majorEastAsia" w:hAnsi="Roboto" w:hint="eastAsia"/>
            <w:rPrChange w:id="829" w:author="katie" w:date="2018-07-12T10:18:00Z">
              <w:rPr>
                <w:rStyle w:val="searchword"/>
                <w:rFonts w:ascii="Open Sans" w:eastAsiaTheme="majorEastAsia" w:hAnsi="Open Sans" w:hint="eastAsia"/>
                <w:color w:val="333333"/>
                <w:shd w:val="clear" w:color="auto" w:fill="ADD8E6"/>
              </w:rPr>
            </w:rPrChange>
          </w:rPr>
          <w:t>immigration</w:t>
        </w:r>
        <w:r w:rsidRPr="009A799D">
          <w:rPr>
            <w:rStyle w:val="StyleUnderline"/>
            <w:rFonts w:ascii="Roboto" w:hAnsi="Roboto"/>
            <w:rPrChange w:id="830" w:author="katie" w:date="2018-07-12T10:18:00Z">
              <w:rPr>
                <w:rFonts w:ascii="Open Sans" w:hAnsi="Open Sans"/>
                <w:color w:val="333333"/>
              </w:rPr>
            </w:rPrChange>
          </w:rPr>
          <w:t xml:space="preserve"> to both countries</w:t>
        </w:r>
        <w:r w:rsidRPr="009A799D">
          <w:rPr>
            <w:rFonts w:ascii="Roboto" w:hAnsi="Roboto"/>
            <w:color w:val="333333"/>
            <w:sz w:val="16"/>
            <w:rPrChange w:id="831" w:author="katie" w:date="2018-07-12T10:15:00Z">
              <w:rPr>
                <w:rFonts w:ascii="Open Sans" w:hAnsi="Open Sans"/>
                <w:color w:val="333333"/>
              </w:rPr>
            </w:rPrChange>
          </w:rPr>
          <w:t xml:space="preserve">. There are 2.4 </w:t>
        </w:r>
        <w:r w:rsidRPr="009A799D">
          <w:rPr>
            <w:rFonts w:ascii="Roboto" w:eastAsiaTheme="minorHAnsi" w:hAnsi="Roboto"/>
            <w:sz w:val="16"/>
            <w:rPrChange w:id="832" w:author="katie" w:date="2018-07-12T10:19:00Z">
              <w:rPr>
                <w:rFonts w:ascii="Open Sans" w:hAnsi="Open Sans"/>
                <w:color w:val="333333"/>
              </w:rPr>
            </w:rPrChange>
          </w:rPr>
          <w:t xml:space="preserve">million </w:t>
        </w:r>
        <w:r w:rsidRPr="009A799D">
          <w:rPr>
            <w:rFonts w:ascii="Roboto" w:eastAsiaTheme="minorHAnsi" w:hAnsi="Roboto" w:hint="eastAsia"/>
            <w:sz w:val="16"/>
            <w:rPrChange w:id="833" w:author="katie" w:date="2018-07-12T10:19:00Z">
              <w:rPr>
                <w:rStyle w:val="searchword"/>
                <w:rFonts w:ascii="Open Sans" w:eastAsiaTheme="majorEastAsia" w:hAnsi="Open Sans" w:hint="eastAsia"/>
                <w:color w:val="333333"/>
                <w:shd w:val="clear" w:color="auto" w:fill="ADD8E6"/>
              </w:rPr>
            </w:rPrChange>
          </w:rPr>
          <w:t>India</w:t>
        </w:r>
        <w:r w:rsidRPr="009A799D">
          <w:rPr>
            <w:rFonts w:ascii="Roboto" w:eastAsiaTheme="minorHAnsi" w:hAnsi="Roboto"/>
            <w:sz w:val="16"/>
            <w:rPrChange w:id="834" w:author="katie" w:date="2018-07-12T10:19:00Z">
              <w:rPr>
                <w:rFonts w:ascii="Open Sans" w:hAnsi="Open Sans"/>
                <w:color w:val="333333"/>
              </w:rPr>
            </w:rPrChange>
          </w:rPr>
          <w:t>n immigrants in America,</w:t>
        </w:r>
        <w:r w:rsidRPr="009A799D">
          <w:rPr>
            <w:rFonts w:ascii="Roboto" w:eastAsiaTheme="minorHAnsi" w:hAnsi="Roboto"/>
            <w:sz w:val="16"/>
            <w:rPrChange w:id="835" w:author="katie" w:date="2018-07-12T10:19:00Z">
              <w:rPr>
                <w:rFonts w:ascii="Open Sans" w:hAnsi="Open Sans"/>
                <w:color w:val="333333"/>
                <w:sz w:val="20"/>
                <w:szCs w:val="20"/>
                <w:vertAlign w:val="superscript"/>
              </w:rPr>
            </w:rPrChange>
          </w:rPr>
          <w:fldChar w:fldCharType="begin"/>
        </w:r>
        <w:r w:rsidRPr="009A799D">
          <w:rPr>
            <w:rFonts w:ascii="Roboto" w:eastAsiaTheme="minorHAnsi" w:hAnsi="Roboto"/>
            <w:sz w:val="16"/>
            <w:rPrChange w:id="836" w:author="katie" w:date="2018-07-12T10:19:00Z">
              <w:rPr>
                <w:rFonts w:ascii="Open Sans" w:hAnsi="Open Sans"/>
                <w:color w:val="333333"/>
                <w:sz w:val="20"/>
                <w:szCs w:val="20"/>
                <w:vertAlign w:val="superscript"/>
              </w:rPr>
            </w:rPrChange>
          </w:rPr>
          <w:instrText xml:space="preserve"> HYPERLINK "https://www.americanprogress.org/issues/security/reports/2018/01/14/444786/united-states-india-forging-indispensable-democratic-partnership/" \l "fn-444786-66" </w:instrText>
        </w:r>
        <w:r w:rsidRPr="009A799D">
          <w:rPr>
            <w:rFonts w:ascii="Roboto" w:eastAsiaTheme="minorHAnsi" w:hAnsi="Roboto"/>
            <w:sz w:val="16"/>
            <w:rPrChange w:id="837" w:author="katie" w:date="2018-07-12T10:19:00Z">
              <w:rPr>
                <w:rFonts w:ascii="Open Sans" w:hAnsi="Open Sans"/>
                <w:color w:val="333333"/>
                <w:sz w:val="20"/>
                <w:szCs w:val="20"/>
                <w:vertAlign w:val="superscript"/>
              </w:rPr>
            </w:rPrChange>
          </w:rPr>
          <w:fldChar w:fldCharType="separate"/>
        </w:r>
        <w:r w:rsidRPr="009A799D">
          <w:rPr>
            <w:rStyle w:val="Hyperlink"/>
            <w:rFonts w:ascii="Roboto" w:eastAsiaTheme="minorHAnsi" w:hAnsi="Roboto" w:hint="eastAsia"/>
            <w:sz w:val="16"/>
            <w:rPrChange w:id="838" w:author="katie" w:date="2018-07-12T10:19:00Z">
              <w:rPr>
                <w:rStyle w:val="Hyperlink"/>
                <w:rFonts w:ascii="Open Sans" w:eastAsiaTheme="majorEastAsia" w:hAnsi="Open Sans" w:hint="eastAsia"/>
                <w:color w:val="235EBD"/>
                <w:sz w:val="20"/>
                <w:szCs w:val="20"/>
                <w:vertAlign w:val="superscript"/>
              </w:rPr>
            </w:rPrChange>
          </w:rPr>
          <w:t>66</w:t>
        </w:r>
        <w:r w:rsidRPr="009A799D">
          <w:rPr>
            <w:rFonts w:ascii="Roboto" w:eastAsiaTheme="minorHAnsi" w:hAnsi="Roboto"/>
            <w:sz w:val="16"/>
            <w:rPrChange w:id="839" w:author="katie" w:date="2018-07-12T10:19:00Z">
              <w:rPr>
                <w:rFonts w:ascii="Open Sans" w:hAnsi="Open Sans"/>
                <w:color w:val="333333"/>
                <w:sz w:val="20"/>
                <w:szCs w:val="20"/>
                <w:vertAlign w:val="superscript"/>
              </w:rPr>
            </w:rPrChange>
          </w:rPr>
          <w:fldChar w:fldCharType="end"/>
        </w:r>
        <w:r w:rsidRPr="009A799D">
          <w:rPr>
            <w:rFonts w:ascii="Roboto" w:eastAsiaTheme="minorHAnsi" w:hAnsi="Roboto" w:hint="eastAsia"/>
            <w:sz w:val="16"/>
            <w:rPrChange w:id="840" w:author="katie" w:date="2018-07-12T10:19:00Z">
              <w:rPr>
                <w:rStyle w:val="searchword"/>
                <w:rFonts w:ascii="Open Sans" w:eastAsiaTheme="majorEastAsia" w:hAnsi="Open Sans" w:hint="eastAsia"/>
                <w:color w:val="333333"/>
                <w:shd w:val="clear" w:color="auto" w:fill="ADD8E6"/>
              </w:rPr>
            </w:rPrChange>
          </w:rPr>
          <w:t>and</w:t>
        </w:r>
        <w:r w:rsidRPr="009A799D">
          <w:rPr>
            <w:rFonts w:ascii="Roboto" w:eastAsiaTheme="minorHAnsi" w:hAnsi="Roboto"/>
            <w:sz w:val="16"/>
            <w:rPrChange w:id="841" w:author="katie" w:date="2018-07-12T10:19:00Z">
              <w:rPr>
                <w:rFonts w:ascii="Open Sans" w:hAnsi="Open Sans"/>
                <w:color w:val="333333"/>
              </w:rPr>
            </w:rPrChange>
          </w:rPr>
          <w:t xml:space="preserve"> more than 4 million people in the United States identify as </w:t>
        </w:r>
        <w:r w:rsidRPr="009A799D">
          <w:rPr>
            <w:rFonts w:ascii="Roboto" w:eastAsiaTheme="minorHAnsi" w:hAnsi="Roboto" w:hint="eastAsia"/>
            <w:sz w:val="16"/>
            <w:rPrChange w:id="842" w:author="katie" w:date="2018-07-12T10:19:00Z">
              <w:rPr>
                <w:rStyle w:val="searchword"/>
                <w:rFonts w:ascii="Open Sans" w:eastAsiaTheme="majorEastAsia" w:hAnsi="Open Sans" w:hint="eastAsia"/>
                <w:color w:val="333333"/>
                <w:shd w:val="clear" w:color="auto" w:fill="ADD8E6"/>
              </w:rPr>
            </w:rPrChange>
          </w:rPr>
          <w:t>India</w:t>
        </w:r>
        <w:r w:rsidRPr="009A799D">
          <w:rPr>
            <w:rFonts w:ascii="Roboto" w:eastAsiaTheme="minorHAnsi" w:hAnsi="Roboto"/>
            <w:sz w:val="16"/>
            <w:rPrChange w:id="843" w:author="katie" w:date="2018-07-12T10:19:00Z">
              <w:rPr>
                <w:rFonts w:ascii="Open Sans" w:hAnsi="Open Sans"/>
                <w:color w:val="333333"/>
              </w:rPr>
            </w:rPrChange>
          </w:rPr>
          <w:t>n.</w:t>
        </w:r>
        <w:r w:rsidRPr="009A799D">
          <w:rPr>
            <w:rFonts w:ascii="Roboto" w:eastAsiaTheme="minorHAnsi" w:hAnsi="Roboto"/>
            <w:sz w:val="16"/>
            <w:rPrChange w:id="844" w:author="katie" w:date="2018-07-12T10:19:00Z">
              <w:rPr>
                <w:rFonts w:ascii="Open Sans" w:hAnsi="Open Sans"/>
                <w:color w:val="333333"/>
                <w:sz w:val="20"/>
                <w:szCs w:val="20"/>
                <w:vertAlign w:val="superscript"/>
              </w:rPr>
            </w:rPrChange>
          </w:rPr>
          <w:fldChar w:fldCharType="begin"/>
        </w:r>
        <w:r w:rsidRPr="009A799D">
          <w:rPr>
            <w:rFonts w:ascii="Roboto" w:eastAsiaTheme="minorHAnsi" w:hAnsi="Roboto"/>
            <w:sz w:val="16"/>
            <w:rPrChange w:id="845" w:author="katie" w:date="2018-07-12T10:19:00Z">
              <w:rPr>
                <w:rFonts w:ascii="Open Sans" w:hAnsi="Open Sans"/>
                <w:color w:val="333333"/>
                <w:sz w:val="20"/>
                <w:szCs w:val="20"/>
                <w:vertAlign w:val="superscript"/>
              </w:rPr>
            </w:rPrChange>
          </w:rPr>
          <w:instrText xml:space="preserve"> HYPERLINK "https://www.americanprogress.org/issues/security/reports/2018/01/14/444786/united-states-india-forging-indispensable-democratic-partnership/" \l "fn-444786-67" </w:instrText>
        </w:r>
        <w:r w:rsidRPr="009A799D">
          <w:rPr>
            <w:rFonts w:ascii="Roboto" w:eastAsiaTheme="minorHAnsi" w:hAnsi="Roboto"/>
            <w:sz w:val="16"/>
            <w:rPrChange w:id="846" w:author="katie" w:date="2018-07-12T10:19:00Z">
              <w:rPr>
                <w:rFonts w:ascii="Open Sans" w:hAnsi="Open Sans"/>
                <w:color w:val="333333"/>
                <w:sz w:val="20"/>
                <w:szCs w:val="20"/>
                <w:vertAlign w:val="superscript"/>
              </w:rPr>
            </w:rPrChange>
          </w:rPr>
          <w:fldChar w:fldCharType="separate"/>
        </w:r>
        <w:r w:rsidRPr="009A799D">
          <w:rPr>
            <w:rStyle w:val="Hyperlink"/>
            <w:rFonts w:ascii="Roboto" w:eastAsiaTheme="minorHAnsi" w:hAnsi="Roboto" w:hint="eastAsia"/>
            <w:sz w:val="16"/>
            <w:rPrChange w:id="847" w:author="katie" w:date="2018-07-12T10:19:00Z">
              <w:rPr>
                <w:rStyle w:val="Hyperlink"/>
                <w:rFonts w:ascii="Open Sans" w:eastAsiaTheme="majorEastAsia" w:hAnsi="Open Sans" w:hint="eastAsia"/>
                <w:color w:val="235EBD"/>
                <w:sz w:val="20"/>
                <w:szCs w:val="20"/>
                <w:vertAlign w:val="superscript"/>
              </w:rPr>
            </w:rPrChange>
          </w:rPr>
          <w:t>67</w:t>
        </w:r>
        <w:r w:rsidRPr="009A799D">
          <w:rPr>
            <w:rFonts w:ascii="Roboto" w:eastAsiaTheme="minorHAnsi" w:hAnsi="Roboto"/>
            <w:sz w:val="16"/>
            <w:rPrChange w:id="848" w:author="katie" w:date="2018-07-12T10:19:00Z">
              <w:rPr>
                <w:rFonts w:ascii="Open Sans" w:hAnsi="Open Sans"/>
                <w:color w:val="333333"/>
                <w:sz w:val="20"/>
                <w:szCs w:val="20"/>
                <w:vertAlign w:val="superscript"/>
              </w:rPr>
            </w:rPrChange>
          </w:rPr>
          <w:fldChar w:fldCharType="end"/>
        </w:r>
        <w:r w:rsidRPr="009A799D">
          <w:rPr>
            <w:rFonts w:ascii="Roboto" w:eastAsiaTheme="minorHAnsi" w:hAnsi="Roboto"/>
            <w:sz w:val="16"/>
            <w:rPrChange w:id="849" w:author="katie" w:date="2018-07-12T10:19:00Z">
              <w:rPr>
                <w:rFonts w:ascii="Open Sans" w:hAnsi="Open Sans"/>
                <w:color w:val="333333"/>
              </w:rPr>
            </w:rPrChange>
          </w:rPr>
          <w:t xml:space="preserve"> </w:t>
        </w:r>
        <w:r w:rsidRPr="009A799D">
          <w:rPr>
            <w:rFonts w:ascii="Roboto" w:eastAsiaTheme="minorHAnsi" w:hAnsi="Roboto" w:hint="eastAsia"/>
            <w:sz w:val="16"/>
            <w:rPrChange w:id="850" w:author="katie" w:date="2018-07-12T10:19:00Z">
              <w:rPr>
                <w:rStyle w:val="searchword"/>
                <w:rFonts w:ascii="Open Sans" w:eastAsiaTheme="majorEastAsia" w:hAnsi="Open Sans" w:hint="eastAsia"/>
                <w:color w:val="333333"/>
                <w:shd w:val="clear" w:color="auto" w:fill="ADD8E6"/>
              </w:rPr>
            </w:rPrChange>
          </w:rPr>
          <w:t>India</w:t>
        </w:r>
        <w:r w:rsidRPr="009A799D">
          <w:rPr>
            <w:rFonts w:ascii="Roboto" w:eastAsiaTheme="minorHAnsi" w:hAnsi="Roboto"/>
            <w:sz w:val="16"/>
            <w:rPrChange w:id="851" w:author="katie" w:date="2018-07-12T10:19:00Z">
              <w:rPr>
                <w:rFonts w:ascii="Open Sans" w:hAnsi="Open Sans"/>
                <w:color w:val="333333"/>
              </w:rPr>
            </w:rPrChange>
          </w:rPr>
          <w:t xml:space="preserve"> itself has the 12th-largest immigr</w:t>
        </w:r>
        <w:r w:rsidRPr="009A799D">
          <w:rPr>
            <w:rFonts w:ascii="Roboto" w:hAnsi="Roboto"/>
            <w:color w:val="333333"/>
            <w:sz w:val="16"/>
            <w:rPrChange w:id="852" w:author="katie" w:date="2018-07-12T10:15:00Z">
              <w:rPr>
                <w:rFonts w:ascii="Open Sans" w:hAnsi="Open Sans"/>
                <w:color w:val="333333"/>
              </w:rPr>
            </w:rPrChange>
          </w:rPr>
          <w:t>ant population in the world.</w:t>
        </w:r>
        <w:r w:rsidRPr="009A799D">
          <w:rPr>
            <w:rFonts w:ascii="Roboto" w:hAnsi="Roboto"/>
            <w:color w:val="333333"/>
            <w:sz w:val="16"/>
            <w:szCs w:val="20"/>
            <w:vertAlign w:val="superscript"/>
            <w:rPrChange w:id="853" w:author="katie" w:date="2018-07-12T10:15:00Z">
              <w:rPr>
                <w:rFonts w:ascii="Open Sans" w:hAnsi="Open Sans"/>
                <w:color w:val="333333"/>
                <w:sz w:val="20"/>
                <w:szCs w:val="20"/>
                <w:vertAlign w:val="superscript"/>
              </w:rPr>
            </w:rPrChange>
          </w:rPr>
          <w:fldChar w:fldCharType="begin"/>
        </w:r>
        <w:r w:rsidRPr="009A799D">
          <w:rPr>
            <w:rFonts w:ascii="Roboto" w:hAnsi="Roboto"/>
            <w:color w:val="333333"/>
            <w:sz w:val="16"/>
            <w:szCs w:val="20"/>
            <w:vertAlign w:val="superscript"/>
            <w:rPrChange w:id="854" w:author="katie" w:date="2018-07-12T10:15:00Z">
              <w:rPr>
                <w:rFonts w:ascii="Open Sans" w:hAnsi="Open Sans"/>
                <w:color w:val="333333"/>
                <w:sz w:val="20"/>
                <w:szCs w:val="20"/>
                <w:vertAlign w:val="superscript"/>
              </w:rPr>
            </w:rPrChange>
          </w:rPr>
          <w:instrText xml:space="preserve"> HYPERLINK "https://www.americanprogress.org/issues/security/reports/2018/01/14/444786/united-states-india-forging-indispensable-democratic-partnership/" \l "fn-444786-68" </w:instrText>
        </w:r>
        <w:r w:rsidRPr="009A799D">
          <w:rPr>
            <w:rFonts w:ascii="Roboto" w:hAnsi="Roboto"/>
            <w:color w:val="333333"/>
            <w:sz w:val="16"/>
            <w:szCs w:val="20"/>
            <w:vertAlign w:val="superscript"/>
            <w:rPrChange w:id="855" w:author="katie" w:date="2018-07-12T10:15:00Z">
              <w:rPr>
                <w:rFonts w:ascii="Open Sans" w:hAnsi="Open Sans"/>
                <w:color w:val="333333"/>
                <w:sz w:val="20"/>
                <w:szCs w:val="20"/>
                <w:vertAlign w:val="superscript"/>
              </w:rPr>
            </w:rPrChange>
          </w:rPr>
          <w:fldChar w:fldCharType="separate"/>
        </w:r>
        <w:r w:rsidRPr="009A799D">
          <w:rPr>
            <w:rStyle w:val="Hyperlink"/>
            <w:rFonts w:ascii="Roboto" w:eastAsiaTheme="majorEastAsia" w:hAnsi="Roboto" w:hint="eastAsia"/>
            <w:color w:val="235EBD"/>
            <w:sz w:val="16"/>
            <w:szCs w:val="20"/>
            <w:vertAlign w:val="superscript"/>
            <w:rPrChange w:id="856" w:author="katie" w:date="2018-07-12T10:15:00Z">
              <w:rPr>
                <w:rStyle w:val="Hyperlink"/>
                <w:rFonts w:ascii="Open Sans" w:eastAsiaTheme="majorEastAsia" w:hAnsi="Open Sans" w:hint="eastAsia"/>
                <w:color w:val="235EBD"/>
                <w:sz w:val="20"/>
                <w:szCs w:val="20"/>
                <w:vertAlign w:val="superscript"/>
              </w:rPr>
            </w:rPrChange>
          </w:rPr>
          <w:t>68</w:t>
        </w:r>
        <w:r w:rsidRPr="009A799D">
          <w:rPr>
            <w:rFonts w:ascii="Roboto" w:hAnsi="Roboto"/>
            <w:color w:val="333333"/>
            <w:sz w:val="16"/>
            <w:szCs w:val="20"/>
            <w:vertAlign w:val="superscript"/>
            <w:rPrChange w:id="857" w:author="katie" w:date="2018-07-12T10:15:00Z">
              <w:rPr>
                <w:rFonts w:ascii="Open Sans" w:hAnsi="Open Sans"/>
                <w:color w:val="333333"/>
                <w:sz w:val="20"/>
                <w:szCs w:val="20"/>
                <w:vertAlign w:val="superscript"/>
              </w:rPr>
            </w:rPrChange>
          </w:rPr>
          <w:fldChar w:fldCharType="end"/>
        </w:r>
        <w:r w:rsidRPr="009A799D">
          <w:rPr>
            <w:rFonts w:ascii="Roboto" w:hAnsi="Roboto"/>
            <w:color w:val="333333"/>
            <w:sz w:val="16"/>
            <w:rPrChange w:id="858" w:author="katie" w:date="2018-07-12T10:15:00Z">
              <w:rPr>
                <w:rFonts w:ascii="Open Sans" w:hAnsi="Open Sans"/>
                <w:color w:val="333333"/>
              </w:rPr>
            </w:rPrChange>
          </w:rPr>
          <w:t xml:space="preserve"> </w:t>
        </w:r>
        <w:r w:rsidRPr="009A799D">
          <w:rPr>
            <w:rStyle w:val="StyleUnderline"/>
            <w:rFonts w:ascii="Roboto" w:eastAsiaTheme="majorEastAsia" w:hAnsi="Roboto" w:hint="eastAsia"/>
            <w:rPrChange w:id="859" w:author="katie" w:date="2018-07-12T10:18:00Z">
              <w:rPr>
                <w:rStyle w:val="searchword"/>
                <w:rFonts w:ascii="Open Sans" w:eastAsiaTheme="majorEastAsia" w:hAnsi="Open Sans" w:hint="eastAsia"/>
                <w:color w:val="333333"/>
                <w:shd w:val="clear" w:color="auto" w:fill="ADD8E6"/>
              </w:rPr>
            </w:rPrChange>
          </w:rPr>
          <w:t>India</w:t>
        </w:r>
        <w:r w:rsidRPr="009A799D">
          <w:rPr>
            <w:rStyle w:val="StyleUnderline"/>
            <w:rFonts w:ascii="Roboto" w:hAnsi="Roboto"/>
            <w:rPrChange w:id="860" w:author="katie" w:date="2018-07-12T10:18:00Z">
              <w:rPr>
                <w:rFonts w:ascii="Open Sans" w:hAnsi="Open Sans"/>
                <w:color w:val="333333"/>
              </w:rPr>
            </w:rPrChange>
          </w:rPr>
          <w:t xml:space="preserve">ns </w:t>
        </w:r>
        <w:r w:rsidRPr="009A799D">
          <w:rPr>
            <w:rStyle w:val="StyleUnderline"/>
            <w:rFonts w:ascii="Roboto" w:eastAsiaTheme="majorEastAsia" w:hAnsi="Roboto" w:hint="eastAsia"/>
            <w:rPrChange w:id="861" w:author="katie" w:date="2018-07-12T10:18:00Z">
              <w:rPr>
                <w:rStyle w:val="searchword"/>
                <w:rFonts w:ascii="Open Sans" w:eastAsiaTheme="majorEastAsia" w:hAnsi="Open Sans" w:hint="eastAsia"/>
                <w:color w:val="333333"/>
                <w:shd w:val="clear" w:color="auto" w:fill="ADD8E6"/>
              </w:rPr>
            </w:rPrChange>
          </w:rPr>
          <w:t>and</w:t>
        </w:r>
        <w:r w:rsidRPr="009A799D">
          <w:rPr>
            <w:rStyle w:val="StyleUnderline"/>
            <w:rFonts w:ascii="Roboto" w:hAnsi="Roboto"/>
            <w:rPrChange w:id="862" w:author="katie" w:date="2018-07-12T10:18:00Z">
              <w:rPr>
                <w:rFonts w:ascii="Open Sans" w:hAnsi="Open Sans"/>
                <w:color w:val="333333"/>
              </w:rPr>
            </w:rPrChange>
          </w:rPr>
          <w:t xml:space="preserve"> </w:t>
        </w:r>
        <w:r w:rsidRPr="009A799D">
          <w:rPr>
            <w:rStyle w:val="StyleUnderline"/>
            <w:rFonts w:ascii="Roboto" w:eastAsiaTheme="majorEastAsia" w:hAnsi="Roboto" w:hint="eastAsia"/>
            <w:rPrChange w:id="863" w:author="katie" w:date="2018-07-12T10:18:00Z">
              <w:rPr>
                <w:rStyle w:val="searchword"/>
                <w:rFonts w:ascii="Open Sans" w:eastAsiaTheme="majorEastAsia" w:hAnsi="Open Sans" w:hint="eastAsia"/>
                <w:color w:val="333333"/>
                <w:shd w:val="clear" w:color="auto" w:fill="ADD8E6"/>
              </w:rPr>
            </w:rPrChange>
          </w:rPr>
          <w:t>India</w:t>
        </w:r>
        <w:r w:rsidRPr="009A799D">
          <w:rPr>
            <w:rStyle w:val="StyleUnderline"/>
            <w:rFonts w:ascii="Roboto" w:hAnsi="Roboto"/>
            <w:rPrChange w:id="864" w:author="katie" w:date="2018-07-12T10:18:00Z">
              <w:rPr>
                <w:rFonts w:ascii="Open Sans" w:hAnsi="Open Sans"/>
                <w:color w:val="333333"/>
              </w:rPr>
            </w:rPrChange>
          </w:rPr>
          <w:t xml:space="preserve">n Americans have made invaluable contributions to America </w:t>
        </w:r>
        <w:r w:rsidRPr="009A799D">
          <w:rPr>
            <w:rStyle w:val="StyleUnderline"/>
            <w:rFonts w:ascii="Roboto" w:eastAsiaTheme="majorEastAsia" w:hAnsi="Roboto" w:hint="eastAsia"/>
            <w:rPrChange w:id="865" w:author="katie" w:date="2018-07-12T10:18:00Z">
              <w:rPr>
                <w:rStyle w:val="searchword"/>
                <w:rFonts w:ascii="Open Sans" w:eastAsiaTheme="majorEastAsia" w:hAnsi="Open Sans" w:hint="eastAsia"/>
                <w:color w:val="333333"/>
                <w:shd w:val="clear" w:color="auto" w:fill="ADD8E6"/>
              </w:rPr>
            </w:rPrChange>
          </w:rPr>
          <w:t>and</w:t>
        </w:r>
        <w:r w:rsidRPr="009A799D">
          <w:rPr>
            <w:rStyle w:val="StyleUnderline"/>
            <w:rFonts w:ascii="Roboto" w:hAnsi="Roboto"/>
            <w:rPrChange w:id="866" w:author="katie" w:date="2018-07-12T10:18:00Z">
              <w:rPr>
                <w:rFonts w:ascii="Open Sans" w:hAnsi="Open Sans"/>
                <w:color w:val="333333"/>
              </w:rPr>
            </w:rPrChange>
          </w:rPr>
          <w:t xml:space="preserve"> the American economy, </w:t>
        </w:r>
        <w:r w:rsidRPr="009A799D">
          <w:rPr>
            <w:rStyle w:val="StyleUnderline"/>
            <w:rFonts w:ascii="Roboto" w:eastAsiaTheme="majorEastAsia" w:hAnsi="Roboto" w:hint="eastAsia"/>
            <w:rPrChange w:id="867" w:author="katie" w:date="2018-07-12T10:18:00Z">
              <w:rPr>
                <w:rStyle w:val="searchword"/>
                <w:rFonts w:ascii="Open Sans" w:eastAsiaTheme="majorEastAsia" w:hAnsi="Open Sans" w:hint="eastAsia"/>
                <w:color w:val="333333"/>
                <w:shd w:val="clear" w:color="auto" w:fill="ADD8E6"/>
              </w:rPr>
            </w:rPrChange>
          </w:rPr>
          <w:t>and</w:t>
        </w:r>
        <w:r w:rsidRPr="009A799D">
          <w:rPr>
            <w:rStyle w:val="StyleUnderline"/>
            <w:rFonts w:ascii="Roboto" w:hAnsi="Roboto"/>
            <w:rPrChange w:id="868" w:author="katie" w:date="2018-07-12T10:18:00Z">
              <w:rPr>
                <w:rFonts w:ascii="Open Sans" w:hAnsi="Open Sans"/>
                <w:color w:val="333333"/>
              </w:rPr>
            </w:rPrChange>
          </w:rPr>
          <w:t xml:space="preserve"> with the ties between families </w:t>
        </w:r>
        <w:r w:rsidRPr="009A799D">
          <w:rPr>
            <w:rStyle w:val="StyleUnderline"/>
            <w:rFonts w:ascii="Roboto" w:eastAsiaTheme="majorEastAsia" w:hAnsi="Roboto" w:hint="eastAsia"/>
            <w:rPrChange w:id="869" w:author="katie" w:date="2018-07-12T10:18:00Z">
              <w:rPr>
                <w:rStyle w:val="searchword"/>
                <w:rFonts w:ascii="Open Sans" w:eastAsiaTheme="majorEastAsia" w:hAnsi="Open Sans" w:hint="eastAsia"/>
                <w:color w:val="333333"/>
                <w:shd w:val="clear" w:color="auto" w:fill="ADD8E6"/>
              </w:rPr>
            </w:rPrChange>
          </w:rPr>
          <w:t>and</w:t>
        </w:r>
        <w:r w:rsidRPr="009A799D">
          <w:rPr>
            <w:rStyle w:val="StyleUnderline"/>
            <w:rFonts w:ascii="Roboto" w:hAnsi="Roboto"/>
            <w:rPrChange w:id="870" w:author="katie" w:date="2018-07-12T10:18:00Z">
              <w:rPr>
                <w:rFonts w:ascii="Open Sans" w:hAnsi="Open Sans"/>
                <w:color w:val="333333"/>
              </w:rPr>
            </w:rPrChange>
          </w:rPr>
          <w:t xml:space="preserve"> peoples of the two countries running so deep, an open, transparent, </w:t>
        </w:r>
        <w:r w:rsidRPr="009A799D">
          <w:rPr>
            <w:rStyle w:val="StyleUnderline"/>
            <w:rFonts w:ascii="Roboto" w:eastAsiaTheme="majorEastAsia" w:hAnsi="Roboto" w:hint="eastAsia"/>
            <w:rPrChange w:id="871" w:author="katie" w:date="2018-07-12T10:18:00Z">
              <w:rPr>
                <w:rStyle w:val="searchword"/>
                <w:rFonts w:ascii="Open Sans" w:eastAsiaTheme="majorEastAsia" w:hAnsi="Open Sans" w:hint="eastAsia"/>
                <w:color w:val="333333"/>
                <w:shd w:val="clear" w:color="auto" w:fill="ADD8E6"/>
              </w:rPr>
            </w:rPrChange>
          </w:rPr>
          <w:t>and</w:t>
        </w:r>
        <w:r w:rsidRPr="009A799D">
          <w:rPr>
            <w:rStyle w:val="StyleUnderline"/>
            <w:rFonts w:ascii="Roboto" w:hAnsi="Roboto"/>
            <w:rPrChange w:id="872" w:author="katie" w:date="2018-07-12T10:18:00Z">
              <w:rPr>
                <w:rFonts w:ascii="Open Sans" w:hAnsi="Open Sans"/>
                <w:color w:val="333333"/>
              </w:rPr>
            </w:rPrChange>
          </w:rPr>
          <w:t xml:space="preserve"> fair </w:t>
        </w:r>
        <w:r w:rsidRPr="009A799D">
          <w:rPr>
            <w:rStyle w:val="StyleUnderline"/>
            <w:rFonts w:ascii="Roboto" w:eastAsiaTheme="majorEastAsia" w:hAnsi="Roboto" w:hint="eastAsia"/>
            <w:rPrChange w:id="873" w:author="katie" w:date="2018-07-12T10:18:00Z">
              <w:rPr>
                <w:rStyle w:val="searchword"/>
                <w:rFonts w:ascii="Open Sans" w:eastAsiaTheme="majorEastAsia" w:hAnsi="Open Sans" w:hint="eastAsia"/>
                <w:color w:val="333333"/>
                <w:shd w:val="clear" w:color="auto" w:fill="ADD8E6"/>
              </w:rPr>
            </w:rPrChange>
          </w:rPr>
          <w:t>immigration</w:t>
        </w:r>
        <w:r w:rsidRPr="009A799D">
          <w:rPr>
            <w:rStyle w:val="StyleUnderline"/>
            <w:rFonts w:ascii="Roboto" w:hAnsi="Roboto"/>
            <w:rPrChange w:id="874" w:author="katie" w:date="2018-07-12T10:18:00Z">
              <w:rPr>
                <w:rFonts w:ascii="Open Sans" w:hAnsi="Open Sans"/>
                <w:color w:val="333333"/>
              </w:rPr>
            </w:rPrChange>
          </w:rPr>
          <w:t xml:space="preserve"> system is not only a necessity for the American economy, but also for the strength of the U.S.-</w:t>
        </w:r>
        <w:r w:rsidRPr="009A799D">
          <w:rPr>
            <w:rStyle w:val="StyleUnderline"/>
            <w:rFonts w:ascii="Roboto" w:eastAsiaTheme="majorEastAsia" w:hAnsi="Roboto" w:hint="eastAsia"/>
            <w:rPrChange w:id="875" w:author="katie" w:date="2018-07-12T10:18:00Z">
              <w:rPr>
                <w:rStyle w:val="searchword"/>
                <w:rFonts w:ascii="Open Sans" w:eastAsiaTheme="majorEastAsia" w:hAnsi="Open Sans" w:hint="eastAsia"/>
                <w:color w:val="333333"/>
                <w:shd w:val="clear" w:color="auto" w:fill="ADD8E6"/>
              </w:rPr>
            </w:rPrChange>
          </w:rPr>
          <w:t>India</w:t>
        </w:r>
        <w:r w:rsidRPr="009A799D">
          <w:rPr>
            <w:rStyle w:val="StyleUnderline"/>
            <w:rFonts w:ascii="Roboto" w:hAnsi="Roboto" w:hint="eastAsia"/>
            <w:rPrChange w:id="876" w:author="katie" w:date="2018-07-12T10:18:00Z">
              <w:rPr>
                <w:rFonts w:ascii="Open Sans" w:hAnsi="Open Sans" w:hint="eastAsia"/>
                <w:color w:val="333333"/>
              </w:rPr>
            </w:rPrChange>
          </w:rPr>
          <w:t> </w:t>
        </w:r>
        <w:r w:rsidRPr="009A799D">
          <w:rPr>
            <w:rStyle w:val="StyleUnderline"/>
            <w:rFonts w:ascii="Roboto" w:hAnsi="Roboto"/>
            <w:rPrChange w:id="877" w:author="katie" w:date="2018-07-12T10:18:00Z">
              <w:rPr>
                <w:rFonts w:ascii="Open Sans" w:hAnsi="Open Sans"/>
                <w:color w:val="333333"/>
              </w:rPr>
            </w:rPrChange>
          </w:rPr>
          <w:t>partnership.</w:t>
        </w:r>
      </w:ins>
    </w:p>
    <w:p w:rsidR="00C951E9" w:rsidRPr="009A799D" w:rsidRDefault="00C951E9">
      <w:pPr>
        <w:pStyle w:val="Heading4"/>
        <w:rPr>
          <w:ins w:id="878" w:author="katie" w:date="2018-07-14T09:46:00Z"/>
          <w:rFonts w:ascii="Roboto" w:hAnsi="Roboto"/>
          <w:rPrChange w:id="879" w:author="katie" w:date="2018-07-14T09:47:00Z">
            <w:rPr>
              <w:ins w:id="880" w:author="katie" w:date="2018-07-14T09:46:00Z"/>
              <w:rStyle w:val="StyleUnderline"/>
            </w:rPr>
          </w:rPrChange>
        </w:rPr>
        <w:pPrChange w:id="881" w:author="katie" w:date="2018-07-14T09:47:00Z">
          <w:pPr>
            <w:pStyle w:val="counter-paragraph"/>
            <w:shd w:val="clear" w:color="auto" w:fill="FFFFFF"/>
          </w:pPr>
        </w:pPrChange>
      </w:pPr>
      <w:ins w:id="882" w:author="katie" w:date="2018-07-14T09:47:00Z">
        <w:r w:rsidRPr="009A799D">
          <w:rPr>
            <w:rFonts w:ascii="Roboto" w:hAnsi="Roboto"/>
            <w:rPrChange w:id="883" w:author="katie" w:date="2018-07-14T09:47:00Z">
              <w:rPr>
                <w:rStyle w:val="StyleUnderline"/>
              </w:rPr>
            </w:rPrChange>
          </w:rPr>
          <w:t>Restrictive immigration policies are a sticking point for US and India</w:t>
        </w:r>
      </w:ins>
    </w:p>
    <w:p w:rsidR="00C951E9" w:rsidRPr="009A799D" w:rsidRDefault="00C951E9">
      <w:pPr>
        <w:rPr>
          <w:ins w:id="884" w:author="katie" w:date="2018-07-14T09:46:00Z"/>
          <w:rFonts w:ascii="Roboto" w:hAnsi="Roboto" w:cs="Calibri"/>
          <w:rPrChange w:id="885" w:author="katie" w:date="2018-07-14T09:47:00Z">
            <w:rPr>
              <w:ins w:id="886" w:author="katie" w:date="2018-07-14T09:46:00Z"/>
              <w:rStyle w:val="StyleUnderline"/>
              <w:rFonts w:ascii="Calibri" w:eastAsiaTheme="majorEastAsia" w:hAnsi="Calibri" w:cstheme="majorBidi"/>
              <w:b/>
              <w:iCs/>
              <w:szCs w:val="22"/>
            </w:rPr>
          </w:rPrChange>
        </w:rPr>
        <w:pPrChange w:id="887" w:author="katie" w:date="2018-07-14T09:47:00Z">
          <w:pPr>
            <w:pStyle w:val="counter-paragraph"/>
            <w:shd w:val="clear" w:color="auto" w:fill="FFFFFF"/>
          </w:pPr>
        </w:pPrChange>
      </w:pPr>
      <w:ins w:id="888" w:author="katie" w:date="2018-07-14T09:47:00Z">
        <w:r w:rsidRPr="009A799D">
          <w:rPr>
            <w:rFonts w:ascii="Roboto" w:hAnsi="Roboto" w:cs="Calibri"/>
            <w:rPrChange w:id="889" w:author="katie" w:date="2018-07-14T09:47:00Z">
              <w:rPr>
                <w:rStyle w:val="StyleUnderline"/>
              </w:rPr>
            </w:rPrChange>
          </w:rPr>
          <w:t xml:space="preserve">Neil G. </w:t>
        </w:r>
        <w:r w:rsidRPr="009A799D">
          <w:rPr>
            <w:rStyle w:val="Style13ptBold"/>
            <w:rFonts w:ascii="Roboto" w:hAnsi="Roboto" w:cs="Calibri"/>
            <w:rPrChange w:id="890" w:author="katie" w:date="2018-07-14T09:47:00Z">
              <w:rPr>
                <w:rStyle w:val="StyleUnderline"/>
              </w:rPr>
            </w:rPrChange>
          </w:rPr>
          <w:t>Ruiz</w:t>
        </w:r>
        <w:r w:rsidRPr="009A799D">
          <w:rPr>
            <w:rFonts w:ascii="Roboto" w:hAnsi="Roboto" w:cs="Calibri"/>
            <w:rPrChange w:id="891" w:author="katie" w:date="2018-07-14T09:47:00Z">
              <w:rPr>
                <w:rStyle w:val="StyleUnderline"/>
              </w:rPr>
            </w:rPrChange>
          </w:rPr>
          <w:t>, 9-23-</w:t>
        </w:r>
        <w:r w:rsidRPr="009A799D">
          <w:rPr>
            <w:rStyle w:val="Style13ptBold"/>
            <w:rFonts w:ascii="Roboto" w:hAnsi="Roboto" w:cs="Calibri"/>
            <w:rPrChange w:id="892" w:author="katie" w:date="2018-07-14T09:47:00Z">
              <w:rPr>
                <w:rStyle w:val="StyleUnderline"/>
              </w:rPr>
            </w:rPrChange>
          </w:rPr>
          <w:t>2014,</w:t>
        </w:r>
        <w:r w:rsidRPr="009A799D">
          <w:rPr>
            <w:rFonts w:ascii="Roboto" w:hAnsi="Roboto" w:cs="Calibri"/>
            <w:rPrChange w:id="893" w:author="katie" w:date="2018-07-14T09:47:00Z">
              <w:rPr>
                <w:rStyle w:val="StyleUnderline"/>
              </w:rPr>
            </w:rPrChange>
          </w:rPr>
          <w:t xml:space="preserve"> "Moving Beyond the Immigration Sticking Point in the India-U.S. Relationship," Brookings, https://www.brookings.edu/opinions/moving-beyond-the-immigration-sticking-point-in-the-india-u-s-relationship/</w:t>
        </w:r>
      </w:ins>
    </w:p>
    <w:p w:rsidR="00A52803" w:rsidRPr="009A799D" w:rsidRDefault="00C951E9" w:rsidP="004F6BFC">
      <w:pPr>
        <w:pStyle w:val="NormalWeb"/>
        <w:shd w:val="clear" w:color="auto" w:fill="FAFAFA"/>
        <w:spacing w:before="0" w:beforeAutospacing="0" w:after="480" w:afterAutospacing="0"/>
        <w:textAlignment w:val="baseline"/>
        <w:rPr>
          <w:rFonts w:ascii="Roboto" w:hAnsi="Roboto" w:cs="Times"/>
          <w:color w:val="101010"/>
          <w:sz w:val="16"/>
          <w:szCs w:val="27"/>
        </w:rPr>
      </w:pPr>
      <w:ins w:id="894" w:author="katie" w:date="2018-07-14T09:43:00Z">
        <w:r w:rsidRPr="009A799D">
          <w:rPr>
            <w:rStyle w:val="StyleUnderline"/>
            <w:rFonts w:eastAsia="Times New Roman" w:cs="Times New Roman" w:hint="eastAsia"/>
            <w:b/>
            <w:szCs w:val="24"/>
            <w:rPrChange w:id="895" w:author="katie" w:date="2018-07-14T09:48:00Z">
              <w:rPr>
                <w:rFonts w:ascii="Roboto" w:eastAsiaTheme="majorEastAsia" w:hAnsi="Roboto" w:cs="Times" w:hint="eastAsia"/>
                <w:b/>
                <w:color w:val="101010"/>
                <w:sz w:val="27"/>
                <w:szCs w:val="27"/>
                <w:u w:val="double"/>
              </w:rPr>
            </w:rPrChange>
          </w:rPr>
          <w:t>Indian immigrants</w:t>
        </w:r>
        <w:r w:rsidRPr="009A799D">
          <w:rPr>
            <w:rFonts w:ascii="Roboto" w:hAnsi="Roboto" w:cs="Times"/>
            <w:color w:val="101010"/>
            <w:sz w:val="16"/>
            <w:szCs w:val="27"/>
          </w:rPr>
          <w:t xml:space="preserve"> are the third-largest immigrant group in the United States. In 2012, they </w:t>
        </w:r>
        <w:r w:rsidRPr="009A799D">
          <w:rPr>
            <w:rStyle w:val="StyleUnderline"/>
            <w:rFonts w:eastAsia="Times New Roman" w:cs="Times New Roman" w:hint="eastAsia"/>
            <w:b/>
            <w:szCs w:val="24"/>
            <w:rPrChange w:id="896" w:author="katie" w:date="2018-07-14T09:48:00Z">
              <w:rPr>
                <w:rFonts w:ascii="Roboto" w:eastAsiaTheme="majorEastAsia" w:hAnsi="Roboto" w:cs="Times" w:hint="eastAsia"/>
                <w:b/>
                <w:color w:val="101010"/>
                <w:sz w:val="27"/>
                <w:szCs w:val="27"/>
                <w:u w:val="double"/>
              </w:rPr>
            </w:rPrChange>
          </w:rPr>
          <w:t>made up the largest proportion (64 percent) of temporary immigrants entering the U.S. on an H-1B visa for highly specialized workers</w:t>
        </w:r>
        <w:r w:rsidRPr="009A799D">
          <w:rPr>
            <w:rFonts w:ascii="Roboto" w:hAnsi="Roboto" w:cs="Times"/>
            <w:color w:val="101010"/>
            <w:sz w:val="16"/>
            <w:szCs w:val="27"/>
          </w:rPr>
          <w:t xml:space="preserve">. Indians also represent the second </w:t>
        </w:r>
        <w:r w:rsidRPr="009A799D">
          <w:rPr>
            <w:rStyle w:val="StyleUnderline"/>
            <w:rFonts w:eastAsia="Times New Roman" w:cs="Times New Roman" w:hint="eastAsia"/>
            <w:b/>
            <w:szCs w:val="24"/>
            <w:rPrChange w:id="897" w:author="katie" w:date="2018-07-14T09:48:00Z">
              <w:rPr>
                <w:rFonts w:ascii="Roboto" w:eastAsiaTheme="majorEastAsia" w:hAnsi="Roboto" w:cs="Times" w:hint="eastAsia"/>
                <w:b/>
                <w:color w:val="101010"/>
                <w:sz w:val="27"/>
                <w:szCs w:val="27"/>
                <w:u w:val="double"/>
              </w:rPr>
            </w:rPrChange>
          </w:rPr>
          <w:t>largest share (15 percent) of all foreign students studying in the U.S. on an F-1 visa.</w:t>
        </w:r>
        <w:r w:rsidRPr="009A799D">
          <w:rPr>
            <w:rFonts w:ascii="Roboto" w:hAnsi="Roboto" w:cs="Times"/>
            <w:color w:val="101010"/>
            <w:sz w:val="16"/>
            <w:szCs w:val="27"/>
          </w:rPr>
          <w:t xml:space="preserve"> The large majority of Indian H-1B and F-1 visa holders either work in a science, technology, engineering, and mathematics (STEM) occupation or are pursuing a degree in the STEM fields (75 percent of all Indian students in U.S. higher education).</w:t>
        </w:r>
      </w:ins>
      <w:ins w:id="898" w:author="katie" w:date="2018-07-14T09:46:00Z">
        <w:r w:rsidRPr="009A799D">
          <w:rPr>
            <w:rFonts w:ascii="Roboto" w:hAnsi="Roboto" w:cs="Times"/>
            <w:color w:val="101010"/>
            <w:sz w:val="16"/>
            <w:szCs w:val="27"/>
          </w:rPr>
          <w:t xml:space="preserve"> </w:t>
        </w:r>
      </w:ins>
      <w:ins w:id="899" w:author="katie" w:date="2018-07-14T09:43:00Z">
        <w:r w:rsidRPr="009A799D">
          <w:rPr>
            <w:rFonts w:ascii="Roboto" w:hAnsi="Roboto" w:cs="Times"/>
            <w:color w:val="101010"/>
            <w:sz w:val="16"/>
            <w:szCs w:val="27"/>
          </w:rPr>
          <w:t xml:space="preserve">Over the last couple of years, </w:t>
        </w:r>
        <w:r w:rsidRPr="009A799D">
          <w:rPr>
            <w:rStyle w:val="StyleUnderline"/>
            <w:rFonts w:eastAsia="Times New Roman" w:cs="Times New Roman" w:hint="eastAsia"/>
            <w:b/>
            <w:szCs w:val="24"/>
            <w:rPrChange w:id="900" w:author="katie" w:date="2018-07-14T09:49:00Z">
              <w:rPr>
                <w:rFonts w:ascii="Roboto" w:eastAsiaTheme="majorEastAsia" w:hAnsi="Roboto" w:cs="Times" w:hint="eastAsia"/>
                <w:b/>
                <w:color w:val="101010"/>
                <w:sz w:val="27"/>
                <w:szCs w:val="27"/>
                <w:u w:val="double"/>
              </w:rPr>
            </w:rPrChange>
          </w:rPr>
          <w:t>U.S. immigration policy towards India has been both controversial and uncertain, motivated on two fronts</w:t>
        </w:r>
        <w:r w:rsidRPr="009A799D">
          <w:rPr>
            <w:rFonts w:ascii="Roboto" w:hAnsi="Roboto" w:cs="Times"/>
            <w:color w:val="101010"/>
            <w:sz w:val="16"/>
            <w:szCs w:val="27"/>
          </w:rPr>
          <w:t>.</w:t>
        </w:r>
      </w:ins>
      <w:ins w:id="901" w:author="katie" w:date="2018-07-14T09:46:00Z">
        <w:r w:rsidRPr="009A799D">
          <w:rPr>
            <w:rFonts w:ascii="Roboto" w:hAnsi="Roboto" w:cs="Times"/>
            <w:color w:val="101010"/>
            <w:sz w:val="16"/>
            <w:szCs w:val="27"/>
          </w:rPr>
          <w:t xml:space="preserve"> </w:t>
        </w:r>
      </w:ins>
      <w:ins w:id="902" w:author="katie" w:date="2018-07-14T09:43:00Z">
        <w:r w:rsidRPr="009A799D">
          <w:rPr>
            <w:rFonts w:ascii="Roboto" w:hAnsi="Roboto" w:cs="Times"/>
            <w:color w:val="101010"/>
            <w:sz w:val="16"/>
            <w:szCs w:val="27"/>
          </w:rPr>
          <w:t xml:space="preserve">First, </w:t>
        </w:r>
        <w:r w:rsidRPr="009A799D">
          <w:rPr>
            <w:rStyle w:val="StyleUnderline"/>
            <w:rFonts w:eastAsia="Times New Roman" w:cs="Times New Roman" w:hint="eastAsia"/>
            <w:b/>
            <w:szCs w:val="24"/>
            <w:rPrChange w:id="903" w:author="katie" w:date="2018-07-14T09:49:00Z">
              <w:rPr>
                <w:rFonts w:ascii="Roboto" w:eastAsiaTheme="majorEastAsia" w:hAnsi="Roboto" w:cs="Times" w:hint="eastAsia"/>
                <w:b/>
                <w:color w:val="101010"/>
                <w:sz w:val="27"/>
                <w:szCs w:val="27"/>
                <w:u w:val="double"/>
              </w:rPr>
            </w:rPrChange>
          </w:rPr>
          <w:t>protectionists in the U.S. claim that there is no shortage of STEM workers in U.S. labor markets, accusing Indian-headquartered information technology (IT) and outsourcing companies of using the H-1B and the L-1 intercompany transfer visa to import cheap labor into the United States. This led to the U.S. Senate passing a comprehensive immigration bill in 2013 that would essentially ban companies that employ between 50 to 75 percent of their U.S. workforce on H-1B or L-1 visas</w:t>
        </w:r>
        <w:r w:rsidRPr="009A799D">
          <w:rPr>
            <w:rStyle w:val="StyleUnderline"/>
            <w:rFonts w:eastAsia="Times New Roman" w:cs="Times New Roman" w:hint="eastAsia"/>
            <w:b/>
            <w:szCs w:val="24"/>
            <w:rPrChange w:id="904" w:author="katie" w:date="2018-07-14T09:49:00Z">
              <w:rPr>
                <w:rFonts w:ascii="Roboto" w:eastAsiaTheme="majorEastAsia" w:hAnsi="Roboto" w:cs="Times" w:hint="eastAsia"/>
                <w:b/>
                <w:color w:val="101010"/>
                <w:sz w:val="27"/>
                <w:szCs w:val="27"/>
                <w:u w:val="double"/>
              </w:rPr>
            </w:rPrChange>
          </w:rPr>
          <w:t>—</w:t>
        </w:r>
        <w:r w:rsidRPr="009A799D">
          <w:rPr>
            <w:rStyle w:val="StyleUnderline"/>
            <w:rFonts w:eastAsia="Times New Roman" w:cs="Times New Roman" w:hint="eastAsia"/>
            <w:b/>
            <w:szCs w:val="24"/>
            <w:rPrChange w:id="905" w:author="katie" w:date="2018-07-14T09:49:00Z">
              <w:rPr>
                <w:rFonts w:ascii="Roboto" w:eastAsiaTheme="majorEastAsia" w:hAnsi="Roboto" w:cs="Times" w:hint="eastAsia"/>
                <w:b/>
                <w:color w:val="101010"/>
                <w:sz w:val="27"/>
                <w:szCs w:val="27"/>
                <w:u w:val="double"/>
              </w:rPr>
            </w:rPrChange>
          </w:rPr>
          <w:t>which would include all Indian IT companies</w:t>
        </w:r>
        <w:r w:rsidRPr="009A799D">
          <w:rPr>
            <w:rFonts w:ascii="Roboto" w:hAnsi="Roboto" w:cs="Times"/>
            <w:color w:val="101010"/>
            <w:sz w:val="16"/>
            <w:szCs w:val="27"/>
          </w:rPr>
          <w:t xml:space="preserve">. Companies that are popular for providing services to U.S. firms, such as Infosys, Tata Consultancy Services, and Wipro, also have a large business of “insourcing” jobs into the United States. </w:t>
        </w:r>
        <w:r w:rsidRPr="009A799D">
          <w:rPr>
            <w:rStyle w:val="StyleUnderline"/>
            <w:rFonts w:eastAsia="Times New Roman" w:cs="Times New Roman" w:hint="eastAsia"/>
            <w:b/>
            <w:szCs w:val="24"/>
            <w:rPrChange w:id="906" w:author="katie" w:date="2018-07-14T09:51:00Z">
              <w:rPr>
                <w:rFonts w:ascii="Roboto" w:eastAsiaTheme="majorEastAsia" w:hAnsi="Roboto" w:cs="Times" w:hint="eastAsia"/>
                <w:b/>
                <w:color w:val="101010"/>
                <w:sz w:val="27"/>
                <w:szCs w:val="27"/>
                <w:u w:val="double"/>
              </w:rPr>
            </w:rPrChange>
          </w:rPr>
          <w:t>Their U.S. business model relies on hiring workers (who are mostly on H-1B or L-1 visas) to provide technology-related services to American companies. India</w:t>
        </w:r>
        <w:r w:rsidRPr="009A799D">
          <w:rPr>
            <w:rStyle w:val="StyleUnderline"/>
            <w:rFonts w:eastAsia="Times New Roman" w:cs="Times New Roman" w:hint="eastAsia"/>
            <w:b/>
            <w:szCs w:val="24"/>
            <w:rPrChange w:id="907" w:author="katie" w:date="2018-07-14T09:51:00Z">
              <w:rPr>
                <w:rFonts w:ascii="Roboto" w:eastAsiaTheme="majorEastAsia" w:hAnsi="Roboto" w:cs="Times" w:hint="eastAsia"/>
                <w:b/>
                <w:color w:val="101010"/>
                <w:sz w:val="27"/>
                <w:szCs w:val="27"/>
                <w:u w:val="double"/>
              </w:rPr>
            </w:rPrChange>
          </w:rPr>
          <w:t>’</w:t>
        </w:r>
        <w:r w:rsidRPr="009A799D">
          <w:rPr>
            <w:rStyle w:val="StyleUnderline"/>
            <w:rFonts w:eastAsia="Times New Roman" w:cs="Times New Roman" w:hint="eastAsia"/>
            <w:b/>
            <w:szCs w:val="24"/>
            <w:rPrChange w:id="908" w:author="katie" w:date="2018-07-14T09:51:00Z">
              <w:rPr>
                <w:rFonts w:ascii="Roboto" w:eastAsiaTheme="majorEastAsia" w:hAnsi="Roboto" w:cs="Times" w:hint="eastAsia"/>
                <w:b/>
                <w:color w:val="101010"/>
                <w:sz w:val="27"/>
                <w:szCs w:val="27"/>
                <w:u w:val="double"/>
              </w:rPr>
            </w:rPrChange>
          </w:rPr>
          <w:t>s tech industry argues that their IT companies contribute enormously to the U.S. economy and have a hard time filling these jobs from the American talent pool.</w:t>
        </w:r>
      </w:ins>
      <w:ins w:id="909" w:author="katie" w:date="2018-07-14T09:46:00Z">
        <w:r w:rsidRPr="009A799D">
          <w:rPr>
            <w:rFonts w:ascii="Roboto" w:hAnsi="Roboto" w:cs="Times"/>
            <w:color w:val="101010"/>
            <w:sz w:val="16"/>
            <w:szCs w:val="27"/>
          </w:rPr>
          <w:t xml:space="preserve"> </w:t>
        </w:r>
      </w:ins>
      <w:ins w:id="910" w:author="katie" w:date="2018-07-14T09:43:00Z">
        <w:r w:rsidRPr="009A799D">
          <w:rPr>
            <w:rFonts w:ascii="Roboto" w:hAnsi="Roboto" w:cs="Times"/>
            <w:color w:val="101010"/>
            <w:sz w:val="16"/>
            <w:szCs w:val="27"/>
          </w:rPr>
          <w:t xml:space="preserve">American-based IT companies like Accenture, Deloitte, and IBM that are in the same business of providing professional services with a much smaller proportion of their U.S. workforce on an H-1B or L-1 visa stand to benefit from the Senate restrictions. </w:t>
        </w:r>
        <w:r w:rsidRPr="009A799D">
          <w:rPr>
            <w:rStyle w:val="StyleUnderline"/>
            <w:rFonts w:eastAsia="Times New Roman" w:cs="Times New Roman" w:hint="eastAsia"/>
            <w:b/>
            <w:szCs w:val="24"/>
            <w:rPrChange w:id="911" w:author="katie" w:date="2018-07-14T09:51:00Z">
              <w:rPr>
                <w:rFonts w:ascii="Roboto" w:eastAsiaTheme="majorEastAsia" w:hAnsi="Roboto" w:cs="Times" w:hint="eastAsia"/>
                <w:b/>
                <w:color w:val="101010"/>
                <w:sz w:val="27"/>
                <w:szCs w:val="27"/>
                <w:u w:val="double"/>
              </w:rPr>
            </w:rPrChange>
          </w:rPr>
          <w:t>An unintended consequence of the Senate bill could be stifled competition for these IT-staffing service</w:t>
        </w:r>
        <w:r w:rsidRPr="009A799D">
          <w:rPr>
            <w:rFonts w:ascii="Roboto" w:hAnsi="Roboto" w:cs="Times"/>
            <w:color w:val="101010"/>
            <w:sz w:val="16"/>
            <w:szCs w:val="27"/>
          </w:rPr>
          <w:t xml:space="preserve">s. American-based IT companies could charge higher fees for these client services and </w:t>
        </w:r>
        <w:r w:rsidRPr="009A799D">
          <w:rPr>
            <w:rStyle w:val="StyleUnderline"/>
            <w:rFonts w:eastAsia="Times New Roman" w:cs="Times New Roman" w:hint="eastAsia"/>
            <w:b/>
            <w:szCs w:val="24"/>
            <w:rPrChange w:id="912" w:author="katie" w:date="2018-07-14T09:51:00Z">
              <w:rPr>
                <w:rFonts w:ascii="Roboto" w:eastAsiaTheme="majorEastAsia" w:hAnsi="Roboto" w:cs="Times" w:hint="eastAsia"/>
                <w:b/>
                <w:color w:val="101010"/>
                <w:sz w:val="27"/>
                <w:szCs w:val="27"/>
                <w:u w:val="double"/>
              </w:rPr>
            </w:rPrChange>
          </w:rPr>
          <w:t>Indian IT companies with visa restrictions would be less competitive.</w:t>
        </w:r>
        <w:r w:rsidRPr="009A799D">
          <w:rPr>
            <w:rFonts w:ascii="Roboto" w:hAnsi="Roboto" w:cs="Times"/>
            <w:color w:val="101010"/>
            <w:sz w:val="16"/>
            <w:szCs w:val="27"/>
          </w:rPr>
          <w:t xml:space="preserve"> But with no movement by the U.S. House of Representatives to pass a similar immigration reform bill as the Senate, these potential restrictions no longer exist, at least in the short-term.</w:t>
        </w:r>
      </w:ins>
      <w:ins w:id="913" w:author="katie" w:date="2018-07-14T09:46:00Z">
        <w:r w:rsidRPr="009A799D">
          <w:rPr>
            <w:rFonts w:ascii="Roboto" w:hAnsi="Roboto" w:cs="Times"/>
            <w:color w:val="101010"/>
            <w:sz w:val="16"/>
            <w:szCs w:val="27"/>
          </w:rPr>
          <w:t xml:space="preserve"> </w:t>
        </w:r>
      </w:ins>
      <w:ins w:id="914" w:author="katie" w:date="2018-07-14T09:43:00Z">
        <w:r w:rsidRPr="009A799D">
          <w:rPr>
            <w:rFonts w:ascii="Roboto" w:hAnsi="Roboto" w:cs="Times"/>
            <w:color w:val="101010"/>
            <w:sz w:val="16"/>
            <w:szCs w:val="27"/>
          </w:rPr>
          <w:t xml:space="preserve">Second, with the </w:t>
        </w:r>
        <w:r w:rsidRPr="009A799D">
          <w:rPr>
            <w:rStyle w:val="StyleUnderline"/>
            <w:rFonts w:cs="Times New Roman" w:hint="eastAsia"/>
            <w:b/>
            <w:szCs w:val="24"/>
            <w:rPrChange w:id="915" w:author="katie" w:date="2018-07-14T09:51:00Z">
              <w:rPr>
                <w:rFonts w:ascii="Roboto" w:eastAsiaTheme="majorEastAsia" w:hAnsi="Roboto" w:cs="Times" w:hint="eastAsia"/>
                <w:b/>
                <w:color w:val="101010"/>
                <w:sz w:val="27"/>
                <w:szCs w:val="27"/>
                <w:u w:val="double"/>
              </w:rPr>
            </w:rPrChange>
          </w:rPr>
          <w:t>85,000 H-1B visa cap being reached within the first week that the U.S. government accepts applications, finding a visa for Indian workers in the U.S. has become problematic. Several high-profile legal cases exposed violations made by Indian IT companies for using non-employment visas for employment purposes</w:t>
        </w:r>
        <w:r w:rsidRPr="009A799D">
          <w:rPr>
            <w:rFonts w:ascii="Roboto" w:hAnsi="Roboto" w:cs="Times"/>
            <w:color w:val="101010"/>
            <w:sz w:val="16"/>
            <w:szCs w:val="27"/>
          </w:rPr>
          <w:t>. For example, there was a $34 million settlement last year between Infosys and the U.S. government over allegations that Infosys misused business visitor (B-1) visas, for workers that require an H-1B visa—allegations that the company denies.</w:t>
        </w:r>
      </w:ins>
    </w:p>
    <w:p w:rsidR="00A52803" w:rsidRPr="009A799D" w:rsidRDefault="00A52803" w:rsidP="004F6BFC">
      <w:pPr>
        <w:pStyle w:val="Heading1"/>
        <w:rPr>
          <w:rFonts w:hint="eastAsia"/>
        </w:rPr>
      </w:pPr>
      <w:r w:rsidRPr="009A799D">
        <w:t>IP Theft</w:t>
      </w:r>
    </w:p>
    <w:p w:rsidR="00A52803" w:rsidRPr="009A799D" w:rsidRDefault="00A52803" w:rsidP="004F6BFC">
      <w:pPr>
        <w:pStyle w:val="Heading3"/>
        <w:rPr>
          <w:rFonts w:hint="eastAsia"/>
        </w:rPr>
      </w:pPr>
      <w:r w:rsidRPr="009A799D">
        <w:t>1NC CP</w:t>
      </w:r>
    </w:p>
    <w:p w:rsidR="00A52803" w:rsidRPr="009A799D" w:rsidRDefault="00A52803" w:rsidP="004F6BFC"/>
    <w:p w:rsidR="00A52803" w:rsidRPr="009A799D" w:rsidRDefault="00A52803" w:rsidP="004F6BFC">
      <w:pPr>
        <w:pStyle w:val="Heading4"/>
        <w:rPr>
          <w:rFonts w:hint="eastAsia"/>
        </w:rPr>
      </w:pPr>
      <w:r w:rsidRPr="009A799D">
        <w:t>CP Text: The United States federal government should use the World Trade Organization’s unfair competition rule to sanction corporations that violate intellectual property rights.</w:t>
      </w:r>
    </w:p>
    <w:p w:rsidR="00A52803" w:rsidRPr="009A799D" w:rsidRDefault="00A52803" w:rsidP="004F6BFC">
      <w:pPr>
        <w:pStyle w:val="Heading4"/>
        <w:rPr>
          <w:rFonts w:hint="eastAsia"/>
        </w:rPr>
      </w:pPr>
      <w:r w:rsidRPr="009A799D">
        <w:t>The CP is the best way to solve IP theft – best enforcement mechanism</w:t>
      </w:r>
    </w:p>
    <w:p w:rsidR="00A52803" w:rsidRPr="009A799D" w:rsidRDefault="00A52803" w:rsidP="004F6BFC">
      <w:r w:rsidRPr="009A799D">
        <w:t xml:space="preserve">Eric </w:t>
      </w:r>
      <w:r w:rsidRPr="009A799D">
        <w:rPr>
          <w:rStyle w:val="Style13ptBold"/>
        </w:rPr>
        <w:t>Priest</w:t>
      </w:r>
      <w:r w:rsidRPr="009A799D">
        <w:t>, 4-30-</w:t>
      </w:r>
      <w:r w:rsidRPr="009A799D">
        <w:rPr>
          <w:rStyle w:val="Style13ptBold"/>
        </w:rPr>
        <w:t>2018</w:t>
      </w:r>
      <w:r w:rsidRPr="009A799D">
        <w:t xml:space="preserve">, "Tariffs are the wrong weapon in fight against China's 'pirates' – here's the right one," Conversation, </w:t>
      </w:r>
      <w:hyperlink r:id="rId304" w:history="1">
        <w:r w:rsidRPr="009A799D">
          <w:rPr>
            <w:rStyle w:val="Hyperlink"/>
          </w:rPr>
          <w:t>http://theconversation.com/tariffs-are-the-wrong-weapon-in-fight-against-chinas-pirates-heres-the-right-one-95622</w:t>
        </w:r>
      </w:hyperlink>
      <w:r w:rsidRPr="009A799D">
        <w:t xml:space="preserve"> Eric Priest is an Associate Professor of Law, University of Oregon</w:t>
      </w:r>
    </w:p>
    <w:p w:rsidR="00A52803" w:rsidRPr="009A799D" w:rsidRDefault="00A52803" w:rsidP="004F6BFC">
      <w:pPr>
        <w:rPr>
          <w:rFonts w:eastAsia="Times New Roman" w:cs="Times New Roman"/>
          <w:color w:val="383838"/>
          <w:sz w:val="16"/>
          <w:szCs w:val="24"/>
        </w:rPr>
      </w:pPr>
      <w:r w:rsidRPr="009A799D">
        <w:rPr>
          <w:sz w:val="16"/>
        </w:rPr>
        <w:t xml:space="preserve">The Trump administration’s </w:t>
      </w:r>
      <w:hyperlink r:id="rId305" w:history="1">
        <w:r w:rsidRPr="009A799D">
          <w:rPr>
            <w:rStyle w:val="Hyperlink"/>
            <w:sz w:val="16"/>
          </w:rPr>
          <w:t>face-off against China</w:t>
        </w:r>
      </w:hyperlink>
      <w:r w:rsidRPr="009A799D">
        <w:rPr>
          <w:sz w:val="16"/>
        </w:rPr>
        <w:t xml:space="preserve"> over intellectual property rights is a battle worth fighting. Unfortunately, the White House has chosen the wrong weapon: tariffs. The administration launched the first salvo in March, slapping steep tariffs on steel and aluminum, and more recently announced </w:t>
      </w:r>
      <w:hyperlink r:id="rId306" w:history="1">
        <w:r w:rsidRPr="009A799D">
          <w:rPr>
            <w:rStyle w:val="Hyperlink"/>
            <w:sz w:val="16"/>
          </w:rPr>
          <w:t>US$50 billion in new duties on a range of Chinese goods</w:t>
        </w:r>
      </w:hyperlink>
      <w:r w:rsidRPr="009A799D">
        <w:rPr>
          <w:sz w:val="16"/>
        </w:rPr>
        <w:t xml:space="preserve">. Such unilateral tariffs </w:t>
      </w:r>
      <w:hyperlink r:id="rId307" w:history="1">
        <w:r w:rsidRPr="009A799D">
          <w:rPr>
            <w:rStyle w:val="Hyperlink"/>
            <w:sz w:val="16"/>
          </w:rPr>
          <w:t>almost certainly violate</w:t>
        </w:r>
      </w:hyperlink>
      <w:r w:rsidRPr="009A799D">
        <w:rPr>
          <w:sz w:val="16"/>
        </w:rPr>
        <w:t xml:space="preserve"> the rules of the World Trade Organization. Furthermore, they risk </w:t>
      </w:r>
      <w:hyperlink r:id="rId308" w:history="1">
        <w:r w:rsidRPr="009A799D">
          <w:rPr>
            <w:rStyle w:val="Hyperlink"/>
            <w:sz w:val="16"/>
          </w:rPr>
          <w:t>sparking a trade war with China</w:t>
        </w:r>
      </w:hyperlink>
      <w:r w:rsidRPr="009A799D">
        <w:rPr>
          <w:sz w:val="16"/>
        </w:rPr>
        <w:t xml:space="preserve">, which would ultimately harm U.S. companies. </w:t>
      </w:r>
      <w:r w:rsidRPr="009A799D">
        <w:rPr>
          <w:rStyle w:val="StyleUnderline"/>
        </w:rPr>
        <w:t>There is a better way to respond to Chinese intellectual property theft: unfair competition</w:t>
      </w:r>
      <w:r w:rsidRPr="009A799D">
        <w:rPr>
          <w:sz w:val="16"/>
        </w:rPr>
        <w:t xml:space="preserve"> </w:t>
      </w:r>
      <w:r w:rsidRPr="009A799D">
        <w:rPr>
          <w:rStyle w:val="StyleUnderline"/>
        </w:rPr>
        <w:t>law</w:t>
      </w:r>
      <w:r w:rsidRPr="009A799D">
        <w:rPr>
          <w:sz w:val="16"/>
        </w:rPr>
        <w:t xml:space="preserve">. </w:t>
      </w:r>
      <w:r w:rsidRPr="009A799D">
        <w:rPr>
          <w:rStyle w:val="StyleUnderline"/>
        </w:rPr>
        <w:t xml:space="preserve">Use of unfair competition law to sanction overseas piracy is a relatively new tool. However, our </w:t>
      </w:r>
      <w:hyperlink r:id="rId309" w:history="1">
        <w:r w:rsidRPr="009A799D">
          <w:rPr>
            <w:rStyle w:val="StyleUnderline"/>
          </w:rPr>
          <w:t>research</w:t>
        </w:r>
      </w:hyperlink>
      <w:r w:rsidRPr="009A799D">
        <w:rPr>
          <w:rStyle w:val="StyleUnderline"/>
        </w:rPr>
        <w:t xml:space="preserve"> </w:t>
      </w:r>
      <w:hyperlink r:id="rId310" w:history="1">
        <w:r w:rsidRPr="009A799D">
          <w:rPr>
            <w:rStyle w:val="StyleUnderline"/>
          </w:rPr>
          <w:t>has found</w:t>
        </w:r>
      </w:hyperlink>
      <w:r w:rsidRPr="009A799D">
        <w:rPr>
          <w:rStyle w:val="StyleUnderline"/>
        </w:rPr>
        <w:t xml:space="preserve"> that it has already proven effective in holding scofflaws accountable. </w:t>
      </w:r>
      <w:r w:rsidRPr="009A799D">
        <w:rPr>
          <w:sz w:val="16"/>
        </w:rPr>
        <w:t xml:space="preserve">Targeting unfair behavior Trump’s tariffs may be just a ploy to spur negotiations. Yet persuading China to respect intellectual property rights requires sustained pressure and commitment. Trade sanctions are too blunt an instrument for this task. </w:t>
      </w:r>
      <w:r w:rsidRPr="009A799D">
        <w:rPr>
          <w:rStyle w:val="StyleUnderline"/>
        </w:rPr>
        <w:t>Unfair competition law, on the other hand, functions more like a scalpel. It targets specific companies that use stolen intellectual property in their manufacturing process. Since using stolen intellectual property as an input saves money, this confers an undeserved cost advantage versus law-abiding competitors – hence, such companies are competing unfairly. Unfair competition laws exist at both the state and federal level and can be used by both private companies and public enforcer</w:t>
      </w:r>
      <w:r w:rsidRPr="009A799D">
        <w:rPr>
          <w:sz w:val="16"/>
        </w:rPr>
        <w:t xml:space="preserve">s (typically state attorneys general) </w:t>
      </w:r>
      <w:r w:rsidRPr="009A799D">
        <w:rPr>
          <w:rStyle w:val="StyleUnderline"/>
        </w:rPr>
        <w:t xml:space="preserve">to target unfair behavior that harms competitors in the marketplace. </w:t>
      </w:r>
      <w:r w:rsidRPr="009A799D">
        <w:rPr>
          <w:sz w:val="16"/>
        </w:rPr>
        <w:t xml:space="preserve">Moreover, while the pain of a tariff is spread across a broad range of goods and companies, </w:t>
      </w:r>
      <w:r w:rsidRPr="009A799D">
        <w:rPr>
          <w:rStyle w:val="StyleUnderline"/>
        </w:rPr>
        <w:t xml:space="preserve">unfair competition suits target the actual wrongdoers: in this case, the Chinese companies that have </w:t>
      </w:r>
      <w:hyperlink r:id="rId311" w:history="1">
        <w:r w:rsidRPr="009A799D">
          <w:rPr>
            <w:rStyle w:val="StyleUnderline"/>
          </w:rPr>
          <w:t>unfairly benefited</w:t>
        </w:r>
      </w:hyperlink>
      <w:r w:rsidRPr="009A799D">
        <w:rPr>
          <w:rStyle w:val="StyleUnderline"/>
        </w:rPr>
        <w:t xml:space="preserve"> from Western intellectual property. As narrowly targeted remedies, such actions are far less likely to provoke retaliation, thus minimizing the risk that U.S. companies would suffer as well. At the same time, such suits offer remedies with real teeth</w:t>
      </w:r>
      <w:r w:rsidRPr="009A799D">
        <w:rPr>
          <w:sz w:val="16"/>
        </w:rPr>
        <w:t>: fines</w:t>
      </w:r>
      <w:r w:rsidRPr="009A799D">
        <w:rPr>
          <w:rStyle w:val="StyleUnderline"/>
        </w:rPr>
        <w:t xml:space="preserve">, punitive damages as well as exclusion orders blocking access to the U.S. market. Settlements often result in ongoing monitoring to ensure future compliance. </w:t>
      </w:r>
      <w:r w:rsidRPr="009A799D">
        <w:rPr>
          <w:sz w:val="16"/>
        </w:rPr>
        <w:t xml:space="preserve">A record of success Holding foreign manufacturers accountable for intellectual property theft overseas represents a novel use of unfair competition law. However, it has already amassed a proven track record. </w:t>
      </w:r>
      <w:r w:rsidRPr="009A799D">
        <w:rPr>
          <w:rStyle w:val="StyleUnderline"/>
        </w:rPr>
        <w:t>The strategy began in 2009, with a case filed under federal trade law against TianRui, a Chinese manufacturer of steel railway wheels, alleging use of stolen trade secrets</w:t>
      </w:r>
      <w:r w:rsidRPr="009A799D">
        <w:rPr>
          <w:sz w:val="16"/>
        </w:rPr>
        <w:t xml:space="preserve">. </w:t>
      </w:r>
      <w:r w:rsidRPr="009A799D">
        <w:rPr>
          <w:rStyle w:val="StyleUnderline"/>
        </w:rPr>
        <w:t xml:space="preserve">Although the secrets were stolen in China, the U.S. International Trade Commission agreed that the action threatened to harm U.S. competitors in the domestic market and thus represented unfair competition – a </w:t>
      </w:r>
      <w:hyperlink r:id="rId312" w:history="1">
        <w:r w:rsidRPr="009A799D">
          <w:rPr>
            <w:rStyle w:val="StyleUnderline"/>
          </w:rPr>
          <w:t>decision upheld</w:t>
        </w:r>
      </w:hyperlink>
      <w:r w:rsidRPr="009A799D">
        <w:rPr>
          <w:rStyle w:val="StyleUnderline"/>
        </w:rPr>
        <w:t xml:space="preserve"> on appeal. </w:t>
      </w:r>
      <w:r w:rsidRPr="009A799D">
        <w:rPr>
          <w:sz w:val="16"/>
        </w:rPr>
        <w:t xml:space="preserve">Since then, </w:t>
      </w:r>
      <w:hyperlink r:id="rId313" w:history="1">
        <w:r w:rsidRPr="009A799D">
          <w:rPr>
            <w:rStyle w:val="StyleUnderline"/>
          </w:rPr>
          <w:t>our research</w:t>
        </w:r>
      </w:hyperlink>
      <w:r w:rsidRPr="009A799D">
        <w:rPr>
          <w:rStyle w:val="StyleUnderline"/>
        </w:rPr>
        <w:t xml:space="preserve"> has documented at least 17 enforcement actions against foreign companies</w:t>
      </w:r>
      <w:r w:rsidRPr="009A799D">
        <w:rPr>
          <w:sz w:val="16"/>
        </w:rPr>
        <w:t xml:space="preserve"> – </w:t>
      </w:r>
      <w:hyperlink r:id="rId314" w:history="1">
        <w:r w:rsidRPr="009A799D">
          <w:rPr>
            <w:rStyle w:val="Hyperlink"/>
            <w:sz w:val="16"/>
          </w:rPr>
          <w:t>from seafood distributors to barbecue makers</w:t>
        </w:r>
      </w:hyperlink>
      <w:r w:rsidRPr="009A799D">
        <w:rPr>
          <w:sz w:val="16"/>
        </w:rPr>
        <w:t xml:space="preserve"> – </w:t>
      </w:r>
      <w:r w:rsidRPr="009A799D">
        <w:rPr>
          <w:rStyle w:val="StyleUnderline"/>
        </w:rPr>
        <w:t xml:space="preserve">accused of stealing software or trade secrets from U.S. companies. Almost all resulted in favorable judgments or settlements. </w:t>
      </w:r>
      <w:r w:rsidRPr="009A799D">
        <w:rPr>
          <w:sz w:val="16"/>
        </w:rPr>
        <w:t xml:space="preserve">For example, in 2013, the Washington state attorney general </w:t>
      </w:r>
      <w:hyperlink r:id="rId315" w:history="1">
        <w:r w:rsidRPr="009A799D">
          <w:rPr>
            <w:rStyle w:val="Hyperlink"/>
            <w:sz w:val="16"/>
          </w:rPr>
          <w:t>threatened to sue Embraer</w:t>
        </w:r>
      </w:hyperlink>
      <w:r w:rsidRPr="009A799D">
        <w:rPr>
          <w:sz w:val="16"/>
        </w:rPr>
        <w:t xml:space="preserve">, the Brazilian manufacturer of regional jet aircraft, for unfair competition based on its use of unlicensed Microsoft software in its domestic factories. Although the software was not used on the aircraft that Embraer exported to the U.S. market, the cost savings realized from the stolen intellectual property were said to be substantial. Embraer reportedly paid $10 million to settle the case. </w:t>
      </w:r>
      <w:r w:rsidRPr="009A799D">
        <w:rPr>
          <w:rStyle w:val="StyleUnderline"/>
        </w:rPr>
        <w:t>While suits have been brought against businesses in several countries, Chinese companies have been by far the biggest target, making up half of the cases. Several have had their goods blocked from the U.S. market for 10 years or more.</w:t>
      </w:r>
      <w:r w:rsidRPr="009A799D">
        <w:rPr>
          <w:sz w:val="16"/>
        </w:rPr>
        <w:t xml:space="preserve"> A Chinese maker of barbecue equipment was fined $250,000 for failing to license its software. Moreover, the majority of the cases ended with the defendants entering commitments to license their intellectual property going forward, often subject to external monitoring.</w:t>
      </w:r>
    </w:p>
    <w:p w:rsidR="00A52803" w:rsidRPr="009A799D" w:rsidRDefault="004F6BFC" w:rsidP="004F6BFC">
      <w:pPr>
        <w:pStyle w:val="Heading3"/>
        <w:rPr>
          <w:rFonts w:hint="eastAsia"/>
        </w:rPr>
      </w:pPr>
      <w:r w:rsidRPr="009A799D">
        <w:t>2NC CP</w:t>
      </w:r>
    </w:p>
    <w:p w:rsidR="004F6BFC" w:rsidRPr="009A799D" w:rsidRDefault="004F6BFC" w:rsidP="004F6BFC"/>
    <w:p w:rsidR="004F6BFC" w:rsidRPr="009A799D" w:rsidRDefault="004F6BFC" w:rsidP="004F6BFC">
      <w:pPr>
        <w:pStyle w:val="Heading4"/>
        <w:rPr>
          <w:rFonts w:hint="eastAsia"/>
        </w:rPr>
      </w:pPr>
      <w:r w:rsidRPr="009A799D">
        <w:t>WTO is the best enforcement mechanism – Status quo tariffs undermine US IP law and turns the AFF. Only the CP solves this</w:t>
      </w:r>
    </w:p>
    <w:p w:rsidR="004F6BFC" w:rsidRPr="009A799D" w:rsidRDefault="004F6BFC" w:rsidP="004F6BFC">
      <w:r w:rsidRPr="009A799D">
        <w:t xml:space="preserve">James </w:t>
      </w:r>
      <w:r w:rsidRPr="009A799D">
        <w:rPr>
          <w:rStyle w:val="Style13ptBold"/>
        </w:rPr>
        <w:t>Bacchus</w:t>
      </w:r>
      <w:r w:rsidRPr="009A799D">
        <w:t>, 3-22-</w:t>
      </w:r>
      <w:r w:rsidRPr="009A799D">
        <w:rPr>
          <w:rStyle w:val="Style13ptBold"/>
        </w:rPr>
        <w:t>2018</w:t>
      </w:r>
      <w:r w:rsidRPr="009A799D">
        <w:t xml:space="preserve">, "How the World Trade Organization Can Curb China’s Intellectual Property Transgressions," Cato Institute, </w:t>
      </w:r>
      <w:hyperlink r:id="rId316" w:history="1">
        <w:r w:rsidRPr="009A799D">
          <w:rPr>
            <w:rStyle w:val="Hyperlink"/>
          </w:rPr>
          <w:t>https://www.cato.org/blog/how-world-trade-organization-can-curb-chinas-intellectual-property-transgressions</w:t>
        </w:r>
      </w:hyperlink>
      <w:r w:rsidRPr="009A799D">
        <w:t xml:space="preserve"> James Bacchus is the Distinguished University Professor of Global Affairs and Director of the Center for Global Economic and Environmental Opportunity at the University of Central Florida. He was a founding judge and was twice the Chairman — the chief judge — of the highest court of world trade, the Appellate Body of the World Trade Organization in Geneva, Switzerland.</w:t>
      </w:r>
    </w:p>
    <w:p w:rsidR="004F6BFC" w:rsidRPr="009A799D" w:rsidRDefault="004F6BFC" w:rsidP="004F6BFC">
      <w:pPr>
        <w:rPr>
          <w:sz w:val="16"/>
        </w:rPr>
      </w:pPr>
      <w:r w:rsidRPr="009A799D">
        <w:rPr>
          <w:rStyle w:val="StyleUnderline"/>
        </w:rPr>
        <w:t>These tariffs are not only self-defeating and counter-productive; they are also illegal under international law.</w:t>
      </w:r>
      <w:r w:rsidRPr="009A799D">
        <w:rPr>
          <w:sz w:val="16"/>
        </w:rPr>
        <w:t xml:space="preserve"> </w:t>
      </w:r>
      <w:r w:rsidRPr="009A799D">
        <w:rPr>
          <w:rStyle w:val="StyleUnderline"/>
        </w:rPr>
        <w:t>Where an international dispute falls within the scope of coverage of the WTO treaty</w:t>
      </w:r>
      <w:r w:rsidRPr="009A799D">
        <w:rPr>
          <w:sz w:val="16"/>
        </w:rPr>
        <w:t xml:space="preserve">, </w:t>
      </w:r>
      <w:r w:rsidRPr="009A799D">
        <w:rPr>
          <w:rStyle w:val="StyleUnderline"/>
        </w:rPr>
        <w:t>taking unilateral action without first going to WTO dispute settlement for a legal ruling on whether there is a WTO violation is, in and of itself, a violation of the treaty</w:t>
      </w:r>
      <w:r w:rsidRPr="009A799D">
        <w:rPr>
          <w:sz w:val="16"/>
        </w:rPr>
        <w:t xml:space="preserve">. The WTO treaty establishes mandatory jurisdiction for the WTO dispute settlement system for all treaty-related disputes between and among WTO Members. The WTO Appellate Body has explained, “Article 23.1 of the (WTO Dispute Settlement Understanding) imposes a general obligation to redress a violation of obligations or other nullification or impairment of benefits under the covered agreements only by recourse to the rules and procedures of the DSU, and not through unilateral action.” </w:t>
      </w:r>
      <w:r w:rsidRPr="009A799D">
        <w:rPr>
          <w:rStyle w:val="StyleUnderline"/>
        </w:rPr>
        <w:t>Thus, the United States is not permitted by the international rules to which it has long since agreed to be the judge and the jury in its own case.</w:t>
      </w:r>
      <w:r w:rsidRPr="009A799D">
        <w:rPr>
          <w:sz w:val="16"/>
        </w:rPr>
        <w:t xml:space="preserve"> Imposing tariffs on Chinese products </w:t>
      </w:r>
      <w:r w:rsidRPr="009A799D">
        <w:rPr>
          <w:rStyle w:val="StyleUnderline"/>
        </w:rPr>
        <w:t>without first obtaining a WTO ruling that Chinese actions are inconsistent with China’s WTO obligations is a clear violation by the United States of its WTO obligations to China</w:t>
      </w:r>
      <w:r w:rsidRPr="009A799D">
        <w:rPr>
          <w:sz w:val="16"/>
        </w:rPr>
        <w:t xml:space="preserve"> – as WTO jurists will doubtless rule when China responds to the tariffs by challenging the tariffs in the WTO. </w:t>
      </w:r>
      <w:r w:rsidRPr="009A799D">
        <w:rPr>
          <w:rStyle w:val="StyleUnderline"/>
        </w:rPr>
        <w:t>Such a legal loss by the United States, with all its unforeseeable economic and geopolitical consequences, can be avoided while still confronting Chinese IP violations effectively. Before resorting to unilateral action outside the WTO and in violation of international law, the United States should take a closer look at the substantial rights it enjoys under the WTO treaty for protecting US intellectual property against abuse</w:t>
      </w:r>
      <w:r w:rsidRPr="009A799D">
        <w:rPr>
          <w:sz w:val="16"/>
        </w:rPr>
        <w:t xml:space="preserve">. </w:t>
      </w:r>
      <w:r w:rsidRPr="009A799D">
        <w:rPr>
          <w:rStyle w:val="StyleUnderline"/>
        </w:rPr>
        <w:t>Potential remedies in the WTO exist and should not be ignored. These remedies can be enforced through the pressure of WTO economic sanctions</w:t>
      </w:r>
      <w:r w:rsidRPr="009A799D">
        <w:rPr>
          <w:sz w:val="16"/>
        </w:rPr>
        <w:t xml:space="preserve">. WTO rules do not yet cover all the irritants that must be addressed in US-China trade relations. Even so, instead of just concluding that there are no adequate remedies under WTO rules to help stop IP infringement, the United States should first try to use the remedies in rules we have already negotiated that bind China along with all other WTO Members. A number of these rules have not yet been tested against China or any other country – which is not proof they will not work. </w:t>
      </w:r>
      <w:r w:rsidRPr="009A799D">
        <w:rPr>
          <w:rStyle w:val="StyleUnderline"/>
        </w:rPr>
        <w:t xml:space="preserve">Generally, when tried for the first time, WTO rules have been found to work, and, generally, when China has been found to be acting inconsistently with its WTO obligations, it has complied with WTO rulings. </w:t>
      </w:r>
      <w:r w:rsidRPr="009A799D">
        <w:rPr>
          <w:sz w:val="16"/>
        </w:rPr>
        <w:t xml:space="preserve">The actual extent of Chinese compliance with WTO judgments can be questioned; in some instances it is seen by some as only “paper compliance.” But </w:t>
      </w:r>
      <w:r w:rsidRPr="009A799D">
        <w:rPr>
          <w:rStyle w:val="StyleUnderline"/>
        </w:rPr>
        <w:t>whether any one WTO rule can in fact be enforced cannot be known if no WTO Member bothers to try to enforce it</w:t>
      </w:r>
      <w:r w:rsidRPr="009A799D">
        <w:rPr>
          <w:sz w:val="16"/>
        </w:rPr>
        <w:t xml:space="preserve">. The WTO rules in the WTO Agreement on the Trade-related Aspects of Intellectual Property Rights – the so-called TRIPS Agreement – are unique among WTO rules because they impose affirmative obligations. Yet, this affirmative aspect of WTO intellectual property rules has been largely unexplored in WTO dispute settlement. In particular, WTO Members have so far refrained from challenging other WTO Members for failing to enforce intellectual property rights. </w:t>
      </w:r>
      <w:r w:rsidRPr="009A799D">
        <w:rPr>
          <w:rStyle w:val="StyleUnderline"/>
        </w:rPr>
        <w:t>On enforcement, Article 41.1 of the TRIPS Agreement imposes an affirmative obligation on all WTO Members: “Members shall ensure that enforcement procedures… are available under their law so as to permit effective action against any act of infringement of intellectual property rights</w:t>
      </w:r>
      <w:r w:rsidRPr="009A799D">
        <w:rPr>
          <w:sz w:val="16"/>
        </w:rPr>
        <w:t xml:space="preserve"> covered by this Agreement, including expeditious remedies to prevent infringements and remedies which constitute a deterrent to further infringements. These procedures shall be applied in such a manner as to avoid the creation of barriers to legitimate trade and to provide for safeguards against their abuse.” </w:t>
      </w:r>
      <w:r w:rsidRPr="009A799D">
        <w:rPr>
          <w:rStyle w:val="StyleUnderline"/>
        </w:rPr>
        <w:t>Note that this “shall” be done by all WTO Members; it is mandatory for compliance with their WTO obligations</w:t>
      </w:r>
      <w:r w:rsidRPr="009A799D">
        <w:rPr>
          <w:sz w:val="16"/>
        </w:rPr>
        <w:t xml:space="preserve">. And yet what does this obligation mean by requiring that effective actions against infringements must be “available”? Is this obligation fulfilled by having sound laws on the books, as is generally the case with China? Or must those laws also be enforced effectively in practice, which is often not the case with China? </w:t>
      </w:r>
      <w:r w:rsidRPr="009A799D">
        <w:rPr>
          <w:rStyle w:val="StyleUnderline"/>
        </w:rPr>
        <w:t>The Appellate Body has said</w:t>
      </w:r>
      <w:r w:rsidRPr="009A799D">
        <w:rPr>
          <w:sz w:val="16"/>
        </w:rPr>
        <w:t xml:space="preserve"> that “making something available means making it ‘obtainable,’ putting it ‘within one’s reach’ and ‘at one’s disposal’ in a way that has sufficient form or efficacy.” Thus, simply having a law on the books is not enough. </w:t>
      </w:r>
      <w:r w:rsidRPr="009A799D">
        <w:rPr>
          <w:rStyle w:val="StyleUnderline"/>
        </w:rPr>
        <w:t>That law must have real force in the real world of commerce. This ruling by the Appellate Body related to the use of the word “available” in Article 42 of the TRIPS Agreement and to a legal claim seeking fair and equitable access to civil judicial procedures</w:t>
      </w:r>
      <w:r w:rsidRPr="009A799D">
        <w:rPr>
          <w:sz w:val="16"/>
        </w:rPr>
        <w:t xml:space="preserve">. Yet the same reasoning applies equally to the enforcement of substantive rights under Article 41. In the past, </w:t>
      </w:r>
      <w:r w:rsidRPr="009A799D">
        <w:rPr>
          <w:rStyle w:val="StyleUnderline"/>
        </w:rPr>
        <w:t>the United States has challenged certain parts of the overall Chinese legal system for intellectual property protection – and successfully – in WTO dispute settlement</w:t>
      </w:r>
      <w:r w:rsidRPr="009A799D">
        <w:rPr>
          <w:sz w:val="16"/>
        </w:rPr>
        <w:t xml:space="preserve">. Despite its overall concerns about enforcement by China of US intellectual property rights, </w:t>
      </w:r>
      <w:r w:rsidRPr="009A799D">
        <w:rPr>
          <w:rStyle w:val="StyleUnderline"/>
        </w:rPr>
        <w:t>the United States has not, however, challenged the Chinese system as a whole in the WTO. Instead of indulging in the illegality of unilateral tariffs outside the legal framework of the WTO, the Trump Administration should initiate a comprehensive legal challenge in the WTO</w:t>
      </w:r>
      <w:r w:rsidRPr="009A799D">
        <w:rPr>
          <w:sz w:val="16"/>
        </w:rPr>
        <w:t xml:space="preserve">, not merely, as before, to the bits and pieces of particular Chinese IP enforcement, but rather to the entirety of the Chinese IP enforcement system. To be sure, a systemic challenge by the United States to the application of all China’s inadequate measures relating to intellectual property protection would put the WTO dispute settlement system to a test. It would, what’s more, put both China and the United States to the test of their commitment to the WTO and, especially, to a rules-based world trading system. As Trump’s trade lawyers will hasten to say, a systemic IP case against China in the WTO would also involve a perhaps unprecedented amount of fact-gathering. It would necessitate an outpouring of voluminous legal pleadings. It would, furthermore, force the WTO Members and the WTO jurists to face some fundamental questions about the rules-based trading system. Yet </w:t>
      </w:r>
      <w:r w:rsidRPr="009A799D">
        <w:rPr>
          <w:rStyle w:val="StyleUnderline"/>
        </w:rPr>
        <w:t>it could also provide the basis for fashioning a legal remedy that would in the end be mutually acceptable to both countries, and could therefore help prevent commercial conflict and reduce a significant obstacle to mutually beneficial US-China relations. Going outside the WTO to try to resolve this trade dispute will undermine the WTO and thereby ultimately undermine US trade in goods and services – not to mention the protection of US intellectual property rights – throughout the world</w:t>
      </w:r>
      <w:r w:rsidRPr="009A799D">
        <w:rPr>
          <w:sz w:val="16"/>
        </w:rPr>
        <w:t>. Far better for the United States to play by the rules within the WTO – not least because it was the United States that insisted the most on having those rules when they were negotiated. Far better, too, for China to have its compliance with its WTO obligations judged by impartial and objective WTO jurists than by Donald Trump. A positive solution should be sought by the Trump Administration through dispute resolution in the WTO over the systemic shortcomings of Chinese intellectual property protection before plunging into the commercial black hole of unilateral trade action.</w:t>
      </w:r>
    </w:p>
    <w:p w:rsidR="004F6BFC" w:rsidRPr="009A799D" w:rsidRDefault="004F6BFC" w:rsidP="004F6BFC"/>
    <w:p w:rsidR="004F6BFC" w:rsidRPr="009A799D" w:rsidRDefault="004F6BFC" w:rsidP="004F6BFC">
      <w:pPr>
        <w:pStyle w:val="Heading4"/>
        <w:rPr>
          <w:rFonts w:hint="eastAsia"/>
        </w:rPr>
      </w:pPr>
      <w:r w:rsidRPr="009A799D">
        <w:t>It solves</w:t>
      </w:r>
    </w:p>
    <w:p w:rsidR="004F6BFC" w:rsidRPr="009A799D" w:rsidRDefault="004F6BFC" w:rsidP="004F6BFC">
      <w:r w:rsidRPr="009A799D">
        <w:t xml:space="preserve">Paul </w:t>
      </w:r>
      <w:r w:rsidRPr="009A799D">
        <w:rPr>
          <w:rStyle w:val="Style13ptBold"/>
        </w:rPr>
        <w:t>Ranjard</w:t>
      </w:r>
      <w:r w:rsidRPr="009A799D">
        <w:t>, 1-15-</w:t>
      </w:r>
      <w:r w:rsidRPr="009A799D">
        <w:rPr>
          <w:rStyle w:val="Style13ptBold"/>
        </w:rPr>
        <w:t>2018</w:t>
      </w:r>
      <w:r w:rsidRPr="009A799D">
        <w:t xml:space="preserve">, "How will the new Anti-unfair Competition Law affect your intellectual property?," International Law Office, </w:t>
      </w:r>
      <w:hyperlink r:id="rId317" w:history="1">
        <w:r w:rsidRPr="009A799D">
          <w:rPr>
            <w:rStyle w:val="Hyperlink"/>
          </w:rPr>
          <w:t>https://www.internationallawoffice.com/Newsletters/Intellectual-Property/China/Wanhuida-Peksung/How-will-the-new-Anti-unfair-Competition-Law-affect-your-intellectual-property</w:t>
        </w:r>
      </w:hyperlink>
      <w:r w:rsidRPr="009A799D">
        <w:t xml:space="preserve"> Paul Ranjard is an IPR lawyer from France with extensive experience dealing with IPR infringements in China.</w:t>
      </w:r>
    </w:p>
    <w:p w:rsidR="004F6BFC" w:rsidRPr="009A799D" w:rsidRDefault="004F6BFC" w:rsidP="004F6BFC">
      <w:pPr>
        <w:shd w:val="clear" w:color="auto" w:fill="FFFFFF"/>
        <w:spacing w:after="150"/>
        <w:rPr>
          <w:rStyle w:val="StyleUnderline"/>
          <w:sz w:val="10"/>
          <w:u w:val="none"/>
        </w:rPr>
      </w:pPr>
      <w:r w:rsidRPr="009A799D">
        <w:rPr>
          <w:rStyle w:val="StyleUnderline"/>
          <w:sz w:val="10"/>
          <w:u w:val="none"/>
        </w:rPr>
        <w:t xml:space="preserve">Introduction After four drafts (2004, 2016 and two in 2017), </w:t>
      </w:r>
      <w:r w:rsidRPr="009A799D">
        <w:rPr>
          <w:rStyle w:val="StyleUnderline"/>
        </w:rPr>
        <w:t xml:space="preserve">the revised Anti-unfair Competition Law 1993 was finally promulgated on November 4 2017. The new law entered into force on January 1 2018. </w:t>
      </w:r>
      <w:r w:rsidRPr="009A799D">
        <w:rPr>
          <w:rStyle w:val="StyleUnderline"/>
          <w:sz w:val="10"/>
          <w:u w:val="none"/>
        </w:rPr>
        <w:t xml:space="preserve">The general structure of the law remains the same. It comprises four chapters which cover: general principles; unfair competition acts; the powers of the Administration for Industry and Commerce (AIC) to investigate and punish such acts; and the legal liability and penalties for each type of unfair competition act. The concepts and principles of the original 1993 text were essentially maintained in the four drafts and the final law. However, </w:t>
      </w:r>
      <w:r w:rsidRPr="009A799D">
        <w:rPr>
          <w:rStyle w:val="StyleUnderline"/>
        </w:rPr>
        <w:t>a number of changes have been introduced, some of which are significant</w:t>
      </w:r>
      <w:r w:rsidRPr="009A799D">
        <w:rPr>
          <w:rStyle w:val="StyleUnderline"/>
          <w:sz w:val="10"/>
          <w:u w:val="none"/>
        </w:rPr>
        <w:t xml:space="preserve">. Further, some articles have been deleted as they are no longer relevant or have been addressed in other laws enacted since 1993. </w:t>
      </w:r>
      <w:r w:rsidRPr="009A799D">
        <w:rPr>
          <w:rStyle w:val="StyleUnderline"/>
        </w:rPr>
        <w:t xml:space="preserve">This update highlights some of the key changes with regard to intellectual property. </w:t>
      </w:r>
      <w:bookmarkStart w:id="916" w:name="Acts"/>
      <w:bookmarkEnd w:id="916"/>
      <w:r w:rsidRPr="009A799D">
        <w:rPr>
          <w:rStyle w:val="StyleUnderline"/>
        </w:rPr>
        <w:t>Unfair competition acts As regards intellectual property, unfair competition acts can be classified as those that affect the interests of an identified competitor</w:t>
      </w:r>
      <w:r w:rsidRPr="009A799D">
        <w:rPr>
          <w:rStyle w:val="StyleUnderline"/>
          <w:sz w:val="10"/>
          <w:u w:val="none"/>
        </w:rPr>
        <w:t xml:space="preserve"> and are described in Articles 6 (copying and imitating) and 9 (trade secrets) of the new Anti-unfair Competition Law. A </w:t>
      </w:r>
      <w:r w:rsidRPr="009A799D">
        <w:rPr>
          <w:rStyle w:val="StyleUnderline"/>
        </w:rPr>
        <w:t xml:space="preserve">new type of unfair competition act – internet-related acts (Article 12) – was added in 2016. Unfair acts against a competitor Copying and imitating </w:t>
      </w:r>
      <w:r w:rsidRPr="009A799D">
        <w:rPr>
          <w:rStyle w:val="StyleUnderline"/>
          <w:sz w:val="10"/>
          <w:u w:val="none"/>
        </w:rPr>
        <w:t xml:space="preserve">During the revision process, Article 6 was one of the most commented on sections of the law. It concerns: copying a product's name, packaging or decoration; using another entity's name; and using another entity's website name. Before examining Article 6 in detail, it is worth examining the different approaches adopted in the previous drafts of the law. </w:t>
      </w:r>
      <w:r w:rsidRPr="009A799D">
        <w:rPr>
          <w:sz w:val="10"/>
        </w:rPr>
        <w:t xml:space="preserve">Article 5 (later renumbered 6) of the original 1993 text stated that "operators shall not adopt any of the following improper means to carry out market transactions". In the 2016 draft, the wording became "operators shall not cause confusion in the market by committing the following acts with business identifiers". The first 2017 draft stated that "no business operator shall use any of the following unfair means in market transactions". </w:t>
      </w:r>
      <w:r w:rsidRPr="009A799D">
        <w:rPr>
          <w:rStyle w:val="StyleUnderline"/>
          <w:sz w:val="10"/>
          <w:u w:val="none"/>
        </w:rPr>
        <w:t xml:space="preserve">The second 2017 draft reverted to "business operators shall not engage in any of the following confusion acts that may mislead the consumers to mistake its products for those of others or to misconstrue that such products have a certain association with others". </w:t>
      </w:r>
      <w:r w:rsidRPr="009A799D">
        <w:rPr>
          <w:rStyle w:val="StyleUnderline"/>
        </w:rPr>
        <w:t>The final text states that "business operators shall not commit any of the following confusion acts that may mislead the consumers to mistake its products for those of another person or induce a special relationship with another person</w:t>
      </w:r>
      <w:r w:rsidRPr="009A799D">
        <w:rPr>
          <w:rStyle w:val="StyleUnderline"/>
          <w:sz w:val="10"/>
          <w:u w:val="none"/>
        </w:rPr>
        <w:t xml:space="preserve">". The discussion and comments concerning the first sub-paragraph of Article 6 (as renumbered in 2017) are good illustrations of the differences between the two approaches adopted. In the original 1993 text, 'copying' was defined as "using, without authorization, the names, packaging or decoration unique (or specific) to a well-known product, or names, packaging or decoration similar to well-known goods, so that their goods are confused with the well-known goods of others, causing buyers to mistake". The term 'well-known' prompted discussions during the revision process. It was argued that such a strict requirement (it was as difficult to prove the well-known status of a commodity as it was to obtain well-known status for a trademark) implied that, unless a commodity's well-known status was established, the act of copying was not unfair. In the second 2017 draft, the term 'well-known' was deleted, but the words 'unique' and 'specific' were maintained. 'Unique' meant that the shape of packaging should not constitute a common sign or it would lose its function as a business identifier (a function that had been particularly highlighted in the 2016 draft). In the final version of the text, </w:t>
      </w:r>
      <w:r w:rsidRPr="009A799D">
        <w:rPr>
          <w:rStyle w:val="StyleUnderline"/>
        </w:rPr>
        <w:t>the concept of reputation has been reintroduced, but in the reduced form of a 'certain influence'</w:t>
      </w:r>
      <w:r w:rsidRPr="009A799D">
        <w:rPr>
          <w:rStyle w:val="StyleUnderline"/>
          <w:sz w:val="10"/>
          <w:u w:val="none"/>
        </w:rPr>
        <w:t xml:space="preserve"> (the same term that is used in Articles 32 and 59.3 of the Trademark Law). Meanwhile, the word 'unique' has been deleted. Another topic of discussion concerned the list of objects that cannot be copied (ie, a name, packaging or a decoration). A product's shape was not included in this list. However, many unfair competition cases have involved the slavish copy of a product's shape. Previously, the courts often refused cases based on such facts, as a product's shape was not listed in the law with regard to unfair practice. In M&amp;G pen (March 3 2010), the Supreme People's Court clarified that a product's shape may be considered its decoration and, during the final reading of the law, it was proposed that the word 'shape' be added to the list. This was refused; instead, it was agreed to simply add 'etc', which indicates that the list is inexhaustive and may therefore include a product's shape, as well as a single colour or a sound. Articles 6.2 and 6.3 list other types of unfair use, including with regard to: enterprise and trade names (Article 6.2); and website names, webpages and the stem of a domain name (Article 6.3). These items were introduced in the first 2017 draft, which specified that such use would constitute an act of unfair competition if it misled the public. Under this draft, the use of another person's trademark (whether registered or not) in an enterprise name would be unfair if it misled the public. The second 2017 draft deleted this condition altogether, which was arguably a step too far. The final text keeps the reference to enterprise names and websites, but replaces the misled requirement with having "a certain influence". The new Article 6 includes a new final paragraph (Article 6.4), which addresses "other confusion acts that may mislead the consumers to mistake the products for those of others or to misconstrue that such products have a special relation with others". This article appears to refer to Article 58 of the Trademark Law, which concerns the use of another entity's trademarks as a trade name and refers to the Anti-unfair Competition Law. Trade secrets </w:t>
      </w:r>
      <w:r w:rsidRPr="009A799D">
        <w:rPr>
          <w:rStyle w:val="StyleUnderline"/>
        </w:rPr>
        <w:t>The theft of trade secrets (including commercial and technology information) is a key concern among market players and many comments and suggestions were made during the revision process</w:t>
      </w:r>
      <w:r w:rsidRPr="009A799D">
        <w:rPr>
          <w:rStyle w:val="StyleUnderline"/>
          <w:sz w:val="10"/>
          <w:u w:val="none"/>
        </w:rPr>
        <w:t xml:space="preserve">. The original 1993 text referred to "obtaining trade secrets by theft, promise of gains, coercion or other improper means". The 2016 draft added 'cheating' to these improper means, which the first 2017 draft changed to 'bribery'. The final text has added 'fraud' to this list. </w:t>
      </w:r>
      <w:r w:rsidRPr="009A799D">
        <w:rPr>
          <w:rStyle w:val="StyleUnderline"/>
        </w:rPr>
        <w:t xml:space="preserve">The discussions revealed that the main concern was the behaviour of the employees and ex-employees of victims of trade secret theft. </w:t>
      </w:r>
      <w:r w:rsidRPr="009A799D">
        <w:rPr>
          <w:rStyle w:val="StyleUnderline"/>
          <w:sz w:val="10"/>
          <w:u w:val="none"/>
        </w:rPr>
        <w:t>The issue was first addressed, indirectly, in the 2016 draft, which stated that the "third party who has or ought to have a clear knowledge" of an unfair act "shall be deemed to have infringed upon the trade secrets". However, no express reference was made to employees. The first 2017 draft law added a new Article 10 concerning employees "where an employee or former employee of the right holder of trade secrets conducts any act provided in Paragraph 1 of Article 9 hereof". This condition was kept in the second draft and in the final text, which reads: "</w:t>
      </w:r>
      <w:r w:rsidRPr="009A799D">
        <w:rPr>
          <w:rStyle w:val="StyleUnderline"/>
        </w:rPr>
        <w:t>Where a third party clearly knows or ought to know that the employee or former employee of the trade secret owner, or any other organization or individual has committed the acts listed in the preceding paragraph, yet, still acquires, discloses, explores or permit others to explore the trade secret, such act shall be deemed as infringement upon trade secrets</w:t>
      </w:r>
      <w:r w:rsidRPr="009A799D">
        <w:rPr>
          <w:rStyle w:val="StyleUnderline"/>
          <w:sz w:val="10"/>
          <w:u w:val="none"/>
        </w:rPr>
        <w:t xml:space="preserve">." </w:t>
      </w:r>
      <w:r w:rsidRPr="009A799D">
        <w:rPr>
          <w:rStyle w:val="StyleUnderline"/>
        </w:rPr>
        <w:t xml:space="preserve">The express reference to the role played by employees and former employees is an improvement on the previous drafts of the law. </w:t>
      </w:r>
      <w:r w:rsidRPr="009A799D">
        <w:rPr>
          <w:rStyle w:val="StyleUnderline"/>
          <w:sz w:val="10"/>
          <w:u w:val="none"/>
        </w:rPr>
        <w:t xml:space="preserve">However, the real difficulty is proving that a trade secret has been stolen by improper means. In trade secret litigation, it is sometimes necessary to reverse the burden of proof. It remains to be seen if the expression 'clearly knows or ought to know' will mean that, at a certain point, the courts will request defendants to justify that they have acquired the information under review through legal means. </w:t>
      </w:r>
      <w:bookmarkStart w:id="917" w:name="Investigation"/>
      <w:bookmarkEnd w:id="917"/>
      <w:r w:rsidRPr="009A799D">
        <w:rPr>
          <w:rStyle w:val="StyleUnderline"/>
          <w:sz w:val="10"/>
          <w:u w:val="none"/>
        </w:rPr>
        <w:t xml:space="preserve">Investigation of suspected unfair competition acts The Control and Inspection chapter (as it was named in the 1993 law and up until the first 2017 draft) has been renamed Inspection of suspected acts in the final text. This chapter concerns the AIC, which – as has been the case in the revision of other laws – has sought to increase its powers. In the 1993 law, the AIC could only question suspected infringers and require them to produce evidence material. It had no right to enter business premises, so its rights to access documents, account books and vouchers, among other things, and inspect property were limited in practice. The right to enter premises was added to the law in the 2016 draft. </w:t>
      </w:r>
      <w:r w:rsidRPr="009A799D">
        <w:rPr>
          <w:rStyle w:val="StyleUnderline"/>
        </w:rPr>
        <w:t xml:space="preserve">This power has been adopted in the final text and gives the AIC more power to: conduct investigations; seize and detain merchandise; duplicate documents; and examine bank accounts. </w:t>
      </w:r>
      <w:r w:rsidRPr="009A799D">
        <w:rPr>
          <w:rStyle w:val="StyleUnderline"/>
          <w:sz w:val="10"/>
          <w:u w:val="none"/>
        </w:rPr>
        <w:t xml:space="preserve">Some commentators warned against possible abuses of power that could be triggered by a malicious complaint. The second 2017 draft took this concern into account somewhat, as it stipulated that the "execution of the measures as provided in the preceding paragraph requires a written report filed to and an approval from the head of supervision and inspection departments". A new Article 15 was added to the final text and provides some protection for defendants, stating that "the supervision and inspection departments and their functionaries are obliged to keep the confidentiality of the trade secrets that come to their knowledge during the process of investigation". The 2017 drafts introduced the notion of whistleblowing, providing that any person can report any 'suspicious' (this notion was added to the second draft of 2017) unfair competition act to the AIC, which will keep the identity of such a whistleblower confidential. This measure has been adopted in Article 16 of the final text. </w:t>
      </w:r>
      <w:bookmarkStart w:id="918" w:name="Legal"/>
      <w:bookmarkEnd w:id="918"/>
      <w:r w:rsidRPr="009A799D">
        <w:rPr>
          <w:rStyle w:val="StyleUnderline"/>
          <w:sz w:val="10"/>
          <w:u w:val="none"/>
        </w:rPr>
        <w:t xml:space="preserve">Legal liability </w:t>
      </w:r>
      <w:r w:rsidRPr="009A799D">
        <w:rPr>
          <w:rStyle w:val="StyleUnderline"/>
        </w:rPr>
        <w:t xml:space="preserve">As in other IP laws (ie, the Trademark Law and the Patent Law), the Anti-unfair Competition Law provides for two types of penalty in the case of unfair competition acts: damages to be paid to the victim of the act that filed the case with the people's courts; and a penalty imposed by the AIC. </w:t>
      </w:r>
      <w:r w:rsidRPr="009A799D">
        <w:rPr>
          <w:rStyle w:val="StyleUnderline"/>
          <w:sz w:val="10"/>
          <w:u w:val="none"/>
        </w:rPr>
        <w:t xml:space="preserve">The revised law has updated the original text to reflect the existing practice in these matters. Damages </w:t>
      </w:r>
      <w:r w:rsidRPr="009A799D">
        <w:rPr>
          <w:rStyle w:val="StyleUnderline"/>
        </w:rPr>
        <w:t>As regards damages, Article 17 of the Anti-unfair Competition Law reproduces the solutions already established in the Trademark Law</w:t>
      </w:r>
      <w:r w:rsidRPr="009A799D">
        <w:rPr>
          <w:rStyle w:val="StyleUnderline"/>
          <w:sz w:val="10"/>
          <w:u w:val="none"/>
        </w:rPr>
        <w:t xml:space="preserve">. </w:t>
      </w:r>
      <w:r w:rsidRPr="009A799D">
        <w:rPr>
          <w:rStyle w:val="StyleUnderline"/>
        </w:rPr>
        <w:t>Damages are to be calculated by reference to the actual prejudice or, if this is difficult to establish, by reference to the profits earned through the infringement</w:t>
      </w:r>
      <w:r w:rsidRPr="009A799D">
        <w:rPr>
          <w:rStyle w:val="StyleUnderline"/>
          <w:sz w:val="10"/>
          <w:u w:val="none"/>
        </w:rPr>
        <w:t xml:space="preserve">. If neither of these calculation criteria can be easily established, the court may decide up to the statutory maximum amount of Rmb3 million. The rule concerning statutory damages applies only to cases under Articles 6 and 9 (copying and trade secrets) of the law. </w:t>
      </w:r>
      <w:r w:rsidRPr="009A799D">
        <w:rPr>
          <w:rStyle w:val="StyleUnderline"/>
        </w:rPr>
        <w:t xml:space="preserve">Fines Similarly, the revised law has updated the practice for calculating and awarding fines for each unfair competition act. The amounts and calculation methods vary depending on the type of unfair competition act. </w:t>
      </w:r>
      <w:r w:rsidRPr="009A799D">
        <w:rPr>
          <w:rStyle w:val="StyleUnderline"/>
          <w:sz w:val="10"/>
          <w:u w:val="none"/>
        </w:rPr>
        <w:t>In cases of violations of Article 6 (ie, confusion with a name, packaging, an enterprise name or a website), the calculation is similar to that provided for in the Trademark Law (ie, up to five times the illegal turnover where it exceeds Rmb50,000 and up to Rmb250,000 if the turnover is less than Rmb50,000). If an operator is ordered to change its name because it is using another party's trademark illegally, the law adopts a solution to facilitate the enforcement of such order: if the operator does not change said name within a prescribed time, "the enterprise registration authority (AIC) shall replace such name with a Uniform Social Credit Code". The penalties for the theft of trade secrets (Article 9) and denigration (Article 11) are the same (ie, a fine of between Rmb100,000 and Rmb500,000 or up to Rmb3 million if the case is serious</w:t>
      </w:r>
      <w:r w:rsidRPr="009A799D">
        <w:rPr>
          <w:rStyle w:val="StyleUnderline"/>
        </w:rPr>
        <w:t xml:space="preserve">). As for trade secrets, the final law specifies that functionaries will be punished if they: abuse their powers; or divulge "trade secrets that come to their knowledge during the process of investigation". </w:t>
      </w:r>
      <w:r w:rsidRPr="009A799D">
        <w:rPr>
          <w:rStyle w:val="StyleUnderline"/>
          <w:sz w:val="10"/>
          <w:u w:val="none"/>
        </w:rPr>
        <w:t>These administrative punishments may be waived or reduced depending on the infringer's actions. Article 25 of the revised law provides that if the "circumstances are minor and the operator rectifies his behavior in time so that no consequential damage is caused", no penalty will be applied. Alternatively, the penalty may be lighter "if the operator proactively removes or relieves the harmful consequences of its act, or there are other circumstances explicitly provided by laws that enable the application of a lighter or mitigate administrative punishment".</w:t>
      </w:r>
    </w:p>
    <w:p w:rsidR="004F6BFC" w:rsidRPr="009A799D" w:rsidRDefault="004F6BFC" w:rsidP="004F6BFC">
      <w:pPr>
        <w:pStyle w:val="Heading3"/>
        <w:rPr>
          <w:rFonts w:hint="eastAsia"/>
        </w:rPr>
      </w:pPr>
      <w:r w:rsidRPr="009A799D">
        <w:t>A2 CP only Solves China</w:t>
      </w:r>
    </w:p>
    <w:p w:rsidR="004F6BFC" w:rsidRPr="009A799D" w:rsidRDefault="004F6BFC" w:rsidP="004F6BFC">
      <w:pPr>
        <w:pStyle w:val="Heading4"/>
        <w:rPr>
          <w:rFonts w:hint="eastAsia"/>
        </w:rPr>
      </w:pPr>
      <w:r w:rsidRPr="009A799D">
        <w:t>That’s more than enough to solve the AFF</w:t>
      </w:r>
    </w:p>
    <w:p w:rsidR="004F6BFC" w:rsidRPr="009A799D" w:rsidRDefault="004F6BFC" w:rsidP="004F6BFC">
      <w:r w:rsidRPr="009A799D">
        <w:t xml:space="preserve">Michele </w:t>
      </w:r>
      <w:r w:rsidRPr="009A799D">
        <w:rPr>
          <w:rStyle w:val="Style13ptBold"/>
        </w:rPr>
        <w:t>Nash-Hoff</w:t>
      </w:r>
      <w:r w:rsidRPr="009A799D">
        <w:t>, 2-9-</w:t>
      </w:r>
      <w:r w:rsidRPr="009A799D">
        <w:rPr>
          <w:rStyle w:val="Style13ptBold"/>
        </w:rPr>
        <w:t>2016</w:t>
      </w:r>
      <w:r w:rsidRPr="009A799D">
        <w:t xml:space="preserve">, "What Could be Done about China's Theft of Intellectual Property?," IndustryWeek, </w:t>
      </w:r>
      <w:hyperlink r:id="rId318" w:history="1">
        <w:r w:rsidRPr="009A799D">
          <w:rPr>
            <w:rStyle w:val="Hyperlink"/>
          </w:rPr>
          <w:t>http://www.industryweek.com/intellectual-property/what-could-be-done-about-chinas-theft-intellectual-property</w:t>
        </w:r>
      </w:hyperlink>
      <w:r w:rsidRPr="009A799D">
        <w:t xml:space="preserve"> Michele has been president of the San Diego Electronics Network, the San Diego Chapter of the Electronics Representatives Association, and The High Technology Foundation, as well as several professional and non-profit organizations. She cites a report from the Commission on the Theft of American Intellectual Property of the U.S International Trade Commission</w:t>
      </w:r>
    </w:p>
    <w:p w:rsidR="004F6BFC" w:rsidRPr="009A799D" w:rsidRDefault="004F6BFC" w:rsidP="004F6BFC">
      <w:pPr>
        <w:rPr>
          <w:sz w:val="16"/>
        </w:rPr>
      </w:pPr>
      <w:r w:rsidRPr="009A799D">
        <w:rPr>
          <w:sz w:val="16"/>
        </w:rPr>
        <w:t>In researching this topic</w:t>
      </w:r>
      <w:r w:rsidRPr="009A799D">
        <w:rPr>
          <w:rStyle w:val="StyleUnderline"/>
        </w:rPr>
        <w:t xml:space="preserve">, I found out that the bipartisan Commission on the Theft of American Intellectual Property of the U.S. International Trade Commission released a </w:t>
      </w:r>
      <w:hyperlink r:id="rId319" w:history="1">
        <w:r w:rsidRPr="009A799D">
          <w:rPr>
            <w:rStyle w:val="StyleUnderline"/>
          </w:rPr>
          <w:t>report</w:t>
        </w:r>
      </w:hyperlink>
      <w:r w:rsidRPr="009A799D">
        <w:rPr>
          <w:rStyle w:val="StyleUnderline"/>
        </w:rPr>
        <w:t xml:space="preserve"> in May 2013</w:t>
      </w:r>
      <w:r w:rsidRPr="009A799D">
        <w:rPr>
          <w:sz w:val="16"/>
        </w:rPr>
        <w:t xml:space="preserve">. </w:t>
      </w:r>
      <w:r w:rsidRPr="009A799D">
        <w:rPr>
          <w:rStyle w:val="StyleUnderline"/>
        </w:rPr>
        <w:t xml:space="preserve">Dennis C. Blair, former director of National Intelligence </w:t>
      </w:r>
      <w:r w:rsidRPr="009A799D">
        <w:rPr>
          <w:sz w:val="16"/>
        </w:rPr>
        <w:t>and commander in chief of the U.S. Pacific Command</w:t>
      </w:r>
      <w:r w:rsidRPr="009A799D">
        <w:rPr>
          <w:rStyle w:val="StyleUnderline"/>
        </w:rPr>
        <w:t xml:space="preserve">, and Jon M. Huntsman, Jr., former ambassador to China, governor of Utah, and Deputy U.S. Trade Representative, were the co-chairs of the commission. The day after the release, Forbes published an </w:t>
      </w:r>
      <w:hyperlink r:id="rId320" w:anchor="471a011def04" w:history="1">
        <w:r w:rsidRPr="009A799D">
          <w:rPr>
            <w:rStyle w:val="StyleUnderline"/>
          </w:rPr>
          <w:t>article</w:t>
        </w:r>
      </w:hyperlink>
      <w:r w:rsidRPr="009A799D">
        <w:rPr>
          <w:rStyle w:val="StyleUnderline"/>
        </w:rPr>
        <w:t xml:space="preserve"> about the report, stating that "</w:t>
      </w:r>
      <w:r w:rsidRPr="009A799D">
        <w:rPr>
          <w:rStyle w:val="Emphasis"/>
        </w:rPr>
        <w:t>China accounts for at least half – and maybe as much as 80% – of U.S. intellectual property theft</w:t>
      </w:r>
      <w:r w:rsidRPr="009A799D">
        <w:rPr>
          <w:sz w:val="16"/>
        </w:rPr>
        <w:t xml:space="preserve">." The article briefly discussed the problem of China's intellectual property theft and included quotes from the co-chairs, but did not go into any detail about the recommendations of the commission. China has the stated goal of becoming the superpower of the 21st Century and intellectual property theft is one of their tools to achieve this goal... —Michele Nash-Hoff The article did provide the link to the 100-page report, which I have since read. </w:t>
      </w:r>
      <w:r w:rsidRPr="009A799D">
        <w:rPr>
          <w:rStyle w:val="StyleUnderline"/>
        </w:rPr>
        <w:t xml:space="preserve">In view of the continuing problem, it is time to reconsider the key findings of the report, titled, "The Impact of International IP Theft on the American Economy": ”Hundreds of billions of dollars per year. The annual losses are likely to be comparable to the current annual level of U.S. exports to Asia—over $300 billion...” Millions of jobs. If IP were to receive the same protection overseas that it does here, the American economy would add millions of jobs. A drag on U.S. GDP growth. Better protection of IP would encourage significantly more R&amp;D investment and economic growth. </w:t>
      </w:r>
      <w:r w:rsidRPr="009A799D">
        <w:rPr>
          <w:sz w:val="16"/>
        </w:rPr>
        <w:t xml:space="preserve">Innovation. The incentive to innovate drives productivity growth and the advancements that improve the quality of life. The threat of IP theft diminishes that incentive. </w:t>
      </w:r>
      <w:r w:rsidRPr="009A799D">
        <w:rPr>
          <w:rStyle w:val="StyleUnderline"/>
        </w:rPr>
        <w:t>The report stated, “A core component of China’s successful growth strategy is acquiring science and technology. It does this in part by</w:t>
      </w:r>
      <w:r w:rsidRPr="009A799D">
        <w:rPr>
          <w:sz w:val="16"/>
        </w:rPr>
        <w:t xml:space="preserve"> legal means—imports, foreign domestic investment, licensing, and joint ventures—but also by </w:t>
      </w:r>
      <w:r w:rsidRPr="009A799D">
        <w:rPr>
          <w:rStyle w:val="StyleUnderline"/>
        </w:rPr>
        <w:t>means that are illegal</w:t>
      </w:r>
      <w:r w:rsidRPr="009A799D">
        <w:rPr>
          <w:sz w:val="16"/>
        </w:rPr>
        <w:t xml:space="preserve">. </w:t>
      </w:r>
      <w:r w:rsidRPr="009A799D">
        <w:rPr>
          <w:rStyle w:val="StyleUnderline"/>
        </w:rPr>
        <w:t>National industrial policy goals in China encourage IP theft, and an extraordinary number of Chinese in business and government entities are engaged in this practice.”</w:t>
      </w:r>
      <w:r w:rsidRPr="009A799D">
        <w:rPr>
          <w:sz w:val="16"/>
        </w:rPr>
        <w:t xml:space="preserve"> The report stated that existing remedies are not keeping up with the problem because of:</w:t>
      </w:r>
    </w:p>
    <w:p w:rsidR="004F6BFC" w:rsidRPr="009A799D" w:rsidRDefault="004F6BFC" w:rsidP="004F6BFC">
      <w:pPr>
        <w:pStyle w:val="Heading3"/>
        <w:rPr>
          <w:rFonts w:hint="eastAsia"/>
        </w:rPr>
      </w:pPr>
      <w:r w:rsidRPr="009A799D">
        <w:t>Aff Answers</w:t>
      </w:r>
    </w:p>
    <w:p w:rsidR="004F6BFC" w:rsidRPr="009A799D" w:rsidRDefault="004F6BFC" w:rsidP="004F6BFC">
      <w:pPr>
        <w:pStyle w:val="Heading4"/>
        <w:rPr>
          <w:rFonts w:hint="eastAsia"/>
        </w:rPr>
      </w:pPr>
      <w:r w:rsidRPr="009A799D">
        <w:t>WTO laws can’t constrain China</w:t>
      </w:r>
    </w:p>
    <w:p w:rsidR="004F6BFC" w:rsidRPr="009A799D" w:rsidRDefault="004F6BFC" w:rsidP="004F6BFC">
      <w:r w:rsidRPr="009A799D">
        <w:rPr>
          <w:rStyle w:val="Style13ptBold"/>
        </w:rPr>
        <w:t>Reuters</w:t>
      </w:r>
      <w:r w:rsidRPr="009A799D">
        <w:t>, 1-19-</w:t>
      </w:r>
      <w:r w:rsidRPr="009A799D">
        <w:rPr>
          <w:rStyle w:val="Style13ptBold"/>
        </w:rPr>
        <w:t>2018</w:t>
      </w:r>
      <w:r w:rsidRPr="009A799D">
        <w:t>, "World trade rules too weak to stop China distorting market – US," Guardian, https://www.theguardian.com/us-news/2018/jan/20/world-trade-rules-too-weak-to-stop-china-distorting-market-us</w:t>
      </w:r>
    </w:p>
    <w:p w:rsidR="004F6BFC" w:rsidRPr="009A799D" w:rsidRDefault="004F6BFC" w:rsidP="004F6BFC">
      <w:pPr>
        <w:rPr>
          <w:sz w:val="16"/>
        </w:rPr>
      </w:pPr>
      <w:r w:rsidRPr="009A799D">
        <w:rPr>
          <w:sz w:val="16"/>
        </w:rPr>
        <w:t xml:space="preserve">The United States mistakenly supported China’s membership of the World Trade Organisation in 2001 on terms that have failed to force Beijing to open its economy, the </w:t>
      </w:r>
      <w:hyperlink r:id="rId321" w:history="1">
        <w:r w:rsidRPr="009A799D">
          <w:rPr>
            <w:rStyle w:val="Hyperlink"/>
            <w:sz w:val="16"/>
          </w:rPr>
          <w:t>Trump administration</w:t>
        </w:r>
      </w:hyperlink>
      <w:r w:rsidRPr="009A799D">
        <w:rPr>
          <w:sz w:val="16"/>
        </w:rPr>
        <w:t xml:space="preserve"> has said. As the White House prepares its long-promised crackdown on what it sees as China’s unfair trade practices, the administration said in a report to Congress: “</w:t>
      </w:r>
      <w:r w:rsidRPr="009A799D">
        <w:rPr>
          <w:rStyle w:val="StyleUnderline"/>
        </w:rPr>
        <w:t>It seems clear that the United States erred in supporting China’s entry into the WTO on terms that have proven to be ineffective in securing China’s embrace of an open, market-orientated trade regime.</w:t>
      </w:r>
      <w:r w:rsidRPr="009A799D">
        <w:rPr>
          <w:sz w:val="16"/>
        </w:rPr>
        <w:t xml:space="preserve">. “It is now clear that the </w:t>
      </w:r>
      <w:r w:rsidRPr="009A799D">
        <w:rPr>
          <w:rStyle w:val="StyleUnderline"/>
        </w:rPr>
        <w:t>WTO rules are not sufficient to constrain China’s market-distorting behavior,” the report sai</w:t>
      </w:r>
      <w:r w:rsidRPr="009A799D">
        <w:rPr>
          <w:sz w:val="16"/>
        </w:rPr>
        <w:t xml:space="preserve">d. While the US trade representative’s office has long taken </w:t>
      </w:r>
      <w:hyperlink r:id="rId322" w:history="1">
        <w:r w:rsidRPr="009A799D">
          <w:rPr>
            <w:rStyle w:val="Hyperlink"/>
            <w:sz w:val="16"/>
          </w:rPr>
          <w:t>China</w:t>
        </w:r>
      </w:hyperlink>
      <w:r w:rsidRPr="009A799D">
        <w:rPr>
          <w:sz w:val="16"/>
        </w:rPr>
        <w:t xml:space="preserve"> to task for unfair trade practices, the first such review under Donald Trump’s presidency takes a harsher tone against Beijing. It comes amid worsening trade tensions between the world’s two largest economies and as the administration prepares actions to curb China’s alleged theft of intellectual property. A decision in the so-called “section 301” investigation is expected in the coming weeks. </w:t>
      </w:r>
      <w:r w:rsidRPr="009A799D">
        <w:rPr>
          <w:rStyle w:val="StyleUnderline"/>
        </w:rPr>
        <w:t>The report also points at Russia’s behaviour, saying Moscow had no intention of complying with its WTO obligations, a trend the administration said was “very troubling</w:t>
      </w:r>
      <w:r w:rsidRPr="009A799D">
        <w:rPr>
          <w:sz w:val="16"/>
        </w:rPr>
        <w:t>”. A White House official said despite consultations with China</w:t>
      </w:r>
      <w:r w:rsidRPr="009A799D">
        <w:rPr>
          <w:rStyle w:val="StyleUnderline"/>
        </w:rPr>
        <w:t xml:space="preserve">, it had failed to follow through on promises of moving more toward a market-orientated economy and playing by international trading rules. </w:t>
      </w:r>
      <w:r w:rsidRPr="009A799D">
        <w:rPr>
          <w:sz w:val="16"/>
        </w:rPr>
        <w:t xml:space="preserve">“The president and his principal adviser are united in the belief that this is a problem that has gone on for too long and needs to be addressed,” the official said. “In the past, conversations have focused more on discreet opening for discreet products, and what we’re saying is systematically we’re not going to tolerate broad-based policy that attempts to promote state-led enterprises,” the official said, speaking on condition of anonymity. Trump said this week he was considering a big “fine” against China for forcing US companies to transfer their intellectual property to China as a cost of doing business there. While the administration is also looking at whether foreign imports of steel, aluminium, washing machines and solar panels are harming US businesses, </w:t>
      </w:r>
      <w:hyperlink r:id="rId323" w:history="1">
        <w:r w:rsidRPr="009A799D">
          <w:rPr>
            <w:rStyle w:val="Hyperlink"/>
            <w:sz w:val="16"/>
          </w:rPr>
          <w:t xml:space="preserve">China’s alleged theft of intellectual property </w:t>
        </w:r>
      </w:hyperlink>
      <w:r w:rsidRPr="009A799D">
        <w:rPr>
          <w:sz w:val="16"/>
        </w:rPr>
        <w:t xml:space="preserve">is a particular concern to Trump because it affects a large swath of American firms, the official said. </w:t>
      </w:r>
      <w:r w:rsidRPr="009A799D">
        <w:rPr>
          <w:rStyle w:val="StyleUnderline"/>
        </w:rPr>
        <w:t>Trump did not specify what he meant by a “fine” against China, but the 1974 trade law that authorised an investigation into China’s alleged theft of US intellectual property allows him to impose retaliatory tariffs on Chinese goods</w:t>
      </w:r>
      <w:r w:rsidRPr="009A799D">
        <w:rPr>
          <w:sz w:val="16"/>
        </w:rPr>
        <w:t xml:space="preserve"> or other trade sanctions until China changes its policies.</w:t>
      </w:r>
    </w:p>
    <w:p w:rsidR="004F6BFC" w:rsidRPr="009A799D" w:rsidRDefault="004F6BFC" w:rsidP="004F6BFC">
      <w:pPr>
        <w:pStyle w:val="Heading4"/>
        <w:rPr>
          <w:rFonts w:hint="eastAsia"/>
        </w:rPr>
      </w:pPr>
      <w:r w:rsidRPr="009A799D">
        <w:t>WTO can’t stop Chinese infringements – Empirics prove</w:t>
      </w:r>
    </w:p>
    <w:p w:rsidR="004F6BFC" w:rsidRPr="009A799D" w:rsidRDefault="004F6BFC" w:rsidP="004F6BFC">
      <w:r w:rsidRPr="009A799D">
        <w:t xml:space="preserve">Peter </w:t>
      </w:r>
      <w:r w:rsidRPr="009A799D">
        <w:rPr>
          <w:rStyle w:val="Style13ptBold"/>
        </w:rPr>
        <w:t>Buxbaum</w:t>
      </w:r>
      <w:r w:rsidRPr="009A799D">
        <w:t>, 1-1-</w:t>
      </w:r>
      <w:r w:rsidRPr="009A799D">
        <w:rPr>
          <w:rStyle w:val="Style13ptBold"/>
        </w:rPr>
        <w:t>2017</w:t>
      </w:r>
      <w:r w:rsidRPr="009A799D">
        <w:t xml:space="preserve">, "China Still Not Living Up to WTO Commitments," Global Trade Magazine, </w:t>
      </w:r>
      <w:hyperlink r:id="rId324" w:history="1">
        <w:r w:rsidRPr="009A799D">
          <w:rPr>
            <w:rStyle w:val="Hyperlink"/>
          </w:rPr>
          <w:t>http://www.globaltrademag.com/in-the-news/china-still-not-living-wto-commitments</w:t>
        </w:r>
      </w:hyperlink>
      <w:r w:rsidRPr="009A799D">
        <w:t xml:space="preserve"> Peter Buxbaum is  an independent journalist for 14 years, covering defense, security, business, and technology.</w:t>
      </w:r>
    </w:p>
    <w:p w:rsidR="004F6BFC" w:rsidRPr="009A799D" w:rsidRDefault="004F6BFC" w:rsidP="004F6BFC"/>
    <w:p w:rsidR="004F6BFC" w:rsidRPr="009A799D" w:rsidRDefault="004F6BFC" w:rsidP="004F6BFC">
      <w:pPr>
        <w:rPr>
          <w:sz w:val="16"/>
        </w:rPr>
      </w:pPr>
      <w:r w:rsidRPr="009A799D">
        <w:rPr>
          <w:color w:val="333333"/>
          <w:sz w:val="16"/>
          <w:szCs w:val="27"/>
        </w:rPr>
        <w:t>“</w:t>
      </w:r>
      <w:r w:rsidRPr="009A799D">
        <w:rPr>
          <w:rStyle w:val="StyleUnderline"/>
        </w:rPr>
        <w:t>Trade with China has been one step forward, two steps back for 15 years. Each time China claims to move toward opening up trade</w:t>
      </w:r>
      <w:r w:rsidRPr="009A799D">
        <w:rPr>
          <w:sz w:val="16"/>
        </w:rPr>
        <w:t xml:space="preserve">, it turns around and introduces another new mercantilist trade barrier to counteract it.” So said </w:t>
      </w:r>
      <w:hyperlink r:id="rId325" w:history="1">
        <w:r w:rsidRPr="009A799D">
          <w:rPr>
            <w:rStyle w:val="Hyperlink"/>
            <w:sz w:val="16"/>
          </w:rPr>
          <w:t>Robert D. Atkinson, president of the Information Technology and Innovation Foundation</w:t>
        </w:r>
      </w:hyperlink>
      <w:r w:rsidRPr="009A799D">
        <w:rPr>
          <w:sz w:val="16"/>
        </w:rPr>
        <w:t xml:space="preserve"> (ITIF), a U.S. science and technology policy think tank, on the recent 15-year anniversary of China joining the World Trade Organization (WTO). “</w:t>
      </w:r>
      <w:r w:rsidRPr="009A799D">
        <w:rPr>
          <w:rStyle w:val="StyleUnderline"/>
        </w:rPr>
        <w:t>The WTO enforcement system has been ineffective at stopping it,” Atkinson added. “In 2001, the pundits were nearly unanimous in saying that joining the WTO could change China as it bought into the same rules of the game for market-based trade that everyone else plays by. Now we know that what China really bought from Geneva was a get out of jail free card</w:t>
      </w:r>
      <w:r w:rsidRPr="009A799D">
        <w:rPr>
          <w:sz w:val="16"/>
        </w:rPr>
        <w:t xml:space="preserve">. </w:t>
      </w:r>
      <w:hyperlink r:id="rId326" w:history="1">
        <w:r w:rsidRPr="009A799D">
          <w:rPr>
            <w:rStyle w:val="Hyperlink"/>
            <w:sz w:val="16"/>
          </w:rPr>
          <w:t>President-elect Donald Trump</w:t>
        </w:r>
      </w:hyperlink>
      <w:r w:rsidRPr="009A799D">
        <w:rPr>
          <w:sz w:val="16"/>
        </w:rPr>
        <w:t xml:space="preserve">’s pledge to get tougher on China’s mercantilism should be a top priority in January to turn China’s false promises into real ones.” According to Atkinson, </w:t>
      </w:r>
      <w:r w:rsidRPr="009A799D">
        <w:rPr>
          <w:rStyle w:val="StyleUnderline"/>
        </w:rPr>
        <w:t xml:space="preserve">China has made little or no progress since the ITIF released a report last year detailing the country’s </w:t>
      </w:r>
      <w:hyperlink r:id="rId327" w:history="1">
        <w:r w:rsidRPr="009A799D">
          <w:rPr>
            <w:rStyle w:val="StyleUnderline"/>
          </w:rPr>
          <w:t>failure to live up to its WTO commitments</w:t>
        </w:r>
      </w:hyperlink>
      <w:r w:rsidRPr="009A799D">
        <w:rPr>
          <w:sz w:val="16"/>
        </w:rPr>
        <w:t>. Accrording to that report, “</w:t>
      </w:r>
      <w:r w:rsidRPr="009A799D">
        <w:rPr>
          <w:rStyle w:val="StyleUnderline"/>
        </w:rPr>
        <w:t>China’s economic and trade policies increasingly contravene fundamental principles of global trade, including national treatment, non-discrimination, and rules-governed, market-based trade</w:t>
      </w:r>
      <w:r w:rsidRPr="009A799D">
        <w:rPr>
          <w:sz w:val="16"/>
        </w:rPr>
        <w:t xml:space="preserve"> in accordance with the theory of comparative advantage.” China’s abuse of the system, the report concluded, has become more aggressice since it joined the WTO. </w:t>
      </w:r>
      <w:r w:rsidRPr="009A799D">
        <w:rPr>
          <w:rStyle w:val="StyleUnderline"/>
        </w:rPr>
        <w:t xml:space="preserve">Among China’s infractions documented in the report, it continues to require technology transfer as a condition of market access; its state-owned enterprises don’t make purchases based on commercial considerations; it has not opened the telecommunications market to foreign concerns; it has not substantially reduced export subsidies nor reduced intellectual property theft and violations; and it has failed to liberalize foreign film distribution. </w:t>
      </w:r>
      <w:r w:rsidRPr="009A799D">
        <w:rPr>
          <w:sz w:val="16"/>
        </w:rPr>
        <w:t>The report urges a policy of “constructive confrontation” which emphasizes a results-oriented trade strategy pursued with a whole-of-government approach―“an approach, the report concludes, “that needs to be whole-heartedly embraced on both sides of the Atlantic.”</w:t>
      </w:r>
    </w:p>
    <w:p w:rsidR="004F6BFC" w:rsidRPr="009A799D" w:rsidRDefault="004F6BFC" w:rsidP="004F6BFC">
      <w:pPr>
        <w:pStyle w:val="Heading4"/>
        <w:rPr>
          <w:rFonts w:hint="eastAsia"/>
        </w:rPr>
      </w:pPr>
      <w:r w:rsidRPr="009A799D">
        <w:t>The CP ensures foreign students are sent back and give away cyber information – that causes more IP theft</w:t>
      </w:r>
    </w:p>
    <w:p w:rsidR="004F6BFC" w:rsidRPr="009A799D" w:rsidRDefault="004F6BFC" w:rsidP="004F6BFC">
      <w:r w:rsidRPr="009A799D">
        <w:t>Jessica Herrera-</w:t>
      </w:r>
      <w:r w:rsidRPr="009A799D">
        <w:rPr>
          <w:rStyle w:val="Style13ptBold"/>
        </w:rPr>
        <w:t>Flanigan</w:t>
      </w:r>
      <w:r w:rsidRPr="009A799D">
        <w:t>, 6-15-</w:t>
      </w:r>
      <w:r w:rsidRPr="009A799D">
        <w:rPr>
          <w:rStyle w:val="Style13ptBold"/>
        </w:rPr>
        <w:t>2011</w:t>
      </w:r>
      <w:r w:rsidRPr="009A799D">
        <w:t xml:space="preserve">, "Is Immigration Good for Cybersecurity?," Nextgov, </w:t>
      </w:r>
      <w:hyperlink r:id="rId328" w:history="1">
        <w:r w:rsidRPr="009A799D">
          <w:rPr>
            <w:rStyle w:val="Hyperlink"/>
          </w:rPr>
          <w:t>https://www.nextgov.com/cybersecurity/cybersecurity-report/2011/06/is-immigration-good-for-cybersecurity/54613/</w:t>
        </w:r>
      </w:hyperlink>
      <w:r w:rsidRPr="009A799D">
        <w:t xml:space="preserve"> Jessica R. Herrera-Flanigan is a partner at the Monument Policy Group, where she focuses on the issues affecting our nation’s security, technology, commerce, and entertainment markets.</w:t>
      </w:r>
    </w:p>
    <w:p w:rsidR="004F6BFC" w:rsidRPr="009A799D" w:rsidRDefault="004F6BFC" w:rsidP="004F6BFC">
      <w:pPr>
        <w:rPr>
          <w:sz w:val="16"/>
        </w:rPr>
      </w:pPr>
      <w:r w:rsidRPr="009A799D">
        <w:rPr>
          <w:sz w:val="16"/>
        </w:rPr>
        <w:t xml:space="preserve">Representative Zoe Lofgren (D-CA) introduced on Tuesday her widely anticipated high-skilled worker bill, the 2011 Immigration Driving Entrepreneurship in America (IDEA) Act. The Congresswoman said, "it makes no sense for us to educate the world's brightest students and then ship them back to their home countries to compete against us. My bill would allow some of the world's sharpest minds to stay in the United States and help us grow our economy." </w:t>
      </w:r>
      <w:r w:rsidRPr="009A799D">
        <w:rPr>
          <w:rStyle w:val="StyleUnderline"/>
        </w:rPr>
        <w:t>While job growth is the issue on many peoples' minds these days, legislation such as the IDEA Act actually could, if enacted, further our cybersecurity posture.</w:t>
      </w:r>
      <w:r w:rsidRPr="009A799D">
        <w:rPr>
          <w:sz w:val="16"/>
        </w:rPr>
        <w:t xml:space="preserve"> </w:t>
      </w:r>
      <w:r w:rsidRPr="009A799D">
        <w:rPr>
          <w:rStyle w:val="StyleUnderline"/>
        </w:rPr>
        <w:t>Cybersecurity and cyberbreaches, as we know them, are global phenomena. The federal government, as evidenced over the debate on whether cyber should be an economic or national security issue, is very well aware of the threats and strengths of other nations on the cyber front. Today, our broken immigration system has the U.S. educating and training the "best and brightest" minds and then shipping them outside the U.S. instead of finding ways to keep them here and benefit from their ingenuity and innovation.</w:t>
      </w:r>
      <w:r w:rsidRPr="009A799D">
        <w:rPr>
          <w:sz w:val="16"/>
        </w:rPr>
        <w:t xml:space="preserve"> On the cyber front, </w:t>
      </w:r>
      <w:r w:rsidRPr="009A799D">
        <w:rPr>
          <w:rStyle w:val="StyleUnderline"/>
        </w:rPr>
        <w:t xml:space="preserve">that means those who might be in the best position to help us build better networks, as well as strengthen our existing ones, are being sent away. In essence, the U.S. is similar to a parent handing over the keys to a newly purchased Ferrari to a teenager, saying "have a nice drive and don't come back." </w:t>
      </w:r>
      <w:r w:rsidRPr="009A799D">
        <w:rPr>
          <w:sz w:val="16"/>
        </w:rPr>
        <w:t xml:space="preserve">The IDEA Act attempts to correct this, bringing the Ferrari home, by </w:t>
      </w:r>
      <w:r w:rsidRPr="009A799D">
        <w:rPr>
          <w:rStyle w:val="StyleUnderline"/>
        </w:rPr>
        <w:t>allowing individuals receiving advanced degrees in Science, Technology, Mathematics, and Engineering (STEM) fields from distinguished American universities to seek green cards</w:t>
      </w:r>
      <w:r w:rsidRPr="009A799D">
        <w:rPr>
          <w:sz w:val="16"/>
        </w:rPr>
        <w:t xml:space="preserve">. It </w:t>
      </w:r>
      <w:r w:rsidRPr="009A799D">
        <w:rPr>
          <w:rStyle w:val="StyleUnderline"/>
        </w:rPr>
        <w:t>promotes innovation by awarding green cards to entrepreneurs with significant venture capital funding who agree to open their start-ups in the U.S. or who can show that they have created at least 10 new American jobs</w:t>
      </w:r>
      <w:r w:rsidRPr="009A799D">
        <w:rPr>
          <w:sz w:val="16"/>
        </w:rPr>
        <w:t xml:space="preserve">. It also attempts to fix the existing system by fixing the bureaucracy that has created backlogs and huddles to those waiting for green cards. The bill also calls for more investment in STEM education in the U.S., so we can create a domestic educated workforce that can address our most critical technological needs. Such investment, as we have seen in the various reports that have come out about the cybersecurity workforce in recent months, is critical. Like all things legislative, the bill is not perfect. Still, it has garnered significant support from industry. It will hopefully open the dialogue on the importance of employment-based immigration to our increasingly technology-reliant society. An important part of that dialogue must be how cybersecurity fits into the STEM and green card picture so that as we build out the tech nation of the future, we can have assurances that it is secure, reliant and trusted. </w:t>
      </w:r>
    </w:p>
    <w:p w:rsidR="004F6BFC" w:rsidRPr="009A799D" w:rsidRDefault="004F6BFC" w:rsidP="004F6BFC">
      <w:pPr>
        <w:pStyle w:val="Heading4"/>
        <w:rPr>
          <w:rFonts w:hint="eastAsia"/>
        </w:rPr>
      </w:pPr>
      <w:r w:rsidRPr="009A799D">
        <w:t>Immigration is key to solve cyber – that’s a pre-req to stopping IP theft</w:t>
      </w:r>
    </w:p>
    <w:p w:rsidR="004F6BFC" w:rsidRPr="009A799D" w:rsidRDefault="004F6BFC" w:rsidP="004F6BFC">
      <w:r w:rsidRPr="009A799D">
        <w:t xml:space="preserve">Linda </w:t>
      </w:r>
      <w:r w:rsidRPr="009A799D">
        <w:rPr>
          <w:rStyle w:val="Style13ptBold"/>
        </w:rPr>
        <w:t>Moore</w:t>
      </w:r>
      <w:r w:rsidRPr="009A799D">
        <w:t>, 4-13-</w:t>
      </w:r>
      <w:r w:rsidRPr="009A799D">
        <w:rPr>
          <w:rStyle w:val="Style13ptBold"/>
        </w:rPr>
        <w:t>2018</w:t>
      </w:r>
      <w:r w:rsidRPr="009A799D">
        <w:t xml:space="preserve">, "Atlanta’s Cyberattack Underscores Our Nation’s Cyber Insecurity," Morning Consult, </w:t>
      </w:r>
      <w:hyperlink r:id="rId329" w:history="1">
        <w:r w:rsidRPr="009A799D">
          <w:rPr>
            <w:rStyle w:val="Hyperlink"/>
          </w:rPr>
          <w:t>https://morningconsult.com/opinions/atlantas-cyberattack-underscores-our-nations-cyber-insecurity/</w:t>
        </w:r>
      </w:hyperlink>
      <w:r w:rsidRPr="009A799D">
        <w:t xml:space="preserve"> Linda Moore Forbes, a veteran of The White House, Capitol Hill, and national political campaigns, is a senior strategist known for playing crucial roles for high-profile leaders.</w:t>
      </w:r>
    </w:p>
    <w:p w:rsidR="004F6BFC" w:rsidRPr="009A799D" w:rsidRDefault="004F6BFC" w:rsidP="004F6BFC">
      <w:pPr>
        <w:rPr>
          <w:sz w:val="16"/>
        </w:rPr>
      </w:pPr>
    </w:p>
    <w:p w:rsidR="004F6BFC" w:rsidRPr="009A799D" w:rsidRDefault="004F6BFC" w:rsidP="004F6BFC">
      <w:pPr>
        <w:rPr>
          <w:rStyle w:val="StyleUnderline"/>
        </w:rPr>
      </w:pPr>
      <w:r w:rsidRPr="009A799D">
        <w:rPr>
          <w:sz w:val="16"/>
        </w:rPr>
        <w:t xml:space="preserve">Hardly a day goes by that we don’t hear about another cyberattack against a business or government. For example, Atlanta was recently hit with a massive ransomware attack that crippled parts of the city’s government for over a week, from parking ticket payments to WiFi at the airport. To be clear, the attack in Atlanta is not unique. </w:t>
      </w:r>
      <w:r w:rsidRPr="009A799D">
        <w:rPr>
          <w:rStyle w:val="StyleUnderline"/>
        </w:rPr>
        <w:t>We are living an era of relentless cyberattacks</w:t>
      </w:r>
      <w:r w:rsidRPr="009A799D">
        <w:rPr>
          <w:sz w:val="16"/>
        </w:rPr>
        <w:t xml:space="preserve">. </w:t>
      </w:r>
      <w:r w:rsidRPr="009A799D">
        <w:rPr>
          <w:rStyle w:val="StyleUnderline"/>
        </w:rPr>
        <w:t>Cyberthreats are a grave national security challenge facing the U.S. today, and they have a significant impact on our economy. In 2016, more than 4 billion records were stolen by cyber criminals, and cybercrimes were estimated to cost the American economy between $57 and $109 billion</w:t>
      </w:r>
      <w:r w:rsidRPr="009A799D">
        <w:rPr>
          <w:sz w:val="16"/>
        </w:rPr>
        <w:t xml:space="preserve">. By 2019, cybercrimes are expected to be a $2.1 trillion problem for the global economy. In recent years, new cybersecurity threats have emerged and evolved, presenting particular challenges for governments that are often the slowest to adapt. Right now, 84 percent of federal government domains are unprotected against email-based attacks, and too many companies are treating firewalls alone as the best way to protect their networks. New kinds of threats that we have not even imagined yet are on the horizon. </w:t>
      </w:r>
      <w:r w:rsidRPr="009A799D">
        <w:rPr>
          <w:rStyle w:val="StyleUnderline"/>
        </w:rPr>
        <w:t>To confront this challenge, we must develop stronger cybersecurity</w:t>
      </w:r>
      <w:r w:rsidRPr="009A799D">
        <w:rPr>
          <w:sz w:val="16"/>
        </w:rPr>
        <w:t xml:space="preserve"> technologies, defenses, and </w:t>
      </w:r>
      <w:r w:rsidRPr="009A799D">
        <w:rPr>
          <w:rStyle w:val="StyleUnderline"/>
        </w:rPr>
        <w:t>policies</w:t>
      </w:r>
      <w:r w:rsidRPr="009A799D">
        <w:rPr>
          <w:sz w:val="16"/>
        </w:rPr>
        <w:t xml:space="preserve">. At the same time, we must acknowledge that, despite our best efforts, some of these attacks will succeed — in which case, we also need to be prepared to detect them early, respond quickly, and ensure the resiliency of our networks. Federal, state, and local governments should adopt voluntary, flexible, risk management-based approaches to diminish cybersecurity risk. This means enhancing the confidentiality and integrity of information networks and data. We must modernize the federal government’s dangerously outdated and insecure IT systems. Federal agencies spend more than 75 percent of their $80 billion IT budgets on maintaining aging, insecure, and expensive legacy systems. Obsolete technology systems are inefficient and especially susceptible to cyberattacks, and they put citizens’ personal information at risk. To help address these risks, the Modernizing Government Technology Act was passed into law in December and will help the federal government improve its information systems by retiring old technology systems and procuring innovative products and services to strengthen cybersecurity. Fully and effectively implementing the MGT Act is an important step to improving our nation’s cybersecurity. </w:t>
      </w:r>
      <w:r w:rsidRPr="009A799D">
        <w:rPr>
          <w:rStyle w:val="StyleUnderline"/>
        </w:rPr>
        <w:t>Although having better hardware and software is an important part of the solution, we also need people with specialized skills to continue anticipating the threats and innovating to stay ahead of them. However, the United States does not have enough experts with the necessarily skills and knowledge to address cybersecurity risks. In 2015 alone, more than 209,000 cybersecurity jobs went unfilled in the United States. To ensure the United States has the world’s best cyber workforce, we need high-skilled immigration policies that allow us to fill current critical worker shortages and fuel more cybersecurity innovation that will help make our country more secure</w:t>
      </w:r>
      <w:r w:rsidRPr="009A799D">
        <w:rPr>
          <w:sz w:val="16"/>
        </w:rPr>
        <w:t xml:space="preserve">. With threats constantly evolving, we also need to train workers to anticipate and counter threats before they materialize. This means not just investing in computer science and STEM education for the cybersecurity talent pipeline of the future, but also in re-education and reskilling of our current workforce. </w:t>
      </w:r>
      <w:r w:rsidRPr="009A799D">
        <w:rPr>
          <w:rStyle w:val="StyleUnderline"/>
        </w:rPr>
        <w:t xml:space="preserve">Too often today, our governments are the victims of cyberattacks they could have prevented or prepared for more effectively. Atlanta is only the latest example. It doesn’t have to be like this. </w:t>
      </w:r>
      <w:r w:rsidRPr="009A799D">
        <w:rPr>
          <w:sz w:val="16"/>
        </w:rPr>
        <w:t xml:space="preserve">The public sector should invest in using the latest technologies and training people to use them effectively. This includes artificial intelligence and machine learning, which are increasingly being used to predict and respond to attacks. By using cutting-edge technologies, we can push ahead of our enemies, mitigating and even stopping some cyber strikes before they bring cities or federal government agencies to their knees. </w:t>
      </w:r>
      <w:r w:rsidRPr="009A799D">
        <w:rPr>
          <w:rStyle w:val="StyleUnderline"/>
        </w:rPr>
        <w:t>No one should ever have to fear a government or economic collapse due to a weak and inadequate cyberdefense. By working together to bolster our defenses, we can outsmart our adversaries and keep our nation safe.</w:t>
      </w:r>
    </w:p>
    <w:p w:rsidR="004F6BFC" w:rsidRPr="009A799D" w:rsidRDefault="004F6BFC" w:rsidP="004F6BFC">
      <w:pPr>
        <w:rPr>
          <w:sz w:val="16"/>
        </w:rPr>
      </w:pPr>
    </w:p>
    <w:p w:rsidR="004F6BFC" w:rsidRPr="009A799D" w:rsidRDefault="004F6BFC" w:rsidP="004F6BFC">
      <w:pPr>
        <w:rPr>
          <w:ins w:id="919" w:author="katie" w:date="2018-07-14T09:43:00Z"/>
        </w:rPr>
      </w:pPr>
    </w:p>
    <w:p w:rsidR="00C951E9" w:rsidRPr="009A799D" w:rsidRDefault="00C951E9" w:rsidP="004F6BFC">
      <w:pPr>
        <w:pStyle w:val="Heading1"/>
        <w:rPr>
          <w:rFonts w:hint="eastAsia"/>
        </w:rPr>
      </w:pPr>
      <w:r w:rsidRPr="009A799D">
        <w:t>Mexico Relations</w:t>
      </w:r>
    </w:p>
    <w:p w:rsidR="00C951E9" w:rsidRPr="009A799D" w:rsidRDefault="00C951E9" w:rsidP="004F6BFC">
      <w:pPr>
        <w:pStyle w:val="Heading3"/>
        <w:rPr>
          <w:rFonts w:hint="eastAsia"/>
        </w:rPr>
      </w:pPr>
      <w:r w:rsidRPr="009A799D">
        <w:t>1NC CP</w:t>
      </w:r>
    </w:p>
    <w:p w:rsidR="00C951E9" w:rsidRPr="009A799D" w:rsidRDefault="00C951E9" w:rsidP="004F6BFC"/>
    <w:p w:rsidR="00C951E9" w:rsidRPr="009A799D" w:rsidRDefault="00C951E9" w:rsidP="004F6BFC">
      <w:pPr>
        <w:pStyle w:val="Heading4"/>
        <w:rPr>
          <w:ins w:id="920" w:author="katie" w:date="2018-07-11T11:24:00Z"/>
          <w:rFonts w:hint="eastAsia"/>
        </w:rPr>
      </w:pPr>
      <w:ins w:id="921" w:author="katie" w:date="2018-07-11T11:20:00Z">
        <w:r w:rsidRPr="009A799D">
          <w:t>Counterplan text</w:t>
        </w:r>
      </w:ins>
      <w:ins w:id="922" w:author="katie" w:date="2018-07-11T11:21:00Z">
        <w:r w:rsidRPr="009A799D">
          <w:t>:</w:t>
        </w:r>
      </w:ins>
      <w:ins w:id="923" w:author="katie" w:date="2018-07-11T11:24:00Z">
        <w:r w:rsidRPr="009A799D">
          <w:t xml:space="preserve"> The United States federal government should</w:t>
        </w:r>
      </w:ins>
    </w:p>
    <w:p w:rsidR="00C951E9" w:rsidRPr="009A799D" w:rsidRDefault="00C951E9">
      <w:pPr>
        <w:pStyle w:val="Heading4"/>
        <w:rPr>
          <w:ins w:id="924" w:author="katie" w:date="2018-07-11T11:26:00Z"/>
        </w:rPr>
        <w:pPrChange w:id="925" w:author="katie" w:date="2018-07-11T11:27:00Z">
          <w:pPr/>
        </w:pPrChange>
      </w:pPr>
      <w:ins w:id="926" w:author="katie" w:date="2018-07-11T11:24:00Z">
        <w:r w:rsidRPr="009A799D">
          <w:t>-re</w:t>
        </w:r>
      </w:ins>
      <w:ins w:id="927" w:author="katie" w:date="2018-07-11T11:25:00Z">
        <w:r w:rsidRPr="009A799D">
          <w:t>nego</w:t>
        </w:r>
      </w:ins>
      <w:ins w:id="928" w:author="katie" w:date="2018-07-11T11:24:00Z">
        <w:r w:rsidRPr="009A799D">
          <w:t xml:space="preserve">tiate </w:t>
        </w:r>
      </w:ins>
      <w:ins w:id="929" w:author="katie" w:date="2018-07-11T11:25:00Z">
        <w:r w:rsidRPr="009A799D">
          <w:t>NAFTA</w:t>
        </w:r>
      </w:ins>
      <w:ins w:id="930" w:author="katie" w:date="2018-07-11T11:26:00Z">
        <w:r w:rsidRPr="009A799D">
          <w:t xml:space="preserve"> to facilitate energy investment and preserve investor protections</w:t>
        </w:r>
      </w:ins>
    </w:p>
    <w:p w:rsidR="00C951E9" w:rsidRPr="009A799D" w:rsidRDefault="00C951E9">
      <w:pPr>
        <w:pStyle w:val="Heading4"/>
        <w:rPr>
          <w:ins w:id="931" w:author="katie" w:date="2018-07-11T11:17:00Z"/>
          <w:rFonts w:hint="eastAsia"/>
        </w:rPr>
        <w:pPrChange w:id="932" w:author="katie" w:date="2018-07-11T11:27:00Z">
          <w:pPr>
            <w:pStyle w:val="Heading2"/>
          </w:pPr>
        </w:pPrChange>
      </w:pPr>
      <w:ins w:id="933" w:author="katie" w:date="2018-07-11T11:26:00Z">
        <w:r w:rsidRPr="009A799D">
          <w:t>-</w:t>
        </w:r>
        <w:r w:rsidRPr="009A799D">
          <w:rPr>
            <w:rFonts w:hint="eastAsia"/>
            <w:rPrChange w:id="934" w:author="katie" w:date="2018-07-11T11:26:00Z">
              <w:rPr>
                <w:rStyle w:val="StyleUnderline"/>
                <w:rFonts w:hint="eastAsia"/>
              </w:rPr>
            </w:rPrChange>
          </w:rPr>
          <w:t xml:space="preserve"> </w:t>
        </w:r>
      </w:ins>
      <w:ins w:id="935" w:author="katie" w:date="2018-07-14T09:27:00Z">
        <w:r w:rsidRPr="009A799D">
          <w:t>get rid of the</w:t>
        </w:r>
      </w:ins>
      <w:r w:rsidR="006B607F" w:rsidRPr="009A799D">
        <w:t xml:space="preserve"> </w:t>
      </w:r>
      <w:ins w:id="936" w:author="katie" w:date="2018-07-11T11:26:00Z">
        <w:r w:rsidRPr="009A799D">
          <w:rPr>
            <w:rFonts w:hint="eastAsia"/>
            <w:rPrChange w:id="937" w:author="katie" w:date="2018-07-11T11:26:00Z">
              <w:rPr>
                <w:rStyle w:val="StyleUnderline"/>
                <w:rFonts w:hint="eastAsia"/>
              </w:rPr>
            </w:rPrChange>
          </w:rPr>
          <w:t>sunset</w:t>
        </w:r>
      </w:ins>
      <w:r w:rsidR="00636010" w:rsidRPr="009A799D">
        <w:t xml:space="preserve"> </w:t>
      </w:r>
      <w:ins w:id="938" w:author="katie" w:date="2018-07-11T11:26:00Z">
        <w:r w:rsidRPr="009A799D">
          <w:rPr>
            <w:rFonts w:hint="eastAsia"/>
            <w:rPrChange w:id="939" w:author="katie" w:date="2018-07-11T11:26:00Z">
              <w:rPr>
                <w:rStyle w:val="StyleUnderline"/>
                <w:rFonts w:hint="eastAsia"/>
              </w:rPr>
            </w:rPrChange>
          </w:rPr>
          <w:t>clause</w:t>
        </w:r>
      </w:ins>
      <w:ins w:id="940" w:author="katie" w:date="2018-07-14T09:27:00Z">
        <w:r w:rsidRPr="009A799D">
          <w:t xml:space="preserve"> on NAFTA</w:t>
        </w:r>
      </w:ins>
    </w:p>
    <w:p w:rsidR="00C951E9" w:rsidRPr="009A799D" w:rsidRDefault="00C951E9" w:rsidP="004F6BFC">
      <w:pPr>
        <w:pStyle w:val="Heading4"/>
        <w:rPr>
          <w:ins w:id="941" w:author="katie" w:date="2018-07-11T11:21:00Z"/>
          <w:rFonts w:eastAsia="Times New Roman"/>
        </w:rPr>
      </w:pPr>
      <w:ins w:id="942" w:author="katie" w:date="2018-07-11T11:21:00Z">
        <w:r w:rsidRPr="009A799D">
          <w:rPr>
            <w:rFonts w:eastAsia="Times New Roman"/>
          </w:rPr>
          <w:t>Re</w:t>
        </w:r>
      </w:ins>
      <w:ins w:id="943" w:author="katie" w:date="2018-07-11T11:24:00Z">
        <w:r w:rsidRPr="009A799D">
          <w:rPr>
            <w:rFonts w:eastAsia="Times New Roman"/>
          </w:rPr>
          <w:t>negotiating</w:t>
        </w:r>
      </w:ins>
      <w:ins w:id="944" w:author="katie" w:date="2018-07-11T11:21:00Z">
        <w:r w:rsidRPr="009A799D">
          <w:rPr>
            <w:rFonts w:eastAsia="Times New Roman"/>
          </w:rPr>
          <w:t xml:space="preserve"> NAFTA solves relations and promotes energy cooperation and innovation</w:t>
        </w:r>
      </w:ins>
    </w:p>
    <w:p w:rsidR="00C951E9" w:rsidRPr="009A799D" w:rsidRDefault="00C951E9" w:rsidP="004F6BFC">
      <w:pPr>
        <w:rPr>
          <w:ins w:id="945" w:author="katie" w:date="2018-07-11T11:21:00Z"/>
          <w:rFonts w:cs="Times New Roman"/>
          <w:sz w:val="22"/>
          <w:rPrChange w:id="946" w:author="katie" w:date="2018-07-12T10:39:00Z">
            <w:rPr>
              <w:ins w:id="947" w:author="katie" w:date="2018-07-11T11:21:00Z"/>
              <w:rFonts w:cstheme="majorBidi"/>
              <w:sz w:val="26"/>
            </w:rPr>
          </w:rPrChange>
        </w:rPr>
      </w:pPr>
      <w:ins w:id="948" w:author="katie" w:date="2018-07-11T11:21:00Z">
        <w:r w:rsidRPr="009A799D">
          <w:rPr>
            <w:bCs/>
            <w:sz w:val="16"/>
            <w:shd w:val="clear" w:color="auto" w:fill="FCFCFC"/>
          </w:rPr>
          <w:t xml:space="preserve">Earl Anthony </w:t>
        </w:r>
        <w:r w:rsidRPr="009A799D">
          <w:rPr>
            <w:rStyle w:val="Style13ptBold"/>
          </w:rPr>
          <w:t>Wayne</w:t>
        </w:r>
        <w:r w:rsidRPr="009A799D">
          <w:rPr>
            <w:rStyle w:val="Style13ptBold"/>
            <w:rFonts w:eastAsiaTheme="majorEastAsia"/>
          </w:rPr>
          <w:t xml:space="preserve"> </w:t>
        </w:r>
        <w:r w:rsidRPr="009A799D">
          <w:rPr>
            <w:rStyle w:val="Style13ptBold"/>
          </w:rPr>
          <w:t>and</w:t>
        </w:r>
        <w:r w:rsidRPr="009A799D">
          <w:rPr>
            <w:bCs/>
            <w:shd w:val="clear" w:color="auto" w:fill="FCFCFC"/>
          </w:rPr>
          <w:t xml:space="preserve"> David R. </w:t>
        </w:r>
        <w:r w:rsidRPr="009A799D">
          <w:rPr>
            <w:rStyle w:val="Style13ptBold"/>
          </w:rPr>
          <w:t>Shedd, 5-9-2018</w:t>
        </w:r>
        <w:r w:rsidRPr="009A799D">
          <w:rPr>
            <w:rFonts w:cs="Times New Roman"/>
          </w:rPr>
          <w:t>, "</w:t>
        </w:r>
        <w:r w:rsidRPr="009A799D">
          <w:rPr>
            <w:rFonts w:cs="Times New Roman"/>
            <w:sz w:val="18"/>
          </w:rPr>
          <w:t xml:space="preserve">Assuring Energy Security with a Modern NAFTA," Forbes, </w:t>
        </w:r>
        <w:r w:rsidRPr="009A799D">
          <w:rPr>
            <w:sz w:val="18"/>
          </w:rPr>
          <w:t xml:space="preserve">Earl Anthony Wayne is a Public Policy Fellow at the Wilson Center. Wayne served as a U.S. diplomat for 40 years including as Ambassador to Mexico and Assistant Secretary of State for Economic and Business Affairs. </w:t>
        </w:r>
        <w:r w:rsidRPr="009A799D">
          <w:rPr>
            <w:rFonts w:cs="Times New Roman"/>
            <w:sz w:val="18"/>
          </w:rPr>
          <w:t xml:space="preserve">David R. Shedd, a former acting director of the Defense Intelligence Agency, is a visiting distinguished fellow in the Heritage Foundation’s Davis Institute for National Security, and a member of the Board of Advisors to Beacon Global Strategies. </w:t>
        </w:r>
        <w:r w:rsidRPr="009A799D">
          <w:rPr>
            <w:rFonts w:cs="Times New Roman"/>
          </w:rPr>
          <w:fldChar w:fldCharType="begin"/>
        </w:r>
        <w:r w:rsidRPr="009A799D">
          <w:rPr>
            <w:rFonts w:cs="Times New Roman"/>
          </w:rPr>
          <w:instrText xml:space="preserve"> HYPERLINK "https://www.forbes.com/sites/themexicoinstitute/2018/05/09/assuring-energy-security-with-a-modern-nafta/" </w:instrText>
        </w:r>
        <w:r w:rsidRPr="009A799D">
          <w:rPr>
            <w:rFonts w:cs="Times New Roman"/>
          </w:rPr>
          <w:fldChar w:fldCharType="separate"/>
        </w:r>
        <w:r w:rsidRPr="009A799D">
          <w:rPr>
            <w:rStyle w:val="Hyperlink"/>
            <w:rFonts w:eastAsia="Times New Roman" w:cs="Times New Roman"/>
            <w:sz w:val="18"/>
          </w:rPr>
          <w:t>https://www.forbes.com/sites/themexicoinstitute/2018/05/09/assuring-energy-security-with-a-modern-nafta/</w:t>
        </w:r>
        <w:r w:rsidRPr="009A799D">
          <w:rPr>
            <w:rFonts w:cs="Times New Roman"/>
          </w:rPr>
          <w:fldChar w:fldCharType="end"/>
        </w:r>
        <w:r w:rsidRPr="009A799D">
          <w:rPr>
            <w:rFonts w:cs="Times New Roman"/>
          </w:rPr>
          <w:t xml:space="preserve"> </w:t>
        </w:r>
      </w:ins>
      <w:ins w:id="949" w:author="katie" w:date="2018-07-12T10:39:00Z">
        <w:r w:rsidRPr="009A799D">
          <w:rPr>
            <w:rFonts w:cs="Times New Roman"/>
          </w:rPr>
          <w:t>Reaga</w:t>
        </w:r>
        <w:r w:rsidRPr="009A799D">
          <w:rPr>
            <w:rFonts w:cs="Times New Roman"/>
            <w:rPrChange w:id="950" w:author="katie" w:date="2018-07-12T10:39:00Z">
              <w:rPr>
                <w:rFonts w:cs="Times New Roman"/>
                <w:lang w:val="es-ES"/>
              </w:rPr>
            </w:rPrChange>
          </w:rPr>
          <w:t>n KP</w:t>
        </w:r>
      </w:ins>
    </w:p>
    <w:p w:rsidR="00C951E9" w:rsidRPr="009A799D" w:rsidRDefault="00C951E9" w:rsidP="004F6BFC">
      <w:pPr>
        <w:pStyle w:val="NormalWeb"/>
        <w:shd w:val="clear" w:color="auto" w:fill="FCFCFC"/>
        <w:rPr>
          <w:ins w:id="951" w:author="katie" w:date="2018-07-11T11:21:00Z"/>
          <w:rStyle w:val="StyleUnderline"/>
          <w:rFonts w:ascii="Roboto" w:hAnsi="Roboto"/>
        </w:rPr>
      </w:pPr>
      <w:ins w:id="952" w:author="katie" w:date="2018-07-11T11:21:00Z">
        <w:r w:rsidRPr="009A799D">
          <w:rPr>
            <w:rFonts w:ascii="Roboto" w:hAnsi="Roboto"/>
            <w:color w:val="333333"/>
            <w:sz w:val="16"/>
            <w:szCs w:val="27"/>
          </w:rPr>
          <w:t xml:space="preserve">As negotiations reach the go/no go point for a </w:t>
        </w:r>
        <w:r w:rsidRPr="009A799D">
          <w:rPr>
            <w:rStyle w:val="StyleUnderline"/>
            <w:rFonts w:ascii="Roboto" w:hAnsi="Roboto"/>
          </w:rPr>
          <w:t>revised North American Free Trade Agreement (NAFTA), President Trump should recognize the agreement’s impact on one of his top priorities: U.S. energy dominance. While the United States has been strengthening its domestic energy sector, Mexico and Canada have become our two most important energy partners. Securing and expanding those partnerships benefits the U.S. economically, and enhances America’s national security posture as well</w:t>
        </w:r>
        <w:r w:rsidRPr="009A799D">
          <w:rPr>
            <w:rFonts w:ascii="Roboto" w:hAnsi="Roboto"/>
            <w:color w:val="333333"/>
            <w:sz w:val="16"/>
            <w:szCs w:val="27"/>
          </w:rPr>
          <w:t xml:space="preserve">. An </w:t>
        </w:r>
        <w:r w:rsidRPr="009A799D">
          <w:rPr>
            <w:rStyle w:val="StyleUnderline"/>
            <w:rFonts w:ascii="Roboto" w:hAnsi="Roboto"/>
          </w:rPr>
          <w:t>updated NAFTA that facilitates energy investment and preserves investor protections</w:t>
        </w:r>
        <w:r w:rsidRPr="009A799D">
          <w:rPr>
            <w:rFonts w:ascii="Roboto" w:hAnsi="Roboto"/>
            <w:color w:val="333333"/>
            <w:sz w:val="16"/>
            <w:szCs w:val="27"/>
          </w:rPr>
          <w:t xml:space="preserve"> would give America the double victory of </w:t>
        </w:r>
        <w:r w:rsidRPr="009A799D">
          <w:rPr>
            <w:rStyle w:val="StyleUnderline"/>
            <w:rFonts w:ascii="Roboto" w:hAnsi="Roboto"/>
          </w:rPr>
          <w:t>boosting energy security</w:t>
        </w:r>
        <w:r w:rsidRPr="009A799D">
          <w:rPr>
            <w:rFonts w:ascii="Roboto" w:hAnsi="Roboto"/>
            <w:color w:val="333333"/>
            <w:sz w:val="16"/>
            <w:szCs w:val="27"/>
          </w:rPr>
          <w:t xml:space="preserve">, while </w:t>
        </w:r>
        <w:r w:rsidRPr="009A799D">
          <w:rPr>
            <w:rStyle w:val="StyleUnderline"/>
            <w:rFonts w:ascii="Roboto" w:hAnsi="Roboto"/>
          </w:rPr>
          <w:t>maintaining advantage over geopolitical rivals like China and Russia</w:t>
        </w:r>
        <w:r w:rsidRPr="009A799D">
          <w:rPr>
            <w:rFonts w:ascii="Roboto" w:hAnsi="Roboto"/>
            <w:color w:val="333333"/>
            <w:sz w:val="16"/>
            <w:szCs w:val="27"/>
          </w:rPr>
          <w:t xml:space="preserve">. </w:t>
        </w:r>
        <w:r w:rsidRPr="009A799D">
          <w:rPr>
            <w:rStyle w:val="StyleUnderline"/>
            <w:rFonts w:ascii="Roboto" w:hAnsi="Roboto"/>
          </w:rPr>
          <w:t>Energy trade and production have flourished under NAFTA</w:t>
        </w:r>
        <w:r w:rsidRPr="009A799D">
          <w:rPr>
            <w:rFonts w:ascii="Roboto" w:hAnsi="Roboto"/>
            <w:color w:val="333333"/>
            <w:sz w:val="16"/>
            <w:szCs w:val="27"/>
          </w:rPr>
          <w:t xml:space="preserve">. </w:t>
        </w:r>
        <w:r w:rsidRPr="009A799D">
          <w:rPr>
            <w:rStyle w:val="StyleUnderline"/>
            <w:rFonts w:ascii="Roboto" w:hAnsi="Roboto"/>
          </w:rPr>
          <w:t>Private sector trade, innovation, and investment have created a North American energy market that is highly interdependent and multidirectional.</w:t>
        </w:r>
        <w:r w:rsidRPr="009A799D">
          <w:rPr>
            <w:rFonts w:ascii="Roboto" w:hAnsi="Roboto"/>
            <w:color w:val="333333"/>
            <w:sz w:val="16"/>
            <w:szCs w:val="27"/>
          </w:rPr>
          <w:t xml:space="preserve"> Experts argue that North America’s </w:t>
        </w:r>
        <w:r w:rsidRPr="009A799D">
          <w:rPr>
            <w:rStyle w:val="Emphasis"/>
          </w:rPr>
          <w:fldChar w:fldCharType="begin"/>
        </w:r>
        <w:r w:rsidRPr="009A799D">
          <w:rPr>
            <w:rStyle w:val="Emphasis"/>
          </w:rPr>
          <w:instrText xml:space="preserve"> HYPERLINK "https://www.heritage.org/trade/event/energy-dominance-needs-nafta" \t "_blank" </w:instrText>
        </w:r>
        <w:r w:rsidRPr="009A799D">
          <w:rPr>
            <w:rStyle w:val="Emphasis"/>
            <w:rPrChange w:id="953" w:author="katie" w:date="2018-07-11T11:27:00Z">
              <w:rPr>
                <w:rStyle w:val="Emphasis"/>
              </w:rPr>
            </w:rPrChange>
          </w:rPr>
          <w:fldChar w:fldCharType="separate"/>
        </w:r>
        <w:r w:rsidRPr="009A799D">
          <w:rPr>
            <w:rStyle w:val="Emphasis"/>
            <w:rFonts w:eastAsiaTheme="majorEastAsia"/>
          </w:rPr>
          <w:t>energy cooperation</w:t>
        </w:r>
        <w:r w:rsidRPr="009A799D">
          <w:rPr>
            <w:rStyle w:val="Emphasis"/>
          </w:rPr>
          <w:fldChar w:fldCharType="end"/>
        </w:r>
        <w:r w:rsidRPr="009A799D">
          <w:rPr>
            <w:rStyle w:val="Emphasis"/>
          </w:rPr>
          <w:t xml:space="preserve"> under NAFTA could take us toward liquid fuels </w:t>
        </w:r>
        <w:r w:rsidRPr="009A799D">
          <w:rPr>
            <w:rStyle w:val="Emphasis"/>
          </w:rPr>
          <w:fldChar w:fldCharType="begin"/>
        </w:r>
        <w:r w:rsidRPr="009A799D">
          <w:rPr>
            <w:rStyle w:val="Emphasis"/>
          </w:rPr>
          <w:instrText xml:space="preserve"> HYPERLINK "https://www.forbes.com/sites/themexicoinstitute/2016/05/16/toward-a-cleaner-and-leaner-energy-future-for-north-america/" \l "1bf889e027ad" \t "_self" </w:instrText>
        </w:r>
        <w:r w:rsidRPr="009A799D">
          <w:rPr>
            <w:rStyle w:val="Emphasis"/>
            <w:rPrChange w:id="954" w:author="katie" w:date="2018-07-11T11:27:00Z">
              <w:rPr>
                <w:rStyle w:val="Emphasis"/>
              </w:rPr>
            </w:rPrChange>
          </w:rPr>
          <w:fldChar w:fldCharType="separate"/>
        </w:r>
        <w:r w:rsidRPr="009A799D">
          <w:rPr>
            <w:rStyle w:val="Emphasis"/>
            <w:rFonts w:eastAsiaTheme="majorEastAsia"/>
          </w:rPr>
          <w:t>self-sufficiency</w:t>
        </w:r>
        <w:r w:rsidRPr="009A799D">
          <w:rPr>
            <w:rStyle w:val="Emphasis"/>
          </w:rPr>
          <w:fldChar w:fldCharType="end"/>
        </w:r>
        <w:r w:rsidRPr="009A799D">
          <w:rPr>
            <w:rStyle w:val="Emphasis"/>
          </w:rPr>
          <w:t xml:space="preserve"> as early as 2020</w:t>
        </w:r>
        <w:r w:rsidRPr="009A799D">
          <w:rPr>
            <w:rFonts w:ascii="Roboto" w:hAnsi="Roboto"/>
            <w:color w:val="333333"/>
            <w:sz w:val="16"/>
            <w:szCs w:val="27"/>
          </w:rPr>
          <w:t xml:space="preserve"> and the “energy dominance” sought in President Trump’s 2017 National Security Strategy. The United States, Mexico, and Canada represent </w:t>
        </w:r>
        <w:r w:rsidRPr="009A799D">
          <w:rPr>
            <w:rFonts w:ascii="Roboto" w:hAnsi="Roboto"/>
            <w:color w:val="333333"/>
            <w:sz w:val="16"/>
            <w:szCs w:val="27"/>
            <w:rPrChange w:id="955" w:author="katie" w:date="2018-07-11T11:27:00Z">
              <w:rPr>
                <w:rFonts w:ascii="Georgia" w:hAnsi="Georgia"/>
                <w:color w:val="333333"/>
                <w:sz w:val="16"/>
                <w:szCs w:val="27"/>
              </w:rPr>
            </w:rPrChange>
          </w:rPr>
          <w:fldChar w:fldCharType="begin"/>
        </w:r>
        <w:r w:rsidRPr="009A799D">
          <w:rPr>
            <w:rFonts w:ascii="Roboto" w:hAnsi="Roboto"/>
            <w:color w:val="333333"/>
            <w:sz w:val="16"/>
            <w:szCs w:val="27"/>
          </w:rPr>
          <w:instrText xml:space="preserve"> HYPERLINK "https://www.iea.org/publications/freepublications/publication/WEO2014.pdf" \t "_blank" </w:instrText>
        </w:r>
        <w:r w:rsidRPr="009A799D">
          <w:rPr>
            <w:rFonts w:ascii="Roboto" w:hAnsi="Roboto"/>
            <w:color w:val="333333"/>
            <w:sz w:val="16"/>
            <w:szCs w:val="27"/>
            <w:rPrChange w:id="956" w:author="katie" w:date="2018-07-11T11:27:00Z">
              <w:rPr>
                <w:rFonts w:ascii="Georgia" w:hAnsi="Georgia"/>
                <w:color w:val="333333"/>
                <w:sz w:val="16"/>
                <w:szCs w:val="27"/>
              </w:rPr>
            </w:rPrChange>
          </w:rPr>
          <w:fldChar w:fldCharType="separate"/>
        </w:r>
        <w:r w:rsidRPr="009A799D">
          <w:rPr>
            <w:rStyle w:val="Hyperlink"/>
            <w:rFonts w:ascii="Roboto" w:eastAsiaTheme="majorEastAsia" w:hAnsi="Roboto"/>
            <w:color w:val="003891"/>
            <w:sz w:val="16"/>
            <w:szCs w:val="27"/>
          </w:rPr>
          <w:t>20 percent</w:t>
        </w:r>
        <w:r w:rsidRPr="009A799D">
          <w:rPr>
            <w:rFonts w:ascii="Roboto" w:hAnsi="Roboto"/>
            <w:color w:val="333333"/>
            <w:sz w:val="16"/>
            <w:szCs w:val="27"/>
            <w:rPrChange w:id="957" w:author="katie" w:date="2018-07-11T11:27:00Z">
              <w:rPr>
                <w:rFonts w:ascii="Georgia" w:hAnsi="Georgia"/>
                <w:color w:val="333333"/>
                <w:sz w:val="16"/>
                <w:szCs w:val="27"/>
              </w:rPr>
            </w:rPrChange>
          </w:rPr>
          <w:fldChar w:fldCharType="end"/>
        </w:r>
        <w:r w:rsidRPr="009A799D">
          <w:rPr>
            <w:rFonts w:ascii="Roboto" w:hAnsi="Roboto"/>
            <w:color w:val="333333"/>
            <w:sz w:val="16"/>
            <w:szCs w:val="27"/>
          </w:rPr>
          <w:t xml:space="preserve"> of global oil and gas supply, as well as 20-25 percent of the expected additions to international supply over the next 25 years. </w:t>
        </w:r>
        <w:r w:rsidRPr="009A799D">
          <w:rPr>
            <w:rStyle w:val="StyleUnderline"/>
            <w:rFonts w:ascii="Roboto" w:hAnsi="Roboto"/>
          </w:rPr>
          <w:t xml:space="preserve">Deepened energy cooperation gives North America an industrial advantage via low priced and plentiful energy as well. Failure to conclude a modern NAFTA could cause </w:t>
        </w:r>
        <w:r w:rsidRPr="009A799D">
          <w:rPr>
            <w:rStyle w:val="StyleUnderline"/>
            <w:rFonts w:ascii="Roboto" w:hAnsi="Roboto"/>
            <w:rPrChange w:id="958" w:author="katie" w:date="2018-07-11T11:27:00Z">
              <w:rPr>
                <w:rStyle w:val="StyleUnderline"/>
              </w:rPr>
            </w:rPrChange>
          </w:rPr>
          <w:fldChar w:fldCharType="begin"/>
        </w:r>
        <w:r w:rsidRPr="009A799D">
          <w:rPr>
            <w:rStyle w:val="StyleUnderline"/>
            <w:rFonts w:ascii="Roboto" w:hAnsi="Roboto"/>
          </w:rPr>
          <w:instrText xml:space="preserve"> HYPERLINK "http://business.financialpost.com/commodities/energy/shooting-themselves-in-the-foot-how-naftas-collapse-could-disrupt-u-s-canada-energy-trade" \t "_blank" </w:instrText>
        </w:r>
        <w:r w:rsidRPr="009A799D">
          <w:rPr>
            <w:rStyle w:val="StyleUnderline"/>
            <w:rFonts w:ascii="Roboto" w:hAnsi="Roboto"/>
            <w:rPrChange w:id="959" w:author="katie" w:date="2018-07-11T11:27:00Z">
              <w:rPr>
                <w:rStyle w:val="StyleUnderline"/>
              </w:rPr>
            </w:rPrChange>
          </w:rPr>
          <w:fldChar w:fldCharType="separate"/>
        </w:r>
        <w:r w:rsidRPr="009A799D">
          <w:rPr>
            <w:rStyle w:val="StyleUnderline"/>
            <w:rFonts w:ascii="Roboto" w:eastAsiaTheme="majorEastAsia" w:hAnsi="Roboto"/>
          </w:rPr>
          <w:t>major damage</w:t>
        </w:r>
        <w:r w:rsidRPr="009A799D">
          <w:rPr>
            <w:rStyle w:val="StyleUnderline"/>
            <w:rFonts w:ascii="Roboto" w:hAnsi="Roboto"/>
            <w:rPrChange w:id="960" w:author="katie" w:date="2018-07-11T11:27:00Z">
              <w:rPr>
                <w:rStyle w:val="StyleUnderline"/>
              </w:rPr>
            </w:rPrChange>
          </w:rPr>
          <w:fldChar w:fldCharType="end"/>
        </w:r>
        <w:r w:rsidRPr="009A799D">
          <w:rPr>
            <w:rStyle w:val="StyleUnderline"/>
            <w:rFonts w:ascii="Roboto" w:hAnsi="Roboto"/>
          </w:rPr>
          <w:t xml:space="preserve"> in the energy sector and to North American energy independence</w:t>
        </w:r>
        <w:r w:rsidRPr="009A799D">
          <w:rPr>
            <w:rFonts w:ascii="Roboto" w:hAnsi="Roboto"/>
            <w:color w:val="333333"/>
            <w:sz w:val="16"/>
            <w:szCs w:val="27"/>
          </w:rPr>
          <w:t xml:space="preserve">. The U.S. Natural Gas Act requires a free trade agreement, such as NAFTA, to be in place for automatic U.S. natural gas exports to another country. </w:t>
        </w:r>
        <w:r w:rsidRPr="009A799D">
          <w:rPr>
            <w:rStyle w:val="StyleUnderline"/>
            <w:rFonts w:ascii="Roboto" w:hAnsi="Roboto"/>
          </w:rPr>
          <w:t xml:space="preserve">Exports to our neighbors have grown accordingly – Canada and Mexico are America’s top two export markets in </w:t>
        </w:r>
        <w:r w:rsidRPr="009A799D">
          <w:rPr>
            <w:rStyle w:val="StyleUnderline"/>
            <w:rFonts w:ascii="Roboto" w:hAnsi="Roboto"/>
          </w:rPr>
          <w:fldChar w:fldCharType="begin"/>
        </w:r>
        <w:r w:rsidRPr="009A799D">
          <w:rPr>
            <w:rStyle w:val="StyleUnderline"/>
            <w:rFonts w:ascii="Roboto" w:hAnsi="Roboto"/>
          </w:rPr>
          <w:instrText xml:space="preserve"> HYPERLINK "https://www.reuters.com/article/us-usa-oil-record-flows-analysis/texas-flood-u-s-oil-exports-pour-into-markets-worldwide-idUSKBN1FS0NP" \t "_blank" </w:instrText>
        </w:r>
        <w:r w:rsidRPr="009A799D">
          <w:rPr>
            <w:rStyle w:val="StyleUnderline"/>
            <w:rFonts w:ascii="Roboto" w:hAnsi="Roboto"/>
          </w:rPr>
          <w:fldChar w:fldCharType="separate"/>
        </w:r>
        <w:r w:rsidRPr="009A799D">
          <w:rPr>
            <w:rStyle w:val="StyleUnderline"/>
            <w:rFonts w:ascii="Roboto" w:eastAsiaTheme="majorEastAsia" w:hAnsi="Roboto"/>
          </w:rPr>
          <w:t>crude oil</w:t>
        </w:r>
        <w:r w:rsidRPr="009A799D">
          <w:rPr>
            <w:rStyle w:val="StyleUnderline"/>
            <w:rFonts w:ascii="Roboto" w:hAnsi="Roboto"/>
          </w:rPr>
          <w:fldChar w:fldCharType="end"/>
        </w:r>
        <w:r w:rsidRPr="009A799D">
          <w:rPr>
            <w:rStyle w:val="StyleUnderline"/>
            <w:rFonts w:ascii="Roboto" w:hAnsi="Roboto"/>
          </w:rPr>
          <w:t xml:space="preserve"> and </w:t>
        </w:r>
        <w:r w:rsidRPr="009A799D">
          <w:rPr>
            <w:rStyle w:val="StyleUnderline"/>
            <w:rFonts w:ascii="Roboto" w:hAnsi="Roboto"/>
          </w:rPr>
          <w:fldChar w:fldCharType="begin"/>
        </w:r>
        <w:r w:rsidRPr="009A799D">
          <w:rPr>
            <w:rStyle w:val="StyleUnderline"/>
            <w:rFonts w:ascii="Roboto" w:hAnsi="Roboto"/>
          </w:rPr>
          <w:instrText xml:space="preserve"> HYPERLINK "https://www.eia.gov/dnav/ng/ng_move_expc_s1_a.htm" \t "_blank" </w:instrText>
        </w:r>
        <w:r w:rsidRPr="009A799D">
          <w:rPr>
            <w:rStyle w:val="StyleUnderline"/>
            <w:rFonts w:ascii="Roboto" w:hAnsi="Roboto"/>
          </w:rPr>
          <w:fldChar w:fldCharType="separate"/>
        </w:r>
        <w:r w:rsidRPr="009A799D">
          <w:rPr>
            <w:rStyle w:val="StyleUnderline"/>
            <w:rFonts w:ascii="Roboto" w:eastAsiaTheme="majorEastAsia" w:hAnsi="Roboto"/>
          </w:rPr>
          <w:t>natural gas</w:t>
        </w:r>
        <w:r w:rsidRPr="009A799D">
          <w:rPr>
            <w:rStyle w:val="StyleUnderline"/>
            <w:rFonts w:ascii="Roboto" w:hAnsi="Roboto"/>
          </w:rPr>
          <w:fldChar w:fldCharType="end"/>
        </w:r>
        <w:r w:rsidRPr="009A799D">
          <w:rPr>
            <w:rStyle w:val="StyleUnderline"/>
            <w:rFonts w:ascii="Roboto" w:hAnsi="Roboto"/>
          </w:rPr>
          <w:t xml:space="preserve"> respectively</w:t>
        </w:r>
        <w:r w:rsidRPr="009A799D">
          <w:rPr>
            <w:rFonts w:ascii="Roboto" w:hAnsi="Roboto"/>
            <w:color w:val="333333"/>
            <w:sz w:val="16"/>
            <w:szCs w:val="27"/>
          </w:rPr>
          <w:t xml:space="preserve">. Their energy markets, integrated by </w:t>
        </w:r>
        <w:r w:rsidRPr="009A799D">
          <w:rPr>
            <w:rStyle w:val="StyleUnderline"/>
            <w:rFonts w:ascii="Roboto" w:hAnsi="Roboto"/>
          </w:rPr>
          <w:t>NAFTA, promote production and investment in the United States.</w:t>
        </w:r>
        <w:r w:rsidRPr="009A799D">
          <w:rPr>
            <w:rFonts w:ascii="Roboto" w:hAnsi="Roboto"/>
            <w:color w:val="333333"/>
            <w:sz w:val="16"/>
            <w:szCs w:val="27"/>
          </w:rPr>
          <w:t xml:space="preserve"> </w:t>
        </w:r>
        <w:r w:rsidRPr="009A799D">
          <w:rPr>
            <w:rStyle w:val="StyleUnderline"/>
            <w:rFonts w:ascii="Roboto" w:hAnsi="Roboto"/>
          </w:rPr>
          <w:t xml:space="preserve">U.S. net energy imports have fallen to roughly a </w:t>
        </w:r>
        <w:r w:rsidRPr="009A799D">
          <w:rPr>
            <w:rStyle w:val="StyleUnderline"/>
            <w:rFonts w:ascii="Roboto" w:hAnsi="Roboto"/>
          </w:rPr>
          <w:fldChar w:fldCharType="begin"/>
        </w:r>
        <w:r w:rsidRPr="009A799D">
          <w:rPr>
            <w:rStyle w:val="StyleUnderline"/>
            <w:rFonts w:ascii="Roboto" w:hAnsi="Roboto"/>
          </w:rPr>
          <w:instrText xml:space="preserve"> HYPERLINK "https://www.eia.gov/outlooks/aeo/pdf/AEO2018.pdf" \t "_blank" </w:instrText>
        </w:r>
        <w:r w:rsidRPr="009A799D">
          <w:rPr>
            <w:rStyle w:val="StyleUnderline"/>
            <w:rFonts w:ascii="Roboto" w:hAnsi="Roboto"/>
          </w:rPr>
          <w:fldChar w:fldCharType="separate"/>
        </w:r>
        <w:r w:rsidRPr="009A799D">
          <w:rPr>
            <w:rStyle w:val="StyleUnderline"/>
            <w:rFonts w:ascii="Roboto" w:eastAsiaTheme="majorEastAsia" w:hAnsi="Roboto"/>
          </w:rPr>
          <w:t>third</w:t>
        </w:r>
        <w:r w:rsidRPr="009A799D">
          <w:rPr>
            <w:rStyle w:val="StyleUnderline"/>
            <w:rFonts w:ascii="Roboto" w:hAnsi="Roboto"/>
          </w:rPr>
          <w:fldChar w:fldCharType="end"/>
        </w:r>
        <w:r w:rsidRPr="009A799D">
          <w:rPr>
            <w:rStyle w:val="StyleUnderline"/>
            <w:rFonts w:ascii="Roboto" w:hAnsi="Roboto"/>
          </w:rPr>
          <w:t xml:space="preserve"> of their levels during the mid-2000s, and the United States moved from an energy trade deficit with Mexico to a surplus.</w:t>
        </w:r>
        <w:r w:rsidRPr="009A799D">
          <w:rPr>
            <w:rFonts w:ascii="Roboto" w:hAnsi="Roboto"/>
            <w:color w:val="333333"/>
            <w:sz w:val="16"/>
            <w:szCs w:val="27"/>
          </w:rPr>
          <w:t xml:space="preserve"> Without increased energy exports, two Federal Reserve economists </w:t>
        </w:r>
        <w:r w:rsidRPr="009A799D">
          <w:rPr>
            <w:rFonts w:ascii="Roboto" w:hAnsi="Roboto"/>
            <w:color w:val="333333"/>
            <w:sz w:val="16"/>
            <w:szCs w:val="27"/>
          </w:rPr>
          <w:fldChar w:fldCharType="begin"/>
        </w:r>
        <w:r w:rsidRPr="009A799D">
          <w:rPr>
            <w:rFonts w:ascii="Roboto" w:hAnsi="Roboto"/>
            <w:color w:val="333333"/>
            <w:sz w:val="16"/>
            <w:szCs w:val="27"/>
          </w:rPr>
          <w:instrText xml:space="preserve"> HYPERLINK "https://www.kansascityfed.org/~/media/files/publicat/research/macrobulletins/mb18cakirmeleknie0307.pdf" \t "_blank" </w:instrText>
        </w:r>
        <w:r w:rsidRPr="009A799D">
          <w:rPr>
            <w:rFonts w:ascii="Roboto" w:hAnsi="Roboto"/>
            <w:color w:val="333333"/>
            <w:sz w:val="16"/>
            <w:szCs w:val="27"/>
          </w:rPr>
          <w:fldChar w:fldCharType="separate"/>
        </w:r>
        <w:r w:rsidRPr="009A799D">
          <w:rPr>
            <w:rStyle w:val="Hyperlink"/>
            <w:rFonts w:ascii="Roboto" w:eastAsiaTheme="majorEastAsia" w:hAnsi="Roboto"/>
            <w:color w:val="003891"/>
            <w:sz w:val="16"/>
            <w:szCs w:val="27"/>
          </w:rPr>
          <w:t>estimate</w:t>
        </w:r>
        <w:r w:rsidRPr="009A799D">
          <w:rPr>
            <w:rFonts w:ascii="Roboto" w:hAnsi="Roboto"/>
            <w:color w:val="333333"/>
            <w:sz w:val="16"/>
            <w:szCs w:val="27"/>
          </w:rPr>
          <w:fldChar w:fldCharType="end"/>
        </w:r>
        <w:r w:rsidRPr="009A799D">
          <w:rPr>
            <w:rFonts w:ascii="Roboto" w:hAnsi="Roboto"/>
            <w:color w:val="333333"/>
            <w:sz w:val="16"/>
            <w:szCs w:val="27"/>
          </w:rPr>
          <w:t xml:space="preserve"> that the U</w:t>
        </w:r>
        <w:r w:rsidRPr="009A799D">
          <w:rPr>
            <w:rStyle w:val="StyleUnderline"/>
            <w:rFonts w:ascii="Roboto" w:hAnsi="Roboto"/>
          </w:rPr>
          <w:t>.S. trade deficit would be as much as 35 percent higher</w:t>
        </w:r>
        <w:r w:rsidRPr="009A799D">
          <w:rPr>
            <w:rFonts w:ascii="Roboto" w:hAnsi="Roboto"/>
            <w:color w:val="333333"/>
            <w:sz w:val="16"/>
            <w:szCs w:val="27"/>
          </w:rPr>
          <w:t>. Expanded U</w:t>
        </w:r>
        <w:r w:rsidRPr="009A799D">
          <w:rPr>
            <w:rStyle w:val="StyleUnderline"/>
            <w:rFonts w:ascii="Roboto" w:hAnsi="Roboto"/>
          </w:rPr>
          <w:t>.S. energy exports and reinforced cooperation with strong NAFTA terms could improve the trade balance even further and encourage more energy investment and production across the region. While the administration in particular should welcome this trend, threats to withdraw from NAFTA could jeopardize U.S. natural gas exports</w:t>
        </w:r>
        <w:r w:rsidRPr="009A799D">
          <w:rPr>
            <w:rFonts w:ascii="Roboto" w:hAnsi="Roboto"/>
            <w:color w:val="333333"/>
            <w:sz w:val="16"/>
            <w:szCs w:val="27"/>
          </w:rPr>
          <w:t xml:space="preserve">. Mexico’s 2013 reforms of its energy sector have also expanded North America’s opportunity. Those constitutional reforms </w:t>
        </w:r>
        <w:r w:rsidRPr="009A799D">
          <w:rPr>
            <w:rFonts w:ascii="Roboto" w:hAnsi="Roboto"/>
            <w:color w:val="333333"/>
            <w:sz w:val="16"/>
            <w:szCs w:val="27"/>
          </w:rPr>
          <w:fldChar w:fldCharType="begin"/>
        </w:r>
        <w:r w:rsidRPr="009A799D">
          <w:rPr>
            <w:rFonts w:ascii="Roboto" w:hAnsi="Roboto"/>
            <w:color w:val="333333"/>
            <w:sz w:val="16"/>
            <w:szCs w:val="27"/>
          </w:rPr>
          <w:instrText xml:space="preserve"> HYPERLINK "https://www.brookings.edu/articles/mexicos-energy-reforms-become-law/" \t "_blank" </w:instrText>
        </w:r>
        <w:r w:rsidRPr="009A799D">
          <w:rPr>
            <w:rFonts w:ascii="Roboto" w:hAnsi="Roboto"/>
            <w:color w:val="333333"/>
            <w:sz w:val="16"/>
            <w:szCs w:val="27"/>
          </w:rPr>
          <w:fldChar w:fldCharType="separate"/>
        </w:r>
        <w:r w:rsidRPr="009A799D">
          <w:rPr>
            <w:rStyle w:val="Hyperlink"/>
            <w:rFonts w:ascii="Roboto" w:eastAsiaTheme="majorEastAsia" w:hAnsi="Roboto"/>
            <w:color w:val="003891"/>
            <w:sz w:val="16"/>
            <w:szCs w:val="27"/>
          </w:rPr>
          <w:t>opened up</w:t>
        </w:r>
        <w:r w:rsidRPr="009A799D">
          <w:rPr>
            <w:rFonts w:ascii="Roboto" w:hAnsi="Roboto"/>
            <w:color w:val="333333"/>
            <w:sz w:val="16"/>
            <w:szCs w:val="27"/>
          </w:rPr>
          <w:fldChar w:fldCharType="end"/>
        </w:r>
        <w:r w:rsidRPr="009A799D">
          <w:rPr>
            <w:rFonts w:ascii="Roboto" w:hAnsi="Roboto"/>
            <w:color w:val="333333"/>
            <w:sz w:val="16"/>
            <w:szCs w:val="27"/>
          </w:rPr>
          <w:t xml:space="preserve"> oil, electricity, gas, transmission, production, and sales to private investment. Mexico’s previous state-dominated approach proved ineffective in developing the country’s massive energy reserves, and production was declining. (Mexico’s 2018 proven </w:t>
        </w:r>
        <w:r w:rsidRPr="009A799D">
          <w:rPr>
            <w:rFonts w:ascii="Roboto" w:hAnsi="Roboto"/>
            <w:color w:val="333333"/>
            <w:sz w:val="16"/>
            <w:szCs w:val="27"/>
          </w:rPr>
          <w:fldChar w:fldCharType="begin"/>
        </w:r>
        <w:r w:rsidRPr="009A799D">
          <w:rPr>
            <w:rFonts w:ascii="Roboto" w:hAnsi="Roboto"/>
            <w:color w:val="333333"/>
            <w:sz w:val="16"/>
            <w:szCs w:val="27"/>
          </w:rPr>
          <w:instrText xml:space="preserve"> HYPERLINK "https://af.reuters.com/article/commoditiesNews/idAFL1N1R51P9" \t "_blank" </w:instrText>
        </w:r>
        <w:r w:rsidRPr="009A799D">
          <w:rPr>
            <w:rFonts w:ascii="Roboto" w:hAnsi="Roboto"/>
            <w:color w:val="333333"/>
            <w:sz w:val="16"/>
            <w:szCs w:val="27"/>
          </w:rPr>
          <w:fldChar w:fldCharType="separate"/>
        </w:r>
        <w:r w:rsidRPr="009A799D">
          <w:rPr>
            <w:rStyle w:val="Hyperlink"/>
            <w:rFonts w:ascii="Roboto" w:eastAsiaTheme="majorEastAsia" w:hAnsi="Roboto"/>
            <w:color w:val="003891"/>
            <w:sz w:val="16"/>
            <w:szCs w:val="27"/>
          </w:rPr>
          <w:t>reserves</w:t>
        </w:r>
        <w:r w:rsidRPr="009A799D">
          <w:rPr>
            <w:rFonts w:ascii="Roboto" w:hAnsi="Roboto"/>
            <w:color w:val="333333"/>
            <w:sz w:val="16"/>
            <w:szCs w:val="27"/>
          </w:rPr>
          <w:fldChar w:fldCharType="end"/>
        </w:r>
        <w:r w:rsidRPr="009A799D">
          <w:rPr>
            <w:rFonts w:ascii="Roboto" w:hAnsi="Roboto"/>
            <w:color w:val="333333"/>
            <w:sz w:val="16"/>
            <w:szCs w:val="27"/>
          </w:rPr>
          <w:t xml:space="preserve"> include 6.46 billion barrels of oil and 10 trillion cubic feet of natural gas.) The 2013 reforms created significant opportunities for U.S. businesses, ranging from exploration and pipeline construction and ownership, to natural gas exports and commercial gasoline sales. Just last August, a consortium including an American company made </w:t>
        </w:r>
        <w:r w:rsidRPr="009A799D">
          <w:rPr>
            <w:rFonts w:ascii="Roboto" w:hAnsi="Roboto"/>
            <w:color w:val="333333"/>
            <w:sz w:val="16"/>
            <w:szCs w:val="27"/>
          </w:rPr>
          <w:fldChar w:fldCharType="begin"/>
        </w:r>
        <w:r w:rsidRPr="009A799D">
          <w:rPr>
            <w:rFonts w:ascii="Roboto" w:hAnsi="Roboto"/>
            <w:color w:val="333333"/>
            <w:sz w:val="16"/>
            <w:szCs w:val="27"/>
          </w:rPr>
          <w:instrText xml:space="preserve"> HYPERLINK "https://www.nytimes.com/2017/07/12/business/energy-environment/mexico-energy-gas-oil.html" \t "_blank" </w:instrText>
        </w:r>
        <w:r w:rsidRPr="009A799D">
          <w:rPr>
            <w:rFonts w:ascii="Roboto" w:hAnsi="Roboto"/>
            <w:color w:val="333333"/>
            <w:sz w:val="16"/>
            <w:szCs w:val="27"/>
          </w:rPr>
          <w:fldChar w:fldCharType="separate"/>
        </w:r>
        <w:r w:rsidRPr="009A799D">
          <w:rPr>
            <w:rStyle w:val="Hyperlink"/>
            <w:rFonts w:ascii="Roboto" w:eastAsiaTheme="majorEastAsia" w:hAnsi="Roboto"/>
            <w:color w:val="003891"/>
            <w:sz w:val="16"/>
            <w:szCs w:val="27"/>
          </w:rPr>
          <w:t>major</w:t>
        </w:r>
        <w:r w:rsidRPr="009A799D">
          <w:rPr>
            <w:rFonts w:ascii="Roboto" w:hAnsi="Roboto"/>
            <w:color w:val="333333"/>
            <w:sz w:val="16"/>
            <w:szCs w:val="27"/>
          </w:rPr>
          <w:fldChar w:fldCharType="end"/>
        </w:r>
        <w:r w:rsidRPr="009A799D">
          <w:rPr>
            <w:rFonts w:ascii="Roboto" w:hAnsi="Roboto"/>
            <w:color w:val="333333"/>
            <w:sz w:val="16"/>
            <w:szCs w:val="27"/>
          </w:rPr>
          <w:t xml:space="preserve"> shallow-water oil discoveries off Mexico’s coast. Particularly with Mexican elections coming on July 1</w:t>
        </w:r>
        <w:r w:rsidRPr="009A799D">
          <w:rPr>
            <w:rStyle w:val="StyleUnderline"/>
            <w:rFonts w:ascii="Roboto" w:hAnsi="Roboto"/>
          </w:rPr>
          <w:t>, an updated NAFTA would help safeguard energy reforms from political fluctuations</w:t>
        </w:r>
        <w:r w:rsidRPr="009A799D">
          <w:rPr>
            <w:rFonts w:ascii="Roboto" w:hAnsi="Roboto"/>
            <w:color w:val="333333"/>
            <w:sz w:val="16"/>
            <w:szCs w:val="27"/>
          </w:rPr>
          <w:t xml:space="preserve">. Mexico’s presidential front-runner, Andrés Manuel López Obrador (AMLO), has long </w:t>
        </w:r>
        <w:r w:rsidRPr="009A799D">
          <w:rPr>
            <w:rFonts w:ascii="Roboto" w:hAnsi="Roboto"/>
            <w:color w:val="333333"/>
            <w:sz w:val="16"/>
            <w:szCs w:val="27"/>
          </w:rPr>
          <w:fldChar w:fldCharType="begin"/>
        </w:r>
        <w:r w:rsidRPr="009A799D">
          <w:rPr>
            <w:rFonts w:ascii="Roboto" w:hAnsi="Roboto"/>
            <w:color w:val="333333"/>
            <w:sz w:val="16"/>
            <w:szCs w:val="27"/>
          </w:rPr>
          <w:instrText xml:space="preserve"> HYPERLINK "http://www.atlanticcouncil.org/blogs/energysource/mexico-s-presidential-election-energy-reforms-at-risk" \t "_blank" </w:instrText>
        </w:r>
        <w:r w:rsidRPr="009A799D">
          <w:rPr>
            <w:rFonts w:ascii="Roboto" w:hAnsi="Roboto"/>
            <w:color w:val="333333"/>
            <w:sz w:val="16"/>
            <w:szCs w:val="27"/>
          </w:rPr>
          <w:fldChar w:fldCharType="separate"/>
        </w:r>
        <w:r w:rsidRPr="009A799D">
          <w:rPr>
            <w:rStyle w:val="Hyperlink"/>
            <w:rFonts w:ascii="Roboto" w:eastAsiaTheme="majorEastAsia" w:hAnsi="Roboto"/>
            <w:color w:val="003891"/>
            <w:sz w:val="16"/>
            <w:szCs w:val="27"/>
          </w:rPr>
          <w:t>criticized</w:t>
        </w:r>
        <w:r w:rsidRPr="009A799D">
          <w:rPr>
            <w:rFonts w:ascii="Roboto" w:hAnsi="Roboto"/>
            <w:color w:val="333333"/>
            <w:sz w:val="16"/>
            <w:szCs w:val="27"/>
          </w:rPr>
          <w:fldChar w:fldCharType="end"/>
        </w:r>
        <w:r w:rsidRPr="009A799D">
          <w:rPr>
            <w:rFonts w:ascii="Roboto" w:hAnsi="Roboto"/>
            <w:color w:val="333333"/>
            <w:sz w:val="16"/>
            <w:szCs w:val="27"/>
          </w:rPr>
          <w:t xml:space="preserve"> his country's 2013 energy reforms. Recently, he </w:t>
        </w:r>
        <w:r w:rsidRPr="009A799D">
          <w:rPr>
            <w:rFonts w:ascii="Roboto" w:hAnsi="Roboto"/>
            <w:color w:val="333333"/>
            <w:sz w:val="16"/>
            <w:szCs w:val="27"/>
          </w:rPr>
          <w:fldChar w:fldCharType="begin"/>
        </w:r>
        <w:r w:rsidRPr="009A799D">
          <w:rPr>
            <w:rFonts w:ascii="Roboto" w:hAnsi="Roboto"/>
            <w:color w:val="333333"/>
            <w:sz w:val="16"/>
            <w:szCs w:val="27"/>
          </w:rPr>
          <w:instrText xml:space="preserve"> HYPERLINK "https://www.telesurtv.net/english/news/AMLO-State-Control-of-Mexicos-Energy-Industry-if-Elected-20180318-0016.html" \t "_blank" </w:instrText>
        </w:r>
        <w:r w:rsidRPr="009A799D">
          <w:rPr>
            <w:rFonts w:ascii="Roboto" w:hAnsi="Roboto"/>
            <w:color w:val="333333"/>
            <w:sz w:val="16"/>
            <w:szCs w:val="27"/>
          </w:rPr>
          <w:fldChar w:fldCharType="separate"/>
        </w:r>
        <w:r w:rsidRPr="009A799D">
          <w:rPr>
            <w:rStyle w:val="Hyperlink"/>
            <w:rFonts w:ascii="Roboto" w:eastAsiaTheme="majorEastAsia" w:hAnsi="Roboto"/>
            <w:color w:val="003891"/>
            <w:sz w:val="16"/>
            <w:szCs w:val="27"/>
          </w:rPr>
          <w:t>announced</w:t>
        </w:r>
        <w:r w:rsidRPr="009A799D">
          <w:rPr>
            <w:rFonts w:ascii="Roboto" w:hAnsi="Roboto"/>
            <w:color w:val="333333"/>
            <w:sz w:val="16"/>
            <w:szCs w:val="27"/>
          </w:rPr>
          <w:fldChar w:fldCharType="end"/>
        </w:r>
        <w:r w:rsidRPr="009A799D">
          <w:rPr>
            <w:rFonts w:ascii="Roboto" w:hAnsi="Roboto"/>
            <w:color w:val="333333"/>
            <w:sz w:val="16"/>
            <w:szCs w:val="27"/>
          </w:rPr>
          <w:t xml:space="preserve"> that, if elected, he would seek to stop upcoming exploration auctions, reduce the sale of Mexican crude oil abroad (which would presumably include sales to U.S. refineries), shift investment from exploration to building </w:t>
        </w:r>
        <w:r w:rsidRPr="009A799D">
          <w:rPr>
            <w:rFonts w:ascii="Roboto" w:hAnsi="Roboto"/>
            <w:color w:val="333333"/>
            <w:sz w:val="16"/>
            <w:szCs w:val="27"/>
          </w:rPr>
          <w:fldChar w:fldCharType="begin"/>
        </w:r>
        <w:r w:rsidRPr="009A799D">
          <w:rPr>
            <w:rFonts w:ascii="Roboto" w:hAnsi="Roboto"/>
            <w:color w:val="333333"/>
            <w:sz w:val="16"/>
            <w:szCs w:val="27"/>
          </w:rPr>
          <w:instrText xml:space="preserve"> HYPERLINK "https://www.wsj.com/articles/top-candidate-andres-manuel-lopez-obrador-plots-big-shake-up-for-mexicos-oil-industry-1520852400" \t "_blank" </w:instrText>
        </w:r>
        <w:r w:rsidRPr="009A799D">
          <w:rPr>
            <w:rFonts w:ascii="Roboto" w:hAnsi="Roboto"/>
            <w:color w:val="333333"/>
            <w:sz w:val="16"/>
            <w:szCs w:val="27"/>
          </w:rPr>
          <w:fldChar w:fldCharType="separate"/>
        </w:r>
        <w:r w:rsidRPr="009A799D">
          <w:rPr>
            <w:rStyle w:val="Hyperlink"/>
            <w:rFonts w:ascii="Roboto" w:eastAsiaTheme="majorEastAsia" w:hAnsi="Roboto"/>
            <w:color w:val="003891"/>
            <w:sz w:val="16"/>
            <w:szCs w:val="27"/>
          </w:rPr>
          <w:t>new refineries</w:t>
        </w:r>
        <w:r w:rsidRPr="009A799D">
          <w:rPr>
            <w:rFonts w:ascii="Roboto" w:hAnsi="Roboto"/>
            <w:color w:val="333333"/>
            <w:sz w:val="16"/>
            <w:szCs w:val="27"/>
          </w:rPr>
          <w:fldChar w:fldCharType="end"/>
        </w:r>
        <w:r w:rsidRPr="009A799D">
          <w:rPr>
            <w:rFonts w:ascii="Roboto" w:hAnsi="Roboto"/>
            <w:color w:val="333333"/>
            <w:sz w:val="16"/>
            <w:szCs w:val="27"/>
          </w:rPr>
          <w:t xml:space="preserve">, and freeze domestic </w:t>
        </w:r>
        <w:r w:rsidRPr="009A799D">
          <w:rPr>
            <w:rFonts w:ascii="Roboto" w:hAnsi="Roboto"/>
            <w:color w:val="333333"/>
            <w:sz w:val="16"/>
            <w:szCs w:val="27"/>
          </w:rPr>
          <w:fldChar w:fldCharType="begin"/>
        </w:r>
        <w:r w:rsidRPr="009A799D">
          <w:rPr>
            <w:rFonts w:ascii="Roboto" w:hAnsi="Roboto"/>
            <w:color w:val="333333"/>
            <w:sz w:val="16"/>
            <w:szCs w:val="27"/>
          </w:rPr>
          <w:instrText xml:space="preserve"> HYPERLINK "https://www.bloomberg.com/news/articles/2018-04-12/mexico-s-lopez-obrador-pledges-to-freeze-fuel-prices-for-3-years" \t "_blank" </w:instrText>
        </w:r>
        <w:r w:rsidRPr="009A799D">
          <w:rPr>
            <w:rFonts w:ascii="Roboto" w:hAnsi="Roboto"/>
            <w:color w:val="333333"/>
            <w:sz w:val="16"/>
            <w:szCs w:val="27"/>
          </w:rPr>
          <w:fldChar w:fldCharType="separate"/>
        </w:r>
        <w:r w:rsidRPr="009A799D">
          <w:rPr>
            <w:rStyle w:val="Hyperlink"/>
            <w:rFonts w:ascii="Roboto" w:eastAsiaTheme="majorEastAsia" w:hAnsi="Roboto"/>
            <w:color w:val="003891"/>
            <w:sz w:val="16"/>
            <w:szCs w:val="27"/>
          </w:rPr>
          <w:t>gasoline prices</w:t>
        </w:r>
        <w:r w:rsidRPr="009A799D">
          <w:rPr>
            <w:rFonts w:ascii="Roboto" w:hAnsi="Roboto"/>
            <w:color w:val="333333"/>
            <w:sz w:val="16"/>
            <w:szCs w:val="27"/>
          </w:rPr>
          <w:fldChar w:fldCharType="end"/>
        </w:r>
        <w:r w:rsidRPr="009A799D">
          <w:rPr>
            <w:rFonts w:ascii="Roboto" w:hAnsi="Roboto"/>
            <w:color w:val="333333"/>
            <w:sz w:val="16"/>
            <w:szCs w:val="27"/>
          </w:rPr>
          <w:t xml:space="preserve"> for three years. </w:t>
        </w:r>
        <w:r w:rsidRPr="009A799D">
          <w:rPr>
            <w:rStyle w:val="StyleUnderline"/>
            <w:rFonts w:ascii="Roboto" w:hAnsi="Roboto"/>
          </w:rPr>
          <w:t xml:space="preserve">Mexico’s energy reforms can be improved, as a new study by the Wilson Center’s Mexico Institute </w:t>
        </w:r>
        <w:r w:rsidRPr="009A799D">
          <w:rPr>
            <w:rStyle w:val="StyleUnderline"/>
            <w:rFonts w:ascii="Roboto" w:hAnsi="Roboto"/>
          </w:rPr>
          <w:fldChar w:fldCharType="begin"/>
        </w:r>
        <w:r w:rsidRPr="009A799D">
          <w:rPr>
            <w:rStyle w:val="StyleUnderline"/>
            <w:rFonts w:ascii="Roboto" w:hAnsi="Roboto"/>
          </w:rPr>
          <w:instrText xml:space="preserve"> HYPERLINK "https://www.wilsoncenter.org/sites/default/files/mexicos_new_hydrocarbons_model_0.pdf" \t "_blank" </w:instrText>
        </w:r>
        <w:r w:rsidRPr="009A799D">
          <w:rPr>
            <w:rStyle w:val="StyleUnderline"/>
            <w:rFonts w:ascii="Roboto" w:hAnsi="Roboto"/>
          </w:rPr>
          <w:fldChar w:fldCharType="separate"/>
        </w:r>
        <w:r w:rsidRPr="009A799D">
          <w:rPr>
            <w:rStyle w:val="StyleUnderline"/>
            <w:rFonts w:ascii="Roboto" w:eastAsiaTheme="majorEastAsia" w:hAnsi="Roboto"/>
          </w:rPr>
          <w:t>argues</w:t>
        </w:r>
        <w:r w:rsidRPr="009A799D">
          <w:rPr>
            <w:rStyle w:val="StyleUnderline"/>
            <w:rFonts w:ascii="Roboto" w:hAnsi="Roboto"/>
          </w:rPr>
          <w:fldChar w:fldCharType="end"/>
        </w:r>
        <w:r w:rsidRPr="009A799D">
          <w:rPr>
            <w:rStyle w:val="StyleUnderline"/>
            <w:rFonts w:ascii="Roboto" w:hAnsi="Roboto"/>
          </w:rPr>
          <w:t>. However, the kinds of policy shifts raised by AMLO could hurt all three North American countries – they could undermine desperately needed modernization of Mexico’s energy sector, limit opportunities for U.S. firms to invest, and stymie the cross-continental cooperation that enhances energy security for the entire continent</w:t>
        </w:r>
        <w:r w:rsidRPr="009A799D">
          <w:rPr>
            <w:rFonts w:ascii="Roboto" w:hAnsi="Roboto"/>
            <w:color w:val="333333"/>
            <w:sz w:val="16"/>
            <w:szCs w:val="27"/>
          </w:rPr>
          <w:t xml:space="preserve">. The Mexican energy opportunities have naturally piqued the interest of U.S. rivals like Russia and China, </w:t>
        </w:r>
        <w:r w:rsidRPr="009A799D">
          <w:rPr>
            <w:rStyle w:val="StyleUnderline"/>
            <w:rFonts w:ascii="Roboto" w:hAnsi="Roboto"/>
          </w:rPr>
          <w:t xml:space="preserve">who seek to expand their </w:t>
        </w:r>
        <w:r w:rsidRPr="009A799D">
          <w:rPr>
            <w:rStyle w:val="StyleUnderline"/>
            <w:rFonts w:ascii="Roboto" w:hAnsi="Roboto"/>
          </w:rPr>
          <w:fldChar w:fldCharType="begin"/>
        </w:r>
        <w:r w:rsidRPr="009A799D">
          <w:rPr>
            <w:rStyle w:val="StyleUnderline"/>
            <w:rFonts w:ascii="Roboto" w:hAnsi="Roboto"/>
          </w:rPr>
          <w:instrText xml:space="preserve"> HYPERLINK "http://www.southcom.mil/Media/Speeches-Transcripts/Article/1458781/department-of-defense-press-briefing-by-admiral-kurt-tidd/" \t "_blank" </w:instrText>
        </w:r>
        <w:r w:rsidRPr="009A799D">
          <w:rPr>
            <w:rStyle w:val="StyleUnderline"/>
            <w:rFonts w:ascii="Roboto" w:hAnsi="Roboto"/>
          </w:rPr>
          <w:fldChar w:fldCharType="separate"/>
        </w:r>
        <w:r w:rsidRPr="009A799D">
          <w:rPr>
            <w:rStyle w:val="StyleUnderline"/>
            <w:rFonts w:ascii="Roboto" w:eastAsiaTheme="majorEastAsia" w:hAnsi="Roboto"/>
          </w:rPr>
          <w:t>influence</w:t>
        </w:r>
        <w:r w:rsidRPr="009A799D">
          <w:rPr>
            <w:rStyle w:val="StyleUnderline"/>
            <w:rFonts w:ascii="Roboto" w:hAnsi="Roboto"/>
          </w:rPr>
          <w:fldChar w:fldCharType="end"/>
        </w:r>
        <w:r w:rsidRPr="009A799D">
          <w:rPr>
            <w:rStyle w:val="StyleUnderline"/>
            <w:rFonts w:ascii="Roboto" w:hAnsi="Roboto"/>
          </w:rPr>
          <w:t xml:space="preserve"> in the region. China in particular has </w:t>
        </w:r>
        <w:r w:rsidRPr="009A799D">
          <w:rPr>
            <w:rStyle w:val="StyleUnderline"/>
            <w:rFonts w:ascii="Roboto" w:hAnsi="Roboto"/>
          </w:rPr>
          <w:fldChar w:fldCharType="begin"/>
        </w:r>
        <w:r w:rsidRPr="009A799D">
          <w:rPr>
            <w:rStyle w:val="StyleUnderline"/>
            <w:rFonts w:ascii="Roboto" w:hAnsi="Roboto"/>
          </w:rPr>
          <w:instrText xml:space="preserve"> HYPERLINK "https://www.diplomaticourier.com/2017/11/13/impact-chinese-investments-mean-mexico/" \t "_blank" </w:instrText>
        </w:r>
        <w:r w:rsidRPr="009A799D">
          <w:rPr>
            <w:rStyle w:val="StyleUnderline"/>
            <w:rFonts w:ascii="Roboto" w:hAnsi="Roboto"/>
          </w:rPr>
          <w:fldChar w:fldCharType="separate"/>
        </w:r>
        <w:r w:rsidRPr="009A799D">
          <w:rPr>
            <w:rStyle w:val="StyleUnderline"/>
            <w:rFonts w:ascii="Roboto" w:eastAsiaTheme="majorEastAsia" w:hAnsi="Roboto"/>
          </w:rPr>
          <w:t>signaled</w:t>
        </w:r>
        <w:r w:rsidRPr="009A799D">
          <w:rPr>
            <w:rStyle w:val="StyleUnderline"/>
            <w:rFonts w:ascii="Roboto" w:hAnsi="Roboto"/>
          </w:rPr>
          <w:fldChar w:fldCharType="end"/>
        </w:r>
        <w:r w:rsidRPr="009A799D">
          <w:rPr>
            <w:rStyle w:val="StyleUnderline"/>
            <w:rFonts w:ascii="Roboto" w:hAnsi="Roboto"/>
          </w:rPr>
          <w:t xml:space="preserve"> clear interest in expanding its economic presence in Mexico</w:t>
        </w:r>
        <w:r w:rsidRPr="009A799D">
          <w:rPr>
            <w:rFonts w:ascii="Roboto" w:hAnsi="Roboto"/>
            <w:color w:val="333333"/>
            <w:sz w:val="16"/>
            <w:szCs w:val="27"/>
          </w:rPr>
          <w:t xml:space="preserve">. Two Mexican offshore auction blocks that China won in December 2016 stand just </w:t>
        </w:r>
        <w:r w:rsidRPr="009A799D">
          <w:rPr>
            <w:rFonts w:ascii="Roboto" w:hAnsi="Roboto"/>
            <w:color w:val="333333"/>
            <w:sz w:val="16"/>
            <w:szCs w:val="27"/>
          </w:rPr>
          <w:fldChar w:fldCharType="begin"/>
        </w:r>
        <w:r w:rsidRPr="009A799D">
          <w:rPr>
            <w:rFonts w:ascii="Roboto" w:hAnsi="Roboto"/>
            <w:color w:val="333333"/>
            <w:sz w:val="16"/>
            <w:szCs w:val="27"/>
          </w:rPr>
          <w:instrText xml:space="preserve"> HYPERLINK "https://www.ft.com/content/9982457e-bb31-11e6-8b45-b8b81dd5d080" \t "_blank" </w:instrText>
        </w:r>
        <w:r w:rsidRPr="009A799D">
          <w:rPr>
            <w:rFonts w:ascii="Roboto" w:hAnsi="Roboto"/>
            <w:color w:val="333333"/>
            <w:sz w:val="16"/>
            <w:szCs w:val="27"/>
          </w:rPr>
          <w:fldChar w:fldCharType="separate"/>
        </w:r>
        <w:r w:rsidRPr="009A799D">
          <w:rPr>
            <w:rStyle w:val="Hyperlink"/>
            <w:rFonts w:ascii="Roboto" w:eastAsiaTheme="majorEastAsia" w:hAnsi="Roboto"/>
            <w:color w:val="003891"/>
            <w:sz w:val="16"/>
            <w:szCs w:val="27"/>
          </w:rPr>
          <w:t>miles</w:t>
        </w:r>
        <w:r w:rsidRPr="009A799D">
          <w:rPr>
            <w:rFonts w:ascii="Roboto" w:hAnsi="Roboto"/>
            <w:color w:val="333333"/>
            <w:sz w:val="16"/>
            <w:szCs w:val="27"/>
          </w:rPr>
          <w:fldChar w:fldCharType="end"/>
        </w:r>
        <w:r w:rsidRPr="009A799D">
          <w:rPr>
            <w:rFonts w:ascii="Roboto" w:hAnsi="Roboto"/>
            <w:color w:val="333333"/>
            <w:sz w:val="16"/>
            <w:szCs w:val="27"/>
          </w:rPr>
          <w:t xml:space="preserve"> away from the U.S. maritime border. </w:t>
        </w:r>
        <w:r w:rsidRPr="009A799D">
          <w:rPr>
            <w:rStyle w:val="StyleUnderline"/>
            <w:rFonts w:ascii="Roboto" w:hAnsi="Roboto"/>
          </w:rPr>
          <w:t>Weakening investor protections or withdrawing from NAFTA would hurt U.S. investment and tempt Mexico to turn to U.S. competitors</w:t>
        </w:r>
        <w:r w:rsidRPr="009A799D">
          <w:rPr>
            <w:rFonts w:ascii="Roboto" w:hAnsi="Roboto"/>
            <w:color w:val="333333"/>
            <w:sz w:val="16"/>
            <w:szCs w:val="27"/>
          </w:rPr>
          <w:t xml:space="preserve">. We can see in Venezuela what Russian and Chinese influence can produce by </w:t>
        </w:r>
        <w:r w:rsidRPr="009A799D">
          <w:rPr>
            <w:rFonts w:ascii="Roboto" w:hAnsi="Roboto"/>
            <w:color w:val="333333"/>
            <w:sz w:val="16"/>
            <w:szCs w:val="27"/>
            <w:rPrChange w:id="961" w:author="katie" w:date="2018-07-11T11:27:00Z">
              <w:rPr>
                <w:rFonts w:ascii="Georgia" w:hAnsi="Georgia"/>
                <w:color w:val="333333"/>
                <w:sz w:val="16"/>
                <w:szCs w:val="27"/>
              </w:rPr>
            </w:rPrChange>
          </w:rPr>
          <w:fldChar w:fldCharType="begin"/>
        </w:r>
        <w:r w:rsidRPr="009A799D">
          <w:rPr>
            <w:rFonts w:ascii="Roboto" w:hAnsi="Roboto"/>
            <w:color w:val="333333"/>
            <w:sz w:val="16"/>
            <w:szCs w:val="27"/>
          </w:rPr>
          <w:instrText xml:space="preserve"> HYPERLINK "https://www.reuters.com/article/us-venezuela-debt/venezuela-wins-russia-and-china-backing-as-it-says-it-is-honoring-debt-idUSKBN1DF2WC" \t "_blank" </w:instrText>
        </w:r>
        <w:r w:rsidRPr="009A799D">
          <w:rPr>
            <w:rFonts w:ascii="Roboto" w:hAnsi="Roboto"/>
            <w:color w:val="333333"/>
            <w:sz w:val="16"/>
            <w:szCs w:val="27"/>
            <w:rPrChange w:id="962" w:author="katie" w:date="2018-07-11T11:27:00Z">
              <w:rPr>
                <w:rFonts w:ascii="Georgia" w:hAnsi="Georgia"/>
                <w:color w:val="333333"/>
                <w:sz w:val="16"/>
                <w:szCs w:val="27"/>
              </w:rPr>
            </w:rPrChange>
          </w:rPr>
          <w:fldChar w:fldCharType="separate"/>
        </w:r>
        <w:r w:rsidRPr="009A799D">
          <w:rPr>
            <w:rStyle w:val="Hyperlink"/>
            <w:rFonts w:ascii="Roboto" w:eastAsiaTheme="majorEastAsia" w:hAnsi="Roboto"/>
            <w:color w:val="003891"/>
            <w:sz w:val="16"/>
            <w:szCs w:val="27"/>
          </w:rPr>
          <w:t>propping</w:t>
        </w:r>
        <w:r w:rsidRPr="009A799D">
          <w:rPr>
            <w:rFonts w:ascii="Roboto" w:hAnsi="Roboto"/>
            <w:color w:val="333333"/>
            <w:sz w:val="16"/>
            <w:szCs w:val="27"/>
            <w:rPrChange w:id="963" w:author="katie" w:date="2018-07-11T11:27:00Z">
              <w:rPr>
                <w:rFonts w:ascii="Georgia" w:hAnsi="Georgia"/>
                <w:color w:val="333333"/>
                <w:sz w:val="16"/>
                <w:szCs w:val="27"/>
              </w:rPr>
            </w:rPrChange>
          </w:rPr>
          <w:fldChar w:fldCharType="end"/>
        </w:r>
        <w:r w:rsidRPr="009A799D">
          <w:rPr>
            <w:rFonts w:ascii="Roboto" w:hAnsi="Roboto"/>
            <w:color w:val="333333"/>
            <w:sz w:val="16"/>
            <w:szCs w:val="27"/>
          </w:rPr>
          <w:t xml:space="preserve"> up President Nicolas Maduro’s authoritarian government. Finally, a </w:t>
        </w:r>
        <w:r w:rsidRPr="009A799D">
          <w:rPr>
            <w:rStyle w:val="StyleUnderline"/>
            <w:rFonts w:ascii="Roboto" w:hAnsi="Roboto"/>
          </w:rPr>
          <w:t>revitalized NAFTA should retain the investor-state dispute settlement (ISDS) mechanism to ensure fair treatment of U.S. investment abroad</w:t>
        </w:r>
        <w:r w:rsidRPr="009A799D">
          <w:rPr>
            <w:rFonts w:ascii="Roboto" w:hAnsi="Roboto"/>
            <w:color w:val="333333"/>
            <w:sz w:val="16"/>
            <w:szCs w:val="27"/>
          </w:rPr>
          <w:t xml:space="preserve">, as American business groups </w:t>
        </w:r>
        <w:r w:rsidRPr="009A799D">
          <w:rPr>
            <w:rFonts w:ascii="Roboto" w:hAnsi="Roboto"/>
            <w:color w:val="333333"/>
            <w:sz w:val="16"/>
            <w:szCs w:val="27"/>
            <w:rPrChange w:id="964" w:author="katie" w:date="2018-07-11T11:27:00Z">
              <w:rPr>
                <w:rFonts w:ascii="Georgia" w:hAnsi="Georgia"/>
                <w:color w:val="333333"/>
                <w:sz w:val="16"/>
                <w:szCs w:val="27"/>
              </w:rPr>
            </w:rPrChange>
          </w:rPr>
          <w:fldChar w:fldCharType="begin"/>
        </w:r>
        <w:r w:rsidRPr="009A799D">
          <w:rPr>
            <w:rFonts w:ascii="Roboto" w:hAnsi="Roboto"/>
            <w:color w:val="333333"/>
            <w:sz w:val="16"/>
            <w:szCs w:val="27"/>
          </w:rPr>
          <w:instrText xml:space="preserve"> HYPERLINK "http://www.api.org/~/media/Files/News/2018/18-May/Associations_NAFTA_Letter_to_POTUS_5-2-18.pdf" \t "_blank" </w:instrText>
        </w:r>
        <w:r w:rsidRPr="009A799D">
          <w:rPr>
            <w:rFonts w:ascii="Roboto" w:hAnsi="Roboto"/>
            <w:color w:val="333333"/>
            <w:sz w:val="16"/>
            <w:szCs w:val="27"/>
            <w:rPrChange w:id="965" w:author="katie" w:date="2018-07-11T11:27:00Z">
              <w:rPr>
                <w:rFonts w:ascii="Georgia" w:hAnsi="Georgia"/>
                <w:color w:val="333333"/>
                <w:sz w:val="16"/>
                <w:szCs w:val="27"/>
              </w:rPr>
            </w:rPrChange>
          </w:rPr>
          <w:fldChar w:fldCharType="separate"/>
        </w:r>
        <w:r w:rsidRPr="009A799D">
          <w:rPr>
            <w:rStyle w:val="Hyperlink"/>
            <w:rFonts w:ascii="Roboto" w:eastAsiaTheme="majorEastAsia" w:hAnsi="Roboto"/>
            <w:color w:val="003891"/>
            <w:sz w:val="16"/>
            <w:szCs w:val="27"/>
          </w:rPr>
          <w:t>wrote President Trump</w:t>
        </w:r>
        <w:r w:rsidRPr="009A799D">
          <w:rPr>
            <w:rFonts w:ascii="Roboto" w:hAnsi="Roboto"/>
            <w:color w:val="333333"/>
            <w:sz w:val="16"/>
            <w:szCs w:val="27"/>
            <w:rPrChange w:id="966" w:author="katie" w:date="2018-07-11T11:27:00Z">
              <w:rPr>
                <w:rFonts w:ascii="Georgia" w:hAnsi="Georgia"/>
                <w:color w:val="333333"/>
                <w:sz w:val="16"/>
                <w:szCs w:val="27"/>
              </w:rPr>
            </w:rPrChange>
          </w:rPr>
          <w:fldChar w:fldCharType="end"/>
        </w:r>
        <w:r w:rsidRPr="009A799D">
          <w:rPr>
            <w:rFonts w:ascii="Roboto" w:hAnsi="Roboto"/>
            <w:color w:val="333333"/>
            <w:sz w:val="16"/>
            <w:szCs w:val="27"/>
          </w:rPr>
          <w:t xml:space="preserve"> on May 2. This is </w:t>
        </w:r>
        <w:r w:rsidRPr="009A799D">
          <w:rPr>
            <w:rStyle w:val="StyleUnderline"/>
            <w:rFonts w:ascii="Roboto" w:hAnsi="Roboto"/>
          </w:rPr>
          <w:t xml:space="preserve">especially important for U.S. companies that already have won contracts in Mexico. While critics have </w:t>
        </w:r>
        <w:r w:rsidRPr="009A799D">
          <w:rPr>
            <w:rStyle w:val="StyleUnderline"/>
            <w:rFonts w:ascii="Roboto" w:hAnsi="Roboto"/>
            <w:rPrChange w:id="967" w:author="katie" w:date="2018-07-11T11:27:00Z">
              <w:rPr>
                <w:rStyle w:val="StyleUnderline"/>
              </w:rPr>
            </w:rPrChange>
          </w:rPr>
          <w:fldChar w:fldCharType="begin"/>
        </w:r>
        <w:r w:rsidRPr="009A799D">
          <w:rPr>
            <w:rStyle w:val="StyleUnderline"/>
            <w:rFonts w:ascii="Roboto" w:hAnsi="Roboto"/>
          </w:rPr>
          <w:instrText xml:space="preserve"> HYPERLINK "https://www.economist.com/news/finance-and-economics/21727912-business-congress-and-law-he-faces-obstacles-nafta-donald-trumps-most" \t "_blank" </w:instrText>
        </w:r>
        <w:r w:rsidRPr="009A799D">
          <w:rPr>
            <w:rStyle w:val="StyleUnderline"/>
            <w:rFonts w:ascii="Roboto" w:hAnsi="Roboto"/>
            <w:rPrChange w:id="968" w:author="katie" w:date="2018-07-11T11:27:00Z">
              <w:rPr>
                <w:rStyle w:val="StyleUnderline"/>
              </w:rPr>
            </w:rPrChange>
          </w:rPr>
          <w:fldChar w:fldCharType="separate"/>
        </w:r>
        <w:r w:rsidRPr="009A799D">
          <w:rPr>
            <w:rStyle w:val="StyleUnderline"/>
            <w:rFonts w:ascii="Roboto" w:eastAsiaTheme="majorEastAsia" w:hAnsi="Roboto"/>
          </w:rPr>
          <w:t>expressed</w:t>
        </w:r>
        <w:r w:rsidRPr="009A799D">
          <w:rPr>
            <w:rStyle w:val="StyleUnderline"/>
            <w:rFonts w:ascii="Roboto" w:hAnsi="Roboto"/>
            <w:rPrChange w:id="969" w:author="katie" w:date="2018-07-11T11:27:00Z">
              <w:rPr>
                <w:rStyle w:val="StyleUnderline"/>
              </w:rPr>
            </w:rPrChange>
          </w:rPr>
          <w:fldChar w:fldCharType="end"/>
        </w:r>
        <w:r w:rsidRPr="009A799D">
          <w:rPr>
            <w:rStyle w:val="StyleUnderline"/>
            <w:rFonts w:ascii="Roboto" w:hAnsi="Roboto"/>
          </w:rPr>
          <w:t xml:space="preserve"> concerns about the ISDS and U.S. sovereignty, the United States has not lost an ISDS case under </w:t>
        </w:r>
        <w:r w:rsidRPr="009A799D">
          <w:rPr>
            <w:rStyle w:val="StyleUnderline"/>
            <w:rFonts w:ascii="Roboto" w:hAnsi="Roboto"/>
            <w:rPrChange w:id="970" w:author="katie" w:date="2018-07-11T11:27:00Z">
              <w:rPr>
                <w:rStyle w:val="StyleUnderline"/>
              </w:rPr>
            </w:rPrChange>
          </w:rPr>
          <w:fldChar w:fldCharType="begin"/>
        </w:r>
        <w:r w:rsidRPr="009A799D">
          <w:rPr>
            <w:rStyle w:val="StyleUnderline"/>
            <w:rFonts w:ascii="Roboto" w:hAnsi="Roboto"/>
          </w:rPr>
          <w:instrText xml:space="preserve"> HYPERLINK "https://www.brookings.edu/wp-content/uploads/2017/03/global-20170315-nafta.pdf" \t "_blank" </w:instrText>
        </w:r>
        <w:r w:rsidRPr="009A799D">
          <w:rPr>
            <w:rStyle w:val="StyleUnderline"/>
            <w:rFonts w:ascii="Roboto" w:hAnsi="Roboto"/>
            <w:rPrChange w:id="971" w:author="katie" w:date="2018-07-11T11:27:00Z">
              <w:rPr>
                <w:rStyle w:val="StyleUnderline"/>
              </w:rPr>
            </w:rPrChange>
          </w:rPr>
          <w:fldChar w:fldCharType="separate"/>
        </w:r>
        <w:r w:rsidRPr="009A799D">
          <w:rPr>
            <w:rStyle w:val="StyleUnderline"/>
            <w:rFonts w:ascii="Roboto" w:eastAsiaTheme="majorEastAsia" w:hAnsi="Roboto"/>
          </w:rPr>
          <w:t>NAFTA</w:t>
        </w:r>
        <w:r w:rsidRPr="009A799D">
          <w:rPr>
            <w:rStyle w:val="StyleUnderline"/>
            <w:rFonts w:ascii="Roboto" w:hAnsi="Roboto"/>
            <w:rPrChange w:id="972" w:author="katie" w:date="2018-07-11T11:27:00Z">
              <w:rPr>
                <w:rStyle w:val="StyleUnderline"/>
              </w:rPr>
            </w:rPrChange>
          </w:rPr>
          <w:fldChar w:fldCharType="end"/>
        </w:r>
        <w:r w:rsidRPr="009A799D">
          <w:rPr>
            <w:rFonts w:ascii="Roboto" w:hAnsi="Roboto"/>
            <w:color w:val="333333"/>
            <w:sz w:val="16"/>
            <w:szCs w:val="27"/>
          </w:rPr>
          <w:t xml:space="preserve">. Maintaining the current ISDS mechanism will facilitate investment and let the United States take full advantage of opportunities in Mexico without losing out, economically or geopolitically, to China or other global competitors. An </w:t>
        </w:r>
        <w:r w:rsidRPr="009A799D">
          <w:rPr>
            <w:rStyle w:val="StyleUnderline"/>
            <w:rFonts w:ascii="Roboto" w:hAnsi="Roboto"/>
          </w:rPr>
          <w:t xml:space="preserve">updated NAFTA should also avoid a “sunset” clause that would risk termination of the agreement every five years. Such a clause would pose a serious burden for U.S. companies building cross-continental relationships that support U.S. prosperity. Energy is a cornerstone of the </w:t>
        </w:r>
        <w:r w:rsidRPr="009A799D">
          <w:rPr>
            <w:rStyle w:val="StyleUnderline"/>
            <w:rFonts w:ascii="Roboto" w:hAnsi="Roboto"/>
          </w:rPr>
          <w:fldChar w:fldCharType="begin"/>
        </w:r>
        <w:r w:rsidRPr="009A799D">
          <w:rPr>
            <w:rStyle w:val="StyleUnderline"/>
            <w:rFonts w:ascii="Roboto" w:hAnsi="Roboto"/>
          </w:rPr>
          <w:instrText xml:space="preserve"> HYPERLINK "http://www.api.org/news-policy-and-issues/news/2017/08/01/10-3-million-us-jobs-supported-by-natura" \t "_blank" </w:instrText>
        </w:r>
        <w:r w:rsidRPr="009A799D">
          <w:rPr>
            <w:rStyle w:val="StyleUnderline"/>
            <w:rFonts w:ascii="Roboto" w:hAnsi="Roboto"/>
          </w:rPr>
          <w:fldChar w:fldCharType="separate"/>
        </w:r>
        <w:r w:rsidRPr="009A799D">
          <w:rPr>
            <w:rStyle w:val="StyleUnderline"/>
            <w:rFonts w:ascii="Roboto" w:eastAsiaTheme="majorEastAsia" w:hAnsi="Roboto"/>
          </w:rPr>
          <w:t>U.S. economy</w:t>
        </w:r>
        <w:r w:rsidRPr="009A799D">
          <w:rPr>
            <w:rStyle w:val="StyleUnderline"/>
            <w:rFonts w:ascii="Roboto" w:hAnsi="Roboto"/>
          </w:rPr>
          <w:fldChar w:fldCharType="end"/>
        </w:r>
        <w:r w:rsidRPr="009A799D">
          <w:rPr>
            <w:rStyle w:val="StyleUnderline"/>
            <w:rFonts w:ascii="Roboto" w:hAnsi="Roboto"/>
          </w:rPr>
          <w:t>, supporting over 10 million jobs and contributing almost 8 percent of the GDP. An updated NAFTA that facilitates energy trade and investment will strengthen America’s energy security. It will also build stronger ties with our two neighbors, who are essential for our security and prosperity. In a new era of great</w:t>
        </w:r>
        <w:r w:rsidRPr="009A799D">
          <w:rPr>
            <w:rStyle w:val="StyleUnderline"/>
            <w:rFonts w:ascii="Roboto" w:hAnsi="Roboto"/>
          </w:rPr>
          <w:fldChar w:fldCharType="begin"/>
        </w:r>
        <w:r w:rsidRPr="009A799D">
          <w:rPr>
            <w:rStyle w:val="StyleUnderline"/>
            <w:rFonts w:ascii="Roboto" w:hAnsi="Roboto"/>
          </w:rPr>
          <w:instrText xml:space="preserve"> HYPERLINK "https://www.defense.gov/News/Article/Article/1427940/selva-describes-reality-of-great-power-competition/" \t "_blank" </w:instrText>
        </w:r>
        <w:r w:rsidRPr="009A799D">
          <w:rPr>
            <w:rStyle w:val="StyleUnderline"/>
            <w:rFonts w:ascii="Roboto" w:hAnsi="Roboto"/>
          </w:rPr>
          <w:fldChar w:fldCharType="separate"/>
        </w:r>
        <w:r w:rsidRPr="009A799D">
          <w:rPr>
            <w:rStyle w:val="StyleUnderline"/>
            <w:rFonts w:ascii="Roboto" w:eastAsiaTheme="majorEastAsia" w:hAnsi="Roboto"/>
          </w:rPr>
          <w:t xml:space="preserve"> power competition</w:t>
        </w:r>
        <w:r w:rsidRPr="009A799D">
          <w:rPr>
            <w:rStyle w:val="StyleUnderline"/>
            <w:rFonts w:ascii="Roboto" w:hAnsi="Roboto"/>
          </w:rPr>
          <w:fldChar w:fldCharType="end"/>
        </w:r>
        <w:r w:rsidRPr="009A799D">
          <w:rPr>
            <w:rStyle w:val="StyleUnderline"/>
            <w:rFonts w:ascii="Roboto" w:hAnsi="Roboto"/>
          </w:rPr>
          <w:t>, the United States cannot afford to take a back seat on energy trade in its own neighborhood.</w:t>
        </w:r>
      </w:ins>
    </w:p>
    <w:p w:rsidR="00C951E9" w:rsidRPr="009A799D" w:rsidRDefault="00C951E9" w:rsidP="004F6BFC">
      <w:pPr>
        <w:pStyle w:val="Heading3"/>
        <w:rPr>
          <w:rFonts w:hint="eastAsia"/>
        </w:rPr>
      </w:pPr>
      <w:r w:rsidRPr="009A799D">
        <w:t>2NC CP</w:t>
      </w:r>
    </w:p>
    <w:p w:rsidR="00C951E9" w:rsidRPr="009A799D" w:rsidRDefault="00C951E9">
      <w:pPr>
        <w:pStyle w:val="Heading4"/>
        <w:rPr>
          <w:rFonts w:ascii="Roboto" w:hAnsi="Roboto"/>
          <w:rPrChange w:id="973" w:author="katie" w:date="2018-07-11T11:18:00Z">
            <w:rPr>
              <w:rStyle w:val="StyleUnderline"/>
              <w:rFonts w:ascii="Times" w:hAnsi="Times"/>
              <w:szCs w:val="20"/>
            </w:rPr>
          </w:rPrChange>
        </w:rPr>
        <w:pPrChange w:id="974" w:author="katie" w:date="2018-07-11T11:18:00Z">
          <w:pPr/>
        </w:pPrChange>
      </w:pPr>
      <w:ins w:id="975" w:author="katie" w:date="2018-07-11T11:18:00Z">
        <w:r w:rsidRPr="009A799D">
          <w:t>Cooperation over energy strengthens relations and solves innovation</w:t>
        </w:r>
      </w:ins>
    </w:p>
    <w:p w:rsidR="00C951E9" w:rsidRPr="009A799D" w:rsidRDefault="00C951E9">
      <w:pPr>
        <w:rPr>
          <w:ins w:id="976" w:author="katie" w:date="2018-07-11T10:40:00Z"/>
          <w:rFonts w:ascii="Roboto" w:hAnsi="Roboto"/>
          <w:rPrChange w:id="977" w:author="katie" w:date="2018-07-11T10:53:00Z">
            <w:rPr>
              <w:ins w:id="978" w:author="katie" w:date="2018-07-11T10:40:00Z"/>
              <w:rStyle w:val="StyleUnderline"/>
              <w:rFonts w:ascii="Times" w:eastAsiaTheme="minorHAnsi" w:hAnsi="Times" w:cs="Calibri"/>
              <w:b w:val="0"/>
              <w:iCs w:val="0"/>
              <w:szCs w:val="20"/>
            </w:rPr>
          </w:rPrChange>
        </w:rPr>
        <w:pPrChange w:id="979" w:author="katie" w:date="2018-07-11T10:53:00Z">
          <w:pPr>
            <w:pStyle w:val="Heading4"/>
          </w:pPr>
        </w:pPrChange>
      </w:pPr>
      <w:ins w:id="980" w:author="katie" w:date="2018-07-11T10:53:00Z">
        <w:r w:rsidRPr="009A799D">
          <w:t xml:space="preserve">Joel </w:t>
        </w:r>
        <w:r w:rsidRPr="009A799D">
          <w:rPr>
            <w:rStyle w:val="Style13ptBold"/>
            <w:rFonts w:cs="Calibri" w:hint="eastAsia"/>
            <w:rPrChange w:id="981" w:author="katie" w:date="2018-07-11T10:53:00Z">
              <w:rPr>
                <w:rFonts w:hint="eastAsia"/>
              </w:rPr>
            </w:rPrChange>
          </w:rPr>
          <w:t>Martinez, 10-27-2017</w:t>
        </w:r>
        <w:r w:rsidRPr="009A799D">
          <w:t xml:space="preserve">, "Boosting U.S.-Mexico Clean Energy Cooperation," Center for American Progress, </w:t>
        </w:r>
      </w:ins>
      <w:ins w:id="982" w:author="katie" w:date="2018-07-11T11:19:00Z">
        <w:r w:rsidRPr="009A799D">
          <w:fldChar w:fldCharType="begin"/>
        </w:r>
        <w:r w:rsidRPr="009A799D">
          <w:instrText xml:space="preserve"> HYPERLINK "</w:instrText>
        </w:r>
      </w:ins>
      <w:ins w:id="983" w:author="katie" w:date="2018-07-11T10:53:00Z">
        <w:r w:rsidRPr="009A799D">
          <w:instrText>https://www.americanprogress.org/issues/security/reports/2017/10/27/441631/boosting-u-s-mexico-clean-energy-cooperation/</w:instrText>
        </w:r>
      </w:ins>
      <w:ins w:id="984" w:author="katie" w:date="2018-07-11T11:19:00Z">
        <w:r w:rsidRPr="009A799D">
          <w:instrText xml:space="preserve">" </w:instrText>
        </w:r>
        <w:r w:rsidRPr="009A799D">
          <w:fldChar w:fldCharType="separate"/>
        </w:r>
      </w:ins>
      <w:ins w:id="985" w:author="katie" w:date="2018-07-11T10:53:00Z">
        <w:r w:rsidRPr="009A799D">
          <w:rPr>
            <w:rStyle w:val="Hyperlink"/>
          </w:rPr>
          <w:t>https://www.americanprogress.org/issues/security/reports/2017/10/27/441631/boosting-u-s-mexico-clean-energy-cooperation/</w:t>
        </w:r>
      </w:ins>
      <w:ins w:id="986" w:author="katie" w:date="2018-07-11T11:19:00Z">
        <w:r w:rsidRPr="009A799D">
          <w:fldChar w:fldCharType="end"/>
        </w:r>
        <w:r w:rsidRPr="009A799D">
          <w:t xml:space="preserve"> </w:t>
        </w:r>
      </w:ins>
      <w:ins w:id="987" w:author="katie" w:date="2018-07-12T10:39:00Z">
        <w:r w:rsidRPr="009A799D">
          <w:t>Reagan KP</w:t>
        </w:r>
      </w:ins>
    </w:p>
    <w:p w:rsidR="00C951E9" w:rsidRPr="009A799D" w:rsidRDefault="00C951E9" w:rsidP="004F6BFC">
      <w:pPr>
        <w:shd w:val="clear" w:color="auto" w:fill="FFFFFF"/>
        <w:spacing w:before="100" w:beforeAutospacing="1" w:after="100" w:afterAutospacing="1"/>
        <w:rPr>
          <w:ins w:id="988" w:author="katie" w:date="2018-07-11T11:32:00Z"/>
          <w:rFonts w:eastAsia="Times New Roman" w:cs="Times New Roman"/>
          <w:color w:val="333333"/>
          <w:sz w:val="16"/>
          <w:szCs w:val="24"/>
        </w:rPr>
      </w:pPr>
      <w:ins w:id="989" w:author="katie" w:date="2018-07-11T10:40:00Z">
        <w:r w:rsidRPr="009A799D">
          <w:rPr>
            <w:rFonts w:ascii="Roboto" w:hAnsi="Roboto"/>
            <w:color w:val="333333"/>
            <w:sz w:val="16"/>
            <w:szCs w:val="24"/>
            <w:shd w:val="clear" w:color="auto" w:fill="FFFFFF"/>
            <w:rPrChange w:id="990" w:author="katie" w:date="2018-07-11T10:41:00Z">
              <w:rPr>
                <w:rFonts w:ascii="Open Sans" w:hAnsi="Open Sans"/>
                <w:color w:val="333333"/>
                <w:sz w:val="26"/>
                <w:szCs w:val="26"/>
                <w:shd w:val="clear" w:color="auto" w:fill="FFFFFF"/>
              </w:rPr>
            </w:rPrChange>
          </w:rPr>
          <w:t xml:space="preserve">The United States and its southern neighbor enjoy deep levels of interconnectivity, including economic, political, security, and cultural ties. These are the results of </w:t>
        </w:r>
        <w:r w:rsidRPr="009A799D">
          <w:rPr>
            <w:rStyle w:val="StyleUnderline"/>
            <w:rFonts w:ascii="Roboto" w:hAnsi="Roboto"/>
            <w:rPrChange w:id="991" w:author="katie" w:date="2018-07-11T10:42:00Z">
              <w:rPr>
                <w:rFonts w:ascii="Open Sans" w:hAnsi="Open Sans"/>
                <w:color w:val="333333"/>
                <w:sz w:val="26"/>
                <w:szCs w:val="26"/>
                <w:shd w:val="clear" w:color="auto" w:fill="FFFFFF"/>
              </w:rPr>
            </w:rPrChange>
          </w:rPr>
          <w:t>countless policy, business, and personal choices that fundamentally differentiate the United States’ relationship with Mexico from its relationship with all other countries in the world except Canada</w:t>
        </w:r>
        <w:r w:rsidRPr="009A799D">
          <w:rPr>
            <w:rFonts w:ascii="Roboto" w:hAnsi="Roboto"/>
            <w:color w:val="333333"/>
            <w:sz w:val="16"/>
            <w:szCs w:val="24"/>
            <w:shd w:val="clear" w:color="auto" w:fill="FFFFFF"/>
            <w:rPrChange w:id="992" w:author="katie" w:date="2018-07-11T10:41:00Z">
              <w:rPr>
                <w:rFonts w:ascii="Open Sans" w:hAnsi="Open Sans"/>
                <w:color w:val="333333"/>
                <w:sz w:val="26"/>
                <w:szCs w:val="26"/>
                <w:shd w:val="clear" w:color="auto" w:fill="FFFFFF"/>
              </w:rPr>
            </w:rPrChange>
          </w:rPr>
          <w:t xml:space="preserve">. Among these </w:t>
        </w:r>
        <w:r w:rsidRPr="009A799D">
          <w:rPr>
            <w:rStyle w:val="StyleUnderline"/>
            <w:rFonts w:ascii="Roboto" w:hAnsi="Roboto"/>
            <w:rPrChange w:id="993" w:author="katie" w:date="2018-07-11T10:42:00Z">
              <w:rPr>
                <w:rFonts w:ascii="Open Sans" w:hAnsi="Open Sans"/>
                <w:color w:val="333333"/>
                <w:sz w:val="26"/>
                <w:szCs w:val="26"/>
                <w:shd w:val="clear" w:color="auto" w:fill="FFFFFF"/>
              </w:rPr>
            </w:rPrChange>
          </w:rPr>
          <w:t>connections are complex, cross-border supply chains that have become the norm in a growing number of industries. This integration creates clear opportunities to benefit both the United States and Mexico across a broad set of public interests. One such area of opportunity is deepening cross-border renewable energy production and distribution</w:t>
        </w:r>
        <w:r w:rsidRPr="009A799D">
          <w:rPr>
            <w:rFonts w:ascii="Roboto" w:hAnsi="Roboto"/>
            <w:color w:val="333333"/>
            <w:sz w:val="16"/>
            <w:szCs w:val="24"/>
            <w:shd w:val="clear" w:color="auto" w:fill="FFFFFF"/>
            <w:rPrChange w:id="994" w:author="katie" w:date="2018-07-11T10:41:00Z">
              <w:rPr>
                <w:rFonts w:ascii="Open Sans" w:hAnsi="Open Sans"/>
                <w:color w:val="333333"/>
                <w:sz w:val="26"/>
                <w:szCs w:val="26"/>
                <w:shd w:val="clear" w:color="auto" w:fill="FFFFFF"/>
              </w:rPr>
            </w:rPrChange>
          </w:rPr>
          <w:t>.</w:t>
        </w:r>
      </w:ins>
      <w:ins w:id="995" w:author="katie" w:date="2018-07-11T10:41:00Z">
        <w:r w:rsidRPr="009A799D">
          <w:rPr>
            <w:rFonts w:ascii="Roboto" w:hAnsi="Roboto"/>
            <w:color w:val="333333"/>
            <w:sz w:val="16"/>
            <w:szCs w:val="24"/>
            <w:rPrChange w:id="996" w:author="katie" w:date="2018-07-11T10:41:00Z">
              <w:rPr>
                <w:rFonts w:ascii="Open Sans" w:hAnsi="Open Sans"/>
                <w:color w:val="333333"/>
              </w:rPr>
            </w:rPrChange>
          </w:rPr>
          <w:t xml:space="preserve"> By using existing North American trade and production systems, where goods cross the border multiple times during the production process, </w:t>
        </w:r>
        <w:r w:rsidRPr="009A799D">
          <w:rPr>
            <w:rStyle w:val="StyleUnderline"/>
            <w:rFonts w:ascii="Roboto" w:hAnsi="Roboto"/>
            <w:rPrChange w:id="997" w:author="katie" w:date="2018-07-11T10:42:00Z">
              <w:rPr>
                <w:rFonts w:ascii="Open Sans" w:hAnsi="Open Sans"/>
                <w:color w:val="333333"/>
              </w:rPr>
            </w:rPrChange>
          </w:rPr>
          <w:t>the United States has an opportunity to enhance its manufacturing of solar photovoltaics (PV) in the United States and install them along the Northern deserts of Mexico to engage in cross-border solar energy generation and transmission. Such development of price-reduction and deployment strategies would not only benefit U.S. solar PV manufacturing, it would also boost exports and U.S. clean energy production.</w:t>
        </w:r>
        <w:r w:rsidRPr="009A799D">
          <w:rPr>
            <w:rFonts w:ascii="Roboto" w:hAnsi="Roboto"/>
            <w:color w:val="333333"/>
            <w:sz w:val="16"/>
            <w:szCs w:val="24"/>
            <w:rPrChange w:id="998" w:author="katie" w:date="2018-07-11T10:41:00Z">
              <w:rPr>
                <w:rFonts w:ascii="Open Sans" w:hAnsi="Open Sans"/>
                <w:color w:val="333333"/>
              </w:rPr>
            </w:rPrChange>
          </w:rPr>
          <w:t xml:space="preserve"> In addition, it </w:t>
        </w:r>
        <w:r w:rsidRPr="009A799D">
          <w:rPr>
            <w:rStyle w:val="StyleUnderline"/>
            <w:rFonts w:ascii="Roboto" w:hAnsi="Roboto"/>
            <w:rPrChange w:id="999" w:author="katie" w:date="2018-07-11T10:42:00Z">
              <w:rPr>
                <w:rFonts w:ascii="Open Sans" w:hAnsi="Open Sans"/>
                <w:color w:val="333333"/>
              </w:rPr>
            </w:rPrChange>
          </w:rPr>
          <w:t>would benefit producers and consumers on both sides of the border who would gain access to affordable and more environmentally friendly forms of electricity</w:t>
        </w:r>
        <w:r w:rsidRPr="009A799D">
          <w:rPr>
            <w:rFonts w:ascii="Roboto" w:hAnsi="Roboto"/>
            <w:color w:val="333333"/>
            <w:sz w:val="16"/>
            <w:szCs w:val="24"/>
            <w:rPrChange w:id="1000" w:author="katie" w:date="2018-07-11T10:41:00Z">
              <w:rPr>
                <w:rFonts w:ascii="Open Sans" w:hAnsi="Open Sans"/>
                <w:color w:val="333333"/>
              </w:rPr>
            </w:rPrChange>
          </w:rPr>
          <w:t xml:space="preserve">. </w:t>
        </w:r>
        <w:r w:rsidRPr="009A799D">
          <w:rPr>
            <w:rStyle w:val="StyleUnderline"/>
            <w:rFonts w:ascii="Roboto" w:hAnsi="Roboto"/>
            <w:rPrChange w:id="1001" w:author="katie" w:date="2018-07-11T10:42:00Z">
              <w:rPr>
                <w:rFonts w:ascii="Open Sans" w:hAnsi="Open Sans"/>
                <w:color w:val="333333"/>
              </w:rPr>
            </w:rPrChange>
          </w:rPr>
          <w:t>Constructive cooperation in the renewable energy sector could also help shore up the United States’ most important binational relationship at a time of heightened stress created by the current U.S. administration’s negative rhetoric and policies affecting Mexico</w:t>
        </w:r>
        <w:r w:rsidRPr="009A799D">
          <w:rPr>
            <w:rFonts w:ascii="Roboto" w:hAnsi="Roboto"/>
            <w:color w:val="333333"/>
            <w:sz w:val="16"/>
            <w:szCs w:val="24"/>
            <w:rPrChange w:id="1002" w:author="katie" w:date="2018-07-11T10:41:00Z">
              <w:rPr>
                <w:rFonts w:ascii="Open Sans" w:hAnsi="Open Sans"/>
                <w:color w:val="333333"/>
              </w:rPr>
            </w:rPrChange>
          </w:rPr>
          <w:t xml:space="preserve">. </w:t>
        </w:r>
        <w:r w:rsidRPr="009A799D">
          <w:rPr>
            <w:rFonts w:ascii="Roboto" w:eastAsia="Times New Roman" w:hAnsi="Roboto" w:cs="Times New Roman"/>
            <w:color w:val="333333"/>
            <w:sz w:val="16"/>
            <w:szCs w:val="24"/>
            <w:rPrChange w:id="1003" w:author="katie" w:date="2018-07-11T10:41:00Z">
              <w:rPr>
                <w:rFonts w:ascii="Open Sans" w:eastAsia="Times New Roman" w:hAnsi="Open Sans" w:cs="Times New Roman"/>
                <w:color w:val="333333"/>
                <w:szCs w:val="24"/>
              </w:rPr>
            </w:rPrChange>
          </w:rPr>
          <w:t>As in any effort to deepen cross-border economic engagement</w:t>
        </w:r>
        <w:r w:rsidRPr="009A799D">
          <w:rPr>
            <w:rStyle w:val="StyleUnderline"/>
            <w:rFonts w:ascii="Roboto" w:hAnsi="Roboto" w:cs="Calibri"/>
            <w:rPrChange w:id="1004" w:author="katie" w:date="2018-07-11T10:42:00Z">
              <w:rPr>
                <w:rFonts w:ascii="Open Sans" w:eastAsia="Times New Roman" w:hAnsi="Open Sans" w:cs="Times New Roman"/>
                <w:color w:val="333333"/>
                <w:szCs w:val="24"/>
              </w:rPr>
            </w:rPrChange>
          </w:rPr>
          <w:t>, such cooperation must address the legitimate concerns</w:t>
        </w:r>
        <w:r w:rsidRPr="009A799D">
          <w:rPr>
            <w:rStyle w:val="StyleUnderline"/>
            <w:rFonts w:ascii="Roboto" w:hAnsi="Roboto" w:cs="Calibri" w:hint="eastAsia"/>
            <w:rPrChange w:id="1005" w:author="katie" w:date="2018-07-11T10:42:00Z">
              <w:rPr>
                <w:rFonts w:ascii="Open Sans" w:eastAsia="Times New Roman" w:hAnsi="Open Sans" w:cs="Times New Roman" w:hint="eastAsia"/>
                <w:color w:val="333333"/>
                <w:szCs w:val="24"/>
              </w:rPr>
            </w:rPrChange>
          </w:rPr>
          <w:t>—</w:t>
        </w:r>
        <w:r w:rsidRPr="009A799D">
          <w:rPr>
            <w:rStyle w:val="StyleUnderline"/>
            <w:rFonts w:ascii="Roboto" w:hAnsi="Roboto" w:cs="Calibri"/>
            <w:rPrChange w:id="1006" w:author="katie" w:date="2018-07-11T10:42:00Z">
              <w:rPr>
                <w:rFonts w:ascii="Open Sans" w:eastAsia="Times New Roman" w:hAnsi="Open Sans" w:cs="Times New Roman"/>
                <w:color w:val="333333"/>
                <w:szCs w:val="24"/>
              </w:rPr>
            </w:rPrChange>
          </w:rPr>
          <w:t>in both countries</w:t>
        </w:r>
        <w:r w:rsidRPr="009A799D">
          <w:rPr>
            <w:rStyle w:val="StyleUnderline"/>
            <w:rFonts w:ascii="Roboto" w:hAnsi="Roboto" w:cs="Calibri" w:hint="eastAsia"/>
            <w:rPrChange w:id="1007" w:author="katie" w:date="2018-07-11T10:42:00Z">
              <w:rPr>
                <w:rFonts w:ascii="Open Sans" w:eastAsia="Times New Roman" w:hAnsi="Open Sans" w:cs="Times New Roman" w:hint="eastAsia"/>
                <w:color w:val="333333"/>
                <w:szCs w:val="24"/>
              </w:rPr>
            </w:rPrChange>
          </w:rPr>
          <w:t>—</w:t>
        </w:r>
        <w:r w:rsidRPr="009A799D">
          <w:rPr>
            <w:rStyle w:val="StyleUnderline"/>
            <w:rFonts w:ascii="Roboto" w:hAnsi="Roboto" w:cs="Calibri"/>
            <w:rPrChange w:id="1008" w:author="katie" w:date="2018-07-11T10:42:00Z">
              <w:rPr>
                <w:rFonts w:ascii="Open Sans" w:eastAsia="Times New Roman" w:hAnsi="Open Sans" w:cs="Times New Roman"/>
                <w:color w:val="333333"/>
                <w:szCs w:val="24"/>
              </w:rPr>
            </w:rPrChange>
          </w:rPr>
          <w:t>about the implications of U.S.-Mexico integration and associated economic dislocations</w:t>
        </w:r>
        <w:r w:rsidRPr="009A799D">
          <w:rPr>
            <w:rFonts w:ascii="Roboto" w:eastAsia="Times New Roman" w:hAnsi="Roboto" w:cs="Times New Roman"/>
            <w:color w:val="333333"/>
            <w:sz w:val="16"/>
            <w:szCs w:val="24"/>
            <w:rPrChange w:id="1009" w:author="katie" w:date="2018-07-11T10:41:00Z">
              <w:rPr>
                <w:rFonts w:ascii="Open Sans" w:eastAsia="Times New Roman" w:hAnsi="Open Sans" w:cs="Times New Roman"/>
                <w:color w:val="333333"/>
                <w:szCs w:val="24"/>
              </w:rPr>
            </w:rPrChange>
          </w:rPr>
          <w:t xml:space="preserve">. Although it is </w:t>
        </w:r>
        <w:r w:rsidRPr="009A799D">
          <w:rPr>
            <w:rStyle w:val="StyleUnderline"/>
            <w:rFonts w:ascii="Roboto" w:hAnsi="Roboto" w:cs="Calibri"/>
            <w:rPrChange w:id="1010" w:author="katie" w:date="2018-07-11T10:43:00Z">
              <w:rPr>
                <w:rFonts w:ascii="Open Sans" w:eastAsia="Times New Roman" w:hAnsi="Open Sans" w:cs="Times New Roman"/>
                <w:color w:val="333333"/>
                <w:szCs w:val="24"/>
              </w:rPr>
            </w:rPrChange>
          </w:rPr>
          <w:t>critical that fundamental U.S. orientation toward the world must be to stay engaged</w:t>
        </w:r>
        <w:r w:rsidRPr="009A799D">
          <w:rPr>
            <w:rStyle w:val="StyleUnderline"/>
            <w:rFonts w:ascii="Roboto" w:hAnsi="Roboto" w:cs="Calibri" w:hint="eastAsia"/>
            <w:rPrChange w:id="1011" w:author="katie" w:date="2018-07-11T10:43:00Z">
              <w:rPr>
                <w:rFonts w:ascii="Open Sans" w:eastAsia="Times New Roman" w:hAnsi="Open Sans" w:cs="Times New Roman" w:hint="eastAsia"/>
                <w:color w:val="333333"/>
                <w:szCs w:val="24"/>
              </w:rPr>
            </w:rPrChange>
          </w:rPr>
          <w:t>—</w:t>
        </w:r>
        <w:r w:rsidRPr="009A799D">
          <w:rPr>
            <w:rStyle w:val="StyleUnderline"/>
            <w:rFonts w:ascii="Roboto" w:hAnsi="Roboto" w:cs="Calibri"/>
            <w:rPrChange w:id="1012" w:author="katie" w:date="2018-07-11T10:43:00Z">
              <w:rPr>
                <w:rFonts w:ascii="Open Sans" w:eastAsia="Times New Roman" w:hAnsi="Open Sans" w:cs="Times New Roman"/>
                <w:color w:val="333333"/>
                <w:szCs w:val="24"/>
              </w:rPr>
            </w:rPrChange>
          </w:rPr>
          <w:t>particularly with Mexico</w:t>
        </w:r>
        <w:r w:rsidRPr="009A799D">
          <w:rPr>
            <w:rStyle w:val="StyleUnderline"/>
            <w:rFonts w:ascii="Roboto" w:hAnsi="Roboto" w:cs="Calibri" w:hint="eastAsia"/>
            <w:rPrChange w:id="1013" w:author="katie" w:date="2018-07-11T10:43:00Z">
              <w:rPr>
                <w:rFonts w:ascii="Open Sans" w:eastAsia="Times New Roman" w:hAnsi="Open Sans" w:cs="Times New Roman" w:hint="eastAsia"/>
                <w:color w:val="333333"/>
                <w:szCs w:val="24"/>
              </w:rPr>
            </w:rPrChange>
          </w:rPr>
          <w:t>—</w:t>
        </w:r>
        <w:r w:rsidRPr="009A799D">
          <w:rPr>
            <w:rStyle w:val="StyleUnderline"/>
            <w:rFonts w:ascii="Roboto" w:hAnsi="Roboto" w:cs="Calibri"/>
            <w:rPrChange w:id="1014" w:author="katie" w:date="2018-07-11T10:43:00Z">
              <w:rPr>
                <w:rFonts w:ascii="Open Sans" w:eastAsia="Times New Roman" w:hAnsi="Open Sans" w:cs="Times New Roman"/>
                <w:color w:val="333333"/>
                <w:szCs w:val="24"/>
              </w:rPr>
            </w:rPrChange>
          </w:rPr>
          <w:t>policymakers must address public policy failures, especially important shortcomings in U.S. domestic economic policies that have not done nearly enough to create opportunities for important sectors of American workers adversely affected by globalization</w:t>
        </w:r>
        <w:r w:rsidRPr="009A799D">
          <w:rPr>
            <w:rFonts w:ascii="Roboto" w:eastAsia="Times New Roman" w:hAnsi="Roboto" w:cs="Times New Roman"/>
            <w:color w:val="333333"/>
            <w:sz w:val="16"/>
            <w:szCs w:val="24"/>
            <w:rPrChange w:id="1015" w:author="katie" w:date="2018-07-11T10:41:00Z">
              <w:rPr>
                <w:rFonts w:ascii="Open Sans" w:eastAsia="Times New Roman" w:hAnsi="Open Sans" w:cs="Times New Roman"/>
                <w:color w:val="333333"/>
                <w:szCs w:val="24"/>
              </w:rPr>
            </w:rPrChange>
          </w:rPr>
          <w:t>. In short, policymakers must ensure that cross-border economic activity contribute to and take place in a context of broader public policies that support a vibrant, inclusive, middle-class democracy in the United States.</w:t>
        </w:r>
      </w:ins>
    </w:p>
    <w:p w:rsidR="00C951E9" w:rsidRPr="009A799D" w:rsidRDefault="00C951E9">
      <w:pPr>
        <w:pStyle w:val="Heading4"/>
        <w:rPr>
          <w:ins w:id="1016" w:author="katie" w:date="2018-07-11T11:33:00Z"/>
        </w:rPr>
        <w:pPrChange w:id="1017" w:author="katie" w:date="2018-07-11T11:34:00Z">
          <w:pPr>
            <w:pStyle w:val="NormalWeb"/>
            <w:shd w:val="clear" w:color="auto" w:fill="FCFCFC"/>
          </w:pPr>
        </w:pPrChange>
      </w:pPr>
      <w:ins w:id="1018" w:author="katie" w:date="2018-07-11T11:34:00Z">
        <w:r w:rsidRPr="009A799D">
          <w:t>Internal net benefit—energy sector is good for the US</w:t>
        </w:r>
      </w:ins>
    </w:p>
    <w:p w:rsidR="00C951E9" w:rsidRPr="009A799D" w:rsidRDefault="00C951E9" w:rsidP="004F6BFC">
      <w:pPr>
        <w:rPr>
          <w:ins w:id="1019" w:author="katie" w:date="2018-07-11T11:33:00Z"/>
          <w:rFonts w:ascii="Roboto" w:hAnsi="Roboto"/>
          <w:sz w:val="22"/>
          <w:rPrChange w:id="1020" w:author="katie" w:date="2018-07-11T11:34:00Z">
            <w:rPr>
              <w:ins w:id="1021" w:author="katie" w:date="2018-07-11T11:33:00Z"/>
              <w:rFonts w:ascii="Georgia" w:hAnsi="Georgia"/>
              <w:color w:val="333333"/>
              <w:sz w:val="27"/>
              <w:szCs w:val="27"/>
            </w:rPr>
          </w:rPrChange>
        </w:rPr>
      </w:pPr>
      <w:ins w:id="1022" w:author="katie" w:date="2018-07-11T11:33:00Z">
        <w:r w:rsidRPr="009A799D">
          <w:rPr>
            <w:rFonts w:ascii="Roboto" w:hAnsi="Roboto"/>
            <w:sz w:val="22"/>
            <w:rPrChange w:id="1023" w:author="katie" w:date="2018-07-11T11:34:00Z">
              <w:rPr>
                <w:rStyle w:val="Strong"/>
                <w:rFonts w:ascii="Georgia" w:eastAsiaTheme="majorEastAsia" w:hAnsi="Georgia"/>
                <w:color w:val="333333"/>
                <w:sz w:val="27"/>
                <w:szCs w:val="27"/>
                <w:shd w:val="clear" w:color="auto" w:fill="FCFCFC"/>
              </w:rPr>
            </w:rPrChange>
          </w:rPr>
          <w:t xml:space="preserve">Adrian </w:t>
        </w:r>
        <w:r w:rsidRPr="009A799D">
          <w:rPr>
            <w:rStyle w:val="Style13ptBold"/>
            <w:rFonts w:ascii="Roboto" w:hAnsi="Roboto"/>
            <w:rPrChange w:id="1024" w:author="katie" w:date="2018-07-11T11:34:00Z">
              <w:rPr>
                <w:rStyle w:val="Strong"/>
                <w:rFonts w:ascii="Georgia" w:eastAsiaTheme="majorEastAsia" w:hAnsi="Georgia"/>
                <w:color w:val="333333"/>
                <w:sz w:val="27"/>
                <w:szCs w:val="27"/>
                <w:shd w:val="clear" w:color="auto" w:fill="FCFCFC"/>
              </w:rPr>
            </w:rPrChange>
          </w:rPr>
          <w:t>Duhalt</w:t>
        </w:r>
        <w:r w:rsidRPr="009A799D">
          <w:rPr>
            <w:rFonts w:ascii="Roboto" w:hAnsi="Roboto"/>
            <w:sz w:val="22"/>
            <w:rPrChange w:id="1025" w:author="katie" w:date="2018-07-11T11:34:00Z">
              <w:rPr>
                <w:rFonts w:ascii="Georgia" w:hAnsi="Georgia"/>
                <w:color w:val="333333"/>
                <w:sz w:val="27"/>
                <w:szCs w:val="27"/>
              </w:rPr>
            </w:rPrChange>
          </w:rPr>
          <w:t>, 11-17-</w:t>
        </w:r>
        <w:r w:rsidRPr="009A799D">
          <w:rPr>
            <w:rStyle w:val="Style13ptBold"/>
            <w:rFonts w:ascii="Roboto" w:hAnsi="Roboto"/>
            <w:rPrChange w:id="1026" w:author="katie" w:date="2018-07-11T11:34:00Z">
              <w:rPr>
                <w:rFonts w:ascii="Georgia" w:hAnsi="Georgia"/>
                <w:color w:val="333333"/>
                <w:sz w:val="27"/>
                <w:szCs w:val="27"/>
              </w:rPr>
            </w:rPrChange>
          </w:rPr>
          <w:t>2017</w:t>
        </w:r>
        <w:r w:rsidRPr="009A799D">
          <w:rPr>
            <w:rFonts w:ascii="Roboto" w:hAnsi="Roboto"/>
            <w:sz w:val="22"/>
            <w:rPrChange w:id="1027" w:author="katie" w:date="2018-07-11T11:34:00Z">
              <w:rPr>
                <w:rFonts w:ascii="Georgia" w:hAnsi="Georgia"/>
                <w:color w:val="333333"/>
                <w:sz w:val="27"/>
                <w:szCs w:val="27"/>
              </w:rPr>
            </w:rPrChange>
          </w:rPr>
          <w:t xml:space="preserve">, "NAFTA Negotiations: What's In It For The U.S.-Mexico Energy Trade?," Forbes, </w:t>
        </w:r>
        <w:r w:rsidRPr="009A799D">
          <w:rPr>
            <w:rFonts w:ascii="Roboto" w:hAnsi="Roboto"/>
            <w:sz w:val="22"/>
            <w:rPrChange w:id="1028" w:author="katie" w:date="2018-07-11T11:34:00Z">
              <w:rPr>
                <w:rStyle w:val="Emphasis"/>
                <w:rFonts w:ascii="Georgia" w:eastAsiaTheme="majorEastAsia" w:hAnsi="Georgia"/>
                <w:color w:val="333333"/>
                <w:sz w:val="27"/>
                <w:szCs w:val="27"/>
                <w:shd w:val="clear" w:color="auto" w:fill="FCFCFC"/>
              </w:rPr>
            </w:rPrChange>
          </w:rPr>
          <w:fldChar w:fldCharType="begin"/>
        </w:r>
        <w:r w:rsidRPr="009A799D">
          <w:rPr>
            <w:rFonts w:ascii="Roboto" w:hAnsi="Roboto"/>
            <w:sz w:val="22"/>
            <w:rPrChange w:id="1029" w:author="katie" w:date="2018-07-11T11:34:00Z">
              <w:rPr>
                <w:rStyle w:val="Emphasis"/>
                <w:rFonts w:ascii="Georgia" w:eastAsiaTheme="majorEastAsia" w:hAnsi="Georgia"/>
                <w:color w:val="333333"/>
                <w:sz w:val="27"/>
                <w:szCs w:val="27"/>
                <w:shd w:val="clear" w:color="auto" w:fill="FCFCFC"/>
              </w:rPr>
            </w:rPrChange>
          </w:rPr>
          <w:instrText xml:space="preserve"> HYPERLINK "https://www.bakerinstitute.org/experts/?query=Adrian+Duhalt&amp;research=&amp;area=" \t "_blank" </w:instrText>
        </w:r>
        <w:r w:rsidRPr="009A799D">
          <w:rPr>
            <w:rFonts w:ascii="Roboto" w:hAnsi="Roboto"/>
            <w:sz w:val="22"/>
            <w:rPrChange w:id="1030" w:author="katie" w:date="2018-07-11T11:34:00Z">
              <w:rPr>
                <w:rStyle w:val="Emphasis"/>
                <w:rFonts w:ascii="Georgia" w:eastAsiaTheme="majorEastAsia" w:hAnsi="Georgia"/>
                <w:color w:val="333333"/>
                <w:sz w:val="27"/>
                <w:szCs w:val="27"/>
                <w:shd w:val="clear" w:color="auto" w:fill="FCFCFC"/>
              </w:rPr>
            </w:rPrChange>
          </w:rPr>
          <w:fldChar w:fldCharType="separate"/>
        </w:r>
        <w:r w:rsidRPr="009A799D">
          <w:rPr>
            <w:rStyle w:val="Hyperlink"/>
            <w:rFonts w:ascii="Roboto" w:hAnsi="Roboto"/>
            <w:sz w:val="22"/>
            <w:rPrChange w:id="1031" w:author="katie" w:date="2018-07-11T11:34:00Z">
              <w:rPr>
                <w:rStyle w:val="Hyperlink"/>
                <w:rFonts w:ascii="Georgia" w:eastAsiaTheme="majorEastAsia" w:hAnsi="Georgia"/>
                <w:i/>
                <w:iCs/>
                <w:color w:val="003891"/>
                <w:sz w:val="27"/>
                <w:szCs w:val="27"/>
              </w:rPr>
            </w:rPrChange>
          </w:rPr>
          <w:t>Adrian Duhalt</w:t>
        </w:r>
        <w:r w:rsidRPr="009A799D">
          <w:rPr>
            <w:rFonts w:ascii="Roboto" w:hAnsi="Roboto"/>
            <w:sz w:val="22"/>
            <w:rPrChange w:id="1032" w:author="katie" w:date="2018-07-11T11:34:00Z">
              <w:rPr>
                <w:rStyle w:val="Emphasis"/>
                <w:rFonts w:ascii="Georgia" w:eastAsiaTheme="majorEastAsia" w:hAnsi="Georgia"/>
                <w:color w:val="333333"/>
                <w:sz w:val="27"/>
                <w:szCs w:val="27"/>
                <w:shd w:val="clear" w:color="auto" w:fill="FCFCFC"/>
              </w:rPr>
            </w:rPrChange>
          </w:rPr>
          <w:fldChar w:fldCharType="end"/>
        </w:r>
        <w:r w:rsidRPr="009A799D">
          <w:rPr>
            <w:rFonts w:ascii="Roboto" w:hAnsi="Roboto"/>
            <w:sz w:val="22"/>
            <w:rPrChange w:id="1033" w:author="katie" w:date="2018-07-11T11:34:00Z">
              <w:rPr>
                <w:rStyle w:val="Emphasis"/>
                <w:rFonts w:ascii="Georgia" w:eastAsiaTheme="majorEastAsia" w:hAnsi="Georgia"/>
                <w:color w:val="333333"/>
                <w:sz w:val="27"/>
                <w:szCs w:val="27"/>
                <w:shd w:val="clear" w:color="auto" w:fill="FCFCFC"/>
              </w:rPr>
            </w:rPrChange>
          </w:rPr>
          <w:t> is a postdoctoral fellow at the Baker Institute for Public Policy’s Center for Energy Studies and the Mexico Center. He is also an associate professor at Universidad de las Américas Puebla (UDLAP) in Mexico.</w:t>
        </w:r>
        <w:r w:rsidRPr="009A799D">
          <w:rPr>
            <w:rFonts w:ascii="Roboto" w:hAnsi="Roboto"/>
            <w:sz w:val="22"/>
            <w:rPrChange w:id="1034" w:author="katie" w:date="2018-07-11T11:34:00Z">
              <w:rPr>
                <w:rFonts w:ascii="Georgia" w:hAnsi="Georgia"/>
                <w:color w:val="333333"/>
                <w:sz w:val="27"/>
                <w:szCs w:val="27"/>
              </w:rPr>
            </w:rPrChange>
          </w:rPr>
          <w:t>https://www.forbes.com/sites/thebakersinstitute/2017/11/17/nafta-negotiations-whats-in-it-for-the-u-s-mexico-energy-trade/</w:t>
        </w:r>
      </w:ins>
      <w:ins w:id="1035" w:author="katie" w:date="2018-07-11T11:34:00Z">
        <w:r w:rsidRPr="009A799D">
          <w:t xml:space="preserve"> </w:t>
        </w:r>
      </w:ins>
      <w:ins w:id="1036" w:author="katie" w:date="2018-07-12T10:39:00Z">
        <w:r w:rsidRPr="009A799D">
          <w:t>Reagan KP</w:t>
        </w:r>
      </w:ins>
    </w:p>
    <w:p w:rsidR="00C951E9" w:rsidRPr="009A799D" w:rsidRDefault="00C951E9" w:rsidP="004F6BFC">
      <w:pPr>
        <w:rPr>
          <w:ins w:id="1037" w:author="katie" w:date="2018-07-12T11:36:00Z"/>
          <w:rStyle w:val="StyleUnderline"/>
        </w:rPr>
      </w:pPr>
      <w:ins w:id="1038" w:author="katie" w:date="2018-07-11T11:32:00Z">
        <w:r w:rsidRPr="009A799D">
          <w:rPr>
            <w:rStyle w:val="StyleUnderline"/>
            <w:rFonts w:ascii="Roboto" w:hAnsi="Roboto"/>
            <w:rPrChange w:id="1039" w:author="katie" w:date="2018-07-11T11:34:00Z">
              <w:rPr>
                <w:rFonts w:ascii="Georgia" w:hAnsi="Georgia"/>
                <w:color w:val="333333"/>
                <w:sz w:val="27"/>
                <w:szCs w:val="27"/>
              </w:rPr>
            </w:rPrChange>
          </w:rPr>
          <w:t>Designed</w:t>
        </w:r>
        <w:r w:rsidRPr="009A799D">
          <w:rPr>
            <w:rStyle w:val="StyleUnderline"/>
            <w:rFonts w:ascii="Roboto" w:hAnsi="Roboto"/>
            <w:szCs w:val="24"/>
            <w:rPrChange w:id="1040" w:author="katie" w:date="2018-07-11T11:34:00Z">
              <w:rPr>
                <w:rFonts w:ascii="Georgia" w:hAnsi="Georgia"/>
                <w:color w:val="333333"/>
                <w:sz w:val="27"/>
                <w:szCs w:val="27"/>
              </w:rPr>
            </w:rPrChange>
          </w:rPr>
          <w:t xml:space="preserve"> to galvanize Trump's political base, this rhetoric disregards the complexity of trade relations between the U.S. and Mexico, and most importantly the fact that Mexico is the</w:t>
        </w:r>
      </w:ins>
      <w:ins w:id="1041" w:author="katie" w:date="2018-07-11T11:33:00Z">
        <w:r w:rsidRPr="009A799D">
          <w:rPr>
            <w:rStyle w:val="StyleUnderline"/>
            <w:rFonts w:ascii="Roboto" w:hAnsi="Roboto"/>
            <w:szCs w:val="24"/>
            <w:rPrChange w:id="1042" w:author="katie" w:date="2018-07-11T11:34:00Z">
              <w:rPr>
                <w:rFonts w:ascii="Georgia" w:hAnsi="Georgia"/>
                <w:color w:val="333333"/>
                <w:sz w:val="27"/>
                <w:szCs w:val="27"/>
              </w:rPr>
            </w:rPrChange>
          </w:rPr>
          <w:t xml:space="preserve"> </w:t>
        </w:r>
      </w:ins>
      <w:ins w:id="1043" w:author="katie" w:date="2018-07-11T11:32:00Z">
        <w:r w:rsidRPr="009A799D">
          <w:rPr>
            <w:rStyle w:val="StyleUnderline"/>
            <w:rFonts w:ascii="Roboto" w:hAnsi="Roboto"/>
            <w:szCs w:val="24"/>
            <w:rPrChange w:id="1044" w:author="katie" w:date="2018-07-11T11:34:00Z">
              <w:rPr>
                <w:rFonts w:ascii="Georgia" w:hAnsi="Georgia"/>
                <w:color w:val="333333"/>
                <w:sz w:val="27"/>
                <w:szCs w:val="27"/>
              </w:rPr>
            </w:rPrChange>
          </w:rPr>
          <w:fldChar w:fldCharType="begin"/>
        </w:r>
        <w:r w:rsidRPr="009A799D">
          <w:rPr>
            <w:rStyle w:val="StyleUnderline"/>
            <w:rFonts w:ascii="Roboto" w:hAnsi="Roboto"/>
            <w:szCs w:val="24"/>
            <w:rPrChange w:id="1045" w:author="katie" w:date="2018-07-11T11:34:00Z">
              <w:rPr>
                <w:rFonts w:ascii="Georgia" w:hAnsi="Georgia"/>
                <w:color w:val="333333"/>
                <w:sz w:val="27"/>
                <w:szCs w:val="27"/>
              </w:rPr>
            </w:rPrChange>
          </w:rPr>
          <w:instrText xml:space="preserve"> HYPERLINK "https://www.cia.gov/library/publications/the-world-factbook/geos/us.html" \t "_blank" </w:instrText>
        </w:r>
        <w:r w:rsidRPr="009A799D">
          <w:rPr>
            <w:rStyle w:val="StyleUnderline"/>
            <w:rFonts w:ascii="Roboto" w:hAnsi="Roboto"/>
            <w:szCs w:val="24"/>
            <w:rPrChange w:id="1046" w:author="katie" w:date="2018-07-11T11:34:00Z">
              <w:rPr>
                <w:rFonts w:ascii="Georgia" w:hAnsi="Georgia"/>
                <w:color w:val="333333"/>
                <w:sz w:val="27"/>
                <w:szCs w:val="27"/>
              </w:rPr>
            </w:rPrChange>
          </w:rPr>
          <w:fldChar w:fldCharType="separate"/>
        </w:r>
        <w:r w:rsidRPr="009A799D">
          <w:rPr>
            <w:rStyle w:val="StyleUnderline"/>
            <w:rFonts w:ascii="Roboto" w:hAnsi="Roboto"/>
            <w:szCs w:val="24"/>
            <w:rPrChange w:id="1047" w:author="katie" w:date="2018-07-11T11:34:00Z">
              <w:rPr>
                <w:rStyle w:val="Hyperlink"/>
                <w:rFonts w:ascii="Georgia" w:eastAsiaTheme="majorEastAsia" w:hAnsi="Georgia"/>
                <w:color w:val="003891"/>
                <w:sz w:val="27"/>
                <w:szCs w:val="27"/>
              </w:rPr>
            </w:rPrChange>
          </w:rPr>
          <w:t>second-</w:t>
        </w:r>
        <w:r w:rsidRPr="009A799D">
          <w:rPr>
            <w:rStyle w:val="StyleUnderline"/>
            <w:rFonts w:ascii="Roboto" w:hAnsi="Roboto"/>
            <w:szCs w:val="24"/>
            <w:rPrChange w:id="1048" w:author="katie" w:date="2018-07-11T11:34:00Z">
              <w:rPr>
                <w:rFonts w:ascii="Georgia" w:hAnsi="Georgia"/>
                <w:color w:val="333333"/>
                <w:sz w:val="27"/>
                <w:szCs w:val="27"/>
              </w:rPr>
            </w:rPrChange>
          </w:rPr>
          <w:fldChar w:fldCharType="end"/>
        </w:r>
        <w:r w:rsidRPr="009A799D">
          <w:rPr>
            <w:rStyle w:val="StyleUnderline"/>
            <w:rFonts w:ascii="Roboto" w:hAnsi="Roboto"/>
            <w:szCs w:val="24"/>
            <w:rPrChange w:id="1049" w:author="katie" w:date="2018-07-11T11:34:00Z">
              <w:rPr>
                <w:rFonts w:ascii="Georgia" w:hAnsi="Georgia"/>
                <w:color w:val="333333"/>
                <w:sz w:val="27"/>
                <w:szCs w:val="27"/>
              </w:rPr>
            </w:rPrChange>
          </w:rPr>
          <w:t>largest export market for U.S. goods</w:t>
        </w:r>
        <w:r w:rsidRPr="009A799D">
          <w:rPr>
            <w:color w:val="333333"/>
            <w:sz w:val="16"/>
            <w:szCs w:val="27"/>
          </w:rPr>
          <w:t xml:space="preserve">. </w:t>
        </w:r>
        <w:r w:rsidRPr="009A799D">
          <w:rPr>
            <w:rStyle w:val="Emphasis"/>
            <w:szCs w:val="24"/>
            <w:rPrChange w:id="1050" w:author="katie" w:date="2018-07-11T11:35:00Z">
              <w:rPr>
                <w:rFonts w:ascii="Georgia" w:hAnsi="Georgia"/>
                <w:color w:val="333333"/>
                <w:sz w:val="27"/>
                <w:szCs w:val="27"/>
              </w:rPr>
            </w:rPrChange>
          </w:rPr>
          <w:t>Any strain on this relationship has the potential to negatively impact not only NAFTA-related industries but also those outside the scope of the agreement, including the U.S. energy sector</w:t>
        </w:r>
        <w:r w:rsidRPr="009A799D">
          <w:rPr>
            <w:color w:val="333333"/>
            <w:sz w:val="16"/>
            <w:szCs w:val="27"/>
          </w:rPr>
          <w:t>.</w:t>
        </w:r>
      </w:ins>
      <w:ins w:id="1051" w:author="katie" w:date="2018-07-11T11:33:00Z">
        <w:r w:rsidRPr="009A799D">
          <w:rPr>
            <w:color w:val="333333"/>
            <w:sz w:val="16"/>
            <w:szCs w:val="27"/>
          </w:rPr>
          <w:t xml:space="preserve"> </w:t>
        </w:r>
      </w:ins>
      <w:ins w:id="1052" w:author="katie" w:date="2018-07-11T11:32:00Z">
        <w:r w:rsidRPr="009A799D">
          <w:rPr>
            <w:color w:val="333333"/>
            <w:sz w:val="16"/>
            <w:szCs w:val="27"/>
          </w:rPr>
          <w:t xml:space="preserve">Beyond economic benefits, </w:t>
        </w:r>
        <w:r w:rsidRPr="009A799D">
          <w:rPr>
            <w:rStyle w:val="Emphasis"/>
            <w:szCs w:val="24"/>
            <w:rPrChange w:id="1053" w:author="katie" w:date="2018-07-11T11:35:00Z">
              <w:rPr>
                <w:rFonts w:ascii="Georgia" w:hAnsi="Georgia"/>
                <w:color w:val="333333"/>
                <w:sz w:val="27"/>
                <w:szCs w:val="27"/>
              </w:rPr>
            </w:rPrChange>
          </w:rPr>
          <w:t>good relations with Mexico can contribute to constructing a more competitive North America</w:t>
        </w:r>
        <w:r w:rsidRPr="009A799D">
          <w:rPr>
            <w:color w:val="333333"/>
            <w:sz w:val="16"/>
            <w:szCs w:val="27"/>
          </w:rPr>
          <w:t>. Thus, contrary to President Trump’s motivation to limit or terminate</w:t>
        </w:r>
      </w:ins>
      <w:ins w:id="1054" w:author="katie" w:date="2018-07-11T11:33:00Z">
        <w:r w:rsidRPr="009A799D">
          <w:rPr>
            <w:color w:val="333333"/>
            <w:sz w:val="16"/>
            <w:szCs w:val="27"/>
          </w:rPr>
          <w:t xml:space="preserve"> </w:t>
        </w:r>
      </w:ins>
      <w:ins w:id="1055" w:author="katie" w:date="2018-07-11T11:32:00Z">
        <w:r w:rsidRPr="009A799D">
          <w:rPr>
            <w:color w:val="333333"/>
            <w:sz w:val="16"/>
            <w:szCs w:val="27"/>
          </w:rPr>
          <w:fldChar w:fldCharType="begin"/>
        </w:r>
        <w:r w:rsidRPr="009A799D">
          <w:rPr>
            <w:color w:val="333333"/>
            <w:sz w:val="16"/>
            <w:szCs w:val="27"/>
          </w:rPr>
          <w:instrText xml:space="preserve"> HYPERLINK "https://www.reuters.com/article/us-usa-trump-nafta/trump-warns-may-terminate-nafta-treaty-idUSKCN1B30F2" \t "_blank" </w:instrText>
        </w:r>
        <w:r w:rsidRPr="009A799D">
          <w:rPr>
            <w:color w:val="333333"/>
            <w:sz w:val="16"/>
            <w:szCs w:val="27"/>
          </w:rPr>
          <w:fldChar w:fldCharType="separate"/>
        </w:r>
        <w:r w:rsidRPr="009A799D">
          <w:rPr>
            <w:rStyle w:val="Hyperlink"/>
            <w:rFonts w:eastAsiaTheme="majorEastAsia"/>
            <w:color w:val="003891"/>
            <w:sz w:val="16"/>
            <w:szCs w:val="27"/>
          </w:rPr>
          <w:t>NAFTA</w:t>
        </w:r>
        <w:r w:rsidRPr="009A799D">
          <w:rPr>
            <w:color w:val="333333"/>
            <w:sz w:val="16"/>
            <w:szCs w:val="27"/>
          </w:rPr>
          <w:fldChar w:fldCharType="end"/>
        </w:r>
        <w:r w:rsidRPr="009A799D">
          <w:rPr>
            <w:color w:val="333333"/>
            <w:sz w:val="16"/>
            <w:szCs w:val="27"/>
          </w:rPr>
          <w:t xml:space="preserve">, </w:t>
        </w:r>
        <w:r w:rsidRPr="009A799D">
          <w:rPr>
            <w:rStyle w:val="StyleUnderline"/>
            <w:rFonts w:ascii="Roboto" w:hAnsi="Roboto"/>
            <w:szCs w:val="24"/>
            <w:rPrChange w:id="1056" w:author="katie" w:date="2018-07-11T11:35:00Z">
              <w:rPr>
                <w:rFonts w:ascii="Georgia" w:hAnsi="Georgia"/>
                <w:color w:val="333333"/>
                <w:sz w:val="27"/>
                <w:szCs w:val="27"/>
              </w:rPr>
            </w:rPrChange>
          </w:rPr>
          <w:t>the negotiations should instead focus on expanding the cooperation, particularly to include energy</w:t>
        </w:r>
        <w:r w:rsidRPr="009A799D">
          <w:rPr>
            <w:color w:val="333333"/>
            <w:sz w:val="16"/>
            <w:szCs w:val="27"/>
          </w:rPr>
          <w:t>.</w:t>
        </w:r>
      </w:ins>
      <w:ins w:id="1057" w:author="katie" w:date="2018-07-11T11:33:00Z">
        <w:r w:rsidRPr="009A799D">
          <w:rPr>
            <w:color w:val="333333"/>
            <w:sz w:val="16"/>
            <w:szCs w:val="27"/>
          </w:rPr>
          <w:t xml:space="preserve"> </w:t>
        </w:r>
      </w:ins>
      <w:ins w:id="1058" w:author="katie" w:date="2018-07-11T11:32:00Z">
        <w:r w:rsidRPr="009A799D">
          <w:rPr>
            <w:color w:val="333333"/>
            <w:sz w:val="16"/>
            <w:szCs w:val="27"/>
          </w:rPr>
          <w:t xml:space="preserve">Under any circumstances, </w:t>
        </w:r>
        <w:r w:rsidRPr="009A799D">
          <w:rPr>
            <w:rStyle w:val="StyleUnderline"/>
            <w:rFonts w:ascii="Roboto" w:hAnsi="Roboto"/>
            <w:szCs w:val="24"/>
            <w:rPrChange w:id="1059" w:author="katie" w:date="2018-07-11T11:35:00Z">
              <w:rPr>
                <w:rFonts w:ascii="Georgia" w:hAnsi="Georgia"/>
                <w:color w:val="333333"/>
                <w:sz w:val="27"/>
                <w:szCs w:val="27"/>
              </w:rPr>
            </w:rPrChange>
          </w:rPr>
          <w:t xml:space="preserve">NAFTA negotiators must tread carefully around the issue of energy trade. Access to the Mexican market is of great importance to both U.S.-based firms and Mexico. </w:t>
        </w:r>
        <w:r w:rsidRPr="009A799D">
          <w:rPr>
            <w:color w:val="333333"/>
            <w:sz w:val="16"/>
            <w:szCs w:val="27"/>
          </w:rPr>
          <w:t>For the latter, NAFTA could be part of the institutional scaffolding to safeguard the recent energy reforms from future political shifts.</w:t>
        </w:r>
      </w:ins>
      <w:ins w:id="1060" w:author="katie" w:date="2018-07-11T11:33:00Z">
        <w:r w:rsidRPr="009A799D">
          <w:rPr>
            <w:color w:val="333333"/>
            <w:sz w:val="16"/>
            <w:szCs w:val="27"/>
          </w:rPr>
          <w:t xml:space="preserve"> </w:t>
        </w:r>
      </w:ins>
      <w:ins w:id="1061" w:author="katie" w:date="2018-07-11T11:32:00Z">
        <w:r w:rsidRPr="009A799D">
          <w:rPr>
            <w:rStyle w:val="StyleUnderline"/>
            <w:rFonts w:ascii="Roboto" w:hAnsi="Roboto"/>
            <w:szCs w:val="24"/>
            <w:rPrChange w:id="1062" w:author="katie" w:date="2018-07-11T11:35:00Z">
              <w:rPr>
                <w:rFonts w:ascii="Georgia" w:hAnsi="Georgia"/>
                <w:color w:val="333333"/>
                <w:sz w:val="27"/>
                <w:szCs w:val="27"/>
              </w:rPr>
            </w:rPrChange>
          </w:rPr>
          <w:t>The U.S.-Mexico energy trade has recently experienced profound transformation.</w:t>
        </w:r>
        <w:r w:rsidRPr="009A799D">
          <w:rPr>
            <w:color w:val="333333"/>
            <w:sz w:val="16"/>
            <w:szCs w:val="27"/>
          </w:rPr>
          <w:t xml:space="preserve"> Powered by the shale revolution, </w:t>
        </w:r>
        <w:r w:rsidRPr="009A799D">
          <w:rPr>
            <w:rStyle w:val="StyleUnderline"/>
            <w:rFonts w:ascii="Roboto" w:hAnsi="Roboto"/>
            <w:szCs w:val="24"/>
            <w:rPrChange w:id="1063" w:author="katie" w:date="2018-07-11T11:35:00Z">
              <w:rPr>
                <w:rFonts w:ascii="Georgia" w:hAnsi="Georgia"/>
                <w:color w:val="333333"/>
                <w:sz w:val="27"/>
                <w:szCs w:val="27"/>
              </w:rPr>
            </w:rPrChange>
          </w:rPr>
          <w:t>U.S. energy commodities such as natural gas and gasoline have become a staple of the Mexican energy diet.</w:t>
        </w:r>
        <w:r w:rsidRPr="009A799D">
          <w:rPr>
            <w:color w:val="333333"/>
            <w:sz w:val="16"/>
            <w:szCs w:val="27"/>
          </w:rPr>
          <w:t xml:space="preserve"> In 2016, the value of</w:t>
        </w:r>
      </w:ins>
      <w:ins w:id="1064" w:author="katie" w:date="2018-07-11T11:33:00Z">
        <w:r w:rsidRPr="009A799D">
          <w:rPr>
            <w:color w:val="333333"/>
            <w:sz w:val="16"/>
            <w:szCs w:val="27"/>
          </w:rPr>
          <w:t xml:space="preserve"> </w:t>
        </w:r>
      </w:ins>
      <w:ins w:id="1065" w:author="katie" w:date="2018-07-11T11:32:00Z">
        <w:r w:rsidRPr="009A799D">
          <w:rPr>
            <w:rStyle w:val="StyleUnderline"/>
            <w:rFonts w:ascii="Roboto" w:hAnsi="Roboto"/>
            <w:szCs w:val="24"/>
            <w:rPrChange w:id="1066" w:author="katie" w:date="2018-07-11T11:36:00Z">
              <w:rPr>
                <w:rFonts w:ascii="Georgia" w:hAnsi="Georgia"/>
                <w:color w:val="333333"/>
                <w:sz w:val="27"/>
                <w:szCs w:val="27"/>
              </w:rPr>
            </w:rPrChange>
          </w:rPr>
          <w:fldChar w:fldCharType="begin"/>
        </w:r>
        <w:r w:rsidRPr="009A799D">
          <w:rPr>
            <w:rStyle w:val="StyleUnderline"/>
            <w:rFonts w:ascii="Roboto" w:hAnsi="Roboto"/>
            <w:szCs w:val="24"/>
            <w:rPrChange w:id="1067" w:author="katie" w:date="2018-07-11T11:36:00Z">
              <w:rPr>
                <w:rFonts w:ascii="Georgia" w:hAnsi="Georgia"/>
                <w:color w:val="333333"/>
                <w:sz w:val="27"/>
                <w:szCs w:val="27"/>
              </w:rPr>
            </w:rPrChange>
          </w:rPr>
          <w:instrText xml:space="preserve"> HYPERLINK "https://www.eia.gov/todayinenergy/detail.php?id=29892" \t "_blank" </w:instrText>
        </w:r>
        <w:r w:rsidRPr="009A799D">
          <w:rPr>
            <w:rStyle w:val="StyleUnderline"/>
            <w:rFonts w:ascii="Roboto" w:hAnsi="Roboto"/>
            <w:szCs w:val="24"/>
            <w:rPrChange w:id="1068" w:author="katie" w:date="2018-07-11T11:36:00Z">
              <w:rPr>
                <w:rFonts w:ascii="Georgia" w:hAnsi="Georgia"/>
                <w:color w:val="333333"/>
                <w:sz w:val="27"/>
                <w:szCs w:val="27"/>
              </w:rPr>
            </w:rPrChange>
          </w:rPr>
          <w:fldChar w:fldCharType="separate"/>
        </w:r>
        <w:r w:rsidRPr="009A799D">
          <w:rPr>
            <w:rStyle w:val="StyleUnderline"/>
            <w:rFonts w:ascii="Roboto" w:hAnsi="Roboto"/>
            <w:szCs w:val="24"/>
            <w:rPrChange w:id="1069" w:author="katie" w:date="2018-07-11T11:36:00Z">
              <w:rPr>
                <w:rStyle w:val="Hyperlink"/>
                <w:rFonts w:ascii="Georgia" w:eastAsiaTheme="majorEastAsia" w:hAnsi="Georgia"/>
                <w:color w:val="003891"/>
                <w:sz w:val="27"/>
                <w:szCs w:val="27"/>
              </w:rPr>
            </w:rPrChange>
          </w:rPr>
          <w:t>U.S. energy exports</w:t>
        </w:r>
        <w:r w:rsidRPr="009A799D">
          <w:rPr>
            <w:rStyle w:val="StyleUnderline"/>
            <w:rFonts w:ascii="Roboto" w:hAnsi="Roboto"/>
            <w:szCs w:val="24"/>
            <w:rPrChange w:id="1070" w:author="katie" w:date="2018-07-11T11:36:00Z">
              <w:rPr>
                <w:rFonts w:ascii="Georgia" w:hAnsi="Georgia"/>
                <w:color w:val="333333"/>
                <w:sz w:val="27"/>
                <w:szCs w:val="27"/>
              </w:rPr>
            </w:rPrChange>
          </w:rPr>
          <w:fldChar w:fldCharType="end"/>
        </w:r>
      </w:ins>
      <w:ins w:id="1071" w:author="katie" w:date="2018-07-11T11:33:00Z">
        <w:r w:rsidRPr="009A799D">
          <w:rPr>
            <w:rStyle w:val="StyleUnderline"/>
            <w:rFonts w:ascii="Roboto" w:hAnsi="Roboto"/>
            <w:szCs w:val="24"/>
            <w:rPrChange w:id="1072" w:author="katie" w:date="2018-07-11T11:36:00Z">
              <w:rPr>
                <w:rFonts w:ascii="Georgia" w:hAnsi="Georgia"/>
                <w:color w:val="333333"/>
                <w:sz w:val="27"/>
                <w:szCs w:val="27"/>
              </w:rPr>
            </w:rPrChange>
          </w:rPr>
          <w:t xml:space="preserve"> </w:t>
        </w:r>
      </w:ins>
      <w:ins w:id="1073" w:author="katie" w:date="2018-07-11T11:32:00Z">
        <w:r w:rsidRPr="009A799D">
          <w:rPr>
            <w:rStyle w:val="StyleUnderline"/>
            <w:rFonts w:ascii="Roboto" w:hAnsi="Roboto"/>
            <w:szCs w:val="24"/>
            <w:rPrChange w:id="1074" w:author="katie" w:date="2018-07-11T11:36:00Z">
              <w:rPr>
                <w:rFonts w:ascii="Georgia" w:hAnsi="Georgia"/>
                <w:color w:val="333333"/>
                <w:sz w:val="27"/>
                <w:szCs w:val="27"/>
              </w:rPr>
            </w:rPrChange>
          </w:rPr>
          <w:t>(e.g., gasoline, diesel, natural gas) was more than twice the value of energy imports (primarily heavy crude oil) from Mexico ($20.2 billion vs. $8.7 billion)</w:t>
        </w:r>
        <w:r w:rsidRPr="009A799D">
          <w:rPr>
            <w:color w:val="333333"/>
            <w:sz w:val="16"/>
            <w:szCs w:val="27"/>
          </w:rPr>
          <w:t>.</w:t>
        </w:r>
      </w:ins>
      <w:ins w:id="1075" w:author="katie" w:date="2018-07-11T11:33:00Z">
        <w:r w:rsidRPr="009A799D">
          <w:rPr>
            <w:color w:val="333333"/>
            <w:sz w:val="16"/>
            <w:szCs w:val="27"/>
          </w:rPr>
          <w:t xml:space="preserve"> The U</w:t>
        </w:r>
        <w:r w:rsidRPr="009A799D">
          <w:rPr>
            <w:rStyle w:val="StyleUnderline"/>
            <w:rFonts w:ascii="Roboto" w:hAnsi="Roboto"/>
            <w:szCs w:val="24"/>
            <w:rPrChange w:id="1076" w:author="katie" w:date="2018-07-11T11:36:00Z">
              <w:rPr>
                <w:rFonts w:ascii="Georgia" w:hAnsi="Georgia"/>
                <w:color w:val="333333"/>
                <w:sz w:val="27"/>
                <w:szCs w:val="27"/>
              </w:rPr>
            </w:rPrChange>
          </w:rPr>
          <w:t>.S. energy surplus has been driven by several factors.</w:t>
        </w:r>
        <w:r w:rsidRPr="009A799D">
          <w:rPr>
            <w:color w:val="333333"/>
            <w:sz w:val="16"/>
            <w:szCs w:val="27"/>
          </w:rPr>
          <w:t xml:space="preserve"> First, </w:t>
        </w:r>
        <w:r w:rsidRPr="009A799D">
          <w:rPr>
            <w:rStyle w:val="StyleUnderline"/>
            <w:rFonts w:ascii="Roboto" w:hAnsi="Roboto"/>
            <w:szCs w:val="24"/>
            <w:rPrChange w:id="1077" w:author="katie" w:date="2018-07-11T11:36:00Z">
              <w:rPr>
                <w:rFonts w:ascii="Georgia" w:hAnsi="Georgia"/>
                <w:color w:val="333333"/>
                <w:sz w:val="27"/>
                <w:szCs w:val="27"/>
              </w:rPr>
            </w:rPrChange>
          </w:rPr>
          <w:t>Mexico has been experiencing a sharp decline in production of crude, natural gas, and gasoline due to structural inefficiencies.</w:t>
        </w:r>
        <w:r w:rsidRPr="009A799D">
          <w:rPr>
            <w:color w:val="333333"/>
            <w:sz w:val="16"/>
            <w:szCs w:val="27"/>
          </w:rPr>
          <w:t xml:space="preserve"> And while the country has been trying to address those problems through reforms, </w:t>
        </w:r>
        <w:r w:rsidRPr="009A799D">
          <w:rPr>
            <w:rStyle w:val="Emphasis"/>
            <w:szCs w:val="24"/>
            <w:rPrChange w:id="1078" w:author="katie" w:date="2018-07-11T11:36:00Z">
              <w:rPr>
                <w:rFonts w:ascii="Georgia" w:hAnsi="Georgia"/>
                <w:color w:val="333333"/>
                <w:sz w:val="27"/>
                <w:szCs w:val="27"/>
              </w:rPr>
            </w:rPrChange>
          </w:rPr>
          <w:t>it will take time for new investments to have a material impact.</w:t>
        </w:r>
        <w:r w:rsidRPr="009A799D">
          <w:rPr>
            <w:color w:val="333333"/>
            <w:sz w:val="16"/>
            <w:szCs w:val="27"/>
          </w:rPr>
          <w:t xml:space="preserve"> It is estimated that overall exports by </w:t>
        </w:r>
        <w:r w:rsidRPr="009A799D">
          <w:rPr>
            <w:color w:val="333333"/>
            <w:sz w:val="16"/>
            <w:szCs w:val="27"/>
          </w:rPr>
          <w:fldChar w:fldCharType="begin"/>
        </w:r>
        <w:r w:rsidRPr="009A799D">
          <w:rPr>
            <w:color w:val="333333"/>
            <w:sz w:val="16"/>
            <w:szCs w:val="27"/>
          </w:rPr>
          <w:instrText xml:space="preserve"> HYPERLINK "http://www.pemex.com/en/investors/publications/Indicadores%20Petroleros%20Archivos/ebalcomx_ing.pdf" \t "_blank" </w:instrText>
        </w:r>
        <w:r w:rsidRPr="009A799D">
          <w:rPr>
            <w:color w:val="333333"/>
            <w:sz w:val="16"/>
            <w:szCs w:val="27"/>
          </w:rPr>
          <w:fldChar w:fldCharType="separate"/>
        </w:r>
        <w:r w:rsidRPr="009A799D">
          <w:rPr>
            <w:rStyle w:val="Hyperlink"/>
            <w:rFonts w:eastAsiaTheme="majorEastAsia"/>
            <w:color w:val="003891"/>
            <w:sz w:val="16"/>
            <w:szCs w:val="27"/>
          </w:rPr>
          <w:t>PEMEX</w:t>
        </w:r>
        <w:r w:rsidRPr="009A799D">
          <w:rPr>
            <w:color w:val="333333"/>
            <w:sz w:val="16"/>
            <w:szCs w:val="27"/>
          </w:rPr>
          <w:fldChar w:fldCharType="end"/>
        </w:r>
        <w:r w:rsidRPr="009A799D">
          <w:rPr>
            <w:color w:val="333333"/>
            <w:sz w:val="16"/>
            <w:szCs w:val="27"/>
          </w:rPr>
          <w:t xml:space="preserve"> declined from $52 billion in 2012 to $17.5 in 2016 – a severe plunge in only four years. In the case of crude oil alone, </w:t>
        </w:r>
        <w:r w:rsidRPr="009A799D">
          <w:rPr>
            <w:color w:val="333333"/>
            <w:sz w:val="16"/>
            <w:szCs w:val="27"/>
          </w:rPr>
          <w:fldChar w:fldCharType="begin"/>
        </w:r>
        <w:r w:rsidRPr="009A799D">
          <w:rPr>
            <w:color w:val="333333"/>
            <w:sz w:val="16"/>
            <w:szCs w:val="27"/>
          </w:rPr>
          <w:instrText xml:space="preserve"> HYPERLINK "https://www.eia.gov/todayinenergy/detail.php?id=29892" \t "_blank" </w:instrText>
        </w:r>
        <w:r w:rsidRPr="009A799D">
          <w:rPr>
            <w:color w:val="333333"/>
            <w:sz w:val="16"/>
            <w:szCs w:val="27"/>
          </w:rPr>
          <w:fldChar w:fldCharType="separate"/>
        </w:r>
        <w:r w:rsidRPr="009A799D">
          <w:rPr>
            <w:rStyle w:val="Hyperlink"/>
            <w:rFonts w:eastAsiaTheme="majorEastAsia"/>
            <w:color w:val="003891"/>
            <w:sz w:val="16"/>
            <w:szCs w:val="27"/>
          </w:rPr>
          <w:t>the value of Mexico’s exports to the U.S</w:t>
        </w:r>
        <w:r w:rsidRPr="009A799D">
          <w:rPr>
            <w:color w:val="333333"/>
            <w:sz w:val="16"/>
            <w:szCs w:val="27"/>
          </w:rPr>
          <w:fldChar w:fldCharType="end"/>
        </w:r>
        <w:r w:rsidRPr="009A799D">
          <w:rPr>
            <w:color w:val="333333"/>
            <w:sz w:val="16"/>
            <w:szCs w:val="27"/>
          </w:rPr>
          <w:t xml:space="preserve">. has gone from an annual average of $30 billion in the 2006-2014 period, to $12.5 billion in 2015, to only $7.6 billion in 2016. </w:t>
        </w:r>
        <w:r w:rsidRPr="009A799D">
          <w:rPr>
            <w:rStyle w:val="StyleUnderline"/>
            <w:rFonts w:ascii="Roboto" w:hAnsi="Roboto"/>
            <w:szCs w:val="24"/>
            <w:rPrChange w:id="1079" w:author="katie" w:date="2018-07-11T11:36:00Z">
              <w:rPr>
                <w:rFonts w:ascii="Georgia" w:hAnsi="Georgia"/>
                <w:color w:val="333333"/>
                <w:sz w:val="27"/>
                <w:szCs w:val="27"/>
              </w:rPr>
            </w:rPrChange>
          </w:rPr>
          <w:t>The positive balance in energy trade with Mexico is also driven by U.S. gasoline and diesel exports.</w:t>
        </w:r>
        <w:r w:rsidRPr="009A799D">
          <w:rPr>
            <w:color w:val="333333"/>
            <w:sz w:val="16"/>
            <w:szCs w:val="27"/>
          </w:rPr>
          <w:t xml:space="preserve"> Mexico’s </w:t>
        </w:r>
        <w:r w:rsidRPr="009A799D">
          <w:rPr>
            <w:color w:val="333333"/>
            <w:sz w:val="16"/>
            <w:szCs w:val="27"/>
          </w:rPr>
          <w:fldChar w:fldCharType="begin"/>
        </w:r>
        <w:r w:rsidRPr="009A799D">
          <w:rPr>
            <w:color w:val="333333"/>
            <w:sz w:val="16"/>
            <w:szCs w:val="27"/>
          </w:rPr>
          <w:instrText xml:space="preserve"> HYPERLINK "http://eleconomista.com.mx/industrias/2017/09/18/pemex-agudiza-caida-su-produccion-refinerias" \t "_blank" </w:instrText>
        </w:r>
        <w:r w:rsidRPr="009A799D">
          <w:rPr>
            <w:color w:val="333333"/>
            <w:sz w:val="16"/>
            <w:szCs w:val="27"/>
          </w:rPr>
          <w:fldChar w:fldCharType="separate"/>
        </w:r>
        <w:r w:rsidRPr="009A799D">
          <w:rPr>
            <w:rStyle w:val="Hyperlink"/>
            <w:rFonts w:eastAsiaTheme="majorEastAsia"/>
            <w:color w:val="003891"/>
            <w:sz w:val="16"/>
            <w:szCs w:val="27"/>
          </w:rPr>
          <w:t>inability</w:t>
        </w:r>
        <w:r w:rsidRPr="009A799D">
          <w:rPr>
            <w:color w:val="333333"/>
            <w:sz w:val="16"/>
            <w:szCs w:val="27"/>
          </w:rPr>
          <w:fldChar w:fldCharType="end"/>
        </w:r>
        <w:r w:rsidRPr="009A799D">
          <w:rPr>
            <w:color w:val="333333"/>
            <w:sz w:val="16"/>
            <w:szCs w:val="27"/>
          </w:rPr>
          <w:t xml:space="preserve"> to run its refining system more efficiently has led to rapid fall in PEMEX’s production with June 2017 figures standing at just 48.4 percent of what was processed in January 2012. </w:t>
        </w:r>
        <w:r w:rsidRPr="009A799D">
          <w:rPr>
            <w:rStyle w:val="StyleUnderline"/>
            <w:rFonts w:ascii="Roboto" w:hAnsi="Roboto"/>
            <w:szCs w:val="24"/>
            <w:rPrChange w:id="1080" w:author="katie" w:date="2018-07-11T11:37:00Z">
              <w:rPr>
                <w:rFonts w:ascii="Georgia" w:hAnsi="Georgia"/>
                <w:color w:val="333333"/>
                <w:sz w:val="27"/>
                <w:szCs w:val="27"/>
              </w:rPr>
            </w:rPrChange>
          </w:rPr>
          <w:t>Mexico also constitutes a significant market for U.S. oil and gas equipment exports</w:t>
        </w:r>
        <w:r w:rsidRPr="009A799D">
          <w:rPr>
            <w:color w:val="333333"/>
            <w:sz w:val="16"/>
            <w:szCs w:val="27"/>
          </w:rPr>
          <w:t xml:space="preserve"> (not included in the energy exports statistics referenced above). According to a recent report by the U.S. </w:t>
        </w:r>
        <w:r w:rsidRPr="009A799D">
          <w:rPr>
            <w:color w:val="333333"/>
            <w:sz w:val="16"/>
            <w:szCs w:val="27"/>
          </w:rPr>
          <w:fldChar w:fldCharType="begin"/>
        </w:r>
        <w:r w:rsidRPr="009A799D">
          <w:rPr>
            <w:color w:val="333333"/>
            <w:sz w:val="16"/>
            <w:szCs w:val="27"/>
          </w:rPr>
          <w:instrText xml:space="preserve"> HYPERLINK "http://www.trade.gov/topmarkets/pdf/Oil_and_Gas_Mexico.pdf" \t "_blank" </w:instrText>
        </w:r>
        <w:r w:rsidRPr="009A799D">
          <w:rPr>
            <w:color w:val="333333"/>
            <w:sz w:val="16"/>
            <w:szCs w:val="27"/>
          </w:rPr>
          <w:fldChar w:fldCharType="separate"/>
        </w:r>
        <w:r w:rsidRPr="009A799D">
          <w:rPr>
            <w:rStyle w:val="Hyperlink"/>
            <w:rFonts w:eastAsiaTheme="majorEastAsia"/>
            <w:color w:val="003891"/>
            <w:sz w:val="16"/>
            <w:szCs w:val="27"/>
          </w:rPr>
          <w:t>Department of Commerce</w:t>
        </w:r>
        <w:r w:rsidRPr="009A799D">
          <w:rPr>
            <w:color w:val="333333"/>
            <w:sz w:val="16"/>
            <w:szCs w:val="27"/>
          </w:rPr>
          <w:fldChar w:fldCharType="end"/>
        </w:r>
        <w:r w:rsidRPr="009A799D">
          <w:rPr>
            <w:color w:val="333333"/>
            <w:sz w:val="16"/>
            <w:szCs w:val="27"/>
          </w:rPr>
          <w:t xml:space="preserve">, these exports totaled $3.4 billion in 2015, up from $1.1 billion in 2004. With the energy reform in full swing, Mexico’s imports of oil and gas equipment are expected to grow significantly in the coming years and U.S. based firms are first in line to take advantage of the opportunities. </w:t>
        </w:r>
        <w:r w:rsidRPr="009A799D">
          <w:rPr>
            <w:rStyle w:val="StyleUnderline"/>
            <w:rFonts w:ascii="Roboto" w:hAnsi="Roboto"/>
            <w:szCs w:val="24"/>
            <w:rPrChange w:id="1081" w:author="katie" w:date="2018-07-11T11:37:00Z">
              <w:rPr>
                <w:rFonts w:ascii="Georgia" w:hAnsi="Georgia"/>
                <w:color w:val="333333"/>
                <w:sz w:val="27"/>
                <w:szCs w:val="27"/>
              </w:rPr>
            </w:rPrChange>
          </w:rPr>
          <w:t xml:space="preserve">Probably most notably, however, Mexico is emerging as the most important </w:t>
        </w:r>
        <w:r w:rsidRPr="009A799D">
          <w:rPr>
            <w:rStyle w:val="StyleUnderline"/>
            <w:rFonts w:ascii="Roboto" w:hAnsi="Roboto"/>
            <w:szCs w:val="24"/>
            <w:rPrChange w:id="1082" w:author="katie" w:date="2018-07-11T11:37:00Z">
              <w:rPr>
                <w:rFonts w:ascii="Georgia" w:hAnsi="Georgia"/>
                <w:color w:val="333333"/>
                <w:sz w:val="27"/>
                <w:szCs w:val="27"/>
              </w:rPr>
            </w:rPrChange>
          </w:rPr>
          <w:fldChar w:fldCharType="begin"/>
        </w:r>
        <w:r w:rsidRPr="009A799D">
          <w:rPr>
            <w:rStyle w:val="StyleUnderline"/>
            <w:rFonts w:ascii="Roboto" w:hAnsi="Roboto"/>
            <w:szCs w:val="24"/>
            <w:rPrChange w:id="1083" w:author="katie" w:date="2018-07-11T11:37:00Z">
              <w:rPr>
                <w:rFonts w:ascii="Georgia" w:hAnsi="Georgia"/>
                <w:color w:val="333333"/>
                <w:sz w:val="27"/>
                <w:szCs w:val="27"/>
              </w:rPr>
            </w:rPrChange>
          </w:rPr>
          <w:instrText xml:space="preserve"> HYPERLINK "https://www.eia.gov/dnav/ng/ng_move_expc_s1_m.htm" \t "_blank" </w:instrText>
        </w:r>
        <w:r w:rsidRPr="009A799D">
          <w:rPr>
            <w:rStyle w:val="StyleUnderline"/>
            <w:rFonts w:ascii="Roboto" w:hAnsi="Roboto"/>
            <w:szCs w:val="24"/>
            <w:rPrChange w:id="1084" w:author="katie" w:date="2018-07-11T11:37:00Z">
              <w:rPr>
                <w:rFonts w:ascii="Georgia" w:hAnsi="Georgia"/>
                <w:color w:val="333333"/>
                <w:sz w:val="27"/>
                <w:szCs w:val="27"/>
              </w:rPr>
            </w:rPrChange>
          </w:rPr>
          <w:fldChar w:fldCharType="separate"/>
        </w:r>
        <w:r w:rsidRPr="009A799D">
          <w:rPr>
            <w:rStyle w:val="StyleUnderline"/>
            <w:rFonts w:ascii="Roboto" w:hAnsi="Roboto"/>
            <w:szCs w:val="24"/>
            <w:rPrChange w:id="1085" w:author="katie" w:date="2018-07-11T11:37:00Z">
              <w:rPr>
                <w:rStyle w:val="Hyperlink"/>
                <w:rFonts w:ascii="Georgia" w:eastAsiaTheme="majorEastAsia" w:hAnsi="Georgia"/>
                <w:color w:val="003891"/>
                <w:sz w:val="27"/>
                <w:szCs w:val="27"/>
              </w:rPr>
            </w:rPrChange>
          </w:rPr>
          <w:t>export market</w:t>
        </w:r>
        <w:r w:rsidRPr="009A799D">
          <w:rPr>
            <w:rStyle w:val="StyleUnderline"/>
            <w:rFonts w:ascii="Roboto" w:hAnsi="Roboto"/>
            <w:szCs w:val="24"/>
            <w:rPrChange w:id="1086" w:author="katie" w:date="2018-07-11T11:37:00Z">
              <w:rPr>
                <w:rFonts w:ascii="Georgia" w:hAnsi="Georgia"/>
                <w:color w:val="333333"/>
                <w:sz w:val="27"/>
                <w:szCs w:val="27"/>
              </w:rPr>
            </w:rPrChange>
          </w:rPr>
          <w:fldChar w:fldCharType="end"/>
        </w:r>
        <w:r w:rsidRPr="009A799D">
          <w:rPr>
            <w:rStyle w:val="StyleUnderline"/>
            <w:rFonts w:ascii="Roboto" w:hAnsi="Roboto"/>
            <w:szCs w:val="24"/>
            <w:rPrChange w:id="1087" w:author="katie" w:date="2018-07-11T11:37:00Z">
              <w:rPr>
                <w:rFonts w:ascii="Georgia" w:hAnsi="Georgia"/>
                <w:color w:val="333333"/>
                <w:sz w:val="27"/>
                <w:szCs w:val="27"/>
              </w:rPr>
            </w:rPrChange>
          </w:rPr>
          <w:t xml:space="preserve"> for the U.S. natural gas industry. So far in 2017, U.S. natural gas exports to Mexico were more than twice the size of total global exports of U.S. </w:t>
        </w:r>
        <w:r w:rsidRPr="009A799D">
          <w:rPr>
            <w:rStyle w:val="StyleUnderline"/>
            <w:rFonts w:ascii="Roboto" w:hAnsi="Roboto"/>
            <w:szCs w:val="24"/>
            <w:rPrChange w:id="1088" w:author="katie" w:date="2018-07-11T11:37:00Z">
              <w:rPr>
                <w:rFonts w:ascii="Georgia" w:hAnsi="Georgia"/>
                <w:color w:val="333333"/>
                <w:sz w:val="27"/>
                <w:szCs w:val="27"/>
              </w:rPr>
            </w:rPrChange>
          </w:rPr>
          <w:fldChar w:fldCharType="begin"/>
        </w:r>
        <w:r w:rsidRPr="009A799D">
          <w:rPr>
            <w:rStyle w:val="StyleUnderline"/>
            <w:rFonts w:ascii="Roboto" w:hAnsi="Roboto"/>
            <w:szCs w:val="24"/>
            <w:rPrChange w:id="1089" w:author="katie" w:date="2018-07-11T11:37:00Z">
              <w:rPr>
                <w:rFonts w:ascii="Georgia" w:hAnsi="Georgia"/>
                <w:color w:val="333333"/>
                <w:sz w:val="27"/>
                <w:szCs w:val="27"/>
              </w:rPr>
            </w:rPrChange>
          </w:rPr>
          <w:instrText xml:space="preserve"> HYPERLINK "https://www.eia.gov/dnav/ng/ng_move_expc_s1_m.htm" \t "_blank" </w:instrText>
        </w:r>
        <w:r w:rsidRPr="009A799D">
          <w:rPr>
            <w:rStyle w:val="StyleUnderline"/>
            <w:rFonts w:ascii="Roboto" w:hAnsi="Roboto"/>
            <w:szCs w:val="24"/>
            <w:rPrChange w:id="1090" w:author="katie" w:date="2018-07-11T11:37:00Z">
              <w:rPr>
                <w:rFonts w:ascii="Georgia" w:hAnsi="Georgia"/>
                <w:color w:val="333333"/>
                <w:sz w:val="27"/>
                <w:szCs w:val="27"/>
              </w:rPr>
            </w:rPrChange>
          </w:rPr>
          <w:fldChar w:fldCharType="separate"/>
        </w:r>
        <w:r w:rsidRPr="009A799D">
          <w:rPr>
            <w:rStyle w:val="StyleUnderline"/>
            <w:rFonts w:ascii="Roboto" w:hAnsi="Roboto"/>
            <w:szCs w:val="24"/>
            <w:rPrChange w:id="1091" w:author="katie" w:date="2018-07-11T11:37:00Z">
              <w:rPr>
                <w:rStyle w:val="Hyperlink"/>
                <w:rFonts w:ascii="Georgia" w:eastAsiaTheme="majorEastAsia" w:hAnsi="Georgia"/>
                <w:color w:val="003891"/>
                <w:sz w:val="27"/>
                <w:szCs w:val="27"/>
              </w:rPr>
            </w:rPrChange>
          </w:rPr>
          <w:t>LNG</w:t>
        </w:r>
        <w:r w:rsidRPr="009A799D">
          <w:rPr>
            <w:rStyle w:val="StyleUnderline"/>
            <w:rFonts w:ascii="Roboto" w:hAnsi="Roboto"/>
            <w:szCs w:val="24"/>
            <w:rPrChange w:id="1092" w:author="katie" w:date="2018-07-11T11:37:00Z">
              <w:rPr>
                <w:rFonts w:ascii="Georgia" w:hAnsi="Georgia"/>
                <w:color w:val="333333"/>
                <w:sz w:val="27"/>
                <w:szCs w:val="27"/>
              </w:rPr>
            </w:rPrChange>
          </w:rPr>
          <w:fldChar w:fldCharType="end"/>
        </w:r>
        <w:r w:rsidRPr="009A799D">
          <w:rPr>
            <w:rStyle w:val="StyleUnderline"/>
            <w:rFonts w:ascii="Roboto" w:hAnsi="Roboto"/>
            <w:szCs w:val="24"/>
            <w:rPrChange w:id="1093" w:author="katie" w:date="2018-07-11T11:37:00Z">
              <w:rPr>
                <w:rFonts w:ascii="Georgia" w:hAnsi="Georgia"/>
                <w:color w:val="333333"/>
                <w:sz w:val="27"/>
                <w:szCs w:val="27"/>
              </w:rPr>
            </w:rPrChange>
          </w:rPr>
          <w:t>. A steady drop in Mexican natural gas production coupled with increase in consumption led to Mexico relying on U.S. natural gas for 64% of its supply in August of 2017</w:t>
        </w:r>
        <w:r w:rsidRPr="009A799D">
          <w:rPr>
            <w:color w:val="333333"/>
            <w:sz w:val="16"/>
            <w:szCs w:val="27"/>
          </w:rPr>
          <w:t xml:space="preserve"> (up from 32 percent in 2012). </w:t>
        </w:r>
        <w:r w:rsidRPr="009A799D">
          <w:rPr>
            <w:rStyle w:val="StyleUnderline"/>
            <w:rFonts w:ascii="Roboto" w:hAnsi="Roboto"/>
            <w:szCs w:val="24"/>
            <w:rPrChange w:id="1094" w:author="katie" w:date="2018-07-11T11:37:00Z">
              <w:rPr>
                <w:rFonts w:ascii="Georgia" w:hAnsi="Georgia"/>
                <w:color w:val="333333"/>
                <w:sz w:val="27"/>
                <w:szCs w:val="27"/>
              </w:rPr>
            </w:rPrChange>
          </w:rPr>
          <w:t>Import dependency is even more pronounced when natural gas demand from PEMEX’s own internal processes is taken off the aggregate domestic demand</w:t>
        </w:r>
        <w:r w:rsidRPr="009A799D">
          <w:rPr>
            <w:color w:val="333333"/>
            <w:sz w:val="16"/>
            <w:szCs w:val="27"/>
          </w:rPr>
          <w:t>. Mexico’s Energy Regulatory Commission (</w:t>
        </w:r>
        <w:r w:rsidRPr="009A799D">
          <w:rPr>
            <w:color w:val="333333"/>
            <w:sz w:val="16"/>
            <w:szCs w:val="27"/>
          </w:rPr>
          <w:fldChar w:fldCharType="begin"/>
        </w:r>
        <w:r w:rsidRPr="009A799D">
          <w:rPr>
            <w:color w:val="333333"/>
            <w:sz w:val="16"/>
            <w:szCs w:val="27"/>
          </w:rPr>
          <w:instrText xml:space="preserve"> HYPERLINK "https://portal.cnih.cnh.gob.mx/dashboards.php" \t "_blank" </w:instrText>
        </w:r>
        <w:r w:rsidRPr="009A799D">
          <w:rPr>
            <w:color w:val="333333"/>
            <w:sz w:val="16"/>
            <w:szCs w:val="27"/>
          </w:rPr>
          <w:fldChar w:fldCharType="separate"/>
        </w:r>
        <w:r w:rsidRPr="009A799D">
          <w:rPr>
            <w:rStyle w:val="Hyperlink"/>
            <w:rFonts w:eastAsiaTheme="majorEastAsia"/>
            <w:color w:val="003891"/>
            <w:sz w:val="16"/>
            <w:szCs w:val="27"/>
          </w:rPr>
          <w:t>CRE</w:t>
        </w:r>
        <w:r w:rsidRPr="009A799D">
          <w:rPr>
            <w:color w:val="333333"/>
            <w:sz w:val="16"/>
            <w:szCs w:val="27"/>
          </w:rPr>
          <w:fldChar w:fldCharType="end"/>
        </w:r>
        <w:r w:rsidRPr="009A799D">
          <w:rPr>
            <w:color w:val="333333"/>
            <w:sz w:val="16"/>
            <w:szCs w:val="27"/>
          </w:rPr>
          <w:t xml:space="preserve">) puts the number at </w:t>
        </w:r>
        <w:r w:rsidRPr="009A799D">
          <w:rPr>
            <w:color w:val="333333"/>
            <w:sz w:val="16"/>
            <w:szCs w:val="27"/>
            <w:u w:val="single"/>
          </w:rPr>
          <w:fldChar w:fldCharType="begin"/>
        </w:r>
        <w:r w:rsidRPr="009A799D">
          <w:rPr>
            <w:color w:val="333333"/>
            <w:sz w:val="16"/>
            <w:szCs w:val="27"/>
            <w:u w:val="single"/>
          </w:rPr>
          <w:instrText xml:space="preserve"> HYPERLINK "https://portal.cnih.cnh.gob.mx/downloads/es_MX/estadisticas/Balance%20Gas%20Natural.pdf" \t "_blank" </w:instrText>
        </w:r>
        <w:r w:rsidRPr="009A799D">
          <w:rPr>
            <w:color w:val="333333"/>
            <w:sz w:val="16"/>
            <w:szCs w:val="27"/>
            <w:u w:val="single"/>
          </w:rPr>
          <w:fldChar w:fldCharType="separate"/>
        </w:r>
        <w:r w:rsidRPr="009A799D">
          <w:rPr>
            <w:rStyle w:val="Hyperlink"/>
            <w:rFonts w:eastAsiaTheme="majorEastAsia"/>
            <w:color w:val="003891"/>
            <w:sz w:val="16"/>
            <w:szCs w:val="27"/>
          </w:rPr>
          <w:t>84 percent.</w:t>
        </w:r>
        <w:r w:rsidRPr="009A799D">
          <w:rPr>
            <w:color w:val="333333"/>
            <w:sz w:val="16"/>
            <w:szCs w:val="27"/>
            <w:u w:val="single"/>
          </w:rPr>
          <w:fldChar w:fldCharType="end"/>
        </w:r>
        <w:r w:rsidRPr="009A799D">
          <w:rPr>
            <w:color w:val="333333"/>
            <w:sz w:val="16"/>
            <w:szCs w:val="27"/>
          </w:rPr>
          <w:t xml:space="preserve"> </w:t>
        </w:r>
        <w:r w:rsidRPr="009A799D">
          <w:rPr>
            <w:rStyle w:val="StyleUnderline"/>
            <w:rFonts w:ascii="Roboto" w:hAnsi="Roboto"/>
            <w:szCs w:val="24"/>
            <w:rPrChange w:id="1095" w:author="katie" w:date="2018-07-11T11:37:00Z">
              <w:rPr>
                <w:rFonts w:ascii="Georgia" w:hAnsi="Georgia"/>
                <w:color w:val="333333"/>
                <w:sz w:val="27"/>
                <w:szCs w:val="27"/>
              </w:rPr>
            </w:rPrChange>
          </w:rPr>
          <w:t xml:space="preserve">Lack of success in increasing Mexican production coupled with recent improvements and plans to further expand </w:t>
        </w:r>
        <w:r w:rsidRPr="009A799D">
          <w:rPr>
            <w:rStyle w:val="StyleUnderline"/>
            <w:rFonts w:ascii="Roboto" w:hAnsi="Roboto"/>
            <w:szCs w:val="24"/>
            <w:rPrChange w:id="1096" w:author="katie" w:date="2018-07-11T11:37:00Z">
              <w:rPr>
                <w:rFonts w:ascii="Georgia" w:hAnsi="Georgia"/>
                <w:color w:val="333333"/>
                <w:sz w:val="27"/>
                <w:szCs w:val="27"/>
              </w:rPr>
            </w:rPrChange>
          </w:rPr>
          <w:fldChar w:fldCharType="begin"/>
        </w:r>
        <w:r w:rsidRPr="009A799D">
          <w:rPr>
            <w:rStyle w:val="StyleUnderline"/>
            <w:rFonts w:ascii="Roboto" w:hAnsi="Roboto"/>
            <w:szCs w:val="24"/>
            <w:rPrChange w:id="1097" w:author="katie" w:date="2018-07-11T11:37:00Z">
              <w:rPr>
                <w:rFonts w:ascii="Georgia" w:hAnsi="Georgia"/>
                <w:color w:val="333333"/>
                <w:sz w:val="27"/>
                <w:szCs w:val="27"/>
              </w:rPr>
            </w:rPrChange>
          </w:rPr>
          <w:instrText xml:space="preserve"> HYPERLINK "https://www.eia.gov/todayinenergy/detail.php?id=28972" \t "_blank" </w:instrText>
        </w:r>
        <w:r w:rsidRPr="009A799D">
          <w:rPr>
            <w:rStyle w:val="StyleUnderline"/>
            <w:rFonts w:ascii="Roboto" w:hAnsi="Roboto"/>
            <w:szCs w:val="24"/>
            <w:rPrChange w:id="1098" w:author="katie" w:date="2018-07-11T11:37:00Z">
              <w:rPr>
                <w:rFonts w:ascii="Georgia" w:hAnsi="Georgia"/>
                <w:color w:val="333333"/>
                <w:sz w:val="27"/>
                <w:szCs w:val="27"/>
              </w:rPr>
            </w:rPrChange>
          </w:rPr>
          <w:fldChar w:fldCharType="separate"/>
        </w:r>
        <w:r w:rsidRPr="009A799D">
          <w:rPr>
            <w:rStyle w:val="StyleUnderline"/>
            <w:rFonts w:ascii="Roboto" w:hAnsi="Roboto"/>
            <w:szCs w:val="24"/>
            <w:rPrChange w:id="1099" w:author="katie" w:date="2018-07-11T11:37:00Z">
              <w:rPr>
                <w:rStyle w:val="Hyperlink"/>
                <w:rFonts w:ascii="Georgia" w:eastAsiaTheme="majorEastAsia" w:hAnsi="Georgia"/>
                <w:color w:val="003891"/>
                <w:sz w:val="27"/>
                <w:szCs w:val="27"/>
              </w:rPr>
            </w:rPrChange>
          </w:rPr>
          <w:t>cross-national</w:t>
        </w:r>
        <w:r w:rsidRPr="009A799D">
          <w:rPr>
            <w:rStyle w:val="StyleUnderline"/>
            <w:rFonts w:ascii="Roboto" w:hAnsi="Roboto"/>
            <w:szCs w:val="24"/>
            <w:rPrChange w:id="1100" w:author="katie" w:date="2018-07-11T11:37:00Z">
              <w:rPr>
                <w:rFonts w:ascii="Georgia" w:hAnsi="Georgia"/>
                <w:color w:val="333333"/>
                <w:sz w:val="27"/>
                <w:szCs w:val="27"/>
              </w:rPr>
            </w:rPrChange>
          </w:rPr>
          <w:fldChar w:fldCharType="end"/>
        </w:r>
        <w:r w:rsidRPr="009A799D">
          <w:rPr>
            <w:rStyle w:val="StyleUnderline"/>
            <w:rFonts w:ascii="Roboto" w:hAnsi="Roboto"/>
            <w:szCs w:val="24"/>
            <w:rPrChange w:id="1101" w:author="katie" w:date="2018-07-11T11:37:00Z">
              <w:rPr>
                <w:rFonts w:ascii="Georgia" w:hAnsi="Georgia"/>
                <w:color w:val="333333"/>
                <w:sz w:val="27"/>
                <w:szCs w:val="27"/>
              </w:rPr>
            </w:rPrChange>
          </w:rPr>
          <w:t xml:space="preserve"> and </w:t>
        </w:r>
        <w:r w:rsidRPr="009A799D">
          <w:rPr>
            <w:rStyle w:val="StyleUnderline"/>
            <w:rFonts w:ascii="Roboto" w:hAnsi="Roboto"/>
            <w:szCs w:val="24"/>
            <w:rPrChange w:id="1102" w:author="katie" w:date="2018-07-11T11:37:00Z">
              <w:rPr>
                <w:rFonts w:ascii="Georgia" w:hAnsi="Georgia"/>
                <w:color w:val="333333"/>
                <w:sz w:val="27"/>
                <w:szCs w:val="27"/>
              </w:rPr>
            </w:rPrChange>
          </w:rPr>
          <w:fldChar w:fldCharType="begin"/>
        </w:r>
        <w:r w:rsidRPr="009A799D">
          <w:rPr>
            <w:rStyle w:val="StyleUnderline"/>
            <w:rFonts w:ascii="Roboto" w:hAnsi="Roboto"/>
            <w:szCs w:val="24"/>
            <w:rPrChange w:id="1103" w:author="katie" w:date="2018-07-11T11:37:00Z">
              <w:rPr>
                <w:rFonts w:ascii="Georgia" w:hAnsi="Georgia"/>
                <w:color w:val="333333"/>
                <w:sz w:val="27"/>
                <w:szCs w:val="27"/>
              </w:rPr>
            </w:rPrChange>
          </w:rPr>
          <w:instrText xml:space="preserve"> HYPERLINK "http://www.cenagas.gob.mx/plan_quinquenal.html" \t "_blank" </w:instrText>
        </w:r>
        <w:r w:rsidRPr="009A799D">
          <w:rPr>
            <w:rStyle w:val="StyleUnderline"/>
            <w:rFonts w:ascii="Roboto" w:hAnsi="Roboto"/>
            <w:szCs w:val="24"/>
            <w:rPrChange w:id="1104" w:author="katie" w:date="2018-07-11T11:37:00Z">
              <w:rPr>
                <w:rFonts w:ascii="Georgia" w:hAnsi="Georgia"/>
                <w:color w:val="333333"/>
                <w:sz w:val="27"/>
                <w:szCs w:val="27"/>
              </w:rPr>
            </w:rPrChange>
          </w:rPr>
          <w:fldChar w:fldCharType="separate"/>
        </w:r>
        <w:r w:rsidRPr="009A799D">
          <w:rPr>
            <w:rStyle w:val="StyleUnderline"/>
            <w:rFonts w:ascii="Roboto" w:hAnsi="Roboto"/>
            <w:szCs w:val="24"/>
            <w:rPrChange w:id="1105" w:author="katie" w:date="2018-07-11T11:37:00Z">
              <w:rPr>
                <w:rStyle w:val="Hyperlink"/>
                <w:rFonts w:ascii="Georgia" w:eastAsiaTheme="majorEastAsia" w:hAnsi="Georgia"/>
                <w:color w:val="003891"/>
                <w:sz w:val="27"/>
                <w:szCs w:val="27"/>
              </w:rPr>
            </w:rPrChange>
          </w:rPr>
          <w:t>domestic pipeline</w:t>
        </w:r>
        <w:r w:rsidRPr="009A799D">
          <w:rPr>
            <w:rStyle w:val="StyleUnderline"/>
            <w:rFonts w:ascii="Roboto" w:hAnsi="Roboto"/>
            <w:szCs w:val="24"/>
            <w:rPrChange w:id="1106" w:author="katie" w:date="2018-07-11T11:37:00Z">
              <w:rPr>
                <w:rFonts w:ascii="Georgia" w:hAnsi="Georgia"/>
                <w:color w:val="333333"/>
                <w:sz w:val="27"/>
                <w:szCs w:val="27"/>
              </w:rPr>
            </w:rPrChange>
          </w:rPr>
          <w:fldChar w:fldCharType="end"/>
        </w:r>
        <w:r w:rsidRPr="009A799D">
          <w:rPr>
            <w:rStyle w:val="StyleUnderline"/>
            <w:rFonts w:ascii="Roboto" w:hAnsi="Roboto"/>
            <w:szCs w:val="24"/>
            <w:rPrChange w:id="1107" w:author="katie" w:date="2018-07-11T11:37:00Z">
              <w:rPr>
                <w:rFonts w:ascii="Georgia" w:hAnsi="Georgia"/>
                <w:color w:val="333333"/>
                <w:sz w:val="27"/>
                <w:szCs w:val="27"/>
              </w:rPr>
            </w:rPrChange>
          </w:rPr>
          <w:t xml:space="preserve"> infrastructure offer a strong indication that U.S. gas will be increasingly important for Mexico. The natural gas boom in the U.S. also contributes to a thriving U.S. chemicals industry, which also benefits from access to the Mexican market</w:t>
        </w:r>
        <w:r w:rsidRPr="009A799D">
          <w:rPr>
            <w:color w:val="333333"/>
            <w:sz w:val="16"/>
            <w:szCs w:val="27"/>
          </w:rPr>
          <w:t xml:space="preserve">. In July 2017, the announced investment in U.S. chemical facilities – linked to shale gas – has reached </w:t>
        </w:r>
        <w:r w:rsidRPr="009A799D">
          <w:rPr>
            <w:color w:val="333333"/>
            <w:sz w:val="16"/>
            <w:szCs w:val="27"/>
          </w:rPr>
          <w:fldChar w:fldCharType="begin"/>
        </w:r>
        <w:r w:rsidRPr="009A799D">
          <w:rPr>
            <w:color w:val="333333"/>
            <w:sz w:val="16"/>
            <w:szCs w:val="27"/>
          </w:rPr>
          <w:instrText xml:space="preserve"> HYPERLINK "https://www.americanchemistry.com/Policy/Energy/Shale-Gas/Fact-Sheet-US-Chemical-Investment-Linked-to-Shale-Gas.pdf" \t "_blank" </w:instrText>
        </w:r>
        <w:r w:rsidRPr="009A799D">
          <w:rPr>
            <w:color w:val="333333"/>
            <w:sz w:val="16"/>
            <w:szCs w:val="27"/>
          </w:rPr>
          <w:fldChar w:fldCharType="separate"/>
        </w:r>
        <w:r w:rsidRPr="009A799D">
          <w:rPr>
            <w:rStyle w:val="Hyperlink"/>
            <w:rFonts w:eastAsiaTheme="majorEastAsia"/>
            <w:color w:val="003891"/>
            <w:sz w:val="16"/>
            <w:szCs w:val="27"/>
          </w:rPr>
          <w:t>$185 billion</w:t>
        </w:r>
        <w:r w:rsidRPr="009A799D">
          <w:rPr>
            <w:color w:val="333333"/>
            <w:sz w:val="16"/>
            <w:szCs w:val="27"/>
          </w:rPr>
          <w:fldChar w:fldCharType="end"/>
        </w:r>
        <w:r w:rsidRPr="009A799D">
          <w:rPr>
            <w:color w:val="333333"/>
            <w:sz w:val="16"/>
            <w:szCs w:val="27"/>
          </w:rPr>
          <w:t xml:space="preserve">. In 2016, Mexico represented the second largest market for US chemical </w:t>
        </w:r>
        <w:r w:rsidRPr="009A799D">
          <w:rPr>
            <w:color w:val="333333"/>
            <w:sz w:val="16"/>
            <w:szCs w:val="27"/>
          </w:rPr>
          <w:fldChar w:fldCharType="begin"/>
        </w:r>
        <w:r w:rsidRPr="009A799D">
          <w:rPr>
            <w:color w:val="333333"/>
            <w:sz w:val="16"/>
            <w:szCs w:val="27"/>
          </w:rPr>
          <w:instrText xml:space="preserve"> HYPERLINK "https://www.statista.com/statistics/258911/major-countries-for-us-chemical-exports/" \t "_blank" </w:instrText>
        </w:r>
        <w:r w:rsidRPr="009A799D">
          <w:rPr>
            <w:color w:val="333333"/>
            <w:sz w:val="16"/>
            <w:szCs w:val="27"/>
          </w:rPr>
          <w:fldChar w:fldCharType="separate"/>
        </w:r>
        <w:r w:rsidRPr="009A799D">
          <w:rPr>
            <w:rStyle w:val="Hyperlink"/>
            <w:rFonts w:eastAsiaTheme="majorEastAsia"/>
            <w:color w:val="003891"/>
            <w:sz w:val="16"/>
            <w:szCs w:val="27"/>
          </w:rPr>
          <w:t>exports</w:t>
        </w:r>
        <w:r w:rsidRPr="009A799D">
          <w:rPr>
            <w:color w:val="333333"/>
            <w:sz w:val="16"/>
            <w:szCs w:val="27"/>
          </w:rPr>
          <w:fldChar w:fldCharType="end"/>
        </w:r>
        <w:r w:rsidRPr="009A799D">
          <w:rPr>
            <w:color w:val="333333"/>
            <w:sz w:val="16"/>
            <w:szCs w:val="27"/>
          </w:rPr>
          <w:t xml:space="preserve">, totaling $19.2 billion. </w:t>
        </w:r>
        <w:r w:rsidRPr="009A799D">
          <w:rPr>
            <w:rStyle w:val="StyleUnderline"/>
            <w:rFonts w:ascii="Roboto" w:hAnsi="Roboto"/>
            <w:szCs w:val="24"/>
            <w:rPrChange w:id="1108" w:author="katie" w:date="2018-07-11T11:37:00Z">
              <w:rPr>
                <w:rFonts w:ascii="Georgia" w:hAnsi="Georgia"/>
                <w:color w:val="333333"/>
                <w:sz w:val="27"/>
                <w:szCs w:val="27"/>
              </w:rPr>
            </w:rPrChange>
          </w:rPr>
          <w:t>Under the right trade agreements, Mexico will remain a major destination for U.S. chemical exports in years to come.</w:t>
        </w:r>
        <w:r w:rsidRPr="009A799D">
          <w:rPr>
            <w:color w:val="333333"/>
            <w:sz w:val="16"/>
            <w:szCs w:val="27"/>
          </w:rPr>
          <w:t xml:space="preserve"> Thus, it is not surprising that today </w:t>
        </w:r>
        <w:r w:rsidRPr="009A799D">
          <w:rPr>
            <w:rStyle w:val="StyleUnderline"/>
            <w:rFonts w:ascii="Roboto" w:hAnsi="Roboto"/>
            <w:szCs w:val="24"/>
            <w:rPrChange w:id="1109" w:author="katie" w:date="2018-07-11T11:38:00Z">
              <w:rPr>
                <w:rFonts w:ascii="Georgia" w:hAnsi="Georgia"/>
                <w:color w:val="333333"/>
                <w:sz w:val="27"/>
                <w:szCs w:val="27"/>
              </w:rPr>
            </w:rPrChange>
          </w:rPr>
          <w:t xml:space="preserve">Mexico is a crucial export market for the booming U.S. energy sector, second only to </w:t>
        </w:r>
        <w:r w:rsidRPr="009A799D">
          <w:rPr>
            <w:rStyle w:val="StyleUnderline"/>
            <w:rFonts w:ascii="Roboto" w:hAnsi="Roboto"/>
            <w:szCs w:val="24"/>
            <w:rPrChange w:id="1110" w:author="katie" w:date="2018-07-11T11:38:00Z">
              <w:rPr>
                <w:rFonts w:ascii="Georgia" w:hAnsi="Georgia"/>
                <w:color w:val="333333"/>
                <w:sz w:val="27"/>
                <w:szCs w:val="27"/>
              </w:rPr>
            </w:rPrChange>
          </w:rPr>
          <w:fldChar w:fldCharType="begin"/>
        </w:r>
        <w:r w:rsidRPr="009A799D">
          <w:rPr>
            <w:rStyle w:val="StyleUnderline"/>
            <w:rFonts w:ascii="Roboto" w:hAnsi="Roboto"/>
            <w:szCs w:val="24"/>
            <w:rPrChange w:id="1111" w:author="katie" w:date="2018-07-11T11:38:00Z">
              <w:rPr>
                <w:rFonts w:ascii="Georgia" w:hAnsi="Georgia"/>
                <w:color w:val="333333"/>
                <w:sz w:val="27"/>
                <w:szCs w:val="27"/>
              </w:rPr>
            </w:rPrChange>
          </w:rPr>
          <w:instrText xml:space="preserve"> HYPERLINK "https://www.eia.gov/todayinenergy/detail.php?id=30152" \t "_blank" </w:instrText>
        </w:r>
        <w:r w:rsidRPr="009A799D">
          <w:rPr>
            <w:rStyle w:val="StyleUnderline"/>
            <w:rFonts w:ascii="Roboto" w:hAnsi="Roboto"/>
            <w:szCs w:val="24"/>
            <w:rPrChange w:id="1112" w:author="katie" w:date="2018-07-11T11:38:00Z">
              <w:rPr>
                <w:rFonts w:ascii="Georgia" w:hAnsi="Georgia"/>
                <w:color w:val="333333"/>
                <w:sz w:val="27"/>
                <w:szCs w:val="27"/>
              </w:rPr>
            </w:rPrChange>
          </w:rPr>
          <w:fldChar w:fldCharType="separate"/>
        </w:r>
        <w:r w:rsidRPr="009A799D">
          <w:rPr>
            <w:rStyle w:val="StyleUnderline"/>
            <w:rFonts w:ascii="Roboto" w:hAnsi="Roboto"/>
            <w:szCs w:val="24"/>
            <w:rPrChange w:id="1113" w:author="katie" w:date="2018-07-11T11:38:00Z">
              <w:rPr>
                <w:rStyle w:val="Hyperlink"/>
                <w:rFonts w:ascii="Georgia" w:eastAsiaTheme="majorEastAsia" w:hAnsi="Georgia"/>
                <w:color w:val="003891"/>
                <w:sz w:val="27"/>
                <w:szCs w:val="27"/>
              </w:rPr>
            </w:rPrChange>
          </w:rPr>
          <w:t>Canada</w:t>
        </w:r>
        <w:r w:rsidRPr="009A799D">
          <w:rPr>
            <w:rStyle w:val="StyleUnderline"/>
            <w:rFonts w:ascii="Roboto" w:hAnsi="Roboto"/>
            <w:szCs w:val="24"/>
            <w:rPrChange w:id="1114" w:author="katie" w:date="2018-07-11T11:38:00Z">
              <w:rPr>
                <w:rFonts w:ascii="Georgia" w:hAnsi="Georgia"/>
                <w:color w:val="333333"/>
                <w:sz w:val="27"/>
                <w:szCs w:val="27"/>
              </w:rPr>
            </w:rPrChange>
          </w:rPr>
          <w:fldChar w:fldCharType="end"/>
        </w:r>
        <w:r w:rsidRPr="009A799D">
          <w:rPr>
            <w:rStyle w:val="StyleUnderline"/>
            <w:rFonts w:ascii="Roboto" w:hAnsi="Roboto"/>
            <w:szCs w:val="24"/>
            <w:rPrChange w:id="1115" w:author="katie" w:date="2018-07-11T11:38:00Z">
              <w:rPr>
                <w:rFonts w:ascii="Georgia" w:hAnsi="Georgia"/>
                <w:color w:val="333333"/>
                <w:sz w:val="27"/>
                <w:szCs w:val="27"/>
              </w:rPr>
            </w:rPrChange>
          </w:rPr>
          <w:t>. For the U.S. this makes a case for deeper integration; for NAFTA expansion into energy rather than its annihilation. Like in manufacturing, energy integration can introduce greater efficiency in North American energy markets. Mexico is a stable market for U.S. gas and other energy products, offering security of demand benefits. This brings us to the broader consideration of energy security that deeper North American integration promotes</w:t>
        </w:r>
        <w:r w:rsidRPr="009A799D">
          <w:rPr>
            <w:color w:val="333333"/>
            <w:sz w:val="16"/>
            <w:szCs w:val="27"/>
          </w:rPr>
          <w:t xml:space="preserve">. For Mexico, it is important to secure access to energy commodities supplied by U.S.-based companies, who in turn do not want to risk being replaced by foreign suppliers in the large and fast growing export market for U.S. energy commodities. Indeed, </w:t>
        </w:r>
        <w:r w:rsidRPr="009A799D">
          <w:rPr>
            <w:rStyle w:val="StyleUnderline"/>
            <w:rFonts w:ascii="Roboto" w:hAnsi="Roboto"/>
            <w:szCs w:val="24"/>
            <w:rPrChange w:id="1116" w:author="katie" w:date="2018-07-11T11:38:00Z">
              <w:rPr>
                <w:rFonts w:ascii="Georgia" w:hAnsi="Georgia"/>
                <w:color w:val="333333"/>
                <w:sz w:val="27"/>
                <w:szCs w:val="27"/>
              </w:rPr>
            </w:rPrChange>
          </w:rPr>
          <w:fldChar w:fldCharType="begin"/>
        </w:r>
        <w:r w:rsidRPr="009A799D">
          <w:rPr>
            <w:rStyle w:val="StyleUnderline"/>
            <w:rFonts w:ascii="Roboto" w:hAnsi="Roboto"/>
            <w:szCs w:val="24"/>
            <w:rPrChange w:id="1117" w:author="katie" w:date="2018-07-11T11:38:00Z">
              <w:rPr>
                <w:rFonts w:ascii="Georgia" w:hAnsi="Georgia"/>
                <w:color w:val="333333"/>
                <w:sz w:val="27"/>
                <w:szCs w:val="27"/>
              </w:rPr>
            </w:rPrChange>
          </w:rPr>
          <w:instrText xml:space="preserve"> HYPERLINK "https://www.globalshapers.org/agenda/2016/03/could-trade-help-achieve-energy-security" \t "_blank" </w:instrText>
        </w:r>
        <w:r w:rsidRPr="009A799D">
          <w:rPr>
            <w:rStyle w:val="StyleUnderline"/>
            <w:rFonts w:ascii="Roboto" w:hAnsi="Roboto"/>
            <w:szCs w:val="24"/>
            <w:rPrChange w:id="1118" w:author="katie" w:date="2018-07-11T11:38:00Z">
              <w:rPr>
                <w:rFonts w:ascii="Georgia" w:hAnsi="Georgia"/>
                <w:color w:val="333333"/>
                <w:sz w:val="27"/>
                <w:szCs w:val="27"/>
              </w:rPr>
            </w:rPrChange>
          </w:rPr>
          <w:fldChar w:fldCharType="separate"/>
        </w:r>
        <w:r w:rsidRPr="009A799D">
          <w:rPr>
            <w:rStyle w:val="StyleUnderline"/>
            <w:rFonts w:ascii="Roboto" w:hAnsi="Roboto"/>
            <w:szCs w:val="24"/>
            <w:rPrChange w:id="1119" w:author="katie" w:date="2018-07-11T11:38:00Z">
              <w:rPr>
                <w:rStyle w:val="Hyperlink"/>
                <w:rFonts w:ascii="Georgia" w:eastAsiaTheme="majorEastAsia" w:hAnsi="Georgia"/>
                <w:color w:val="003891"/>
                <w:sz w:val="27"/>
                <w:szCs w:val="27"/>
              </w:rPr>
            </w:rPrChange>
          </w:rPr>
          <w:t>trade</w:t>
        </w:r>
        <w:r w:rsidRPr="009A799D">
          <w:rPr>
            <w:rStyle w:val="StyleUnderline"/>
            <w:rFonts w:ascii="Roboto" w:hAnsi="Roboto"/>
            <w:szCs w:val="24"/>
            <w:rPrChange w:id="1120" w:author="katie" w:date="2018-07-11T11:38:00Z">
              <w:rPr>
                <w:rFonts w:ascii="Georgia" w:hAnsi="Georgia"/>
                <w:color w:val="333333"/>
                <w:sz w:val="27"/>
                <w:szCs w:val="27"/>
              </w:rPr>
            </w:rPrChange>
          </w:rPr>
          <w:fldChar w:fldCharType="end"/>
        </w:r>
        <w:r w:rsidRPr="009A799D">
          <w:rPr>
            <w:rStyle w:val="StyleUnderline"/>
            <w:rFonts w:ascii="Roboto" w:hAnsi="Roboto"/>
            <w:szCs w:val="24"/>
            <w:rPrChange w:id="1121" w:author="katie" w:date="2018-07-11T11:38:00Z">
              <w:rPr>
                <w:rFonts w:ascii="Georgia" w:hAnsi="Georgia"/>
                <w:color w:val="333333"/>
                <w:sz w:val="27"/>
                <w:szCs w:val="27"/>
              </w:rPr>
            </w:rPrChange>
          </w:rPr>
          <w:t xml:space="preserve"> is an important fact of energy security</w:t>
        </w:r>
        <w:r w:rsidRPr="009A799D">
          <w:rPr>
            <w:color w:val="333333"/>
            <w:sz w:val="16"/>
            <w:szCs w:val="27"/>
          </w:rPr>
          <w:t>. This relationship seems to be well understood by key members of President Trump’s cabinet, including U.S. Secretary of Energy Rick Perry according to whom Mexico “</w:t>
        </w:r>
        <w:r w:rsidRPr="009A799D">
          <w:rPr>
            <w:rStyle w:val="StyleUnderline"/>
            <w:rFonts w:ascii="Roboto" w:hAnsi="Roboto"/>
            <w:szCs w:val="24"/>
            <w:rPrChange w:id="1122" w:author="katie" w:date="2018-07-11T11:38:00Z">
              <w:rPr>
                <w:rFonts w:ascii="Georgia" w:hAnsi="Georgia"/>
                <w:color w:val="333333"/>
                <w:sz w:val="27"/>
                <w:szCs w:val="27"/>
              </w:rPr>
            </w:rPrChange>
          </w:rPr>
          <w:t xml:space="preserve">is a top priority to pursue a </w:t>
        </w:r>
        <w:r w:rsidRPr="009A799D">
          <w:rPr>
            <w:rStyle w:val="StyleUnderline"/>
            <w:rFonts w:ascii="Roboto" w:hAnsi="Roboto"/>
            <w:szCs w:val="24"/>
            <w:rPrChange w:id="1123" w:author="katie" w:date="2018-07-11T11:38:00Z">
              <w:rPr>
                <w:rFonts w:ascii="Georgia" w:hAnsi="Georgia"/>
                <w:color w:val="333333"/>
                <w:sz w:val="27"/>
                <w:szCs w:val="27"/>
              </w:rPr>
            </w:rPrChange>
          </w:rPr>
          <w:fldChar w:fldCharType="begin"/>
        </w:r>
        <w:r w:rsidRPr="009A799D">
          <w:rPr>
            <w:rStyle w:val="StyleUnderline"/>
            <w:rFonts w:ascii="Roboto" w:hAnsi="Roboto"/>
            <w:szCs w:val="24"/>
            <w:rPrChange w:id="1124" w:author="katie" w:date="2018-07-11T11:38:00Z">
              <w:rPr>
                <w:rFonts w:ascii="Georgia" w:hAnsi="Georgia"/>
                <w:color w:val="333333"/>
                <w:sz w:val="27"/>
                <w:szCs w:val="27"/>
              </w:rPr>
            </w:rPrChange>
          </w:rPr>
          <w:instrText xml:space="preserve"> HYPERLINK "https://mx.usembassy.gov/secretary-perry-remarks-press-event-sener/" \t "_blank" </w:instrText>
        </w:r>
        <w:r w:rsidRPr="009A799D">
          <w:rPr>
            <w:rStyle w:val="StyleUnderline"/>
            <w:rFonts w:ascii="Roboto" w:hAnsi="Roboto"/>
            <w:szCs w:val="24"/>
            <w:rPrChange w:id="1125" w:author="katie" w:date="2018-07-11T11:38:00Z">
              <w:rPr>
                <w:rFonts w:ascii="Georgia" w:hAnsi="Georgia"/>
                <w:color w:val="333333"/>
                <w:sz w:val="27"/>
                <w:szCs w:val="27"/>
              </w:rPr>
            </w:rPrChange>
          </w:rPr>
          <w:fldChar w:fldCharType="separate"/>
        </w:r>
        <w:r w:rsidRPr="009A799D">
          <w:rPr>
            <w:rStyle w:val="StyleUnderline"/>
            <w:rFonts w:ascii="Roboto" w:hAnsi="Roboto"/>
            <w:szCs w:val="24"/>
            <w:rPrChange w:id="1126" w:author="katie" w:date="2018-07-11T11:38:00Z">
              <w:rPr>
                <w:rStyle w:val="Hyperlink"/>
                <w:rFonts w:ascii="Georgia" w:eastAsiaTheme="majorEastAsia" w:hAnsi="Georgia"/>
                <w:color w:val="003891"/>
                <w:sz w:val="27"/>
                <w:szCs w:val="27"/>
              </w:rPr>
            </w:rPrChange>
          </w:rPr>
          <w:t>North American energy strategy</w:t>
        </w:r>
        <w:r w:rsidRPr="009A799D">
          <w:rPr>
            <w:rStyle w:val="StyleUnderline"/>
            <w:rFonts w:ascii="Roboto" w:hAnsi="Roboto"/>
            <w:szCs w:val="24"/>
            <w:rPrChange w:id="1127" w:author="katie" w:date="2018-07-11T11:38:00Z">
              <w:rPr>
                <w:rFonts w:ascii="Georgia" w:hAnsi="Georgia"/>
                <w:color w:val="333333"/>
                <w:sz w:val="27"/>
                <w:szCs w:val="27"/>
              </w:rPr>
            </w:rPrChange>
          </w:rPr>
          <w:fldChar w:fldCharType="end"/>
        </w:r>
        <w:r w:rsidRPr="009A799D">
          <w:rPr>
            <w:rStyle w:val="StyleUnderline"/>
            <w:rFonts w:ascii="Roboto" w:hAnsi="Roboto"/>
            <w:szCs w:val="24"/>
            <w:rPrChange w:id="1128" w:author="katie" w:date="2018-07-11T11:38:00Z">
              <w:rPr>
                <w:rFonts w:ascii="Georgia" w:hAnsi="Georgia"/>
                <w:color w:val="333333"/>
                <w:sz w:val="27"/>
                <w:szCs w:val="27"/>
              </w:rPr>
            </w:rPrChange>
          </w:rPr>
          <w:t xml:space="preserve"> that will ensure security, stability, economic growth for the United States, Mexico, and for Canada”.</w:t>
        </w:r>
        <w:r w:rsidRPr="009A799D">
          <w:rPr>
            <w:color w:val="333333"/>
            <w:sz w:val="16"/>
            <w:szCs w:val="27"/>
          </w:rPr>
          <w:t xml:space="preserve"> At the time of writing, NAFTA negotiations are in their fifth round. </w:t>
        </w:r>
        <w:r w:rsidRPr="009A799D">
          <w:rPr>
            <w:rStyle w:val="StyleUnderline"/>
            <w:rFonts w:ascii="Roboto" w:hAnsi="Roboto"/>
            <w:szCs w:val="24"/>
            <w:rPrChange w:id="1129" w:author="katie" w:date="2018-07-11T11:38:00Z">
              <w:rPr>
                <w:rFonts w:ascii="Georgia" w:hAnsi="Georgia"/>
                <w:color w:val="333333"/>
                <w:sz w:val="27"/>
                <w:szCs w:val="27"/>
              </w:rPr>
            </w:rPrChange>
          </w:rPr>
          <w:t>U.S. negotiators should be pursuing deeper regional integration, including in energy, rather than pursue a policy of isolationism and mercantilism. Forgoing the advantages that such integration offers would be unwise and unhealthy for the U.S. economy and North America in general and for the U.S. oil and gas industries in particular.</w:t>
        </w:r>
      </w:ins>
    </w:p>
    <w:p w:rsidR="00C951E9" w:rsidRPr="009A799D" w:rsidRDefault="00C951E9">
      <w:pPr>
        <w:pStyle w:val="Heading4"/>
        <w:rPr>
          <w:ins w:id="1130" w:author="katie" w:date="2018-07-12T11:35:00Z"/>
          <w:rPrChange w:id="1131" w:author="katie" w:date="2018-07-12T11:37:00Z">
            <w:rPr>
              <w:ins w:id="1132" w:author="katie" w:date="2018-07-12T11:35:00Z"/>
              <w:rStyle w:val="StyleUnderline"/>
              <w:rFonts w:ascii="Roboto" w:hAnsi="Roboto"/>
              <w:szCs w:val="22"/>
            </w:rPr>
          </w:rPrChange>
        </w:rPr>
        <w:pPrChange w:id="1133" w:author="katie" w:date="2018-07-12T11:37:00Z">
          <w:pPr>
            <w:pStyle w:val="NormalWeb"/>
            <w:shd w:val="clear" w:color="auto" w:fill="FCFCFC"/>
          </w:pPr>
        </w:pPrChange>
      </w:pPr>
      <w:ins w:id="1134" w:author="katie" w:date="2018-07-12T11:36:00Z">
        <w:r w:rsidRPr="009A799D">
          <w:rPr>
            <w:rFonts w:ascii="Roboto" w:hAnsi="Roboto"/>
            <w:rPrChange w:id="1135" w:author="katie" w:date="2018-07-12T11:37:00Z">
              <w:rPr>
                <w:rStyle w:val="StyleUnderline"/>
                <w:rFonts w:ascii="Times New Roman" w:eastAsia="Times New Roman" w:hAnsi="Times New Roman" w:cs="Times New Roman"/>
                <w:b/>
                <w:iCs/>
                <w:szCs w:val="24"/>
              </w:rPr>
            </w:rPrChange>
          </w:rPr>
          <w:t xml:space="preserve">Renegotiating </w:t>
        </w:r>
      </w:ins>
      <w:r w:rsidRPr="009A799D">
        <w:t>NAFTA</w:t>
      </w:r>
      <w:ins w:id="1136" w:author="katie" w:date="2018-07-12T11:36:00Z">
        <w:r w:rsidRPr="009A799D">
          <w:rPr>
            <w:rFonts w:ascii="Roboto" w:hAnsi="Roboto"/>
            <w:rPrChange w:id="1137" w:author="katie" w:date="2018-07-12T11:37:00Z">
              <w:rPr>
                <w:rStyle w:val="StyleUnderline"/>
                <w:rFonts w:ascii="Times New Roman" w:eastAsia="Times New Roman" w:hAnsi="Times New Roman" w:cs="Times New Roman"/>
                <w:b/>
                <w:iCs/>
                <w:szCs w:val="24"/>
              </w:rPr>
            </w:rPrChange>
          </w:rPr>
          <w:t xml:space="preserve"> is key to relations</w:t>
        </w:r>
      </w:ins>
    </w:p>
    <w:p w:rsidR="00C951E9" w:rsidRPr="009A799D" w:rsidRDefault="00C951E9">
      <w:pPr>
        <w:rPr>
          <w:ins w:id="1138" w:author="katie" w:date="2018-07-12T11:15:00Z"/>
          <w:rFonts w:ascii="Roboto" w:hAnsi="Roboto" w:cs="Calibri"/>
          <w:rPrChange w:id="1139" w:author="katie" w:date="2018-07-12T11:36:00Z">
            <w:rPr>
              <w:ins w:id="1140" w:author="katie" w:date="2018-07-12T11:15:00Z"/>
              <w:rStyle w:val="StyleUnderline"/>
              <w:rFonts w:ascii="Calibri" w:eastAsiaTheme="majorEastAsia" w:hAnsi="Calibri" w:cstheme="majorBidi"/>
              <w:b/>
              <w:iCs/>
              <w:szCs w:val="22"/>
            </w:rPr>
          </w:rPrChange>
        </w:rPr>
        <w:pPrChange w:id="1141" w:author="katie" w:date="2018-07-12T11:36:00Z">
          <w:pPr>
            <w:pStyle w:val="NormalWeb"/>
            <w:shd w:val="clear" w:color="auto" w:fill="FCFCFC"/>
          </w:pPr>
        </w:pPrChange>
      </w:pPr>
      <w:ins w:id="1142" w:author="katie" w:date="2018-07-12T11:40:00Z">
        <w:r w:rsidRPr="009A799D">
          <w:rPr>
            <w:rStyle w:val="Emphasis"/>
            <w:color w:val="444444"/>
            <w:bdr w:val="none" w:sz="0" w:space="0" w:color="auto" w:frame="1"/>
            <w:shd w:val="clear" w:color="auto" w:fill="FFFFFF"/>
          </w:rPr>
          <w:fldChar w:fldCharType="begin"/>
        </w:r>
        <w:r w:rsidRPr="009A799D">
          <w:rPr>
            <w:rStyle w:val="Emphasis"/>
            <w:color w:val="444444"/>
            <w:bdr w:val="none" w:sz="0" w:space="0" w:color="auto" w:frame="1"/>
            <w:shd w:val="clear" w:color="auto" w:fill="FFFFFF"/>
          </w:rPr>
          <w:instrText xml:space="preserve"> HYPERLINK "http://politicalviolenceataglance.org/cullen-hendrix/" </w:instrText>
        </w:r>
        <w:r w:rsidRPr="009A799D">
          <w:rPr>
            <w:rStyle w:val="Emphasis"/>
            <w:color w:val="444444"/>
            <w:bdr w:val="none" w:sz="0" w:space="0" w:color="auto" w:frame="1"/>
            <w:shd w:val="clear" w:color="auto" w:fill="FFFFFF"/>
          </w:rPr>
          <w:fldChar w:fldCharType="separate"/>
        </w:r>
        <w:r w:rsidRPr="009A799D">
          <w:rPr>
            <w:rStyle w:val="Hyperlink"/>
            <w:rFonts w:ascii="Roboto" w:hAnsi="Roboto" w:cs="Calibri"/>
            <w:sz w:val="22"/>
            <w:rPrChange w:id="1143" w:author="katie" w:date="2018-07-12T11:40:00Z">
              <w:rPr>
                <w:rStyle w:val="Hyperlink"/>
                <w:rFonts w:ascii="Trebuchet MS" w:eastAsiaTheme="majorEastAsia" w:hAnsi="Trebuchet MS" w:cs="Times New Roman"/>
                <w:i/>
                <w:iCs/>
                <w:color w:val="194163"/>
                <w:sz w:val="24"/>
                <w:szCs w:val="24"/>
                <w:bdr w:val="none" w:sz="0" w:space="0" w:color="auto" w:frame="1"/>
                <w:shd w:val="clear" w:color="auto" w:fill="FFFFFF"/>
              </w:rPr>
            </w:rPrChange>
          </w:rPr>
          <w:t xml:space="preserve">Cullen </w:t>
        </w:r>
        <w:r w:rsidRPr="009A799D">
          <w:rPr>
            <w:rStyle w:val="Style13ptBold"/>
            <w:rFonts w:ascii="Roboto" w:hAnsi="Roboto" w:cs="Calibri"/>
            <w:rPrChange w:id="1144" w:author="katie" w:date="2018-07-12T11:40:00Z">
              <w:rPr>
                <w:rStyle w:val="Hyperlink"/>
                <w:rFonts w:ascii="Trebuchet MS" w:eastAsiaTheme="majorEastAsia" w:hAnsi="Trebuchet MS" w:cs="Times New Roman"/>
                <w:i/>
                <w:iCs/>
                <w:color w:val="194163"/>
                <w:sz w:val="24"/>
                <w:szCs w:val="24"/>
                <w:bdr w:val="none" w:sz="0" w:space="0" w:color="auto" w:frame="1"/>
                <w:shd w:val="clear" w:color="auto" w:fill="FFFFFF"/>
              </w:rPr>
            </w:rPrChange>
          </w:rPr>
          <w:t>Hendrix</w:t>
        </w:r>
        <w:r w:rsidRPr="009A799D">
          <w:rPr>
            <w:rStyle w:val="Emphasis"/>
            <w:color w:val="444444"/>
            <w:bdr w:val="none" w:sz="0" w:space="0" w:color="auto" w:frame="1"/>
            <w:shd w:val="clear" w:color="auto" w:fill="FFFFFF"/>
          </w:rPr>
          <w:fldChar w:fldCharType="end"/>
        </w:r>
      </w:ins>
      <w:ins w:id="1145" w:author="katie" w:date="2018-07-12T11:35:00Z">
        <w:r w:rsidRPr="009A799D">
          <w:rPr>
            <w:rStyle w:val="Style13ptBold"/>
            <w:rFonts w:ascii="Roboto" w:hAnsi="Roboto" w:cs="Calibri"/>
            <w:rPrChange w:id="1146" w:author="katie" w:date="2018-07-12T11:36:00Z">
              <w:rPr>
                <w:rStyle w:val="StyleUnderline"/>
                <w:rFonts w:ascii="Times New Roman" w:eastAsia="Times New Roman" w:hAnsi="Times New Roman" w:cs="Times New Roman"/>
                <w:szCs w:val="24"/>
              </w:rPr>
            </w:rPrChange>
          </w:rPr>
          <w:t xml:space="preserve">, </w:t>
        </w:r>
      </w:ins>
      <w:ins w:id="1147" w:author="katie" w:date="2018-07-12T11:36:00Z">
        <w:r w:rsidRPr="009A799D">
          <w:rPr>
            <w:rStyle w:val="Style13ptBold"/>
            <w:rFonts w:ascii="Roboto" w:hAnsi="Roboto" w:cs="Calibri"/>
            <w:rPrChange w:id="1148" w:author="katie" w:date="2018-07-12T11:36:00Z">
              <w:rPr>
                <w:rStyle w:val="StyleUnderline"/>
                <w:rFonts w:ascii="Times New Roman" w:eastAsia="Times New Roman" w:hAnsi="Times New Roman" w:cs="Times New Roman"/>
                <w:szCs w:val="24"/>
              </w:rPr>
            </w:rPrChange>
          </w:rPr>
          <w:t>7-18-17</w:t>
        </w:r>
        <w:r w:rsidRPr="009A799D">
          <w:rPr>
            <w:rFonts w:ascii="Roboto" w:hAnsi="Roboto" w:cs="Calibri"/>
            <w:rPrChange w:id="1149" w:author="katie" w:date="2018-07-12T11:36:00Z">
              <w:rPr>
                <w:rStyle w:val="StyleUnderline"/>
                <w:rFonts w:ascii="Times New Roman" w:eastAsia="Times New Roman" w:hAnsi="Times New Roman" w:cs="Times New Roman"/>
                <w:szCs w:val="24"/>
              </w:rPr>
            </w:rPrChange>
          </w:rPr>
          <w:t xml:space="preserve"> </w:t>
        </w:r>
      </w:ins>
      <w:ins w:id="1150" w:author="katie" w:date="2018-07-12T11:35:00Z">
        <w:r w:rsidRPr="009A799D">
          <w:rPr>
            <w:rFonts w:ascii="Roboto" w:hAnsi="Roboto" w:cs="Calibri"/>
            <w:sz w:val="16"/>
            <w:rPrChange w:id="1151" w:author="katie" w:date="2018-07-12T11:41:00Z">
              <w:rPr>
                <w:rStyle w:val="StyleUnderline"/>
                <w:rFonts w:ascii="Times New Roman" w:eastAsia="Times New Roman" w:hAnsi="Times New Roman" w:cs="Times New Roman"/>
                <w:szCs w:val="24"/>
              </w:rPr>
            </w:rPrChange>
          </w:rPr>
          <w:t>, "US-Mexico Relations and the Security Stakes of NAFTA Renegotiation," Political Violence at a Glance,</w:t>
        </w:r>
      </w:ins>
      <w:ins w:id="1152" w:author="katie" w:date="2018-07-12T11:41:00Z">
        <w:r w:rsidRPr="009A799D">
          <w:rPr>
            <w:rFonts w:ascii="Roboto" w:hAnsi="Roboto" w:cs="Calibri"/>
            <w:sz w:val="16"/>
            <w:rPrChange w:id="1153" w:author="katie" w:date="2018-07-12T11:41:00Z">
              <w:rPr>
                <w:rFonts w:ascii="Times New Roman" w:eastAsia="Times New Roman" w:hAnsi="Times New Roman" w:cs="Times New Roman"/>
                <w:sz w:val="24"/>
                <w:szCs w:val="24"/>
              </w:rPr>
            </w:rPrChange>
          </w:rPr>
          <w:t xml:space="preserve"> </w:t>
        </w:r>
        <w:r w:rsidRPr="009A799D">
          <w:rPr>
            <w:rFonts w:ascii="Roboto" w:hAnsi="Roboto" w:cs="Calibri"/>
            <w:sz w:val="16"/>
            <w:rPrChange w:id="1154" w:author="katie" w:date="2018-07-12T11:41:00Z">
              <w:rPr>
                <w:rFonts w:ascii="Times New Roman" w:eastAsia="Times New Roman" w:hAnsi="Times New Roman" w:cs="Times New Roman"/>
                <w:sz w:val="24"/>
                <w:szCs w:val="24"/>
              </w:rPr>
            </w:rPrChange>
          </w:rPr>
          <w:fldChar w:fldCharType="begin"/>
        </w:r>
        <w:r w:rsidRPr="009A799D">
          <w:rPr>
            <w:rFonts w:ascii="Roboto" w:hAnsi="Roboto" w:cs="Calibri"/>
            <w:sz w:val="16"/>
            <w:rPrChange w:id="1155" w:author="katie" w:date="2018-07-12T11:41:00Z">
              <w:rPr>
                <w:rFonts w:ascii="Times New Roman" w:eastAsia="Times New Roman" w:hAnsi="Times New Roman" w:cs="Times New Roman"/>
                <w:sz w:val="24"/>
                <w:szCs w:val="24"/>
              </w:rPr>
            </w:rPrChange>
          </w:rPr>
          <w:instrText xml:space="preserve"> HYPERLINK "http://www.du.edu/korbel/faculty/hendrix.html" </w:instrText>
        </w:r>
        <w:r w:rsidRPr="009A799D">
          <w:rPr>
            <w:rFonts w:ascii="Roboto" w:hAnsi="Roboto" w:cs="Calibri"/>
            <w:sz w:val="16"/>
            <w:rPrChange w:id="1156" w:author="katie" w:date="2018-07-12T11:41:00Z">
              <w:rPr>
                <w:rFonts w:ascii="Times New Roman" w:eastAsia="Times New Roman" w:hAnsi="Times New Roman" w:cs="Times New Roman"/>
                <w:sz w:val="24"/>
                <w:szCs w:val="24"/>
              </w:rPr>
            </w:rPrChange>
          </w:rPr>
          <w:fldChar w:fldCharType="separate"/>
        </w:r>
        <w:r w:rsidRPr="009A799D">
          <w:rPr>
            <w:rStyle w:val="Hyperlink"/>
            <w:rFonts w:ascii="Roboto" w:hAnsi="Roboto" w:cs="Calibri"/>
            <w:sz w:val="16"/>
            <w:rPrChange w:id="1157" w:author="katie" w:date="2018-07-12T11:41:00Z">
              <w:rPr>
                <w:rStyle w:val="Hyperlink"/>
                <w:rFonts w:ascii="Trebuchet MS" w:eastAsiaTheme="majorEastAsia" w:hAnsi="Trebuchet MS" w:cs="Times New Roman"/>
                <w:color w:val="194163"/>
                <w:sz w:val="24"/>
                <w:szCs w:val="24"/>
                <w:bdr w:val="none" w:sz="0" w:space="0" w:color="auto" w:frame="1"/>
                <w:shd w:val="clear" w:color="auto" w:fill="FFFFFF"/>
              </w:rPr>
            </w:rPrChange>
          </w:rPr>
          <w:t>Dr. Cullen Hendrix</w:t>
        </w:r>
        <w:r w:rsidRPr="009A799D">
          <w:rPr>
            <w:rFonts w:ascii="Roboto" w:hAnsi="Roboto" w:cs="Calibri"/>
            <w:sz w:val="16"/>
            <w:rPrChange w:id="1158" w:author="katie" w:date="2018-07-12T11:41:00Z">
              <w:rPr>
                <w:rFonts w:ascii="Times New Roman" w:eastAsia="Times New Roman" w:hAnsi="Times New Roman" w:cs="Times New Roman"/>
                <w:sz w:val="24"/>
                <w:szCs w:val="24"/>
              </w:rPr>
            </w:rPrChange>
          </w:rPr>
          <w:fldChar w:fldCharType="end"/>
        </w:r>
        <w:r w:rsidRPr="009A799D">
          <w:rPr>
            <w:rFonts w:ascii="Roboto" w:hAnsi="Roboto" w:cs="Calibri"/>
            <w:sz w:val="16"/>
            <w:rPrChange w:id="1159" w:author="katie" w:date="2018-07-12T11:41:00Z">
              <w:rPr>
                <w:rFonts w:ascii="Trebuchet MS" w:eastAsia="Times New Roman" w:hAnsi="Trebuchet MS" w:cs="Times New Roman"/>
                <w:color w:val="444444"/>
                <w:sz w:val="24"/>
                <w:szCs w:val="24"/>
                <w:shd w:val="clear" w:color="auto" w:fill="FFFFFF"/>
              </w:rPr>
            </w:rPrChange>
          </w:rPr>
          <w:t> is Associate Professor at the Josef Korbel School of International Studies and nonresident senior fellow at the Peterson Institute for International Economics. At Korbel, he directs the Environment, Food and Conflict (ENFOCO) Lab at the School’s Sié Center. He is also Co-Director of the Geographic Information Systems Center at Lake Victoria, Uganda, and Co-Director of the Social Conflict Analysis Database, a project cataloging micro-data on social conflict in Africa, the Arabian Peninsula, and Latin America</w:t>
        </w:r>
        <w:r w:rsidRPr="009A799D">
          <w:rPr>
            <w:rFonts w:ascii="Roboto" w:hAnsi="Roboto" w:cs="Calibri"/>
            <w:color w:val="444444"/>
            <w:sz w:val="16"/>
            <w:shd w:val="clear" w:color="auto" w:fill="FFFFFF"/>
            <w:rPrChange w:id="1160" w:author="katie" w:date="2018-07-12T11:41:00Z">
              <w:rPr>
                <w:rFonts w:ascii="Trebuchet MS" w:eastAsia="Times New Roman" w:hAnsi="Trebuchet MS" w:cs="Times New Roman"/>
                <w:color w:val="444444"/>
                <w:sz w:val="24"/>
                <w:szCs w:val="24"/>
                <w:shd w:val="clear" w:color="auto" w:fill="FFFFFF"/>
              </w:rPr>
            </w:rPrChange>
          </w:rPr>
          <w:t>.</w:t>
        </w:r>
      </w:ins>
      <w:ins w:id="1161" w:author="katie" w:date="2018-07-12T11:35:00Z">
        <w:r w:rsidRPr="009A799D">
          <w:rPr>
            <w:rFonts w:ascii="Roboto" w:hAnsi="Roboto" w:cs="Calibri"/>
            <w:sz w:val="16"/>
            <w:rPrChange w:id="1162" w:author="katie" w:date="2018-07-12T11:41:00Z">
              <w:rPr>
                <w:rStyle w:val="StyleUnderline"/>
                <w:rFonts w:ascii="Times New Roman" w:eastAsia="Times New Roman" w:hAnsi="Times New Roman" w:cs="Times New Roman"/>
                <w:szCs w:val="24"/>
              </w:rPr>
            </w:rPrChange>
          </w:rPr>
          <w:t xml:space="preserve"> </w:t>
        </w:r>
      </w:ins>
      <w:ins w:id="1163" w:author="katie" w:date="2018-07-12T11:37:00Z">
        <w:r w:rsidRPr="009A799D">
          <w:rPr>
            <w:rFonts w:ascii="Roboto" w:hAnsi="Roboto" w:cs="Calibri"/>
            <w:sz w:val="16"/>
            <w:rPrChange w:id="1164" w:author="katie" w:date="2018-07-12T11:41:00Z">
              <w:rPr>
                <w:rFonts w:ascii="Times New Roman" w:eastAsia="Times New Roman" w:hAnsi="Times New Roman" w:cs="Times New Roman"/>
                <w:sz w:val="24"/>
                <w:szCs w:val="24"/>
              </w:rPr>
            </w:rPrChange>
          </w:rPr>
          <w:fldChar w:fldCharType="begin"/>
        </w:r>
        <w:r w:rsidRPr="009A799D">
          <w:rPr>
            <w:rFonts w:ascii="Roboto" w:hAnsi="Roboto" w:cs="Calibri"/>
            <w:sz w:val="16"/>
            <w:rPrChange w:id="1165" w:author="katie" w:date="2018-07-12T11:41:00Z">
              <w:rPr>
                <w:rFonts w:ascii="Times New Roman" w:eastAsia="Times New Roman" w:hAnsi="Times New Roman" w:cs="Times New Roman"/>
                <w:sz w:val="24"/>
                <w:szCs w:val="24"/>
              </w:rPr>
            </w:rPrChange>
          </w:rPr>
          <w:instrText xml:space="preserve"> HYPERLINK "</w:instrText>
        </w:r>
      </w:ins>
      <w:ins w:id="1166" w:author="katie" w:date="2018-07-12T11:35:00Z">
        <w:r w:rsidRPr="009A799D">
          <w:rPr>
            <w:rFonts w:ascii="Roboto" w:hAnsi="Roboto" w:cs="Calibri"/>
            <w:sz w:val="16"/>
            <w:rPrChange w:id="1167" w:author="katie" w:date="2018-07-12T11:41:00Z">
              <w:rPr>
                <w:rStyle w:val="StyleUnderline"/>
                <w:rFonts w:ascii="Times New Roman" w:eastAsia="Times New Roman" w:hAnsi="Times New Roman" w:cs="Times New Roman"/>
                <w:szCs w:val="24"/>
              </w:rPr>
            </w:rPrChange>
          </w:rPr>
          <w:instrText>https://politicalviolenceataglance.org/2017/07/18/us-mexico-relations-and-the-security-stakes-of-nafta-renegotiation/</w:instrText>
        </w:r>
      </w:ins>
      <w:ins w:id="1168" w:author="katie" w:date="2018-07-12T11:37:00Z">
        <w:r w:rsidRPr="009A799D">
          <w:rPr>
            <w:rFonts w:ascii="Roboto" w:hAnsi="Roboto" w:cs="Calibri"/>
            <w:sz w:val="16"/>
            <w:rPrChange w:id="1169" w:author="katie" w:date="2018-07-12T11:41:00Z">
              <w:rPr>
                <w:rFonts w:ascii="Times New Roman" w:eastAsia="Times New Roman" w:hAnsi="Times New Roman" w:cs="Times New Roman"/>
                <w:sz w:val="24"/>
                <w:szCs w:val="24"/>
              </w:rPr>
            </w:rPrChange>
          </w:rPr>
          <w:instrText xml:space="preserve">" </w:instrText>
        </w:r>
        <w:r w:rsidRPr="009A799D">
          <w:rPr>
            <w:rFonts w:ascii="Roboto" w:hAnsi="Roboto" w:cs="Calibri"/>
            <w:sz w:val="16"/>
            <w:rPrChange w:id="1170" w:author="katie" w:date="2018-07-12T11:41:00Z">
              <w:rPr>
                <w:rFonts w:ascii="Times New Roman" w:eastAsia="Times New Roman" w:hAnsi="Times New Roman" w:cs="Times New Roman"/>
                <w:sz w:val="24"/>
                <w:szCs w:val="24"/>
              </w:rPr>
            </w:rPrChange>
          </w:rPr>
          <w:fldChar w:fldCharType="separate"/>
        </w:r>
      </w:ins>
      <w:ins w:id="1171" w:author="katie" w:date="2018-07-12T11:35:00Z">
        <w:r w:rsidRPr="009A799D">
          <w:rPr>
            <w:rStyle w:val="Hyperlink"/>
            <w:rFonts w:ascii="Roboto" w:hAnsi="Roboto" w:cs="Calibri"/>
            <w:sz w:val="16"/>
            <w:rPrChange w:id="1172" w:author="katie" w:date="2018-07-12T11:41:00Z">
              <w:rPr>
                <w:rStyle w:val="StyleUnderline"/>
                <w:rFonts w:ascii="Times New Roman" w:eastAsia="Times New Roman" w:hAnsi="Times New Roman" w:cs="Times New Roman"/>
                <w:szCs w:val="24"/>
              </w:rPr>
            </w:rPrChange>
          </w:rPr>
          <w:t>https://politicalviolenceataglance.org/2017/07/18/us-mexico-relations-and-the-security-stakes-of-nafta-renegotiation/</w:t>
        </w:r>
      </w:ins>
      <w:ins w:id="1173" w:author="katie" w:date="2018-07-12T11:37:00Z">
        <w:r w:rsidRPr="009A799D">
          <w:rPr>
            <w:rFonts w:ascii="Roboto" w:hAnsi="Roboto" w:cs="Calibri"/>
            <w:sz w:val="16"/>
            <w:rPrChange w:id="1174" w:author="katie" w:date="2018-07-12T11:41:00Z">
              <w:rPr>
                <w:rFonts w:ascii="Times New Roman" w:eastAsia="Times New Roman" w:hAnsi="Times New Roman" w:cs="Times New Roman"/>
                <w:sz w:val="24"/>
                <w:szCs w:val="24"/>
              </w:rPr>
            </w:rPrChange>
          </w:rPr>
          <w:fldChar w:fldCharType="end"/>
        </w:r>
        <w:r w:rsidRPr="009A799D">
          <w:t xml:space="preserve"> Reagan KP</w:t>
        </w:r>
      </w:ins>
    </w:p>
    <w:p w:rsidR="00C951E9" w:rsidRPr="009A799D" w:rsidRDefault="00C951E9">
      <w:pPr>
        <w:rPr>
          <w:ins w:id="1175" w:author="katie" w:date="2018-07-12T11:35:00Z"/>
          <w:rStyle w:val="Emphasis"/>
          <w:rPrChange w:id="1176" w:author="katie" w:date="2018-07-12T11:40:00Z">
            <w:rPr>
              <w:ins w:id="1177" w:author="katie" w:date="2018-07-12T11:35:00Z"/>
              <w:rFonts w:ascii="Trebuchet MS" w:hAnsi="Trebuchet MS"/>
              <w:color w:val="444444"/>
            </w:rPr>
          </w:rPrChange>
        </w:rPr>
        <w:pPrChange w:id="1178" w:author="katie" w:date="2018-07-12T11:35:00Z">
          <w:pPr>
            <w:pStyle w:val="NormalWeb"/>
            <w:shd w:val="clear" w:color="auto" w:fill="FFFFFF"/>
            <w:textAlignment w:val="baseline"/>
          </w:pPr>
        </w:pPrChange>
      </w:pPr>
      <w:ins w:id="1179" w:author="katie" w:date="2018-07-12T11:35:00Z">
        <w:r w:rsidRPr="009A799D">
          <w:rPr>
            <w:rFonts w:ascii="Roboto" w:hAnsi="Roboto" w:cs="Calibri"/>
            <w:sz w:val="16"/>
            <w:rPrChange w:id="1180" w:author="katie" w:date="2018-07-12T11:35:00Z">
              <w:rPr>
                <w:rFonts w:ascii="Trebuchet MS" w:eastAsia="Times New Roman" w:hAnsi="Trebuchet MS" w:cs="Times New Roman"/>
                <w:color w:val="444444"/>
                <w:sz w:val="24"/>
                <w:szCs w:val="24"/>
              </w:rPr>
            </w:rPrChange>
          </w:rPr>
          <w:t xml:space="preserve">Next month, </w:t>
        </w:r>
        <w:r w:rsidRPr="009A799D">
          <w:rPr>
            <w:rStyle w:val="StyleUnderline"/>
            <w:rFonts w:ascii="Roboto" w:hAnsi="Roboto" w:cs="Calibri"/>
            <w:rPrChange w:id="1181" w:author="katie" w:date="2018-07-12T11:37:00Z">
              <w:rPr>
                <w:rFonts w:ascii="Trebuchet MS" w:eastAsia="Times New Roman" w:hAnsi="Trebuchet MS" w:cs="Times New Roman"/>
                <w:color w:val="444444"/>
                <w:sz w:val="24"/>
                <w:szCs w:val="24"/>
              </w:rPr>
            </w:rPrChange>
          </w:rPr>
          <w:t xml:space="preserve">representatives of the United States, Canada, and </w:t>
        </w:r>
        <w:r w:rsidRPr="009A799D">
          <w:rPr>
            <w:rStyle w:val="StyleUnderline"/>
            <w:rFonts w:ascii="Roboto" w:hAnsi="Roboto" w:cs="Calibri"/>
            <w:rPrChange w:id="1182" w:author="katie" w:date="2018-07-12T11:37:00Z">
              <w:rPr>
                <w:rStyle w:val="searchword"/>
                <w:rFonts w:ascii="Trebuchet MS" w:eastAsiaTheme="majorEastAsia" w:hAnsi="Trebuchet MS" w:cs="Times New Roman"/>
                <w:color w:val="444444"/>
                <w:sz w:val="24"/>
                <w:szCs w:val="24"/>
                <w:bdr w:val="none" w:sz="0" w:space="0" w:color="auto" w:frame="1"/>
                <w:shd w:val="clear" w:color="auto" w:fill="ADD8E6"/>
              </w:rPr>
            </w:rPrChange>
          </w:rPr>
          <w:t>Mexico</w:t>
        </w:r>
        <w:r w:rsidRPr="009A799D">
          <w:rPr>
            <w:rStyle w:val="StyleUnderline"/>
            <w:rFonts w:ascii="Roboto" w:hAnsi="Roboto" w:cs="Calibri"/>
            <w:rPrChange w:id="1183" w:author="katie" w:date="2018-07-12T11:37:00Z">
              <w:rPr>
                <w:rFonts w:ascii="Trebuchet MS" w:eastAsia="Times New Roman" w:hAnsi="Trebuchet MS" w:cs="Times New Roman"/>
                <w:color w:val="444444"/>
                <w:sz w:val="24"/>
                <w:szCs w:val="24"/>
              </w:rPr>
            </w:rPrChange>
          </w:rPr>
          <w:t xml:space="preserve"> will sit down to begin the formal renegotiation of the North American Free Trade Agreement (NAFTA). </w:t>
        </w:r>
        <w:r w:rsidRPr="009A799D">
          <w:rPr>
            <w:rStyle w:val="StyleUnderline"/>
            <w:rFonts w:ascii="Roboto" w:hAnsi="Roboto" w:cs="Calibri"/>
            <w:rPrChange w:id="1184" w:author="katie" w:date="2018-07-12T11:37:00Z">
              <w:rPr>
                <w:rFonts w:ascii="Trebuchet MS" w:eastAsia="Times New Roman" w:hAnsi="Trebuchet MS" w:cs="Times New Roman"/>
                <w:color w:val="444444"/>
                <w:sz w:val="24"/>
                <w:szCs w:val="24"/>
              </w:rPr>
            </w:rPrChange>
          </w:rPr>
          <w:fldChar w:fldCharType="begin"/>
        </w:r>
        <w:r w:rsidRPr="009A799D">
          <w:rPr>
            <w:rStyle w:val="StyleUnderline"/>
            <w:rFonts w:ascii="Roboto" w:hAnsi="Roboto" w:cs="Calibri"/>
            <w:rPrChange w:id="1185" w:author="katie" w:date="2018-07-12T11:37:00Z">
              <w:rPr>
                <w:rFonts w:ascii="Trebuchet MS" w:eastAsia="Times New Roman" w:hAnsi="Trebuchet MS" w:cs="Times New Roman"/>
                <w:color w:val="444444"/>
                <w:sz w:val="24"/>
                <w:szCs w:val="24"/>
              </w:rPr>
            </w:rPrChange>
          </w:rPr>
          <w:instrText xml:space="preserve"> HYPERLINK "https://www.forbes.com/sites/doliaestevez/2017/02/07/donald-trumps-promise-to-rip-up-nafta-is-dangerous-former-treasury-secretary-summers-says/" \l "6a2349277a4f" </w:instrText>
        </w:r>
        <w:r w:rsidRPr="009A799D">
          <w:rPr>
            <w:rStyle w:val="StyleUnderline"/>
            <w:rFonts w:ascii="Roboto" w:hAnsi="Roboto" w:cs="Calibri"/>
            <w:rPrChange w:id="1186" w:author="katie" w:date="2018-07-12T11:37:00Z">
              <w:rPr>
                <w:rFonts w:ascii="Trebuchet MS" w:eastAsia="Times New Roman" w:hAnsi="Trebuchet MS" w:cs="Times New Roman"/>
                <w:color w:val="444444"/>
                <w:sz w:val="24"/>
                <w:szCs w:val="24"/>
              </w:rPr>
            </w:rPrChange>
          </w:rPr>
          <w:fldChar w:fldCharType="separate"/>
        </w:r>
        <w:r w:rsidRPr="009A799D">
          <w:rPr>
            <w:rStyle w:val="StyleUnderline"/>
            <w:rFonts w:ascii="Roboto" w:hAnsi="Roboto" w:cs="Calibri"/>
            <w:rPrChange w:id="1187" w:author="katie" w:date="2018-07-12T11:37:00Z">
              <w:rPr>
                <w:rStyle w:val="Hyperlink"/>
                <w:rFonts w:ascii="Trebuchet MS" w:eastAsiaTheme="majorEastAsia" w:hAnsi="Trebuchet MS" w:cs="Times New Roman"/>
                <w:color w:val="194163"/>
                <w:sz w:val="24"/>
                <w:szCs w:val="24"/>
                <w:bdr w:val="none" w:sz="0" w:space="0" w:color="auto" w:frame="1"/>
              </w:rPr>
            </w:rPrChange>
          </w:rPr>
          <w:t>Renegotiating or “ripping up” NAFTA</w:t>
        </w:r>
        <w:r w:rsidRPr="009A799D">
          <w:rPr>
            <w:rStyle w:val="StyleUnderline"/>
            <w:rFonts w:ascii="Roboto" w:hAnsi="Roboto" w:cs="Calibri"/>
            <w:rPrChange w:id="1188" w:author="katie" w:date="2018-07-12T11:37:00Z">
              <w:rPr>
                <w:rFonts w:ascii="Trebuchet MS" w:eastAsia="Times New Roman" w:hAnsi="Trebuchet MS" w:cs="Times New Roman"/>
                <w:color w:val="444444"/>
                <w:sz w:val="24"/>
                <w:szCs w:val="24"/>
              </w:rPr>
            </w:rPrChange>
          </w:rPr>
          <w:fldChar w:fldCharType="end"/>
        </w:r>
        <w:r w:rsidRPr="009A799D">
          <w:rPr>
            <w:rStyle w:val="StyleUnderline"/>
            <w:rFonts w:ascii="Roboto" w:hAnsi="Roboto" w:cs="Calibri"/>
            <w:rPrChange w:id="1189" w:author="katie" w:date="2018-07-12T11:37:00Z">
              <w:rPr>
                <w:rFonts w:ascii="Trebuchet MS" w:eastAsia="Times New Roman" w:hAnsi="Trebuchet MS" w:cs="Times New Roman"/>
                <w:color w:val="444444"/>
                <w:sz w:val="24"/>
                <w:szCs w:val="24"/>
              </w:rPr>
            </w:rPrChange>
          </w:rPr>
          <w:t xml:space="preserve"> was – along with withdrawing from the Trans-Pacific Partnership (TPP) – a major component of candidate Trump’s economic plan</w:t>
        </w:r>
        <w:r w:rsidRPr="009A799D">
          <w:rPr>
            <w:rFonts w:ascii="Roboto" w:hAnsi="Roboto" w:cs="Calibri"/>
            <w:sz w:val="16"/>
            <w:rPrChange w:id="1190" w:author="katie" w:date="2018-07-12T11:35:00Z">
              <w:rPr>
                <w:rFonts w:ascii="Trebuchet MS" w:eastAsia="Times New Roman" w:hAnsi="Trebuchet MS" w:cs="Times New Roman"/>
                <w:color w:val="444444"/>
                <w:sz w:val="24"/>
                <w:szCs w:val="24"/>
              </w:rPr>
            </w:rPrChange>
          </w:rPr>
          <w:t xml:space="preserve">. President Trump followed through on TPP, withdrawing the US from the agreement on his third day in office. </w:t>
        </w:r>
        <w:r w:rsidRPr="009A799D">
          <w:rPr>
            <w:rStyle w:val="StyleUnderline"/>
            <w:rFonts w:ascii="Roboto" w:hAnsi="Roboto" w:cs="Calibri"/>
            <w:rPrChange w:id="1191" w:author="katie" w:date="2018-07-12T11:37:00Z">
              <w:rPr>
                <w:rFonts w:ascii="Trebuchet MS" w:eastAsia="Times New Roman" w:hAnsi="Trebuchet MS" w:cs="Times New Roman"/>
                <w:color w:val="444444"/>
                <w:sz w:val="24"/>
                <w:szCs w:val="24"/>
              </w:rPr>
            </w:rPrChange>
          </w:rPr>
          <w:t xml:space="preserve">Where the NAFTA renegotiation will lead is anyone’s guess. The economics of NAFTA are complicated, but </w:t>
        </w:r>
        <w:r w:rsidRPr="009A799D">
          <w:rPr>
            <w:rStyle w:val="StyleUnderline"/>
            <w:rFonts w:ascii="Roboto" w:hAnsi="Roboto" w:cs="Calibri"/>
            <w:rPrChange w:id="1192" w:author="katie" w:date="2018-07-12T11:37:00Z">
              <w:rPr>
                <w:rFonts w:ascii="Trebuchet MS" w:eastAsia="Times New Roman" w:hAnsi="Trebuchet MS" w:cs="Times New Roman"/>
                <w:color w:val="444444"/>
                <w:sz w:val="24"/>
                <w:szCs w:val="24"/>
              </w:rPr>
            </w:rPrChange>
          </w:rPr>
          <w:fldChar w:fldCharType="begin"/>
        </w:r>
        <w:r w:rsidRPr="009A799D">
          <w:rPr>
            <w:rStyle w:val="StyleUnderline"/>
            <w:rFonts w:ascii="Roboto" w:hAnsi="Roboto" w:cs="Calibri"/>
            <w:rPrChange w:id="1193" w:author="katie" w:date="2018-07-12T11:37:00Z">
              <w:rPr>
                <w:rFonts w:ascii="Trebuchet MS" w:eastAsia="Times New Roman" w:hAnsi="Trebuchet MS" w:cs="Times New Roman"/>
                <w:color w:val="444444"/>
                <w:sz w:val="24"/>
                <w:szCs w:val="24"/>
              </w:rPr>
            </w:rPrChange>
          </w:rPr>
          <w:instrText xml:space="preserve"> HYPERLINK "https://piie.com/publications/policy-briefs/nafta-20-misleading-charges-and-positive-achievements" </w:instrText>
        </w:r>
        <w:r w:rsidRPr="009A799D">
          <w:rPr>
            <w:rStyle w:val="StyleUnderline"/>
            <w:rFonts w:ascii="Roboto" w:hAnsi="Roboto" w:cs="Calibri"/>
            <w:rPrChange w:id="1194" w:author="katie" w:date="2018-07-12T11:37:00Z">
              <w:rPr>
                <w:rFonts w:ascii="Trebuchet MS" w:eastAsia="Times New Roman" w:hAnsi="Trebuchet MS" w:cs="Times New Roman"/>
                <w:color w:val="444444"/>
                <w:sz w:val="24"/>
                <w:szCs w:val="24"/>
              </w:rPr>
            </w:rPrChange>
          </w:rPr>
          <w:fldChar w:fldCharType="separate"/>
        </w:r>
        <w:r w:rsidRPr="009A799D">
          <w:rPr>
            <w:rStyle w:val="StyleUnderline"/>
            <w:rFonts w:ascii="Roboto" w:hAnsi="Roboto" w:cs="Calibri"/>
            <w:rPrChange w:id="1195" w:author="katie" w:date="2018-07-12T11:37:00Z">
              <w:rPr>
                <w:rStyle w:val="Hyperlink"/>
                <w:rFonts w:ascii="Trebuchet MS" w:eastAsiaTheme="majorEastAsia" w:hAnsi="Trebuchet MS" w:cs="Times New Roman"/>
                <w:color w:val="194163"/>
                <w:sz w:val="24"/>
                <w:szCs w:val="24"/>
                <w:bdr w:val="none" w:sz="0" w:space="0" w:color="auto" w:frame="1"/>
              </w:rPr>
            </w:rPrChange>
          </w:rPr>
          <w:t>the headline result has been to boost productivity in all three partner countries and create a dynamic, interlinked common market</w:t>
        </w:r>
        <w:r w:rsidRPr="009A799D">
          <w:rPr>
            <w:rStyle w:val="StyleUnderline"/>
            <w:rFonts w:ascii="Roboto" w:hAnsi="Roboto" w:cs="Calibri"/>
            <w:rPrChange w:id="1196" w:author="katie" w:date="2018-07-12T11:37:00Z">
              <w:rPr>
                <w:rFonts w:ascii="Trebuchet MS" w:eastAsia="Times New Roman" w:hAnsi="Trebuchet MS" w:cs="Times New Roman"/>
                <w:color w:val="444444"/>
                <w:sz w:val="24"/>
                <w:szCs w:val="24"/>
              </w:rPr>
            </w:rPrChange>
          </w:rPr>
          <w:fldChar w:fldCharType="end"/>
        </w:r>
        <w:r w:rsidRPr="009A799D">
          <w:rPr>
            <w:rFonts w:ascii="Roboto" w:hAnsi="Roboto" w:cs="Calibri"/>
            <w:sz w:val="16"/>
            <w:rPrChange w:id="1197" w:author="katie" w:date="2018-07-12T11:35:00Z">
              <w:rPr>
                <w:rFonts w:ascii="Trebuchet MS" w:eastAsia="Times New Roman" w:hAnsi="Trebuchet MS" w:cs="Times New Roman"/>
                <w:color w:val="444444"/>
                <w:sz w:val="24"/>
                <w:szCs w:val="24"/>
              </w:rPr>
            </w:rPrChange>
          </w:rPr>
          <w:t xml:space="preserve">. As with any move toward free trade, </w:t>
        </w:r>
        <w:r w:rsidRPr="009A799D">
          <w:rPr>
            <w:rStyle w:val="StyleUnderline"/>
            <w:rFonts w:ascii="Roboto" w:hAnsi="Roboto" w:cs="Calibri"/>
            <w:rPrChange w:id="1198" w:author="katie" w:date="2018-07-12T11:37:00Z">
              <w:rPr>
                <w:rFonts w:ascii="Trebuchet MS" w:eastAsia="Times New Roman" w:hAnsi="Trebuchet MS" w:cs="Times New Roman"/>
                <w:color w:val="444444"/>
                <w:sz w:val="24"/>
                <w:szCs w:val="24"/>
              </w:rPr>
            </w:rPrChange>
          </w:rPr>
          <w:t xml:space="preserve">less competitive enterprises in each country have felt increased competition and pressure. In the main, however, NAFTA has produced broad benefits for all three countries while concentrating the pain – and thus handwringing and political wrangling – in a few specific sectors, </w:t>
        </w:r>
        <w:r w:rsidRPr="009A799D">
          <w:rPr>
            <w:rStyle w:val="StyleUnderline"/>
            <w:rFonts w:ascii="Roboto" w:hAnsi="Roboto" w:cs="Calibri"/>
            <w:rPrChange w:id="1199" w:author="katie" w:date="2018-07-12T11:37:00Z">
              <w:rPr>
                <w:rFonts w:ascii="Trebuchet MS" w:eastAsia="Times New Roman" w:hAnsi="Trebuchet MS" w:cs="Times New Roman"/>
                <w:color w:val="444444"/>
                <w:sz w:val="24"/>
                <w:szCs w:val="24"/>
              </w:rPr>
            </w:rPrChange>
          </w:rPr>
          <w:fldChar w:fldCharType="begin"/>
        </w:r>
        <w:r w:rsidRPr="009A799D">
          <w:rPr>
            <w:rStyle w:val="StyleUnderline"/>
            <w:rFonts w:ascii="Roboto" w:hAnsi="Roboto" w:cs="Calibri"/>
            <w:rPrChange w:id="1200" w:author="katie" w:date="2018-07-12T11:37:00Z">
              <w:rPr>
                <w:rFonts w:ascii="Trebuchet MS" w:eastAsia="Times New Roman" w:hAnsi="Trebuchet MS" w:cs="Times New Roman"/>
                <w:color w:val="444444"/>
                <w:sz w:val="24"/>
                <w:szCs w:val="24"/>
              </w:rPr>
            </w:rPrChange>
          </w:rPr>
          <w:instrText xml:space="preserve"> HYPERLINK "http://www.epi.org/blog/naftas-impact-workers/" </w:instrText>
        </w:r>
        <w:r w:rsidRPr="009A799D">
          <w:rPr>
            <w:rStyle w:val="StyleUnderline"/>
            <w:rFonts w:ascii="Roboto" w:hAnsi="Roboto" w:cs="Calibri"/>
            <w:rPrChange w:id="1201" w:author="katie" w:date="2018-07-12T11:37:00Z">
              <w:rPr>
                <w:rFonts w:ascii="Trebuchet MS" w:eastAsia="Times New Roman" w:hAnsi="Trebuchet MS" w:cs="Times New Roman"/>
                <w:color w:val="444444"/>
                <w:sz w:val="24"/>
                <w:szCs w:val="24"/>
              </w:rPr>
            </w:rPrChange>
          </w:rPr>
          <w:fldChar w:fldCharType="separate"/>
        </w:r>
        <w:r w:rsidRPr="009A799D">
          <w:rPr>
            <w:rStyle w:val="StyleUnderline"/>
            <w:rFonts w:ascii="Roboto" w:hAnsi="Roboto" w:cs="Calibri"/>
            <w:rPrChange w:id="1202" w:author="katie" w:date="2018-07-12T11:37:00Z">
              <w:rPr>
                <w:rStyle w:val="Hyperlink"/>
                <w:rFonts w:ascii="Trebuchet MS" w:eastAsiaTheme="majorEastAsia" w:hAnsi="Trebuchet MS" w:cs="Times New Roman"/>
                <w:color w:val="194163"/>
                <w:sz w:val="24"/>
                <w:szCs w:val="24"/>
                <w:bdr w:val="none" w:sz="0" w:space="0" w:color="auto" w:frame="1"/>
              </w:rPr>
            </w:rPrChange>
          </w:rPr>
          <w:t>like US auto workers</w:t>
        </w:r>
        <w:r w:rsidRPr="009A799D">
          <w:rPr>
            <w:rStyle w:val="StyleUnderline"/>
            <w:rFonts w:ascii="Roboto" w:hAnsi="Roboto" w:cs="Calibri"/>
            <w:rPrChange w:id="1203" w:author="katie" w:date="2018-07-12T11:37:00Z">
              <w:rPr>
                <w:rFonts w:ascii="Trebuchet MS" w:eastAsia="Times New Roman" w:hAnsi="Trebuchet MS" w:cs="Times New Roman"/>
                <w:color w:val="444444"/>
                <w:sz w:val="24"/>
                <w:szCs w:val="24"/>
              </w:rPr>
            </w:rPrChange>
          </w:rPr>
          <w:fldChar w:fldCharType="end"/>
        </w:r>
        <w:r w:rsidRPr="009A799D">
          <w:rPr>
            <w:rStyle w:val="StyleUnderline"/>
            <w:rFonts w:ascii="Roboto" w:hAnsi="Roboto" w:cs="Calibri"/>
            <w:rPrChange w:id="1204" w:author="katie" w:date="2018-07-12T11:37:00Z">
              <w:rPr>
                <w:rFonts w:ascii="Trebuchet MS" w:eastAsia="Times New Roman" w:hAnsi="Trebuchet MS" w:cs="Times New Roman"/>
                <w:color w:val="444444"/>
                <w:sz w:val="24"/>
                <w:szCs w:val="24"/>
              </w:rPr>
            </w:rPrChange>
          </w:rPr>
          <w:t xml:space="preserve"> and </w:t>
        </w:r>
        <w:r w:rsidRPr="009A799D">
          <w:rPr>
            <w:rStyle w:val="StyleUnderline"/>
            <w:rFonts w:ascii="Roboto" w:hAnsi="Roboto" w:cs="Calibri"/>
            <w:rPrChange w:id="1205" w:author="katie" w:date="2018-07-12T11:37:00Z">
              <w:rPr>
                <w:rFonts w:ascii="Trebuchet MS" w:eastAsia="Times New Roman" w:hAnsi="Trebuchet MS" w:cs="Times New Roman"/>
                <w:color w:val="444444"/>
                <w:sz w:val="24"/>
                <w:szCs w:val="24"/>
              </w:rPr>
            </w:rPrChange>
          </w:rPr>
          <w:fldChar w:fldCharType="begin"/>
        </w:r>
        <w:r w:rsidRPr="009A799D">
          <w:rPr>
            <w:rStyle w:val="StyleUnderline"/>
            <w:rFonts w:ascii="Roboto" w:hAnsi="Roboto" w:cs="Calibri"/>
            <w:rPrChange w:id="1206" w:author="katie" w:date="2018-07-12T11:37:00Z">
              <w:rPr>
                <w:rFonts w:ascii="Trebuchet MS" w:eastAsia="Times New Roman" w:hAnsi="Trebuchet MS" w:cs="Times New Roman"/>
                <w:color w:val="444444"/>
                <w:sz w:val="24"/>
                <w:szCs w:val="24"/>
              </w:rPr>
            </w:rPrChange>
          </w:rPr>
          <w:instrText xml:space="preserve"> HYPERLINK "http://money.cnn.com/2017/02/09/news/economy/nafta-farming-mexico-us-corn-jobs/index.html" </w:instrText>
        </w:r>
        <w:r w:rsidRPr="009A799D">
          <w:rPr>
            <w:rStyle w:val="StyleUnderline"/>
            <w:rFonts w:ascii="Roboto" w:hAnsi="Roboto" w:cs="Calibri"/>
            <w:rPrChange w:id="1207" w:author="katie" w:date="2018-07-12T11:37:00Z">
              <w:rPr>
                <w:rFonts w:ascii="Trebuchet MS" w:eastAsia="Times New Roman" w:hAnsi="Trebuchet MS" w:cs="Times New Roman"/>
                <w:color w:val="444444"/>
                <w:sz w:val="24"/>
                <w:szCs w:val="24"/>
              </w:rPr>
            </w:rPrChange>
          </w:rPr>
          <w:fldChar w:fldCharType="separate"/>
        </w:r>
        <w:r w:rsidRPr="009A799D">
          <w:rPr>
            <w:rStyle w:val="StyleUnderline"/>
            <w:rFonts w:ascii="Roboto" w:hAnsi="Roboto" w:cs="Calibri"/>
            <w:rPrChange w:id="1208" w:author="katie" w:date="2018-07-12T11:37:00Z">
              <w:rPr>
                <w:rStyle w:val="Hyperlink"/>
                <w:rFonts w:ascii="Trebuchet MS" w:eastAsiaTheme="majorEastAsia" w:hAnsi="Trebuchet MS" w:cs="Times New Roman"/>
                <w:color w:val="194163"/>
                <w:sz w:val="24"/>
                <w:szCs w:val="24"/>
                <w:bdr w:val="none" w:sz="0" w:space="0" w:color="auto" w:frame="1"/>
              </w:rPr>
            </w:rPrChange>
          </w:rPr>
          <w:t>Mexican corn producers</w:t>
        </w:r>
        <w:r w:rsidRPr="009A799D">
          <w:rPr>
            <w:rStyle w:val="StyleUnderline"/>
            <w:rFonts w:ascii="Roboto" w:hAnsi="Roboto" w:cs="Calibri"/>
            <w:rPrChange w:id="1209" w:author="katie" w:date="2018-07-12T11:37:00Z">
              <w:rPr>
                <w:rFonts w:ascii="Trebuchet MS" w:eastAsia="Times New Roman" w:hAnsi="Trebuchet MS" w:cs="Times New Roman"/>
                <w:color w:val="444444"/>
                <w:sz w:val="24"/>
                <w:szCs w:val="24"/>
              </w:rPr>
            </w:rPrChange>
          </w:rPr>
          <w:fldChar w:fldCharType="end"/>
        </w:r>
        <w:r w:rsidRPr="009A799D">
          <w:rPr>
            <w:rFonts w:ascii="Roboto" w:hAnsi="Roboto" w:cs="Calibri"/>
            <w:sz w:val="16"/>
            <w:rPrChange w:id="1210" w:author="katie" w:date="2018-07-12T11:35:00Z">
              <w:rPr>
                <w:rFonts w:ascii="Trebuchet MS" w:eastAsia="Times New Roman" w:hAnsi="Trebuchet MS" w:cs="Times New Roman"/>
                <w:color w:val="444444"/>
                <w:sz w:val="24"/>
                <w:szCs w:val="24"/>
              </w:rPr>
            </w:rPrChange>
          </w:rPr>
          <w:t xml:space="preserve">. That pain is real, but addressing said pain </w:t>
        </w:r>
        <w:r w:rsidRPr="009A799D">
          <w:rPr>
            <w:rFonts w:ascii="Roboto" w:hAnsi="Roboto" w:cs="Calibri"/>
            <w:sz w:val="16"/>
            <w:rPrChange w:id="1211" w:author="katie" w:date="2018-07-12T11:35:00Z">
              <w:rPr>
                <w:rFonts w:ascii="Trebuchet MS" w:eastAsia="Times New Roman" w:hAnsi="Trebuchet MS" w:cs="Times New Roman"/>
                <w:color w:val="444444"/>
                <w:sz w:val="24"/>
                <w:szCs w:val="24"/>
              </w:rPr>
            </w:rPrChange>
          </w:rPr>
          <w:fldChar w:fldCharType="begin"/>
        </w:r>
        <w:r w:rsidRPr="009A799D">
          <w:rPr>
            <w:rFonts w:ascii="Roboto" w:hAnsi="Roboto" w:cs="Calibri"/>
            <w:sz w:val="16"/>
            <w:rPrChange w:id="1212" w:author="katie" w:date="2018-07-12T11:35:00Z">
              <w:rPr>
                <w:rFonts w:ascii="Trebuchet MS" w:eastAsia="Times New Roman" w:hAnsi="Trebuchet MS" w:cs="Times New Roman"/>
                <w:color w:val="444444"/>
                <w:sz w:val="24"/>
                <w:szCs w:val="24"/>
              </w:rPr>
            </w:rPrChange>
          </w:rPr>
          <w:instrText xml:space="preserve"> HYPERLINK "https://scholar.harvard.edu/files/iversen/files/introdyn.pdf" </w:instrText>
        </w:r>
        <w:r w:rsidRPr="009A799D">
          <w:rPr>
            <w:rFonts w:ascii="Roboto" w:hAnsi="Roboto" w:cs="Calibri"/>
            <w:sz w:val="16"/>
            <w:rPrChange w:id="1213" w:author="katie" w:date="2018-07-12T11:35:00Z">
              <w:rPr>
                <w:rFonts w:ascii="Trebuchet MS" w:eastAsia="Times New Roman" w:hAnsi="Trebuchet MS" w:cs="Times New Roman"/>
                <w:color w:val="444444"/>
                <w:sz w:val="24"/>
                <w:szCs w:val="24"/>
              </w:rPr>
            </w:rPrChange>
          </w:rPr>
          <w:fldChar w:fldCharType="separate"/>
        </w:r>
        <w:r w:rsidRPr="009A799D">
          <w:rPr>
            <w:rStyle w:val="Hyperlink"/>
            <w:rFonts w:ascii="Roboto" w:hAnsi="Roboto" w:cs="Calibri"/>
            <w:sz w:val="16"/>
            <w:rPrChange w:id="1214" w:author="katie" w:date="2018-07-12T11:35:00Z">
              <w:rPr>
                <w:rStyle w:val="Hyperlink"/>
                <w:rFonts w:ascii="Trebuchet MS" w:eastAsiaTheme="majorEastAsia" w:hAnsi="Trebuchet MS" w:cs="Times New Roman"/>
                <w:color w:val="194163"/>
                <w:sz w:val="24"/>
                <w:szCs w:val="24"/>
                <w:bdr w:val="none" w:sz="0" w:space="0" w:color="auto" w:frame="1"/>
              </w:rPr>
            </w:rPrChange>
          </w:rPr>
          <w:t>through compensatory economic policies</w:t>
        </w:r>
        <w:r w:rsidRPr="009A799D">
          <w:rPr>
            <w:rFonts w:ascii="Roboto" w:hAnsi="Roboto" w:cs="Calibri"/>
            <w:sz w:val="16"/>
            <w:rPrChange w:id="1215" w:author="katie" w:date="2018-07-12T11:35:00Z">
              <w:rPr>
                <w:rFonts w:ascii="Trebuchet MS" w:eastAsia="Times New Roman" w:hAnsi="Trebuchet MS" w:cs="Times New Roman"/>
                <w:color w:val="444444"/>
                <w:sz w:val="24"/>
                <w:szCs w:val="24"/>
              </w:rPr>
            </w:rPrChange>
          </w:rPr>
          <w:fldChar w:fldCharType="end"/>
        </w:r>
        <w:r w:rsidRPr="009A799D">
          <w:rPr>
            <w:rFonts w:ascii="Roboto" w:hAnsi="Roboto" w:cs="Calibri"/>
            <w:sz w:val="16"/>
            <w:rPrChange w:id="1216" w:author="katie" w:date="2018-07-12T11:35:00Z">
              <w:rPr>
                <w:rFonts w:ascii="Trebuchet MS" w:eastAsia="Times New Roman" w:hAnsi="Trebuchet MS" w:cs="Times New Roman"/>
                <w:color w:val="444444"/>
                <w:sz w:val="24"/>
                <w:szCs w:val="24"/>
              </w:rPr>
            </w:rPrChange>
          </w:rPr>
          <w:t xml:space="preserve"> is more sensible than tossing out the baby with the bathwater. </w:t>
        </w:r>
        <w:r w:rsidRPr="009A799D">
          <w:rPr>
            <w:rStyle w:val="StyleUnderline"/>
            <w:rFonts w:ascii="Roboto" w:hAnsi="Roboto" w:cs="Calibri"/>
            <w:rPrChange w:id="1217" w:author="katie" w:date="2018-07-12T11:37:00Z">
              <w:rPr>
                <w:rFonts w:ascii="Trebuchet MS" w:eastAsia="Times New Roman" w:hAnsi="Trebuchet MS" w:cs="Times New Roman"/>
                <w:color w:val="444444"/>
                <w:sz w:val="24"/>
                <w:szCs w:val="24"/>
              </w:rPr>
            </w:rPrChange>
          </w:rPr>
          <w:t>Walking away from NAFTA would be a terrible idea on purely economic grounds. But its security implications for US-</w:t>
        </w:r>
        <w:r w:rsidRPr="009A799D">
          <w:rPr>
            <w:rStyle w:val="StyleUnderline"/>
            <w:rFonts w:ascii="Roboto" w:hAnsi="Roboto" w:cs="Calibri"/>
            <w:rPrChange w:id="1218" w:author="katie" w:date="2018-07-12T11:37:00Z">
              <w:rPr>
                <w:rStyle w:val="searchword"/>
                <w:rFonts w:ascii="Trebuchet MS" w:eastAsiaTheme="majorEastAsia" w:hAnsi="Trebuchet MS" w:cs="Times New Roman"/>
                <w:color w:val="444444"/>
                <w:sz w:val="24"/>
                <w:szCs w:val="24"/>
                <w:bdr w:val="none" w:sz="0" w:space="0" w:color="auto" w:frame="1"/>
                <w:shd w:val="clear" w:color="auto" w:fill="ADD8E6"/>
              </w:rPr>
            </w:rPrChange>
          </w:rPr>
          <w:t>Mexico</w:t>
        </w:r>
        <w:r w:rsidRPr="009A799D">
          <w:rPr>
            <w:rStyle w:val="StyleUnderline"/>
            <w:rFonts w:ascii="Roboto" w:hAnsi="Roboto" w:cs="Calibri"/>
            <w:rPrChange w:id="1219" w:author="katie" w:date="2018-07-12T11:37:00Z">
              <w:rPr>
                <w:rFonts w:ascii="Trebuchet MS" w:eastAsia="Times New Roman" w:hAnsi="Trebuchet MS" w:cs="Times New Roman"/>
                <w:color w:val="444444"/>
                <w:sz w:val="24"/>
                <w:szCs w:val="24"/>
              </w:rPr>
            </w:rPrChange>
          </w:rPr>
          <w:t xml:space="preserve"> </w:t>
        </w:r>
        <w:r w:rsidRPr="009A799D">
          <w:rPr>
            <w:rStyle w:val="StyleUnderline"/>
            <w:rFonts w:ascii="Roboto" w:hAnsi="Roboto" w:cs="Calibri"/>
            <w:rPrChange w:id="1220" w:author="katie" w:date="2018-07-12T11:37:00Z">
              <w:rPr>
                <w:rStyle w:val="searchword"/>
                <w:rFonts w:ascii="Trebuchet MS" w:eastAsiaTheme="majorEastAsia" w:hAnsi="Trebuchet MS" w:cs="Times New Roman"/>
                <w:color w:val="444444"/>
                <w:sz w:val="24"/>
                <w:szCs w:val="24"/>
                <w:bdr w:val="none" w:sz="0" w:space="0" w:color="auto" w:frame="1"/>
                <w:shd w:val="clear" w:color="auto" w:fill="ADD8E6"/>
              </w:rPr>
            </w:rPrChange>
          </w:rPr>
          <w:t>relations</w:t>
        </w:r>
        <w:r w:rsidRPr="009A799D">
          <w:rPr>
            <w:rStyle w:val="StyleUnderline"/>
            <w:rFonts w:ascii="Roboto" w:hAnsi="Roboto" w:cs="Calibri"/>
            <w:rPrChange w:id="1221" w:author="katie" w:date="2018-07-12T11:37:00Z">
              <w:rPr>
                <w:rFonts w:ascii="Trebuchet MS" w:eastAsia="Times New Roman" w:hAnsi="Trebuchet MS" w:cs="Times New Roman"/>
                <w:color w:val="444444"/>
                <w:sz w:val="24"/>
                <w:szCs w:val="24"/>
              </w:rPr>
            </w:rPrChange>
          </w:rPr>
          <w:t xml:space="preserve"> might be even more worrisome. Broadly, </w:t>
        </w:r>
        <w:r w:rsidRPr="009A799D">
          <w:rPr>
            <w:rStyle w:val="Emphasis"/>
            <w:rPrChange w:id="1222" w:author="katie" w:date="2018-07-12T11:37:00Z">
              <w:rPr>
                <w:rFonts w:ascii="Trebuchet MS" w:eastAsia="Times New Roman" w:hAnsi="Trebuchet MS" w:cs="Times New Roman"/>
                <w:color w:val="444444"/>
                <w:sz w:val="24"/>
                <w:szCs w:val="24"/>
              </w:rPr>
            </w:rPrChange>
          </w:rPr>
          <w:t>NAFTA has contributed to stabilizing the US-</w:t>
        </w:r>
        <w:r w:rsidRPr="009A799D">
          <w:rPr>
            <w:rStyle w:val="Emphasis"/>
            <w:rPrChange w:id="1223" w:author="katie" w:date="2018-07-12T11:37:00Z">
              <w:rPr>
                <w:rStyle w:val="searchword"/>
                <w:rFonts w:ascii="Trebuchet MS" w:eastAsiaTheme="majorEastAsia" w:hAnsi="Trebuchet MS" w:cs="Times New Roman"/>
                <w:color w:val="444444"/>
                <w:sz w:val="24"/>
                <w:szCs w:val="24"/>
                <w:bdr w:val="none" w:sz="0" w:space="0" w:color="auto" w:frame="1"/>
                <w:shd w:val="clear" w:color="auto" w:fill="ADD8E6"/>
              </w:rPr>
            </w:rPrChange>
          </w:rPr>
          <w:t>Mexico</w:t>
        </w:r>
      </w:ins>
      <w:ins w:id="1224" w:author="katie" w:date="2018-07-12T11:37:00Z">
        <w:r w:rsidRPr="009A799D">
          <w:rPr>
            <w:rStyle w:val="Emphasis"/>
            <w:rPrChange w:id="1225" w:author="katie" w:date="2018-07-12T11:37:00Z">
              <w:rPr>
                <w:rStyle w:val="StyleUnderline"/>
                <w:rFonts w:ascii="Times New Roman" w:eastAsia="Times New Roman" w:hAnsi="Times New Roman" w:cs="Times New Roman"/>
                <w:szCs w:val="24"/>
              </w:rPr>
            </w:rPrChange>
          </w:rPr>
          <w:t xml:space="preserve"> </w:t>
        </w:r>
      </w:ins>
      <w:ins w:id="1226" w:author="katie" w:date="2018-07-12T11:35:00Z">
        <w:r w:rsidRPr="009A799D">
          <w:rPr>
            <w:rStyle w:val="Emphasis"/>
            <w:rPrChange w:id="1227" w:author="katie" w:date="2018-07-12T11:37:00Z">
              <w:rPr>
                <w:rStyle w:val="searchword"/>
                <w:rFonts w:ascii="Trebuchet MS" w:eastAsiaTheme="majorEastAsia" w:hAnsi="Trebuchet MS" w:cs="Times New Roman"/>
                <w:color w:val="444444"/>
                <w:sz w:val="24"/>
                <w:szCs w:val="24"/>
                <w:bdr w:val="none" w:sz="0" w:space="0" w:color="auto" w:frame="1"/>
                <w:shd w:val="clear" w:color="auto" w:fill="ADD8E6"/>
              </w:rPr>
            </w:rPrChange>
          </w:rPr>
          <w:t>relations</w:t>
        </w:r>
        <w:r w:rsidRPr="009A799D">
          <w:rPr>
            <w:rStyle w:val="Emphasis"/>
            <w:rPrChange w:id="1228" w:author="katie" w:date="2018-07-12T11:37:00Z">
              <w:rPr>
                <w:rFonts w:ascii="Trebuchet MS" w:eastAsia="Times New Roman" w:hAnsi="Trebuchet MS" w:cs="Times New Roman"/>
                <w:color w:val="444444"/>
                <w:sz w:val="24"/>
                <w:szCs w:val="24"/>
              </w:rPr>
            </w:rPrChange>
          </w:rPr>
          <w:t>hip</w:t>
        </w:r>
        <w:r w:rsidRPr="009A799D">
          <w:rPr>
            <w:rFonts w:ascii="Roboto" w:hAnsi="Roboto" w:cs="Calibri"/>
            <w:sz w:val="16"/>
            <w:rPrChange w:id="1229" w:author="katie" w:date="2018-07-12T11:35:00Z">
              <w:rPr>
                <w:rFonts w:ascii="Trebuchet MS" w:eastAsia="Times New Roman" w:hAnsi="Trebuchet MS" w:cs="Times New Roman"/>
                <w:color w:val="444444"/>
                <w:sz w:val="24"/>
                <w:szCs w:val="24"/>
              </w:rPr>
            </w:rPrChange>
          </w:rPr>
          <w:t xml:space="preserve">, historically one of the more fraught in the Americas. </w:t>
        </w:r>
        <w:r w:rsidRPr="009A799D">
          <w:rPr>
            <w:rStyle w:val="Emphasis"/>
            <w:rPrChange w:id="1230" w:author="katie" w:date="2018-07-12T11:38:00Z">
              <w:rPr>
                <w:rFonts w:ascii="Trebuchet MS" w:eastAsia="Times New Roman" w:hAnsi="Trebuchet MS" w:cs="Times New Roman"/>
                <w:color w:val="444444"/>
                <w:sz w:val="24"/>
                <w:szCs w:val="24"/>
              </w:rPr>
            </w:rPrChange>
          </w:rPr>
          <w:t>NAFTA has increased US-</w:t>
        </w:r>
        <w:r w:rsidRPr="009A799D">
          <w:rPr>
            <w:rStyle w:val="Emphasis"/>
            <w:rPrChange w:id="1231" w:author="katie" w:date="2018-07-12T11:38:00Z">
              <w:rPr>
                <w:rStyle w:val="searchword"/>
                <w:rFonts w:ascii="Trebuchet MS" w:eastAsiaTheme="majorEastAsia" w:hAnsi="Trebuchet MS" w:cs="Times New Roman"/>
                <w:color w:val="444444"/>
                <w:sz w:val="24"/>
                <w:szCs w:val="24"/>
                <w:bdr w:val="none" w:sz="0" w:space="0" w:color="auto" w:frame="1"/>
                <w:shd w:val="clear" w:color="auto" w:fill="ADD8E6"/>
              </w:rPr>
            </w:rPrChange>
          </w:rPr>
          <w:t>Mexico</w:t>
        </w:r>
        <w:r w:rsidRPr="009A799D">
          <w:rPr>
            <w:rStyle w:val="Emphasis"/>
            <w:rPrChange w:id="1232" w:author="katie" w:date="2018-07-12T11:38:00Z">
              <w:rPr>
                <w:rFonts w:ascii="Trebuchet MS" w:eastAsia="Times New Roman" w:hAnsi="Trebuchet MS" w:cs="Times New Roman"/>
                <w:color w:val="444444"/>
                <w:sz w:val="24"/>
                <w:szCs w:val="24"/>
              </w:rPr>
            </w:rPrChange>
          </w:rPr>
          <w:t xml:space="preserve"> cooperation along the border and reduced incentives for undocumented </w:t>
        </w:r>
        <w:r w:rsidRPr="009A799D">
          <w:rPr>
            <w:rStyle w:val="Emphasis"/>
            <w:rPrChange w:id="1233" w:author="katie" w:date="2018-07-12T11:38:00Z">
              <w:rPr>
                <w:rStyle w:val="searchword"/>
                <w:rFonts w:ascii="Trebuchet MS" w:eastAsiaTheme="majorEastAsia" w:hAnsi="Trebuchet MS" w:cs="Times New Roman"/>
                <w:color w:val="444444"/>
                <w:sz w:val="24"/>
                <w:szCs w:val="24"/>
                <w:bdr w:val="none" w:sz="0" w:space="0" w:color="auto" w:frame="1"/>
                <w:shd w:val="clear" w:color="auto" w:fill="ADD8E6"/>
              </w:rPr>
            </w:rPrChange>
          </w:rPr>
          <w:t>immigration</w:t>
        </w:r>
        <w:r w:rsidRPr="009A799D">
          <w:rPr>
            <w:rFonts w:ascii="Roboto" w:hAnsi="Roboto" w:cs="Calibri"/>
            <w:sz w:val="16"/>
            <w:rPrChange w:id="1234" w:author="katie" w:date="2018-07-12T11:35:00Z">
              <w:rPr>
                <w:rFonts w:ascii="Trebuchet MS" w:eastAsia="Times New Roman" w:hAnsi="Trebuchet MS" w:cs="Times New Roman"/>
                <w:color w:val="444444"/>
                <w:sz w:val="24"/>
                <w:szCs w:val="24"/>
              </w:rPr>
            </w:rPrChange>
          </w:rPr>
          <w:t xml:space="preserve">. Undoing </w:t>
        </w:r>
        <w:r w:rsidRPr="009A799D">
          <w:rPr>
            <w:rStyle w:val="StyleUnderline"/>
            <w:rFonts w:ascii="Roboto" w:hAnsi="Roboto" w:cs="Calibri"/>
            <w:rPrChange w:id="1235" w:author="katie" w:date="2018-07-12T11:38:00Z">
              <w:rPr>
                <w:rFonts w:ascii="Trebuchet MS" w:eastAsia="Times New Roman" w:hAnsi="Trebuchet MS" w:cs="Times New Roman"/>
                <w:color w:val="444444"/>
                <w:sz w:val="24"/>
                <w:szCs w:val="24"/>
              </w:rPr>
            </w:rPrChange>
          </w:rPr>
          <w:t xml:space="preserve">NAFTA thus hazards less cooperation in cross-border law enforcement, may spur undocumented </w:t>
        </w:r>
        <w:r w:rsidRPr="009A799D">
          <w:rPr>
            <w:rStyle w:val="StyleUnderline"/>
            <w:rFonts w:ascii="Roboto" w:hAnsi="Roboto" w:cs="Calibri"/>
            <w:rPrChange w:id="1236" w:author="katie" w:date="2018-07-12T11:38:00Z">
              <w:rPr>
                <w:rStyle w:val="searchword"/>
                <w:rFonts w:ascii="Trebuchet MS" w:eastAsiaTheme="majorEastAsia" w:hAnsi="Trebuchet MS" w:cs="Times New Roman"/>
                <w:color w:val="444444"/>
                <w:sz w:val="24"/>
                <w:szCs w:val="24"/>
                <w:bdr w:val="none" w:sz="0" w:space="0" w:color="auto" w:frame="1"/>
                <w:shd w:val="clear" w:color="auto" w:fill="ADD8E6"/>
              </w:rPr>
            </w:rPrChange>
          </w:rPr>
          <w:t>immigration</w:t>
        </w:r>
        <w:r w:rsidRPr="009A799D">
          <w:rPr>
            <w:rStyle w:val="StyleUnderline"/>
            <w:rFonts w:ascii="Roboto" w:hAnsi="Roboto" w:cs="Calibri"/>
            <w:rPrChange w:id="1237" w:author="katie" w:date="2018-07-12T11:38:00Z">
              <w:rPr>
                <w:rFonts w:ascii="Trebuchet MS" w:eastAsia="Times New Roman" w:hAnsi="Trebuchet MS" w:cs="Times New Roman"/>
                <w:color w:val="444444"/>
                <w:sz w:val="24"/>
                <w:szCs w:val="24"/>
              </w:rPr>
            </w:rPrChange>
          </w:rPr>
          <w:t>, and may renew diplomatic tensions between the two countries</w:t>
        </w:r>
        <w:r w:rsidRPr="009A799D">
          <w:rPr>
            <w:rFonts w:ascii="Roboto" w:hAnsi="Roboto" w:cs="Calibri"/>
            <w:sz w:val="16"/>
            <w:rPrChange w:id="1238" w:author="katie" w:date="2018-07-12T11:35:00Z">
              <w:rPr>
                <w:rFonts w:ascii="Trebuchet MS" w:eastAsia="Times New Roman" w:hAnsi="Trebuchet MS" w:cs="Times New Roman"/>
                <w:color w:val="444444"/>
                <w:sz w:val="24"/>
                <w:szCs w:val="24"/>
              </w:rPr>
            </w:rPrChange>
          </w:rPr>
          <w:t xml:space="preserve">. First, the big picture. </w:t>
        </w:r>
        <w:r w:rsidRPr="009A799D">
          <w:rPr>
            <w:rStyle w:val="StyleUnderline"/>
            <w:rFonts w:ascii="Roboto" w:hAnsi="Roboto" w:cs="Calibri"/>
            <w:rPrChange w:id="1239" w:author="katie" w:date="2018-07-12T11:38:00Z">
              <w:rPr>
                <w:rFonts w:ascii="Trebuchet MS" w:eastAsia="Times New Roman" w:hAnsi="Trebuchet MS" w:cs="Times New Roman"/>
                <w:color w:val="444444"/>
                <w:sz w:val="24"/>
                <w:szCs w:val="24"/>
              </w:rPr>
            </w:rPrChange>
          </w:rPr>
          <w:t>US-</w:t>
        </w:r>
        <w:r w:rsidRPr="009A799D">
          <w:rPr>
            <w:rStyle w:val="StyleUnderline"/>
            <w:rFonts w:ascii="Roboto" w:hAnsi="Roboto" w:cs="Calibri"/>
            <w:rPrChange w:id="1240" w:author="katie" w:date="2018-07-12T11:38:00Z">
              <w:rPr>
                <w:rStyle w:val="searchword"/>
                <w:rFonts w:ascii="Trebuchet MS" w:eastAsiaTheme="majorEastAsia" w:hAnsi="Trebuchet MS" w:cs="Times New Roman"/>
                <w:color w:val="444444"/>
                <w:sz w:val="24"/>
                <w:szCs w:val="24"/>
                <w:bdr w:val="none" w:sz="0" w:space="0" w:color="auto" w:frame="1"/>
                <w:shd w:val="clear" w:color="auto" w:fill="ADD8E6"/>
              </w:rPr>
            </w:rPrChange>
          </w:rPr>
          <w:t>Mexico</w:t>
        </w:r>
        <w:r w:rsidRPr="009A799D">
          <w:rPr>
            <w:rStyle w:val="StyleUnderline"/>
            <w:rFonts w:ascii="Roboto" w:hAnsi="Roboto" w:cs="Calibri"/>
            <w:rPrChange w:id="1241" w:author="katie" w:date="2018-07-12T11:38:00Z">
              <w:rPr>
                <w:rFonts w:ascii="Trebuchet MS" w:eastAsia="Times New Roman" w:hAnsi="Trebuchet MS" w:cs="Times New Roman"/>
                <w:color w:val="444444"/>
                <w:sz w:val="24"/>
                <w:szCs w:val="24"/>
              </w:rPr>
            </w:rPrChange>
          </w:rPr>
          <w:t xml:space="preserve"> </w:t>
        </w:r>
        <w:r w:rsidRPr="009A799D">
          <w:rPr>
            <w:rStyle w:val="StyleUnderline"/>
            <w:rFonts w:ascii="Roboto" w:hAnsi="Roboto" w:cs="Calibri"/>
            <w:rPrChange w:id="1242" w:author="katie" w:date="2018-07-12T11:38:00Z">
              <w:rPr>
                <w:rStyle w:val="searchword"/>
                <w:rFonts w:ascii="Trebuchet MS" w:eastAsiaTheme="majorEastAsia" w:hAnsi="Trebuchet MS" w:cs="Times New Roman"/>
                <w:color w:val="444444"/>
                <w:sz w:val="24"/>
                <w:szCs w:val="24"/>
                <w:bdr w:val="none" w:sz="0" w:space="0" w:color="auto" w:frame="1"/>
                <w:shd w:val="clear" w:color="auto" w:fill="ADD8E6"/>
              </w:rPr>
            </w:rPrChange>
          </w:rPr>
          <w:t>relations</w:t>
        </w:r>
        <w:r w:rsidRPr="009A799D">
          <w:rPr>
            <w:rStyle w:val="StyleUnderline"/>
            <w:rFonts w:ascii="Roboto" w:hAnsi="Roboto" w:cs="Calibri"/>
            <w:rPrChange w:id="1243" w:author="katie" w:date="2018-07-12T11:38:00Z">
              <w:rPr>
                <w:rFonts w:ascii="Trebuchet MS" w:eastAsia="Times New Roman" w:hAnsi="Trebuchet MS" w:cs="Times New Roman"/>
                <w:color w:val="444444"/>
                <w:sz w:val="24"/>
                <w:szCs w:val="24"/>
              </w:rPr>
            </w:rPrChange>
          </w:rPr>
          <w:t xml:space="preserve"> have often been troubled due to the former’s territorial ambitions and the latter’s economic dependence on its larger northern neighbor</w:t>
        </w:r>
        <w:r w:rsidRPr="009A799D">
          <w:rPr>
            <w:rFonts w:ascii="Roboto" w:hAnsi="Roboto" w:cs="Calibri"/>
            <w:sz w:val="16"/>
            <w:rPrChange w:id="1244" w:author="katie" w:date="2018-07-12T11:35:00Z">
              <w:rPr>
                <w:rFonts w:ascii="Trebuchet MS" w:eastAsia="Times New Roman" w:hAnsi="Trebuchet MS" w:cs="Times New Roman"/>
                <w:color w:val="444444"/>
                <w:sz w:val="24"/>
                <w:szCs w:val="24"/>
              </w:rPr>
            </w:rPrChange>
          </w:rPr>
          <w:t xml:space="preserve">. </w:t>
        </w:r>
        <w:r w:rsidRPr="009A799D">
          <w:rPr>
            <w:rFonts w:ascii="Roboto" w:hAnsi="Roboto" w:cs="Calibri"/>
            <w:sz w:val="16"/>
            <w:lang w:val="es-ES"/>
            <w:rPrChange w:id="1245" w:author="katie" w:date="2018-07-14T09:18:00Z">
              <w:rPr>
                <w:rFonts w:ascii="Trebuchet MS" w:eastAsia="Times New Roman" w:hAnsi="Trebuchet MS" w:cs="Times New Roman"/>
                <w:color w:val="444444"/>
                <w:sz w:val="24"/>
                <w:szCs w:val="24"/>
              </w:rPr>
            </w:rPrChange>
          </w:rPr>
          <w:t>As former Mexican president Porfirio Diaz noted, “</w:t>
        </w:r>
        <w:r w:rsidRPr="009A799D">
          <w:rPr>
            <w:rFonts w:ascii="Roboto" w:hAnsi="Roboto"/>
            <w:sz w:val="16"/>
            <w:lang w:val="es-ES"/>
            <w:rPrChange w:id="1246" w:author="katie" w:date="2018-07-14T09:18:00Z">
              <w:rPr>
                <w:rStyle w:val="Emphasis"/>
                <w:rFonts w:ascii="Trebuchet MS" w:eastAsia="Times New Roman" w:hAnsi="Trebuchet MS"/>
                <w:color w:val="444444"/>
                <w:szCs w:val="24"/>
                <w:bdr w:val="none" w:sz="0" w:space="0" w:color="auto" w:frame="1"/>
              </w:rPr>
            </w:rPrChange>
          </w:rPr>
          <w:t>Pobre</w:t>
        </w:r>
        <w:r w:rsidRPr="009A799D">
          <w:rPr>
            <w:rFonts w:ascii="Roboto" w:hAnsi="Roboto"/>
            <w:sz w:val="16"/>
            <w:rPrChange w:id="1247" w:author="katie" w:date="2018-07-14T09:18:00Z">
              <w:rPr>
                <w:rStyle w:val="Emphasis"/>
                <w:rFonts w:ascii="Trebuchet MS" w:eastAsia="Times New Roman" w:hAnsi="Trebuchet MS"/>
                <w:color w:val="444444"/>
                <w:szCs w:val="24"/>
                <w:bdr w:val="none" w:sz="0" w:space="0" w:color="auto" w:frame="1"/>
                <w:lang w:val="es-ES"/>
              </w:rPr>
            </w:rPrChange>
          </w:rPr>
          <w:t xml:space="preserve"> </w:t>
        </w:r>
        <w:r w:rsidRPr="009A799D">
          <w:rPr>
            <w:rFonts w:ascii="Roboto" w:hAnsi="Roboto" w:cs="Calibri"/>
            <w:sz w:val="16"/>
            <w:lang w:val="es-ES"/>
            <w:rPrChange w:id="1248" w:author="katie" w:date="2018-07-14T09:18:00Z">
              <w:rPr>
                <w:rStyle w:val="searchword"/>
                <w:rFonts w:ascii="Trebuchet MS" w:eastAsiaTheme="majorEastAsia" w:hAnsi="Trebuchet MS" w:cs="Times New Roman"/>
                <w:i/>
                <w:iCs/>
                <w:color w:val="444444"/>
                <w:sz w:val="24"/>
                <w:szCs w:val="24"/>
                <w:bdr w:val="none" w:sz="0" w:space="0" w:color="auto" w:frame="1"/>
                <w:shd w:val="clear" w:color="auto" w:fill="ADD8E6"/>
              </w:rPr>
            </w:rPrChange>
          </w:rPr>
          <w:t>México</w:t>
        </w:r>
        <w:r w:rsidRPr="009A799D">
          <w:rPr>
            <w:rFonts w:ascii="Roboto" w:hAnsi="Roboto"/>
            <w:sz w:val="16"/>
            <w:lang w:val="es-ES"/>
            <w:rPrChange w:id="1249" w:author="katie" w:date="2018-07-14T09:18:00Z">
              <w:rPr>
                <w:rStyle w:val="Emphasis"/>
                <w:rFonts w:ascii="Trebuchet MS" w:eastAsia="Times New Roman" w:hAnsi="Trebuchet MS"/>
                <w:color w:val="444444"/>
                <w:szCs w:val="24"/>
                <w:bdr w:val="none" w:sz="0" w:space="0" w:color="auto" w:frame="1"/>
              </w:rPr>
            </w:rPrChange>
          </w:rPr>
          <w:t>, tan lejos de Dios y tan cerca de los Estados Unidos</w:t>
        </w:r>
        <w:r w:rsidRPr="009A799D">
          <w:rPr>
            <w:rFonts w:ascii="Roboto" w:hAnsi="Roboto" w:cs="Calibri"/>
            <w:sz w:val="16"/>
            <w:lang w:val="es-ES"/>
            <w:rPrChange w:id="1250" w:author="katie" w:date="2018-07-14T09:18:00Z">
              <w:rPr>
                <w:rFonts w:ascii="Trebuchet MS" w:eastAsia="Times New Roman" w:hAnsi="Trebuchet MS" w:cs="Times New Roman"/>
                <w:color w:val="444444"/>
                <w:sz w:val="24"/>
                <w:szCs w:val="24"/>
              </w:rPr>
            </w:rPrChange>
          </w:rPr>
          <w:t xml:space="preserve">” (“Poor </w:t>
        </w:r>
        <w:r w:rsidRPr="009A799D">
          <w:rPr>
            <w:rFonts w:ascii="Roboto" w:hAnsi="Roboto" w:cs="Calibri"/>
            <w:sz w:val="16"/>
            <w:lang w:val="es-ES"/>
            <w:rPrChange w:id="1251" w:author="katie" w:date="2018-07-14T09:18:00Z">
              <w:rPr>
                <w:rStyle w:val="searchword"/>
                <w:rFonts w:ascii="Trebuchet MS" w:eastAsiaTheme="majorEastAsia" w:hAnsi="Trebuchet MS" w:cs="Times New Roman"/>
                <w:color w:val="444444"/>
                <w:sz w:val="24"/>
                <w:szCs w:val="24"/>
                <w:bdr w:val="none" w:sz="0" w:space="0" w:color="auto" w:frame="1"/>
                <w:shd w:val="clear" w:color="auto" w:fill="ADD8E6"/>
              </w:rPr>
            </w:rPrChange>
          </w:rPr>
          <w:t>Mexico</w:t>
        </w:r>
        <w:r w:rsidRPr="009A799D">
          <w:rPr>
            <w:rFonts w:ascii="Roboto" w:hAnsi="Roboto" w:cs="Calibri"/>
            <w:sz w:val="16"/>
            <w:lang w:val="es-ES"/>
            <w:rPrChange w:id="1252" w:author="katie" w:date="2018-07-14T09:18:00Z">
              <w:rPr>
                <w:rFonts w:ascii="Trebuchet MS" w:eastAsia="Times New Roman" w:hAnsi="Trebuchet MS" w:cs="Times New Roman"/>
                <w:color w:val="444444"/>
                <w:sz w:val="24"/>
                <w:szCs w:val="24"/>
              </w:rPr>
            </w:rPrChange>
          </w:rPr>
          <w:t>, so far from God and so close to the United States”).</w:t>
        </w:r>
        <w:r w:rsidRPr="009A799D">
          <w:rPr>
            <w:rFonts w:ascii="Roboto" w:hAnsi="Roboto" w:cs="Calibri"/>
            <w:sz w:val="16"/>
            <w:lang w:val="es-ES"/>
            <w:rPrChange w:id="1253" w:author="katie" w:date="2018-07-14T09:18:00Z">
              <w:rPr>
                <w:rFonts w:ascii="Trebuchet MS" w:eastAsia="Times New Roman" w:hAnsi="Trebuchet MS" w:cs="Times New Roman"/>
                <w:color w:val="444444"/>
                <w:sz w:val="24"/>
                <w:szCs w:val="24"/>
                <w:lang w:val="es-ES"/>
              </w:rPr>
            </w:rPrChange>
          </w:rPr>
          <w:t xml:space="preserve"> </w:t>
        </w:r>
        <w:r w:rsidRPr="009A799D">
          <w:rPr>
            <w:rFonts w:ascii="Roboto" w:hAnsi="Roboto" w:cs="Calibri"/>
            <w:sz w:val="16"/>
            <w:rPrChange w:id="1254" w:author="katie" w:date="2018-07-12T11:35:00Z">
              <w:rPr>
                <w:rStyle w:val="searchword"/>
                <w:rFonts w:ascii="Trebuchet MS" w:eastAsiaTheme="majorEastAsia" w:hAnsi="Trebuchet MS" w:cs="Times New Roman"/>
                <w:color w:val="444444"/>
                <w:sz w:val="24"/>
                <w:szCs w:val="24"/>
                <w:bdr w:val="none" w:sz="0" w:space="0" w:color="auto" w:frame="1"/>
                <w:shd w:val="clear" w:color="auto" w:fill="ADD8E6"/>
              </w:rPr>
            </w:rPrChange>
          </w:rPr>
          <w:t>Mexico</w:t>
        </w:r>
        <w:r w:rsidRPr="009A799D">
          <w:rPr>
            <w:rFonts w:ascii="Roboto" w:hAnsi="Roboto" w:cs="Calibri"/>
            <w:sz w:val="16"/>
            <w:rPrChange w:id="1255" w:author="katie" w:date="2018-07-12T11:35:00Z">
              <w:rPr>
                <w:rFonts w:ascii="Trebuchet MS" w:eastAsia="Times New Roman" w:hAnsi="Trebuchet MS" w:cs="Times New Roman"/>
                <w:color w:val="444444"/>
                <w:sz w:val="24"/>
                <w:szCs w:val="24"/>
              </w:rPr>
            </w:rPrChange>
          </w:rPr>
          <w:t xml:space="preserve"> </w:t>
        </w:r>
        <w:r w:rsidRPr="009A799D">
          <w:rPr>
            <w:rFonts w:ascii="Roboto" w:hAnsi="Roboto" w:cs="Calibri"/>
            <w:sz w:val="16"/>
            <w:rPrChange w:id="1256" w:author="katie" w:date="2018-07-12T11:35:00Z">
              <w:rPr>
                <w:rFonts w:ascii="Trebuchet MS" w:eastAsia="Times New Roman" w:hAnsi="Trebuchet MS" w:cs="Times New Roman"/>
                <w:color w:val="444444"/>
                <w:sz w:val="24"/>
                <w:szCs w:val="24"/>
              </w:rPr>
            </w:rPrChange>
          </w:rPr>
          <w:fldChar w:fldCharType="begin"/>
        </w:r>
        <w:r w:rsidRPr="009A799D">
          <w:rPr>
            <w:rFonts w:ascii="Roboto" w:hAnsi="Roboto" w:cs="Calibri"/>
            <w:sz w:val="16"/>
            <w:rPrChange w:id="1257" w:author="katie" w:date="2018-07-12T11:35:00Z">
              <w:rPr>
                <w:rFonts w:ascii="Trebuchet MS" w:eastAsia="Times New Roman" w:hAnsi="Trebuchet MS" w:cs="Times New Roman"/>
                <w:color w:val="444444"/>
                <w:sz w:val="24"/>
                <w:szCs w:val="24"/>
              </w:rPr>
            </w:rPrChange>
          </w:rPr>
          <w:instrText xml:space="preserve"> HYPERLINK "https://en.wikipedia.org/wiki/Mexican%E2%80%93American_War" </w:instrText>
        </w:r>
        <w:r w:rsidRPr="009A799D">
          <w:rPr>
            <w:rFonts w:ascii="Roboto" w:hAnsi="Roboto" w:cs="Calibri"/>
            <w:sz w:val="16"/>
            <w:rPrChange w:id="1258" w:author="katie" w:date="2018-07-12T11:35:00Z">
              <w:rPr>
                <w:rFonts w:ascii="Trebuchet MS" w:eastAsia="Times New Roman" w:hAnsi="Trebuchet MS" w:cs="Times New Roman"/>
                <w:color w:val="444444"/>
                <w:sz w:val="24"/>
                <w:szCs w:val="24"/>
              </w:rPr>
            </w:rPrChange>
          </w:rPr>
          <w:fldChar w:fldCharType="separate"/>
        </w:r>
        <w:r w:rsidRPr="009A799D">
          <w:rPr>
            <w:rStyle w:val="Hyperlink"/>
            <w:rFonts w:ascii="Roboto" w:hAnsi="Roboto" w:cs="Calibri"/>
            <w:sz w:val="16"/>
            <w:rPrChange w:id="1259" w:author="katie" w:date="2018-07-12T11:35:00Z">
              <w:rPr>
                <w:rStyle w:val="Hyperlink"/>
                <w:rFonts w:ascii="Trebuchet MS" w:eastAsiaTheme="majorEastAsia" w:hAnsi="Trebuchet MS" w:cs="Times New Roman"/>
                <w:color w:val="194163"/>
                <w:sz w:val="24"/>
                <w:szCs w:val="24"/>
                <w:bdr w:val="none" w:sz="0" w:space="0" w:color="auto" w:frame="1"/>
              </w:rPr>
            </w:rPrChange>
          </w:rPr>
          <w:t>lost half its territory</w:t>
        </w:r>
        <w:r w:rsidRPr="009A799D">
          <w:rPr>
            <w:rFonts w:ascii="Roboto" w:hAnsi="Roboto" w:cs="Calibri"/>
            <w:sz w:val="16"/>
            <w:rPrChange w:id="1260" w:author="katie" w:date="2018-07-12T11:35:00Z">
              <w:rPr>
                <w:rFonts w:ascii="Trebuchet MS" w:eastAsia="Times New Roman" w:hAnsi="Trebuchet MS" w:cs="Times New Roman"/>
                <w:color w:val="444444"/>
                <w:sz w:val="24"/>
                <w:szCs w:val="24"/>
              </w:rPr>
            </w:rPrChange>
          </w:rPr>
          <w:fldChar w:fldCharType="end"/>
        </w:r>
        <w:r w:rsidRPr="009A799D">
          <w:rPr>
            <w:rFonts w:ascii="Roboto" w:hAnsi="Roboto" w:cs="Calibri"/>
            <w:sz w:val="16"/>
            <w:rPrChange w:id="1261" w:author="katie" w:date="2018-07-12T11:35:00Z">
              <w:rPr>
                <w:rFonts w:ascii="Trebuchet MS" w:eastAsia="Times New Roman" w:hAnsi="Trebuchet MS" w:cs="Times New Roman"/>
                <w:color w:val="444444"/>
                <w:sz w:val="24"/>
                <w:szCs w:val="24"/>
              </w:rPr>
            </w:rPrChange>
          </w:rPr>
          <w:t xml:space="preserve"> to its northern neighbor in the 19</w:t>
        </w:r>
        <w:r w:rsidRPr="009A799D">
          <w:rPr>
            <w:rFonts w:ascii="Roboto" w:hAnsi="Roboto" w:cs="Calibri"/>
            <w:sz w:val="16"/>
            <w:rPrChange w:id="1262" w:author="katie" w:date="2018-07-12T11:35:00Z">
              <w:rPr>
                <w:rFonts w:ascii="Trebuchet MS" w:eastAsia="Times New Roman" w:hAnsi="Trebuchet MS" w:cs="Times New Roman"/>
                <w:color w:val="444444"/>
                <w:sz w:val="18"/>
                <w:szCs w:val="18"/>
                <w:bdr w:val="none" w:sz="0" w:space="0" w:color="auto" w:frame="1"/>
                <w:vertAlign w:val="superscript"/>
              </w:rPr>
            </w:rPrChange>
          </w:rPr>
          <w:t>th</w:t>
        </w:r>
        <w:r w:rsidRPr="009A799D">
          <w:rPr>
            <w:rFonts w:ascii="Roboto" w:hAnsi="Roboto" w:cs="Calibri"/>
            <w:sz w:val="16"/>
            <w:rPrChange w:id="1263" w:author="katie" w:date="2018-07-12T11:35:00Z">
              <w:rPr>
                <w:rFonts w:ascii="Trebuchet MS" w:eastAsia="Times New Roman" w:hAnsi="Trebuchet MS" w:cs="Times New Roman"/>
                <w:color w:val="444444"/>
                <w:sz w:val="24"/>
                <w:szCs w:val="24"/>
              </w:rPr>
            </w:rPrChange>
          </w:rPr>
          <w:t xml:space="preserve"> century. The United States invaded </w:t>
        </w:r>
        <w:r w:rsidRPr="009A799D">
          <w:rPr>
            <w:rFonts w:ascii="Roboto" w:hAnsi="Roboto" w:cs="Calibri"/>
            <w:sz w:val="16"/>
            <w:rPrChange w:id="1264" w:author="katie" w:date="2018-07-12T11:35:00Z">
              <w:rPr>
                <w:rStyle w:val="searchword"/>
                <w:rFonts w:ascii="Trebuchet MS" w:eastAsiaTheme="majorEastAsia" w:hAnsi="Trebuchet MS" w:cs="Times New Roman"/>
                <w:color w:val="444444"/>
                <w:sz w:val="24"/>
                <w:szCs w:val="24"/>
                <w:bdr w:val="none" w:sz="0" w:space="0" w:color="auto" w:frame="1"/>
                <w:shd w:val="clear" w:color="auto" w:fill="ADD8E6"/>
              </w:rPr>
            </w:rPrChange>
          </w:rPr>
          <w:t>Mexico</w:t>
        </w:r>
        <w:r w:rsidRPr="009A799D">
          <w:rPr>
            <w:rFonts w:ascii="Roboto" w:hAnsi="Roboto" w:cs="Calibri"/>
            <w:sz w:val="16"/>
            <w:rPrChange w:id="1265" w:author="katie" w:date="2018-07-12T11:35:00Z">
              <w:rPr>
                <w:rFonts w:ascii="Trebuchet MS" w:eastAsia="Times New Roman" w:hAnsi="Trebuchet MS" w:cs="Times New Roman"/>
                <w:color w:val="444444"/>
                <w:sz w:val="24"/>
                <w:szCs w:val="24"/>
              </w:rPr>
            </w:rPrChange>
          </w:rPr>
          <w:t xml:space="preserve"> by </w:t>
        </w:r>
        <w:r w:rsidRPr="009A799D">
          <w:rPr>
            <w:rFonts w:ascii="Roboto" w:hAnsi="Roboto" w:cs="Calibri"/>
            <w:sz w:val="16"/>
            <w:rPrChange w:id="1266" w:author="katie" w:date="2018-07-12T11:35:00Z">
              <w:rPr>
                <w:rFonts w:ascii="Trebuchet MS" w:eastAsia="Times New Roman" w:hAnsi="Trebuchet MS" w:cs="Times New Roman"/>
                <w:color w:val="444444"/>
                <w:sz w:val="24"/>
                <w:szCs w:val="24"/>
              </w:rPr>
            </w:rPrChange>
          </w:rPr>
          <w:fldChar w:fldCharType="begin"/>
        </w:r>
        <w:r w:rsidRPr="009A799D">
          <w:rPr>
            <w:rFonts w:ascii="Roboto" w:hAnsi="Roboto" w:cs="Calibri"/>
            <w:sz w:val="16"/>
            <w:rPrChange w:id="1267" w:author="katie" w:date="2018-07-12T11:35:00Z">
              <w:rPr>
                <w:rFonts w:ascii="Trebuchet MS" w:eastAsia="Times New Roman" w:hAnsi="Trebuchet MS" w:cs="Times New Roman"/>
                <w:color w:val="444444"/>
                <w:sz w:val="24"/>
                <w:szCs w:val="24"/>
              </w:rPr>
            </w:rPrChange>
          </w:rPr>
          <w:instrText xml:space="preserve"> HYPERLINK "https://en.wikipedia.org/wiki/Pancho_Villa_Expedition" </w:instrText>
        </w:r>
        <w:r w:rsidRPr="009A799D">
          <w:rPr>
            <w:rFonts w:ascii="Roboto" w:hAnsi="Roboto" w:cs="Calibri"/>
            <w:sz w:val="16"/>
            <w:rPrChange w:id="1268" w:author="katie" w:date="2018-07-12T11:35:00Z">
              <w:rPr>
                <w:rFonts w:ascii="Trebuchet MS" w:eastAsia="Times New Roman" w:hAnsi="Trebuchet MS" w:cs="Times New Roman"/>
                <w:color w:val="444444"/>
                <w:sz w:val="24"/>
                <w:szCs w:val="24"/>
              </w:rPr>
            </w:rPrChange>
          </w:rPr>
          <w:fldChar w:fldCharType="separate"/>
        </w:r>
        <w:r w:rsidRPr="009A799D">
          <w:rPr>
            <w:rStyle w:val="Hyperlink"/>
            <w:rFonts w:ascii="Roboto" w:hAnsi="Roboto" w:cs="Calibri"/>
            <w:sz w:val="16"/>
            <w:rPrChange w:id="1269" w:author="katie" w:date="2018-07-12T11:35:00Z">
              <w:rPr>
                <w:rStyle w:val="Hyperlink"/>
                <w:rFonts w:ascii="Trebuchet MS" w:eastAsiaTheme="majorEastAsia" w:hAnsi="Trebuchet MS" w:cs="Times New Roman"/>
                <w:color w:val="194163"/>
                <w:sz w:val="24"/>
                <w:szCs w:val="24"/>
                <w:bdr w:val="none" w:sz="0" w:space="0" w:color="auto" w:frame="1"/>
              </w:rPr>
            </w:rPrChange>
          </w:rPr>
          <w:t>land</w:t>
        </w:r>
        <w:r w:rsidRPr="009A799D">
          <w:rPr>
            <w:rFonts w:ascii="Roboto" w:hAnsi="Roboto" w:cs="Calibri"/>
            <w:sz w:val="16"/>
            <w:rPrChange w:id="1270" w:author="katie" w:date="2018-07-12T11:35:00Z">
              <w:rPr>
                <w:rFonts w:ascii="Trebuchet MS" w:eastAsia="Times New Roman" w:hAnsi="Trebuchet MS" w:cs="Times New Roman"/>
                <w:color w:val="444444"/>
                <w:sz w:val="24"/>
                <w:szCs w:val="24"/>
              </w:rPr>
            </w:rPrChange>
          </w:rPr>
          <w:fldChar w:fldCharType="end"/>
        </w:r>
      </w:ins>
      <w:ins w:id="1271" w:author="katie" w:date="2018-07-12T11:38:00Z">
        <w:r w:rsidRPr="009A799D">
          <w:rPr>
            <w:sz w:val="16"/>
          </w:rPr>
          <w:t xml:space="preserve"> </w:t>
        </w:r>
      </w:ins>
      <w:ins w:id="1272" w:author="katie" w:date="2018-07-12T11:35:00Z">
        <w:r w:rsidRPr="009A799D">
          <w:rPr>
            <w:rFonts w:ascii="Roboto" w:hAnsi="Roboto" w:cs="Calibri"/>
            <w:sz w:val="16"/>
            <w:rPrChange w:id="1273" w:author="katie" w:date="2018-07-12T11:35:00Z">
              <w:rPr>
                <w:rFonts w:ascii="Trebuchet MS" w:eastAsia="Times New Roman" w:hAnsi="Trebuchet MS" w:cs="Times New Roman"/>
                <w:color w:val="444444"/>
                <w:sz w:val="24"/>
                <w:szCs w:val="24"/>
              </w:rPr>
            </w:rPrChange>
          </w:rPr>
          <w:t xml:space="preserve">and </w:t>
        </w:r>
        <w:r w:rsidRPr="009A799D">
          <w:rPr>
            <w:rFonts w:ascii="Roboto" w:hAnsi="Roboto" w:cs="Calibri"/>
            <w:sz w:val="16"/>
            <w:rPrChange w:id="1274" w:author="katie" w:date="2018-07-12T11:35:00Z">
              <w:rPr>
                <w:rFonts w:ascii="Trebuchet MS" w:eastAsia="Times New Roman" w:hAnsi="Trebuchet MS" w:cs="Times New Roman"/>
                <w:color w:val="444444"/>
                <w:sz w:val="24"/>
                <w:szCs w:val="24"/>
              </w:rPr>
            </w:rPrChange>
          </w:rPr>
          <w:fldChar w:fldCharType="begin"/>
        </w:r>
        <w:r w:rsidRPr="009A799D">
          <w:rPr>
            <w:rFonts w:ascii="Roboto" w:hAnsi="Roboto" w:cs="Calibri"/>
            <w:sz w:val="16"/>
            <w:rPrChange w:id="1275" w:author="katie" w:date="2018-07-12T11:35:00Z">
              <w:rPr>
                <w:rFonts w:ascii="Trebuchet MS" w:eastAsia="Times New Roman" w:hAnsi="Trebuchet MS" w:cs="Times New Roman"/>
                <w:color w:val="444444"/>
                <w:sz w:val="24"/>
                <w:szCs w:val="24"/>
              </w:rPr>
            </w:rPrChange>
          </w:rPr>
          <w:instrText xml:space="preserve"> HYPERLINK "https://en.wikipedia.org/wiki/United_States_occupation_of_Veracruz" </w:instrText>
        </w:r>
        <w:r w:rsidRPr="009A799D">
          <w:rPr>
            <w:rFonts w:ascii="Roboto" w:hAnsi="Roboto" w:cs="Calibri"/>
            <w:sz w:val="16"/>
            <w:rPrChange w:id="1276" w:author="katie" w:date="2018-07-12T11:35:00Z">
              <w:rPr>
                <w:rFonts w:ascii="Trebuchet MS" w:eastAsia="Times New Roman" w:hAnsi="Trebuchet MS" w:cs="Times New Roman"/>
                <w:color w:val="444444"/>
                <w:sz w:val="24"/>
                <w:szCs w:val="24"/>
              </w:rPr>
            </w:rPrChange>
          </w:rPr>
          <w:fldChar w:fldCharType="separate"/>
        </w:r>
        <w:r w:rsidRPr="009A799D">
          <w:rPr>
            <w:rStyle w:val="Hyperlink"/>
            <w:rFonts w:ascii="Roboto" w:hAnsi="Roboto" w:cs="Calibri"/>
            <w:sz w:val="16"/>
            <w:rPrChange w:id="1277" w:author="katie" w:date="2018-07-12T11:35:00Z">
              <w:rPr>
                <w:rStyle w:val="Hyperlink"/>
                <w:rFonts w:ascii="Trebuchet MS" w:eastAsiaTheme="majorEastAsia" w:hAnsi="Trebuchet MS" w:cs="Times New Roman"/>
                <w:color w:val="194163"/>
                <w:sz w:val="24"/>
                <w:szCs w:val="24"/>
                <w:bdr w:val="none" w:sz="0" w:space="0" w:color="auto" w:frame="1"/>
              </w:rPr>
            </w:rPrChange>
          </w:rPr>
          <w:t>sea</w:t>
        </w:r>
        <w:r w:rsidRPr="009A799D">
          <w:rPr>
            <w:rFonts w:ascii="Roboto" w:hAnsi="Roboto" w:cs="Calibri"/>
            <w:sz w:val="16"/>
            <w:rPrChange w:id="1278" w:author="katie" w:date="2018-07-12T11:35:00Z">
              <w:rPr>
                <w:rFonts w:ascii="Trebuchet MS" w:eastAsia="Times New Roman" w:hAnsi="Trebuchet MS" w:cs="Times New Roman"/>
                <w:color w:val="444444"/>
                <w:sz w:val="24"/>
                <w:szCs w:val="24"/>
              </w:rPr>
            </w:rPrChange>
          </w:rPr>
          <w:fldChar w:fldCharType="end"/>
        </w:r>
        <w:r w:rsidRPr="009A799D">
          <w:rPr>
            <w:rFonts w:ascii="Roboto" w:hAnsi="Roboto" w:cs="Calibri"/>
            <w:sz w:val="16"/>
            <w:rPrChange w:id="1279" w:author="katie" w:date="2018-07-12T11:35:00Z">
              <w:rPr>
                <w:rFonts w:ascii="Trebuchet MS" w:eastAsia="Times New Roman" w:hAnsi="Trebuchet MS" w:cs="Times New Roman"/>
                <w:color w:val="444444"/>
                <w:sz w:val="24"/>
                <w:szCs w:val="24"/>
              </w:rPr>
            </w:rPrChange>
          </w:rPr>
          <w:t xml:space="preserve"> in the early 20</w:t>
        </w:r>
        <w:r w:rsidRPr="009A799D">
          <w:rPr>
            <w:rFonts w:ascii="Roboto" w:hAnsi="Roboto" w:cs="Calibri"/>
            <w:sz w:val="16"/>
            <w:rPrChange w:id="1280" w:author="katie" w:date="2018-07-12T11:35:00Z">
              <w:rPr>
                <w:rFonts w:ascii="Trebuchet MS" w:eastAsia="Times New Roman" w:hAnsi="Trebuchet MS" w:cs="Times New Roman"/>
                <w:color w:val="444444"/>
                <w:sz w:val="18"/>
                <w:szCs w:val="18"/>
                <w:bdr w:val="none" w:sz="0" w:space="0" w:color="auto" w:frame="1"/>
                <w:vertAlign w:val="superscript"/>
              </w:rPr>
            </w:rPrChange>
          </w:rPr>
          <w:t>th</w:t>
        </w:r>
        <w:r w:rsidRPr="009A799D">
          <w:rPr>
            <w:rFonts w:ascii="Roboto" w:hAnsi="Roboto" w:cs="Calibri"/>
            <w:sz w:val="16"/>
            <w:rPrChange w:id="1281" w:author="katie" w:date="2018-07-12T11:35:00Z">
              <w:rPr>
                <w:rFonts w:ascii="Trebuchet MS" w:eastAsia="Times New Roman" w:hAnsi="Trebuchet MS" w:cs="Times New Roman"/>
                <w:color w:val="444444"/>
                <w:sz w:val="24"/>
                <w:szCs w:val="24"/>
              </w:rPr>
            </w:rPrChange>
          </w:rPr>
          <w:t xml:space="preserve"> century. </w:t>
        </w:r>
        <w:r w:rsidRPr="009A799D">
          <w:rPr>
            <w:rFonts w:ascii="Roboto" w:hAnsi="Roboto" w:cs="Calibri"/>
            <w:sz w:val="16"/>
            <w:rPrChange w:id="1282" w:author="katie" w:date="2018-07-12T11:35:00Z">
              <w:rPr>
                <w:rStyle w:val="searchword"/>
                <w:rFonts w:ascii="Trebuchet MS" w:eastAsiaTheme="majorEastAsia" w:hAnsi="Trebuchet MS" w:cs="Times New Roman"/>
                <w:color w:val="444444"/>
                <w:sz w:val="24"/>
                <w:szCs w:val="24"/>
                <w:bdr w:val="none" w:sz="0" w:space="0" w:color="auto" w:frame="1"/>
                <w:shd w:val="clear" w:color="auto" w:fill="ADD8E6"/>
              </w:rPr>
            </w:rPrChange>
          </w:rPr>
          <w:t>Mexico</w:t>
        </w:r>
        <w:r w:rsidRPr="009A799D">
          <w:rPr>
            <w:rFonts w:ascii="Roboto" w:hAnsi="Roboto" w:cs="Calibri"/>
            <w:sz w:val="16"/>
            <w:rPrChange w:id="1283" w:author="katie" w:date="2018-07-12T11:35:00Z">
              <w:rPr>
                <w:rFonts w:ascii="Trebuchet MS" w:eastAsia="Times New Roman" w:hAnsi="Trebuchet MS" w:cs="Times New Roman"/>
                <w:color w:val="444444"/>
                <w:sz w:val="24"/>
                <w:szCs w:val="24"/>
              </w:rPr>
            </w:rPrChange>
          </w:rPr>
          <w:t xml:space="preserve"> </w:t>
        </w:r>
        <w:r w:rsidRPr="009A799D">
          <w:rPr>
            <w:rFonts w:ascii="Roboto" w:hAnsi="Roboto" w:cs="Calibri"/>
            <w:sz w:val="16"/>
            <w:rPrChange w:id="1284" w:author="katie" w:date="2018-07-12T11:35:00Z">
              <w:rPr>
                <w:rFonts w:ascii="Trebuchet MS" w:eastAsia="Times New Roman" w:hAnsi="Trebuchet MS" w:cs="Times New Roman"/>
                <w:color w:val="444444"/>
                <w:sz w:val="24"/>
                <w:szCs w:val="24"/>
              </w:rPr>
            </w:rPrChange>
          </w:rPr>
          <w:fldChar w:fldCharType="begin"/>
        </w:r>
        <w:r w:rsidRPr="009A799D">
          <w:rPr>
            <w:rFonts w:ascii="Roboto" w:hAnsi="Roboto" w:cs="Calibri"/>
            <w:sz w:val="16"/>
            <w:rPrChange w:id="1285" w:author="katie" w:date="2018-07-12T11:35:00Z">
              <w:rPr>
                <w:rFonts w:ascii="Trebuchet MS" w:eastAsia="Times New Roman" w:hAnsi="Trebuchet MS" w:cs="Times New Roman"/>
                <w:color w:val="444444"/>
                <w:sz w:val="24"/>
                <w:szCs w:val="24"/>
              </w:rPr>
            </w:rPrChange>
          </w:rPr>
          <w:instrText xml:space="preserve"> HYPERLINK "https://history.state.gov/milestones/1937-1945/mexican-oil" </w:instrText>
        </w:r>
        <w:r w:rsidRPr="009A799D">
          <w:rPr>
            <w:rFonts w:ascii="Roboto" w:hAnsi="Roboto" w:cs="Calibri"/>
            <w:sz w:val="16"/>
            <w:rPrChange w:id="1286" w:author="katie" w:date="2018-07-12T11:35:00Z">
              <w:rPr>
                <w:rFonts w:ascii="Trebuchet MS" w:eastAsia="Times New Roman" w:hAnsi="Trebuchet MS" w:cs="Times New Roman"/>
                <w:color w:val="444444"/>
                <w:sz w:val="24"/>
                <w:szCs w:val="24"/>
              </w:rPr>
            </w:rPrChange>
          </w:rPr>
          <w:fldChar w:fldCharType="separate"/>
        </w:r>
        <w:r w:rsidRPr="009A799D">
          <w:rPr>
            <w:rStyle w:val="Hyperlink"/>
            <w:rFonts w:ascii="Roboto" w:hAnsi="Roboto" w:cs="Calibri"/>
            <w:sz w:val="16"/>
            <w:rPrChange w:id="1287" w:author="katie" w:date="2018-07-12T11:35:00Z">
              <w:rPr>
                <w:rStyle w:val="Hyperlink"/>
                <w:rFonts w:ascii="Trebuchet MS" w:eastAsiaTheme="majorEastAsia" w:hAnsi="Trebuchet MS" w:cs="Times New Roman"/>
                <w:color w:val="194163"/>
                <w:sz w:val="24"/>
                <w:szCs w:val="24"/>
                <w:bdr w:val="none" w:sz="0" w:space="0" w:color="auto" w:frame="1"/>
              </w:rPr>
            </w:rPrChange>
          </w:rPr>
          <w:t>forcibly nationalized US and British oil companies to create and consolidate PEMEX</w:t>
        </w:r>
        <w:r w:rsidRPr="009A799D">
          <w:rPr>
            <w:rFonts w:ascii="Roboto" w:hAnsi="Roboto" w:cs="Calibri"/>
            <w:sz w:val="16"/>
            <w:rPrChange w:id="1288" w:author="katie" w:date="2018-07-12T11:35:00Z">
              <w:rPr>
                <w:rFonts w:ascii="Trebuchet MS" w:eastAsia="Times New Roman" w:hAnsi="Trebuchet MS" w:cs="Times New Roman"/>
                <w:color w:val="444444"/>
                <w:sz w:val="24"/>
                <w:szCs w:val="24"/>
              </w:rPr>
            </w:rPrChange>
          </w:rPr>
          <w:fldChar w:fldCharType="end"/>
        </w:r>
        <w:r w:rsidRPr="009A799D">
          <w:rPr>
            <w:rFonts w:ascii="Roboto" w:hAnsi="Roboto" w:cs="Calibri"/>
            <w:sz w:val="16"/>
            <w:rPrChange w:id="1289" w:author="katie" w:date="2018-07-12T11:35:00Z">
              <w:rPr>
                <w:rFonts w:ascii="Trebuchet MS" w:eastAsia="Times New Roman" w:hAnsi="Trebuchet MS" w:cs="Times New Roman"/>
                <w:color w:val="444444"/>
                <w:sz w:val="24"/>
                <w:szCs w:val="24"/>
              </w:rPr>
            </w:rPrChange>
          </w:rPr>
          <w:t xml:space="preserve">. The United States was widely reviled not just in </w:t>
        </w:r>
        <w:r w:rsidRPr="009A799D">
          <w:rPr>
            <w:rFonts w:ascii="Roboto" w:hAnsi="Roboto" w:cs="Calibri"/>
            <w:sz w:val="16"/>
            <w:rPrChange w:id="1290" w:author="katie" w:date="2018-07-12T11:35:00Z">
              <w:rPr>
                <w:rStyle w:val="searchword"/>
                <w:rFonts w:ascii="Trebuchet MS" w:eastAsiaTheme="majorEastAsia" w:hAnsi="Trebuchet MS" w:cs="Times New Roman"/>
                <w:color w:val="444444"/>
                <w:sz w:val="24"/>
                <w:szCs w:val="24"/>
                <w:bdr w:val="none" w:sz="0" w:space="0" w:color="auto" w:frame="1"/>
                <w:shd w:val="clear" w:color="auto" w:fill="ADD8E6"/>
              </w:rPr>
            </w:rPrChange>
          </w:rPr>
          <w:t>Mexico</w:t>
        </w:r>
        <w:r w:rsidRPr="009A799D">
          <w:rPr>
            <w:rFonts w:ascii="Roboto" w:hAnsi="Roboto" w:cs="Calibri"/>
            <w:sz w:val="16"/>
            <w:rPrChange w:id="1291" w:author="katie" w:date="2018-07-12T11:35:00Z">
              <w:rPr>
                <w:rFonts w:ascii="Trebuchet MS" w:eastAsia="Times New Roman" w:hAnsi="Trebuchet MS" w:cs="Times New Roman"/>
                <w:color w:val="444444"/>
                <w:sz w:val="24"/>
                <w:szCs w:val="24"/>
              </w:rPr>
            </w:rPrChange>
          </w:rPr>
          <w:t xml:space="preserve"> but Latin America more broadly for pushing </w:t>
        </w:r>
        <w:r w:rsidRPr="009A799D">
          <w:rPr>
            <w:rFonts w:ascii="Roboto" w:hAnsi="Roboto" w:cs="Calibri"/>
            <w:sz w:val="16"/>
            <w:rPrChange w:id="1292" w:author="katie" w:date="2018-07-12T11:35:00Z">
              <w:rPr>
                <w:rFonts w:ascii="Trebuchet MS" w:eastAsia="Times New Roman" w:hAnsi="Trebuchet MS" w:cs="Times New Roman"/>
                <w:color w:val="444444"/>
                <w:sz w:val="24"/>
                <w:szCs w:val="24"/>
              </w:rPr>
            </w:rPrChange>
          </w:rPr>
          <w:fldChar w:fldCharType="begin"/>
        </w:r>
        <w:r w:rsidRPr="009A799D">
          <w:rPr>
            <w:rFonts w:ascii="Roboto" w:hAnsi="Roboto" w:cs="Calibri"/>
            <w:sz w:val="16"/>
            <w:rPrChange w:id="1293" w:author="katie" w:date="2018-07-12T11:35:00Z">
              <w:rPr>
                <w:rFonts w:ascii="Trebuchet MS" w:eastAsia="Times New Roman" w:hAnsi="Trebuchet MS" w:cs="Times New Roman"/>
                <w:color w:val="444444"/>
                <w:sz w:val="24"/>
                <w:szCs w:val="24"/>
              </w:rPr>
            </w:rPrChange>
          </w:rPr>
          <w:instrText xml:space="preserve"> HYPERLINK "http://www.jstor.org/stable/2095752" </w:instrText>
        </w:r>
        <w:r w:rsidRPr="009A799D">
          <w:rPr>
            <w:rFonts w:ascii="Roboto" w:hAnsi="Roboto" w:cs="Calibri"/>
            <w:sz w:val="16"/>
            <w:rPrChange w:id="1294" w:author="katie" w:date="2018-07-12T11:35:00Z">
              <w:rPr>
                <w:rFonts w:ascii="Trebuchet MS" w:eastAsia="Times New Roman" w:hAnsi="Trebuchet MS" w:cs="Times New Roman"/>
                <w:color w:val="444444"/>
                <w:sz w:val="24"/>
                <w:szCs w:val="24"/>
              </w:rPr>
            </w:rPrChange>
          </w:rPr>
          <w:fldChar w:fldCharType="separate"/>
        </w:r>
        <w:r w:rsidRPr="009A799D">
          <w:rPr>
            <w:rStyle w:val="Hyperlink"/>
            <w:rFonts w:ascii="Roboto" w:hAnsi="Roboto" w:cs="Calibri"/>
            <w:sz w:val="16"/>
            <w:rPrChange w:id="1295" w:author="katie" w:date="2018-07-12T11:35:00Z">
              <w:rPr>
                <w:rStyle w:val="Hyperlink"/>
                <w:rFonts w:ascii="Trebuchet MS" w:eastAsiaTheme="majorEastAsia" w:hAnsi="Trebuchet MS" w:cs="Times New Roman"/>
                <w:color w:val="194163"/>
                <w:sz w:val="24"/>
                <w:szCs w:val="24"/>
                <w:bdr w:val="none" w:sz="0" w:space="0" w:color="auto" w:frame="1"/>
              </w:rPr>
            </w:rPrChange>
          </w:rPr>
          <w:t>highly conditional structural adjustment programs</w:t>
        </w:r>
        <w:r w:rsidRPr="009A799D">
          <w:rPr>
            <w:rFonts w:ascii="Roboto" w:hAnsi="Roboto" w:cs="Calibri"/>
            <w:sz w:val="16"/>
            <w:rPrChange w:id="1296" w:author="katie" w:date="2018-07-12T11:35:00Z">
              <w:rPr>
                <w:rFonts w:ascii="Trebuchet MS" w:eastAsia="Times New Roman" w:hAnsi="Trebuchet MS" w:cs="Times New Roman"/>
                <w:color w:val="444444"/>
                <w:sz w:val="24"/>
                <w:szCs w:val="24"/>
              </w:rPr>
            </w:rPrChange>
          </w:rPr>
          <w:fldChar w:fldCharType="end"/>
        </w:r>
        <w:r w:rsidRPr="009A799D">
          <w:rPr>
            <w:rFonts w:ascii="Roboto" w:hAnsi="Roboto" w:cs="Calibri"/>
            <w:sz w:val="16"/>
            <w:rPrChange w:id="1297" w:author="katie" w:date="2018-07-12T11:35:00Z">
              <w:rPr>
                <w:rFonts w:ascii="Trebuchet MS" w:eastAsia="Times New Roman" w:hAnsi="Trebuchet MS" w:cs="Times New Roman"/>
                <w:color w:val="444444"/>
                <w:sz w:val="24"/>
                <w:szCs w:val="24"/>
              </w:rPr>
            </w:rPrChange>
          </w:rPr>
          <w:t xml:space="preserve"> in the 1980s. NAFTA has helped change much of this. Before the election of President Trump, </w:t>
        </w:r>
        <w:r w:rsidRPr="009A799D">
          <w:rPr>
            <w:rFonts w:ascii="Roboto" w:hAnsi="Roboto" w:cs="Calibri"/>
            <w:sz w:val="16"/>
            <w:rPrChange w:id="1298" w:author="katie" w:date="2018-07-12T11:35:00Z">
              <w:rPr>
                <w:rFonts w:ascii="Trebuchet MS" w:eastAsia="Times New Roman" w:hAnsi="Trebuchet MS" w:cs="Times New Roman"/>
                <w:color w:val="444444"/>
                <w:sz w:val="24"/>
                <w:szCs w:val="24"/>
              </w:rPr>
            </w:rPrChange>
          </w:rPr>
          <w:fldChar w:fldCharType="begin"/>
        </w:r>
        <w:r w:rsidRPr="009A799D">
          <w:rPr>
            <w:rFonts w:ascii="Roboto" w:hAnsi="Roboto" w:cs="Calibri"/>
            <w:sz w:val="16"/>
            <w:rPrChange w:id="1299" w:author="katie" w:date="2018-07-12T11:35:00Z">
              <w:rPr>
                <w:rFonts w:ascii="Trebuchet MS" w:eastAsia="Times New Roman" w:hAnsi="Trebuchet MS" w:cs="Times New Roman"/>
                <w:color w:val="444444"/>
                <w:sz w:val="24"/>
                <w:szCs w:val="24"/>
              </w:rPr>
            </w:rPrChange>
          </w:rPr>
          <w:instrText xml:space="preserve"> HYPERLINK "http://www.pewglobal.org/2013/04/29/u-s-image-rebounds-in-mexico/" </w:instrText>
        </w:r>
        <w:r w:rsidRPr="009A799D">
          <w:rPr>
            <w:rFonts w:ascii="Roboto" w:hAnsi="Roboto" w:cs="Calibri"/>
            <w:sz w:val="16"/>
            <w:rPrChange w:id="1300" w:author="katie" w:date="2018-07-12T11:35:00Z">
              <w:rPr>
                <w:rFonts w:ascii="Trebuchet MS" w:eastAsia="Times New Roman" w:hAnsi="Trebuchet MS" w:cs="Times New Roman"/>
                <w:color w:val="444444"/>
                <w:sz w:val="24"/>
                <w:szCs w:val="24"/>
              </w:rPr>
            </w:rPrChange>
          </w:rPr>
          <w:fldChar w:fldCharType="separate"/>
        </w:r>
        <w:r w:rsidRPr="009A799D">
          <w:rPr>
            <w:rStyle w:val="Hyperlink"/>
            <w:rFonts w:ascii="Roboto" w:hAnsi="Roboto" w:cs="Calibri"/>
            <w:sz w:val="16"/>
            <w:rPrChange w:id="1301" w:author="katie" w:date="2018-07-12T11:35:00Z">
              <w:rPr>
                <w:rStyle w:val="Hyperlink"/>
                <w:rFonts w:ascii="Trebuchet MS" w:eastAsiaTheme="majorEastAsia" w:hAnsi="Trebuchet MS" w:cs="Times New Roman"/>
                <w:color w:val="194163"/>
                <w:sz w:val="24"/>
                <w:szCs w:val="24"/>
                <w:bdr w:val="none" w:sz="0" w:space="0" w:color="auto" w:frame="1"/>
              </w:rPr>
            </w:rPrChange>
          </w:rPr>
          <w:t>two out of three Mexicans had a favorable opinion of the United States</w:t>
        </w:r>
        <w:r w:rsidRPr="009A799D">
          <w:rPr>
            <w:rFonts w:ascii="Roboto" w:hAnsi="Roboto" w:cs="Calibri"/>
            <w:sz w:val="16"/>
            <w:rPrChange w:id="1302" w:author="katie" w:date="2018-07-12T11:35:00Z">
              <w:rPr>
                <w:rFonts w:ascii="Trebuchet MS" w:eastAsia="Times New Roman" w:hAnsi="Trebuchet MS" w:cs="Times New Roman"/>
                <w:color w:val="444444"/>
                <w:sz w:val="24"/>
                <w:szCs w:val="24"/>
              </w:rPr>
            </w:rPrChange>
          </w:rPr>
          <w:fldChar w:fldCharType="end"/>
        </w:r>
        <w:r w:rsidRPr="009A799D">
          <w:rPr>
            <w:rFonts w:ascii="Roboto" w:hAnsi="Roboto" w:cs="Calibri"/>
            <w:sz w:val="16"/>
            <w:rPrChange w:id="1303" w:author="katie" w:date="2018-07-12T11:35:00Z">
              <w:rPr>
                <w:rFonts w:ascii="Trebuchet MS" w:eastAsia="Times New Roman" w:hAnsi="Trebuchet MS" w:cs="Times New Roman"/>
                <w:color w:val="444444"/>
                <w:sz w:val="24"/>
                <w:szCs w:val="24"/>
              </w:rPr>
            </w:rPrChange>
          </w:rPr>
          <w:t xml:space="preserve">, a trend that extends back to the early 2000s. </w:t>
        </w:r>
        <w:r w:rsidRPr="009A799D">
          <w:rPr>
            <w:rStyle w:val="StyleUnderline"/>
            <w:rFonts w:ascii="Roboto" w:hAnsi="Roboto" w:cs="Calibri"/>
            <w:rPrChange w:id="1304" w:author="katie" w:date="2018-07-12T11:38:00Z">
              <w:rPr>
                <w:rFonts w:ascii="Trebuchet MS" w:eastAsia="Times New Roman" w:hAnsi="Trebuchet MS" w:cs="Times New Roman"/>
                <w:color w:val="444444"/>
                <w:sz w:val="24"/>
                <w:szCs w:val="24"/>
              </w:rPr>
            </w:rPrChange>
          </w:rPr>
          <w:t xml:space="preserve">NAFTA was part of a broader suite of economic and political reforms that helped </w:t>
        </w:r>
        <w:r w:rsidRPr="009A799D">
          <w:rPr>
            <w:rStyle w:val="StyleUnderline"/>
            <w:rFonts w:ascii="Roboto" w:hAnsi="Roboto" w:cs="Calibri"/>
            <w:rPrChange w:id="1305" w:author="katie" w:date="2018-07-12T11:38:00Z">
              <w:rPr>
                <w:rFonts w:ascii="Trebuchet MS" w:eastAsia="Times New Roman" w:hAnsi="Trebuchet MS" w:cs="Times New Roman"/>
                <w:color w:val="444444"/>
                <w:sz w:val="24"/>
                <w:szCs w:val="24"/>
              </w:rPr>
            </w:rPrChange>
          </w:rPr>
          <w:fldChar w:fldCharType="begin"/>
        </w:r>
        <w:r w:rsidRPr="009A799D">
          <w:rPr>
            <w:rStyle w:val="StyleUnderline"/>
            <w:rFonts w:ascii="Roboto" w:hAnsi="Roboto" w:cs="Calibri"/>
            <w:rPrChange w:id="1306" w:author="katie" w:date="2018-07-12T11:38:00Z">
              <w:rPr>
                <w:rFonts w:ascii="Trebuchet MS" w:eastAsia="Times New Roman" w:hAnsi="Trebuchet MS" w:cs="Times New Roman"/>
                <w:color w:val="444444"/>
                <w:sz w:val="24"/>
                <w:szCs w:val="24"/>
              </w:rPr>
            </w:rPrChange>
          </w:rPr>
          <w:instrText xml:space="preserve"> HYPERLINK "http://www.jstor.org/stable/20434008" </w:instrText>
        </w:r>
        <w:r w:rsidRPr="009A799D">
          <w:rPr>
            <w:rStyle w:val="StyleUnderline"/>
            <w:rFonts w:ascii="Roboto" w:hAnsi="Roboto" w:cs="Calibri"/>
            <w:rPrChange w:id="1307" w:author="katie" w:date="2018-07-12T11:38:00Z">
              <w:rPr>
                <w:rFonts w:ascii="Trebuchet MS" w:eastAsia="Times New Roman" w:hAnsi="Trebuchet MS" w:cs="Times New Roman"/>
                <w:color w:val="444444"/>
                <w:sz w:val="24"/>
                <w:szCs w:val="24"/>
              </w:rPr>
            </w:rPrChange>
          </w:rPr>
          <w:fldChar w:fldCharType="separate"/>
        </w:r>
        <w:r w:rsidRPr="009A799D">
          <w:rPr>
            <w:rStyle w:val="StyleUnderline"/>
            <w:rFonts w:ascii="Roboto" w:hAnsi="Roboto" w:cs="Calibri"/>
            <w:rPrChange w:id="1308" w:author="katie" w:date="2018-07-12T11:38:00Z">
              <w:rPr>
                <w:rStyle w:val="Hyperlink"/>
                <w:rFonts w:ascii="Trebuchet MS" w:eastAsiaTheme="majorEastAsia" w:hAnsi="Trebuchet MS" w:cs="Times New Roman"/>
                <w:color w:val="194163"/>
                <w:sz w:val="24"/>
                <w:szCs w:val="24"/>
                <w:bdr w:val="none" w:sz="0" w:space="0" w:color="auto" w:frame="1"/>
              </w:rPr>
            </w:rPrChange>
          </w:rPr>
          <w:t>facilitate democratization</w:t>
        </w:r>
        <w:r w:rsidRPr="009A799D">
          <w:rPr>
            <w:rStyle w:val="StyleUnderline"/>
            <w:rFonts w:ascii="Roboto" w:hAnsi="Roboto" w:cs="Calibri"/>
            <w:rPrChange w:id="1309" w:author="katie" w:date="2018-07-12T11:38:00Z">
              <w:rPr>
                <w:rFonts w:ascii="Trebuchet MS" w:eastAsia="Times New Roman" w:hAnsi="Trebuchet MS" w:cs="Times New Roman"/>
                <w:color w:val="444444"/>
                <w:sz w:val="24"/>
                <w:szCs w:val="24"/>
              </w:rPr>
            </w:rPrChange>
          </w:rPr>
          <w:fldChar w:fldCharType="end"/>
        </w:r>
        <w:r w:rsidRPr="009A799D">
          <w:rPr>
            <w:rFonts w:ascii="Roboto" w:hAnsi="Roboto" w:cs="Calibri"/>
            <w:sz w:val="16"/>
            <w:rPrChange w:id="1310" w:author="katie" w:date="2018-07-12T11:35:00Z">
              <w:rPr>
                <w:rFonts w:ascii="Trebuchet MS" w:eastAsia="Times New Roman" w:hAnsi="Trebuchet MS" w:cs="Times New Roman"/>
                <w:color w:val="444444"/>
                <w:sz w:val="24"/>
                <w:szCs w:val="24"/>
              </w:rPr>
            </w:rPrChange>
          </w:rPr>
          <w:t xml:space="preserve">, with </w:t>
        </w:r>
        <w:r w:rsidRPr="009A799D">
          <w:rPr>
            <w:rFonts w:ascii="Roboto" w:hAnsi="Roboto" w:cs="Calibri"/>
            <w:sz w:val="16"/>
            <w:rPrChange w:id="1311" w:author="katie" w:date="2018-07-12T11:35:00Z">
              <w:rPr>
                <w:rStyle w:val="searchword"/>
                <w:rFonts w:ascii="Trebuchet MS" w:eastAsiaTheme="majorEastAsia" w:hAnsi="Trebuchet MS" w:cs="Times New Roman"/>
                <w:color w:val="444444"/>
                <w:sz w:val="24"/>
                <w:szCs w:val="24"/>
                <w:bdr w:val="none" w:sz="0" w:space="0" w:color="auto" w:frame="1"/>
                <w:shd w:val="clear" w:color="auto" w:fill="ADD8E6"/>
              </w:rPr>
            </w:rPrChange>
          </w:rPr>
          <w:t>Mexico</w:t>
        </w:r>
        <w:r w:rsidRPr="009A799D">
          <w:rPr>
            <w:rFonts w:ascii="Roboto" w:hAnsi="Roboto" w:cs="Calibri"/>
            <w:sz w:val="16"/>
            <w:rPrChange w:id="1312" w:author="katie" w:date="2018-07-12T11:35:00Z">
              <w:rPr>
                <w:rFonts w:ascii="Trebuchet MS" w:eastAsia="Times New Roman" w:hAnsi="Trebuchet MS" w:cs="Times New Roman"/>
                <w:color w:val="444444"/>
                <w:sz w:val="24"/>
                <w:szCs w:val="24"/>
              </w:rPr>
            </w:rPrChange>
          </w:rPr>
          <w:t xml:space="preserve">’s governing PRI party ultimately losing the presidency for the first time in 2000. </w:t>
        </w:r>
        <w:r w:rsidRPr="009A799D">
          <w:rPr>
            <w:rStyle w:val="Emphasis"/>
            <w:rPrChange w:id="1313" w:author="katie" w:date="2018-07-12T11:38:00Z">
              <w:rPr>
                <w:rFonts w:ascii="Trebuchet MS" w:eastAsia="Times New Roman" w:hAnsi="Trebuchet MS" w:cs="Times New Roman"/>
                <w:color w:val="444444"/>
                <w:sz w:val="24"/>
                <w:szCs w:val="24"/>
              </w:rPr>
            </w:rPrChange>
          </w:rPr>
          <w:t xml:space="preserve">Though </w:t>
        </w:r>
        <w:r w:rsidRPr="009A799D">
          <w:rPr>
            <w:rStyle w:val="Emphasis"/>
            <w:rPrChange w:id="1314" w:author="katie" w:date="2018-07-12T11:38:00Z">
              <w:rPr>
                <w:rStyle w:val="searchword"/>
                <w:rFonts w:ascii="Trebuchet MS" w:eastAsiaTheme="majorEastAsia" w:hAnsi="Trebuchet MS" w:cs="Times New Roman"/>
                <w:color w:val="444444"/>
                <w:sz w:val="24"/>
                <w:szCs w:val="24"/>
                <w:bdr w:val="none" w:sz="0" w:space="0" w:color="auto" w:frame="1"/>
                <w:shd w:val="clear" w:color="auto" w:fill="ADD8E6"/>
              </w:rPr>
            </w:rPrChange>
          </w:rPr>
          <w:t>relations</w:t>
        </w:r>
        <w:r w:rsidRPr="009A799D">
          <w:rPr>
            <w:rStyle w:val="Emphasis"/>
            <w:rPrChange w:id="1315" w:author="katie" w:date="2018-07-12T11:38:00Z">
              <w:rPr>
                <w:rFonts w:ascii="Trebuchet MS" w:eastAsia="Times New Roman" w:hAnsi="Trebuchet MS" w:cs="Times New Roman"/>
                <w:color w:val="444444"/>
                <w:sz w:val="24"/>
                <w:szCs w:val="24"/>
              </w:rPr>
            </w:rPrChange>
          </w:rPr>
          <w:t xml:space="preserve"> between the two are still strained by several issues, in the macro sense, bilateral </w:t>
        </w:r>
        <w:r w:rsidRPr="009A799D">
          <w:rPr>
            <w:rStyle w:val="Emphasis"/>
            <w:rPrChange w:id="1316" w:author="katie" w:date="2018-07-12T11:38:00Z">
              <w:rPr>
                <w:rStyle w:val="searchword"/>
                <w:rFonts w:ascii="Trebuchet MS" w:eastAsiaTheme="majorEastAsia" w:hAnsi="Trebuchet MS" w:cs="Times New Roman"/>
                <w:color w:val="444444"/>
                <w:sz w:val="24"/>
                <w:szCs w:val="24"/>
                <w:bdr w:val="none" w:sz="0" w:space="0" w:color="auto" w:frame="1"/>
                <w:shd w:val="clear" w:color="auto" w:fill="ADD8E6"/>
              </w:rPr>
            </w:rPrChange>
          </w:rPr>
          <w:t>relations</w:t>
        </w:r>
        <w:r w:rsidRPr="009A799D">
          <w:rPr>
            <w:rStyle w:val="Emphasis"/>
            <w:rPrChange w:id="1317" w:author="katie" w:date="2018-07-12T11:38:00Z">
              <w:rPr>
                <w:rFonts w:ascii="Trebuchet MS" w:eastAsia="Times New Roman" w:hAnsi="Trebuchet MS" w:cs="Times New Roman"/>
                <w:color w:val="444444"/>
                <w:sz w:val="24"/>
                <w:szCs w:val="24"/>
              </w:rPr>
            </w:rPrChange>
          </w:rPr>
          <w:t xml:space="preserve"> between the United States and </w:t>
        </w:r>
        <w:r w:rsidRPr="009A799D">
          <w:rPr>
            <w:rStyle w:val="Emphasis"/>
            <w:rPrChange w:id="1318" w:author="katie" w:date="2018-07-12T11:38:00Z">
              <w:rPr>
                <w:rStyle w:val="searchword"/>
                <w:rFonts w:ascii="Trebuchet MS" w:eastAsiaTheme="majorEastAsia" w:hAnsi="Trebuchet MS" w:cs="Times New Roman"/>
                <w:color w:val="444444"/>
                <w:sz w:val="24"/>
                <w:szCs w:val="24"/>
                <w:bdr w:val="none" w:sz="0" w:space="0" w:color="auto" w:frame="1"/>
                <w:shd w:val="clear" w:color="auto" w:fill="ADD8E6"/>
              </w:rPr>
            </w:rPrChange>
          </w:rPr>
          <w:t>Mexico</w:t>
        </w:r>
        <w:r w:rsidRPr="009A799D">
          <w:rPr>
            <w:rStyle w:val="Emphasis"/>
            <w:rPrChange w:id="1319" w:author="katie" w:date="2018-07-12T11:38:00Z">
              <w:rPr>
                <w:rFonts w:ascii="Trebuchet MS" w:eastAsia="Times New Roman" w:hAnsi="Trebuchet MS" w:cs="Times New Roman"/>
                <w:color w:val="444444"/>
                <w:sz w:val="24"/>
                <w:szCs w:val="24"/>
              </w:rPr>
            </w:rPrChange>
          </w:rPr>
          <w:t xml:space="preserve"> have been stronger post-NAFTA than perhaps at any previous point in history</w:t>
        </w:r>
        <w:r w:rsidRPr="009A799D">
          <w:rPr>
            <w:rFonts w:ascii="Roboto" w:hAnsi="Roboto" w:cs="Calibri"/>
            <w:sz w:val="16"/>
            <w:rPrChange w:id="1320" w:author="katie" w:date="2018-07-12T11:35:00Z">
              <w:rPr>
                <w:rFonts w:ascii="Trebuchet MS" w:eastAsia="Times New Roman" w:hAnsi="Trebuchet MS" w:cs="Times New Roman"/>
                <w:color w:val="444444"/>
                <w:sz w:val="24"/>
                <w:szCs w:val="24"/>
              </w:rPr>
            </w:rPrChange>
          </w:rPr>
          <w:t xml:space="preserve">. More specifically, </w:t>
        </w:r>
        <w:r w:rsidRPr="009A799D">
          <w:rPr>
            <w:rStyle w:val="StyleUnderline"/>
            <w:rFonts w:ascii="Roboto" w:hAnsi="Roboto" w:cs="Calibri"/>
            <w:rPrChange w:id="1321" w:author="katie" w:date="2018-07-12T11:39:00Z">
              <w:rPr>
                <w:rFonts w:ascii="Trebuchet MS" w:eastAsia="Times New Roman" w:hAnsi="Trebuchet MS" w:cs="Times New Roman"/>
                <w:color w:val="444444"/>
                <w:sz w:val="24"/>
                <w:szCs w:val="24"/>
              </w:rPr>
            </w:rPrChange>
          </w:rPr>
          <w:t xml:space="preserve">NAFTA has promoted US national security in two concrete ways. </w:t>
        </w:r>
        <w:r w:rsidRPr="009A799D">
          <w:rPr>
            <w:rStyle w:val="StyleUnderline"/>
            <w:rFonts w:ascii="Roboto" w:hAnsi="Roboto" w:cs="Calibri"/>
            <w:rPrChange w:id="1322" w:author="katie" w:date="2018-07-12T11:39:00Z">
              <w:rPr>
                <w:rFonts w:ascii="Trebuchet MS" w:eastAsia="Times New Roman" w:hAnsi="Trebuchet MS" w:cs="Times New Roman"/>
                <w:color w:val="444444"/>
                <w:sz w:val="24"/>
                <w:szCs w:val="24"/>
              </w:rPr>
            </w:rPrChange>
          </w:rPr>
          <w:fldChar w:fldCharType="begin"/>
        </w:r>
        <w:r w:rsidRPr="009A799D">
          <w:rPr>
            <w:rStyle w:val="StyleUnderline"/>
            <w:rFonts w:ascii="Roboto" w:hAnsi="Roboto" w:cs="Calibri"/>
            <w:rPrChange w:id="1323" w:author="katie" w:date="2018-07-12T11:39:00Z">
              <w:rPr>
                <w:rFonts w:ascii="Trebuchet MS" w:eastAsia="Times New Roman" w:hAnsi="Trebuchet MS" w:cs="Times New Roman"/>
                <w:color w:val="444444"/>
                <w:sz w:val="24"/>
                <w:szCs w:val="24"/>
              </w:rPr>
            </w:rPrChange>
          </w:rPr>
          <w:instrText xml:space="preserve"> HYPERLINK "https://www.washingtonpost.com/world/the_americas/us-mexican-security-cooperation-is-at-a-historic-high-will-that-change-under-trump/2017/03/17/dee0e92f-8ae5-4b26-a5e0-fa32e7cf71ce_story.html?utm_term=.34adc8eea823" </w:instrText>
        </w:r>
        <w:r w:rsidRPr="009A799D">
          <w:rPr>
            <w:rStyle w:val="StyleUnderline"/>
            <w:rFonts w:ascii="Roboto" w:hAnsi="Roboto" w:cs="Calibri"/>
            <w:rPrChange w:id="1324" w:author="katie" w:date="2018-07-12T11:39:00Z">
              <w:rPr>
                <w:rFonts w:ascii="Trebuchet MS" w:eastAsia="Times New Roman" w:hAnsi="Trebuchet MS" w:cs="Times New Roman"/>
                <w:color w:val="444444"/>
                <w:sz w:val="24"/>
                <w:szCs w:val="24"/>
              </w:rPr>
            </w:rPrChange>
          </w:rPr>
          <w:fldChar w:fldCharType="separate"/>
        </w:r>
        <w:r w:rsidRPr="009A799D">
          <w:rPr>
            <w:rStyle w:val="StyleUnderline"/>
            <w:rFonts w:ascii="Roboto" w:hAnsi="Roboto" w:cs="Calibri"/>
            <w:rPrChange w:id="1325" w:author="katie" w:date="2018-07-12T11:39:00Z">
              <w:rPr>
                <w:rStyle w:val="Hyperlink"/>
                <w:rFonts w:ascii="Trebuchet MS" w:eastAsiaTheme="majorEastAsia" w:hAnsi="Trebuchet MS" w:cs="Times New Roman"/>
                <w:color w:val="194163"/>
                <w:sz w:val="24"/>
                <w:szCs w:val="24"/>
                <w:bdr w:val="none" w:sz="0" w:space="0" w:color="auto" w:frame="1"/>
              </w:rPr>
            </w:rPrChange>
          </w:rPr>
          <w:t>The first is around cross-border cooperation in law enforcement</w:t>
        </w:r>
        <w:r w:rsidRPr="009A799D">
          <w:rPr>
            <w:rStyle w:val="StyleUnderline"/>
            <w:rFonts w:ascii="Roboto" w:hAnsi="Roboto" w:cs="Calibri"/>
            <w:rPrChange w:id="1326" w:author="katie" w:date="2018-07-12T11:39:00Z">
              <w:rPr>
                <w:rFonts w:ascii="Trebuchet MS" w:eastAsia="Times New Roman" w:hAnsi="Trebuchet MS" w:cs="Times New Roman"/>
                <w:color w:val="444444"/>
                <w:sz w:val="24"/>
                <w:szCs w:val="24"/>
              </w:rPr>
            </w:rPrChange>
          </w:rPr>
          <w:fldChar w:fldCharType="end"/>
        </w:r>
        <w:r w:rsidRPr="009A799D">
          <w:rPr>
            <w:rFonts w:ascii="Roboto" w:hAnsi="Roboto" w:cs="Calibri"/>
            <w:sz w:val="16"/>
            <w:rPrChange w:id="1327" w:author="katie" w:date="2018-07-12T11:35:00Z">
              <w:rPr>
                <w:rFonts w:ascii="Trebuchet MS" w:eastAsia="Times New Roman" w:hAnsi="Trebuchet MS" w:cs="Times New Roman"/>
                <w:color w:val="444444"/>
                <w:sz w:val="24"/>
                <w:szCs w:val="24"/>
              </w:rPr>
            </w:rPrChange>
          </w:rPr>
          <w:t xml:space="preserve">. Even before border security concerns ramped up in the 2000s due to concerns about terrorism and drug-related violence, </w:t>
        </w:r>
        <w:r w:rsidRPr="009A799D">
          <w:rPr>
            <w:rStyle w:val="StyleUnderline"/>
            <w:rFonts w:ascii="Roboto" w:hAnsi="Roboto" w:cs="Calibri"/>
            <w:rPrChange w:id="1328" w:author="katie" w:date="2018-07-12T11:39:00Z">
              <w:rPr>
                <w:rFonts w:ascii="Trebuchet MS" w:eastAsia="Times New Roman" w:hAnsi="Trebuchet MS" w:cs="Times New Roman"/>
                <w:color w:val="444444"/>
                <w:sz w:val="24"/>
                <w:szCs w:val="24"/>
              </w:rPr>
            </w:rPrChange>
          </w:rPr>
          <w:fldChar w:fldCharType="begin"/>
        </w:r>
        <w:r w:rsidRPr="009A799D">
          <w:rPr>
            <w:rStyle w:val="StyleUnderline"/>
            <w:rFonts w:ascii="Roboto" w:hAnsi="Roboto" w:cs="Calibri"/>
            <w:rPrChange w:id="1329" w:author="katie" w:date="2018-07-12T11:39:00Z">
              <w:rPr>
                <w:rFonts w:ascii="Trebuchet MS" w:eastAsia="Times New Roman" w:hAnsi="Trebuchet MS" w:cs="Times New Roman"/>
                <w:color w:val="444444"/>
                <w:sz w:val="24"/>
                <w:szCs w:val="24"/>
              </w:rPr>
            </w:rPrChange>
          </w:rPr>
          <w:instrText xml:space="preserve"> HYPERLINK "https://www.wilsoncenter.org/sites/default/files/PCIP%20Comexi%20Full%20Report-%20english%20version.pdf" </w:instrText>
        </w:r>
        <w:r w:rsidRPr="009A799D">
          <w:rPr>
            <w:rStyle w:val="StyleUnderline"/>
            <w:rFonts w:ascii="Roboto" w:hAnsi="Roboto" w:cs="Calibri"/>
            <w:rPrChange w:id="1330" w:author="katie" w:date="2018-07-12T11:39:00Z">
              <w:rPr>
                <w:rFonts w:ascii="Trebuchet MS" w:eastAsia="Times New Roman" w:hAnsi="Trebuchet MS" w:cs="Times New Roman"/>
                <w:color w:val="444444"/>
                <w:sz w:val="24"/>
                <w:szCs w:val="24"/>
              </w:rPr>
            </w:rPrChange>
          </w:rPr>
          <w:fldChar w:fldCharType="separate"/>
        </w:r>
        <w:r w:rsidRPr="009A799D">
          <w:rPr>
            <w:rStyle w:val="StyleUnderline"/>
            <w:rFonts w:ascii="Roboto" w:hAnsi="Roboto" w:cs="Calibri"/>
            <w:rPrChange w:id="1331" w:author="katie" w:date="2018-07-12T11:39:00Z">
              <w:rPr>
                <w:rStyle w:val="Hyperlink"/>
                <w:rFonts w:ascii="Trebuchet MS" w:eastAsiaTheme="majorEastAsia" w:hAnsi="Trebuchet MS" w:cs="Times New Roman"/>
                <w:color w:val="194163"/>
                <w:sz w:val="24"/>
                <w:szCs w:val="24"/>
                <w:bdr w:val="none" w:sz="0" w:space="0" w:color="auto" w:frame="1"/>
              </w:rPr>
            </w:rPrChange>
          </w:rPr>
          <w:t>increasing cross-border trade catalyzed enhanced cooperation between US and Mexican border security forces</w:t>
        </w:r>
        <w:r w:rsidRPr="009A799D">
          <w:rPr>
            <w:rStyle w:val="StyleUnderline"/>
            <w:rFonts w:ascii="Roboto" w:hAnsi="Roboto" w:cs="Calibri"/>
            <w:rPrChange w:id="1332" w:author="katie" w:date="2018-07-12T11:39:00Z">
              <w:rPr>
                <w:rFonts w:ascii="Trebuchet MS" w:eastAsia="Times New Roman" w:hAnsi="Trebuchet MS" w:cs="Times New Roman"/>
                <w:color w:val="444444"/>
                <w:sz w:val="24"/>
                <w:szCs w:val="24"/>
              </w:rPr>
            </w:rPrChange>
          </w:rPr>
          <w:fldChar w:fldCharType="end"/>
        </w:r>
        <w:r w:rsidRPr="009A799D">
          <w:rPr>
            <w:rFonts w:ascii="Roboto" w:hAnsi="Roboto" w:cs="Calibri"/>
            <w:sz w:val="16"/>
            <w:rPrChange w:id="1333" w:author="katie" w:date="2018-07-12T11:35:00Z">
              <w:rPr>
                <w:rFonts w:ascii="Trebuchet MS" w:eastAsia="Times New Roman" w:hAnsi="Trebuchet MS" w:cs="Times New Roman"/>
                <w:color w:val="444444"/>
                <w:sz w:val="24"/>
                <w:szCs w:val="24"/>
              </w:rPr>
            </w:rPrChange>
          </w:rPr>
          <w:t xml:space="preserve">. In the late 2000s, </w:t>
        </w:r>
        <w:r w:rsidRPr="009A799D">
          <w:rPr>
            <w:rStyle w:val="StyleUnderline"/>
            <w:rFonts w:ascii="Roboto" w:hAnsi="Roboto" w:cs="Calibri"/>
            <w:rPrChange w:id="1334" w:author="katie" w:date="2018-07-12T11:39:00Z">
              <w:rPr>
                <w:rFonts w:ascii="Trebuchet MS" w:eastAsia="Times New Roman" w:hAnsi="Trebuchet MS" w:cs="Times New Roman"/>
                <w:color w:val="444444"/>
                <w:sz w:val="24"/>
                <w:szCs w:val="24"/>
              </w:rPr>
            </w:rPrChange>
          </w:rPr>
          <w:t xml:space="preserve">this cooperation deepened in response to the Mexican drug war, a war fueled by US consumers and money, </w:t>
        </w:r>
        <w:r w:rsidRPr="009A799D">
          <w:rPr>
            <w:rStyle w:val="StyleUnderline"/>
            <w:rFonts w:ascii="Roboto" w:hAnsi="Roboto" w:cs="Calibri"/>
            <w:rPrChange w:id="1335" w:author="katie" w:date="2018-07-12T11:39:00Z">
              <w:rPr>
                <w:rFonts w:ascii="Trebuchet MS" w:eastAsia="Times New Roman" w:hAnsi="Trebuchet MS" w:cs="Times New Roman"/>
                <w:color w:val="444444"/>
                <w:sz w:val="24"/>
                <w:szCs w:val="24"/>
              </w:rPr>
            </w:rPrChange>
          </w:rPr>
          <w:fldChar w:fldCharType="begin"/>
        </w:r>
        <w:r w:rsidRPr="009A799D">
          <w:rPr>
            <w:rStyle w:val="StyleUnderline"/>
            <w:rFonts w:ascii="Roboto" w:hAnsi="Roboto" w:cs="Calibri"/>
            <w:rPrChange w:id="1336" w:author="katie" w:date="2018-07-12T11:39:00Z">
              <w:rPr>
                <w:rFonts w:ascii="Trebuchet MS" w:eastAsia="Times New Roman" w:hAnsi="Trebuchet MS" w:cs="Times New Roman"/>
                <w:color w:val="444444"/>
                <w:sz w:val="24"/>
                <w:szCs w:val="24"/>
              </w:rPr>
            </w:rPrChange>
          </w:rPr>
          <w:instrText xml:space="preserve"> HYPERLINK "https://www.cambridge.org/core/journals/american-political-science-review/article/cross-border-spillover-us-gun-laws-and-violence-in-mexico/438E607A07F32D57AF244B61ED38FB28" </w:instrText>
        </w:r>
        <w:r w:rsidRPr="009A799D">
          <w:rPr>
            <w:rStyle w:val="StyleUnderline"/>
            <w:rFonts w:ascii="Roboto" w:hAnsi="Roboto" w:cs="Calibri"/>
            <w:rPrChange w:id="1337" w:author="katie" w:date="2018-07-12T11:39:00Z">
              <w:rPr>
                <w:rFonts w:ascii="Trebuchet MS" w:eastAsia="Times New Roman" w:hAnsi="Trebuchet MS" w:cs="Times New Roman"/>
                <w:color w:val="444444"/>
                <w:sz w:val="24"/>
                <w:szCs w:val="24"/>
              </w:rPr>
            </w:rPrChange>
          </w:rPr>
          <w:fldChar w:fldCharType="separate"/>
        </w:r>
        <w:r w:rsidRPr="009A799D">
          <w:rPr>
            <w:rStyle w:val="StyleUnderline"/>
            <w:rFonts w:ascii="Roboto" w:hAnsi="Roboto" w:cs="Calibri"/>
            <w:rPrChange w:id="1338" w:author="katie" w:date="2018-07-12T11:39:00Z">
              <w:rPr>
                <w:rStyle w:val="Hyperlink"/>
                <w:rFonts w:ascii="Trebuchet MS" w:eastAsiaTheme="majorEastAsia" w:hAnsi="Trebuchet MS" w:cs="Times New Roman"/>
                <w:color w:val="194163"/>
                <w:sz w:val="24"/>
                <w:szCs w:val="24"/>
                <w:bdr w:val="none" w:sz="0" w:space="0" w:color="auto" w:frame="1"/>
              </w:rPr>
            </w:rPrChange>
          </w:rPr>
          <w:t>US guns</w:t>
        </w:r>
        <w:r w:rsidRPr="009A799D">
          <w:rPr>
            <w:rStyle w:val="StyleUnderline"/>
            <w:rFonts w:ascii="Roboto" w:hAnsi="Roboto" w:cs="Calibri"/>
            <w:rPrChange w:id="1339" w:author="katie" w:date="2018-07-12T11:39:00Z">
              <w:rPr>
                <w:rFonts w:ascii="Trebuchet MS" w:eastAsia="Times New Roman" w:hAnsi="Trebuchet MS" w:cs="Times New Roman"/>
                <w:color w:val="444444"/>
                <w:sz w:val="24"/>
                <w:szCs w:val="24"/>
              </w:rPr>
            </w:rPrChange>
          </w:rPr>
          <w:fldChar w:fldCharType="end"/>
        </w:r>
        <w:r w:rsidRPr="009A799D">
          <w:rPr>
            <w:rStyle w:val="StyleUnderline"/>
            <w:rFonts w:ascii="Roboto" w:hAnsi="Roboto" w:cs="Calibri"/>
            <w:rPrChange w:id="1340" w:author="katie" w:date="2018-07-12T11:39:00Z">
              <w:rPr>
                <w:rFonts w:ascii="Trebuchet MS" w:eastAsia="Times New Roman" w:hAnsi="Trebuchet MS" w:cs="Times New Roman"/>
                <w:color w:val="444444"/>
                <w:sz w:val="24"/>
                <w:szCs w:val="24"/>
              </w:rPr>
            </w:rPrChange>
          </w:rPr>
          <w:t xml:space="preserve">, and </w:t>
        </w:r>
        <w:r w:rsidRPr="009A799D">
          <w:rPr>
            <w:rStyle w:val="StyleUnderline"/>
            <w:rFonts w:ascii="Roboto" w:hAnsi="Roboto" w:cs="Calibri"/>
            <w:rPrChange w:id="1341" w:author="katie" w:date="2018-07-12T11:39:00Z">
              <w:rPr>
                <w:rFonts w:ascii="Trebuchet MS" w:eastAsia="Times New Roman" w:hAnsi="Trebuchet MS" w:cs="Times New Roman"/>
                <w:color w:val="444444"/>
                <w:sz w:val="24"/>
                <w:szCs w:val="24"/>
              </w:rPr>
            </w:rPrChange>
          </w:rPr>
          <w:fldChar w:fldCharType="begin"/>
        </w:r>
        <w:r w:rsidRPr="009A799D">
          <w:rPr>
            <w:rStyle w:val="StyleUnderline"/>
            <w:rFonts w:ascii="Roboto" w:hAnsi="Roboto" w:cs="Calibri"/>
            <w:rPrChange w:id="1342" w:author="katie" w:date="2018-07-12T11:39:00Z">
              <w:rPr>
                <w:rFonts w:ascii="Trebuchet MS" w:eastAsia="Times New Roman" w:hAnsi="Trebuchet MS" w:cs="Times New Roman"/>
                <w:color w:val="444444"/>
                <w:sz w:val="24"/>
                <w:szCs w:val="24"/>
              </w:rPr>
            </w:rPrChange>
          </w:rPr>
          <w:instrText xml:space="preserve"> HYPERLINK "https://books.google.com/books?hl=en&amp;lr=&amp;id=i48RP__LuOMC&amp;oi=fnd&amp;pg=PR5&amp;dq=mexico+cross-border+criminal+organizations&amp;ots=ivH-Pw5lfU&amp;sig=_Qti6LuNhBhixGHmyOOW1VV-QEE" \l "v=onepage&amp;q=mexico%20cross-border%20criminal%20organizations&amp;f=false" </w:instrText>
        </w:r>
        <w:r w:rsidRPr="009A799D">
          <w:rPr>
            <w:rStyle w:val="StyleUnderline"/>
            <w:rFonts w:ascii="Roboto" w:hAnsi="Roboto" w:cs="Calibri"/>
            <w:rPrChange w:id="1343" w:author="katie" w:date="2018-07-12T11:39:00Z">
              <w:rPr>
                <w:rFonts w:ascii="Trebuchet MS" w:eastAsia="Times New Roman" w:hAnsi="Trebuchet MS" w:cs="Times New Roman"/>
                <w:color w:val="444444"/>
                <w:sz w:val="24"/>
                <w:szCs w:val="24"/>
              </w:rPr>
            </w:rPrChange>
          </w:rPr>
          <w:fldChar w:fldCharType="separate"/>
        </w:r>
        <w:r w:rsidRPr="009A799D">
          <w:rPr>
            <w:rStyle w:val="StyleUnderline"/>
            <w:rFonts w:ascii="Roboto" w:hAnsi="Roboto" w:cs="Calibri"/>
            <w:rPrChange w:id="1344" w:author="katie" w:date="2018-07-12T11:39:00Z">
              <w:rPr>
                <w:rStyle w:val="Hyperlink"/>
                <w:rFonts w:ascii="Trebuchet MS" w:eastAsiaTheme="majorEastAsia" w:hAnsi="Trebuchet MS" w:cs="Times New Roman"/>
                <w:color w:val="194163"/>
                <w:sz w:val="24"/>
                <w:szCs w:val="24"/>
                <w:bdr w:val="none" w:sz="0" w:space="0" w:color="auto" w:frame="1"/>
              </w:rPr>
            </w:rPrChange>
          </w:rPr>
          <w:t>complex cross-border criminal organizations</w:t>
        </w:r>
        <w:r w:rsidRPr="009A799D">
          <w:rPr>
            <w:rStyle w:val="StyleUnderline"/>
            <w:rFonts w:ascii="Roboto" w:hAnsi="Roboto" w:cs="Calibri"/>
            <w:rPrChange w:id="1345" w:author="katie" w:date="2018-07-12T11:39:00Z">
              <w:rPr>
                <w:rFonts w:ascii="Trebuchet MS" w:eastAsia="Times New Roman" w:hAnsi="Trebuchet MS" w:cs="Times New Roman"/>
                <w:color w:val="444444"/>
                <w:sz w:val="24"/>
                <w:szCs w:val="24"/>
              </w:rPr>
            </w:rPrChange>
          </w:rPr>
          <w:fldChar w:fldCharType="end"/>
        </w:r>
        <w:r w:rsidRPr="009A799D">
          <w:rPr>
            <w:rStyle w:val="StyleUnderline"/>
            <w:rFonts w:ascii="Roboto" w:hAnsi="Roboto" w:cs="Calibri"/>
            <w:rPrChange w:id="1346" w:author="katie" w:date="2018-07-12T11:39:00Z">
              <w:rPr>
                <w:rFonts w:ascii="Trebuchet MS" w:eastAsia="Times New Roman" w:hAnsi="Trebuchet MS" w:cs="Times New Roman"/>
                <w:color w:val="444444"/>
                <w:sz w:val="24"/>
                <w:szCs w:val="24"/>
              </w:rPr>
            </w:rPrChange>
          </w:rPr>
          <w:t>.</w:t>
        </w:r>
        <w:r w:rsidRPr="009A799D">
          <w:rPr>
            <w:rFonts w:ascii="Roboto" w:hAnsi="Roboto" w:cs="Calibri"/>
            <w:sz w:val="16"/>
            <w:rPrChange w:id="1347" w:author="katie" w:date="2018-07-12T11:35:00Z">
              <w:rPr>
                <w:rFonts w:ascii="Trebuchet MS" w:eastAsia="Times New Roman" w:hAnsi="Trebuchet MS" w:cs="Times New Roman"/>
                <w:color w:val="444444"/>
                <w:sz w:val="24"/>
                <w:szCs w:val="24"/>
              </w:rPr>
            </w:rPrChange>
          </w:rPr>
          <w:t xml:space="preserve"> This war has claimed as many as </w:t>
        </w:r>
        <w:r w:rsidRPr="009A799D">
          <w:rPr>
            <w:rFonts w:ascii="Roboto" w:hAnsi="Roboto" w:cs="Calibri"/>
            <w:sz w:val="16"/>
            <w:rPrChange w:id="1348" w:author="katie" w:date="2018-07-12T11:35:00Z">
              <w:rPr>
                <w:rFonts w:ascii="Trebuchet MS" w:eastAsia="Times New Roman" w:hAnsi="Trebuchet MS" w:cs="Times New Roman"/>
                <w:color w:val="444444"/>
                <w:sz w:val="24"/>
                <w:szCs w:val="24"/>
              </w:rPr>
            </w:rPrChange>
          </w:rPr>
          <w:fldChar w:fldCharType="begin"/>
        </w:r>
        <w:r w:rsidRPr="009A799D">
          <w:rPr>
            <w:rFonts w:ascii="Roboto" w:hAnsi="Roboto" w:cs="Calibri"/>
            <w:sz w:val="16"/>
            <w:rPrChange w:id="1349" w:author="katie" w:date="2018-07-12T11:35:00Z">
              <w:rPr>
                <w:rFonts w:ascii="Trebuchet MS" w:eastAsia="Times New Roman" w:hAnsi="Trebuchet MS" w:cs="Times New Roman"/>
                <w:color w:val="444444"/>
                <w:sz w:val="24"/>
                <w:szCs w:val="24"/>
              </w:rPr>
            </w:rPrChange>
          </w:rPr>
          <w:instrText xml:space="preserve"> HYPERLINK "http://www.latimes.com/world/mexico-americas/la-fg-mexico-murders-20170301-story.html" </w:instrText>
        </w:r>
        <w:r w:rsidRPr="009A799D">
          <w:rPr>
            <w:rFonts w:ascii="Roboto" w:hAnsi="Roboto" w:cs="Calibri"/>
            <w:sz w:val="16"/>
            <w:rPrChange w:id="1350" w:author="katie" w:date="2018-07-12T11:35:00Z">
              <w:rPr>
                <w:rFonts w:ascii="Trebuchet MS" w:eastAsia="Times New Roman" w:hAnsi="Trebuchet MS" w:cs="Times New Roman"/>
                <w:color w:val="444444"/>
                <w:sz w:val="24"/>
                <w:szCs w:val="24"/>
              </w:rPr>
            </w:rPrChange>
          </w:rPr>
          <w:fldChar w:fldCharType="separate"/>
        </w:r>
        <w:r w:rsidRPr="009A799D">
          <w:rPr>
            <w:rStyle w:val="Hyperlink"/>
            <w:rFonts w:ascii="Roboto" w:hAnsi="Roboto" w:cs="Calibri"/>
            <w:sz w:val="16"/>
            <w:rPrChange w:id="1351" w:author="katie" w:date="2018-07-12T11:35:00Z">
              <w:rPr>
                <w:rStyle w:val="Hyperlink"/>
                <w:rFonts w:ascii="Trebuchet MS" w:eastAsiaTheme="majorEastAsia" w:hAnsi="Trebuchet MS" w:cs="Times New Roman"/>
                <w:color w:val="194163"/>
                <w:sz w:val="24"/>
                <w:szCs w:val="24"/>
                <w:bdr w:val="none" w:sz="0" w:space="0" w:color="auto" w:frame="1"/>
              </w:rPr>
            </w:rPrChange>
          </w:rPr>
          <w:t>175,000 lives in the past decade</w:t>
        </w:r>
        <w:r w:rsidRPr="009A799D">
          <w:rPr>
            <w:rFonts w:ascii="Roboto" w:hAnsi="Roboto" w:cs="Calibri"/>
            <w:sz w:val="16"/>
            <w:rPrChange w:id="1352" w:author="katie" w:date="2018-07-12T11:35:00Z">
              <w:rPr>
                <w:rFonts w:ascii="Trebuchet MS" w:eastAsia="Times New Roman" w:hAnsi="Trebuchet MS" w:cs="Times New Roman"/>
                <w:color w:val="444444"/>
                <w:sz w:val="24"/>
                <w:szCs w:val="24"/>
              </w:rPr>
            </w:rPrChange>
          </w:rPr>
          <w:fldChar w:fldCharType="end"/>
        </w:r>
        <w:r w:rsidRPr="009A799D">
          <w:rPr>
            <w:rFonts w:ascii="Roboto" w:hAnsi="Roboto" w:cs="Calibri"/>
            <w:sz w:val="16"/>
            <w:rPrChange w:id="1353" w:author="katie" w:date="2018-07-12T11:35:00Z">
              <w:rPr>
                <w:rFonts w:ascii="Trebuchet MS" w:eastAsia="Times New Roman" w:hAnsi="Trebuchet MS" w:cs="Times New Roman"/>
                <w:color w:val="444444"/>
                <w:sz w:val="24"/>
                <w:szCs w:val="24"/>
              </w:rPr>
            </w:rPrChange>
          </w:rPr>
          <w:t xml:space="preserve">. Since 2008, this cooperation has come under the umbrella of the </w:t>
        </w:r>
        <w:r w:rsidRPr="009A799D">
          <w:rPr>
            <w:rFonts w:ascii="Roboto" w:hAnsi="Roboto" w:cs="Calibri"/>
            <w:sz w:val="16"/>
            <w:rPrChange w:id="1354" w:author="katie" w:date="2018-07-12T11:35:00Z">
              <w:rPr>
                <w:rFonts w:ascii="Trebuchet MS" w:eastAsia="Times New Roman" w:hAnsi="Trebuchet MS" w:cs="Times New Roman"/>
                <w:color w:val="444444"/>
                <w:sz w:val="24"/>
                <w:szCs w:val="24"/>
              </w:rPr>
            </w:rPrChange>
          </w:rPr>
          <w:fldChar w:fldCharType="begin"/>
        </w:r>
        <w:r w:rsidRPr="009A799D">
          <w:rPr>
            <w:rFonts w:ascii="Roboto" w:hAnsi="Roboto" w:cs="Calibri"/>
            <w:sz w:val="16"/>
            <w:rPrChange w:id="1355" w:author="katie" w:date="2018-07-12T11:35:00Z">
              <w:rPr>
                <w:rFonts w:ascii="Trebuchet MS" w:eastAsia="Times New Roman" w:hAnsi="Trebuchet MS" w:cs="Times New Roman"/>
                <w:color w:val="444444"/>
                <w:sz w:val="24"/>
                <w:szCs w:val="24"/>
              </w:rPr>
            </w:rPrChange>
          </w:rPr>
          <w:instrText xml:space="preserve"> HYPERLINK "https://fas.org/sgp/crs/row/R41349.pdf" </w:instrText>
        </w:r>
        <w:r w:rsidRPr="009A799D">
          <w:rPr>
            <w:rFonts w:ascii="Roboto" w:hAnsi="Roboto" w:cs="Calibri"/>
            <w:sz w:val="16"/>
            <w:rPrChange w:id="1356" w:author="katie" w:date="2018-07-12T11:35:00Z">
              <w:rPr>
                <w:rFonts w:ascii="Trebuchet MS" w:eastAsia="Times New Roman" w:hAnsi="Trebuchet MS" w:cs="Times New Roman"/>
                <w:color w:val="444444"/>
                <w:sz w:val="24"/>
                <w:szCs w:val="24"/>
              </w:rPr>
            </w:rPrChange>
          </w:rPr>
          <w:fldChar w:fldCharType="separate"/>
        </w:r>
        <w:r w:rsidRPr="009A799D">
          <w:rPr>
            <w:rStyle w:val="Hyperlink"/>
            <w:rFonts w:ascii="Roboto" w:hAnsi="Roboto" w:cs="Calibri"/>
            <w:sz w:val="16"/>
            <w:rPrChange w:id="1357" w:author="katie" w:date="2018-07-12T11:35:00Z">
              <w:rPr>
                <w:rStyle w:val="Hyperlink"/>
                <w:rFonts w:ascii="Trebuchet MS" w:eastAsiaTheme="majorEastAsia" w:hAnsi="Trebuchet MS" w:cs="Times New Roman"/>
                <w:color w:val="194163"/>
                <w:sz w:val="24"/>
                <w:szCs w:val="24"/>
                <w:bdr w:val="none" w:sz="0" w:space="0" w:color="auto" w:frame="1"/>
              </w:rPr>
            </w:rPrChange>
          </w:rPr>
          <w:t>Merida Initiative</w:t>
        </w:r>
        <w:r w:rsidRPr="009A799D">
          <w:rPr>
            <w:rFonts w:ascii="Roboto" w:hAnsi="Roboto" w:cs="Calibri"/>
            <w:sz w:val="16"/>
            <w:rPrChange w:id="1358" w:author="katie" w:date="2018-07-12T11:35:00Z">
              <w:rPr>
                <w:rFonts w:ascii="Trebuchet MS" w:eastAsia="Times New Roman" w:hAnsi="Trebuchet MS" w:cs="Times New Roman"/>
                <w:color w:val="444444"/>
                <w:sz w:val="24"/>
                <w:szCs w:val="24"/>
              </w:rPr>
            </w:rPrChange>
          </w:rPr>
          <w:fldChar w:fldCharType="end"/>
        </w:r>
        <w:r w:rsidRPr="009A799D">
          <w:rPr>
            <w:rFonts w:ascii="Roboto" w:hAnsi="Roboto" w:cs="Calibri"/>
            <w:sz w:val="16"/>
            <w:rPrChange w:id="1359" w:author="katie" w:date="2018-07-12T11:35:00Z">
              <w:rPr>
                <w:rFonts w:ascii="Trebuchet MS" w:eastAsia="Times New Roman" w:hAnsi="Trebuchet MS" w:cs="Times New Roman"/>
                <w:color w:val="444444"/>
                <w:sz w:val="24"/>
                <w:szCs w:val="24"/>
              </w:rPr>
            </w:rPrChange>
          </w:rPr>
          <w:t xml:space="preserve">. </w:t>
        </w:r>
        <w:r w:rsidRPr="009A799D">
          <w:rPr>
            <w:rStyle w:val="StyleUnderline"/>
            <w:rFonts w:ascii="Roboto" w:hAnsi="Roboto" w:cs="Calibri"/>
            <w:rPrChange w:id="1360" w:author="katie" w:date="2018-07-12T11:39:00Z">
              <w:rPr>
                <w:rFonts w:ascii="Trebuchet MS" w:eastAsia="Times New Roman" w:hAnsi="Trebuchet MS" w:cs="Times New Roman"/>
                <w:color w:val="444444"/>
                <w:sz w:val="24"/>
                <w:szCs w:val="24"/>
              </w:rPr>
            </w:rPrChange>
          </w:rPr>
          <w:t>The components of US-</w:t>
        </w:r>
        <w:r w:rsidRPr="009A799D">
          <w:rPr>
            <w:rStyle w:val="StyleUnderline"/>
            <w:rFonts w:ascii="Roboto" w:hAnsi="Roboto" w:cs="Calibri"/>
            <w:rPrChange w:id="1361" w:author="katie" w:date="2018-07-12T11:39:00Z">
              <w:rPr>
                <w:rStyle w:val="searchword"/>
                <w:rFonts w:ascii="Trebuchet MS" w:eastAsiaTheme="majorEastAsia" w:hAnsi="Trebuchet MS" w:cs="Times New Roman"/>
                <w:color w:val="444444"/>
                <w:sz w:val="24"/>
                <w:szCs w:val="24"/>
                <w:bdr w:val="none" w:sz="0" w:space="0" w:color="auto" w:frame="1"/>
                <w:shd w:val="clear" w:color="auto" w:fill="ADD8E6"/>
              </w:rPr>
            </w:rPrChange>
          </w:rPr>
          <w:t>Mexico</w:t>
        </w:r>
        <w:r w:rsidRPr="009A799D">
          <w:rPr>
            <w:rStyle w:val="StyleUnderline"/>
            <w:rFonts w:ascii="Roboto" w:hAnsi="Roboto" w:cs="Calibri"/>
            <w:rPrChange w:id="1362" w:author="katie" w:date="2018-07-12T11:39:00Z">
              <w:rPr>
                <w:rFonts w:ascii="Trebuchet MS" w:eastAsia="Times New Roman" w:hAnsi="Trebuchet MS" w:cs="Times New Roman"/>
                <w:color w:val="444444"/>
                <w:sz w:val="24"/>
                <w:szCs w:val="24"/>
              </w:rPr>
            </w:rPrChange>
          </w:rPr>
          <w:t xml:space="preserve"> security cooperation are extensive, ranging from seizure and forfeiture of cross-border criminal networks’ assets to US support for justice sector reforms and technology transfers</w:t>
        </w:r>
        <w:r w:rsidRPr="009A799D">
          <w:rPr>
            <w:rFonts w:ascii="Roboto" w:hAnsi="Roboto" w:cs="Calibri"/>
            <w:sz w:val="16"/>
            <w:rPrChange w:id="1363" w:author="katie" w:date="2018-07-12T11:35:00Z">
              <w:rPr>
                <w:rFonts w:ascii="Trebuchet MS" w:eastAsia="Times New Roman" w:hAnsi="Trebuchet MS" w:cs="Times New Roman"/>
                <w:color w:val="444444"/>
                <w:sz w:val="24"/>
                <w:szCs w:val="24"/>
              </w:rPr>
            </w:rPrChange>
          </w:rPr>
          <w:t xml:space="preserve"> – both </w:t>
        </w:r>
        <w:r w:rsidRPr="009A799D">
          <w:rPr>
            <w:rFonts w:ascii="Roboto" w:hAnsi="Roboto" w:cs="Calibri"/>
            <w:sz w:val="16"/>
            <w:rPrChange w:id="1364" w:author="katie" w:date="2018-07-12T11:35:00Z">
              <w:rPr>
                <w:rFonts w:ascii="Trebuchet MS" w:eastAsia="Times New Roman" w:hAnsi="Trebuchet MS" w:cs="Times New Roman"/>
                <w:color w:val="444444"/>
                <w:sz w:val="24"/>
                <w:szCs w:val="24"/>
              </w:rPr>
            </w:rPrChange>
          </w:rPr>
          <w:fldChar w:fldCharType="begin"/>
        </w:r>
        <w:r w:rsidRPr="009A799D">
          <w:rPr>
            <w:rFonts w:ascii="Roboto" w:hAnsi="Roboto" w:cs="Calibri"/>
            <w:sz w:val="16"/>
            <w:rPrChange w:id="1365" w:author="katie" w:date="2018-07-12T11:35:00Z">
              <w:rPr>
                <w:rFonts w:ascii="Trebuchet MS" w:eastAsia="Times New Roman" w:hAnsi="Trebuchet MS" w:cs="Times New Roman"/>
                <w:color w:val="444444"/>
                <w:sz w:val="24"/>
                <w:szCs w:val="24"/>
              </w:rPr>
            </w:rPrChange>
          </w:rPr>
          <w:instrText xml:space="preserve"> HYPERLINK "https://www.army.mil/article/66568/Three_black_hawks_delivered_to_Mexico_through_FMS_program" </w:instrText>
        </w:r>
        <w:r w:rsidRPr="009A799D">
          <w:rPr>
            <w:rFonts w:ascii="Roboto" w:hAnsi="Roboto" w:cs="Calibri"/>
            <w:sz w:val="16"/>
            <w:rPrChange w:id="1366" w:author="katie" w:date="2018-07-12T11:35:00Z">
              <w:rPr>
                <w:rFonts w:ascii="Trebuchet MS" w:eastAsia="Times New Roman" w:hAnsi="Trebuchet MS" w:cs="Times New Roman"/>
                <w:color w:val="444444"/>
                <w:sz w:val="24"/>
                <w:szCs w:val="24"/>
              </w:rPr>
            </w:rPrChange>
          </w:rPr>
          <w:fldChar w:fldCharType="separate"/>
        </w:r>
        <w:r w:rsidRPr="009A799D">
          <w:rPr>
            <w:rStyle w:val="Hyperlink"/>
            <w:rFonts w:ascii="Roboto" w:hAnsi="Roboto" w:cs="Calibri"/>
            <w:sz w:val="16"/>
            <w:rPrChange w:id="1367" w:author="katie" w:date="2018-07-12T11:35:00Z">
              <w:rPr>
                <w:rStyle w:val="Hyperlink"/>
                <w:rFonts w:ascii="Trebuchet MS" w:eastAsiaTheme="majorEastAsia" w:hAnsi="Trebuchet MS" w:cs="Times New Roman"/>
                <w:color w:val="194163"/>
                <w:sz w:val="24"/>
                <w:szCs w:val="24"/>
                <w:bdr w:val="none" w:sz="0" w:space="0" w:color="auto" w:frame="1"/>
              </w:rPr>
            </w:rPrChange>
          </w:rPr>
          <w:t>hard</w:t>
        </w:r>
        <w:r w:rsidRPr="009A799D">
          <w:rPr>
            <w:rFonts w:ascii="Roboto" w:hAnsi="Roboto" w:cs="Calibri"/>
            <w:sz w:val="16"/>
            <w:rPrChange w:id="1368" w:author="katie" w:date="2018-07-12T11:35:00Z">
              <w:rPr>
                <w:rFonts w:ascii="Trebuchet MS" w:eastAsia="Times New Roman" w:hAnsi="Trebuchet MS" w:cs="Times New Roman"/>
                <w:color w:val="444444"/>
                <w:sz w:val="24"/>
                <w:szCs w:val="24"/>
              </w:rPr>
            </w:rPrChange>
          </w:rPr>
          <w:fldChar w:fldCharType="end"/>
        </w:r>
        <w:r w:rsidRPr="009A799D">
          <w:rPr>
            <w:rFonts w:ascii="Roboto" w:hAnsi="Roboto" w:cs="Calibri"/>
            <w:sz w:val="16"/>
            <w:rPrChange w:id="1369" w:author="katie" w:date="2018-07-12T11:35:00Z">
              <w:rPr>
                <w:rFonts w:ascii="Trebuchet MS" w:eastAsia="Times New Roman" w:hAnsi="Trebuchet MS" w:cs="Times New Roman"/>
                <w:color w:val="444444"/>
                <w:sz w:val="24"/>
                <w:szCs w:val="24"/>
              </w:rPr>
            </w:rPrChange>
          </w:rPr>
          <w:t xml:space="preserve"> and </w:t>
        </w:r>
        <w:r w:rsidRPr="009A799D">
          <w:rPr>
            <w:rFonts w:ascii="Roboto" w:hAnsi="Roboto" w:cs="Calibri"/>
            <w:sz w:val="16"/>
            <w:rPrChange w:id="1370" w:author="katie" w:date="2018-07-12T11:35:00Z">
              <w:rPr>
                <w:rFonts w:ascii="Trebuchet MS" w:eastAsia="Times New Roman" w:hAnsi="Trebuchet MS" w:cs="Times New Roman"/>
                <w:color w:val="444444"/>
                <w:sz w:val="24"/>
                <w:szCs w:val="24"/>
              </w:rPr>
            </w:rPrChange>
          </w:rPr>
          <w:fldChar w:fldCharType="begin"/>
        </w:r>
        <w:r w:rsidRPr="009A799D">
          <w:rPr>
            <w:rFonts w:ascii="Roboto" w:hAnsi="Roboto" w:cs="Calibri"/>
            <w:sz w:val="16"/>
            <w:rPrChange w:id="1371" w:author="katie" w:date="2018-07-12T11:35:00Z">
              <w:rPr>
                <w:rFonts w:ascii="Trebuchet MS" w:eastAsia="Times New Roman" w:hAnsi="Trebuchet MS" w:cs="Times New Roman"/>
                <w:color w:val="444444"/>
                <w:sz w:val="24"/>
                <w:szCs w:val="24"/>
              </w:rPr>
            </w:rPrChange>
          </w:rPr>
          <w:instrText xml:space="preserve"> HYPERLINK "https://www.cbp.gov/newsroom/national-media-release/cbp-trained-mexican-customs-canine-finds-24-million" </w:instrText>
        </w:r>
        <w:r w:rsidRPr="009A799D">
          <w:rPr>
            <w:rFonts w:ascii="Roboto" w:hAnsi="Roboto" w:cs="Calibri"/>
            <w:sz w:val="16"/>
            <w:rPrChange w:id="1372" w:author="katie" w:date="2018-07-12T11:35:00Z">
              <w:rPr>
                <w:rFonts w:ascii="Trebuchet MS" w:eastAsia="Times New Roman" w:hAnsi="Trebuchet MS" w:cs="Times New Roman"/>
                <w:color w:val="444444"/>
                <w:sz w:val="24"/>
                <w:szCs w:val="24"/>
              </w:rPr>
            </w:rPrChange>
          </w:rPr>
          <w:fldChar w:fldCharType="separate"/>
        </w:r>
        <w:r w:rsidRPr="009A799D">
          <w:rPr>
            <w:rStyle w:val="Hyperlink"/>
            <w:rFonts w:ascii="Roboto" w:hAnsi="Roboto" w:cs="Calibri"/>
            <w:sz w:val="16"/>
            <w:rPrChange w:id="1373" w:author="katie" w:date="2018-07-12T11:35:00Z">
              <w:rPr>
                <w:rStyle w:val="Hyperlink"/>
                <w:rFonts w:ascii="Trebuchet MS" w:eastAsiaTheme="majorEastAsia" w:hAnsi="Trebuchet MS" w:cs="Times New Roman"/>
                <w:color w:val="194163"/>
                <w:sz w:val="24"/>
                <w:szCs w:val="24"/>
                <w:bdr w:val="none" w:sz="0" w:space="0" w:color="auto" w:frame="1"/>
              </w:rPr>
            </w:rPrChange>
          </w:rPr>
          <w:t>soft</w:t>
        </w:r>
        <w:r w:rsidRPr="009A799D">
          <w:rPr>
            <w:rFonts w:ascii="Roboto" w:hAnsi="Roboto" w:cs="Calibri"/>
            <w:sz w:val="16"/>
            <w:rPrChange w:id="1374" w:author="katie" w:date="2018-07-12T11:35:00Z">
              <w:rPr>
                <w:rFonts w:ascii="Trebuchet MS" w:eastAsia="Times New Roman" w:hAnsi="Trebuchet MS" w:cs="Times New Roman"/>
                <w:color w:val="444444"/>
                <w:sz w:val="24"/>
                <w:szCs w:val="24"/>
              </w:rPr>
            </w:rPrChange>
          </w:rPr>
          <w:fldChar w:fldCharType="end"/>
        </w:r>
        <w:r w:rsidRPr="009A799D">
          <w:rPr>
            <w:rFonts w:ascii="Roboto" w:hAnsi="Roboto" w:cs="Calibri"/>
            <w:sz w:val="16"/>
            <w:rPrChange w:id="1375" w:author="katie" w:date="2018-07-12T11:35:00Z">
              <w:rPr>
                <w:rFonts w:ascii="Trebuchet MS" w:eastAsia="Times New Roman" w:hAnsi="Trebuchet MS" w:cs="Times New Roman"/>
                <w:color w:val="444444"/>
                <w:sz w:val="24"/>
                <w:szCs w:val="24"/>
              </w:rPr>
            </w:rPrChange>
          </w:rPr>
          <w:t xml:space="preserve"> alike. The Merida Initiative has not been without its critics, but it is difficult to imagine that disengaging around these issues will improve the situation in </w:t>
        </w:r>
        <w:r w:rsidRPr="009A799D">
          <w:rPr>
            <w:rFonts w:ascii="Roboto" w:hAnsi="Roboto" w:cs="Calibri"/>
            <w:sz w:val="16"/>
            <w:rPrChange w:id="1376" w:author="katie" w:date="2018-07-12T11:35:00Z">
              <w:rPr>
                <w:rStyle w:val="searchword"/>
                <w:rFonts w:ascii="Trebuchet MS" w:eastAsiaTheme="majorEastAsia" w:hAnsi="Trebuchet MS" w:cs="Times New Roman"/>
                <w:color w:val="444444"/>
                <w:sz w:val="24"/>
                <w:szCs w:val="24"/>
                <w:bdr w:val="none" w:sz="0" w:space="0" w:color="auto" w:frame="1"/>
                <w:shd w:val="clear" w:color="auto" w:fill="ADD8E6"/>
              </w:rPr>
            </w:rPrChange>
          </w:rPr>
          <w:t>Mexico</w:t>
        </w:r>
        <w:r w:rsidRPr="009A799D">
          <w:rPr>
            <w:rFonts w:ascii="Roboto" w:hAnsi="Roboto" w:cs="Calibri"/>
            <w:sz w:val="16"/>
            <w:rPrChange w:id="1377" w:author="katie" w:date="2018-07-12T11:35:00Z">
              <w:rPr>
                <w:rFonts w:ascii="Trebuchet MS" w:eastAsia="Times New Roman" w:hAnsi="Trebuchet MS" w:cs="Times New Roman"/>
                <w:color w:val="444444"/>
                <w:sz w:val="24"/>
                <w:szCs w:val="24"/>
              </w:rPr>
            </w:rPrChange>
          </w:rPr>
          <w:t xml:space="preserve">. Americans would still demand illegal narcotics and </w:t>
        </w:r>
        <w:r w:rsidRPr="009A799D">
          <w:rPr>
            <w:rFonts w:ascii="Roboto" w:hAnsi="Roboto" w:cs="Calibri"/>
            <w:sz w:val="16"/>
            <w:rPrChange w:id="1378" w:author="katie" w:date="2018-07-12T11:35:00Z">
              <w:rPr>
                <w:rStyle w:val="searchword"/>
                <w:rFonts w:ascii="Trebuchet MS" w:eastAsiaTheme="majorEastAsia" w:hAnsi="Trebuchet MS" w:cs="Times New Roman"/>
                <w:color w:val="444444"/>
                <w:sz w:val="24"/>
                <w:szCs w:val="24"/>
                <w:bdr w:val="none" w:sz="0" w:space="0" w:color="auto" w:frame="1"/>
                <w:shd w:val="clear" w:color="auto" w:fill="ADD8E6"/>
              </w:rPr>
            </w:rPrChange>
          </w:rPr>
          <w:t>Mexico</w:t>
        </w:r>
        <w:r w:rsidRPr="009A799D">
          <w:rPr>
            <w:rFonts w:ascii="Roboto" w:hAnsi="Roboto" w:cs="Calibri"/>
            <w:sz w:val="16"/>
            <w:rPrChange w:id="1379" w:author="katie" w:date="2018-07-12T11:35:00Z">
              <w:rPr>
                <w:rFonts w:ascii="Trebuchet MS" w:eastAsia="Times New Roman" w:hAnsi="Trebuchet MS" w:cs="Times New Roman"/>
                <w:color w:val="444444"/>
                <w:sz w:val="24"/>
                <w:szCs w:val="24"/>
              </w:rPr>
            </w:rPrChange>
          </w:rPr>
          <w:t xml:space="preserve"> would still have all the cartel-related problems it faces now – just with vastly diminished resources and worsened economic prospects. Second, </w:t>
        </w:r>
        <w:r w:rsidRPr="009A799D">
          <w:rPr>
            <w:rStyle w:val="StyleUnderline"/>
            <w:rFonts w:ascii="Roboto" w:hAnsi="Roboto" w:cs="Calibri"/>
            <w:rPrChange w:id="1380" w:author="katie" w:date="2018-07-12T11:39:00Z">
              <w:rPr>
                <w:rFonts w:ascii="Trebuchet MS" w:eastAsia="Times New Roman" w:hAnsi="Trebuchet MS" w:cs="Times New Roman"/>
                <w:color w:val="444444"/>
                <w:sz w:val="24"/>
                <w:szCs w:val="24"/>
              </w:rPr>
            </w:rPrChange>
          </w:rPr>
          <w:t xml:space="preserve">NAFTA has likely helped curb undocumented migration to the United States, a significant source of humanitarian concern – </w:t>
        </w:r>
        <w:r w:rsidRPr="009A799D">
          <w:rPr>
            <w:rStyle w:val="StyleUnderline"/>
            <w:rFonts w:ascii="Roboto" w:hAnsi="Roboto" w:cs="Calibri"/>
            <w:rPrChange w:id="1381" w:author="katie" w:date="2018-07-12T11:39:00Z">
              <w:rPr>
                <w:rFonts w:ascii="Trebuchet MS" w:eastAsia="Times New Roman" w:hAnsi="Trebuchet MS" w:cs="Times New Roman"/>
                <w:color w:val="444444"/>
                <w:sz w:val="24"/>
                <w:szCs w:val="24"/>
              </w:rPr>
            </w:rPrChange>
          </w:rPr>
          <w:fldChar w:fldCharType="begin"/>
        </w:r>
        <w:r w:rsidRPr="009A799D">
          <w:rPr>
            <w:rStyle w:val="StyleUnderline"/>
            <w:rFonts w:ascii="Roboto" w:hAnsi="Roboto" w:cs="Calibri"/>
            <w:rPrChange w:id="1382" w:author="katie" w:date="2018-07-12T11:39:00Z">
              <w:rPr>
                <w:rFonts w:ascii="Trebuchet MS" w:eastAsia="Times New Roman" w:hAnsi="Trebuchet MS" w:cs="Times New Roman"/>
                <w:color w:val="444444"/>
                <w:sz w:val="24"/>
                <w:szCs w:val="24"/>
              </w:rPr>
            </w:rPrChange>
          </w:rPr>
          <w:instrText xml:space="preserve"> HYPERLINK "https://www.nytimes.com/interactive/2017/05/04/us/texas-border-migrants-dead-bodies.html" </w:instrText>
        </w:r>
        <w:r w:rsidRPr="009A799D">
          <w:rPr>
            <w:rStyle w:val="StyleUnderline"/>
            <w:rFonts w:ascii="Roboto" w:hAnsi="Roboto" w:cs="Calibri"/>
            <w:rPrChange w:id="1383" w:author="katie" w:date="2018-07-12T11:39:00Z">
              <w:rPr>
                <w:rFonts w:ascii="Trebuchet MS" w:eastAsia="Times New Roman" w:hAnsi="Trebuchet MS" w:cs="Times New Roman"/>
                <w:color w:val="444444"/>
                <w:sz w:val="24"/>
                <w:szCs w:val="24"/>
              </w:rPr>
            </w:rPrChange>
          </w:rPr>
          <w:fldChar w:fldCharType="separate"/>
        </w:r>
        <w:r w:rsidRPr="009A799D">
          <w:rPr>
            <w:rStyle w:val="StyleUnderline"/>
            <w:rFonts w:ascii="Roboto" w:hAnsi="Roboto" w:cs="Calibri"/>
            <w:rPrChange w:id="1384" w:author="katie" w:date="2018-07-12T11:39:00Z">
              <w:rPr>
                <w:rStyle w:val="Hyperlink"/>
                <w:rFonts w:ascii="Trebuchet MS" w:eastAsiaTheme="majorEastAsia" w:hAnsi="Trebuchet MS" w:cs="Times New Roman"/>
                <w:color w:val="194163"/>
                <w:sz w:val="24"/>
                <w:szCs w:val="24"/>
                <w:bdr w:val="none" w:sz="0" w:space="0" w:color="auto" w:frame="1"/>
              </w:rPr>
            </w:rPrChange>
          </w:rPr>
          <w:t>undocumented migrants face arduous conditions during and after their journey</w:t>
        </w:r>
        <w:r w:rsidRPr="009A799D">
          <w:rPr>
            <w:rStyle w:val="StyleUnderline"/>
            <w:rFonts w:ascii="Roboto" w:hAnsi="Roboto" w:cs="Calibri"/>
            <w:rPrChange w:id="1385" w:author="katie" w:date="2018-07-12T11:39:00Z">
              <w:rPr>
                <w:rFonts w:ascii="Trebuchet MS" w:eastAsia="Times New Roman" w:hAnsi="Trebuchet MS" w:cs="Times New Roman"/>
                <w:color w:val="444444"/>
                <w:sz w:val="24"/>
                <w:szCs w:val="24"/>
              </w:rPr>
            </w:rPrChange>
          </w:rPr>
          <w:fldChar w:fldCharType="end"/>
        </w:r>
        <w:r w:rsidRPr="009A799D">
          <w:rPr>
            <w:rFonts w:ascii="Roboto" w:hAnsi="Roboto" w:cs="Calibri"/>
            <w:sz w:val="16"/>
            <w:rPrChange w:id="1386" w:author="katie" w:date="2018-07-12T11:35:00Z">
              <w:rPr>
                <w:rFonts w:ascii="Trebuchet MS" w:eastAsia="Times New Roman" w:hAnsi="Trebuchet MS" w:cs="Times New Roman"/>
                <w:color w:val="444444"/>
                <w:sz w:val="24"/>
                <w:szCs w:val="24"/>
              </w:rPr>
            </w:rPrChange>
          </w:rPr>
          <w:t xml:space="preserve"> – and a flashpoint for nativist sentiment in the United States, </w:t>
        </w:r>
        <w:r w:rsidRPr="009A799D">
          <w:rPr>
            <w:rFonts w:ascii="Roboto" w:hAnsi="Roboto" w:cs="Calibri"/>
            <w:sz w:val="16"/>
            <w:rPrChange w:id="1387" w:author="katie" w:date="2018-07-12T11:35:00Z">
              <w:rPr>
                <w:rFonts w:ascii="Trebuchet MS" w:eastAsia="Times New Roman" w:hAnsi="Trebuchet MS" w:cs="Times New Roman"/>
                <w:color w:val="444444"/>
                <w:sz w:val="24"/>
                <w:szCs w:val="24"/>
              </w:rPr>
            </w:rPrChange>
          </w:rPr>
          <w:fldChar w:fldCharType="begin"/>
        </w:r>
        <w:r w:rsidRPr="009A799D">
          <w:rPr>
            <w:rFonts w:ascii="Roboto" w:hAnsi="Roboto" w:cs="Calibri"/>
            <w:sz w:val="16"/>
            <w:rPrChange w:id="1388" w:author="katie" w:date="2018-07-12T11:35:00Z">
              <w:rPr>
                <w:rFonts w:ascii="Trebuchet MS" w:eastAsia="Times New Roman" w:hAnsi="Trebuchet MS" w:cs="Times New Roman"/>
                <w:color w:val="444444"/>
                <w:sz w:val="24"/>
                <w:szCs w:val="24"/>
              </w:rPr>
            </w:rPrChange>
          </w:rPr>
          <w:instrText xml:space="preserve"> HYPERLINK "https://www.washingtonpost.com/politics/how-attitudes-about-immigration-race-and-religion-contributed-to-trump-victory/2017/06/13/6c2c1892-506f-11e7-b064-828ba60fbb98_story.html?utm_term=.3cf40865e78b" </w:instrText>
        </w:r>
        <w:r w:rsidRPr="009A799D">
          <w:rPr>
            <w:rFonts w:ascii="Roboto" w:hAnsi="Roboto" w:cs="Calibri"/>
            <w:sz w:val="16"/>
            <w:rPrChange w:id="1389" w:author="katie" w:date="2018-07-12T11:35:00Z">
              <w:rPr>
                <w:rFonts w:ascii="Trebuchet MS" w:eastAsia="Times New Roman" w:hAnsi="Trebuchet MS" w:cs="Times New Roman"/>
                <w:color w:val="444444"/>
                <w:sz w:val="24"/>
                <w:szCs w:val="24"/>
              </w:rPr>
            </w:rPrChange>
          </w:rPr>
          <w:fldChar w:fldCharType="separate"/>
        </w:r>
        <w:r w:rsidRPr="009A799D">
          <w:rPr>
            <w:rStyle w:val="Hyperlink"/>
            <w:rFonts w:ascii="Roboto" w:hAnsi="Roboto" w:cs="Calibri"/>
            <w:sz w:val="16"/>
            <w:rPrChange w:id="1390" w:author="katie" w:date="2018-07-12T11:35:00Z">
              <w:rPr>
                <w:rStyle w:val="Hyperlink"/>
                <w:rFonts w:ascii="Trebuchet MS" w:eastAsiaTheme="majorEastAsia" w:hAnsi="Trebuchet MS" w:cs="Times New Roman"/>
                <w:color w:val="194163"/>
                <w:sz w:val="24"/>
                <w:szCs w:val="24"/>
                <w:bdr w:val="none" w:sz="0" w:space="0" w:color="auto" w:frame="1"/>
              </w:rPr>
            </w:rPrChange>
          </w:rPr>
          <w:t>especially around elections</w:t>
        </w:r>
        <w:r w:rsidRPr="009A799D">
          <w:rPr>
            <w:rFonts w:ascii="Roboto" w:hAnsi="Roboto" w:cs="Calibri"/>
            <w:sz w:val="16"/>
            <w:rPrChange w:id="1391" w:author="katie" w:date="2018-07-12T11:35:00Z">
              <w:rPr>
                <w:rFonts w:ascii="Trebuchet MS" w:eastAsia="Times New Roman" w:hAnsi="Trebuchet MS" w:cs="Times New Roman"/>
                <w:color w:val="444444"/>
                <w:sz w:val="24"/>
                <w:szCs w:val="24"/>
              </w:rPr>
            </w:rPrChange>
          </w:rPr>
          <w:fldChar w:fldCharType="end"/>
        </w:r>
        <w:r w:rsidRPr="009A799D">
          <w:rPr>
            <w:rFonts w:ascii="Roboto" w:hAnsi="Roboto" w:cs="Calibri"/>
            <w:sz w:val="16"/>
            <w:rPrChange w:id="1392" w:author="katie" w:date="2018-07-12T11:35:00Z">
              <w:rPr>
                <w:rFonts w:ascii="Trebuchet MS" w:eastAsia="Times New Roman" w:hAnsi="Trebuchet MS" w:cs="Times New Roman"/>
                <w:color w:val="444444"/>
                <w:sz w:val="24"/>
                <w:szCs w:val="24"/>
              </w:rPr>
            </w:rPrChange>
          </w:rPr>
          <w:t xml:space="preserve">. </w:t>
        </w:r>
        <w:r w:rsidRPr="009A799D">
          <w:rPr>
            <w:rStyle w:val="StyleUnderline"/>
            <w:rFonts w:ascii="Roboto" w:hAnsi="Roboto" w:cs="Calibri"/>
            <w:rPrChange w:id="1393" w:author="katie" w:date="2018-07-12T11:39:00Z">
              <w:rPr>
                <w:rFonts w:ascii="Trebuchet MS" w:eastAsia="Times New Roman" w:hAnsi="Trebuchet MS" w:cs="Times New Roman"/>
                <w:color w:val="444444"/>
                <w:sz w:val="24"/>
                <w:szCs w:val="24"/>
              </w:rPr>
            </w:rPrChange>
          </w:rPr>
          <w:t xml:space="preserve">Many observers feared a surge in Mexican </w:t>
        </w:r>
        <w:r w:rsidRPr="009A799D">
          <w:rPr>
            <w:rStyle w:val="StyleUnderline"/>
            <w:rFonts w:ascii="Roboto" w:hAnsi="Roboto" w:cs="Calibri"/>
            <w:rPrChange w:id="1394" w:author="katie" w:date="2018-07-12T11:39:00Z">
              <w:rPr>
                <w:rStyle w:val="searchword"/>
                <w:rFonts w:ascii="Trebuchet MS" w:eastAsiaTheme="majorEastAsia" w:hAnsi="Trebuchet MS" w:cs="Times New Roman"/>
                <w:color w:val="444444"/>
                <w:sz w:val="24"/>
                <w:szCs w:val="24"/>
                <w:bdr w:val="none" w:sz="0" w:space="0" w:color="auto" w:frame="1"/>
                <w:shd w:val="clear" w:color="auto" w:fill="ADD8E6"/>
              </w:rPr>
            </w:rPrChange>
          </w:rPr>
          <w:t>immigration</w:t>
        </w:r>
        <w:r w:rsidRPr="009A799D">
          <w:rPr>
            <w:rStyle w:val="StyleUnderline"/>
            <w:rFonts w:ascii="Roboto" w:hAnsi="Roboto" w:cs="Calibri"/>
            <w:rPrChange w:id="1395" w:author="katie" w:date="2018-07-12T11:39:00Z">
              <w:rPr>
                <w:rFonts w:ascii="Trebuchet MS" w:eastAsia="Times New Roman" w:hAnsi="Trebuchet MS" w:cs="Times New Roman"/>
                <w:color w:val="444444"/>
                <w:sz w:val="24"/>
                <w:szCs w:val="24"/>
              </w:rPr>
            </w:rPrChange>
          </w:rPr>
          <w:t xml:space="preserve"> to the United States, as the opening of </w:t>
        </w:r>
        <w:r w:rsidRPr="009A799D">
          <w:rPr>
            <w:rStyle w:val="StyleUnderline"/>
            <w:rFonts w:ascii="Roboto" w:hAnsi="Roboto" w:cs="Calibri"/>
            <w:rPrChange w:id="1396" w:author="katie" w:date="2018-07-12T11:39:00Z">
              <w:rPr>
                <w:rStyle w:val="searchword"/>
                <w:rFonts w:ascii="Trebuchet MS" w:eastAsiaTheme="majorEastAsia" w:hAnsi="Trebuchet MS" w:cs="Times New Roman"/>
                <w:color w:val="444444"/>
                <w:sz w:val="24"/>
                <w:szCs w:val="24"/>
                <w:bdr w:val="none" w:sz="0" w:space="0" w:color="auto" w:frame="1"/>
                <w:shd w:val="clear" w:color="auto" w:fill="ADD8E6"/>
              </w:rPr>
            </w:rPrChange>
          </w:rPr>
          <w:t>Mexico</w:t>
        </w:r>
        <w:r w:rsidRPr="009A799D">
          <w:rPr>
            <w:rStyle w:val="StyleUnderline"/>
            <w:rFonts w:ascii="Roboto" w:hAnsi="Roboto" w:cs="Calibri"/>
            <w:rPrChange w:id="1397" w:author="katie" w:date="2018-07-12T11:39:00Z">
              <w:rPr>
                <w:rFonts w:ascii="Trebuchet MS" w:eastAsia="Times New Roman" w:hAnsi="Trebuchet MS" w:cs="Times New Roman"/>
                <w:color w:val="444444"/>
                <w:sz w:val="24"/>
                <w:szCs w:val="24"/>
              </w:rPr>
            </w:rPrChange>
          </w:rPr>
          <w:t>’s agricultural markets to foreign competition would drive down rural incomes and become a significant “push” factor</w:t>
        </w:r>
        <w:r w:rsidRPr="009A799D">
          <w:rPr>
            <w:rFonts w:ascii="Roboto" w:hAnsi="Roboto" w:cs="Calibri"/>
            <w:sz w:val="16"/>
            <w:rPrChange w:id="1398" w:author="katie" w:date="2018-07-12T11:35:00Z">
              <w:rPr>
                <w:rFonts w:ascii="Trebuchet MS" w:eastAsia="Times New Roman" w:hAnsi="Trebuchet MS" w:cs="Times New Roman"/>
                <w:color w:val="444444"/>
                <w:sz w:val="24"/>
                <w:szCs w:val="24"/>
              </w:rPr>
            </w:rPrChange>
          </w:rPr>
          <w:t xml:space="preserve">. Some of this undoubtedly occurred – the </w:t>
        </w:r>
        <w:r w:rsidRPr="009A799D">
          <w:rPr>
            <w:rStyle w:val="StyleUnderline"/>
            <w:rFonts w:ascii="Roboto" w:hAnsi="Roboto" w:cs="Calibri"/>
            <w:rPrChange w:id="1399" w:author="katie" w:date="2018-07-12T11:39:00Z">
              <w:rPr>
                <w:rFonts w:ascii="Trebuchet MS" w:eastAsia="Times New Roman" w:hAnsi="Trebuchet MS" w:cs="Times New Roman"/>
                <w:color w:val="444444"/>
                <w:sz w:val="24"/>
                <w:szCs w:val="24"/>
              </w:rPr>
            </w:rPrChange>
          </w:rPr>
          <w:t>Mexican immigrant population in the United States skyrocketed in the late 1980s through mid-2000s.</w:t>
        </w:r>
        <w:r w:rsidRPr="009A799D">
          <w:rPr>
            <w:rFonts w:ascii="Roboto" w:hAnsi="Roboto" w:cs="Calibri"/>
            <w:sz w:val="16"/>
            <w:rPrChange w:id="1400" w:author="katie" w:date="2018-07-12T11:35:00Z">
              <w:rPr>
                <w:rFonts w:ascii="Trebuchet MS" w:eastAsia="Times New Roman" w:hAnsi="Trebuchet MS" w:cs="Times New Roman"/>
                <w:color w:val="444444"/>
                <w:sz w:val="24"/>
                <w:szCs w:val="24"/>
              </w:rPr>
            </w:rPrChange>
          </w:rPr>
          <w:t xml:space="preserve"> But </w:t>
        </w:r>
        <w:r w:rsidRPr="009A799D">
          <w:rPr>
            <w:rStyle w:val="StyleUnderline"/>
            <w:rFonts w:ascii="Roboto" w:hAnsi="Roboto" w:cs="Calibri"/>
            <w:rPrChange w:id="1401" w:author="katie" w:date="2018-07-12T11:39:00Z">
              <w:rPr>
                <w:rStyle w:val="searchword"/>
                <w:rFonts w:ascii="Trebuchet MS" w:eastAsiaTheme="majorEastAsia" w:hAnsi="Trebuchet MS" w:cs="Times New Roman"/>
                <w:color w:val="444444"/>
                <w:sz w:val="24"/>
                <w:szCs w:val="24"/>
                <w:bdr w:val="none" w:sz="0" w:space="0" w:color="auto" w:frame="1"/>
                <w:shd w:val="clear" w:color="auto" w:fill="ADD8E6"/>
              </w:rPr>
            </w:rPrChange>
          </w:rPr>
          <w:t>Mexico</w:t>
        </w:r>
        <w:r w:rsidRPr="009A799D">
          <w:rPr>
            <w:rStyle w:val="StyleUnderline"/>
            <w:rFonts w:ascii="Roboto" w:hAnsi="Roboto" w:cs="Calibri"/>
            <w:rPrChange w:id="1402" w:author="katie" w:date="2018-07-12T11:39:00Z">
              <w:rPr>
                <w:rFonts w:ascii="Trebuchet MS" w:eastAsia="Times New Roman" w:hAnsi="Trebuchet MS" w:cs="Times New Roman"/>
                <w:color w:val="444444"/>
                <w:sz w:val="24"/>
                <w:szCs w:val="24"/>
              </w:rPr>
            </w:rPrChange>
          </w:rPr>
          <w:t xml:space="preserve"> was already experiencing massive rural-urban migration and a decline of agricultural livelihoods. NAFTA may have accelerated these processes, but it did not create them, and undoing NAFTA would not stop them. Additionally, </w:t>
        </w:r>
        <w:r w:rsidRPr="009A799D">
          <w:rPr>
            <w:rStyle w:val="StyleUnderline"/>
            <w:rFonts w:ascii="Roboto" w:hAnsi="Roboto" w:cs="Calibri"/>
            <w:rPrChange w:id="1403" w:author="katie" w:date="2018-07-12T11:39:00Z">
              <w:rPr>
                <w:rFonts w:ascii="Trebuchet MS" w:eastAsia="Times New Roman" w:hAnsi="Trebuchet MS" w:cs="Times New Roman"/>
                <w:color w:val="444444"/>
                <w:sz w:val="24"/>
                <w:szCs w:val="24"/>
              </w:rPr>
            </w:rPrChange>
          </w:rPr>
          <w:fldChar w:fldCharType="begin"/>
        </w:r>
        <w:r w:rsidRPr="009A799D">
          <w:rPr>
            <w:rStyle w:val="StyleUnderline"/>
            <w:rFonts w:ascii="Roboto" w:hAnsi="Roboto" w:cs="Calibri"/>
            <w:rPrChange w:id="1404" w:author="katie" w:date="2018-07-12T11:39:00Z">
              <w:rPr>
                <w:rFonts w:ascii="Trebuchet MS" w:eastAsia="Times New Roman" w:hAnsi="Trebuchet MS" w:cs="Times New Roman"/>
                <w:color w:val="444444"/>
                <w:sz w:val="24"/>
                <w:szCs w:val="24"/>
              </w:rPr>
            </w:rPrChange>
          </w:rPr>
          <w:instrText xml:space="preserve"> HYPERLINK "https://piie.com/publications/policy-briefs/agriculture-nafta-renegotiation" </w:instrText>
        </w:r>
        <w:r w:rsidRPr="009A799D">
          <w:rPr>
            <w:rStyle w:val="StyleUnderline"/>
            <w:rFonts w:ascii="Roboto" w:hAnsi="Roboto" w:cs="Calibri"/>
            <w:rPrChange w:id="1405" w:author="katie" w:date="2018-07-12T11:39:00Z">
              <w:rPr>
                <w:rFonts w:ascii="Trebuchet MS" w:eastAsia="Times New Roman" w:hAnsi="Trebuchet MS" w:cs="Times New Roman"/>
                <w:color w:val="444444"/>
                <w:sz w:val="24"/>
                <w:szCs w:val="24"/>
              </w:rPr>
            </w:rPrChange>
          </w:rPr>
          <w:fldChar w:fldCharType="separate"/>
        </w:r>
        <w:r w:rsidRPr="009A799D">
          <w:rPr>
            <w:rStyle w:val="StyleUnderline"/>
            <w:rFonts w:ascii="Roboto" w:hAnsi="Roboto" w:cs="Calibri"/>
            <w:rPrChange w:id="1406" w:author="katie" w:date="2018-07-12T11:39:00Z">
              <w:rPr>
                <w:rStyle w:val="Hyperlink"/>
                <w:rFonts w:ascii="Trebuchet MS" w:eastAsiaTheme="majorEastAsia" w:hAnsi="Trebuchet MS" w:cs="Times New Roman"/>
                <w:color w:val="194163"/>
                <w:sz w:val="24"/>
                <w:szCs w:val="24"/>
                <w:bdr w:val="none" w:sz="0" w:space="0" w:color="auto" w:frame="1"/>
              </w:rPr>
            </w:rPrChange>
          </w:rPr>
          <w:t xml:space="preserve">NAFTA has also spurred agricultural development in Northern </w:t>
        </w:r>
        <w:r w:rsidRPr="009A799D">
          <w:rPr>
            <w:rStyle w:val="StyleUnderline"/>
            <w:rFonts w:ascii="Roboto" w:hAnsi="Roboto" w:cs="Calibri"/>
            <w:rPrChange w:id="1407" w:author="katie" w:date="2018-07-12T11:39:00Z">
              <w:rPr>
                <w:rStyle w:val="searchword"/>
                <w:rFonts w:ascii="Trebuchet MS" w:eastAsiaTheme="majorEastAsia" w:hAnsi="Trebuchet MS" w:cs="Times New Roman"/>
                <w:color w:val="194163"/>
                <w:sz w:val="24"/>
                <w:szCs w:val="24"/>
                <w:bdr w:val="none" w:sz="0" w:space="0" w:color="auto" w:frame="1"/>
                <w:shd w:val="clear" w:color="auto" w:fill="ADD8E6"/>
              </w:rPr>
            </w:rPrChange>
          </w:rPr>
          <w:t>Mexico</w:t>
        </w:r>
        <w:r w:rsidRPr="009A799D">
          <w:rPr>
            <w:rStyle w:val="StyleUnderline"/>
            <w:rFonts w:ascii="Roboto" w:hAnsi="Roboto" w:cs="Calibri"/>
            <w:rPrChange w:id="1408" w:author="katie" w:date="2018-07-12T11:39:00Z">
              <w:rPr>
                <w:rFonts w:ascii="Trebuchet MS" w:eastAsia="Times New Roman" w:hAnsi="Trebuchet MS" w:cs="Times New Roman"/>
                <w:color w:val="444444"/>
                <w:sz w:val="24"/>
                <w:szCs w:val="24"/>
              </w:rPr>
            </w:rPrChange>
          </w:rPr>
          <w:fldChar w:fldCharType="end"/>
        </w:r>
        <w:r w:rsidRPr="009A799D">
          <w:rPr>
            <w:rStyle w:val="StyleUnderline"/>
            <w:rFonts w:ascii="Roboto" w:hAnsi="Roboto" w:cs="Calibri"/>
            <w:rPrChange w:id="1409" w:author="katie" w:date="2018-07-12T11:39:00Z">
              <w:rPr>
                <w:rFonts w:ascii="Trebuchet MS" w:eastAsia="Times New Roman" w:hAnsi="Trebuchet MS" w:cs="Times New Roman"/>
                <w:color w:val="444444"/>
                <w:sz w:val="24"/>
                <w:szCs w:val="24"/>
              </w:rPr>
            </w:rPrChange>
          </w:rPr>
          <w:t xml:space="preserve"> and helped raise incomes across the country to the point that </w:t>
        </w:r>
        <w:r w:rsidRPr="009A799D">
          <w:rPr>
            <w:rStyle w:val="StyleUnderline"/>
            <w:rFonts w:ascii="Roboto" w:hAnsi="Roboto" w:cs="Calibri"/>
            <w:rPrChange w:id="1410" w:author="katie" w:date="2018-07-12T11:39:00Z">
              <w:rPr>
                <w:rFonts w:ascii="Trebuchet MS" w:eastAsia="Times New Roman" w:hAnsi="Trebuchet MS" w:cs="Times New Roman"/>
                <w:color w:val="444444"/>
                <w:sz w:val="24"/>
                <w:szCs w:val="24"/>
              </w:rPr>
            </w:rPrChange>
          </w:rPr>
          <w:fldChar w:fldCharType="begin"/>
        </w:r>
        <w:r w:rsidRPr="009A799D">
          <w:rPr>
            <w:rStyle w:val="StyleUnderline"/>
            <w:rFonts w:ascii="Roboto" w:hAnsi="Roboto" w:cs="Calibri"/>
            <w:rPrChange w:id="1411" w:author="katie" w:date="2018-07-12T11:39:00Z">
              <w:rPr>
                <w:rFonts w:ascii="Trebuchet MS" w:eastAsia="Times New Roman" w:hAnsi="Trebuchet MS" w:cs="Times New Roman"/>
                <w:color w:val="444444"/>
                <w:sz w:val="24"/>
                <w:szCs w:val="24"/>
              </w:rPr>
            </w:rPrChange>
          </w:rPr>
          <w:instrText xml:space="preserve"> HYPERLINK "http://www.pewhispanic.org/2015/11/19/more-mexicans-leaving-than-coming-to-the-u-s/" </w:instrText>
        </w:r>
        <w:r w:rsidRPr="009A799D">
          <w:rPr>
            <w:rStyle w:val="StyleUnderline"/>
            <w:rFonts w:ascii="Roboto" w:hAnsi="Roboto" w:cs="Calibri"/>
            <w:rPrChange w:id="1412" w:author="katie" w:date="2018-07-12T11:39:00Z">
              <w:rPr>
                <w:rFonts w:ascii="Trebuchet MS" w:eastAsia="Times New Roman" w:hAnsi="Trebuchet MS" w:cs="Times New Roman"/>
                <w:color w:val="444444"/>
                <w:sz w:val="24"/>
                <w:szCs w:val="24"/>
              </w:rPr>
            </w:rPrChange>
          </w:rPr>
          <w:fldChar w:fldCharType="separate"/>
        </w:r>
        <w:r w:rsidRPr="009A799D">
          <w:rPr>
            <w:rStyle w:val="StyleUnderline"/>
            <w:rFonts w:ascii="Roboto" w:hAnsi="Roboto" w:cs="Calibri"/>
            <w:rPrChange w:id="1413" w:author="katie" w:date="2018-07-12T11:39:00Z">
              <w:rPr>
                <w:rStyle w:val="Hyperlink"/>
                <w:rFonts w:ascii="Trebuchet MS" w:eastAsiaTheme="majorEastAsia" w:hAnsi="Trebuchet MS" w:cs="Times New Roman"/>
                <w:color w:val="194163"/>
                <w:sz w:val="24"/>
                <w:szCs w:val="24"/>
                <w:bdr w:val="none" w:sz="0" w:space="0" w:color="auto" w:frame="1"/>
              </w:rPr>
            </w:rPrChange>
          </w:rPr>
          <w:t xml:space="preserve">net Mexican </w:t>
        </w:r>
        <w:r w:rsidRPr="009A799D">
          <w:rPr>
            <w:rStyle w:val="StyleUnderline"/>
            <w:rFonts w:ascii="Roboto" w:hAnsi="Roboto" w:cs="Calibri"/>
            <w:rPrChange w:id="1414" w:author="katie" w:date="2018-07-12T11:39:00Z">
              <w:rPr>
                <w:rStyle w:val="searchword"/>
                <w:rFonts w:ascii="Trebuchet MS" w:eastAsiaTheme="majorEastAsia" w:hAnsi="Trebuchet MS" w:cs="Times New Roman"/>
                <w:color w:val="194163"/>
                <w:sz w:val="24"/>
                <w:szCs w:val="24"/>
                <w:bdr w:val="none" w:sz="0" w:space="0" w:color="auto" w:frame="1"/>
                <w:shd w:val="clear" w:color="auto" w:fill="ADD8E6"/>
              </w:rPr>
            </w:rPrChange>
          </w:rPr>
          <w:t>immigration</w:t>
        </w:r>
        <w:r w:rsidRPr="009A799D">
          <w:rPr>
            <w:rStyle w:val="StyleUnderline"/>
            <w:rFonts w:ascii="Roboto" w:hAnsi="Roboto" w:cs="Calibri"/>
            <w:rPrChange w:id="1415" w:author="katie" w:date="2018-07-12T11:39:00Z">
              <w:rPr>
                <w:rStyle w:val="Hyperlink"/>
                <w:rFonts w:ascii="Trebuchet MS" w:eastAsiaTheme="majorEastAsia" w:hAnsi="Trebuchet MS" w:cs="Times New Roman"/>
                <w:color w:val="194163"/>
                <w:sz w:val="24"/>
                <w:szCs w:val="24"/>
                <w:bdr w:val="none" w:sz="0" w:space="0" w:color="auto" w:frame="1"/>
              </w:rPr>
            </w:rPrChange>
          </w:rPr>
          <w:t xml:space="preserve"> to the United States has moved to zero, and fewer and fewer Mexicans perceive life north of the border as better</w:t>
        </w:r>
        <w:r w:rsidRPr="009A799D">
          <w:rPr>
            <w:rStyle w:val="StyleUnderline"/>
            <w:rFonts w:ascii="Roboto" w:hAnsi="Roboto" w:cs="Calibri"/>
            <w:rPrChange w:id="1416" w:author="katie" w:date="2018-07-12T11:39:00Z">
              <w:rPr>
                <w:rFonts w:ascii="Trebuchet MS" w:eastAsia="Times New Roman" w:hAnsi="Trebuchet MS" w:cs="Times New Roman"/>
                <w:color w:val="444444"/>
                <w:sz w:val="24"/>
                <w:szCs w:val="24"/>
              </w:rPr>
            </w:rPrChange>
          </w:rPr>
          <w:fldChar w:fldCharType="end"/>
        </w:r>
        <w:r w:rsidRPr="009A799D">
          <w:rPr>
            <w:rFonts w:ascii="Roboto" w:hAnsi="Roboto" w:cs="Calibri"/>
            <w:sz w:val="16"/>
            <w:rPrChange w:id="1417" w:author="katie" w:date="2018-07-12T11:35:00Z">
              <w:rPr>
                <w:rFonts w:ascii="Trebuchet MS" w:eastAsia="Times New Roman" w:hAnsi="Trebuchet MS" w:cs="Times New Roman"/>
                <w:color w:val="444444"/>
                <w:sz w:val="24"/>
                <w:szCs w:val="24"/>
              </w:rPr>
            </w:rPrChange>
          </w:rPr>
          <w:t xml:space="preserve">. Walking away from </w:t>
        </w:r>
        <w:r w:rsidRPr="009A799D">
          <w:rPr>
            <w:rStyle w:val="StyleUnderline"/>
            <w:rFonts w:ascii="Roboto" w:hAnsi="Roboto" w:cs="Calibri"/>
            <w:rPrChange w:id="1418" w:author="katie" w:date="2018-07-12T11:39:00Z">
              <w:rPr>
                <w:rFonts w:ascii="Trebuchet MS" w:eastAsia="Times New Roman" w:hAnsi="Trebuchet MS" w:cs="Times New Roman"/>
                <w:color w:val="444444"/>
                <w:sz w:val="24"/>
                <w:szCs w:val="24"/>
              </w:rPr>
            </w:rPrChange>
          </w:rPr>
          <w:t>NAFTA would likely cause a severe contraction in the Mexican economy –</w:t>
        </w:r>
        <w:r w:rsidRPr="009A799D">
          <w:rPr>
            <w:rFonts w:ascii="Roboto" w:hAnsi="Roboto" w:cs="Calibri"/>
            <w:sz w:val="16"/>
            <w:rPrChange w:id="1419" w:author="katie" w:date="2018-07-12T11:35:00Z">
              <w:rPr>
                <w:rFonts w:ascii="Trebuchet MS" w:eastAsia="Times New Roman" w:hAnsi="Trebuchet MS" w:cs="Times New Roman"/>
                <w:color w:val="444444"/>
                <w:sz w:val="24"/>
                <w:szCs w:val="24"/>
              </w:rPr>
            </w:rPrChange>
          </w:rPr>
          <w:t xml:space="preserve"> which is one 1/17</w:t>
        </w:r>
        <w:r w:rsidRPr="009A799D">
          <w:rPr>
            <w:rFonts w:ascii="Roboto" w:hAnsi="Roboto" w:cs="Calibri"/>
            <w:sz w:val="16"/>
            <w:rPrChange w:id="1420" w:author="katie" w:date="2018-07-12T11:35:00Z">
              <w:rPr>
                <w:rFonts w:ascii="Trebuchet MS" w:eastAsia="Times New Roman" w:hAnsi="Trebuchet MS" w:cs="Times New Roman"/>
                <w:color w:val="444444"/>
                <w:sz w:val="18"/>
                <w:szCs w:val="18"/>
                <w:bdr w:val="none" w:sz="0" w:space="0" w:color="auto" w:frame="1"/>
                <w:vertAlign w:val="superscript"/>
              </w:rPr>
            </w:rPrChange>
          </w:rPr>
          <w:t>th</w:t>
        </w:r>
        <w:r w:rsidRPr="009A799D">
          <w:rPr>
            <w:rFonts w:ascii="Roboto" w:hAnsi="Roboto" w:cs="Calibri"/>
            <w:sz w:val="16"/>
            <w:rPrChange w:id="1421" w:author="katie" w:date="2018-07-12T11:35:00Z">
              <w:rPr>
                <w:rFonts w:ascii="Trebuchet MS" w:eastAsia="Times New Roman" w:hAnsi="Trebuchet MS" w:cs="Times New Roman"/>
                <w:color w:val="444444"/>
                <w:sz w:val="24"/>
                <w:szCs w:val="24"/>
              </w:rPr>
            </w:rPrChange>
          </w:rPr>
          <w:t xml:space="preserve"> the size of the US and </w:t>
        </w:r>
        <w:r w:rsidRPr="009A799D">
          <w:rPr>
            <w:rFonts w:ascii="Roboto" w:hAnsi="Roboto" w:cs="Calibri"/>
            <w:sz w:val="16"/>
            <w:rPrChange w:id="1422" w:author="katie" w:date="2018-07-12T11:35:00Z">
              <w:rPr>
                <w:rFonts w:ascii="Trebuchet MS" w:eastAsia="Times New Roman" w:hAnsi="Trebuchet MS" w:cs="Times New Roman"/>
                <w:color w:val="444444"/>
                <w:sz w:val="24"/>
                <w:szCs w:val="24"/>
              </w:rPr>
            </w:rPrChange>
          </w:rPr>
          <w:fldChar w:fldCharType="begin"/>
        </w:r>
        <w:r w:rsidRPr="009A799D">
          <w:rPr>
            <w:rFonts w:ascii="Roboto" w:hAnsi="Roboto" w:cs="Calibri"/>
            <w:sz w:val="16"/>
            <w:rPrChange w:id="1423" w:author="katie" w:date="2018-07-12T11:35:00Z">
              <w:rPr>
                <w:rFonts w:ascii="Trebuchet MS" w:eastAsia="Times New Roman" w:hAnsi="Trebuchet MS" w:cs="Times New Roman"/>
                <w:color w:val="444444"/>
                <w:sz w:val="24"/>
                <w:szCs w:val="24"/>
              </w:rPr>
            </w:rPrChange>
          </w:rPr>
          <w:instrText xml:space="preserve"> HYPERLINK "http://www.worldstopexports.com/mexicos-top-import-partners/" </w:instrText>
        </w:r>
        <w:r w:rsidRPr="009A799D">
          <w:rPr>
            <w:rFonts w:ascii="Roboto" w:hAnsi="Roboto" w:cs="Calibri"/>
            <w:sz w:val="16"/>
            <w:rPrChange w:id="1424" w:author="katie" w:date="2018-07-12T11:35:00Z">
              <w:rPr>
                <w:rFonts w:ascii="Trebuchet MS" w:eastAsia="Times New Roman" w:hAnsi="Trebuchet MS" w:cs="Times New Roman"/>
                <w:color w:val="444444"/>
                <w:sz w:val="24"/>
                <w:szCs w:val="24"/>
              </w:rPr>
            </w:rPrChange>
          </w:rPr>
          <w:fldChar w:fldCharType="separate"/>
        </w:r>
        <w:r w:rsidRPr="009A799D">
          <w:rPr>
            <w:rStyle w:val="Hyperlink"/>
            <w:rFonts w:ascii="Roboto" w:hAnsi="Roboto" w:cs="Calibri"/>
            <w:sz w:val="16"/>
            <w:rPrChange w:id="1425" w:author="katie" w:date="2018-07-12T11:35:00Z">
              <w:rPr>
                <w:rStyle w:val="Hyperlink"/>
                <w:rFonts w:ascii="Trebuchet MS" w:eastAsiaTheme="majorEastAsia" w:hAnsi="Trebuchet MS" w:cs="Times New Roman"/>
                <w:color w:val="194163"/>
                <w:sz w:val="24"/>
                <w:szCs w:val="24"/>
                <w:bdr w:val="none" w:sz="0" w:space="0" w:color="auto" w:frame="1"/>
              </w:rPr>
            </w:rPrChange>
          </w:rPr>
          <w:t>much more dependent on intra-NAFTA trade than the United States</w:t>
        </w:r>
        <w:r w:rsidRPr="009A799D">
          <w:rPr>
            <w:rFonts w:ascii="Roboto" w:hAnsi="Roboto" w:cs="Calibri"/>
            <w:sz w:val="16"/>
            <w:rPrChange w:id="1426" w:author="katie" w:date="2018-07-12T11:35:00Z">
              <w:rPr>
                <w:rFonts w:ascii="Trebuchet MS" w:eastAsia="Times New Roman" w:hAnsi="Trebuchet MS" w:cs="Times New Roman"/>
                <w:color w:val="444444"/>
                <w:sz w:val="24"/>
                <w:szCs w:val="24"/>
              </w:rPr>
            </w:rPrChange>
          </w:rPr>
          <w:fldChar w:fldCharType="end"/>
        </w:r>
        <w:r w:rsidRPr="009A799D">
          <w:rPr>
            <w:rFonts w:ascii="Roboto" w:hAnsi="Roboto" w:cs="Calibri"/>
            <w:sz w:val="16"/>
            <w:rPrChange w:id="1427" w:author="katie" w:date="2018-07-12T11:35:00Z">
              <w:rPr>
                <w:rFonts w:ascii="Trebuchet MS" w:eastAsia="Times New Roman" w:hAnsi="Trebuchet MS" w:cs="Times New Roman"/>
                <w:color w:val="444444"/>
                <w:sz w:val="24"/>
                <w:szCs w:val="24"/>
              </w:rPr>
            </w:rPrChange>
          </w:rPr>
          <w:t xml:space="preserve"> for jobs and growth – that would reverse this tide. </w:t>
        </w:r>
        <w:r w:rsidRPr="009A799D">
          <w:rPr>
            <w:rFonts w:ascii="Roboto" w:hAnsi="Roboto" w:cs="Calibri"/>
            <w:sz w:val="16"/>
            <w:rPrChange w:id="1428" w:author="katie" w:date="2018-07-12T11:35:00Z">
              <w:rPr>
                <w:rFonts w:ascii="Trebuchet MS" w:eastAsia="Times New Roman" w:hAnsi="Trebuchet MS" w:cs="Times New Roman"/>
                <w:color w:val="444444"/>
                <w:sz w:val="24"/>
                <w:szCs w:val="24"/>
              </w:rPr>
            </w:rPrChange>
          </w:rPr>
          <w:fldChar w:fldCharType="begin"/>
        </w:r>
        <w:r w:rsidRPr="009A799D">
          <w:rPr>
            <w:rFonts w:ascii="Roboto" w:hAnsi="Roboto" w:cs="Calibri"/>
            <w:sz w:val="16"/>
            <w:rPrChange w:id="1429" w:author="katie" w:date="2018-07-12T11:35:00Z">
              <w:rPr>
                <w:rFonts w:ascii="Trebuchet MS" w:eastAsia="Times New Roman" w:hAnsi="Trebuchet MS" w:cs="Times New Roman"/>
                <w:color w:val="444444"/>
                <w:sz w:val="24"/>
                <w:szCs w:val="24"/>
              </w:rPr>
            </w:rPrChange>
          </w:rPr>
          <w:instrText xml:space="preserve"> HYPERLINK "https://wilsonquarterly.com/quarterly/after-the-storm-in-u-s-mexico-relations/a-new-migration-agenda-between-the-united-states-and-mexico/" </w:instrText>
        </w:r>
        <w:r w:rsidRPr="009A799D">
          <w:rPr>
            <w:rFonts w:ascii="Roboto" w:hAnsi="Roboto" w:cs="Calibri"/>
            <w:sz w:val="16"/>
            <w:rPrChange w:id="1430" w:author="katie" w:date="2018-07-12T11:35:00Z">
              <w:rPr>
                <w:rFonts w:ascii="Trebuchet MS" w:eastAsia="Times New Roman" w:hAnsi="Trebuchet MS" w:cs="Times New Roman"/>
                <w:color w:val="444444"/>
                <w:sz w:val="24"/>
                <w:szCs w:val="24"/>
              </w:rPr>
            </w:rPrChange>
          </w:rPr>
          <w:fldChar w:fldCharType="separate"/>
        </w:r>
        <w:r w:rsidRPr="009A799D">
          <w:rPr>
            <w:rStyle w:val="Hyperlink"/>
            <w:rFonts w:ascii="Roboto" w:hAnsi="Roboto" w:cs="Calibri"/>
            <w:sz w:val="16"/>
            <w:rPrChange w:id="1431" w:author="katie" w:date="2018-07-12T11:35:00Z">
              <w:rPr>
                <w:rStyle w:val="searchword"/>
                <w:rFonts w:ascii="Trebuchet MS" w:eastAsiaTheme="majorEastAsia" w:hAnsi="Trebuchet MS" w:cs="Times New Roman"/>
                <w:color w:val="194163"/>
                <w:sz w:val="24"/>
                <w:szCs w:val="24"/>
                <w:bdr w:val="none" w:sz="0" w:space="0" w:color="auto" w:frame="1"/>
                <w:shd w:val="clear" w:color="auto" w:fill="ADD8E6"/>
              </w:rPr>
            </w:rPrChange>
          </w:rPr>
          <w:t>Mexico</w:t>
        </w:r>
        <w:r w:rsidRPr="009A799D">
          <w:rPr>
            <w:rStyle w:val="Hyperlink"/>
            <w:rFonts w:ascii="Roboto" w:hAnsi="Roboto" w:cs="Calibri"/>
            <w:sz w:val="16"/>
            <w:rPrChange w:id="1432" w:author="katie" w:date="2018-07-12T11:35:00Z">
              <w:rPr>
                <w:rStyle w:val="Hyperlink"/>
                <w:rFonts w:ascii="Trebuchet MS" w:eastAsiaTheme="majorEastAsia" w:hAnsi="Trebuchet MS" w:cs="Times New Roman"/>
                <w:color w:val="194163"/>
                <w:sz w:val="24"/>
                <w:szCs w:val="24"/>
                <w:bdr w:val="none" w:sz="0" w:space="0" w:color="auto" w:frame="1"/>
              </w:rPr>
            </w:rPrChange>
          </w:rPr>
          <w:t xml:space="preserve"> is still a significant conduit for undocumented migration, serving as a transit route for migrants from Central America</w:t>
        </w:r>
        <w:r w:rsidRPr="009A799D">
          <w:rPr>
            <w:rFonts w:ascii="Roboto" w:hAnsi="Roboto" w:cs="Calibri"/>
            <w:sz w:val="16"/>
            <w:rPrChange w:id="1433" w:author="katie" w:date="2018-07-12T11:35:00Z">
              <w:rPr>
                <w:rFonts w:ascii="Trebuchet MS" w:eastAsia="Times New Roman" w:hAnsi="Trebuchet MS" w:cs="Times New Roman"/>
                <w:color w:val="444444"/>
                <w:sz w:val="24"/>
                <w:szCs w:val="24"/>
              </w:rPr>
            </w:rPrChange>
          </w:rPr>
          <w:fldChar w:fldCharType="end"/>
        </w:r>
        <w:r w:rsidRPr="009A799D">
          <w:rPr>
            <w:rFonts w:ascii="Roboto" w:hAnsi="Roboto" w:cs="Calibri"/>
            <w:sz w:val="16"/>
            <w:rPrChange w:id="1434" w:author="katie" w:date="2018-07-12T11:35:00Z">
              <w:rPr>
                <w:rFonts w:ascii="Trebuchet MS" w:eastAsia="Times New Roman" w:hAnsi="Trebuchet MS" w:cs="Times New Roman"/>
                <w:color w:val="444444"/>
                <w:sz w:val="24"/>
                <w:szCs w:val="24"/>
              </w:rPr>
            </w:rPrChange>
          </w:rPr>
          <w:t xml:space="preserve">. US and Mexican officials have coordinated to curb Central American migration, at significant cost to </w:t>
        </w:r>
        <w:r w:rsidRPr="009A799D">
          <w:rPr>
            <w:rFonts w:ascii="Roboto" w:hAnsi="Roboto" w:cs="Calibri"/>
            <w:sz w:val="16"/>
            <w:rPrChange w:id="1435" w:author="katie" w:date="2018-07-12T11:35:00Z">
              <w:rPr>
                <w:rStyle w:val="searchword"/>
                <w:rFonts w:ascii="Trebuchet MS" w:eastAsiaTheme="majorEastAsia" w:hAnsi="Trebuchet MS" w:cs="Times New Roman"/>
                <w:color w:val="444444"/>
                <w:sz w:val="24"/>
                <w:szCs w:val="24"/>
                <w:bdr w:val="none" w:sz="0" w:space="0" w:color="auto" w:frame="1"/>
                <w:shd w:val="clear" w:color="auto" w:fill="ADD8E6"/>
              </w:rPr>
            </w:rPrChange>
          </w:rPr>
          <w:t>Mexico</w:t>
        </w:r>
        <w:r w:rsidRPr="009A799D">
          <w:rPr>
            <w:rFonts w:ascii="Roboto" w:hAnsi="Roboto" w:cs="Calibri"/>
            <w:sz w:val="16"/>
            <w:rPrChange w:id="1436" w:author="katie" w:date="2018-07-12T11:35:00Z">
              <w:rPr>
                <w:rFonts w:ascii="Trebuchet MS" w:eastAsia="Times New Roman" w:hAnsi="Trebuchet MS" w:cs="Times New Roman"/>
                <w:color w:val="444444"/>
                <w:sz w:val="24"/>
                <w:szCs w:val="24"/>
              </w:rPr>
            </w:rPrChange>
          </w:rPr>
          <w:t xml:space="preserve">. If the </w:t>
        </w:r>
        <w:r w:rsidRPr="009A799D">
          <w:rPr>
            <w:rStyle w:val="Emphasis"/>
            <w:rPrChange w:id="1437" w:author="katie" w:date="2018-07-12T11:40:00Z">
              <w:rPr>
                <w:rFonts w:ascii="Trebuchet MS" w:eastAsia="Times New Roman" w:hAnsi="Trebuchet MS" w:cs="Times New Roman"/>
                <w:color w:val="444444"/>
                <w:sz w:val="24"/>
                <w:szCs w:val="24"/>
              </w:rPr>
            </w:rPrChange>
          </w:rPr>
          <w:t>NAFTA renegotiation re-opens old wounds and creates new ones, the United States can expect this form of cooperation to diminish as well.</w:t>
        </w:r>
      </w:ins>
    </w:p>
    <w:p w:rsidR="00C951E9" w:rsidRPr="009A799D" w:rsidRDefault="00C951E9" w:rsidP="004F6BFC"/>
    <w:p w:rsidR="00344D83" w:rsidRPr="009A799D" w:rsidRDefault="00C951E9" w:rsidP="004F6BFC">
      <w:pPr>
        <w:pStyle w:val="Heading3"/>
        <w:rPr>
          <w:rFonts w:hint="eastAsia"/>
        </w:rPr>
      </w:pPr>
      <w:r w:rsidRPr="009A799D">
        <w:t>Aff Answers</w:t>
      </w:r>
    </w:p>
    <w:p w:rsidR="00C951E9" w:rsidRPr="009A799D" w:rsidRDefault="00C951E9" w:rsidP="004F6BFC"/>
    <w:p w:rsidR="00C951E9" w:rsidRPr="009A799D" w:rsidRDefault="00C951E9" w:rsidP="004F6BFC">
      <w:pPr>
        <w:pStyle w:val="Heading4"/>
        <w:rPr>
          <w:ins w:id="1438" w:author="katie" w:date="2018-07-12T11:17:00Z"/>
          <w:rFonts w:hint="eastAsia"/>
        </w:rPr>
      </w:pPr>
      <w:ins w:id="1439" w:author="katie" w:date="2018-07-12T11:17:00Z">
        <w:r w:rsidRPr="009A799D">
          <w:t>Economy key to relations</w:t>
        </w:r>
      </w:ins>
    </w:p>
    <w:p w:rsidR="00C951E9" w:rsidRPr="009A799D" w:rsidRDefault="00C951E9" w:rsidP="004F6BFC">
      <w:pPr>
        <w:rPr>
          <w:ins w:id="1440" w:author="katie" w:date="2018-07-12T11:17:00Z"/>
          <w:sz w:val="16"/>
        </w:rPr>
      </w:pPr>
      <w:ins w:id="1441" w:author="katie" w:date="2018-07-12T11:17:00Z">
        <w:r w:rsidRPr="009A799D">
          <w:rPr>
            <w:sz w:val="16"/>
          </w:rPr>
          <w:t xml:space="preserve">Roderic Ai </w:t>
        </w:r>
        <w:r w:rsidRPr="009A799D">
          <w:rPr>
            <w:rStyle w:val="Style13ptBold"/>
          </w:rPr>
          <w:t>Camp, 2-17-18</w:t>
        </w:r>
        <w:r w:rsidRPr="009A799D">
          <w:rPr>
            <w:sz w:val="16"/>
          </w:rPr>
          <w:t>, "The economic relationship between Mexico and the United States," Roderic Ai Camp is Philip M. McKenna Professor of the Pacific Rim at Claremont McKenna College and serves on the Advisory Board of the Mexican Institute at the Woodrow Wilson Center for International Scholars in the Smithsonian Institution. His books include Politics in Mexico and The Metamorphosis of Leadership in a Democratic Mexico. He is also the author of  </w:t>
        </w:r>
        <w:r w:rsidRPr="009A799D">
          <w:rPr>
            <w:sz w:val="16"/>
          </w:rPr>
          <w:fldChar w:fldCharType="begin"/>
        </w:r>
        <w:r w:rsidRPr="009A799D">
          <w:rPr>
            <w:sz w:val="16"/>
          </w:rPr>
          <w:instrText xml:space="preserve"> HYPERLINK "https://global.oup.com/academic/product/mexico-9780190494179" </w:instrText>
        </w:r>
        <w:r w:rsidRPr="009A799D">
          <w:rPr>
            <w:sz w:val="16"/>
          </w:rPr>
          <w:fldChar w:fldCharType="separate"/>
        </w:r>
        <w:r w:rsidRPr="009A799D">
          <w:rPr>
            <w:rStyle w:val="Hyperlink"/>
            <w:sz w:val="16"/>
          </w:rPr>
          <w:t>Mexico: What Everyone Needs to Know®</w:t>
        </w:r>
        <w:r w:rsidRPr="009A799D">
          <w:rPr>
            <w:sz w:val="16"/>
          </w:rPr>
          <w:fldChar w:fldCharType="end"/>
        </w:r>
        <w:r w:rsidRPr="009A799D">
          <w:rPr>
            <w:sz w:val="16"/>
          </w:rPr>
          <w:t>. OUPblog, https://blog.oup.com/2018/02/mexico-united-states/</w:t>
        </w:r>
      </w:ins>
    </w:p>
    <w:p w:rsidR="00C951E9" w:rsidRPr="009A799D" w:rsidRDefault="00C951E9" w:rsidP="004F6BFC">
      <w:pPr>
        <w:rPr>
          <w:ins w:id="1442" w:author="katie" w:date="2018-07-12T11:24:00Z"/>
          <w:rStyle w:val="StyleUnderline"/>
        </w:rPr>
      </w:pPr>
      <w:ins w:id="1443" w:author="katie" w:date="2018-07-12T11:17:00Z">
        <w:r w:rsidRPr="009A799D">
          <w:rPr>
            <w:rStyle w:val="StyleUnderline"/>
          </w:rPr>
          <w:t>Mexico and the United States share a highly integrated economic relationship. There seems to be an assumption among many Americans, including officials in the current administration, that the relationship is somehow one-sided, that is, that Mexico is the sole beneficiary of commerce between the two countries. Yet, economic benefits to both countries are extensive</w:t>
        </w:r>
        <w:r w:rsidRPr="009A799D">
          <w:rPr>
            <w:sz w:val="16"/>
          </w:rPr>
          <w:t xml:space="preserve">. Mexico has played a significant role in the rapid expansion of US exports in the 1990s and 2000s. </w:t>
        </w:r>
        <w:r w:rsidRPr="009A799D">
          <w:rPr>
            <w:rStyle w:val="StyleUnderline"/>
          </w:rPr>
          <w:t>It alternated between the second and third most important trade partner of the United States in the last decade</w:t>
        </w:r>
        <w:r w:rsidRPr="009A799D">
          <w:rPr>
            <w:sz w:val="16"/>
          </w:rPr>
          <w:t xml:space="preserve">. In 2014, the United States exported a total of $240 billion worth of goods to Mexico, </w:t>
        </w:r>
        <w:r w:rsidRPr="009A799D">
          <w:rPr>
            <w:rStyle w:val="StyleUnderline"/>
          </w:rPr>
          <w:t>with the largest products coming from the computers and electronics, transportation, petroleum, and machinery sectors</w:t>
        </w:r>
        <w:r w:rsidRPr="009A799D">
          <w:rPr>
            <w:sz w:val="16"/>
          </w:rPr>
          <w:t xml:space="preserve">. By contrast, China only purchased $124 billion of US exports. </w:t>
        </w:r>
        <w:r w:rsidRPr="009A799D">
          <w:rPr>
            <w:rStyle w:val="StyleUnderline"/>
          </w:rPr>
          <w:t>Exports to Mexico accounted for approximately 1,344,000 jobs in the United States.</w:t>
        </w:r>
        <w:r w:rsidRPr="009A799D">
          <w:rPr>
            <w:sz w:val="16"/>
          </w:rPr>
          <w:t xml:space="preserve"> California alone, boasting the eighth largest economy in the world, exported more than </w:t>
        </w:r>
        <w:r w:rsidRPr="009A799D">
          <w:rPr>
            <w:rStyle w:val="StyleUnderline"/>
          </w:rPr>
          <w:t>15% of its products to Mexico by 2014, exceeding what it trades with Canada, Japan, or China. As of 2014, Mexico’s purchases of California exports supported nearly 200,000 jobs in the state. In fact, 17% of all export-supported jobs in California, which account for a fifth of all individuals employed in the state, are linked to the state’s economic relationship with Mexico.</w:t>
        </w:r>
        <w:r w:rsidRPr="009A799D">
          <w:rPr>
            <w:sz w:val="16"/>
          </w:rPr>
          <w:t xml:space="preserve"> More than half of those export-related positions can be traced to the North American Free Trade Agreement. California and Texas – the two largest economies in the United States, and two of the three largest state/provincial economies in the world – are significantly influenced economically by Mexico. In 2014, a heavy portion of exports from six US states were purchased by Mexico: 41% in Arizona, 41% in New Mexico, 36% in Texas, 25% in New Hampshire, 23% in South Dakota, and 23% in Nebraska. As Senator John McCain noted several weeks ago, </w:t>
        </w:r>
        <w:r w:rsidRPr="009A799D">
          <w:rPr>
            <w:rStyle w:val="StyleUnderline"/>
          </w:rPr>
          <w:t>the Trump administration’s decision to renegotiate, rather than withdraw from NAFTA, prevented a horrific economic impact on Arizona</w:t>
        </w:r>
        <w:r w:rsidRPr="009A799D">
          <w:rPr>
            <w:sz w:val="16"/>
          </w:rPr>
          <w:t xml:space="preserve">. The GDP of the </w:t>
        </w:r>
        <w:r w:rsidRPr="009A799D">
          <w:rPr>
            <w:rStyle w:val="StyleUnderline"/>
          </w:rPr>
          <w:t>United States and Mexican border states accounts for a fourth of the national economy of both countries combined, exceeding the GDP of all the countries in the world except for the United States, Japan, China, and Germany.</w:t>
        </w:r>
        <w:r w:rsidRPr="009A799D">
          <w:rPr>
            <w:sz w:val="16"/>
          </w:rPr>
          <w:t xml:space="preserve"> The </w:t>
        </w:r>
        <w:r w:rsidRPr="009A799D">
          <w:rPr>
            <w:rStyle w:val="StyleUnderline"/>
          </w:rPr>
          <w:t>United States provides the single largest amount of direct foreign investment in Mexico, but what I want to stress, and to educate Americans about, is that Mexican entrepreneurs and venture capitalists invest heavily in the United Sates</w:t>
        </w:r>
        <w:r w:rsidRPr="009A799D">
          <w:rPr>
            <w:sz w:val="16"/>
          </w:rPr>
          <w:t xml:space="preserve">. By 2013, Mexico had invested $33 billion, the only emerging economy among the top fifteen countries with direct foreign investments in the United States. In 2015, Pemex, the government oil company, opened the first retail gasoline station in the United States, in Houston, and plans on opening four more in that city. This is a pilot project to test the American market nationally. OXXO, another Mexican firm, has opened two convenience stores in Texas, and plans on investing $850 million to open 900 stores in the United States. Finally, Mexico also influences the US economy through tourism in the same way that American tourists play a central role in Mexico’s economy. In 2014, 75 million foreigners visited the United States, generating $221 billion dollars. Canada accounts for the largest number of visitors each year, followed by Mexico, which provided 17 million tourists in 2014, who spent $19 billion. Along the border, at the end of the decade, </w:t>
        </w:r>
        <w:r w:rsidRPr="009A799D">
          <w:rPr>
            <w:rStyle w:val="StyleUnderline"/>
          </w:rPr>
          <w:t>Mexican visitors generated somewhere around $8 billion to $9 billion dollars in sales and supported approximately 150,000 jobs.</w:t>
        </w:r>
      </w:ins>
    </w:p>
    <w:p w:rsidR="00C951E9" w:rsidRPr="009A799D" w:rsidRDefault="00C951E9">
      <w:pPr>
        <w:pStyle w:val="Heading4"/>
        <w:rPr>
          <w:ins w:id="1444" w:author="katie" w:date="2018-07-12T11:23:00Z"/>
          <w:rPrChange w:id="1445" w:author="katie" w:date="2018-07-12T11:24:00Z">
            <w:rPr>
              <w:ins w:id="1446" w:author="katie" w:date="2018-07-12T11:23:00Z"/>
              <w:rStyle w:val="StyleUnderline"/>
            </w:rPr>
          </w:rPrChange>
        </w:rPr>
        <w:pPrChange w:id="1447" w:author="katie" w:date="2018-07-12T11:24:00Z">
          <w:pPr/>
        </w:pPrChange>
      </w:pPr>
      <w:ins w:id="1448" w:author="katie" w:date="2018-07-12T11:24:00Z">
        <w:r w:rsidRPr="009A799D">
          <w:rPr>
            <w:rPrChange w:id="1449" w:author="katie" w:date="2018-07-12T11:24:00Z">
              <w:rPr>
                <w:rStyle w:val="StyleUnderline"/>
                <w:rFonts w:cs="Calibri"/>
                <w:b/>
                <w:iCs/>
              </w:rPr>
            </w:rPrChange>
          </w:rPr>
          <w:t>Immigration is vital to relations</w:t>
        </w:r>
      </w:ins>
    </w:p>
    <w:p w:rsidR="00C951E9" w:rsidRPr="009A799D" w:rsidRDefault="00C951E9" w:rsidP="004F6BFC">
      <w:pPr>
        <w:rPr>
          <w:ins w:id="1450" w:author="katie" w:date="2018-07-12T11:17:00Z"/>
          <w:rFonts w:cs="Calibri" w:hint="eastAsia"/>
          <w:rPrChange w:id="1451" w:author="katie" w:date="2018-07-12T11:24:00Z">
            <w:rPr>
              <w:ins w:id="1452" w:author="katie" w:date="2018-07-12T11:17:00Z"/>
              <w:rStyle w:val="StyleUnderline"/>
              <w:rFonts w:eastAsiaTheme="majorEastAsia" w:cstheme="majorBidi" w:hint="eastAsia"/>
              <w:b/>
              <w:iCs/>
            </w:rPr>
          </w:rPrChange>
        </w:rPr>
      </w:pPr>
      <w:ins w:id="1453" w:author="katie" w:date="2018-07-12T11:24:00Z">
        <w:r w:rsidRPr="009A799D">
          <w:rPr>
            <w:rPrChange w:id="1454" w:author="katie" w:date="2018-07-12T11:24:00Z">
              <w:rPr>
                <w:rStyle w:val="StyleUnderline"/>
              </w:rPr>
            </w:rPrChange>
          </w:rPr>
          <w:t xml:space="preserve">Aline </w:t>
        </w:r>
        <w:r w:rsidRPr="009A799D">
          <w:rPr>
            <w:rStyle w:val="Style13ptBold"/>
            <w:rPrChange w:id="1455" w:author="katie" w:date="2018-07-12T11:24:00Z">
              <w:rPr>
                <w:rStyle w:val="StyleUnderline"/>
              </w:rPr>
            </w:rPrChange>
          </w:rPr>
          <w:t>Barros, 10-20-2017,</w:t>
        </w:r>
        <w:r w:rsidRPr="009A799D">
          <w:rPr>
            <w:rPrChange w:id="1456" w:author="katie" w:date="2018-07-12T11:24:00Z">
              <w:rPr>
                <w:rStyle w:val="StyleUnderline"/>
              </w:rPr>
            </w:rPrChange>
          </w:rPr>
          <w:t xml:space="preserve"> "Mexico Argues Texas Immigration Law Will Harm Relations," VOA, https://www.voanews.com/a/mexico-argues-texas-immigration-law-will-harm-relations/4079588.html</w:t>
        </w:r>
      </w:ins>
    </w:p>
    <w:p w:rsidR="00C951E9" w:rsidRPr="009A799D" w:rsidRDefault="00C951E9" w:rsidP="004F6BFC">
      <w:pPr>
        <w:rPr>
          <w:ins w:id="1457" w:author="katie" w:date="2018-07-12T11:55:00Z"/>
          <w:rStyle w:val="StyleUnderline"/>
        </w:rPr>
      </w:pPr>
      <w:ins w:id="1458" w:author="katie" w:date="2018-07-12T11:23:00Z">
        <w:r w:rsidRPr="009A799D">
          <w:rPr>
            <w:rFonts w:ascii="Roboto" w:hAnsi="Roboto" w:cs="Calibri"/>
            <w:sz w:val="16"/>
            <w:rPrChange w:id="1459" w:author="katie" w:date="2018-07-12T11:23:00Z">
              <w:rPr>
                <w:rFonts w:ascii="Georgia" w:eastAsia="Times New Roman" w:hAnsi="Georgia" w:cs="Times New Roman"/>
                <w:color w:val="222222"/>
                <w:szCs w:val="24"/>
              </w:rPr>
            </w:rPrChange>
          </w:rPr>
          <w:t xml:space="preserve">A </w:t>
        </w:r>
        <w:r w:rsidRPr="009A799D">
          <w:rPr>
            <w:rStyle w:val="StyleUnderline"/>
            <w:rFonts w:ascii="Roboto" w:hAnsi="Roboto" w:cs="Calibri"/>
            <w:rPrChange w:id="1460" w:author="katie" w:date="2018-07-12T11:28:00Z">
              <w:rPr>
                <w:rFonts w:ascii="Georgia" w:eastAsia="Times New Roman" w:hAnsi="Georgia" w:cs="Times New Roman"/>
                <w:color w:val="222222"/>
                <w:szCs w:val="24"/>
              </w:rPr>
            </w:rPrChange>
          </w:rPr>
          <w:t xml:space="preserve">Texas law </w:t>
        </w:r>
        <w:r w:rsidRPr="009A799D">
          <w:rPr>
            <w:rStyle w:val="Emphasis"/>
            <w:rPrChange w:id="1461" w:author="katie" w:date="2018-07-12T11:29:00Z">
              <w:rPr>
                <w:rFonts w:ascii="Georgia" w:eastAsia="Times New Roman" w:hAnsi="Georgia" w:cs="Times New Roman"/>
                <w:color w:val="222222"/>
                <w:szCs w:val="24"/>
              </w:rPr>
            </w:rPrChange>
          </w:rPr>
          <w:t xml:space="preserve">banning sanctuary cities would harm diplomatic </w:t>
        </w:r>
        <w:r w:rsidRPr="009A799D">
          <w:rPr>
            <w:rStyle w:val="Emphasis"/>
            <w:rPrChange w:id="1462" w:author="katie" w:date="2018-07-12T11:29:00Z">
              <w:rPr>
                <w:rFonts w:ascii="Georgia" w:eastAsia="Times New Roman" w:hAnsi="Georgia" w:cs="Times New Roman"/>
                <w:color w:val="222222"/>
                <w:szCs w:val="24"/>
                <w:shd w:val="clear" w:color="auto" w:fill="ADD8E6"/>
              </w:rPr>
            </w:rPrChange>
          </w:rPr>
          <w:t>relations</w:t>
        </w:r>
        <w:r w:rsidRPr="009A799D">
          <w:rPr>
            <w:rStyle w:val="Emphasis"/>
            <w:rPrChange w:id="1463" w:author="katie" w:date="2018-07-12T11:29:00Z">
              <w:rPr>
                <w:rFonts w:ascii="Georgia" w:eastAsia="Times New Roman" w:hAnsi="Georgia" w:cs="Times New Roman"/>
                <w:color w:val="222222"/>
                <w:szCs w:val="24"/>
              </w:rPr>
            </w:rPrChange>
          </w:rPr>
          <w:t xml:space="preserve"> between the U.S. and </w:t>
        </w:r>
        <w:r w:rsidRPr="009A799D">
          <w:rPr>
            <w:rStyle w:val="Emphasis"/>
            <w:rPrChange w:id="1464" w:author="katie" w:date="2018-07-12T11:29:00Z">
              <w:rPr>
                <w:rFonts w:ascii="Georgia" w:eastAsia="Times New Roman" w:hAnsi="Georgia" w:cs="Times New Roman"/>
                <w:color w:val="222222"/>
                <w:szCs w:val="24"/>
                <w:shd w:val="clear" w:color="auto" w:fill="ADD8E6"/>
              </w:rPr>
            </w:rPrChange>
          </w:rPr>
          <w:t>Mexico</w:t>
        </w:r>
        <w:r w:rsidRPr="009A799D">
          <w:rPr>
            <w:rStyle w:val="StyleUnderline"/>
            <w:rFonts w:ascii="Roboto" w:hAnsi="Roboto" w:cs="Calibri"/>
            <w:rPrChange w:id="1465" w:author="katie" w:date="2018-07-12T11:28:00Z">
              <w:rPr>
                <w:rFonts w:ascii="Georgia" w:eastAsia="Times New Roman" w:hAnsi="Georgia" w:cs="Times New Roman"/>
                <w:color w:val="222222"/>
                <w:szCs w:val="24"/>
              </w:rPr>
            </w:rPrChange>
          </w:rPr>
          <w:t xml:space="preserve">, </w:t>
        </w:r>
        <w:r w:rsidRPr="009A799D">
          <w:rPr>
            <w:rStyle w:val="StyleUnderline"/>
            <w:rFonts w:ascii="Roboto" w:hAnsi="Roboto" w:cs="Calibri"/>
            <w:rPrChange w:id="1466" w:author="katie" w:date="2018-07-12T11:28:00Z">
              <w:rPr>
                <w:rFonts w:ascii="Georgia" w:eastAsia="Times New Roman" w:hAnsi="Georgia" w:cs="Times New Roman"/>
                <w:color w:val="222222"/>
                <w:szCs w:val="24"/>
                <w:shd w:val="clear" w:color="auto" w:fill="ADD8E6"/>
              </w:rPr>
            </w:rPrChange>
          </w:rPr>
          <w:t>Mexico</w:t>
        </w:r>
        <w:r w:rsidRPr="009A799D">
          <w:rPr>
            <w:rStyle w:val="StyleUnderline"/>
            <w:rFonts w:ascii="Roboto" w:hAnsi="Roboto" w:cs="Calibri"/>
            <w:rPrChange w:id="1467" w:author="katie" w:date="2018-07-12T11:28:00Z">
              <w:rPr>
                <w:rFonts w:ascii="Georgia" w:eastAsia="Times New Roman" w:hAnsi="Georgia" w:cs="Times New Roman"/>
                <w:color w:val="222222"/>
                <w:szCs w:val="24"/>
              </w:rPr>
            </w:rPrChange>
          </w:rPr>
          <w:t xml:space="preserve"> argues in a brief submitted to the appeals court reviewing the</w:t>
        </w:r>
        <w:r w:rsidRPr="009A799D">
          <w:rPr>
            <w:rFonts w:ascii="Roboto" w:hAnsi="Roboto" w:cs="Calibri"/>
            <w:sz w:val="16"/>
            <w:rPrChange w:id="1468" w:author="katie" w:date="2018-07-12T11:23:00Z">
              <w:rPr>
                <w:rFonts w:ascii="Georgia" w:eastAsia="Times New Roman" w:hAnsi="Georgia" w:cs="Times New Roman"/>
                <w:color w:val="222222"/>
                <w:szCs w:val="24"/>
              </w:rPr>
            </w:rPrChange>
          </w:rPr>
          <w:t xml:space="preserve"> law. The brief, filed Thursday with the Fifth District Court of Appeals in New Orleans, </w:t>
        </w:r>
        <w:r w:rsidRPr="009A799D">
          <w:rPr>
            <w:rStyle w:val="StyleUnderline"/>
            <w:rFonts w:ascii="Roboto" w:hAnsi="Roboto" w:cs="Calibri"/>
            <w:rPrChange w:id="1469" w:author="katie" w:date="2018-07-12T11:28:00Z">
              <w:rPr>
                <w:rFonts w:ascii="Georgia" w:eastAsia="Times New Roman" w:hAnsi="Georgia" w:cs="Times New Roman"/>
                <w:color w:val="222222"/>
                <w:szCs w:val="24"/>
              </w:rPr>
            </w:rPrChange>
          </w:rPr>
          <w:t>says whenever state or local officials act improperly in upholding the sanctuary law, the U.S. federal government would be unable to resolve the problem or prevent similar ones</w:t>
        </w:r>
        <w:r w:rsidRPr="009A799D">
          <w:rPr>
            <w:rFonts w:ascii="Roboto" w:hAnsi="Roboto" w:cs="Calibri"/>
            <w:sz w:val="16"/>
            <w:rPrChange w:id="1470" w:author="katie" w:date="2018-07-12T11:23:00Z">
              <w:rPr>
                <w:rFonts w:ascii="Georgia" w:eastAsia="Times New Roman" w:hAnsi="Georgia" w:cs="Times New Roman"/>
                <w:color w:val="222222"/>
                <w:szCs w:val="24"/>
              </w:rPr>
            </w:rPrChange>
          </w:rPr>
          <w:t xml:space="preserve">. Thus it </w:t>
        </w:r>
        <w:r w:rsidRPr="009A799D">
          <w:rPr>
            <w:rStyle w:val="StyleUnderline"/>
            <w:rFonts w:ascii="Roboto" w:hAnsi="Roboto" w:cs="Calibri"/>
            <w:rPrChange w:id="1471" w:author="katie" w:date="2018-07-12T11:28:00Z">
              <w:rPr>
                <w:rFonts w:ascii="Georgia" w:eastAsia="Times New Roman" w:hAnsi="Georgia" w:cs="Times New Roman"/>
                <w:color w:val="222222"/>
                <w:szCs w:val="24"/>
              </w:rPr>
            </w:rPrChange>
          </w:rPr>
          <w:t xml:space="preserve">runs the risk "that actions of a state or its officials regarding </w:t>
        </w:r>
        <w:r w:rsidRPr="009A799D">
          <w:rPr>
            <w:rStyle w:val="StyleUnderline"/>
            <w:rFonts w:ascii="Roboto" w:hAnsi="Roboto" w:cs="Calibri"/>
            <w:rPrChange w:id="1472" w:author="katie" w:date="2018-07-12T11:28:00Z">
              <w:rPr>
                <w:rFonts w:ascii="Georgia" w:eastAsia="Times New Roman" w:hAnsi="Georgia" w:cs="Times New Roman"/>
                <w:color w:val="222222"/>
                <w:szCs w:val="24"/>
                <w:shd w:val="clear" w:color="auto" w:fill="ADD8E6"/>
              </w:rPr>
            </w:rPrChange>
          </w:rPr>
          <w:t>immigration</w:t>
        </w:r>
        <w:r w:rsidRPr="009A799D">
          <w:rPr>
            <w:rStyle w:val="StyleUnderline"/>
            <w:rFonts w:ascii="Roboto" w:hAnsi="Roboto" w:cs="Calibri"/>
            <w:rPrChange w:id="1473" w:author="katie" w:date="2018-07-12T11:28:00Z">
              <w:rPr>
                <w:rFonts w:ascii="Georgia" w:eastAsia="Times New Roman" w:hAnsi="Georgia" w:cs="Times New Roman"/>
                <w:color w:val="222222"/>
                <w:szCs w:val="24"/>
              </w:rPr>
            </w:rPrChange>
          </w:rPr>
          <w:t xml:space="preserve"> enforcement could irreparably damage U.S. foreign policy interests with respect to a particular country.</w:t>
        </w:r>
        <w:r w:rsidRPr="009A799D">
          <w:rPr>
            <w:rFonts w:ascii="Roboto" w:hAnsi="Roboto" w:cs="Calibri"/>
            <w:sz w:val="16"/>
            <w:rPrChange w:id="1474" w:author="katie" w:date="2018-07-12T11:23:00Z">
              <w:rPr>
                <w:rFonts w:ascii="Georgia" w:eastAsia="Times New Roman" w:hAnsi="Georgia" w:cs="Times New Roman"/>
                <w:color w:val="222222"/>
                <w:szCs w:val="24"/>
              </w:rPr>
            </w:rPrChange>
          </w:rPr>
          <w:t xml:space="preserve">" Texas' sanctuary law, known as SB 4, may be the toughest in the country. In </w:t>
        </w:r>
        <w:r w:rsidRPr="009A799D">
          <w:rPr>
            <w:rStyle w:val="StyleUnderline"/>
            <w:rFonts w:ascii="Roboto" w:hAnsi="Roboto" w:cs="Calibri"/>
            <w:rPrChange w:id="1475" w:author="katie" w:date="2018-07-12T11:28:00Z">
              <w:rPr>
                <w:rFonts w:ascii="Georgia" w:eastAsia="Times New Roman" w:hAnsi="Georgia" w:cs="Times New Roman"/>
                <w:color w:val="222222"/>
                <w:szCs w:val="24"/>
              </w:rPr>
            </w:rPrChange>
          </w:rPr>
          <w:t xml:space="preserve">addition to banning sanctuary cities — jurisdictions that choose not to comply with federal </w:t>
        </w:r>
        <w:r w:rsidRPr="009A799D">
          <w:rPr>
            <w:rStyle w:val="StyleUnderline"/>
            <w:rFonts w:ascii="Roboto" w:hAnsi="Roboto" w:cs="Calibri"/>
            <w:rPrChange w:id="1476" w:author="katie" w:date="2018-07-12T11:28:00Z">
              <w:rPr>
                <w:rFonts w:ascii="Georgia" w:eastAsia="Times New Roman" w:hAnsi="Georgia" w:cs="Times New Roman"/>
                <w:color w:val="222222"/>
                <w:szCs w:val="24"/>
                <w:shd w:val="clear" w:color="auto" w:fill="ADD8E6"/>
              </w:rPr>
            </w:rPrChange>
          </w:rPr>
          <w:t>immigration</w:t>
        </w:r>
        <w:r w:rsidRPr="009A799D">
          <w:rPr>
            <w:rStyle w:val="StyleUnderline"/>
            <w:rFonts w:ascii="Roboto" w:hAnsi="Roboto" w:cs="Calibri"/>
            <w:rPrChange w:id="1477" w:author="katie" w:date="2018-07-12T11:28:00Z">
              <w:rPr>
                <w:rFonts w:ascii="Georgia" w:eastAsia="Times New Roman" w:hAnsi="Georgia" w:cs="Times New Roman"/>
                <w:color w:val="222222"/>
                <w:szCs w:val="24"/>
              </w:rPr>
            </w:rPrChange>
          </w:rPr>
          <w:t xml:space="preserve"> enforcement — it allows local law enforcement officers to question the </w:t>
        </w:r>
        <w:r w:rsidRPr="009A799D">
          <w:rPr>
            <w:rStyle w:val="StyleUnderline"/>
            <w:rFonts w:ascii="Roboto" w:hAnsi="Roboto" w:cs="Calibri"/>
            <w:rPrChange w:id="1478" w:author="katie" w:date="2018-07-12T11:28:00Z">
              <w:rPr>
                <w:rFonts w:ascii="Georgia" w:eastAsia="Times New Roman" w:hAnsi="Georgia" w:cs="Times New Roman"/>
                <w:color w:val="222222"/>
                <w:szCs w:val="24"/>
                <w:shd w:val="clear" w:color="auto" w:fill="ADD8E6"/>
              </w:rPr>
            </w:rPrChange>
          </w:rPr>
          <w:t>immigration</w:t>
        </w:r>
        <w:r w:rsidRPr="009A799D">
          <w:rPr>
            <w:rStyle w:val="StyleUnderline"/>
            <w:rFonts w:ascii="Roboto" w:hAnsi="Roboto" w:cs="Calibri"/>
            <w:rPrChange w:id="1479" w:author="katie" w:date="2018-07-12T11:28:00Z">
              <w:rPr>
                <w:rFonts w:ascii="Georgia" w:eastAsia="Times New Roman" w:hAnsi="Georgia" w:cs="Times New Roman"/>
                <w:color w:val="222222"/>
                <w:szCs w:val="24"/>
              </w:rPr>
            </w:rPrChange>
          </w:rPr>
          <w:t xml:space="preserve"> status of people they detain or arrest</w:t>
        </w:r>
        <w:r w:rsidRPr="009A799D">
          <w:rPr>
            <w:rFonts w:ascii="Roboto" w:hAnsi="Roboto" w:cs="Calibri"/>
            <w:sz w:val="16"/>
            <w:rPrChange w:id="1480" w:author="katie" w:date="2018-07-12T11:23:00Z">
              <w:rPr>
                <w:rFonts w:ascii="Georgia" w:eastAsia="Times New Roman" w:hAnsi="Georgia" w:cs="Times New Roman"/>
                <w:color w:val="222222"/>
                <w:szCs w:val="24"/>
              </w:rPr>
            </w:rPrChange>
          </w:rPr>
          <w:t xml:space="preserve">. And the law seeks to punish local government department heads and elected officials who don't cooperate with federal </w:t>
        </w:r>
        <w:r w:rsidRPr="009A799D">
          <w:rPr>
            <w:rFonts w:ascii="Roboto" w:hAnsi="Roboto" w:cs="Calibri"/>
            <w:sz w:val="16"/>
            <w:rPrChange w:id="1481" w:author="katie" w:date="2018-07-12T11:23:00Z">
              <w:rPr>
                <w:rFonts w:ascii="Georgia" w:eastAsia="Times New Roman" w:hAnsi="Georgia" w:cs="Times New Roman"/>
                <w:color w:val="222222"/>
                <w:szCs w:val="24"/>
                <w:shd w:val="clear" w:color="auto" w:fill="ADD8E6"/>
              </w:rPr>
            </w:rPrChange>
          </w:rPr>
          <w:t>immigration</w:t>
        </w:r>
        <w:r w:rsidRPr="009A799D">
          <w:rPr>
            <w:rFonts w:ascii="Roboto" w:hAnsi="Roboto" w:cs="Calibri"/>
            <w:sz w:val="16"/>
            <w:rPrChange w:id="1482" w:author="katie" w:date="2018-07-12T11:23:00Z">
              <w:rPr>
                <w:rFonts w:ascii="Georgia" w:eastAsia="Times New Roman" w:hAnsi="Georgia" w:cs="Times New Roman"/>
                <w:color w:val="222222"/>
                <w:szCs w:val="24"/>
              </w:rPr>
            </w:rPrChange>
          </w:rPr>
          <w:t xml:space="preserve"> "detainers" — federal requests to turn over immigrants possibly subject to deportation. Punishment could come in the form of jail time and penalties that exceed $25,000. </w:t>
        </w:r>
        <w:r w:rsidRPr="009A799D">
          <w:rPr>
            <w:rStyle w:val="StyleUnderline"/>
            <w:rFonts w:ascii="Roboto" w:hAnsi="Roboto" w:cs="Calibri"/>
            <w:rPrChange w:id="1483" w:author="katie" w:date="2018-07-12T11:29:00Z">
              <w:rPr>
                <w:rFonts w:ascii="Georgia" w:eastAsia="Times New Roman" w:hAnsi="Georgia" w:cs="Times New Roman"/>
                <w:color w:val="222222"/>
                <w:szCs w:val="24"/>
              </w:rPr>
            </w:rPrChange>
          </w:rPr>
          <w:t xml:space="preserve">Passed by the majority-Republican legislature and signed into law by the state governor in April and May, SB 4 was promptly challenged in federal court, which ruled in August the measure could not take effect because it conflicted with U.S. </w:t>
        </w:r>
        <w:r w:rsidRPr="009A799D">
          <w:rPr>
            <w:rStyle w:val="StyleUnderline"/>
            <w:rFonts w:ascii="Roboto" w:hAnsi="Roboto" w:cs="Calibri"/>
            <w:rPrChange w:id="1484" w:author="katie" w:date="2018-07-12T11:29:00Z">
              <w:rPr>
                <w:rFonts w:ascii="Georgia" w:eastAsia="Times New Roman" w:hAnsi="Georgia" w:cs="Times New Roman"/>
                <w:color w:val="222222"/>
                <w:szCs w:val="24"/>
                <w:shd w:val="clear" w:color="auto" w:fill="ADD8E6"/>
              </w:rPr>
            </w:rPrChange>
          </w:rPr>
          <w:t xml:space="preserve">immigration </w:t>
        </w:r>
        <w:r w:rsidRPr="009A799D">
          <w:rPr>
            <w:rStyle w:val="StyleUnderline"/>
            <w:rFonts w:ascii="Roboto" w:hAnsi="Roboto" w:cs="Calibri"/>
            <w:rPrChange w:id="1485" w:author="katie" w:date="2018-07-12T11:29:00Z">
              <w:rPr>
                <w:rFonts w:ascii="Georgia" w:eastAsia="Times New Roman" w:hAnsi="Georgia" w:cs="Times New Roman"/>
                <w:color w:val="222222"/>
                <w:szCs w:val="24"/>
              </w:rPr>
            </w:rPrChange>
          </w:rPr>
          <w:t>law.</w:t>
        </w:r>
      </w:ins>
    </w:p>
    <w:p w:rsidR="00C951E9" w:rsidRPr="009A799D" w:rsidRDefault="00C951E9" w:rsidP="004F6BFC">
      <w:pPr>
        <w:pStyle w:val="Heading4"/>
        <w:rPr>
          <w:ins w:id="1486" w:author="katie" w:date="2018-07-12T12:00:00Z"/>
          <w:rFonts w:hint="eastAsia"/>
        </w:rPr>
      </w:pPr>
      <w:ins w:id="1487" w:author="katie" w:date="2018-07-12T11:55:00Z">
        <w:r w:rsidRPr="009A799D">
          <w:t>Rewriting NAF</w:t>
        </w:r>
      </w:ins>
      <w:ins w:id="1488" w:author="katie" w:date="2018-07-12T11:56:00Z">
        <w:r w:rsidRPr="009A799D">
          <w:t xml:space="preserve">TA </w:t>
        </w:r>
      </w:ins>
      <w:r w:rsidRPr="009A799D">
        <w:t>bad-- causes friction in the relationship</w:t>
      </w:r>
    </w:p>
    <w:p w:rsidR="00C951E9" w:rsidRPr="009A799D" w:rsidRDefault="00C951E9">
      <w:pPr>
        <w:rPr>
          <w:ins w:id="1489" w:author="katie" w:date="2018-07-12T11:23:00Z"/>
          <w:rFonts w:ascii="Roboto" w:hAnsi="Roboto" w:cs="Calibri"/>
          <w:sz w:val="22"/>
          <w:rPrChange w:id="1490" w:author="katie" w:date="2018-07-12T12:00:00Z">
            <w:rPr>
              <w:ins w:id="1491" w:author="katie" w:date="2018-07-12T11:23:00Z"/>
              <w:rFonts w:ascii="Georgia" w:eastAsia="Times New Roman" w:hAnsi="Georgia" w:cs="Times New Roman"/>
              <w:color w:val="222222"/>
              <w:szCs w:val="24"/>
            </w:rPr>
          </w:rPrChange>
        </w:rPr>
        <w:pPrChange w:id="1492" w:author="katie" w:date="2018-07-12T12:00:00Z">
          <w:pPr>
            <w:shd w:val="clear" w:color="auto" w:fill="FFFFFF"/>
            <w:spacing w:after="480"/>
          </w:pPr>
        </w:pPrChange>
      </w:pPr>
      <w:ins w:id="1493" w:author="katie" w:date="2018-07-12T12:00:00Z">
        <w:r w:rsidRPr="009A799D">
          <w:t xml:space="preserve">Ana </w:t>
        </w:r>
        <w:r w:rsidRPr="009A799D">
          <w:rPr>
            <w:rStyle w:val="Style13ptBold"/>
            <w:rPrChange w:id="1494" w:author="katie" w:date="2018-07-12T12:00:00Z">
              <w:rPr/>
            </w:rPrChange>
          </w:rPr>
          <w:t xml:space="preserve">Swanson and </w:t>
        </w:r>
        <w:r w:rsidRPr="009A799D">
          <w:t xml:space="preserve">Elisabeth </w:t>
        </w:r>
        <w:r w:rsidRPr="009A799D">
          <w:rPr>
            <w:rStyle w:val="Style13ptBold"/>
            <w:rPrChange w:id="1495" w:author="katie" w:date="2018-07-12T12:00:00Z">
              <w:rPr/>
            </w:rPrChange>
          </w:rPr>
          <w:t>Malkin, 11-21-2017</w:t>
        </w:r>
        <w:r w:rsidRPr="009A799D">
          <w:t>, "Nafta Round Closes With Talks Bogged Down by Conflict," No Publication, https://www.nytimes.com/2017/11/21/us/politics/nafta-talks.html</w:t>
        </w:r>
      </w:ins>
    </w:p>
    <w:p w:rsidR="00C951E9" w:rsidRPr="009A799D" w:rsidRDefault="00C951E9">
      <w:pPr>
        <w:rPr>
          <w:rStyle w:val="StyleUnderline"/>
          <w:rFonts w:cs="Calibri" w:hint="eastAsia"/>
          <w:b/>
          <w:rPrChange w:id="1496" w:author="katie" w:date="2018-07-12T12:01:00Z">
            <w:rPr>
              <w:rFonts w:hint="eastAsia"/>
            </w:rPr>
          </w:rPrChange>
        </w:rPr>
        <w:pPrChange w:id="1497" w:author="katie" w:date="2018-07-12T11:17:00Z">
          <w:pPr>
            <w:pStyle w:val="Heading3"/>
          </w:pPr>
        </w:pPrChange>
      </w:pPr>
      <w:ins w:id="1498" w:author="katie" w:date="2018-07-12T11:58:00Z">
        <w:r w:rsidRPr="009A799D">
          <w:rPr>
            <w:color w:val="333333"/>
            <w:sz w:val="16"/>
            <w:szCs w:val="27"/>
          </w:rPr>
          <w:t xml:space="preserve">WASHINGTON — </w:t>
        </w:r>
        <w:r w:rsidRPr="009A799D">
          <w:rPr>
            <w:rStyle w:val="StyleUnderline"/>
            <w:rFonts w:ascii="Roboto" w:hAnsi="Roboto" w:cs="Calibri"/>
            <w:b/>
            <w:rPrChange w:id="1499" w:author="katie" w:date="2018-07-12T12:00:00Z">
              <w:rPr>
                <w:rFonts w:ascii="Georgia" w:hAnsi="Georgia"/>
                <w:b w:val="0"/>
                <w:color w:val="333333"/>
                <w:sz w:val="27"/>
                <w:szCs w:val="27"/>
              </w:rPr>
            </w:rPrChange>
          </w:rPr>
          <w:t>United States officials have tried in recent weeks to cool tensions over the North American Free Trade Agreement by extending the timetable for renegotiating the pact and asking top officials to sit out the current round of talks in Mexico City</w:t>
        </w:r>
        <w:r w:rsidRPr="009A799D">
          <w:rPr>
            <w:color w:val="333333"/>
            <w:sz w:val="16"/>
            <w:szCs w:val="27"/>
          </w:rPr>
          <w:t>.</w:t>
        </w:r>
      </w:ins>
      <w:ins w:id="1500" w:author="katie" w:date="2018-07-12T12:00:00Z">
        <w:r w:rsidRPr="009A799D">
          <w:rPr>
            <w:color w:val="333333"/>
            <w:sz w:val="16"/>
            <w:szCs w:val="27"/>
          </w:rPr>
          <w:t xml:space="preserve"> </w:t>
        </w:r>
      </w:ins>
      <w:ins w:id="1501" w:author="katie" w:date="2018-07-12T11:58:00Z">
        <w:r w:rsidRPr="009A799D">
          <w:rPr>
            <w:color w:val="333333"/>
            <w:sz w:val="16"/>
            <w:szCs w:val="27"/>
          </w:rPr>
          <w:t>But as the fifth round of talks concluded in the Mexican capital on Tuesday</w:t>
        </w:r>
        <w:r w:rsidRPr="009A799D">
          <w:rPr>
            <w:rStyle w:val="StyleUnderline"/>
            <w:rFonts w:ascii="Roboto" w:hAnsi="Roboto" w:cs="Calibri"/>
            <w:b/>
            <w:rPrChange w:id="1502" w:author="katie" w:date="2018-07-12T12:00:00Z">
              <w:rPr>
                <w:rFonts w:ascii="Georgia" w:hAnsi="Georgia"/>
                <w:b w:val="0"/>
                <w:color w:val="333333"/>
                <w:sz w:val="27"/>
                <w:szCs w:val="27"/>
              </w:rPr>
            </w:rPrChange>
          </w:rPr>
          <w:t>, tensions were still simmering, with Canada and Mexico telling the United States that it would make little headway with its current approach and Mexico firing its first warning shot with a tough counterproposal.</w:t>
        </w:r>
      </w:ins>
      <w:ins w:id="1503" w:author="katie" w:date="2018-07-12T12:00:00Z">
        <w:r w:rsidRPr="009A799D">
          <w:rPr>
            <w:color w:val="333333"/>
            <w:sz w:val="16"/>
            <w:szCs w:val="27"/>
          </w:rPr>
          <w:t xml:space="preserve"> </w:t>
        </w:r>
      </w:ins>
      <w:ins w:id="1504" w:author="katie" w:date="2018-07-12T11:58:00Z">
        <w:r w:rsidRPr="009A799D">
          <w:rPr>
            <w:color w:val="333333"/>
            <w:sz w:val="16"/>
            <w:szCs w:val="27"/>
          </w:rPr>
          <w:t xml:space="preserve">Robert Lighthizer, the United States trade representative, took aim at his Canadian and Mexican counterparts on Tuesday, saying </w:t>
        </w:r>
        <w:r w:rsidRPr="009A799D">
          <w:rPr>
            <w:rStyle w:val="StyleUnderline"/>
            <w:rFonts w:ascii="Roboto" w:hAnsi="Roboto" w:cs="Calibri"/>
            <w:b/>
            <w:rPrChange w:id="1505" w:author="katie" w:date="2018-07-12T12:00:00Z">
              <w:rPr>
                <w:rFonts w:ascii="Georgia" w:hAnsi="Georgia"/>
                <w:b w:val="0"/>
                <w:color w:val="333333"/>
                <w:sz w:val="27"/>
                <w:szCs w:val="27"/>
              </w:rPr>
            </w:rPrChange>
          </w:rPr>
          <w:t>“thus far, we have seen no evidence that Canada or Mexico are willing to seriously engage on provisions that will lead to a rebalanced agreement</w:t>
        </w:r>
        <w:r w:rsidRPr="009A799D">
          <w:rPr>
            <w:color w:val="333333"/>
            <w:sz w:val="16"/>
            <w:szCs w:val="27"/>
          </w:rPr>
          <w:t>. Absent rebalancing, we will not reach a satisfactory result.”</w:t>
        </w:r>
      </w:ins>
      <w:ins w:id="1506" w:author="katie" w:date="2018-07-12T12:00:00Z">
        <w:r w:rsidRPr="009A799D">
          <w:rPr>
            <w:color w:val="333333"/>
            <w:sz w:val="16"/>
            <w:szCs w:val="27"/>
          </w:rPr>
          <w:t xml:space="preserve"> </w:t>
        </w:r>
      </w:ins>
      <w:ins w:id="1507" w:author="katie" w:date="2018-07-12T11:58:00Z">
        <w:r w:rsidRPr="009A799D">
          <w:rPr>
            <w:color w:val="333333"/>
            <w:sz w:val="16"/>
            <w:szCs w:val="27"/>
          </w:rPr>
          <w:t xml:space="preserve">Mr. Lighthizer said while some </w:t>
        </w:r>
        <w:r w:rsidRPr="009A799D">
          <w:rPr>
            <w:rStyle w:val="StyleUnderline"/>
            <w:rFonts w:ascii="Roboto" w:hAnsi="Roboto" w:cs="Calibri"/>
            <w:b/>
            <w:rPrChange w:id="1508" w:author="katie" w:date="2018-07-12T12:00:00Z">
              <w:rPr>
                <w:rFonts w:ascii="Georgia" w:hAnsi="Georgia"/>
                <w:b w:val="0"/>
                <w:color w:val="333333"/>
                <w:sz w:val="27"/>
                <w:szCs w:val="27"/>
              </w:rPr>
            </w:rPrChange>
          </w:rPr>
          <w:t>progress has been made to modernize Nafta</w:t>
        </w:r>
        <w:r w:rsidRPr="009A799D">
          <w:rPr>
            <w:color w:val="333333"/>
            <w:sz w:val="16"/>
            <w:szCs w:val="27"/>
          </w:rPr>
          <w:t>, “I remain concerned about the lack of headway. Our teams will be meeting again next month in Washington. I hope our partners will come to the table in a serious way so we can see meaningful progress before the end of the year.”</w:t>
        </w:r>
      </w:ins>
      <w:ins w:id="1509" w:author="katie" w:date="2018-07-12T12:00:00Z">
        <w:r w:rsidRPr="009A799D">
          <w:rPr>
            <w:color w:val="333333"/>
            <w:sz w:val="16"/>
            <w:szCs w:val="27"/>
          </w:rPr>
          <w:t xml:space="preserve"> </w:t>
        </w:r>
      </w:ins>
      <w:ins w:id="1510" w:author="katie" w:date="2018-07-12T11:59:00Z">
        <w:r w:rsidRPr="009A799D">
          <w:rPr>
            <w:color w:val="333333"/>
            <w:sz w:val="16"/>
            <w:szCs w:val="27"/>
          </w:rPr>
          <w:t>In an indication of how far the talks have to go, Mr. Lighthizer will not meet again with his Canadian and Mexican counterparts until late January in Montreal, while lower-level negotiators will continue to hash out details in Washington next month.</w:t>
        </w:r>
      </w:ins>
      <w:ins w:id="1511" w:author="katie" w:date="2018-07-12T12:00:00Z">
        <w:r w:rsidRPr="009A799D">
          <w:rPr>
            <w:color w:val="333333"/>
            <w:sz w:val="16"/>
            <w:szCs w:val="27"/>
          </w:rPr>
          <w:t xml:space="preserve"> </w:t>
        </w:r>
      </w:ins>
      <w:ins w:id="1512" w:author="katie" w:date="2018-07-12T11:59:00Z">
        <w:r w:rsidRPr="009A799D">
          <w:rPr>
            <w:color w:val="333333"/>
            <w:sz w:val="16"/>
            <w:szCs w:val="27"/>
          </w:rPr>
          <w:t xml:space="preserve">During a week of meetings in Mexico City, </w:t>
        </w:r>
        <w:r w:rsidRPr="009A799D">
          <w:rPr>
            <w:rStyle w:val="StyleUnderline"/>
            <w:rFonts w:ascii="Roboto" w:hAnsi="Roboto" w:cs="Calibri"/>
            <w:b/>
            <w:rPrChange w:id="1513" w:author="katie" w:date="2018-07-12T12:01:00Z">
              <w:rPr>
                <w:rFonts w:ascii="Georgia" w:hAnsi="Georgia"/>
                <w:b w:val="0"/>
                <w:color w:val="333333"/>
                <w:sz w:val="27"/>
                <w:szCs w:val="27"/>
              </w:rPr>
            </w:rPrChange>
          </w:rPr>
          <w:t>negotiators hammered out more technical details of the sweeping trade agreement, including those that govern digital trade, telecommunications, anti-corruption, customs procedures and health and safety standards for food.</w:t>
        </w:r>
      </w:ins>
      <w:ins w:id="1514" w:author="katie" w:date="2018-07-12T12:00:00Z">
        <w:r w:rsidRPr="009A799D">
          <w:rPr>
            <w:rStyle w:val="StyleUnderline"/>
            <w:rFonts w:ascii="Roboto" w:hAnsi="Roboto" w:cs="Calibri"/>
            <w:b/>
            <w:rPrChange w:id="1515" w:author="katie" w:date="2018-07-12T12:01:00Z">
              <w:rPr>
                <w:rFonts w:ascii="Georgia" w:hAnsi="Georgia"/>
                <w:b w:val="0"/>
                <w:color w:val="333333"/>
                <w:sz w:val="27"/>
                <w:szCs w:val="27"/>
              </w:rPr>
            </w:rPrChange>
          </w:rPr>
          <w:t xml:space="preserve"> </w:t>
        </w:r>
      </w:ins>
      <w:ins w:id="1516" w:author="katie" w:date="2018-07-12T11:59:00Z">
        <w:r w:rsidRPr="009A799D">
          <w:rPr>
            <w:rStyle w:val="StyleUnderline"/>
            <w:rFonts w:ascii="Roboto" w:hAnsi="Roboto" w:cs="Calibri"/>
            <w:b/>
            <w:rPrChange w:id="1517" w:author="katie" w:date="2018-07-12T12:01:00Z">
              <w:rPr>
                <w:rFonts w:ascii="Georgia" w:hAnsi="Georgia"/>
                <w:b w:val="0"/>
                <w:color w:val="333333"/>
                <w:sz w:val="27"/>
                <w:szCs w:val="27"/>
                <w:shd w:val="clear" w:color="auto" w:fill="FFFFFF"/>
              </w:rPr>
            </w:rPrChange>
          </w:rPr>
          <w:t>But the parties continued to clash on the most contentious issues, including mechanisms to resolve trade disputes and award government contracts, as well as so-called rules of origin, which govern the amount of a good that needs to be manufactured in North America in order to qualify for zero tariffs under Nafta.</w:t>
        </w:r>
      </w:ins>
    </w:p>
    <w:p w:rsidR="00C951E9" w:rsidRPr="009A799D" w:rsidRDefault="00C951E9" w:rsidP="004F6BFC"/>
    <w:p w:rsidR="00610BB4" w:rsidRPr="009A799D" w:rsidRDefault="00610BB4" w:rsidP="00610BB4">
      <w:pPr>
        <w:pStyle w:val="Heading1"/>
        <w:rPr>
          <w:rFonts w:hint="eastAsia"/>
        </w:rPr>
      </w:pPr>
      <w:r w:rsidRPr="009A799D">
        <w:t>Nurses CP</w:t>
      </w:r>
    </w:p>
    <w:p w:rsidR="00610BB4" w:rsidRPr="009A799D" w:rsidRDefault="00610BB4" w:rsidP="00610BB4">
      <w:pPr>
        <w:pStyle w:val="Heading3"/>
        <w:rPr>
          <w:rFonts w:hint="eastAsia"/>
        </w:rPr>
      </w:pPr>
      <w:r w:rsidRPr="009A799D">
        <w:t>1NC CP</w:t>
      </w:r>
    </w:p>
    <w:p w:rsidR="00610BB4" w:rsidRPr="009A799D" w:rsidRDefault="00610BB4" w:rsidP="00610BB4"/>
    <w:p w:rsidR="00610BB4" w:rsidRPr="009A799D" w:rsidRDefault="00610BB4" w:rsidP="00610BB4">
      <w:pPr>
        <w:pStyle w:val="Heading4"/>
        <w:rPr>
          <w:rFonts w:hint="eastAsia"/>
        </w:rPr>
      </w:pPr>
      <w:r w:rsidRPr="009A799D">
        <w:t>CP Text: The United States federal government should increase funding for existing medical school scholarship programs.</w:t>
      </w:r>
    </w:p>
    <w:p w:rsidR="00610BB4" w:rsidRPr="009A799D" w:rsidRDefault="00610BB4" w:rsidP="00610BB4"/>
    <w:p w:rsidR="00610BB4" w:rsidRPr="009A799D" w:rsidRDefault="00610BB4" w:rsidP="00610BB4">
      <w:pPr>
        <w:pStyle w:val="Heading4"/>
        <w:rPr>
          <w:rFonts w:hint="eastAsia"/>
          <w:shd w:val="clear" w:color="auto" w:fill="FFFFFF"/>
        </w:rPr>
      </w:pPr>
      <w:r w:rsidRPr="009A799D">
        <w:rPr>
          <w:shd w:val="clear" w:color="auto" w:fill="FFFFFF"/>
        </w:rPr>
        <w:t>That solves the nurses shortage</w:t>
      </w:r>
    </w:p>
    <w:p w:rsidR="00610BB4" w:rsidRPr="009A799D" w:rsidRDefault="00610BB4" w:rsidP="00610BB4">
      <w:r w:rsidRPr="009A799D">
        <w:rPr>
          <w:sz w:val="27"/>
          <w:szCs w:val="27"/>
          <w:shd w:val="clear" w:color="auto" w:fill="FFFFFF"/>
        </w:rPr>
        <w:t> </w:t>
      </w:r>
      <w:hyperlink r:id="rId330" w:tgtFrame="_blank" w:history="1">
        <w:r w:rsidRPr="009A799D">
          <w:rPr>
            <w:rStyle w:val="Hyperlink"/>
          </w:rPr>
          <w:t xml:space="preserve">Yolanda </w:t>
        </w:r>
        <w:r w:rsidRPr="009A799D">
          <w:rPr>
            <w:rStyle w:val="Style13ptBold"/>
          </w:rPr>
          <w:t>Ogbolu</w:t>
        </w:r>
      </w:hyperlink>
      <w:r w:rsidRPr="009A799D">
        <w:t xml:space="preserve">,Lisa </w:t>
      </w:r>
      <w:r w:rsidRPr="009A799D">
        <w:rPr>
          <w:rStyle w:val="Style13ptBold"/>
        </w:rPr>
        <w:t>Esposito</w:t>
      </w:r>
      <w:r w:rsidRPr="009A799D">
        <w:t>,</w:t>
      </w:r>
      <w:r w:rsidRPr="009A799D">
        <w:rPr>
          <w:rStyle w:val="Style13ptBold"/>
        </w:rPr>
        <w:t>17</w:t>
      </w:r>
      <w:r w:rsidRPr="009A799D">
        <w:t xml:space="preserve"> (Immigrant Nurses: Filling the Next U.S. Shortage. Yolanda Ogbolu, neonatal nurse practicioner and director of the University of Maryland School of Nursing Office of Global Health, Lisa Esposito, journalist, </w:t>
      </w:r>
      <w:hyperlink r:id="rId331" w:history="1">
        <w:r w:rsidRPr="009A799D">
          <w:rPr>
            <w:rStyle w:val="Hyperlink"/>
          </w:rPr>
          <w:t>https://health.usnews.com/wellness/articles/2017-03-29/immigrant-nurses-filling-the-next-us-shortage</w:t>
        </w:r>
      </w:hyperlink>
      <w:r w:rsidRPr="009A799D">
        <w:t xml:space="preserve"> C.S.)</w:t>
      </w:r>
    </w:p>
    <w:p w:rsidR="00610BB4" w:rsidRPr="009A799D" w:rsidRDefault="00610BB4" w:rsidP="00610BB4">
      <w:pPr>
        <w:rPr>
          <w:rFonts w:eastAsia="Times New Roman" w:cs="Times New Roman"/>
          <w:color w:val="111111"/>
          <w:szCs w:val="24"/>
        </w:rPr>
      </w:pPr>
      <w:r w:rsidRPr="009A799D">
        <w:t>Now</w:t>
      </w:r>
      <w:r w:rsidRPr="009A799D">
        <w:rPr>
          <w:rFonts w:eastAsia="Times New Roman" w:cs="Times New Roman"/>
          <w:color w:val="111111"/>
          <w:sz w:val="16"/>
          <w:szCs w:val="16"/>
        </w:rPr>
        <w:t xml:space="preserve">, Lurie is creating competency programs for foreign-educated nurses, hospital leadership and hiring organizations to improve the transition for these nurses to U.S. health care. </w:t>
      </w:r>
      <w:r w:rsidRPr="009A799D">
        <w:rPr>
          <w:rFonts w:eastAsia="Times New Roman" w:cs="Times New Roman"/>
          <w:color w:val="111111"/>
          <w:szCs w:val="24"/>
          <w:u w:val="single"/>
        </w:rPr>
        <w:t xml:space="preserve">Nearly 690,000 nurses are projected to leave the labor force through 2024, through retirement and other reasons, with additional nursing job openings putting net nurse vacancies at an estimated 1.2 million, according </w:t>
      </w:r>
      <w:r w:rsidRPr="009A799D">
        <w:rPr>
          <w:rFonts w:eastAsia="Times New Roman" w:cs="Times New Roman"/>
          <w:color w:val="111111"/>
          <w:sz w:val="16"/>
          <w:szCs w:val="16"/>
          <w:u w:val="single"/>
        </w:rPr>
        <w:t>to statistics provided by</w:t>
      </w:r>
      <w:r w:rsidRPr="009A799D">
        <w:rPr>
          <w:rFonts w:eastAsia="Times New Roman" w:cs="Times New Roman"/>
          <w:color w:val="111111"/>
          <w:szCs w:val="24"/>
          <w:u w:val="single"/>
        </w:rPr>
        <w:t xml:space="preserve"> the American Nurses Association. </w:t>
      </w:r>
      <w:r w:rsidRPr="009A799D">
        <w:rPr>
          <w:rFonts w:eastAsia="Times New Roman" w:cs="Times New Roman"/>
          <w:color w:val="111111"/>
          <w:sz w:val="16"/>
          <w:szCs w:val="16"/>
        </w:rPr>
        <w:t>However</w:t>
      </w:r>
      <w:r w:rsidRPr="009A799D">
        <w:rPr>
          <w:rFonts w:eastAsia="Times New Roman" w:cs="Times New Roman"/>
          <w:color w:val="111111"/>
          <w:szCs w:val="24"/>
        </w:rPr>
        <w:t>,</w:t>
      </w:r>
      <w:r w:rsidRPr="009A799D">
        <w:rPr>
          <w:rFonts w:eastAsia="Times New Roman" w:cs="Times New Roman"/>
          <w:color w:val="111111"/>
          <w:szCs w:val="24"/>
          <w:u w:val="single"/>
        </w:rPr>
        <w:t xml:space="preserve"> the ANA suggests that a focused effort to increase the U.S. nurse population, </w:t>
      </w:r>
      <w:r w:rsidRPr="009A799D">
        <w:rPr>
          <w:rFonts w:eastAsia="Times New Roman" w:cs="Times New Roman"/>
          <w:b/>
          <w:i/>
          <w:color w:val="111111"/>
          <w:szCs w:val="24"/>
          <w:u w:val="single"/>
        </w:rPr>
        <w:t>enhance nursing education and maintain a steady supply of newly licensed graduates</w:t>
      </w:r>
      <w:r w:rsidRPr="009A799D">
        <w:rPr>
          <w:rFonts w:eastAsia="Times New Roman" w:cs="Times New Roman"/>
          <w:color w:val="111111"/>
          <w:szCs w:val="24"/>
          <w:u w:val="single"/>
        </w:rPr>
        <w:t>, with hospital and health employers willing to hire them, could stave off a shortage.</w:t>
      </w:r>
      <w:r w:rsidRPr="009A799D">
        <w:rPr>
          <w:rFonts w:eastAsia="Times New Roman" w:cs="Times New Roman"/>
          <w:color w:val="111111"/>
          <w:szCs w:val="24"/>
        </w:rPr>
        <w:t xml:space="preserve"> </w:t>
      </w:r>
      <w:r w:rsidRPr="009A799D">
        <w:rPr>
          <w:rFonts w:eastAsia="Times New Roman" w:cs="Times New Roman"/>
          <w:color w:val="111111"/>
          <w:sz w:val="16"/>
          <w:szCs w:val="16"/>
        </w:rPr>
        <w:t>In some areas of the country, the supply of new nurses will actually catch up and outpace demand, according to a 2014 U.S. Health Resources and Services Administration report</w:t>
      </w:r>
      <w:r w:rsidRPr="009A799D">
        <w:rPr>
          <w:rFonts w:eastAsia="Times New Roman" w:cs="Times New Roman"/>
          <w:color w:val="111111"/>
          <w:szCs w:val="24"/>
        </w:rPr>
        <w:t xml:space="preserve">. </w:t>
      </w:r>
      <w:r w:rsidRPr="009A799D">
        <w:rPr>
          <w:rFonts w:eastAsia="Times New Roman" w:cs="Times New Roman"/>
          <w:color w:val="111111"/>
          <w:szCs w:val="24"/>
          <w:u w:val="single"/>
        </w:rPr>
        <w:t>But other communities won't have enough.</w:t>
      </w:r>
      <w:r w:rsidRPr="009A799D">
        <w:rPr>
          <w:rFonts w:eastAsia="Times New Roman" w:cs="Times New Roman"/>
          <w:color w:val="111111"/>
          <w:szCs w:val="24"/>
        </w:rPr>
        <w:t xml:space="preserve"> </w:t>
      </w:r>
      <w:r w:rsidRPr="009A799D">
        <w:rPr>
          <w:rFonts w:eastAsia="Times New Roman" w:cs="Times New Roman"/>
          <w:color w:val="111111"/>
          <w:sz w:val="16"/>
          <w:szCs w:val="16"/>
        </w:rPr>
        <w:t xml:space="preserve">By 2025, </w:t>
      </w:r>
      <w:r w:rsidRPr="009A799D">
        <w:rPr>
          <w:rFonts w:eastAsia="Times New Roman" w:cs="Times New Roman"/>
          <w:color w:val="111111"/>
          <w:sz w:val="16"/>
          <w:szCs w:val="16"/>
          <w:u w:val="single"/>
        </w:rPr>
        <w:t>Arizona, Colorado and North Carolina are expected to be hit by the biggest nursing shortfalls.</w:t>
      </w:r>
      <w:r w:rsidRPr="009A799D">
        <w:rPr>
          <w:rFonts w:eastAsia="Times New Roman" w:cs="Times New Roman"/>
          <w:color w:val="111111"/>
          <w:szCs w:val="24"/>
          <w:u w:val="single"/>
        </w:rPr>
        <w:t xml:space="preserve"> "In our country, we have a great need because the nursing profession is aging, with the average age of a nurse being 47</w:t>
      </w:r>
      <w:r w:rsidRPr="009A799D">
        <w:rPr>
          <w:rFonts w:eastAsia="Times New Roman" w:cs="Times New Roman"/>
          <w:color w:val="111111"/>
          <w:szCs w:val="24"/>
        </w:rPr>
        <w:t xml:space="preserve">," Ogbolu says. </w:t>
      </w:r>
      <w:r w:rsidRPr="009A799D">
        <w:rPr>
          <w:rFonts w:eastAsia="Times New Roman" w:cs="Times New Roman"/>
          <w:color w:val="111111"/>
          <w:szCs w:val="24"/>
          <w:u w:val="single"/>
        </w:rPr>
        <w:t>"We anticipate a lot of retirements in the future."</w:t>
      </w:r>
    </w:p>
    <w:p w:rsidR="00610BB4" w:rsidRPr="009A799D" w:rsidRDefault="00610BB4" w:rsidP="00610BB4">
      <w:pPr>
        <w:pStyle w:val="Heading3"/>
        <w:rPr>
          <w:rFonts w:hint="eastAsia"/>
        </w:rPr>
      </w:pPr>
      <w:r w:rsidRPr="009A799D">
        <w:t>2NC CP</w:t>
      </w:r>
    </w:p>
    <w:p w:rsidR="00610BB4" w:rsidRPr="009A799D" w:rsidRDefault="00610BB4" w:rsidP="00610BB4"/>
    <w:p w:rsidR="00610BB4" w:rsidRPr="009A799D" w:rsidRDefault="00610BB4" w:rsidP="00610BB4">
      <w:pPr>
        <w:pStyle w:val="Heading4"/>
        <w:rPr>
          <w:rFonts w:hint="eastAsia"/>
          <w:shd w:val="clear" w:color="auto" w:fill="FFFFFF"/>
        </w:rPr>
      </w:pPr>
      <w:r w:rsidRPr="009A799D">
        <w:rPr>
          <w:shd w:val="clear" w:color="auto" w:fill="FFFFFF"/>
        </w:rPr>
        <w:t>Mechanisms for funding are already in place and have worked in the past</w:t>
      </w:r>
    </w:p>
    <w:p w:rsidR="00610BB4" w:rsidRPr="009A799D" w:rsidRDefault="00610BB4" w:rsidP="00610BB4">
      <w:r w:rsidRPr="009A799D">
        <w:t xml:space="preserve">Linda H. </w:t>
      </w:r>
      <w:r w:rsidRPr="009A799D">
        <w:rPr>
          <w:rStyle w:val="Style13ptBold"/>
        </w:rPr>
        <w:t>Aiken</w:t>
      </w:r>
      <w:r w:rsidRPr="009A799D">
        <w:t xml:space="preserve">, Dr. Robyn Cheung, Danielle M. Olds, </w:t>
      </w:r>
      <w:r w:rsidRPr="009A799D">
        <w:rPr>
          <w:rStyle w:val="Style13ptBold"/>
        </w:rPr>
        <w:t>09</w:t>
      </w:r>
      <w:r w:rsidRPr="009A799D">
        <w:t xml:space="preserve">( Education Policy Initiatives To Adress The Nurse Shortage In The United States, Linda H. Aiken, Ph.D., FAAN, FRCN, RN is a nurse researcher who is currently the Director for the Center for Health Outcomes and Policy Research and a Senior Fellow of the Leonard Davis Institute for Health Economics. Dr. Robyn Cheung is the Director of Professional Nursing Practice &amp; Innovation at UK HealthCare Danielle M. Olds, MPH, PhD, RN, CICResearch Assistant Professor, </w:t>
      </w:r>
      <w:hyperlink r:id="rId332" w:history="1">
        <w:r w:rsidRPr="009A799D">
          <w:rPr>
            <w:rStyle w:val="Hyperlink"/>
          </w:rPr>
          <w:t>https://www.ncbi.nlm.nih.gov/pmc/articles/PMC2718732/</w:t>
        </w:r>
      </w:hyperlink>
      <w:r w:rsidRPr="009A799D">
        <w:t>, 2009, C.S.)</w:t>
      </w:r>
    </w:p>
    <w:p w:rsidR="00610BB4" w:rsidRPr="009A799D" w:rsidRDefault="00610BB4" w:rsidP="00610BB4">
      <w:pPr>
        <w:pStyle w:val="p"/>
        <w:shd w:val="clear" w:color="auto" w:fill="FFFFFF"/>
        <w:spacing w:before="166" w:beforeAutospacing="0" w:after="166" w:afterAutospacing="0"/>
        <w:rPr>
          <w:rFonts w:ascii="Roboto" w:hAnsi="Roboto"/>
          <w:color w:val="000000"/>
          <w:u w:val="single"/>
        </w:rPr>
      </w:pPr>
      <w:r w:rsidRPr="009A799D">
        <w:rPr>
          <w:rFonts w:ascii="Roboto" w:hAnsi="Roboto"/>
          <w:color w:val="000000"/>
          <w:u w:val="single"/>
        </w:rPr>
        <w:t xml:space="preserve">The Council on Physician and Nurse Supply recently recommended </w:t>
      </w:r>
      <w:r w:rsidRPr="009A799D">
        <w:rPr>
          <w:rFonts w:ascii="Roboto" w:hAnsi="Roboto"/>
          <w:b/>
          <w:i/>
          <w:color w:val="000000"/>
          <w:u w:val="single"/>
        </w:rPr>
        <w:t>that nursing school graduations be increased by 30 percent</w:t>
      </w:r>
      <w:r w:rsidRPr="009A799D">
        <w:rPr>
          <w:rFonts w:ascii="Roboto" w:hAnsi="Roboto"/>
          <w:color w:val="000000"/>
          <w:u w:val="single"/>
        </w:rPr>
        <w:t xml:space="preserve"> and that public support to facilitate increased output of nursing schools be targeted to encourage more nurses to seek BSN degrees</w:t>
      </w:r>
      <w:r w:rsidRPr="009A799D">
        <w:rPr>
          <w:rFonts w:ascii="Roboto" w:hAnsi="Roboto"/>
          <w:color w:val="000000"/>
          <w:sz w:val="16"/>
          <w:szCs w:val="16"/>
          <w:u w:val="single"/>
        </w:rPr>
        <w:t xml:space="preserve"> </w:t>
      </w:r>
      <w:r w:rsidRPr="009A799D">
        <w:rPr>
          <w:rFonts w:ascii="Roboto" w:hAnsi="Roboto"/>
          <w:color w:val="000000"/>
          <w:u w:val="single"/>
        </w:rPr>
        <w:t>Title VIII appropriations are an existing vehicle that could be used for this purpose and h  as been used successfully in the past to shape the nurse workforce</w:t>
      </w:r>
      <w:r w:rsidRPr="009A799D">
        <w:rPr>
          <w:rFonts w:ascii="Roboto" w:hAnsi="Roboto"/>
          <w:color w:val="000000"/>
        </w:rPr>
        <w:t xml:space="preserve"> .</w:t>
      </w:r>
      <w:r w:rsidRPr="009A799D">
        <w:rPr>
          <w:rFonts w:ascii="Roboto" w:hAnsi="Roboto"/>
          <w:color w:val="000000"/>
          <w:u w:val="single"/>
        </w:rPr>
        <w:t>The supply of nurses per capita increased 100 percent between 1972 and 1983 following large increases in federal spending, beginning with the Nurse Training Act (NTA) of 1964.</w:t>
      </w:r>
      <w:r w:rsidRPr="009A799D">
        <w:rPr>
          <w:rFonts w:ascii="Roboto" w:hAnsi="Roboto"/>
          <w:color w:val="000000"/>
          <w:sz w:val="16"/>
          <w:szCs w:val="16"/>
          <w:u w:val="single"/>
        </w:rPr>
        <w:t xml:space="preserve"> </w:t>
      </w:r>
      <w:r w:rsidRPr="009A799D">
        <w:rPr>
          <w:rFonts w:ascii="Roboto" w:hAnsi="Roboto"/>
          <w:color w:val="000000"/>
          <w:sz w:val="16"/>
          <w:szCs w:val="16"/>
        </w:rPr>
        <w:t>It is not possible to disentangle the effects of the training funds from other trends characterizing the period, including an economic downturn that likely brought additional nurses into the job market as well as the expansion of higher education and the inclusion of more women in colleges and universities</w:t>
      </w:r>
      <w:r w:rsidRPr="009A799D">
        <w:rPr>
          <w:rFonts w:ascii="Roboto" w:hAnsi="Roboto"/>
          <w:color w:val="000000"/>
        </w:rPr>
        <w:t>.</w:t>
      </w:r>
      <w:hyperlink r:id="rId333" w:anchor="R22" w:history="1">
        <w:r w:rsidRPr="009A799D">
          <w:rPr>
            <w:rStyle w:val="Hyperlink"/>
            <w:rFonts w:ascii="Roboto" w:eastAsiaTheme="majorEastAsia" w:hAnsi="Roboto"/>
            <w:color w:val="642A8F"/>
            <w:sz w:val="20"/>
            <w:szCs w:val="20"/>
            <w:vertAlign w:val="superscript"/>
          </w:rPr>
          <w:t>22</w:t>
        </w:r>
      </w:hyperlink>
      <w:r w:rsidRPr="009A799D">
        <w:rPr>
          <w:rFonts w:ascii="Roboto" w:hAnsi="Roboto"/>
          <w:color w:val="000000"/>
        </w:rPr>
        <w:t> </w:t>
      </w:r>
      <w:r w:rsidRPr="009A799D">
        <w:rPr>
          <w:rFonts w:ascii="Roboto" w:hAnsi="Roboto"/>
          <w:color w:val="000000"/>
          <w:u w:val="single"/>
        </w:rPr>
        <w:t>However, historians credit the NTA with shaping future directions in nursing education by leveraging sustained expansion of baccalaureate and graduate nursing education and facilitating the development of NP education. Because of the NTA, “a generation of women and men found entirely new opportunities in an old profession”—an outcome in today’s tight job market that would be a welcome result of federal spending.</w:t>
      </w:r>
      <w:r w:rsidRPr="009A799D">
        <w:rPr>
          <w:rFonts w:ascii="Roboto" w:hAnsi="Roboto"/>
          <w:color w:val="000000"/>
          <w:u w:val="single"/>
          <w:shd w:val="clear" w:color="auto" w:fill="FFFFFF"/>
        </w:rPr>
        <w:t xml:space="preserve"> In addition to steering new directions in nursing education, increased Title VIII funding to four-year colleges and universities would help offset the budget cuts affecting these institutions that have resulted in policies to limit undergraduate class size. A capitation mechanism of funding would encourage colleges and universities to increase nursing admissions. In February 2009 Sen. Richard Durbin (D-IL) introduced legislation to amend Title VIII to authorize capitation grants for schools of nursing to increase the number of faculty and students. The American Recovery and Reinvestment Act (ARRA) of 2009 included $500 million for health professions training</w:t>
      </w:r>
      <w:r w:rsidRPr="009A799D">
        <w:rPr>
          <w:rFonts w:ascii="Roboto" w:hAnsi="Roboto"/>
          <w:color w:val="000000"/>
          <w:sz w:val="16"/>
          <w:szCs w:val="16"/>
          <w:u w:val="single"/>
          <w:shd w:val="clear" w:color="auto" w:fill="FFFFFF"/>
        </w:rPr>
        <w:t xml:space="preserve">, </w:t>
      </w:r>
      <w:r w:rsidRPr="009A799D">
        <w:rPr>
          <w:rFonts w:ascii="Roboto" w:hAnsi="Roboto"/>
          <w:color w:val="000000"/>
          <w:sz w:val="16"/>
          <w:szCs w:val="16"/>
          <w:shd w:val="clear" w:color="auto" w:fill="FFFFFF"/>
        </w:rPr>
        <w:t>$300 million of which is through the National Health Service</w:t>
      </w:r>
      <w:r w:rsidRPr="009A799D">
        <w:rPr>
          <w:rFonts w:ascii="Roboto" w:hAnsi="Roboto"/>
          <w:color w:val="000000"/>
          <w:sz w:val="16"/>
          <w:szCs w:val="16"/>
          <w:u w:val="single"/>
          <w:shd w:val="clear" w:color="auto" w:fill="FFFFFF"/>
        </w:rPr>
        <w:t xml:space="preserve"> </w:t>
      </w:r>
      <w:r w:rsidRPr="009A799D">
        <w:rPr>
          <w:rFonts w:ascii="Roboto" w:hAnsi="Roboto"/>
          <w:color w:val="000000"/>
          <w:sz w:val="16"/>
          <w:szCs w:val="16"/>
          <w:shd w:val="clear" w:color="auto" w:fill="FFFFFF"/>
        </w:rPr>
        <w:t>Corps (NHSC).</w:t>
      </w:r>
      <w:r w:rsidRPr="009A799D">
        <w:rPr>
          <w:rFonts w:ascii="Roboto" w:hAnsi="Roboto"/>
          <w:color w:val="000000"/>
          <w:sz w:val="16"/>
          <w:szCs w:val="16"/>
          <w:u w:val="single"/>
          <w:shd w:val="clear" w:color="auto" w:fill="FFFFFF"/>
        </w:rPr>
        <w:t xml:space="preserve"> </w:t>
      </w:r>
      <w:r w:rsidRPr="009A799D">
        <w:rPr>
          <w:rFonts w:ascii="Roboto" w:hAnsi="Roboto"/>
          <w:color w:val="000000"/>
          <w:u w:val="single"/>
          <w:shd w:val="clear" w:color="auto" w:fill="FFFFFF"/>
        </w:rPr>
        <w:t>The remaining $200 million will be divided between Title VIII (nursing) and Title VII (medicine and interdisciplinary) programs. ARRA funds will be helpful in filling unmet needs in existing Title VIII programs in the short term but will not chart new directions for the funding of nursing education.</w:t>
      </w:r>
    </w:p>
    <w:p w:rsidR="00610BB4" w:rsidRPr="009A799D" w:rsidRDefault="00610BB4" w:rsidP="00610BB4">
      <w:pPr>
        <w:pStyle w:val="Heading4"/>
        <w:rPr>
          <w:rFonts w:hint="eastAsia"/>
        </w:rPr>
      </w:pPr>
      <w:r w:rsidRPr="009A799D">
        <w:t>Migrant nurses and doctors are only a temporary solution, only way to solve is through more Title VIII funding</w:t>
      </w:r>
    </w:p>
    <w:p w:rsidR="00610BB4" w:rsidRPr="009A799D" w:rsidRDefault="00610BB4" w:rsidP="00610BB4">
      <w:r w:rsidRPr="009A799D">
        <w:t xml:space="preserve">Brooke </w:t>
      </w:r>
      <w:r w:rsidRPr="009A799D">
        <w:rPr>
          <w:rStyle w:val="Style13ptBold"/>
        </w:rPr>
        <w:t>Faulkner</w:t>
      </w:r>
      <w:r w:rsidRPr="009A799D">
        <w:t xml:space="preserve">, author, </w:t>
      </w:r>
      <w:r w:rsidRPr="009A799D">
        <w:rPr>
          <w:rStyle w:val="Style13ptBold"/>
        </w:rPr>
        <w:t>2017</w:t>
      </w:r>
    </w:p>
    <w:p w:rsidR="00610BB4" w:rsidRPr="009A799D" w:rsidRDefault="00610BB4" w:rsidP="00610BB4">
      <w:r w:rsidRPr="009A799D">
        <w:t>https://getreferralmd.com/2017/12/on-the-verge-of-a-nursing-shortage/</w:t>
      </w:r>
      <w:hyperlink r:id="rId334" w:history="1"/>
    </w:p>
    <w:p w:rsidR="00610BB4" w:rsidRPr="009A799D" w:rsidRDefault="00610BB4" w:rsidP="00610BB4">
      <w:pPr>
        <w:pStyle w:val="NormalWeb"/>
        <w:shd w:val="clear" w:color="auto" w:fill="FFFFFF"/>
        <w:spacing w:before="0" w:beforeAutospacing="0" w:after="300" w:afterAutospacing="0"/>
        <w:textAlignment w:val="baseline"/>
        <w:rPr>
          <w:rFonts w:ascii="Roboto" w:hAnsi="Roboto"/>
          <w:u w:val="single"/>
        </w:rPr>
      </w:pPr>
      <w:r w:rsidRPr="009A799D">
        <w:rPr>
          <w:rFonts w:ascii="Roboto" w:hAnsi="Roboto"/>
          <w:u w:val="single"/>
        </w:rPr>
        <w:t>Students appear to have a </w:t>
      </w:r>
      <w:hyperlink r:id="rId335" w:history="1">
        <w:r w:rsidRPr="009A799D">
          <w:rPr>
            <w:rStyle w:val="Hyperlink"/>
            <w:rFonts w:ascii="Roboto" w:eastAsiaTheme="majorEastAsia" w:hAnsi="Roboto"/>
            <w:color w:val="242424"/>
            <w:u w:val="single"/>
          </w:rPr>
          <w:t>high level of interest</w:t>
        </w:r>
      </w:hyperlink>
      <w:r w:rsidRPr="009A799D">
        <w:rPr>
          <w:rFonts w:ascii="Roboto" w:hAnsi="Roboto"/>
          <w:u w:val="single"/>
        </w:rPr>
        <w:t> in nursing careers. They pay well, have strong projected job security, and allow practitioners to do meaningful work — all qualities that millennials have expressed are important. However, as hopeful applicants send in their transcripts, </w:t>
      </w:r>
      <w:hyperlink r:id="rId336" w:history="1">
        <w:r w:rsidRPr="009A799D">
          <w:rPr>
            <w:rStyle w:val="Hyperlink"/>
            <w:rFonts w:ascii="Roboto" w:eastAsiaTheme="majorEastAsia" w:hAnsi="Roboto"/>
            <w:color w:val="242424"/>
            <w:u w:val="single"/>
          </w:rPr>
          <w:t>many are turned away or wait-listed</w:t>
        </w:r>
      </w:hyperlink>
      <w:r w:rsidRPr="009A799D">
        <w:rPr>
          <w:rFonts w:ascii="Roboto" w:hAnsi="Roboto"/>
          <w:u w:val="single"/>
        </w:rPr>
        <w:t xml:space="preserve">. Some schools have even done away with waitlisting </w:t>
      </w:r>
      <w:r w:rsidRPr="009A799D">
        <w:rPr>
          <w:rFonts w:ascii="Roboto" w:hAnsi="Roboto"/>
          <w:b/>
          <w:i/>
          <w:u w:val="single"/>
        </w:rPr>
        <w:t>due to excessive demand that has students waiting years before their enrollment.</w:t>
      </w:r>
      <w:r w:rsidRPr="009A799D">
        <w:rPr>
          <w:rFonts w:ascii="Roboto" w:hAnsi="Roboto"/>
        </w:rPr>
        <w:t xml:space="preserve"> </w:t>
      </w:r>
      <w:r w:rsidRPr="009A799D">
        <w:rPr>
          <w:rFonts w:ascii="Roboto" w:hAnsi="Roboto"/>
          <w:sz w:val="16"/>
          <w:szCs w:val="16"/>
        </w:rPr>
        <w:t>One of the major limiting factors in nursing education is low faculty numbers — there simply aren’t enough teachers to educate the would-be nurses</w:t>
      </w:r>
      <w:r w:rsidRPr="009A799D">
        <w:rPr>
          <w:rFonts w:ascii="Roboto" w:hAnsi="Roboto"/>
          <w:sz w:val="16"/>
          <w:szCs w:val="16"/>
          <w:u w:val="single"/>
        </w:rPr>
        <w:t>.</w:t>
      </w:r>
      <w:r w:rsidRPr="009A799D">
        <w:rPr>
          <w:rFonts w:ascii="Roboto" w:hAnsi="Roboto"/>
          <w:u w:val="single"/>
        </w:rPr>
        <w:t xml:space="preserve"> Not only that, but </w:t>
      </w:r>
      <w:hyperlink r:id="rId337" w:history="1">
        <w:r w:rsidRPr="009A799D">
          <w:rPr>
            <w:rStyle w:val="Hyperlink"/>
            <w:rFonts w:ascii="Roboto" w:eastAsiaTheme="majorEastAsia" w:hAnsi="Roboto"/>
            <w:color w:val="242424"/>
            <w:u w:val="single"/>
          </w:rPr>
          <w:t>the current faculty’s median age is in the 50s</w:t>
        </w:r>
      </w:hyperlink>
      <w:r w:rsidRPr="009A799D">
        <w:rPr>
          <w:rFonts w:ascii="Roboto" w:hAnsi="Roboto"/>
          <w:u w:val="single"/>
        </w:rPr>
        <w:t>, meaning that many of them will be looking to retire not long from now.</w:t>
      </w:r>
      <w:r w:rsidRPr="009A799D">
        <w:rPr>
          <w:rFonts w:ascii="Roboto" w:hAnsi="Roboto"/>
        </w:rPr>
        <w:t xml:space="preserve"> </w:t>
      </w:r>
      <w:r w:rsidRPr="009A799D">
        <w:rPr>
          <w:rFonts w:ascii="Roboto" w:hAnsi="Roboto"/>
          <w:sz w:val="16"/>
          <w:szCs w:val="16"/>
          <w:u w:val="single"/>
        </w:rPr>
        <w:t>It’s difficult to draw more faculty to schools, as taking a teaching position requires a nurse to have a higher level of education, be an expert in their field, and often, be willing to take a pay cut. For some of the larger schools, providing enough financial incentive to leave a clinical position and move to teaching may be feasible, but for smaller, private, or rural institutions, </w:t>
      </w:r>
      <w:hyperlink r:id="rId338" w:anchor="10" w:history="1">
        <w:r w:rsidRPr="009A799D">
          <w:rPr>
            <w:rStyle w:val="Hyperlink"/>
            <w:rFonts w:ascii="Roboto" w:eastAsiaTheme="majorEastAsia" w:hAnsi="Roboto"/>
            <w:color w:val="242424"/>
            <w:sz w:val="16"/>
            <w:szCs w:val="16"/>
            <w:u w:val="single"/>
          </w:rPr>
          <w:t>the financial burden may be too much</w:t>
        </w:r>
      </w:hyperlink>
      <w:r w:rsidRPr="009A799D">
        <w:rPr>
          <w:rFonts w:ascii="Roboto" w:hAnsi="Roboto"/>
        </w:rPr>
        <w:t xml:space="preserve">. </w:t>
      </w:r>
      <w:r w:rsidRPr="009A799D">
        <w:rPr>
          <w:rFonts w:ascii="Roboto" w:hAnsi="Roboto"/>
          <w:sz w:val="16"/>
          <w:szCs w:val="16"/>
          <w:u w:val="single"/>
        </w:rPr>
        <w:t xml:space="preserve">Without nurse educators in rural or underserved areas, we are further limiting the accessibility of nursing school to potential students. </w:t>
      </w:r>
      <w:r w:rsidRPr="009A799D">
        <w:rPr>
          <w:rFonts w:ascii="Roboto" w:hAnsi="Roboto"/>
          <w:sz w:val="16"/>
          <w:szCs w:val="16"/>
        </w:rPr>
        <w:t>Another issue contributing to the bottleneck in nursing education is the </w:t>
      </w:r>
      <w:hyperlink r:id="rId339" w:history="1">
        <w:r w:rsidRPr="009A799D">
          <w:rPr>
            <w:rStyle w:val="Hyperlink"/>
            <w:rFonts w:ascii="Roboto" w:eastAsiaTheme="majorEastAsia" w:hAnsi="Roboto"/>
            <w:color w:val="242424"/>
            <w:sz w:val="16"/>
            <w:szCs w:val="16"/>
          </w:rPr>
          <w:t>lack of clinical sites</w:t>
        </w:r>
      </w:hyperlink>
      <w:r w:rsidRPr="009A799D">
        <w:rPr>
          <w:rFonts w:ascii="Roboto" w:hAnsi="Roboto"/>
          <w:sz w:val="16"/>
          <w:szCs w:val="16"/>
        </w:rPr>
        <w:t> available. Without hands-on experience, nurses are entering the field lacking a critical understanding of what running codes and assessing patients is like. Hypotheticals cannot replace the stress of how life-and-death decisions feel in real time. Without more clinical learning positions available, nursing programs will not be able to increase the number of applicants they accept.</w:t>
      </w:r>
      <w:r w:rsidRPr="009A799D">
        <w:rPr>
          <w:rFonts w:ascii="Roboto" w:hAnsi="Roboto"/>
          <w:sz w:val="16"/>
          <w:szCs w:val="16"/>
          <w:u w:val="single"/>
        </w:rPr>
        <w:t xml:space="preserve"> </w:t>
      </w:r>
      <w:r w:rsidRPr="009A799D">
        <w:rPr>
          <w:rFonts w:ascii="Roboto" w:hAnsi="Roboto"/>
          <w:u w:val="single"/>
        </w:rPr>
        <w:t>For those who are accepted into nursing programs, there’s something more to contend with: the cost of schooling</w:t>
      </w:r>
      <w:r w:rsidRPr="009A799D">
        <w:rPr>
          <w:rFonts w:ascii="Roboto" w:hAnsi="Roboto"/>
        </w:rPr>
        <w:t xml:space="preserve">. </w:t>
      </w:r>
      <w:r w:rsidRPr="009A799D">
        <w:rPr>
          <w:rFonts w:ascii="Roboto" w:hAnsi="Roboto"/>
          <w:u w:val="single"/>
        </w:rPr>
        <w:t>Whether trying to attain a nursing license through an associate, bachelor’s, or master’s program</w:t>
      </w:r>
      <w:r w:rsidRPr="009A799D">
        <w:rPr>
          <w:rFonts w:ascii="Roboto" w:hAnsi="Roboto"/>
        </w:rPr>
        <w:t xml:space="preserve">, </w:t>
      </w:r>
      <w:r w:rsidRPr="009A799D">
        <w:rPr>
          <w:rFonts w:ascii="Roboto" w:hAnsi="Roboto"/>
          <w:u w:val="single"/>
        </w:rPr>
        <w:t>the costs add up. And on top of it all, those pursuing a specialty have to be prepared to devote years to their professional development. RNs pursuing an </w:t>
      </w:r>
      <w:hyperlink r:id="rId340" w:history="1">
        <w:r w:rsidRPr="009A799D">
          <w:rPr>
            <w:rStyle w:val="Hyperlink"/>
            <w:rFonts w:ascii="Roboto" w:eastAsiaTheme="majorEastAsia" w:hAnsi="Roboto"/>
            <w:color w:val="242424"/>
            <w:u w:val="single"/>
          </w:rPr>
          <w:t>oncology specialty</w:t>
        </w:r>
      </w:hyperlink>
      <w:r w:rsidRPr="009A799D">
        <w:rPr>
          <w:rFonts w:ascii="Roboto" w:hAnsi="Roboto"/>
          <w:u w:val="single"/>
        </w:rPr>
        <w:t>, for example, not only have to earn the degree, they also have to invest years of time and money into board certifications and clinical practice hours. It all adds up. Grants and scholarships like the </w:t>
      </w:r>
      <w:hyperlink r:id="rId341" w:history="1">
        <w:r w:rsidRPr="009A799D">
          <w:rPr>
            <w:rStyle w:val="Hyperlink"/>
            <w:rFonts w:ascii="Roboto" w:eastAsiaTheme="majorEastAsia" w:hAnsi="Roboto"/>
            <w:color w:val="242424"/>
            <w:u w:val="single"/>
          </w:rPr>
          <w:t>RN to BSN/MSN Challenge</w:t>
        </w:r>
      </w:hyperlink>
      <w:r w:rsidRPr="009A799D">
        <w:rPr>
          <w:rFonts w:ascii="Roboto" w:hAnsi="Roboto"/>
          <w:u w:val="single"/>
        </w:rPr>
        <w:t> can help with this burden, but unfortunately, there just aren’t enough to go around. Title VIII of the Public Health and Service Act is a federal program that awards grant money to nurses working in underserved regions. Peter McMenamin, a former American Nurses Association representative, </w:t>
      </w:r>
      <w:hyperlink r:id="rId342" w:anchor="11" w:history="1">
        <w:r w:rsidRPr="009A799D">
          <w:rPr>
            <w:rStyle w:val="Hyperlink"/>
            <w:rFonts w:ascii="Roboto" w:eastAsiaTheme="majorEastAsia" w:hAnsi="Roboto"/>
            <w:color w:val="242424"/>
            <w:u w:val="single"/>
          </w:rPr>
          <w:t>stated to Healthline that</w:t>
        </w:r>
      </w:hyperlink>
      <w:r w:rsidRPr="009A799D">
        <w:rPr>
          <w:rFonts w:ascii="Roboto" w:hAnsi="Roboto"/>
          <w:u w:val="single"/>
        </w:rPr>
        <w:t>, “</w:t>
      </w:r>
      <w:r w:rsidRPr="009A799D">
        <w:rPr>
          <w:rFonts w:ascii="Roboto" w:hAnsi="Roboto"/>
          <w:b/>
          <w:i/>
          <w:sz w:val="28"/>
          <w:szCs w:val="28"/>
          <w:u w:val="single"/>
        </w:rPr>
        <w:t>There’s a direct correlation between Title VIII funding and new nurses.</w:t>
      </w:r>
      <w:r w:rsidRPr="009A799D">
        <w:rPr>
          <w:rFonts w:ascii="Roboto" w:hAnsi="Roboto"/>
          <w:sz w:val="26"/>
          <w:szCs w:val="26"/>
          <w:u w:val="single"/>
        </w:rPr>
        <w:t>”</w:t>
      </w:r>
      <w:r w:rsidRPr="009A799D">
        <w:rPr>
          <w:rFonts w:ascii="Roboto" w:hAnsi="Roboto"/>
        </w:rPr>
        <w:t xml:space="preserve"> </w:t>
      </w:r>
      <w:r w:rsidRPr="009A799D">
        <w:rPr>
          <w:rFonts w:ascii="Roboto" w:hAnsi="Roboto"/>
          <w:sz w:val="16"/>
          <w:szCs w:val="16"/>
        </w:rPr>
        <w:t>The article continues on to discuss a bill that would extend grant and loan funding through 2020. Unfortunately, that bill was introduced in 2015 and was </w:t>
      </w:r>
      <w:hyperlink r:id="rId343" w:history="1">
        <w:r w:rsidRPr="009A799D">
          <w:rPr>
            <w:rStyle w:val="Hyperlink"/>
            <w:rFonts w:ascii="Roboto" w:eastAsiaTheme="majorEastAsia" w:hAnsi="Roboto"/>
            <w:color w:val="242424"/>
            <w:sz w:val="16"/>
            <w:szCs w:val="16"/>
          </w:rPr>
          <w:t>passed by the House of Representatives</w:t>
        </w:r>
      </w:hyperlink>
      <w:r w:rsidRPr="009A799D">
        <w:rPr>
          <w:rFonts w:ascii="Roboto" w:hAnsi="Roboto"/>
          <w:sz w:val="16"/>
          <w:szCs w:val="16"/>
        </w:rPr>
        <w:t>, but not by the Senate.</w:t>
      </w:r>
      <w:r w:rsidRPr="009A799D">
        <w:rPr>
          <w:rFonts w:ascii="Roboto" w:hAnsi="Roboto"/>
        </w:rPr>
        <w:t xml:space="preserve"> </w:t>
      </w:r>
      <w:r w:rsidRPr="009A799D">
        <w:rPr>
          <w:rFonts w:ascii="Roboto" w:hAnsi="Roboto"/>
          <w:b/>
          <w:i/>
          <w:u w:val="single"/>
        </w:rPr>
        <w:t>As a temporary solution</w:t>
      </w:r>
      <w:r w:rsidRPr="009A799D">
        <w:rPr>
          <w:rFonts w:ascii="Roboto" w:hAnsi="Roboto"/>
          <w:u w:val="single"/>
        </w:rPr>
        <w:t>, the United State may look towards hiring nurses from other countries.</w:t>
      </w:r>
      <w:r w:rsidRPr="009A799D">
        <w:rPr>
          <w:rFonts w:ascii="Roboto" w:hAnsi="Roboto"/>
        </w:rPr>
        <w:t xml:space="preserve"> Currently, </w:t>
      </w:r>
      <w:r w:rsidRPr="009A799D">
        <w:rPr>
          <w:rFonts w:ascii="Roboto" w:hAnsi="Roboto"/>
          <w:u w:val="single"/>
        </w:rPr>
        <w:t>foreign nurses make up </w:t>
      </w:r>
      <w:hyperlink r:id="rId344" w:history="1">
        <w:r w:rsidRPr="009A799D">
          <w:rPr>
            <w:rStyle w:val="Hyperlink"/>
            <w:rFonts w:ascii="Roboto" w:eastAsiaTheme="majorEastAsia" w:hAnsi="Roboto"/>
            <w:color w:val="242424"/>
            <w:u w:val="single"/>
          </w:rPr>
          <w:t>approximately 15 percent</w:t>
        </w:r>
      </w:hyperlink>
      <w:r w:rsidRPr="009A799D">
        <w:rPr>
          <w:rFonts w:ascii="Roboto" w:hAnsi="Roboto"/>
          <w:u w:val="single"/>
        </w:rPr>
        <w:t> of the workforce. While foreign nurses may dull the growing pains in the short term, it’s only a temporary fix — the United States will still be responsible for systemic overhauls to internally mitigate the situation</w:t>
      </w:r>
      <w:r w:rsidRPr="009A799D">
        <w:rPr>
          <w:rFonts w:ascii="Roboto" w:hAnsi="Roboto"/>
        </w:rPr>
        <w:t xml:space="preserve">.  </w:t>
      </w:r>
      <w:r w:rsidRPr="009A799D">
        <w:rPr>
          <w:rFonts w:ascii="Roboto" w:hAnsi="Roboto"/>
          <w:sz w:val="16"/>
          <w:szCs w:val="16"/>
        </w:rPr>
        <w:t>Nurses attempting to work in the US may be frustrated by the visa process, as </w:t>
      </w:r>
      <w:hyperlink r:id="rId345" w:history="1">
        <w:r w:rsidRPr="009A799D">
          <w:rPr>
            <w:rStyle w:val="Hyperlink"/>
            <w:rFonts w:ascii="Roboto" w:eastAsiaTheme="majorEastAsia" w:hAnsi="Roboto"/>
            <w:color w:val="242424"/>
            <w:sz w:val="16"/>
            <w:szCs w:val="16"/>
          </w:rPr>
          <w:t>H1-B visas</w:t>
        </w:r>
      </w:hyperlink>
      <w:r w:rsidRPr="009A799D">
        <w:rPr>
          <w:rFonts w:ascii="Roboto" w:hAnsi="Roboto"/>
          <w:sz w:val="16"/>
          <w:szCs w:val="16"/>
        </w:rPr>
        <w:t xml:space="preserve"> can be complicated to obtain. Working with the government to ensure the success of their prospective employees can cost facilities time and money. During this time, immigrants may opt to settle in a different country with a simpler process. </w:t>
      </w:r>
      <w:r w:rsidRPr="009A799D">
        <w:rPr>
          <w:rFonts w:ascii="Roboto" w:hAnsi="Roboto"/>
          <w:u w:val="single"/>
        </w:rPr>
        <w:t>Once set to work, American hospitals still have to contend with quality of life and retention issues among their foreign hires. Many nurses are still unhappy with the working conditions in the United States and will make attempts to leave before their contract is up.</w:t>
      </w:r>
    </w:p>
    <w:p w:rsidR="00610BB4" w:rsidRPr="009A799D" w:rsidRDefault="00610BB4" w:rsidP="00610BB4">
      <w:pPr>
        <w:pStyle w:val="Heading4"/>
        <w:rPr>
          <w:rFonts w:hint="eastAsia"/>
        </w:rPr>
      </w:pPr>
      <w:r w:rsidRPr="009A799D">
        <w:t>The supply of international nurses coming to the U.S. is rapidly declining, they cannot solve the shortage</w:t>
      </w:r>
    </w:p>
    <w:p w:rsidR="00610BB4" w:rsidRPr="009A799D" w:rsidRDefault="00610BB4" w:rsidP="00610BB4">
      <w:r w:rsidRPr="009A799D">
        <w:t xml:space="preserve">Dr. Anthony P. </w:t>
      </w:r>
      <w:r w:rsidRPr="009A799D">
        <w:rPr>
          <w:rStyle w:val="Style13ptBold"/>
        </w:rPr>
        <w:t>Carnevale</w:t>
      </w:r>
      <w:r w:rsidRPr="009A799D">
        <w:t xml:space="preserve">, Artem Gulish, Dr. Nicole Smith, </w:t>
      </w:r>
      <w:r w:rsidRPr="009A799D">
        <w:rPr>
          <w:rStyle w:val="Style13ptBold"/>
        </w:rPr>
        <w:t>15</w:t>
      </w:r>
      <w:r w:rsidRPr="009A799D">
        <w:t xml:space="preserve"> (Nursing Supply and Demand through 2020, Nicole Smith is a Research Professor and Chief Economist at the Georgetown University Center on Education and the Workforce where she leads the Center’s econometric and methodological work. Artem Gulish is a Senior Policy Strategist at the Georgetown University Center on Education and the Workforce. His areas of research include healthcare workforce trends; Dr. Carnevale currently serves as research Professor and Director of the Georgetown University Center on Education and the Workforce, a position he has held since the Center was created in 2008. Between 1996 and 2006, Dr. Carnevale served as Vice President for Public Leadership at the Educational Testing Service (ETS). While at ETS, Dr. Carnevale was appointed by President George Bush to serve on the White House Commission on Technology and Adult Education, 2015, </w:t>
      </w:r>
      <w:hyperlink r:id="rId346" w:history="1">
        <w:r w:rsidRPr="009A799D">
          <w:rPr>
            <w:rStyle w:val="Hyperlink"/>
          </w:rPr>
          <w:t>https://cew.georgetown.edu/wp-content/uploads/Nursing-Supply-Final.pdf</w:t>
        </w:r>
      </w:hyperlink>
      <w:r w:rsidRPr="009A799D">
        <w:t>, C.S.)</w:t>
      </w:r>
    </w:p>
    <w:p w:rsidR="00610BB4" w:rsidRPr="009A799D" w:rsidRDefault="00610BB4" w:rsidP="00610BB4">
      <w:pPr>
        <w:shd w:val="clear" w:color="auto" w:fill="FFFFFF"/>
        <w:spacing w:before="100" w:beforeAutospacing="1" w:after="100" w:afterAutospacing="1"/>
        <w:rPr>
          <w:color w:val="000000"/>
          <w:shd w:val="clear" w:color="auto" w:fill="FFFFFF"/>
        </w:rPr>
      </w:pPr>
      <w:r w:rsidRPr="009A799D">
        <w:rPr>
          <w:u w:val="single"/>
        </w:rPr>
        <w:t>A</w:t>
      </w:r>
      <w:r w:rsidRPr="009A799D">
        <w:t xml:space="preserve"> </w:t>
      </w:r>
      <w:r w:rsidRPr="009A799D">
        <w:rPr>
          <w:sz w:val="16"/>
          <w:szCs w:val="16"/>
        </w:rPr>
        <w:t>temporary</w:t>
      </w:r>
      <w:r w:rsidRPr="009A799D">
        <w:t xml:space="preserve"> </w:t>
      </w:r>
      <w:r w:rsidRPr="009A799D">
        <w:rPr>
          <w:u w:val="single"/>
        </w:rPr>
        <w:t>drying up of the supply of international nurses</w:t>
      </w:r>
      <w:r w:rsidRPr="009A799D">
        <w:t xml:space="preserve"> </w:t>
      </w:r>
      <w:r w:rsidRPr="009A799D">
        <w:rPr>
          <w:sz w:val="16"/>
          <w:szCs w:val="16"/>
        </w:rPr>
        <w:t>also</w:t>
      </w:r>
      <w:r w:rsidRPr="009A799D">
        <w:t xml:space="preserve"> </w:t>
      </w:r>
      <w:r w:rsidRPr="009A799D">
        <w:rPr>
          <w:u w:val="single"/>
        </w:rPr>
        <w:t>has put a damper on the supply of qualified nurses</w:t>
      </w:r>
      <w:r w:rsidRPr="009A799D">
        <w:rPr>
          <w:sz w:val="16"/>
          <w:szCs w:val="16"/>
          <w:u w:val="single"/>
        </w:rPr>
        <w:t>.</w:t>
      </w:r>
      <w:r w:rsidRPr="009A799D">
        <w:rPr>
          <w:sz w:val="16"/>
          <w:szCs w:val="16"/>
        </w:rPr>
        <w:t xml:space="preserve"> In the past, the United States relied heavily on importing nurses from countries such as the Philippines, which produces three times as many nurses as it actually needs.</w:t>
      </w:r>
      <w:r w:rsidRPr="009A799D">
        <w:t xml:space="preserve"> </w:t>
      </w:r>
      <w:r w:rsidRPr="009A799D">
        <w:rPr>
          <w:u w:val="single"/>
        </w:rPr>
        <w:t>Favorable immigration policies made the United States a good alternative to absorb other countries’ excess supply. But the number of foreign RNs applying for work visas has contracted by nearly a third since the beginning of the most recent economic downturn. With the 2009 expiration of the 1999 H-1C visa program, which allowed foreign nurses to fill shortages as determined by the U.S. Department of Labor, the United States can no longer look to other countries to help with shortages.</w:t>
      </w:r>
      <w:r w:rsidRPr="009A799D">
        <w:t xml:space="preserve"> </w:t>
      </w:r>
      <w:r w:rsidRPr="009A799D">
        <w:rPr>
          <w:sz w:val="16"/>
          <w:szCs w:val="16"/>
        </w:rPr>
        <w:t>As shown in Figure 8,</w:t>
      </w:r>
      <w:r w:rsidRPr="009A799D">
        <w:t xml:space="preserve"> </w:t>
      </w:r>
      <w:r w:rsidRPr="009A799D">
        <w:rPr>
          <w:u w:val="single"/>
        </w:rPr>
        <w:t>the supply of foreign nurses tends to rise during periods of prosperity and to fall during recessions. The last recession, however, was an exception to that rule. Though the recession officially ended in June 2009, the United States has not seen the expected upward shift in the demand for nurses or a rise in the demand for visas to fill nursing positions.</w:t>
      </w:r>
    </w:p>
    <w:p w:rsidR="00610BB4" w:rsidRPr="009A799D" w:rsidRDefault="00610BB4" w:rsidP="00610BB4"/>
    <w:p w:rsidR="00610BB4" w:rsidRPr="009A799D" w:rsidRDefault="00610BB4" w:rsidP="00610BB4">
      <w:pPr>
        <w:pStyle w:val="Heading3"/>
        <w:rPr>
          <w:rFonts w:hint="eastAsia"/>
        </w:rPr>
      </w:pPr>
      <w:r w:rsidRPr="009A799D">
        <w:t>Aff Answers</w:t>
      </w:r>
    </w:p>
    <w:p w:rsidR="00610BB4" w:rsidRPr="009A799D" w:rsidRDefault="00610BB4" w:rsidP="00610BB4">
      <w:pPr>
        <w:pStyle w:val="Heading4"/>
        <w:rPr>
          <w:rFonts w:hint="eastAsia"/>
        </w:rPr>
      </w:pPr>
      <w:r w:rsidRPr="009A799D">
        <w:t>Doesn’t solve</w:t>
      </w:r>
    </w:p>
    <w:p w:rsidR="00610BB4" w:rsidRPr="009A799D" w:rsidRDefault="00610BB4" w:rsidP="00610BB4">
      <w:pPr>
        <w:rPr>
          <w:rStyle w:val="Style13ptBold"/>
        </w:rPr>
      </w:pPr>
      <w:r w:rsidRPr="009A799D">
        <w:rPr>
          <w:rStyle w:val="Style13ptBold"/>
        </w:rPr>
        <w:t>Clearfield, 07</w:t>
      </w:r>
    </w:p>
    <w:p w:rsidR="00610BB4" w:rsidRPr="009A799D" w:rsidRDefault="00610BB4" w:rsidP="00610BB4">
      <w:r w:rsidRPr="009A799D">
        <w:t>FEBRUARY 1, 2007</w:t>
      </w:r>
    </w:p>
    <w:p w:rsidR="00610BB4" w:rsidRPr="009A799D" w:rsidRDefault="00610BB4" w:rsidP="00610BB4">
      <w:r w:rsidRPr="009A799D">
        <w:t xml:space="preserve">By Esha Clearfield </w:t>
      </w:r>
      <w:hyperlink r:id="rId347" w:history="1">
        <w:r w:rsidRPr="009A799D">
          <w:rPr>
            <w:rStyle w:val="Hyperlink"/>
          </w:rPr>
          <w:t>Morningside Research and Consulting</w:t>
        </w:r>
      </w:hyperlink>
      <w:r w:rsidRPr="009A799D">
        <w:t>, Texas Office of the Attorney General-Child Support Division, </w:t>
      </w:r>
      <w:hyperlink r:id="rId348" w:history="1">
        <w:r w:rsidRPr="009A799D">
          <w:rPr>
            <w:rStyle w:val="Hyperlink"/>
          </w:rPr>
          <w:t>Texas Council on Family Violence</w:t>
        </w:r>
      </w:hyperlink>
      <w:r w:rsidRPr="009A799D">
        <w:t xml:space="preserve"> and Jeanne Batalova PhD in sociology, with a specialization in demography, from the University of California-Irvine; an MBA from Roosevelt University; and bachelor of the arts in economics from the Academy of Economic Studies, a Senior Policy Analyst at MPI and Manager of the Migration Data Hub,</w:t>
      </w:r>
    </w:p>
    <w:p w:rsidR="00610BB4" w:rsidRPr="009A799D" w:rsidRDefault="00610BB4" w:rsidP="00610BB4">
      <w:pPr>
        <w:spacing w:after="300"/>
        <w:textAlignment w:val="baseline"/>
        <w:rPr>
          <w:rFonts w:eastAsia="Times New Roman" w:cs="Times New Roman"/>
          <w:color w:val="333333"/>
          <w:sz w:val="16"/>
          <w:szCs w:val="16"/>
        </w:rPr>
      </w:pPr>
      <w:r w:rsidRPr="009A799D">
        <w:rPr>
          <w:rStyle w:val="StyleUnderline"/>
        </w:rPr>
        <w:t>Immigration has long been relied upon to offset</w:t>
      </w:r>
      <w:r w:rsidRPr="009A799D">
        <w:rPr>
          <w:rFonts w:eastAsia="Times New Roman" w:cs="Times New Roman"/>
          <w:color w:val="333333"/>
          <w:sz w:val="14"/>
          <w:szCs w:val="29"/>
        </w:rPr>
        <w:t xml:space="preserve"> </w:t>
      </w:r>
      <w:r w:rsidRPr="009A799D">
        <w:rPr>
          <w:rFonts w:eastAsia="Times New Roman" w:cs="Times New Roman"/>
          <w:color w:val="333333"/>
          <w:sz w:val="14"/>
          <w:szCs w:val="16"/>
        </w:rPr>
        <w:t>periodic</w:t>
      </w:r>
      <w:r w:rsidRPr="009A799D">
        <w:rPr>
          <w:rFonts w:eastAsia="Times New Roman" w:cs="Times New Roman"/>
          <w:color w:val="333333"/>
          <w:sz w:val="14"/>
          <w:szCs w:val="29"/>
        </w:rPr>
        <w:t xml:space="preserve"> </w:t>
      </w:r>
      <w:r w:rsidRPr="009A799D">
        <w:rPr>
          <w:rStyle w:val="StyleUnderline"/>
        </w:rPr>
        <w:t>shortages of health-care workers in the United States</w:t>
      </w:r>
      <w:r w:rsidRPr="009A799D">
        <w:rPr>
          <w:rFonts w:eastAsia="Times New Roman" w:cs="Times New Roman"/>
          <w:color w:val="333333"/>
          <w:sz w:val="14"/>
          <w:szCs w:val="29"/>
        </w:rPr>
        <w:t xml:space="preserve">. </w:t>
      </w:r>
      <w:r w:rsidRPr="009A799D">
        <w:rPr>
          <w:rFonts w:eastAsia="Times New Roman" w:cs="Times New Roman"/>
          <w:color w:val="333333"/>
          <w:sz w:val="14"/>
          <w:szCs w:val="16"/>
        </w:rPr>
        <w:t>Today,</w:t>
      </w:r>
      <w:r w:rsidRPr="009A799D">
        <w:rPr>
          <w:rFonts w:eastAsia="Times New Roman" w:cs="Times New Roman"/>
          <w:color w:val="333333"/>
          <w:sz w:val="14"/>
          <w:szCs w:val="29"/>
        </w:rPr>
        <w:t xml:space="preserve"> </w:t>
      </w:r>
      <w:r w:rsidRPr="009A799D">
        <w:rPr>
          <w:rStyle w:val="StyleUnderline"/>
        </w:rPr>
        <w:t>immigrants make up a significant proportion of some health-care occupations.U.S. health-worker shortages are related to</w:t>
      </w:r>
      <w:r w:rsidRPr="009A799D">
        <w:rPr>
          <w:rFonts w:eastAsia="Times New Roman" w:cs="Times New Roman"/>
          <w:color w:val="333333"/>
          <w:sz w:val="14"/>
          <w:szCs w:val="29"/>
        </w:rPr>
        <w:t xml:space="preserve"> </w:t>
      </w:r>
      <w:r w:rsidRPr="009A799D">
        <w:rPr>
          <w:rFonts w:eastAsia="Times New Roman" w:cs="Times New Roman"/>
          <w:color w:val="333333"/>
          <w:sz w:val="14"/>
          <w:szCs w:val="16"/>
        </w:rPr>
        <w:t>a number of factors, including</w:t>
      </w:r>
      <w:r w:rsidRPr="009A799D">
        <w:rPr>
          <w:rFonts w:eastAsia="Times New Roman" w:cs="Times New Roman"/>
          <w:color w:val="333333"/>
          <w:sz w:val="14"/>
          <w:szCs w:val="29"/>
        </w:rPr>
        <w:t xml:space="preserve"> </w:t>
      </w:r>
      <w:r w:rsidRPr="009A799D">
        <w:rPr>
          <w:rStyle w:val="StyleUnderline"/>
        </w:rPr>
        <w:t>aging of the nursing workforce, high turnovers of existing health-care workers, and the U.S. educational system not keeping up with demand. The U.S. Department of Health and Human Services projects an estimated shortfall of 275,000 full-time registered nurses (RNs) by 2010 and 800,000 by 2020</w:t>
      </w:r>
      <w:r w:rsidRPr="009A799D">
        <w:rPr>
          <w:rFonts w:eastAsia="Times New Roman" w:cs="Times New Roman"/>
          <w:color w:val="333333"/>
          <w:sz w:val="14"/>
          <w:szCs w:val="29"/>
        </w:rPr>
        <w:t>.</w:t>
      </w:r>
      <w:r w:rsidRPr="009A799D">
        <w:rPr>
          <w:rFonts w:eastAsia="Times New Roman" w:cs="Times New Roman"/>
          <w:color w:val="333333"/>
          <w:sz w:val="14"/>
          <w:szCs w:val="16"/>
        </w:rPr>
        <w:t xml:space="preserve">Drawing mainly on 2005 American Community Survey (ACS) data from the U.S. Census Bureau, as well as data from the Bureau of Labor Statistics, this Spotlight focuses specifically on international health-care worker migration to the United States and provides a demographic and economic profile of foreign-born workers employed in U.S. health-care occupations.Note: Unless mentioned otherwise, data refer to the population in the labor force ages 18 and older engaged in health-care occupations. </w:t>
      </w:r>
      <w:r w:rsidRPr="009A799D">
        <w:rPr>
          <w:rStyle w:val="StyleUnderline"/>
        </w:rPr>
        <w:t>The United States has discontinued</w:t>
      </w:r>
      <w:r w:rsidRPr="009A799D">
        <w:rPr>
          <w:rFonts w:eastAsia="Times New Roman" w:cs="Times New Roman"/>
          <w:bCs/>
          <w:color w:val="333333"/>
          <w:sz w:val="14"/>
          <w:szCs w:val="29"/>
          <w:bdr w:val="none" w:sz="0" w:space="0" w:color="auto" w:frame="1"/>
        </w:rPr>
        <w:t xml:space="preserve"> </w:t>
      </w:r>
      <w:r w:rsidRPr="009A799D">
        <w:rPr>
          <w:rFonts w:eastAsia="Times New Roman" w:cs="Times New Roman"/>
          <w:bCs/>
          <w:color w:val="333333"/>
          <w:sz w:val="14"/>
          <w:szCs w:val="16"/>
          <w:bdr w:val="none" w:sz="0" w:space="0" w:color="auto" w:frame="1"/>
        </w:rPr>
        <w:t>two occupation-specific nonimmigrant visa categories designated for nurses</w:t>
      </w:r>
      <w:r w:rsidRPr="009A799D">
        <w:rPr>
          <w:rFonts w:eastAsia="Times New Roman" w:cs="Times New Roman"/>
          <w:color w:val="333333"/>
          <w:sz w:val="14"/>
          <w:szCs w:val="29"/>
        </w:rPr>
        <w:t>.</w:t>
      </w:r>
      <w:r w:rsidRPr="009A799D">
        <w:rPr>
          <w:rStyle w:val="StyleUnderline"/>
        </w:rPr>
        <w:t xml:space="preserve">The H-1A visa category, created exclusively for the temporary employment of foreign-trained registered nurses (RNs) under the 1989 Immigration Nursing Relief Act, was phased out in 1995.The H-1C visa for nurses was established as a result of the Nursing Relief for Disadvantaged Areas Act of 1999. It applied only to nurses working in understaffed facilities, in urban and rural areas, that served mostly poor patients. The program ended in 2004. </w:t>
      </w:r>
      <w:bookmarkStart w:id="1518" w:name="top"/>
      <w:bookmarkStart w:id="1519" w:name="1"/>
      <w:bookmarkEnd w:id="1518"/>
      <w:bookmarkEnd w:id="1519"/>
      <w:r w:rsidRPr="009A799D">
        <w:rPr>
          <w:rStyle w:val="StyleUnderline"/>
        </w:rPr>
        <w:t>Health-care occupations are projected to account for nearly one in every six newly created jobs in the United States between 2004 and 2014.According to the Bureau of Labor Statistics (BLS) health-care occupations accounted for 10.3 million jobs in 2004. BLS projects that the health-care sector will add another 2.9 million jobs by 2014, which represents 15.4 percent of the total increase of 18.9 million jobs in U.S. employment</w:t>
      </w:r>
      <w:r w:rsidRPr="009A799D">
        <w:rPr>
          <w:rFonts w:eastAsia="Times New Roman" w:cs="Times New Roman"/>
          <w:color w:val="333333"/>
          <w:sz w:val="14"/>
          <w:szCs w:val="29"/>
        </w:rPr>
        <w:t>.</w:t>
      </w:r>
      <w:bookmarkStart w:id="1520" w:name="2"/>
      <w:bookmarkEnd w:id="1520"/>
      <w:r w:rsidRPr="009A799D">
        <w:rPr>
          <w:rFonts w:eastAsia="Times New Roman" w:cs="Times New Roman"/>
          <w:bCs/>
          <w:color w:val="333333"/>
          <w:sz w:val="14"/>
          <w:szCs w:val="16"/>
          <w:bdr w:val="none" w:sz="0" w:space="0" w:color="auto" w:frame="1"/>
        </w:rPr>
        <w:t xml:space="preserve">Foreign-born health-care workers can be admitted to the United States under a variety of nonimmigrant, temporary visa categories. </w:t>
      </w:r>
      <w:r w:rsidRPr="009A799D">
        <w:rPr>
          <w:rFonts w:eastAsia="Times New Roman" w:cs="Times New Roman"/>
          <w:color w:val="333333"/>
          <w:sz w:val="14"/>
          <w:szCs w:val="16"/>
        </w:rPr>
        <w:t>Health-care workers from abroad can come to the United States under a variety of nonoccupation-specific visa categories. These categories include H-1B (specialty occupations), H-2B (nonagricultural workers), H-3 (industiral trainees), TN (NAFTA professionals, includes Mexican or Canadian health-care workers), J-1 (exchange visitors), and O-1 (persons with extraordinary ability in the sciences, etc.).Doctors with foreign degrees often apply for a J-1 visa to complete their medical education, generally as a medical resident in a U.S. hospital. Doctors may also apply for an H-1B or O-1 visa to complete residency training or to work in the medical field after completing their U.S. residency program.Foreign-born workers engaged in health-care occupations also can be admitted through permanent immigration channels, such as family or employment-based sponsorship, as well as under humanitarian protection (i.e., refugees and asylees</w:t>
      </w:r>
    </w:p>
    <w:p w:rsidR="00610BB4" w:rsidRPr="009A799D" w:rsidRDefault="00610BB4" w:rsidP="00610BB4"/>
    <w:p w:rsidR="00DB6FB9" w:rsidRPr="009A799D" w:rsidRDefault="00DB6FB9" w:rsidP="004F6BFC">
      <w:pPr>
        <w:pStyle w:val="Heading1"/>
        <w:rPr>
          <w:rFonts w:hint="eastAsia"/>
        </w:rPr>
      </w:pPr>
      <w:r w:rsidRPr="009A799D">
        <w:t>Soft Power</w:t>
      </w:r>
    </w:p>
    <w:p w:rsidR="00DB6FB9" w:rsidRPr="009A799D" w:rsidRDefault="00DB6FB9" w:rsidP="004F6BFC"/>
    <w:p w:rsidR="00DB6FB9" w:rsidRPr="009A799D" w:rsidRDefault="00DB6FB9" w:rsidP="004F6BFC">
      <w:pPr>
        <w:pStyle w:val="Heading3"/>
        <w:rPr>
          <w:rFonts w:hint="eastAsia"/>
        </w:rPr>
      </w:pPr>
      <w:r w:rsidRPr="009A799D">
        <w:t>1NC CP</w:t>
      </w:r>
    </w:p>
    <w:p w:rsidR="00DB6FB9" w:rsidRPr="009A799D" w:rsidRDefault="00DB6FB9" w:rsidP="004F6BFC"/>
    <w:p w:rsidR="00DB6FB9" w:rsidRPr="009A799D" w:rsidRDefault="00E142B6" w:rsidP="004F6BFC">
      <w:pPr>
        <w:pStyle w:val="Heading4"/>
        <w:rPr>
          <w:rFonts w:hint="eastAsia"/>
        </w:rPr>
      </w:pPr>
      <w:r w:rsidRPr="009A799D">
        <w:t xml:space="preserve">CP Text: </w:t>
      </w:r>
      <w:r w:rsidR="00DB6FB9" w:rsidRPr="009A799D">
        <w:t>The United States federal government should increase its funding for civilian agencies involved in foreign aid assistance.</w:t>
      </w:r>
    </w:p>
    <w:p w:rsidR="00DB6FB9" w:rsidRPr="009A799D" w:rsidRDefault="00DB6FB9" w:rsidP="004F6BFC">
      <w:pPr>
        <w:pStyle w:val="Heading4"/>
        <w:rPr>
          <w:rFonts w:hint="eastAsia"/>
        </w:rPr>
      </w:pPr>
      <w:r w:rsidRPr="009A799D">
        <w:t>Increasing funding makes foreign aid more effective and boosts soft power</w:t>
      </w:r>
    </w:p>
    <w:p w:rsidR="00DB6FB9" w:rsidRPr="009A799D" w:rsidRDefault="00DB6FB9" w:rsidP="004F6BFC">
      <w:r w:rsidRPr="009A799D">
        <w:rPr>
          <w:rStyle w:val="Style13ptBold"/>
        </w:rPr>
        <w:t>Epstein and Weed 9</w:t>
      </w:r>
      <w:r w:rsidRPr="009A799D">
        <w:t xml:space="preserve"> (Susan B. Epstein Specialist in Foreign Policy, Matthew C. Weed Analyst in Foreign Policy Legislation. July 28, 2009. “Foreign Aid Reform: Studies and Recommendations,” Congressional Research Service. https://fas.org/sgp/crs/row/R40102.pdf //KDES) </w:t>
      </w:r>
    </w:p>
    <w:p w:rsidR="00DB6FB9" w:rsidRPr="009A799D" w:rsidRDefault="00DB6FB9" w:rsidP="004F6BFC">
      <w:pPr>
        <w:rPr>
          <w:sz w:val="16"/>
        </w:rPr>
      </w:pPr>
      <w:r w:rsidRPr="009A799D">
        <w:rPr>
          <w:rStyle w:val="Emphasis"/>
        </w:rPr>
        <w:t>Enhance Resources in Civilian Agencies</w:t>
      </w:r>
      <w:r w:rsidRPr="009A799D">
        <w:rPr>
          <w:sz w:val="16"/>
        </w:rPr>
        <w:t xml:space="preserve"> </w:t>
      </w:r>
      <w:r w:rsidRPr="009A799D">
        <w:rPr>
          <w:rStyle w:val="StyleUnderline"/>
        </w:rPr>
        <w:t xml:space="preserve">There is widespread consensus, </w:t>
      </w:r>
      <w:r w:rsidRPr="009A799D">
        <w:rPr>
          <w:sz w:val="16"/>
        </w:rPr>
        <w:t xml:space="preserve">both within the U.S. government and among foreign aid experts, </w:t>
      </w:r>
      <w:r w:rsidRPr="009A799D">
        <w:rPr>
          <w:rStyle w:val="StyleUnderline"/>
        </w:rPr>
        <w:t xml:space="preserve">that overall capacity to carry out foreign assistance programs is compromised due to </w:t>
      </w:r>
      <w:r w:rsidRPr="009A799D">
        <w:rPr>
          <w:rStyle w:val="Emphasis"/>
        </w:rPr>
        <w:t>underfunded and understaffed civilian aid agencies</w:t>
      </w:r>
      <w:r w:rsidRPr="009A799D">
        <w:rPr>
          <w:rStyle w:val="StyleUnderline"/>
        </w:rPr>
        <w:t>.</w:t>
      </w:r>
      <w:r w:rsidRPr="009A799D">
        <w:rPr>
          <w:sz w:val="16"/>
        </w:rPr>
        <w:t xml:space="preserve"> </w:t>
      </w:r>
      <w:r w:rsidRPr="009A799D">
        <w:rPr>
          <w:rStyle w:val="StyleUnderline"/>
        </w:rPr>
        <w:t xml:space="preserve">All of the studies called for an increase in resources for civilian agencies involved in foreign assistance, often as a means to effecting other reforms. </w:t>
      </w:r>
      <w:r w:rsidRPr="009A799D">
        <w:rPr>
          <w:sz w:val="16"/>
        </w:rPr>
        <w:t xml:space="preserve">Some of the studies focus on the steep decline in personnel, expertise, and capabilities of USAID in recent years, and the reliance on outsourcing stabilization and reconstruction program implementation through “megacontracts” with private contractors. They claim that </w:t>
      </w:r>
      <w:r w:rsidRPr="009A799D">
        <w:rPr>
          <w:rStyle w:val="StyleUnderline"/>
        </w:rPr>
        <w:t>increasing resources in USAID and other civilian agencies will increase expert institutional capability within government to meet foreign assistance challenges.</w:t>
      </w:r>
      <w:r w:rsidRPr="009A799D">
        <w:rPr>
          <w:sz w:val="16"/>
        </w:rPr>
        <w:t xml:space="preserve"> Certain </w:t>
      </w:r>
      <w:r w:rsidRPr="009A799D">
        <w:rPr>
          <w:rStyle w:val="StyleUnderline"/>
        </w:rPr>
        <w:t>recommendations call for employment of so-called “smart power,” which would make foreign assistance provided through civilian agencies central to national security strategy, requiring greater funding than is currently provided.</w:t>
      </w:r>
      <w:r w:rsidRPr="009A799D">
        <w:rPr>
          <w:sz w:val="16"/>
        </w:rPr>
        <w:t xml:space="preserve"> Others cite the increasing role and authority of the Department of Defense in provision of foreign assistance, and contend that </w:t>
      </w:r>
      <w:r w:rsidRPr="009A799D">
        <w:rPr>
          <w:rStyle w:val="StyleUnderline"/>
        </w:rPr>
        <w:t>responsibility for such assistance should be returned to civilian agencies with enhanced capabilities. These recommendations focus on increasing capacity and capability in the civilian foreign assistance agencies through funding for personnel increases, training, and expertise attraction and retention;</w:t>
      </w:r>
      <w:r w:rsidRPr="009A799D">
        <w:rPr>
          <w:sz w:val="16"/>
        </w:rPr>
        <w:t xml:space="preserve"> and investing in core foreign assistance competencies including management, resource planning (including one call for a new operations budgeting bureau within State), monitoring and evaluation, human resources, procurement, and emergency response.</w:t>
      </w:r>
    </w:p>
    <w:p w:rsidR="00DB6FB9" w:rsidRPr="009A799D" w:rsidRDefault="00DB6FB9" w:rsidP="004F6BFC"/>
    <w:p w:rsidR="00DB6FB9" w:rsidRPr="009A799D" w:rsidRDefault="00DB6FB9" w:rsidP="004F6BFC">
      <w:pPr>
        <w:pStyle w:val="Heading3"/>
        <w:rPr>
          <w:rFonts w:hint="eastAsia"/>
        </w:rPr>
      </w:pPr>
      <w:r w:rsidRPr="009A799D">
        <w:t>2NC CP</w:t>
      </w:r>
    </w:p>
    <w:p w:rsidR="00DB6FB9" w:rsidRPr="009A799D" w:rsidRDefault="00DB6FB9" w:rsidP="004F6BFC"/>
    <w:p w:rsidR="00DB6FB9" w:rsidRPr="009A799D" w:rsidRDefault="007A4F0E" w:rsidP="004F6BFC">
      <w:pPr>
        <w:pStyle w:val="Heading4"/>
        <w:rPr>
          <w:rFonts w:hint="eastAsia"/>
        </w:rPr>
      </w:pPr>
      <w:r w:rsidRPr="009A799D">
        <w:t>Foreign a</w:t>
      </w:r>
      <w:r w:rsidR="00DB6FB9" w:rsidRPr="009A799D">
        <w:t xml:space="preserve">id boosts credibility and makes cooperation more likely—predictable and substantial funds are key </w:t>
      </w:r>
    </w:p>
    <w:p w:rsidR="00DB6FB9" w:rsidRPr="009A799D" w:rsidRDefault="00DB6FB9" w:rsidP="004F6BFC">
      <w:r w:rsidRPr="009A799D">
        <w:rPr>
          <w:rStyle w:val="Style13ptBold"/>
        </w:rPr>
        <w:t>Swedlund 17</w:t>
      </w:r>
      <w:r w:rsidRPr="009A799D">
        <w:t xml:space="preserve"> (Haley Swedlund is an assistant professor at the Centre for International Conflict Analysis and Management at Radboud University Nijmegen in the Netherlands. “There’s another big reason U.S. foreign aid is important: It helps the U.S. get what it wants.” July 19, 2017. The Washington Post. https://www.washingtonpost.com/news/monkey-cage/wp/2017/07/19/theres-another-big-reason-u-s-foreign-aid-is-important-it-helps-us-get-what-we-want/?noredirect=on&amp;utm_term=.21cb379d0799//KDES).</w:t>
      </w:r>
    </w:p>
    <w:p w:rsidR="00DB6FB9" w:rsidRPr="009A799D" w:rsidRDefault="00DB6FB9" w:rsidP="004F6BFC">
      <w:pPr>
        <w:rPr>
          <w:rStyle w:val="Emphasis"/>
        </w:rPr>
      </w:pPr>
      <w:r w:rsidRPr="009A799D">
        <w:rPr>
          <w:rStyle w:val="StyleUnderline"/>
        </w:rPr>
        <w:t xml:space="preserve">The Trump administration’s proposed federal budget includes a 28 percent cut ($26.6 billion) in spending for the State Department and the United States Agency for International Development (USAID). </w:t>
      </w:r>
      <w:r w:rsidRPr="009A799D">
        <w:rPr>
          <w:sz w:val="14"/>
        </w:rPr>
        <w:t xml:space="preserve">According to Trump’s budget director, </w:t>
      </w:r>
      <w:r w:rsidRPr="009A799D">
        <w:rPr>
          <w:rStyle w:val="StyleUnderline"/>
        </w:rPr>
        <w:t xml:space="preserve">the May budget proposal </w:t>
      </w:r>
      <w:r w:rsidRPr="009A799D">
        <w:rPr>
          <w:rStyle w:val="Emphasis"/>
        </w:rPr>
        <w:t>prioritizes “hard” vs. “soft” power</w:t>
      </w:r>
      <w:r w:rsidRPr="009A799D">
        <w:rPr>
          <w:rStyle w:val="StyleUnderline"/>
        </w:rPr>
        <w:t>,</w:t>
      </w:r>
      <w:r w:rsidRPr="009A799D">
        <w:rPr>
          <w:sz w:val="14"/>
        </w:rPr>
        <w:t xml:space="preserve"> increasing military spending and preserving current foreign aid levels for just one country — Israel. </w:t>
      </w:r>
      <w:r w:rsidRPr="009A799D">
        <w:rPr>
          <w:rStyle w:val="StyleUnderline"/>
        </w:rPr>
        <w:t xml:space="preserve">Many have criticized </w:t>
      </w:r>
      <w:r w:rsidRPr="009A799D">
        <w:rPr>
          <w:rStyle w:val="Emphasis"/>
        </w:rPr>
        <w:t>the humanitarian and diplomatic costs of the proposed cuts</w:t>
      </w:r>
      <w:r w:rsidRPr="009A799D">
        <w:rPr>
          <w:rStyle w:val="StyleUnderline"/>
        </w:rPr>
        <w:t>.</w:t>
      </w:r>
      <w:r w:rsidRPr="009A799D">
        <w:rPr>
          <w:sz w:val="14"/>
        </w:rPr>
        <w:t xml:space="preserve"> Gayle Smith, a previous USAID administrator, told CNN that if aid significantly decreases, “it would be a matter of life and death for a lot of people.” </w:t>
      </w:r>
      <w:r w:rsidRPr="009A799D">
        <w:rPr>
          <w:rStyle w:val="StyleUnderline"/>
        </w:rPr>
        <w:t>A U.N. spokesperson said that the proposed cut would “simply make it impossible” to maintain essential operations.</w:t>
      </w:r>
      <w:r w:rsidRPr="009A799D">
        <w:rPr>
          <w:sz w:val="14"/>
        </w:rPr>
        <w:t xml:space="preserve"> Scholars have defended the importance of aid in fostering economic growth and democratization. Faith leaders, retired military and even Republican members of Congress have </w:t>
      </w:r>
      <w:r w:rsidRPr="009A799D">
        <w:rPr>
          <w:rStyle w:val="StyleUnderline"/>
        </w:rPr>
        <w:t xml:space="preserve">criticized the proposal as undermining diplomatic efforts that are important for national security. </w:t>
      </w:r>
      <w:r w:rsidRPr="009A799D">
        <w:rPr>
          <w:rStyle w:val="Emphasis"/>
        </w:rPr>
        <w:t xml:space="preserve">Predictable foreign aid is important </w:t>
      </w:r>
      <w:r w:rsidRPr="009A799D">
        <w:rPr>
          <w:sz w:val="14"/>
        </w:rPr>
        <w:t xml:space="preserve">My research on foreign aid diplomacy suggests that there is yet another reason we should care about the proposed cuts. Here’s why: </w:t>
      </w:r>
      <w:r w:rsidRPr="009A799D">
        <w:rPr>
          <w:rStyle w:val="StyleUnderline"/>
        </w:rPr>
        <w:t xml:space="preserve">Unpredictability and volatility in foreign aid undermines the ability of donor officials to lobby for changes in recipient countries. </w:t>
      </w:r>
      <w:r w:rsidRPr="009A799D">
        <w:rPr>
          <w:sz w:val="14"/>
        </w:rPr>
        <w:t xml:space="preserve">In a new book, “The Development Dance: How Donors and Recipients Negotiate the Delivery of Foreign Aid,” I argue that </w:t>
      </w:r>
      <w:r w:rsidRPr="009A799D">
        <w:rPr>
          <w:rStyle w:val="Emphasis"/>
        </w:rPr>
        <w:t>aid is about bargaining and diplomacy.</w:t>
      </w:r>
      <w:r w:rsidRPr="009A799D">
        <w:rPr>
          <w:sz w:val="14"/>
        </w:rPr>
        <w:t xml:space="preserve"> </w:t>
      </w:r>
      <w:r w:rsidRPr="009A799D">
        <w:rPr>
          <w:rStyle w:val="StyleUnderline"/>
        </w:rPr>
        <w:t xml:space="preserve">Contrary to popular conception, aid is not a unilateral gift. Foreign aid requires, in President Trump’s words, the “art of the deal.” But diplomacy is not like the real estate business. </w:t>
      </w:r>
      <w:r w:rsidRPr="009A799D">
        <w:rPr>
          <w:rStyle w:val="Emphasis"/>
        </w:rPr>
        <w:t xml:space="preserve">To get the best deal, you need to be predictable. </w:t>
      </w:r>
      <w:r w:rsidRPr="009A799D">
        <w:rPr>
          <w:sz w:val="14"/>
        </w:rPr>
        <w:t xml:space="preserve">For this study, I interviewed more than 150 donor and recipient-government officials working in four countries: Ghana, Uganda, Tanzania and Rwanda. I also carried out a survey of high-ranking donor officials working in 20 countries across sub-Saharan Africa. </w:t>
      </w:r>
      <w:r w:rsidRPr="009A799D">
        <w:rPr>
          <w:rStyle w:val="StyleUnderline"/>
        </w:rPr>
        <w:t xml:space="preserve">What development practitioners told me is that donors get leverage with recipient governments by being able to make promises to deliver aid. The more credible donor promises are perceived to be, the more leverage donors get. Recipient governments do not just passively receive aid but rather actively attempt to manage their foreign aid donors. They pay attention to how predictable and consistent donors are with their aid dollars, </w:t>
      </w:r>
      <w:r w:rsidRPr="009A799D">
        <w:rPr>
          <w:rStyle w:val="Emphasis"/>
        </w:rPr>
        <w:t>preferring to work with donor agencies that keep their word and deliver what they promised</w:t>
      </w:r>
      <w:r w:rsidRPr="009A799D">
        <w:rPr>
          <w:rStyle w:val="StyleUnderline"/>
        </w:rPr>
        <w:t xml:space="preserve">. </w:t>
      </w:r>
      <w:r w:rsidRPr="009A799D">
        <w:rPr>
          <w:sz w:val="14"/>
        </w:rPr>
        <w:t xml:space="preserve">In all four countries, there are aid units within the ministry of finance whose sole job is to dialogue with donors, manage aid funds and represent the government’s interests with donors. In Rwanda, this government unit produces annual reports on the performance of individual donors — an attempt to shame agencies into upholding their commitments. </w:t>
      </w:r>
      <w:r w:rsidRPr="009A799D">
        <w:rPr>
          <w:rStyle w:val="Emphasis"/>
        </w:rPr>
        <w:t xml:space="preserve">Aid recipients and donor agencies actively negotiate aid contracts </w:t>
      </w:r>
      <w:r w:rsidRPr="009A799D">
        <w:rPr>
          <w:sz w:val="14"/>
        </w:rPr>
        <w:t xml:space="preserve">Politicians in donor countries determine how much foreign aid a particular country gets. But donor agencies like USAID are responsible for delivering that aid. </w:t>
      </w:r>
      <w:r w:rsidRPr="009A799D">
        <w:rPr>
          <w:rStyle w:val="StyleUnderline"/>
        </w:rPr>
        <w:t xml:space="preserve">In exchange for aid dollars, donor officials ask recipients to make changes like implementing anti-corruption programs, establishing an independent electoral commission or overhauling the country’s primary education system. This requires donor officials to negotiate with recipient governments over how and under what conditions aid will be delivered. </w:t>
      </w:r>
      <w:r w:rsidRPr="009A799D">
        <w:rPr>
          <w:sz w:val="14"/>
        </w:rPr>
        <w:t xml:space="preserve">In Ghana, for example, the United States promised up to $498.2 million to support the country’s power sector over a five-year period. In return, the government of Ghana committed to invest at least $37.4 million of its own money. The government also promised to implement a series of changes seen as necessary to improve the country’s power sector and encourage private sector investment. Aid dollars stimulated these promises. My research tells us that </w:t>
      </w:r>
      <w:r w:rsidRPr="009A799D">
        <w:rPr>
          <w:rStyle w:val="Emphasis"/>
        </w:rPr>
        <w:t>credible promises give donor officials a stronger bargaining position with recipient governments.</w:t>
      </w:r>
      <w:r w:rsidRPr="009A799D">
        <w:rPr>
          <w:sz w:val="14"/>
        </w:rPr>
        <w:t xml:space="preserve"> </w:t>
      </w:r>
      <w:r w:rsidRPr="009A799D">
        <w:rPr>
          <w:rStyle w:val="StyleUnderline"/>
        </w:rPr>
        <w:t xml:space="preserve">If a donor agency is not able to keep its side of the bargain, why should the recipient? </w:t>
      </w:r>
      <w:r w:rsidRPr="009A799D">
        <w:rPr>
          <w:rStyle w:val="Emphasis"/>
        </w:rPr>
        <w:t xml:space="preserve">U.S. credibility is at stake </w:t>
      </w:r>
      <w:r w:rsidRPr="009A799D">
        <w:rPr>
          <w:sz w:val="14"/>
        </w:rPr>
        <w:t xml:space="preserve">That’s why </w:t>
      </w:r>
      <w:r w:rsidRPr="009A799D">
        <w:rPr>
          <w:rStyle w:val="StyleUnderline"/>
        </w:rPr>
        <w:t xml:space="preserve">drastic cuts in aid will hurt the U.S.’s ability to keep its promises to countries like Ghana. Retracting aid promises will discourage recipients from upholding their side of the bargain. It will also undermine the U.S.’s credibility in future negotiations. </w:t>
      </w:r>
      <w:r w:rsidRPr="009A799D">
        <w:rPr>
          <w:sz w:val="14"/>
        </w:rPr>
        <w:t xml:space="preserve">African governments like Ghana increasingly have access to financing from “nontraditional” donors like China. Just last month, Ghana signed a $10 billion memorandum of understanding with the Chinese to develop the country’s bauxite industry. Chinese financial assistance should not yet be seen as a replacement to traditional aid. Chinese aid is concentrated in the productive sectors (infrastructure, agriculture and mining) and mainly goes to Chinese companies. In contrast, traditional aid is more likely to go directly to recipient governments and supports social sectors like health and education. My conversations with government officials, however, suggest that </w:t>
      </w:r>
      <w:r w:rsidRPr="009A799D">
        <w:rPr>
          <w:rStyle w:val="StyleUnderline"/>
        </w:rPr>
        <w:t>some African governments see Chinese aid as more credible than assistance from traditional Western donors. This puts even more pressure on traditional donors to offer credible promises of aid to recipient governments.</w:t>
      </w:r>
      <w:r w:rsidRPr="009A799D">
        <w:rPr>
          <w:sz w:val="14"/>
        </w:rPr>
        <w:t xml:space="preserve"> </w:t>
      </w:r>
      <w:r w:rsidRPr="009A799D">
        <w:rPr>
          <w:rStyle w:val="StyleUnderline"/>
        </w:rPr>
        <w:t xml:space="preserve">My research tells us that uncertainty in foreign aid negotiations undermines the ability of USAID to lobby for things including democratic overhauls, increased transparency and economic policy that are in the U.S. national interest. </w:t>
      </w:r>
      <w:r w:rsidRPr="009A799D">
        <w:rPr>
          <w:sz w:val="14"/>
        </w:rPr>
        <w:t xml:space="preserve">This should matter to a president interested in making deals that benefit the American people. </w:t>
      </w:r>
      <w:r w:rsidRPr="009A799D">
        <w:rPr>
          <w:rStyle w:val="Emphasis"/>
        </w:rPr>
        <w:t>To get the best possible deal for our aid dollars, the assistance needs to be given in a predictable way.</w:t>
      </w:r>
    </w:p>
    <w:p w:rsidR="00DB6FB9" w:rsidRPr="009A799D" w:rsidRDefault="00DB6FB9" w:rsidP="004F6BFC">
      <w:pPr>
        <w:pStyle w:val="Heading4"/>
        <w:rPr>
          <w:rFonts w:hint="eastAsia"/>
        </w:rPr>
      </w:pPr>
      <w:r w:rsidRPr="009A799D">
        <w:t>Foreign aid solves—it projects a positive image of the US abroad</w:t>
      </w:r>
    </w:p>
    <w:p w:rsidR="00DB6FB9" w:rsidRPr="009A799D" w:rsidRDefault="00DB6FB9" w:rsidP="004F6BFC">
      <w:r w:rsidRPr="009A799D">
        <w:rPr>
          <w:rStyle w:val="Style13ptBold"/>
        </w:rPr>
        <w:t>Brainard 8</w:t>
      </w:r>
      <w:r w:rsidRPr="009A799D">
        <w:t xml:space="preserve"> (Lael Brainard, member of the U.S. Federal Reserve's Board of Governors where she serves as Chair of the Committees on Financial Stability, Federal Reserve Bank Affairs, Consumer and Community Affairs, and Payments, Clearing and Settlements.  4-23-2008, "U.S. Foreign Assistance: Advancing National Security, Interests, and Values," Brookings, https://www.brookings.edu/testimonies/u-s-foreign-assistance-advancing-national-security-interests-and-values//KDES)</w:t>
      </w:r>
    </w:p>
    <w:p w:rsidR="00DB6FB9" w:rsidRPr="009A799D" w:rsidRDefault="00DB6FB9" w:rsidP="004F6BFC">
      <w:pPr>
        <w:rPr>
          <w:sz w:val="14"/>
        </w:rPr>
      </w:pPr>
      <w:r w:rsidRPr="009A799D">
        <w:rPr>
          <w:sz w:val="14"/>
        </w:rPr>
        <w:t xml:space="preserve">Foreign Assistance Advancing National Security, Interests, and Values In a world where remote threats can rapidly metastasize into immediate emergencies, </w:t>
      </w:r>
      <w:r w:rsidRPr="009A799D">
        <w:rPr>
          <w:rStyle w:val="StyleUnderline"/>
        </w:rPr>
        <w:t>the fight against global poverty has become a fight of necessity—because national security demands it no less than personal morality. Impoverished states can explode into violence or implode into collapse, imperiling their citizens, neighbors, and the global community as they become a spawning ground for terrorism, trafficking, environmental devastation, and disease</w:t>
      </w:r>
      <w:r w:rsidRPr="009A799D">
        <w:rPr>
          <w:sz w:val="14"/>
        </w:rPr>
        <w:t xml:space="preserve">. Extreme poverty exhausts governing institutions, depletes resources, weakens leaders, and crushes hope—fueling a volatile mix of desperation and instability. And just as poverty leads to insecurity, so too conflict makes it harder for leaders, institutions, and outsiders to promote human development. America’s engagement in the fight against global poverty hearkens back to the best traditions of the Marshall Plan, the founding of the Bretton Woods institutions, and John F. Kennedy’s Alliance for Progress. But it also appeals to the best instincts of a new generation of Americans who are engaged as never before in advocacy campaigns, global service commitments, and philanthropy big and small on behalf of the world’s poor. Individual donations from the United States to the developing world have surged to roughly $26 billion a year, exceeding official assistance, and, more than 50,000 Americans volunteer their time in overseas service each year. </w:t>
      </w:r>
      <w:r w:rsidRPr="009A799D">
        <w:rPr>
          <w:rStyle w:val="StyleUnderline"/>
        </w:rPr>
        <w:t>Our consciences, our hearts, and our faith demand that we tackle deprivation because it is the right thing to do. But helping the poor gain access to shelter, medicine, sustenance, education, and opportunity does more than make Americans feel good</w:t>
      </w:r>
      <w:r w:rsidRPr="009A799D">
        <w:rPr>
          <w:rStyle w:val="Emphasis"/>
        </w:rPr>
        <w:t xml:space="preserve">: it makes the world feel good about America. When the United States leads in helping lift the lives of the poor, we enhance our own influence and authority in the world community – building support for U.S. interests in other areas. </w:t>
      </w:r>
      <w:r w:rsidRPr="009A799D">
        <w:rPr>
          <w:rStyle w:val="StyleUnderline"/>
        </w:rPr>
        <w:t xml:space="preserve">With hard power stretched thin and facing 21st century threats from poverty, pandemics, and terrorism, we need a national security strategy that elevates development alongside defense and diplomacy. We need a national security strategy that deploys </w:t>
      </w:r>
      <w:r w:rsidRPr="009A799D">
        <w:rPr>
          <w:rStyle w:val="Emphasis"/>
        </w:rPr>
        <w:t>foreign aid as a key instrument of American soft power</w:t>
      </w:r>
      <w:r w:rsidRPr="009A799D">
        <w:rPr>
          <w:rStyle w:val="StyleUnderline"/>
        </w:rPr>
        <w:t xml:space="preserve"> and a key determinant of the face of America seen around the world,</w:t>
      </w:r>
      <w:r w:rsidRPr="009A799D">
        <w:rPr>
          <w:sz w:val="14"/>
        </w:rPr>
        <w:t xml:space="preserve"> while leveraging the dynamic engagement of the American public, NGOs, and private sector.</w:t>
      </w:r>
    </w:p>
    <w:p w:rsidR="00DB6FB9" w:rsidRPr="009A799D" w:rsidRDefault="00DB6FB9" w:rsidP="004F6BFC">
      <w:pPr>
        <w:pStyle w:val="Heading4"/>
        <w:rPr>
          <w:rFonts w:hint="eastAsia"/>
        </w:rPr>
      </w:pPr>
      <w:r w:rsidRPr="009A799D">
        <w:t>Funding is key</w:t>
      </w:r>
    </w:p>
    <w:p w:rsidR="00DB6FB9" w:rsidRPr="009A799D" w:rsidRDefault="00DB6FB9" w:rsidP="004F6BFC">
      <w:r w:rsidRPr="009A799D">
        <w:rPr>
          <w:rStyle w:val="Style13ptBold"/>
        </w:rPr>
        <w:t xml:space="preserve">AAF 17 </w:t>
      </w:r>
      <w:r w:rsidRPr="009A799D">
        <w:t>(American Action Forum, independent research organization. 5-15-2017, "Why A Hard Power Budget Isn’t Sufficient," AAF, https://www.americanactionforum.org/research/hard-power-budget-isnt-sufficient//KDES).</w:t>
      </w:r>
    </w:p>
    <w:p w:rsidR="00DB6FB9" w:rsidRPr="009A799D" w:rsidRDefault="00DB6FB9" w:rsidP="004F6BFC">
      <w:pPr>
        <w:rPr>
          <w:rStyle w:val="StyleUnderline"/>
        </w:rPr>
      </w:pPr>
      <w:r w:rsidRPr="009A799D">
        <w:rPr>
          <w:sz w:val="16"/>
        </w:rPr>
        <w:t xml:space="preserve">WHY A HARD POWER BUDGET ISN’T SUFFICIENT SUMMARY The Trump Administration’s budget blueprint calls for cutting one-third of the international affairs budget. </w:t>
      </w:r>
      <w:r w:rsidRPr="009A799D">
        <w:rPr>
          <w:rStyle w:val="StyleUnderline"/>
        </w:rPr>
        <w:t xml:space="preserve">Relying on “hard power” defense spending at the expense of “soft power” diplomacy and development funding will not be sufficient to meet the complex challenges of today’s world. </w:t>
      </w:r>
      <w:r w:rsidRPr="009A799D">
        <w:rPr>
          <w:rStyle w:val="Emphasis"/>
        </w:rPr>
        <w:t>Congress should fully fund America’s diplomacy and development efforts</w:t>
      </w:r>
      <w:r w:rsidRPr="009A799D">
        <w:rPr>
          <w:rStyle w:val="StyleUnderline"/>
        </w:rPr>
        <w:t xml:space="preserve">, which represent 1 percent of the federal budget. </w:t>
      </w:r>
      <w:r w:rsidRPr="009A799D">
        <w:rPr>
          <w:sz w:val="16"/>
        </w:rPr>
        <w:t xml:space="preserve">INTRODUCTION </w:t>
      </w:r>
      <w:r w:rsidRPr="009A799D">
        <w:rPr>
          <w:rStyle w:val="StyleUnderline"/>
        </w:rPr>
        <w:t>When the Trump Administration rolled out its initial budget blueprint, a common refrain emerged: this is a “hard power budget.”</w:t>
      </w:r>
      <w:r w:rsidRPr="009A799D">
        <w:rPr>
          <w:sz w:val="16"/>
        </w:rPr>
        <w:t xml:space="preserve"> That sounds good, particularly to people who agree that years of cuts to the defense budget have left the American military with serious shortfalls in funding, manpower, and equipment. </w:t>
      </w:r>
      <w:r w:rsidRPr="009A799D">
        <w:rPr>
          <w:rStyle w:val="StyleUnderline"/>
        </w:rPr>
        <w:t xml:space="preserve">Meeting the challenges of today’s increasingly dangerous world, however, will require more than just military might. Significant </w:t>
      </w:r>
      <w:r w:rsidRPr="009A799D">
        <w:rPr>
          <w:rStyle w:val="Emphasis"/>
        </w:rPr>
        <w:t xml:space="preserve">cuts to America’s diplomatic and development budgets will only make it more difficult to recover from the defense deficit. </w:t>
      </w:r>
      <w:r w:rsidRPr="009A799D">
        <w:rPr>
          <w:sz w:val="16"/>
        </w:rPr>
        <w:t xml:space="preserve">INTERNATIONAL AFFAIRS BUDGET </w:t>
      </w:r>
      <w:r w:rsidRPr="009A799D">
        <w:rPr>
          <w:rStyle w:val="StyleUnderline"/>
        </w:rPr>
        <w:t xml:space="preserve">The entire international affairs budget only accounts for 1 percent of the total federal budget. This funding supports U.S. diplomatic engagement at embassies overseas, foreign aid programs that help fight pandemic disease and global poverty, and emergency disaster response. These efforts are important from a humanitarian perspective, </w:t>
      </w:r>
      <w:r w:rsidRPr="009A799D">
        <w:rPr>
          <w:rStyle w:val="Emphasis"/>
        </w:rPr>
        <w:t xml:space="preserve">putting American values into action by saving and improving lives around the world. </w:t>
      </w:r>
      <w:r w:rsidRPr="009A799D">
        <w:rPr>
          <w:sz w:val="16"/>
        </w:rPr>
        <w:t xml:space="preserve">It is important to recognize that </w:t>
      </w:r>
      <w:r w:rsidRPr="009A799D">
        <w:rPr>
          <w:rStyle w:val="StyleUnderline"/>
        </w:rPr>
        <w:t>diplomacy and development also help safeguard national security and boost the American economy.</w:t>
      </w:r>
      <w:r w:rsidRPr="009A799D">
        <w:rPr>
          <w:sz w:val="16"/>
        </w:rPr>
        <w:t xml:space="preserve"> The work of the State Department and U.S. Agency for International Development (USAID) helps in the fight against terrorism by addressing some of the root causes of extremism, preventing potential conflicts, assisting with post-conflict stabilization and reconstruction, and supporting emerging democracies. </w:t>
      </w:r>
      <w:r w:rsidRPr="009A799D">
        <w:rPr>
          <w:rStyle w:val="StyleUnderline"/>
        </w:rPr>
        <w:t>Foreign aid also helps the American economy by opening new markets and creating jobs in the United States</w:t>
      </w:r>
      <w:r w:rsidRPr="009A799D">
        <w:rPr>
          <w:sz w:val="16"/>
        </w:rPr>
        <w:t xml:space="preserve">. Over half of U.S. exports go to the developing countries, which are the fastest growing markets in the world. BUDGET REQUEST The initial White House rollout of its proposed budget for Fiscal Year 2018 (FY18) relied heavily on the narrative that it was a “hard power budget” because it increases military spending. (Though, importantly, not as much as the administration claims.) Director of the Office of Management and Budget Mick Mulvaney explained, </w:t>
      </w:r>
      <w:r w:rsidRPr="009A799D">
        <w:rPr>
          <w:rStyle w:val="StyleUnderline"/>
        </w:rPr>
        <w:t xml:space="preserve">“There’s no question this is a hard power budget. It is not a soft power budget. This is a hard power budget. And that was done intentionally. </w:t>
      </w:r>
      <w:r w:rsidRPr="009A799D">
        <w:rPr>
          <w:sz w:val="16"/>
        </w:rPr>
        <w:t xml:space="preserve">The President very clearly wants to send a message to our allies and our potential adversaries that this is a strong power administration.” </w:t>
      </w:r>
      <w:r w:rsidRPr="009A799D">
        <w:rPr>
          <w:rStyle w:val="StyleUnderline"/>
        </w:rPr>
        <w:t>The White House proposed deep cuts to both diplomacy and development programs. The budget request includes $37.6 billion for the State Department and USAID—down 31 percent from FY17 levels. The budget requests about $25 billion of base funding and $12 billion of Overseas Contingency Operations (OCO)</w:t>
      </w:r>
      <w:r w:rsidRPr="009A799D">
        <w:rPr>
          <w:sz w:val="16"/>
        </w:rPr>
        <w:t xml:space="preserve"> spending, intended to be temporary funds to meet unexpected challenges that arise. The administration will likely submit its full FY18 budget request to Congress later this month. BUDGET ANALYSIS If enacted at the initially requested level, </w:t>
      </w:r>
      <w:r w:rsidRPr="009A799D">
        <w:rPr>
          <w:rStyle w:val="StyleUnderline"/>
        </w:rPr>
        <w:t>funding for the nation’s diplomacy and development programs would the lowest it has been since 9/11</w:t>
      </w:r>
      <w:r w:rsidRPr="009A799D">
        <w:rPr>
          <w:sz w:val="16"/>
        </w:rPr>
        <w:t xml:space="preserve"> (in real dollars). As a percentage of Gross Domestic Product (GDP), the international affairs budget would be the lowest since World War II. </w:t>
      </w:r>
      <w:r w:rsidRPr="009A799D">
        <w:rPr>
          <w:rStyle w:val="StyleUnderline"/>
        </w:rPr>
        <w:t>The proposed cuts for international affairs are also disproportionate. Among non-defense discretionary spending, the State Department faces the biggest budget decrease</w:t>
      </w:r>
      <w:r w:rsidRPr="009A799D">
        <w:rPr>
          <w:sz w:val="16"/>
        </w:rPr>
        <w:t xml:space="preserve">—greater than the cuts to the Departments of Transportation, Interior, and Energy combined. The State Department cut is even steeper than the one proposed for the EPA as a percentage of the respective budgets. </w:t>
      </w:r>
      <w:r w:rsidRPr="009A799D">
        <w:rPr>
          <w:rStyle w:val="Emphasis"/>
        </w:rPr>
        <w:t>Importantly, the proposed soft power cuts to diplomacy and development would make the military’s hard power efforts more difficult</w:t>
      </w:r>
      <w:r w:rsidRPr="009A799D">
        <w:rPr>
          <w:rStyle w:val="StyleUnderline"/>
        </w:rPr>
        <w:t>. When it comes to promoting America’s overall interests in the world, diplomacy and development are force multipliers for the military’s work. The administration should not view hard and soft power as trade-offs by pitting the respective budgets against one another.</w:t>
      </w:r>
      <w:r w:rsidRPr="009A799D">
        <w:rPr>
          <w:sz w:val="16"/>
        </w:rPr>
        <w:t xml:space="preserve"> Of course, the State Department and USAID—like all aspects of the federal government, including the Pentagon—face legitimate questions about bureaucratic inefficiency and return on investment. </w:t>
      </w:r>
      <w:r w:rsidRPr="009A799D">
        <w:rPr>
          <w:rStyle w:val="Emphasis"/>
        </w:rPr>
        <w:t xml:space="preserve">Every part of the U.S. government should work to improve effectiveness, maximize efficiency, and be held accountable for its use of taxpayer dollars. </w:t>
      </w:r>
      <w:r w:rsidRPr="009A799D">
        <w:rPr>
          <w:sz w:val="16"/>
        </w:rPr>
        <w:t xml:space="preserve">MILITARY SUPPORT If a budget is intended to support hard power, it is worthwhile to consider what the nation’s military leaders have to say. Shortly after the administration proposed the budget blueprint, a coalition of more than 100 retired military </w:t>
      </w:r>
      <w:r w:rsidRPr="009A799D">
        <w:rPr>
          <w:rStyle w:val="StyleUnderline"/>
        </w:rPr>
        <w:t>generals and admirals sent a letter urging Congress to resource the international affairs budget to “keep pace with the growing global threats and opportunities we face.” These former military officers wrote, “The State Department, USAID…and other development agencies are critical to preventing conflict</w:t>
      </w:r>
      <w:r w:rsidRPr="009A799D">
        <w:rPr>
          <w:sz w:val="16"/>
        </w:rPr>
        <w:t xml:space="preserve"> and reducing the need to put our men and women in uniform in harm’s way.” Current military leaders have also strongly supported maintaining the international affairs budget. U.S. Special Operations Commander General Raymond Thomas recently told Congress that the State Department “indescribably critical” to the work of the military’s special forces. Defense Secretary James Mattis said when he was Commander of U.S. Central Command, “If you don’t fully fund the State Department, then I need to buy more ammunition.” </w:t>
      </w:r>
      <w:r w:rsidRPr="009A799D">
        <w:rPr>
          <w:rStyle w:val="StyleUnderline"/>
        </w:rPr>
        <w:t xml:space="preserve">America’s military leaders have sent a clear message that hard power alone will not keep America safe. </w:t>
      </w:r>
      <w:r w:rsidRPr="009A799D">
        <w:rPr>
          <w:sz w:val="16"/>
        </w:rPr>
        <w:t xml:space="preserve">CONCLUSION U.S. diplomacy and development programs are critical tools in the toolbox for combating the myriad threats around the world. While defense is clearly one important aspect of national security, as the adage goes, “If all you have is a hammer, everything looks like a nail.” </w:t>
      </w:r>
      <w:r w:rsidRPr="009A799D">
        <w:rPr>
          <w:rStyle w:val="StyleUnderline"/>
        </w:rPr>
        <w:t xml:space="preserve">Funding defense at the expense of diplomacy and development will mean that the military will have to take on even more, which means putting more American lives in harm’s way. </w:t>
      </w:r>
      <w:r w:rsidRPr="009A799D">
        <w:rPr>
          <w:sz w:val="16"/>
        </w:rPr>
        <w:t xml:space="preserve">Hard power and soft power should not be confused with strength and weakness. In addition to defense, </w:t>
      </w:r>
      <w:r w:rsidRPr="009A799D">
        <w:rPr>
          <w:rStyle w:val="StyleUnderline"/>
        </w:rPr>
        <w:t xml:space="preserve">diplomacy and development are critical aspects of any national security. </w:t>
      </w:r>
      <w:r w:rsidRPr="009A799D">
        <w:rPr>
          <w:sz w:val="16"/>
        </w:rPr>
        <w:t xml:space="preserve">An integrated approach to national security is required to meet the challenges of a complex world, where problems of terrorism, instability, poverty, hunger, and a refugee crisis not seen since World War II do not have solely hard power solutions. President Trump’s promises to support the military and keep the nation safe go hand in hand with fully funding the nation’s diplomatic and development programs. </w:t>
      </w:r>
      <w:r w:rsidRPr="009A799D">
        <w:rPr>
          <w:rStyle w:val="StyleUnderline"/>
        </w:rPr>
        <w:t>Since Congress has the power of the purse, it should reject deep cuts to the State Department and USAID. The good news from an economic perspective is that diplomacy and development spending is incredibly efficient—just 1 percent of the budget can go a long way.</w:t>
      </w:r>
    </w:p>
    <w:p w:rsidR="00DB6FB9" w:rsidRPr="009A799D" w:rsidRDefault="00DB6FB9" w:rsidP="004F6BFC">
      <w:pPr>
        <w:rPr>
          <w:rStyle w:val="StyleUnderline"/>
        </w:rPr>
      </w:pPr>
    </w:p>
    <w:p w:rsidR="00DB6FB9" w:rsidRPr="009A799D" w:rsidRDefault="00DB6FB9" w:rsidP="004F6BFC">
      <w:pPr>
        <w:pStyle w:val="Heading3"/>
        <w:rPr>
          <w:rFonts w:hint="eastAsia"/>
        </w:rPr>
      </w:pPr>
      <w:r w:rsidRPr="009A799D">
        <w:t>AT: Foreign Aid Bad</w:t>
      </w:r>
    </w:p>
    <w:p w:rsidR="00DB6FB9" w:rsidRPr="009A799D" w:rsidRDefault="00DB6FB9" w:rsidP="004F6BFC">
      <w:pPr>
        <w:pStyle w:val="Heading4"/>
        <w:rPr>
          <w:rFonts w:hint="eastAsia"/>
        </w:rPr>
      </w:pPr>
      <w:r w:rsidRPr="009A799D">
        <w:t>Foreign aid is good—it’s empirically saved lives</w:t>
      </w:r>
    </w:p>
    <w:p w:rsidR="00DB6FB9" w:rsidRPr="009A799D" w:rsidRDefault="00DB6FB9" w:rsidP="004F6BFC">
      <w:r w:rsidRPr="009A799D">
        <w:rPr>
          <w:rStyle w:val="Style13ptBold"/>
        </w:rPr>
        <w:t>Sachs 12</w:t>
      </w:r>
      <w:r w:rsidRPr="009A799D">
        <w:t xml:space="preserve"> (Jeffrey Sachs is the director of the Earth Institute at Columbia University, May 30, 2012. “Foreign aid works – it saves lives,” The Gaurdian. https://www.theguardian.com/business/economics-blog/2012/may/30/foreign-aid-works-saves-lives//KDES).</w:t>
      </w:r>
    </w:p>
    <w:p w:rsidR="00DB6FB9" w:rsidRPr="009A799D" w:rsidRDefault="00DB6FB9" w:rsidP="004F6BFC">
      <w:pPr>
        <w:rPr>
          <w:rStyle w:val="StyleUnderline"/>
        </w:rPr>
      </w:pPr>
      <w:r w:rsidRPr="009A799D">
        <w:rPr>
          <w:rStyle w:val="StyleUnderline"/>
        </w:rPr>
        <w:t>The critics of foreign aid are wrong. A growing flood of data shows that death rates in many poor countries are falling sharply, and that aid-supported programmes for healthcare delivery have played a key role.</w:t>
      </w:r>
      <w:r w:rsidRPr="009A799D">
        <w:rPr>
          <w:sz w:val="14"/>
        </w:rPr>
        <w:t xml:space="preserve"> Aid works; it saves lives. One of the newest studies, by Gabriel Demombynes and Sofia Trommlerova, shows that </w:t>
      </w:r>
      <w:r w:rsidRPr="009A799D">
        <w:rPr>
          <w:rStyle w:val="StyleUnderline"/>
        </w:rPr>
        <w:t>Kenya's infant mortality (deaths under the age of one year) has plummeted in recent years, and attributes a significant part of the gain to the massive uptake of anti-malaria bed nets.</w:t>
      </w:r>
      <w:r w:rsidRPr="009A799D">
        <w:rPr>
          <w:sz w:val="14"/>
        </w:rPr>
        <w:t xml:space="preserve"> These findings are consistent with an important study of malaria death rates by Chris Murray and others, which similarly found a significant and rapid decline in malaria-caused deaths after 2004 in sub-Saharan Africa resulting from aid-supported malaria-control measures. Let's turn back the clock a dozen years. In 2000, </w:t>
      </w:r>
      <w:r w:rsidRPr="009A799D">
        <w:rPr>
          <w:rStyle w:val="StyleUnderline"/>
        </w:rPr>
        <w:t>Africa was struggling with three major epidemics. Aids was killing more than 2 million people each year, and spreading rapidly. Malaria was surging, owing to the parasite's growing resistance to the standard medicine at the time. Tuberculosis was also soaring, partly as a result of the Aids epidemic and partly because of the emergence of drug-resistant TB. In addition, hundreds of thousands of women were dying in childbirth each year, because they had no access to safe deliveries in a clinic or hospital, or to emergency help when needed.</w:t>
      </w:r>
      <w:r w:rsidRPr="009A799D">
        <w:rPr>
          <w:sz w:val="14"/>
        </w:rPr>
        <w:t xml:space="preserve"> These interconnected crises prompted action. The United Nations' member states adopted the Millennium Development Goals in September 2000. Three of the eight MDGs – reductions in children's deaths, maternal deaths, and epidemic diseases – focus directly on health. Likewise, the World Health Organisation issued a major call to scale up development assistance for health. And African leaders, led by Nigeria's president at the time, Olusegun Obasanjo, took on the challenge of battling the continent's epidemics. Nigeria hosted two landmark summits, on malaria in 2000 and on Aids in 2001, which were a crucial spur to action. At the second of these summits, then-UN secretary-general Kofi Annan called for the creation of the Global Fund to Fight Aids, TB, and Malaria. The Global Fund began operations in 2002, financing prevention, treatment, and care programmes for the three diseases. High-income countries also finally agreed to reduce the debt owed by heavily indebted poor countries, allowing them to spend more on healthcare and less on crippling payments to creditors. </w:t>
      </w:r>
      <w:r w:rsidRPr="009A799D">
        <w:rPr>
          <w:rStyle w:val="StyleUnderline"/>
        </w:rPr>
        <w:t>The United States also took action, adopting two major programmes, one to fight Aids and the other to fight malaria</w:t>
      </w:r>
      <w:r w:rsidRPr="009A799D">
        <w:rPr>
          <w:sz w:val="14"/>
        </w:rPr>
        <w:t xml:space="preserve">. In 2005, the UN Millennium Project recommended specific ways to scale up primary healthcare in the poorest countries, with the high-income countries helping to cover the costs that the poorest could not pay by themselves. The UN general assembly backed many of the project's recommendations, which were then implemented in numerous low-income countries. Donor aid did start to rise sharply as a result of all of these efforts. In 1995, total aid for healthcare was around $7.9bn. This inadequate level then crept up slowly, to $10.5bn by 2000. By 2005, however, annual aid for health had jumped another $5.9bn, and by 2010, the total had grown by another $10.5bn, to reach $26.9bn for the year. </w:t>
      </w:r>
      <w:r w:rsidRPr="009A799D">
        <w:rPr>
          <w:rStyle w:val="StyleUnderline"/>
        </w:rPr>
        <w:t xml:space="preserve">The expanded funding allowed major campaigns against Aids, TB, and malaria; a major scaling up of safe childbirth; and increased vaccine coverage, including the near-eradication of polio. Many innovative public health techniques were developed and adopted. With 1 billion people living in high-income countries, total aid in 2010 amounted to around $27 per person in the donor countries – a modest sum for them, but a life-saving one for the world's poorest people. </w:t>
      </w:r>
      <w:r w:rsidRPr="009A799D">
        <w:rPr>
          <w:sz w:val="14"/>
        </w:rPr>
        <w:t xml:space="preserve">The public health successes can be seen on many fronts. </w:t>
      </w:r>
      <w:r w:rsidRPr="009A799D">
        <w:rPr>
          <w:rStyle w:val="StyleUnderline"/>
        </w:rPr>
        <w:t>Around 12 million children under five years old died in 1990. By 2010, this number had declined to around 7.6 million – still far too high, but definitely an historic improvement</w:t>
      </w:r>
      <w:r w:rsidRPr="009A799D">
        <w:rPr>
          <w:sz w:val="14"/>
        </w:rPr>
        <w:t xml:space="preserve">. Malaria deaths in children in Africa were cut from a peak of around 1 million in 2004 to around 700,000 by 2010, and, worldwide, deaths of pregnant women declined by almost half between 1990 and 2010, from an estimated 543,000 to 287,000. Another $10-15bn in annual aid (that is, roughly $10-15 more per person in the high-income world), bringing total aid to around $40bn a year, would enable still greater progress to be made in the coming years. The MDGs for health could be achieved even in many of the world's poorest countries. </w:t>
      </w:r>
      <w:r w:rsidRPr="009A799D">
        <w:rPr>
          <w:rStyle w:val="StyleUnderline"/>
        </w:rPr>
        <w:t>Unfortunately, at every step during the past decade – and still today – a chorus of aid sceptics has argued against the needed help. They have repeatedly claimed that aid does not work; that the funds will simply be wasted;</w:t>
      </w:r>
      <w:r w:rsidRPr="009A799D">
        <w:rPr>
          <w:sz w:val="14"/>
        </w:rPr>
        <w:t xml:space="preserve"> that anti-malaria bed nets cannot be given to the poor, since the poor won't use them; that the poor will not take anti-Aids medicines properly; and so on and so forth. Their attacks have been relentless (I've faced my share). </w:t>
      </w:r>
      <w:r w:rsidRPr="009A799D">
        <w:rPr>
          <w:rStyle w:val="StyleUnderline"/>
        </w:rPr>
        <w:t xml:space="preserve">The opponents of aid are not merely wrong. </w:t>
      </w:r>
      <w:r w:rsidRPr="009A799D">
        <w:rPr>
          <w:rStyle w:val="Emphasis"/>
        </w:rPr>
        <w:t>Their vocal antagonism still threatens the funding that is needed to get the job done,</w:t>
      </w:r>
      <w:r w:rsidRPr="009A799D">
        <w:rPr>
          <w:rStyle w:val="StyleUnderline"/>
        </w:rPr>
        <w:t xml:space="preserve"> to cut child and maternal deaths</w:t>
      </w:r>
      <w:r w:rsidRPr="009A799D">
        <w:rPr>
          <w:sz w:val="14"/>
        </w:rPr>
        <w:t xml:space="preserve"> by enough to meet the MDGs by 2015 in the poorest countries, and to continue after that to ensure that all people everywhere finally have access to basic health services. A decade of significant progress in health outcomes has proved the sceptics wrong. </w:t>
      </w:r>
      <w:r w:rsidRPr="009A799D">
        <w:rPr>
          <w:rStyle w:val="StyleUnderline"/>
        </w:rPr>
        <w:t>Aid for healthcare works – and works magnificently – to save and improve lives. Let us continue to support these life-saving programmes, which uphold the dignity and well-being of all people on the planet.</w:t>
      </w:r>
    </w:p>
    <w:p w:rsidR="00E640E7" w:rsidRPr="009A799D" w:rsidRDefault="00E640E7" w:rsidP="004F6BFC">
      <w:pPr>
        <w:rPr>
          <w:rStyle w:val="StyleUnderline"/>
        </w:rPr>
      </w:pPr>
    </w:p>
    <w:p w:rsidR="00E640E7" w:rsidRPr="009A799D" w:rsidRDefault="00E640E7" w:rsidP="004F6BFC">
      <w:pPr>
        <w:pStyle w:val="Heading3"/>
        <w:rPr>
          <w:rFonts w:hint="eastAsia"/>
        </w:rPr>
      </w:pPr>
      <w:r w:rsidRPr="009A799D">
        <w:t>CP Unpopular</w:t>
      </w:r>
      <w:r w:rsidR="003D749B" w:rsidRPr="009A799D">
        <w:t xml:space="preserve"> (Public)</w:t>
      </w:r>
    </w:p>
    <w:p w:rsidR="00E640E7" w:rsidRPr="009A799D" w:rsidRDefault="00E640E7" w:rsidP="004F6BFC">
      <w:pPr>
        <w:pStyle w:val="Heading4"/>
        <w:rPr>
          <w:rFonts w:hint="eastAsia"/>
        </w:rPr>
      </w:pPr>
      <w:r w:rsidRPr="009A799D">
        <w:t xml:space="preserve">The CP is unpopular—the majority of Americans think we already spend too much of foreign aid </w:t>
      </w:r>
    </w:p>
    <w:p w:rsidR="00E640E7" w:rsidRPr="009A799D" w:rsidRDefault="00E640E7" w:rsidP="004F6BFC">
      <w:r w:rsidRPr="009A799D">
        <w:rPr>
          <w:rStyle w:val="Style13ptBold"/>
        </w:rPr>
        <w:t>Novak 17</w:t>
      </w:r>
      <w:r w:rsidRPr="009A799D">
        <w:t xml:space="preserve"> (Jake Novak, senior columnist at CNBC, 12-29-2017, "Trump's push to slash foreign aid will be next big win for the GOP," CNBC, https://www.cnbc.com/2017/12/29/trump-should-slash-foreign-aid-budget-for-next-big-win-commentary.html//KDES).</w:t>
      </w:r>
    </w:p>
    <w:p w:rsidR="00E640E7" w:rsidRPr="009A799D" w:rsidRDefault="00E640E7" w:rsidP="004F6BFC">
      <w:pPr>
        <w:rPr>
          <w:rStyle w:val="StyleUnderline"/>
        </w:rPr>
      </w:pPr>
      <w:r w:rsidRPr="009A799D">
        <w:rPr>
          <w:sz w:val="16"/>
        </w:rPr>
        <w:t xml:space="preserve">If the White House and the congressional Republicans want to build positive momentum, the answer is clear. In fact, the Trump administration has actually already started to address it. That issue is foreign aid. That is, the tens of billions of dollars the U.S. sends to other countries for economic and military aid. The total foreign aid budget per year is about $50 billion, up dramatically from $35 billion in 2014. That number needs to be considered once again early next year as part of the White House budget proposal for 2019. It makes the issue both a policy and legislative priority. </w:t>
      </w:r>
      <w:r w:rsidRPr="009A799D">
        <w:rPr>
          <w:rStyle w:val="StyleUnderline"/>
        </w:rPr>
        <w:t xml:space="preserve">"Who says America is hopelessly split on every issue? When it comes to foreign aid, this country is practically singing Kumbaya." </w:t>
      </w:r>
      <w:r w:rsidRPr="009A799D">
        <w:rPr>
          <w:sz w:val="16"/>
        </w:rPr>
        <w:t xml:space="preserve">The Trump team put this issue into play again last week at the United Nations. That's when U.S. Ambassador to the U.N. Nikki Haley warned General Assembly members not to vote against the U.S. decision to recognize Jerusalem as Israel's capital. In that warning she said that the U.S. would be "taking names" to learn which one of our supposed allies was really on our side and still deserving of our financial aid. She then quickly announced that </w:t>
      </w:r>
      <w:r w:rsidRPr="009A799D">
        <w:rPr>
          <w:rStyle w:val="StyleUnderline"/>
        </w:rPr>
        <w:t xml:space="preserve">the U.S. has slashed $285 million from the U.N.'s budget for next year. Let's just say there was no national outrage in response. </w:t>
      </w:r>
      <w:r w:rsidRPr="009A799D">
        <w:rPr>
          <w:sz w:val="16"/>
        </w:rPr>
        <w:t xml:space="preserve">The reason why opposition was muted was probably the fact that </w:t>
      </w:r>
      <w:r w:rsidRPr="009A799D">
        <w:rPr>
          <w:rStyle w:val="StyleUnderline"/>
        </w:rPr>
        <w:t xml:space="preserve">U.S. foreign aid has long been very unpopular among American voters. For most of the last 45 years, polls have consistently shown that Americans believe </w:t>
      </w:r>
      <w:r w:rsidRPr="009A799D">
        <w:rPr>
          <w:rStyle w:val="Emphasis"/>
        </w:rPr>
        <w:t>the U.S. is spending too much on foreign aid</w:t>
      </w:r>
      <w:r w:rsidRPr="009A799D">
        <w:rPr>
          <w:rStyle w:val="StyleUnderline"/>
        </w:rPr>
        <w:t xml:space="preserve">. </w:t>
      </w:r>
      <w:r w:rsidRPr="009A799D">
        <w:rPr>
          <w:sz w:val="16"/>
        </w:rPr>
        <w:t xml:space="preserve">In fact for most years since 1972, </w:t>
      </w:r>
      <w:r w:rsidRPr="009A799D">
        <w:rPr>
          <w:rStyle w:val="StyleUnderline"/>
        </w:rPr>
        <w:t>those polls have shown 60 percent to 70 percent voter agreement in opposition to the amount of foreign aid spending.</w:t>
      </w:r>
      <w:r w:rsidRPr="009A799D">
        <w:rPr>
          <w:sz w:val="16"/>
        </w:rPr>
        <w:t xml:space="preserve"> The latest poll on the issue, just published by Rasmussen Reports, shows </w:t>
      </w:r>
      <w:r w:rsidRPr="009A799D">
        <w:rPr>
          <w:rStyle w:val="StyleUnderline"/>
        </w:rPr>
        <w:t>57 percent of respondents saying the projected amount of foreign aid is too high versus just 6 percent who say it isn't enough and 27 percent who say it's just right</w:t>
      </w:r>
      <w:r w:rsidRPr="009A799D">
        <w:rPr>
          <w:sz w:val="16"/>
        </w:rPr>
        <w:t xml:space="preserve">. Who says America is hopelessly split on every issue? When it comes to foreign aid, this country is practically singing Kumbaya. A couple of disclaimers and clarifications on this issue are necessary. The first is that those who think cutting foreign aid will make a significant dent in our federal deficit are misinformed. Foreign aid programs still only account for less than one percent of annual spending. Second, it's important to be cautious when looking at how this issue is presented to voters. When polls ask Americans if they would choose to simply cut "foreign aid" spending, those overwhelming numbers in favor of such cuts show up every time. But when polls adjust the wording and ask about providing aid to "needy people around the world," enthusiasm for cuts subsides significantly. Americans continue to be the most generous and charitable people in the world; and we respond accordingly to anything that sounds more like a charitable endeavor. </w:t>
      </w:r>
      <w:r w:rsidRPr="009A799D">
        <w:rPr>
          <w:rStyle w:val="Emphasis"/>
        </w:rPr>
        <w:t>But the very idea of sending economic aid overseas as a policy and not for emergencies has been generally unpopular ever since the economic malaise of the 1970s.</w:t>
      </w:r>
      <w:r w:rsidRPr="009A799D">
        <w:rPr>
          <w:sz w:val="16"/>
        </w:rPr>
        <w:t xml:space="preserve"> </w:t>
      </w:r>
      <w:r w:rsidRPr="009A799D">
        <w:rPr>
          <w:rStyle w:val="StyleUnderline"/>
        </w:rPr>
        <w:t>This isn't even a unique American phenomenon. Britain is currently embroiled in a fierce call by many voters in the U.K. to cut back on its foreign aid programs in order to buck up the financially struggling National Health Service. To put it simply, if the Trump administration and the Republicans made a big public show of taking a bigger ax to foreign aid it would be a safe and popular political move.</w:t>
      </w:r>
    </w:p>
    <w:p w:rsidR="00E640E7" w:rsidRPr="009A799D" w:rsidRDefault="00E640E7" w:rsidP="004F6BFC"/>
    <w:p w:rsidR="00E640E7" w:rsidRPr="009A799D" w:rsidRDefault="00E640E7" w:rsidP="004F6BFC">
      <w:pPr>
        <w:pStyle w:val="Heading3"/>
        <w:rPr>
          <w:rFonts w:hint="eastAsia"/>
        </w:rPr>
      </w:pPr>
      <w:r w:rsidRPr="009A799D">
        <w:t>CP Popular</w:t>
      </w:r>
      <w:r w:rsidR="003D749B" w:rsidRPr="009A799D">
        <w:t xml:space="preserve"> (Public)</w:t>
      </w:r>
    </w:p>
    <w:p w:rsidR="00E640E7" w:rsidRPr="009A799D" w:rsidRDefault="00E640E7" w:rsidP="004F6BFC">
      <w:pPr>
        <w:pStyle w:val="Heading4"/>
        <w:rPr>
          <w:rFonts w:hint="eastAsia"/>
        </w:rPr>
      </w:pPr>
      <w:r w:rsidRPr="009A799D">
        <w:t>The CP is popular-- overwhelming public support</w:t>
      </w:r>
    </w:p>
    <w:p w:rsidR="00E640E7" w:rsidRPr="009A799D" w:rsidRDefault="00E640E7" w:rsidP="004F6BFC">
      <w:r w:rsidRPr="009A799D">
        <w:rPr>
          <w:rStyle w:val="Style13ptBold"/>
        </w:rPr>
        <w:t>Kull 17</w:t>
      </w:r>
      <w:r w:rsidRPr="009A799D">
        <w:t xml:space="preserve"> (Steven Kull, Director, Program for Public Consultation, School of Public Policy, University of Maryland. July 31, 2017. “American public support for foreign aid in the age of Trump,” Brookings Blum Roundtable. https://www.brookings.edu/wp-content/uploads/2017/08/global-20170731-blum-stevenkull-brief-6.pdf//KDES)</w:t>
      </w:r>
    </w:p>
    <w:p w:rsidR="00E640E7" w:rsidRPr="009A799D" w:rsidRDefault="00E640E7" w:rsidP="004F6BFC">
      <w:r w:rsidRPr="009A799D">
        <w:t xml:space="preserve">Humanitarian aid All of these dynamics play out in relation to foreign aid. Consistent with public support for an engaged and moral foreign policy, </w:t>
      </w:r>
      <w:r w:rsidRPr="009A799D">
        <w:rPr>
          <w:rStyle w:val="Emphasis"/>
        </w:rPr>
        <w:t>Americans express strong support for humanitarian aid</w:t>
      </w:r>
      <w:r w:rsidRPr="009A799D">
        <w:rPr>
          <w:rStyle w:val="StyleUnderline"/>
        </w:rPr>
        <w:t xml:space="preserve">. An </w:t>
      </w:r>
      <w:r w:rsidRPr="009A799D">
        <w:rPr>
          <w:rStyle w:val="Emphasis"/>
        </w:rPr>
        <w:t>overwhelming 81 percent</w:t>
      </w:r>
      <w:r w:rsidRPr="009A799D">
        <w:rPr>
          <w:rStyle w:val="StyleUnderline"/>
        </w:rPr>
        <w:t xml:space="preserve"> say they favor “food and medical assistance to people in needy countries” (Republicans 73 percent, Democrats 90 percent). </w:t>
      </w:r>
      <w:r w:rsidRPr="009A799D">
        <w:t xml:space="preserve">Arguments in favor of aid based on humanitarian considerations do well. </w:t>
      </w:r>
      <w:r w:rsidRPr="009A799D">
        <w:rPr>
          <w:rStyle w:val="StyleUnderline"/>
        </w:rPr>
        <w:t>Seven in 10 agree with the argument that “the United States should be willing to share at least a small portion of its wealth with those in the world who are in great need</w:t>
      </w:r>
      <w:r w:rsidRPr="009A799D">
        <w:t xml:space="preserve">.” Presented a series of possible reasons for giving aid on a 0–10 scale, one of the highest scores went to the purposeful aim “to alleviate hunger and disease in poor countries,” with a mean score of 7.6. Asked to rate different types of foreign aid, using the same scale, the highest scoring type of aid was “child survival programs, which includes prenatal care, immunizations and nutrition,” which elicited a mean score of 7.4. As we will see below, the context in which Americans feel the strongest pressure to reduce aid spending is when they contend with the budget deficit. However, </w:t>
      </w:r>
      <w:r w:rsidRPr="009A799D">
        <w:rPr>
          <w:rStyle w:val="StyleUnderline"/>
        </w:rPr>
        <w:t xml:space="preserve">even in this context, </w:t>
      </w:r>
      <w:r w:rsidRPr="009A799D">
        <w:rPr>
          <w:rStyle w:val="Emphasis"/>
        </w:rPr>
        <w:t>majorities do not favor cutting spending on humanitarian assistance.</w:t>
      </w:r>
    </w:p>
    <w:p w:rsidR="00E640E7" w:rsidRPr="009A799D" w:rsidRDefault="00E640E7" w:rsidP="004F6BFC">
      <w:pPr>
        <w:rPr>
          <w:rStyle w:val="StyleUnderline"/>
        </w:rPr>
      </w:pPr>
    </w:p>
    <w:p w:rsidR="00DB6FB9" w:rsidRPr="009A799D" w:rsidRDefault="00DB6FB9" w:rsidP="004F6BFC">
      <w:pPr>
        <w:pStyle w:val="Heading3"/>
        <w:rPr>
          <w:rFonts w:hint="eastAsia"/>
        </w:rPr>
      </w:pPr>
      <w:r w:rsidRPr="009A799D">
        <w:t>Aff Answers</w:t>
      </w:r>
    </w:p>
    <w:p w:rsidR="00DB6FB9" w:rsidRPr="009A799D" w:rsidRDefault="00DB6FB9" w:rsidP="004F6BFC"/>
    <w:p w:rsidR="00DB6FB9" w:rsidRPr="009A799D" w:rsidRDefault="00DB6FB9" w:rsidP="004F6BFC">
      <w:pPr>
        <w:pStyle w:val="Heading4"/>
        <w:rPr>
          <w:rFonts w:hint="eastAsia"/>
        </w:rPr>
      </w:pPr>
      <w:r w:rsidRPr="009A799D">
        <w:t>Funding can’t solve—the organizations don’t use the funds effectively</w:t>
      </w:r>
    </w:p>
    <w:p w:rsidR="00DB6FB9" w:rsidRPr="009A799D" w:rsidRDefault="00DB6FB9" w:rsidP="004F6BFC">
      <w:r w:rsidRPr="009A799D">
        <w:rPr>
          <w:rStyle w:val="Style13ptBold"/>
        </w:rPr>
        <w:t xml:space="preserve">Sokolsky 17 </w:t>
      </w:r>
      <w:r w:rsidRPr="009A799D">
        <w:t>(Richard Sokolsky, a senior fellow in Carnegie’s Russia and Eurasia Program. His work focuses on U.S. policy toward Russia in the wake of the Ukraine crisis., March 9, 2017, "Savaging State and USAID Budgets Could Do Wonders for Results," Carnegie Endowment for International Peace, https://carnegieendowment.org/2017/03/09/savaging-state-and-usaid-budgets-could-do-wonders-for-results-pub-68231//KDES)</w:t>
      </w:r>
    </w:p>
    <w:p w:rsidR="00DB6FB9" w:rsidRPr="009A799D" w:rsidRDefault="00DB6FB9" w:rsidP="004F6BFC">
      <w:pPr>
        <w:rPr>
          <w:rStyle w:val="StyleUnderline"/>
        </w:rPr>
      </w:pPr>
      <w:r w:rsidRPr="009A799D">
        <w:rPr>
          <w:sz w:val="16"/>
        </w:rPr>
        <w:t xml:space="preserve">Congress and the chattering class have been in high dudgeon over the past several days about President Donald Trump’s proposal to make deeps cuts in the budgets of the State Department and the U.S. Agency for International Development (USAID) — possibly as much as 37 percent — to help pay for his $54 billion increase in defense spending. “Soft power” tools like diplomacy and development, the critics say, are the necessary partner of any military capability. Of course, they are right. And </w:t>
      </w:r>
      <w:r w:rsidRPr="009A799D">
        <w:rPr>
          <w:rStyle w:val="StyleUnderline"/>
        </w:rPr>
        <w:t>while the cuts in foreign-policy budgets are being justified as a choice to spend the money at home, they are actually the result of a mechanical budget-process reality that, sadly, lumps State and USAID funds with domestic spending, making them an easy target. The State Department and USAID are not very popular in Congress or the country at large — and there’s no army of lobbyists who storm the barricades to defend foreign aid.</w:t>
      </w:r>
      <w:r w:rsidRPr="009A799D">
        <w:rPr>
          <w:sz w:val="16"/>
        </w:rPr>
        <w:t xml:space="preserve"> But diplomacy and foreign assistance are vital tools in advancing American interests. A reduction of this magnitude would pose a serious challenge to State and USAID programs and activities. But </w:t>
      </w:r>
      <w:r w:rsidRPr="009A799D">
        <w:rPr>
          <w:rStyle w:val="Emphasis"/>
        </w:rPr>
        <w:t>throwing money at State and USAID is no panacea</w:t>
      </w:r>
      <w:r w:rsidRPr="009A799D">
        <w:rPr>
          <w:rStyle w:val="StyleUnderline"/>
        </w:rPr>
        <w:t xml:space="preserve">. More funds do not necessarily translate into better diplomacy or more effective assistance. As with the defense budget, it’s less about how much they spend than about the results they achieve. Budget and political realities under the Trump administration are likely to force State and USAID to live with less. This may be an opportune moment for these institutions to think about how they carry out their missions, and how they might deliver more effective diplomacy and assistance with fewer resources. </w:t>
      </w:r>
    </w:p>
    <w:p w:rsidR="00DB6FB9" w:rsidRPr="009A799D" w:rsidRDefault="00DB6FB9" w:rsidP="004F6BFC">
      <w:pPr>
        <w:rPr>
          <w:rStyle w:val="StyleUnderline"/>
        </w:rPr>
      </w:pPr>
    </w:p>
    <w:p w:rsidR="00DB6FB9" w:rsidRPr="009A799D" w:rsidRDefault="00DB6FB9" w:rsidP="004F6BFC">
      <w:pPr>
        <w:pStyle w:val="Heading4"/>
        <w:rPr>
          <w:rFonts w:hint="eastAsia"/>
        </w:rPr>
      </w:pPr>
      <w:r w:rsidRPr="009A799D">
        <w:t>Foreign aid doesn’t help soft power—empirics prove aid doesn’t change a country’s perceptions</w:t>
      </w:r>
    </w:p>
    <w:p w:rsidR="00DB6FB9" w:rsidRPr="009A799D" w:rsidRDefault="00DB6FB9" w:rsidP="004F6BFC">
      <w:r w:rsidRPr="009A799D">
        <w:rPr>
          <w:rStyle w:val="Style13ptBold"/>
        </w:rPr>
        <w:t>Anderson 11</w:t>
      </w:r>
      <w:r w:rsidRPr="009A799D">
        <w:t xml:space="preserve"> (Ken Adelman, former U.S. ambassador to the United Nations and now heads Movers &amp; Shakespeares, which teaches executive leadership to corporations and NGOs. 4-20-2011, "Foreign Policy: Foreign Aid — A Not-So-Smart Power," NPR.org, https://www.npr.org/2011/04/20/135565792/foreign-policy-foreign-aid-a-not-so-smart-power//KDES)</w:t>
      </w:r>
    </w:p>
    <w:p w:rsidR="00DB6FB9" w:rsidRPr="009A799D" w:rsidRDefault="00DB6FB9" w:rsidP="004F6BFC">
      <w:pPr>
        <w:rPr>
          <w:rStyle w:val="StyleUnderline"/>
        </w:rPr>
      </w:pPr>
      <w:r w:rsidRPr="009A799D">
        <w:rPr>
          <w:rStyle w:val="StyleUnderline"/>
        </w:rPr>
        <w:t>Cutting the budgets of the State Department and U.S. Agency for International Development (USAID) does "serious damage to U.S. foreign policy"</w:t>
      </w:r>
      <w:r w:rsidRPr="009A799D">
        <w:rPr>
          <w:sz w:val="16"/>
        </w:rPr>
        <w:t xml:space="preserve"> and can gravely "dent ... the United States' ability to positively influence events abroad," wrote Nye in his article. "The result is a foreign policy that rests on a defense giant and a number of pygmy departments." Sounds right, even profound. </w:t>
      </w:r>
      <w:r w:rsidRPr="009A799D">
        <w:rPr>
          <w:rStyle w:val="StyleUnderline"/>
        </w:rPr>
        <w:t>But the deeper you consider it, the shallower it gets</w:t>
      </w:r>
      <w:r w:rsidRPr="009A799D">
        <w:rPr>
          <w:sz w:val="16"/>
        </w:rPr>
        <w:t xml:space="preserve">. Early in 1981, </w:t>
      </w:r>
      <w:r w:rsidRPr="009A799D">
        <w:rPr>
          <w:rStyle w:val="StyleUnderline"/>
        </w:rPr>
        <w:t xml:space="preserve">as a new U.S. ambassador to the United Nations, I launched a computer tabulation to show the correlation between others' receipt of U.S. foreign aid and their foreign- policy stances. I wanted to know: Did all that money buy America any love? The Neanderthal-era computer spewed its result: Nope. </w:t>
      </w:r>
      <w:r w:rsidRPr="009A799D">
        <w:rPr>
          <w:sz w:val="16"/>
        </w:rPr>
        <w:t xml:space="preserve">Huge </w:t>
      </w:r>
      <w:r w:rsidRPr="009A799D">
        <w:rPr>
          <w:rStyle w:val="StyleUnderline"/>
        </w:rPr>
        <w:t>recipients of U.S. foreign aid — Egypt, Pakistan, and the like — voted no more in tune with American values than similar countries that received no, or less, U.S. foreign aid.</w:t>
      </w:r>
      <w:r w:rsidRPr="009A799D">
        <w:rPr>
          <w:sz w:val="16"/>
        </w:rPr>
        <w:t xml:space="preserve"> Instead, their votes correlated closely with those of Cuba, which wasn't a big foreign-aid donor. That finding, surprising at the time, remains true. </w:t>
      </w:r>
      <w:r w:rsidRPr="009A799D">
        <w:rPr>
          <w:rStyle w:val="StyleUnderline"/>
        </w:rPr>
        <w:t>Four of the largest U.S. foreign-aid recipients today — Egypt, Israel, Pakistan, and Afghanistan — all take contrary positions on issues of critical importance to the White House. South Vietnam once got gobs</w:t>
      </w:r>
      <w:r w:rsidRPr="009A799D">
        <w:rPr>
          <w:sz w:val="16"/>
        </w:rPr>
        <w:t xml:space="preserve"> — gobs upon gobs — </w:t>
      </w:r>
      <w:r w:rsidRPr="009A799D">
        <w:rPr>
          <w:rStyle w:val="StyleUnderline"/>
        </w:rPr>
        <w:t>of U.S. foreign aid. That didn't help much.</w:t>
      </w:r>
      <w:r w:rsidRPr="009A799D">
        <w:rPr>
          <w:sz w:val="16"/>
        </w:rPr>
        <w:t xml:space="preserve"> Likewise with Egypt, Iran, Pakistan, Zaire (now the "Democratic" Republic of the Congo), and other "friendly" (read: graciously willing to take U.S. money) countries. The conclusion seems clear: </w:t>
      </w:r>
      <w:r w:rsidRPr="009A799D">
        <w:rPr>
          <w:rStyle w:val="Emphasis"/>
        </w:rPr>
        <w:t>The relationship between "the United States' ability to positively influence events abroad,"</w:t>
      </w:r>
      <w:r w:rsidRPr="009A799D">
        <w:rPr>
          <w:sz w:val="16"/>
        </w:rPr>
        <w:t xml:space="preserve"> as Nye puts it, </w:t>
      </w:r>
      <w:r w:rsidRPr="009A799D">
        <w:rPr>
          <w:rStyle w:val="Emphasis"/>
        </w:rPr>
        <w:t>and the amount of U.S. foreign aid a country receives is unclear at best</w:t>
      </w:r>
      <w:r w:rsidRPr="009A799D">
        <w:rPr>
          <w:sz w:val="16"/>
        </w:rPr>
        <w:t xml:space="preserve">. For decades now, </w:t>
      </w:r>
      <w:r w:rsidRPr="009A799D">
        <w:rPr>
          <w:rStyle w:val="StyleUnderline"/>
        </w:rPr>
        <w:t xml:space="preserve">the United States has been the No. 1 foreign-aid donor — it has given the most money to poor countries — so it can't move up any on that scale. But this hasn't translated in making America the most popular or most influential country around the world. Quite the contrary. </w:t>
      </w:r>
      <w:r w:rsidRPr="009A799D">
        <w:rPr>
          <w:sz w:val="16"/>
        </w:rPr>
        <w:t xml:space="preserve">Even </w:t>
      </w:r>
      <w:r w:rsidRPr="009A799D">
        <w:rPr>
          <w:rStyle w:val="StyleUnderline"/>
        </w:rPr>
        <w:t xml:space="preserve">the all-time No. 1 recipient of U.S. aid, Israel, rebuffs Washington constantly, on momentous issues of peace. Moreover, Israeli polls show the lowest approval for the U.S. president of nearly anywhere in the world. </w:t>
      </w:r>
      <w:r w:rsidRPr="009A799D">
        <w:rPr>
          <w:sz w:val="16"/>
        </w:rPr>
        <w:t xml:space="preserve">Hence </w:t>
      </w:r>
      <w:r w:rsidRPr="009A799D">
        <w:rPr>
          <w:rStyle w:val="StyleUnderline"/>
        </w:rPr>
        <w:t>it's hard to see what a "dent" in "the United States' ability to positively influence events abroad" would look like if Republicans in Congress did slice these countries' foreign aid,</w:t>
      </w:r>
      <w:r w:rsidRPr="009A799D">
        <w:rPr>
          <w:sz w:val="16"/>
        </w:rPr>
        <w:t xml:space="preserve"> as Joe Nye dreads. </w:t>
      </w:r>
      <w:r w:rsidRPr="009A799D">
        <w:rPr>
          <w:rStyle w:val="StyleUnderline"/>
        </w:rPr>
        <w:t xml:space="preserve">It might look like, well, much like it does today. Put bluntly, this aspect of soft power — foreign aid, by far the biggest in dollar terms, amounting to some $30 billion a year — may not constitute much power at all. </w:t>
      </w:r>
      <w:r w:rsidRPr="009A799D">
        <w:rPr>
          <w:sz w:val="16"/>
        </w:rPr>
        <w:t xml:space="preserve">The reason has to do with peculiar aspects of human nature. </w:t>
      </w:r>
      <w:r w:rsidRPr="009A799D">
        <w:rPr>
          <w:rStyle w:val="StyleUnderline"/>
        </w:rPr>
        <w:t xml:space="preserve">Giving someone a gift generates initial gratitude (often along with quiet gripes about why it wasn't bigger). The second time, the gift generates less gratitude (and more such griping). By the third iteration, it has become an entitlement. The slightest decline engenders resentment, downing out any lingering gratitude. </w:t>
      </w:r>
    </w:p>
    <w:p w:rsidR="00DB6FB9" w:rsidRPr="009A799D" w:rsidRDefault="00DB6FB9" w:rsidP="004F6BFC"/>
    <w:p w:rsidR="00DB6FB9" w:rsidRPr="009A799D" w:rsidRDefault="00DB6FB9" w:rsidP="004F6BFC"/>
    <w:p w:rsidR="00DB6FB9" w:rsidRPr="009A799D" w:rsidRDefault="00DB6FB9" w:rsidP="004F6BFC">
      <w:pPr>
        <w:pStyle w:val="Heading4"/>
        <w:rPr>
          <w:rFonts w:hint="eastAsia"/>
        </w:rPr>
      </w:pPr>
      <w:r w:rsidRPr="009A799D">
        <w:t xml:space="preserve">Foreign aid is bad—hurts growth and leads to corruption </w:t>
      </w:r>
    </w:p>
    <w:p w:rsidR="00DB6FB9" w:rsidRPr="009A799D" w:rsidRDefault="00DB6FB9" w:rsidP="004F6BFC">
      <w:r w:rsidRPr="009A799D">
        <w:rPr>
          <w:rStyle w:val="Style13ptBold"/>
        </w:rPr>
        <w:t>Swanson 15</w:t>
      </w:r>
      <w:r w:rsidRPr="009A799D">
        <w:t xml:space="preserve"> (Ana Swanson, reporter for the Washington Post. 10-13-2015, "Why trying to help poor countries might actually hurt them," Washington Post. https://www.washingtonpost.com/news/wonk/wp/2015/10/13/why-trying-to-help-poor-countries-might-actually-hurt-them/?utm_term=.cf0331a62bf9//KDES)</w:t>
      </w:r>
    </w:p>
    <w:p w:rsidR="00DB6FB9" w:rsidRPr="009A799D" w:rsidRDefault="00DB6FB9" w:rsidP="004F6BFC">
      <w:pPr>
        <w:rPr>
          <w:sz w:val="16"/>
        </w:rPr>
      </w:pPr>
      <w:r w:rsidRPr="009A799D">
        <w:rPr>
          <w:sz w:val="16"/>
        </w:rPr>
        <w:t xml:space="preserve">Deaton, an economist at Princeton University who studied poverty in India and South Africa and spent decades working at the World Bank, won his prize for studying how the poor decide to save or spend money. But his ideas about foreign aid are particularly provocative. Deaton argues that, </w:t>
      </w:r>
      <w:r w:rsidRPr="009A799D">
        <w:rPr>
          <w:rStyle w:val="StyleUnderline"/>
        </w:rPr>
        <w:t>by trying to help poor people in developing countries, the rich world may actually be corrupting those nations' governments and slowing their growth</w:t>
      </w:r>
      <w:r w:rsidRPr="009A799D">
        <w:rPr>
          <w:sz w:val="16"/>
        </w:rPr>
        <w:t xml:space="preserve">. According to Deaton, and the economists who agree with him, much of the </w:t>
      </w:r>
      <w:r w:rsidRPr="009A799D">
        <w:rPr>
          <w:rStyle w:val="StyleUnderline"/>
        </w:rPr>
        <w:t xml:space="preserve">$135 billion that the world’s most developed countries spent on official aid in 2014 may not have ended up helping the poor. </w:t>
      </w:r>
      <w:r w:rsidRPr="009A799D">
        <w:rPr>
          <w:sz w:val="16"/>
        </w:rPr>
        <w:t xml:space="preserve">The idea of wealthier countries giving away aid blossomed in the late 1960s, as the first humanitarian crises reached mass audiences on television. Americans watched through their TV sets as children starved to death in Biafra, an oil-rich area that had seceded from Nigeria and was now being blockaded by the Nigerian government, as Philip Gourevitch recalled in a 2010 story in the New Yorker. Protesters called on the Nixon administration for action so loudly that they ended up galvanizing the largest nonmilitary airlift the world had ever seen. Only a quarter-century after Auschwitz, humanitarian aid seemed to offer the world a new hope for fighting evil without fighting a war. There was a strong economic and political argument for helping poor countries, too. </w:t>
      </w:r>
      <w:r w:rsidRPr="009A799D">
        <w:rPr>
          <w:rStyle w:val="StyleUnderline"/>
        </w:rPr>
        <w:t xml:space="preserve">In the mid-20th century, economists widely believed that the key to triggering growth -- whether in an already well-off country or one hoping to get richer -- was pumping money into a country’s factories, roads and other infrastructure. So in the hopes of spreading the Western model of democracy and market-based economies, the United States </w:t>
      </w:r>
      <w:r w:rsidRPr="009A799D">
        <w:rPr>
          <w:sz w:val="16"/>
        </w:rPr>
        <w:t xml:space="preserve">and Western European powers </w:t>
      </w:r>
      <w:r w:rsidRPr="009A799D">
        <w:rPr>
          <w:rStyle w:val="StyleUnderline"/>
        </w:rPr>
        <w:t>encouraged foreign aid to</w:t>
      </w:r>
      <w:r w:rsidRPr="009A799D">
        <w:rPr>
          <w:sz w:val="16"/>
        </w:rPr>
        <w:t xml:space="preserve"> smaller and poorer countries that could fall under the influence of the Soviet Union and China. The level of foreign aid distributed around the world soared from the 1960s, peaking at the end of the Cold War, then dipping before rising again. Live Aid music concerts raised public awareness about challenges like starvation in Africa, while the United States launched major, multibillion-dollar aid initiatives. And </w:t>
      </w:r>
      <w:r w:rsidRPr="009A799D">
        <w:rPr>
          <w:rStyle w:val="StyleUnderline"/>
        </w:rPr>
        <w:t xml:space="preserve">the World Bank and advocates of aid aggressively seized on research that claimed that foreign aid led to economic development. </w:t>
      </w:r>
      <w:r w:rsidRPr="009A799D">
        <w:rPr>
          <w:sz w:val="16"/>
        </w:rPr>
        <w:t xml:space="preserve">Deaton wasn’t the first economist to challenge these assumptions, but over the past two decades his arguments began to receive a great deal of attention. And he made them with perhaps a better understanding of the data than anyone had before. Deaton’s skepticism about the benefits of foreign aid grew out of his research, which involved looking in detail at households in the developing world, where he could see the effects of foreign aid intervention. “I think his understanding of how the world worked at the micro level made him extremely suspicious of these get-rich-quick schemes that some people peddled at the development level,” says Daron Acemoglu, an economist at MIT. </w:t>
      </w:r>
      <w:r w:rsidRPr="009A799D">
        <w:rPr>
          <w:rStyle w:val="StyleUnderline"/>
        </w:rPr>
        <w:t>The data suggested that the claims of the aid community were sometimes not borne out. Even as the level of foreign aid into Africa soared through the 1980s and 1990s, African economies were doing worse than ever,</w:t>
      </w:r>
      <w:r w:rsidRPr="009A799D">
        <w:rPr>
          <w:sz w:val="16"/>
        </w:rPr>
        <w:t xml:space="preserve"> as the chart below, from a paper by economist Bill Easterly of New York University, shows. William Easterly, "Can Foreign Aid Buy Growth?" The effect wasn't limited to Africa. Many economists were noticing that an </w:t>
      </w:r>
      <w:r w:rsidRPr="009A799D">
        <w:rPr>
          <w:rStyle w:val="StyleUnderline"/>
        </w:rPr>
        <w:t xml:space="preserve">influx of foreign aid did not seem to produce economic growth in countries around the world. Rather, lots of foreign aid flowing into a country tended to be </w:t>
      </w:r>
      <w:r w:rsidRPr="009A799D">
        <w:rPr>
          <w:rStyle w:val="Emphasis"/>
        </w:rPr>
        <w:t>correlated with lower economic growth</w:t>
      </w:r>
      <w:r w:rsidRPr="009A799D">
        <w:rPr>
          <w:sz w:val="16"/>
        </w:rPr>
        <w:t xml:space="preserve">, as this chart from a paper by Arvind Subramanian and Raghuram Rajan shows. </w:t>
      </w:r>
      <w:r w:rsidRPr="009A799D">
        <w:rPr>
          <w:rStyle w:val="Emphasis"/>
        </w:rPr>
        <w:t xml:space="preserve">The countries that receive less aid, </w:t>
      </w:r>
      <w:r w:rsidRPr="009A799D">
        <w:rPr>
          <w:sz w:val="16"/>
        </w:rPr>
        <w:t>those on the left-hand side of the chart</w:t>
      </w:r>
      <w:r w:rsidRPr="009A799D">
        <w:rPr>
          <w:rStyle w:val="Emphasis"/>
        </w:rPr>
        <w:t>, tend to have higher growth</w:t>
      </w:r>
      <w:r w:rsidRPr="009A799D">
        <w:rPr>
          <w:sz w:val="16"/>
        </w:rPr>
        <w:t xml:space="preserve"> -- while those that receive more aid, on the right-hand side, have lower growth. Why was this happening? The answer wasn't immediately clear, but Deaton and other economists argued that </w:t>
      </w:r>
      <w:r w:rsidRPr="009A799D">
        <w:rPr>
          <w:rStyle w:val="StyleUnderline"/>
        </w:rPr>
        <w:t>it had to do with how foreign money changed the relationship between a government and its people.</w:t>
      </w:r>
      <w:r w:rsidRPr="009A799D">
        <w:rPr>
          <w:sz w:val="16"/>
        </w:rPr>
        <w:t xml:space="preserve"> Think of it this way: In order to have the funding to run a country</w:t>
      </w:r>
      <w:r w:rsidRPr="009A799D">
        <w:rPr>
          <w:rStyle w:val="StyleUnderline"/>
        </w:rPr>
        <w:t xml:space="preserve">, a government needs to collect taxes from its people. Since the people ultimately hold the purse strings, they have a certain amount of control over their government. If leaders don't deliver the basic services they promise, the people have the power to cut them off. </w:t>
      </w:r>
      <w:r w:rsidRPr="009A799D">
        <w:rPr>
          <w:sz w:val="16"/>
        </w:rPr>
        <w:t xml:space="preserve">Deaton argued that </w:t>
      </w:r>
      <w:r w:rsidRPr="009A799D">
        <w:rPr>
          <w:rStyle w:val="StyleUnderline"/>
        </w:rPr>
        <w:t>foreign aid can weaken this relationship, leaving a government less accountable to its people</w:t>
      </w:r>
      <w:r w:rsidRPr="009A799D">
        <w:rPr>
          <w:sz w:val="16"/>
        </w:rPr>
        <w:t xml:space="preserve">, the congress or parliament, and the courts. "My critique of aid has been more to do with countries where they get an enormous amount of aid relative to everything else that goes on in that country," Deaton said in an interview with Wonkblog. "For instance, </w:t>
      </w:r>
      <w:r w:rsidRPr="009A799D">
        <w:rPr>
          <w:rStyle w:val="StyleUnderline"/>
        </w:rPr>
        <w:t xml:space="preserve">most governments depend on their people for taxes in order to run themselves and provide services to their people. Governments that get all their money from aid don’t have that at all, and I think of that as very corrosive." </w:t>
      </w:r>
      <w:r w:rsidRPr="009A799D">
        <w:rPr>
          <w:sz w:val="16"/>
        </w:rPr>
        <w:t xml:space="preserve">It might seem odd that having more money would not help a poor country. Yet economists have long observed that countries that have </w:t>
      </w:r>
      <w:r w:rsidRPr="009A799D">
        <w:rPr>
          <w:rStyle w:val="StyleUnderline"/>
        </w:rPr>
        <w:t>an abundance of wealth from natural resources, like oil or diamonds, tend to be more unequal, less developed and more impoverished,</w:t>
      </w:r>
      <w:r w:rsidRPr="009A799D">
        <w:rPr>
          <w:sz w:val="16"/>
        </w:rPr>
        <w:t xml:space="preserve"> as the chart below shows. Countries at the left-hand side of the chart have fewer fuels, ores and metals and higher growth, while those at the right-hand side have more natural resource wealth, yet slower growth. </w:t>
      </w:r>
      <w:r w:rsidRPr="009A799D">
        <w:rPr>
          <w:rStyle w:val="StyleUnderline"/>
        </w:rPr>
        <w:t xml:space="preserve">Economists postulate that this "natural resource curse" happens for a variety of reasons, but one is that such wealth can strengthen and corrupt a government. </w:t>
      </w:r>
      <w:r w:rsidRPr="009A799D">
        <w:rPr>
          <w:sz w:val="16"/>
        </w:rPr>
        <w:t xml:space="preserve">Like revenue from oil or diamonds, </w:t>
      </w:r>
      <w:r w:rsidRPr="009A799D">
        <w:rPr>
          <w:rStyle w:val="Emphasis"/>
        </w:rPr>
        <w:t>wealth from foreign aid can be a corrupting influence on weak governments,</w:t>
      </w:r>
      <w:r w:rsidRPr="009A799D">
        <w:rPr>
          <w:sz w:val="16"/>
        </w:rPr>
        <w:t xml:space="preserve"> “turning what should be beneficial political institutions into toxic ones,” Deaton writes in his book “The Great Escape: Health, Wealth, and the Origins of Inequality.” </w:t>
      </w:r>
      <w:r w:rsidRPr="009A799D">
        <w:rPr>
          <w:rStyle w:val="StyleUnderline"/>
        </w:rPr>
        <w:t xml:space="preserve">This wealth can make governments more despotic, and it can also increase the risk of civil war, since there is less power sharing, as well as a lucrative prize worth fighting for. </w:t>
      </w:r>
      <w:r w:rsidRPr="009A799D">
        <w:rPr>
          <w:sz w:val="16"/>
        </w:rPr>
        <w:t xml:space="preserve">Deaton and his supporters offer </w:t>
      </w:r>
      <w:r w:rsidRPr="009A799D">
        <w:rPr>
          <w:rStyle w:val="StyleUnderline"/>
        </w:rPr>
        <w:t>dozens of examples of humanitarian aid being used to support despotic regimes and compounding misery, including in Zaire, Rwanda, Ethiopia, Somalia, Biafra, and the Khmer Rouge on the border of Cambodia and Thailand</w:t>
      </w:r>
      <w:r w:rsidRPr="009A799D">
        <w:rPr>
          <w:sz w:val="16"/>
        </w:rPr>
        <w:t>. Citing Africa researcher Alex de Waal, Deaton writes that “aid can only reach the victims of war by paying off the warlords, and sometimes extending the war.”</w:t>
      </w:r>
    </w:p>
    <w:p w:rsidR="00DB6FB9" w:rsidRPr="009A799D" w:rsidRDefault="00DB6FB9" w:rsidP="004F6BFC">
      <w:pPr>
        <w:rPr>
          <w:rStyle w:val="StyleUnderline"/>
        </w:rPr>
      </w:pPr>
    </w:p>
    <w:p w:rsidR="00DB6FB9" w:rsidRPr="009A799D" w:rsidRDefault="00834901" w:rsidP="004F6BFC">
      <w:pPr>
        <w:pStyle w:val="Heading1"/>
        <w:rPr>
          <w:rFonts w:hint="eastAsia"/>
        </w:rPr>
      </w:pPr>
      <w:r w:rsidRPr="009A799D">
        <w:t>Terrorism</w:t>
      </w:r>
    </w:p>
    <w:p w:rsidR="00F82DE9" w:rsidRPr="009A799D" w:rsidRDefault="00F82DE9" w:rsidP="00F82DE9">
      <w:pPr>
        <w:pStyle w:val="Heading2"/>
        <w:rPr>
          <w:rFonts w:hint="eastAsia"/>
        </w:rPr>
      </w:pPr>
      <w:r w:rsidRPr="009A799D">
        <w:t>Cyber</w:t>
      </w:r>
    </w:p>
    <w:p w:rsidR="00F82DE9" w:rsidRPr="009A799D" w:rsidRDefault="00F82DE9" w:rsidP="00F82DE9"/>
    <w:p w:rsidR="00F82DE9" w:rsidRPr="009A799D" w:rsidRDefault="00F82DE9" w:rsidP="00F82DE9">
      <w:pPr>
        <w:pStyle w:val="Heading3"/>
        <w:rPr>
          <w:rFonts w:hint="eastAsia"/>
        </w:rPr>
      </w:pPr>
      <w:r w:rsidRPr="009A799D">
        <w:t>1NC CP</w:t>
      </w:r>
    </w:p>
    <w:p w:rsidR="00F82DE9" w:rsidRPr="009A799D" w:rsidRDefault="00F82DE9" w:rsidP="00F82DE9">
      <w:pPr>
        <w:pStyle w:val="Heading4"/>
        <w:rPr>
          <w:rFonts w:hint="eastAsia"/>
        </w:rPr>
      </w:pPr>
      <w:r w:rsidRPr="009A799D">
        <w:t>The United States federal government should establish an International Cyber Stability Board in cooperation with Canada, France, Germany, the United Kingdom, Japan, the Republic of Korea, and Australia to create international standards, protect infrastructures, and undertake common approaches to develop a resilient internet.</w:t>
      </w:r>
    </w:p>
    <w:p w:rsidR="00F82DE9" w:rsidRPr="009A799D" w:rsidRDefault="00F82DE9" w:rsidP="00F82DE9"/>
    <w:p w:rsidR="00F82DE9" w:rsidRPr="009A799D" w:rsidRDefault="00F82DE9" w:rsidP="00F82DE9">
      <w:pPr>
        <w:pStyle w:val="Heading4"/>
        <w:rPr>
          <w:rFonts w:hint="eastAsia"/>
        </w:rPr>
      </w:pPr>
      <w:r w:rsidRPr="009A799D">
        <w:t>CP uniquely key to solve – need multiple nations working together</w:t>
      </w:r>
    </w:p>
    <w:p w:rsidR="00F82DE9" w:rsidRPr="009A799D" w:rsidRDefault="00F82DE9" w:rsidP="00F82DE9">
      <w:pPr>
        <w:rPr>
          <w:rStyle w:val="Style13ptBold"/>
          <w:b w:val="0"/>
          <w:bCs w:val="0"/>
          <w:sz w:val="16"/>
        </w:rPr>
      </w:pPr>
      <w:r w:rsidRPr="009A799D">
        <w:rPr>
          <w:rStyle w:val="Style13ptBold"/>
        </w:rPr>
        <w:t xml:space="preserve">Kramer et al 17 </w:t>
      </w:r>
      <w:r w:rsidRPr="009A799D">
        <w:rPr>
          <w:sz w:val="18"/>
        </w:rPr>
        <w:t>[</w:t>
      </w:r>
      <w:r w:rsidRPr="009A799D">
        <w:rPr>
          <w:sz w:val="16"/>
        </w:rPr>
        <w:t xml:space="preserve">Franklin Kramer is a distinguished fellow and board member at the Atlantic Council and a former assistant secretary of defense,  Robert Butler is an adjunct fellow at the Center for a New American Security and served as the first U.S. deputy assistant secretary of defense for cyber policy., Catherine Lotrionte is the director of the CyberProject in the School of Foreign Service at Georgetown University and former counsel to the president’s foreign intelligence advisory board and former assistant general counsel at the Central Intelligence Agency, “Stem Cyberwar Now: An international effort is needed to prevent harmful hacks”, </w:t>
      </w:r>
      <w:hyperlink r:id="rId349" w:history="1">
        <w:r w:rsidRPr="009A799D">
          <w:rPr>
            <w:rStyle w:val="Hyperlink"/>
            <w:sz w:val="16"/>
          </w:rPr>
          <w:t>https://www.usnews.com/opinion/world-report/articles/2017-03-15/how-to-stop-hacking-and-cyberattacks-once-and-for-all</w:t>
        </w:r>
      </w:hyperlink>
      <w:r w:rsidRPr="009A799D">
        <w:rPr>
          <w:sz w:val="16"/>
        </w:rPr>
        <w:t>, Published: March 15, 2017, Accessed: 7/13/18, RB]</w:t>
      </w:r>
    </w:p>
    <w:p w:rsidR="00F82DE9" w:rsidRPr="009A799D" w:rsidRDefault="00F82DE9" w:rsidP="00F82DE9">
      <w:pPr>
        <w:rPr>
          <w:rStyle w:val="StyleUnderline"/>
        </w:rPr>
      </w:pPr>
      <w:r w:rsidRPr="009A799D">
        <w:rPr>
          <w:sz w:val="16"/>
        </w:rPr>
        <w:t>THE WEDNESDAY'S indictment of Russian hackers, including from Russia's Federal Security Service</w:t>
      </w:r>
      <w:r w:rsidRPr="009A799D">
        <w:rPr>
          <w:rStyle w:val="StyleUnderline"/>
        </w:rPr>
        <w:t>, over cyberthefts against Yahoo and the continuing controversy around cyberattacks by Russia against the Democratic National Committee have highlighted the challenge of internet vulnerability. In France, too, the campaign of the leading independent candidate is subject to extensive cyber intrusions</w:t>
      </w:r>
      <w:r w:rsidRPr="009A799D">
        <w:rPr>
          <w:sz w:val="16"/>
        </w:rPr>
        <w:t xml:space="preserve">. In Germany, the parliament has been attacked and the intelligence services have warned of potential impacts on the upcoming election. The problem is hardly limited to government: Last year, cyberattacks disrupted service for Twitter, Spotify, CNN, Yelp, Amazon, Netflix, The New York Times, PayPal and others. </w:t>
      </w:r>
      <w:r w:rsidRPr="009A799D">
        <w:rPr>
          <w:rStyle w:val="StyleUnderline"/>
        </w:rPr>
        <w:t>These attacks succeeded by focusing on a key internet infrastructure provider</w:t>
      </w:r>
      <w:r w:rsidRPr="009A799D">
        <w:rPr>
          <w:sz w:val="16"/>
        </w:rPr>
        <w:t xml:space="preserve">, but their breadth underscored what prior intrusions into the Office of Personnel Management, Yahoo and Target, as well as similar attacks in Europe on France's TV5, the telephone systems of Poland and Norway and Ukraine's electric grid had already shown: </w:t>
      </w:r>
      <w:r w:rsidRPr="009A799D">
        <w:rPr>
          <w:rStyle w:val="StyleUnderline"/>
        </w:rPr>
        <w:t>The threat to the internet is serious and escalating.</w:t>
      </w:r>
      <w:r w:rsidRPr="009A799D">
        <w:rPr>
          <w:sz w:val="16"/>
        </w:rPr>
        <w:t xml:space="preserve"> </w:t>
      </w:r>
      <w:r w:rsidRPr="009A799D">
        <w:rPr>
          <w:rStyle w:val="StyleUnderline"/>
        </w:rPr>
        <w:t>As challenging as such attacks are, they can be met if the United States and like-minded countries undertake to do so. The first step would be to organize properly, working across national jurisdictions to ensure the stability of the global internet system. An International Cyber Stability Board of highly cyber capable nations consisting initially of the United States, Canada, France, Germany, the United Kingdom, Japan, the Republic of Korea and Australia could join together to create international standards, protect infrastructures and undertake common approaches to develop a more resilient future internet</w:t>
      </w:r>
      <w:r w:rsidRPr="009A799D">
        <w:rPr>
          <w:sz w:val="16"/>
        </w:rPr>
        <w:t xml:space="preserve">. Such an approach could both go far beyond what current institutions can do, but also build on and make enforceable standards and other actions undertaken by existing entities. </w:t>
      </w:r>
      <w:r w:rsidRPr="009A799D">
        <w:rPr>
          <w:rStyle w:val="StyleUnderline"/>
        </w:rPr>
        <w:t>The key is combined efforts by like-minded nations across international borders, rather than reliance on narrowly focused expert groups – an approach which the attacks noted above demonstrate has been an abject failure. There is precedent to such a broad-based international effort</w:t>
      </w:r>
      <w:r w:rsidRPr="009A799D">
        <w:rPr>
          <w:sz w:val="16"/>
        </w:rPr>
        <w:t xml:space="preserve">. The Financial Stability Board, initially established in an earlier form by the leading industrial, or G7, countries in 1999, promotes regulatory standards that ensure the systemic stability of the international financial system. Board-proposed standards are adopted at the national level on a voluntary basis, while the board encourages implementation with a "peer review" program of its members. The Proliferation Security Initiative, initially begun with 11 core states, undertakes to limit actions affecting nuclear proliferation. </w:t>
      </w:r>
      <w:r w:rsidRPr="009A799D">
        <w:rPr>
          <w:rStyle w:val="StyleUnderline"/>
        </w:rPr>
        <w:t>As these efforts show, acting in concert beyond national boundaries strengthens the ability of like-minded nations to enhance global stability. Cyberactivity has the obvious characteristic of simultaneous operations across multiple national boundaries, with the potential of cascading global impact. An International Cyber Stability Board, similar to the Financial Stability Board and the Proliferation Security Initiative, could have the same value of coordinating cross-sovereignty considerations. The board would work best by focusing on three areas. First, the board could protect the critical infrastructure backbone of the internet – those entities that are systemically important to internet stability.</w:t>
      </w:r>
      <w:r w:rsidRPr="009A799D">
        <w:rPr>
          <w:sz w:val="16"/>
        </w:rPr>
        <w:t xml:space="preserve"> </w:t>
      </w:r>
      <w:r w:rsidRPr="009A799D">
        <w:rPr>
          <w:rStyle w:val="StyleUnderline"/>
        </w:rPr>
        <w:t>Attacks last year on Dyn, a U.S.-based company whose role is central in routing internet traffic, and SWIFT, a Belgium-based corporation that links over 9,000 different financial institutions in over 209 countries to securely send and receive information related to money transfers, illustrate the vulnerabilities in critical infrastructure that exist. Attacks like these create systemic risk in the global internet network</w:t>
      </w:r>
      <w:r w:rsidRPr="009A799D">
        <w:rPr>
          <w:sz w:val="16"/>
        </w:rPr>
        <w:t xml:space="preserve">. To counter this, the Board could help establish, or adopt from existing expert groups, appropriate controls to create significant resilience for such crucial infrastructures. It could likewise support contingency planning for cross-border crisis management during or in response to future attacks. </w:t>
      </w:r>
      <w:r w:rsidRPr="009A799D">
        <w:rPr>
          <w:rStyle w:val="StyleUnderline"/>
        </w:rPr>
        <w:t>Such actions are beyond the capacity of a single business or single government</w:t>
      </w:r>
      <w:r w:rsidRPr="009A799D">
        <w:rPr>
          <w:sz w:val="16"/>
        </w:rPr>
        <w:t xml:space="preserve">, and no expert group operating narrowly has the capacity for an international enforceable approach such as contingency planning. </w:t>
      </w:r>
      <w:r w:rsidRPr="009A799D">
        <w:rPr>
          <w:rStyle w:val="StyleUnderline"/>
        </w:rPr>
        <w:t xml:space="preserve">Second, the board could establish an enforceable set of standards for the rapidly emerging so-called internet of things. </w:t>
      </w:r>
      <w:r w:rsidRPr="009A799D">
        <w:rPr>
          <w:sz w:val="16"/>
        </w:rPr>
        <w:t xml:space="preserve">As last year's cyberattacks, cameras, baby monitors and other ordinary devices have demonstrated, the intenet of things – connecting machines to computers and linking them through the internet – is already upon us. In the next decade, the internet of things will expand by orders of magnitude, connecting all manners of items, from cars to health devices to buildings and more. While such connectivity comes with promises of better living standards, greater efficiencies and lower costs, the recent attacks reveal the potential of the internet of things to be exploited to further cybercrime, increase personal vulnerabilities and cause structural failures of critical infrastructures ranging from transportation to food chains and health care. Such downsides could be significantly mitigated, however, if proper controls for connected devices were required, including software designed only to operate in specific ways without the ability to be modified. The board could rely on expert groups for guidance, but enforceability will require agreement among like-minded governments. Certainly, there would be costs, as there are costs associated with seat belts, air bags and other safety devices for cars, but the social benefits would far outweigh that price. </w:t>
      </w:r>
      <w:r w:rsidRPr="009A799D">
        <w:rPr>
          <w:rStyle w:val="StyleUnderline"/>
        </w:rPr>
        <w:t>Moreover, if all manufacturers across like-minded nations were required to adopt them, there would be no loss of competitive advantage</w:t>
      </w:r>
      <w:r w:rsidRPr="009A799D">
        <w:rPr>
          <w:sz w:val="16"/>
        </w:rPr>
        <w:t xml:space="preserve">. </w:t>
      </w:r>
      <w:r w:rsidRPr="009A799D">
        <w:rPr>
          <w:rStyle w:val="StyleUnderline"/>
        </w:rPr>
        <w:t>Third, the national members of the proposed board have all been subject to cyber espionage, politically motivated intrusions and criminal activity. The board could help coordinate international responses to these activities, including the sharing of data, analysis and tools, and undertaking coordinated campaigns and responses. A multinational effort coordinated by the board to utilize intelligence, cyber capability, financial, law enforcement and other powers to disrupt the actions of malicious actors would have significant impact. For the board to be fully effective, it should go beyond the establishment of information-sharing standards and to undertake a coordinated operational approach</w:t>
      </w:r>
      <w:r w:rsidRPr="009A799D">
        <w:rPr>
          <w:sz w:val="16"/>
        </w:rPr>
        <w:t xml:space="preserve">. There have been some useful actions taken by groups like Interpol but, as the prevalence of botnets and other malicious malware demonstrates, a much more effective effort is needed. The board will necessarily have to establish working arrangements with key private entities both for creating and enforcing controls and undertaking operations, and, as noted above, for working with existing expert groups and institutions. It is worth recognizing, however, that the broad set of activities proposed for the board are not something that can be done through existing institutions. For example, the North Atlantic Treaty Organization can have an effective role in defending its members against high-end cyberattacks, but the organization does not oversee electric power, telecommunications or financial institutions. The European Union does not include the United States or the key like-minded countries of the Asia-Pacific and it has only limited authority over cyber activities. Neither organization can effectively organize private entities to meet operational cyber challenges in a meaningful way. </w:t>
      </w:r>
      <w:r w:rsidRPr="009A799D">
        <w:rPr>
          <w:rStyle w:val="StyleUnderline"/>
        </w:rPr>
        <w:t>Likewise, narrowly focused expert groups cannot have the impact that a multigovernmental approach of like-minded nations would have.</w:t>
      </w:r>
      <w:r w:rsidRPr="009A799D">
        <w:rPr>
          <w:sz w:val="16"/>
        </w:rPr>
        <w:t xml:space="preserve"> The board would be uniquely situated to organize public and private capabilities to meet challenges that cut across existing bureaucratic </w:t>
      </w:r>
      <w:r w:rsidRPr="009A799D">
        <w:rPr>
          <w:rStyle w:val="StyleUnderline"/>
        </w:rPr>
        <w:t>lines. One important task for the board would be to establish a network of strategic decision-makers – including from the private sector – comprised of individuals with specific area expertise, identified in advance to manage cyberattacks of significant consequence, such as attacks on critical infrastructure. This organized mechanism with established procedures would be of far greater value than the current ad hoc approach to such significant challenges. Cyber capability has become an integral part of modern life, and modern institutions are necessary to safeguard it. Currently, no entity has the information or the capacity to formulate an assessment broader than one based solely on a nationwide or sector-specific basis of the evolving risks to the stability of the internet. An International Cyber Stability Board could help to ensure that national and international authorities, relevant international supervisory bodies and expert groups can effectively promote international internet stability and reduce systemic risk.</w:t>
      </w:r>
    </w:p>
    <w:p w:rsidR="00F82DE9" w:rsidRPr="009A799D" w:rsidRDefault="00F82DE9" w:rsidP="00F82DE9"/>
    <w:p w:rsidR="00834901" w:rsidRPr="009A799D" w:rsidRDefault="00F82DE9" w:rsidP="00F82DE9">
      <w:pPr>
        <w:pStyle w:val="Heading3"/>
        <w:rPr>
          <w:rFonts w:hint="eastAsia"/>
        </w:rPr>
      </w:pPr>
      <w:r w:rsidRPr="009A799D">
        <w:t>2NC CP</w:t>
      </w:r>
    </w:p>
    <w:p w:rsidR="00F82DE9" w:rsidRPr="009A799D" w:rsidRDefault="00F82DE9" w:rsidP="00F82DE9">
      <w:pPr>
        <w:pStyle w:val="Heading4"/>
        <w:rPr>
          <w:rFonts w:hint="eastAsia"/>
        </w:rPr>
      </w:pPr>
      <w:r w:rsidRPr="009A799D">
        <w:t>International cooperation is key to solve cyber attacks</w:t>
      </w:r>
    </w:p>
    <w:p w:rsidR="00F82DE9" w:rsidRPr="009A799D" w:rsidRDefault="00F82DE9" w:rsidP="00F82DE9">
      <w:pPr>
        <w:rPr>
          <w:rStyle w:val="Style13ptBold"/>
        </w:rPr>
      </w:pPr>
      <w:r w:rsidRPr="009A799D">
        <w:rPr>
          <w:rStyle w:val="Style13ptBold"/>
        </w:rPr>
        <w:t xml:space="preserve">BDI 18 </w:t>
      </w:r>
      <w:r w:rsidRPr="009A799D">
        <w:rPr>
          <w:sz w:val="18"/>
        </w:rPr>
        <w:t xml:space="preserve">[BDI The voice of German Industry, “Cybersecurity Requires International Cooperation”, </w:t>
      </w:r>
      <w:hyperlink r:id="rId350" w:history="1">
        <w:r w:rsidRPr="009A799D">
          <w:rPr>
            <w:rStyle w:val="Hyperlink"/>
            <w:sz w:val="18"/>
          </w:rPr>
          <w:t>https://english.bdi.eu/article/news/cybersecurity-requires-international-cooperation/</w:t>
        </w:r>
      </w:hyperlink>
      <w:r w:rsidRPr="009A799D">
        <w:rPr>
          <w:sz w:val="18"/>
        </w:rPr>
        <w:t>, Published: 5/16/2018, Accessed: 7/13/18, RB]</w:t>
      </w:r>
    </w:p>
    <w:p w:rsidR="00F82DE9" w:rsidRPr="009A799D" w:rsidRDefault="00F82DE9" w:rsidP="00F82DE9">
      <w:pPr>
        <w:rPr>
          <w:rStyle w:val="StyleUnderline"/>
        </w:rPr>
      </w:pPr>
      <w:r w:rsidRPr="009A799D">
        <w:rPr>
          <w:sz w:val="16"/>
        </w:rPr>
        <w:t xml:space="preserve">In the era of Industry 4.0, data flows will become an even more important production factor. But hacker attacks are increasing worldwide and causing ever greater damage. Countermeasures are necessary and must be harmonized at international level. </w:t>
      </w:r>
      <w:r w:rsidRPr="009A799D">
        <w:rPr>
          <w:rStyle w:val="StyleUnderline"/>
        </w:rPr>
        <w:t xml:space="preserve">The United States remains the most important player in global cybersecurity. </w:t>
      </w:r>
      <w:r w:rsidRPr="009A799D">
        <w:rPr>
          <w:sz w:val="16"/>
        </w:rPr>
        <w:t xml:space="preserve">Hacker Attacks Are Causing Ever Greater Damage Owing to global interconnectedness, information-technology attacks do not know national borders. Between 2000 and 2016, the number of attacks registered in Germany have increased eightfold. Further we observe a wide range of threats and challenges. Most recently, hackers hijacked everyday objects like webcams or routers and carried out denial-of-service attacks (DDos). According to Symantec’s Security Threat Report 2018, connected devices are increasingly the target of cyberattacks – with an increase of 600 per cent within a single year. Industrial enterprises are often victims of targeted, scheduled and more complex attacks. Hacker seek prolonged access to the IT infrastructure of a company in order to steal, manipulate or destroy data longitudinally. In doing so, they can cause huge damage. In the case of large companies, the repair of an attack costs an average €800,000. Defence Strategies Must Be Coordinated at the International Level Security in the digitally interconnected world is only possible through cooperation. </w:t>
      </w:r>
      <w:r w:rsidRPr="009A799D">
        <w:rPr>
          <w:rStyle w:val="StyleUnderline"/>
        </w:rPr>
        <w:t>Effective protection from cyberattacks demands countermeasures that are developed in an international context</w:t>
      </w:r>
      <w:r w:rsidRPr="009A799D">
        <w:rPr>
          <w:sz w:val="16"/>
        </w:rPr>
        <w:t xml:space="preserve">. Under Germany’s Presidency of the G20 in 2017, cybersecurity was on the agenda for the first time. Moreover, industry takes a stand on the issue within the Business 20 (B20) process as well. The German B20 Presidency urged the G20 to improve cyber risk management by encouraging: the development of a harmonized cybersecurity baseline framework, the development of a concept for a global interoperable information-sharing platform under OECD guidanc, and a process leading to norms for responsible state behavior. </w:t>
      </w:r>
      <w:r w:rsidRPr="009A799D">
        <w:rPr>
          <w:rStyle w:val="StyleUnderline"/>
        </w:rPr>
        <w:t>Because the level of protection is only as strong as the weakest link in the chain, we need worldwide open markets for cybersecurity products and services. Therefore, bilateral and international trade agreements must harmonize international security requirements and standards. With regard to law enforcement, mutual legal assistance treaties are necessary to enforce law in digital space in a timely manner. Moreover, common international standards should be developed for state access to communication and information structures. Furthermore, bilateral statements of intent on outlawing industrial espionage should be rapidly drafted and specified. The United States and the EU Are Important Actors on the International Stage In the digital economy, the United States is the No. 1 global player. The world’s most innovative and competitive IT companies are U.S. based. The United States have thus particular responsibility for cybersecurity policy. Together with the United States, Germany and the EU must make a commitment in bilateral and multilateral agreements to establish a reliable cybersecurity regime. Undermining NATO would send the wrong signal.</w:t>
      </w:r>
    </w:p>
    <w:p w:rsidR="00F82DE9" w:rsidRPr="009A799D" w:rsidRDefault="00F82DE9" w:rsidP="00F82DE9">
      <w:pPr>
        <w:pStyle w:val="Heading4"/>
        <w:rPr>
          <w:rFonts w:hint="eastAsia"/>
        </w:rPr>
      </w:pPr>
      <w:r w:rsidRPr="009A799D">
        <w:t>Global cooperation key to solve cyber crime</w:t>
      </w:r>
    </w:p>
    <w:p w:rsidR="00F82DE9" w:rsidRPr="009A799D" w:rsidRDefault="00F82DE9" w:rsidP="00F82DE9">
      <w:pPr>
        <w:rPr>
          <w:rStyle w:val="Style13ptBold"/>
        </w:rPr>
      </w:pPr>
      <w:r w:rsidRPr="009A799D">
        <w:rPr>
          <w:rStyle w:val="Style13ptBold"/>
        </w:rPr>
        <w:t xml:space="preserve">Inserra 17 </w:t>
      </w:r>
      <w:r w:rsidRPr="009A799D">
        <w:rPr>
          <w:sz w:val="18"/>
        </w:rPr>
        <w:t xml:space="preserve">[David, Policy Analyst for Homeland Security and Cyber Security in the Douglas and Sarah Allison Center for Foreign and National Security Policy, of the Kathryn and Shelby Cullom Davis Institute for National Security and Foreign Policy, at The Heritage Foundation, “Cybersecurity Beyond U.S. Borders: Engaging Allies and Deterring Aggressors in Cyberspace”, </w:t>
      </w:r>
      <w:hyperlink r:id="rId351" w:history="1">
        <w:r w:rsidRPr="009A799D">
          <w:rPr>
            <w:rStyle w:val="Hyperlink"/>
            <w:sz w:val="18"/>
          </w:rPr>
          <w:t>https://www.heritage.org/cybersecurity/report/cybersecurity-beyond-us-borders-engaging-allies-and-deterring-aggressors</w:t>
        </w:r>
      </w:hyperlink>
      <w:r w:rsidRPr="009A799D">
        <w:rPr>
          <w:sz w:val="18"/>
        </w:rPr>
        <w:t xml:space="preserve">, Published: </w:t>
      </w:r>
      <w:r w:rsidRPr="009A799D">
        <w:rPr>
          <w:b/>
          <w:sz w:val="18"/>
        </w:rPr>
        <w:t>July 14, 2017</w:t>
      </w:r>
      <w:r w:rsidRPr="009A799D">
        <w:rPr>
          <w:sz w:val="18"/>
        </w:rPr>
        <w:t xml:space="preserve">, Accessed: </w:t>
      </w:r>
      <w:r w:rsidRPr="009A799D">
        <w:rPr>
          <w:b/>
          <w:sz w:val="18"/>
        </w:rPr>
        <w:t>7/14/18</w:t>
      </w:r>
      <w:r w:rsidRPr="009A799D">
        <w:rPr>
          <w:sz w:val="18"/>
        </w:rPr>
        <w:t>, RB]</w:t>
      </w:r>
    </w:p>
    <w:p w:rsidR="00F82DE9" w:rsidRPr="009A799D" w:rsidRDefault="00F82DE9" w:rsidP="00F82DE9">
      <w:pPr>
        <w:rPr>
          <w:sz w:val="16"/>
        </w:rPr>
      </w:pPr>
      <w:bookmarkStart w:id="1521" w:name="_Hlk519327427"/>
      <w:r w:rsidRPr="009A799D">
        <w:rPr>
          <w:sz w:val="16"/>
        </w:rPr>
        <w:t xml:space="preserve">Improving Global Cooperation in Combatting Cybercrime. </w:t>
      </w:r>
      <w:r w:rsidRPr="009A799D">
        <w:rPr>
          <w:rStyle w:val="StyleUnderline"/>
        </w:rPr>
        <w:t>Given the international nature of cybercrime, combatting it requires international cooperation</w:t>
      </w:r>
      <w:bookmarkEnd w:id="1521"/>
      <w:r w:rsidRPr="009A799D">
        <w:rPr>
          <w:rStyle w:val="StyleUnderline"/>
        </w:rPr>
        <w:t>.</w:t>
      </w:r>
      <w:r w:rsidRPr="009A799D">
        <w:rPr>
          <w:sz w:val="16"/>
        </w:rPr>
        <w:t xml:space="preserve"> As mentioned, the Budapest Convention on Cybercrime is the primary mechanism for nations to cooperate on cybercrime investigations. Unfortunately, expansion of the convention to additional countries has ground to a crawl, </w:t>
      </w:r>
      <w:r w:rsidRPr="009A799D">
        <w:rPr>
          <w:rStyle w:val="StyleUnderline"/>
        </w:rPr>
        <w:t xml:space="preserve">and key centers of cyber criminality, such as Russia and China, as well as Brazil and India, will not join the </w:t>
      </w:r>
      <w:r w:rsidRPr="009A799D">
        <w:rPr>
          <w:sz w:val="16"/>
        </w:rPr>
        <w:t>convention. Russia and China directly benefit from a great deal of the hacking that occurs and have no incentive to participate in the convention. India and Brazil refuse to join on principle, as the convention was originally developed by Europe and select other countries without their input. While 52 nations have ratified the convention, significantly more ratifications are unlikely. Thus, the U.S. is seemingly left with two options—pushing for deeper cooperation with those who have ratified the convention or pursuing expansion of the convention. These two alternatives are not necessarily mutually exclusive, but given that the pace of accessions to the treaty has slowed down, the U.S. would be better served working to deepen the commitment and collaboration among those countries that are party to the convention now. This means taking tangible steps that expand how law enforcement organizations work together to fight cybercrime</w:t>
      </w:r>
      <w:r w:rsidRPr="009A799D">
        <w:rPr>
          <w:rStyle w:val="StyleUnderline"/>
        </w:rPr>
        <w:t>. Expansion of active cyber defenses that identify hackers is an example of such cooperation.</w:t>
      </w:r>
      <w:r w:rsidRPr="009A799D">
        <w:rPr>
          <w:sz w:val="16"/>
        </w:rPr>
        <w:t xml:space="preserve"> Many countries currently outlaw any unauthorized access to computers in their country. This means that certain types of active defenses are technically illegal even though they may greatly help identify hackers. One such active defense is a beacon that is attached to a company’s files, similar to the way a LoJack tracker can be installed in cars, or dye packs attached to clothing or bags of money. When the files are stolen, a beacon is capable of reporting data back to the home network about where it is or who has stolen it. Such data would be extremely helpful to give to law enforcement but is likely illegal since the beacon accesses the hacker’s computer without his authorization. Essentially, laws meant to outlaw hacking are actually protecting hackers from counter actions by responsible, law-abiding organizations. The U.S. should revise the way in which such active defense measures are viewed, both informally and statutorily with our allies. Allowing U.S. and German companies to locate, but not destroy, a hacker’s computer, is in both the U.S. and Germany’s interests and would truly deepen international cooperation in stopping cybercrime. Another way the U.S. can deepen cooperation on combatting cybercrime with partner nations is to expand tools used in combatting transnational criminal organizations (TCO) to cybercrime organizations. While individual hackers and hacktivists certainly pose a problem, many sophisticated cybercriminals are part of larger criminal syndicates that often are spread across multiple different countries. In 2011, the Obama Administration released a “Strategy to Combat Transnational Organized Crime,” including cybercrime as one of the areas that must be tackled. In part, this means having the domestic and international resources to investigate and find such organizations. It also means applying tools like the Racketeer Influenced and Corrupt Organizations (RICO) Act to cybercrime, and working with foreign governments to expand the use of RICO-equivalent laws against cyber criminals. In 2011, the Obama Administration requested that 18 U.S. Code § 1030—the Computer Fraud and Abuse Act—be added as one of the predicate offenses that can be used in a RICO case. Not only is RICO a useful tool in combatting criminal enterprises, it also opens guilty parties to further civil damages. Another idea, proposed by a bipartisan set of policymakers and experts at the Center for Strategic International Studies suggested punishing nations that refuse to cooperate in combatting cybercrime. They suggest that “penalties for the noncooperative could mirror the Financial Action Task Force (FATF) ‘blacklist’ of noncooperative countries,”. The signatories of the Budapest Convention could move to create a FATF-like organization that monitors the cooperation that other nations provide in combatting cybercrime, espionage, and attacks. Nations may not sign the Budapest Convention, but they can be encouraged to take additional steps to combat cybercrime and assist other nations or otherwise face negative consequences. Greater Collaboration with Allies and Partners</w:t>
      </w:r>
      <w:r w:rsidRPr="009A799D">
        <w:rPr>
          <w:rStyle w:val="Emphasis"/>
        </w:rPr>
        <w:t>. In addition to combatting cybercrime, nations must also work together to decrease their vulnerability to attack and reduce the consequences of a successful attack. Collaboration on cybersecurity defenses, technology, organizations, training, and exercises across both military and civilian portions of the network is an essential step toward cybersecurity</w:t>
      </w:r>
      <w:r w:rsidRPr="009A799D">
        <w:rPr>
          <w:sz w:val="16"/>
        </w:rPr>
        <w:t>. While no defense is perfect in cyberspace, more can be done to improve upon the status quo. On the civilian side, constant and regular engagement among U.S. and foreign Computer Emergency Response Teams (CERTs) and Computer Security Incident Response Teams (CSIRTs) is a necessity. Such engagement must not only occur when there is a cyber incident, but must take place regularly to ensure that all sides know their counterparts and have developed formal as well as informal relationships. This requires that the U.S. and partner CERTs/CSRITs have the resources to deal not only with the technical and information-sharing aspects of cybersecurity, but also to build relationships with cybersecurity experts in other countries</w:t>
      </w:r>
      <w:r w:rsidRPr="009A799D">
        <w:rPr>
          <w:rStyle w:val="StyleUnderline"/>
        </w:rPr>
        <w:t>. The U.S. should encourage allies to expand cyber capabilities and expand cross-border training and exercises to prepare for cyber incidents. Beyond the response aspects, the U.S. must also seek greater cooperation with allies on cybersecurity policies and strategies. While improved technical capabilities, trust, and relationships between those in the trenches on cybersecurity are critically important, policymakers and strategists are necessary to ensure that such capabilities and relationships are advancing U.S. and allied interests and objectives</w:t>
      </w:r>
      <w:r w:rsidRPr="009A799D">
        <w:rPr>
          <w:sz w:val="16"/>
        </w:rPr>
        <w:t>. The Russians and Chinese have each developed their own ways of integrating cyber weapons and tools into their hybrid or information warfare strategies. Indeed, they do not just have strategies on paper, but are putting them to work in Ukraine, the U.S. political arena, the South China Sea, and elsewhere. The U.S. must have a fully formed cyber strategy that includes both civilian and military components</w:t>
      </w:r>
      <w:r w:rsidRPr="009A799D">
        <w:rPr>
          <w:rStyle w:val="StyleUnderline"/>
        </w:rPr>
        <w:t>. U.S. military planners and their international partners must consider how allied forces will fight in cyberspace</w:t>
      </w:r>
      <w:r w:rsidRPr="009A799D">
        <w:rPr>
          <w:sz w:val="16"/>
        </w:rPr>
        <w:t>. In 2016, NATO declared cyberspace to be a domain of warfare in the same way that the air or the seas are. Such a declaration is overdue, and preparations to fight in this domain must now play catch up. NATO members and other allies must make investments in cyber capabilities that will protect and advance military objectives, in addition to much-needed investments in traditional tools of warfare. The U.S. should push for expanded partner preparation and capabilities in the domain, offering assistance where it can. Similarly, training in cyberspace and hybrid conflicts are necessary to enable the U.S. and allies to be prepared for future conflicts. Furthermore, policymakers need to devise ways of ensuring that the private sector is also playing a leading role in cybersecurity. Government-to-government cooperation on cybersecurity must ultimately be built on private-sector expertise and control. In many countries, including the U.S., critical infrastructure is primarily owned and operated by the private sector. Even in countries where this is not true, the private sector still provides the vast majority of the goods and services, faces countless cyber attacks, and serves as the greatest repository of expertise on cybersecurity. So, any government policies on cybersecurity require true partnership with, and reliance on, the private sector. This reality should not be lost in efforts to increase cooperation between governments but should inform the way policy cooperation occurs.</w:t>
      </w:r>
    </w:p>
    <w:p w:rsidR="00F82DE9" w:rsidRPr="009A799D" w:rsidRDefault="00F82DE9" w:rsidP="00F82DE9">
      <w:pPr>
        <w:pStyle w:val="Heading4"/>
        <w:rPr>
          <w:rFonts w:hint="eastAsia"/>
        </w:rPr>
      </w:pPr>
      <w:r w:rsidRPr="009A799D">
        <w:t>International institutions must work together to solve cyber</w:t>
      </w:r>
    </w:p>
    <w:p w:rsidR="00F82DE9" w:rsidRPr="009A799D" w:rsidRDefault="00F82DE9" w:rsidP="00F82DE9">
      <w:pPr>
        <w:rPr>
          <w:rStyle w:val="Style13ptBold"/>
          <w:sz w:val="18"/>
        </w:rPr>
      </w:pPr>
      <w:r w:rsidRPr="009A799D">
        <w:rPr>
          <w:rStyle w:val="Style13ptBold"/>
        </w:rPr>
        <w:t xml:space="preserve">Kopp et al 17 </w:t>
      </w:r>
      <w:r w:rsidRPr="009A799D">
        <w:rPr>
          <w:sz w:val="14"/>
        </w:rPr>
        <w:t>[</w:t>
      </w:r>
      <w:hyperlink r:id="rId352" w:history="1">
        <w:r w:rsidRPr="009A799D">
          <w:rPr>
            <w:rStyle w:val="Hyperlink"/>
            <w:sz w:val="14"/>
          </w:rPr>
          <w:t>Emanuel,</w:t>
        </w:r>
        <w:r w:rsidRPr="009A799D">
          <w:rPr>
            <w:rStyle w:val="Hyperlink"/>
            <w:sz w:val="14"/>
            <w:shd w:val="clear" w:color="auto" w:fill="FFFFFF"/>
          </w:rPr>
          <w:t xml:space="preserve"> </w:t>
        </w:r>
        <w:r w:rsidRPr="009A799D">
          <w:rPr>
            <w:rStyle w:val="Hyperlink"/>
            <w:sz w:val="14"/>
          </w:rPr>
          <w:t xml:space="preserve">Emanuel Kopp is a Senior Economist in the North American Division, covering the United States economy. Previously, he was in the IMF’s Monetary and Capital Markets Departments, where he worked on various Financial Sector Assessment Programs (including Germany, Italy, Denmark, and Colombia), as well as on the economic adjustment program for Portugal. Mr. Kopp’s research interests include macro-financial risk, financial stability and regulation, investment, and macroeconomic forecasting. He holds a Master’s degree in finance, and a PhD in Economics from Vienna University of Economics (Austria) </w:t>
        </w:r>
      </w:hyperlink>
      <w:r w:rsidRPr="009A799D">
        <w:rPr>
          <w:sz w:val="14"/>
        </w:rPr>
        <w:t>, </w:t>
      </w:r>
      <w:hyperlink r:id="rId353" w:history="1">
        <w:r w:rsidRPr="009A799D">
          <w:rPr>
            <w:rStyle w:val="Hyperlink"/>
            <w:sz w:val="14"/>
          </w:rPr>
          <w:t>Lincoln Kaffenberger</w:t>
        </w:r>
      </w:hyperlink>
      <w:r w:rsidRPr="009A799D">
        <w:rPr>
          <w:sz w:val="14"/>
        </w:rPr>
        <w:t xml:space="preserve"> is an information security professional at the IMF. He has over a decade of experience helping organizations understand the threats they face and make informed, risk based decisions., and </w:t>
      </w:r>
      <w:hyperlink r:id="rId354" w:history="1">
        <w:r w:rsidRPr="009A799D">
          <w:rPr>
            <w:rStyle w:val="Hyperlink"/>
            <w:sz w:val="14"/>
          </w:rPr>
          <w:t>Christopher Wilson</w:t>
        </w:r>
      </w:hyperlink>
      <w:r w:rsidRPr="009A799D">
        <w:rPr>
          <w:sz w:val="14"/>
        </w:rPr>
        <w:t xml:space="preserve"> is a Senior Financial Sector Expert in the </w:t>
      </w:r>
      <w:r w:rsidRPr="009A799D">
        <w:rPr>
          <w:i/>
          <w:iCs/>
          <w:sz w:val="14"/>
        </w:rPr>
        <w:t>Monetary and Capital Markets Department</w:t>
      </w:r>
      <w:r w:rsidRPr="009A799D">
        <w:rPr>
          <w:sz w:val="14"/>
        </w:rPr>
        <w:t xml:space="preserve">. His area of expertise is banking supervision and regulation in general. He has particular interest in the Basel III liquidity standards and has led technical assistance missions on this topic. Prior to joining the Fund, he worked at the Australian Prudential Regulation Authority and the United Kingdom’s Financial Services Authority in the field of bank supervision and regulation, including supervision of major banks and regional banks. Most recently, he was involved in the domestic implementation of Basel III. He holds a Bachelor’s Degree in Economics and Master’s Degree in Politics and Public Policy from Macquarie University, and a Graduate Diploma in Applied Finance from FINSIA, “Cyber Defense Must Be Global”, </w:t>
      </w:r>
      <w:hyperlink r:id="rId355" w:history="1">
        <w:r w:rsidRPr="009A799D">
          <w:rPr>
            <w:rStyle w:val="Hyperlink"/>
            <w:sz w:val="14"/>
          </w:rPr>
          <w:t>https://blogs.imf.org/2017/10/26/cyber-defense-must-be-global/</w:t>
        </w:r>
      </w:hyperlink>
      <w:r w:rsidRPr="009A799D">
        <w:rPr>
          <w:sz w:val="14"/>
        </w:rPr>
        <w:t>, Published: October 26, 2017, Accessed: 7/14/18, RB]</w:t>
      </w:r>
    </w:p>
    <w:p w:rsidR="00F82DE9" w:rsidRDefault="00F82DE9" w:rsidP="00F82DE9">
      <w:pPr>
        <w:rPr>
          <w:rStyle w:val="Emphasis"/>
        </w:rPr>
      </w:pPr>
      <w:r w:rsidRPr="009A799D">
        <w:rPr>
          <w:rStyle w:val="StyleUnderline"/>
        </w:rPr>
        <w:t xml:space="preserve">Cyberattacks on financial institutions are becoming more common and considerably more sophisticated. High-profile cases like the Equifax breach, which compromised the confidentiality of 143 million Americans’ credit information, and the theft of US$81 million from Bangladesh Bank, are just two examples of recent cyber breaches in the financial industry. </w:t>
      </w:r>
      <w:r w:rsidRPr="009A799D">
        <w:t xml:space="preserve">Today, </w:t>
      </w:r>
      <w:r w:rsidRPr="009A799D">
        <w:rPr>
          <w:sz w:val="14"/>
        </w:rPr>
        <w:t xml:space="preserve">cyber risk is a permanent threat to financial institutions and the proper functioning of the highly interconnected financial system. Banks of all sizes experience cyberattacks every day. Breaches of individual firms can cause adverse knock-on effects for other financial and nonfinancial firms and give rise to systemic risk, a new dimension of cyber risk that is little understood. Our recent </w:t>
      </w:r>
      <w:hyperlink r:id="rId356" w:history="1">
        <w:r w:rsidRPr="009A799D">
          <w:rPr>
            <w:rStyle w:val="Hyperlink"/>
            <w:sz w:val="14"/>
          </w:rPr>
          <w:t>IMF Working Paper</w:t>
        </w:r>
      </w:hyperlink>
      <w:r w:rsidRPr="009A799D">
        <w:rPr>
          <w:sz w:val="14"/>
        </w:rPr>
        <w:t xml:space="preserve"> suggests that international organizations like the Bank for International Settlements, the Financial Stability Board, and the IMF can play a key role in supporting information sharing, designing coordinated policies, helping resolve disputes, and containing systemic risk. </w:t>
      </w:r>
      <w:r w:rsidRPr="009A799D">
        <w:rPr>
          <w:b/>
          <w:bCs/>
          <w:sz w:val="14"/>
        </w:rPr>
        <w:t>Sophisticated attacks</w:t>
      </w:r>
      <w:r w:rsidRPr="009A799D">
        <w:rPr>
          <w:sz w:val="14"/>
        </w:rPr>
        <w:t xml:space="preserve"> Some of the most dangerous cyberattacks include attacks on money transfer and ATM operations, malicious software introduced into bank systems, destruction of files and hardware, and extortionary events that disrupt internal operations. Yet with the current patchwork of national regulation and industry self-policing, comprehensive data are lacking, and the risk is likely underestimated. Companies themselves contribute to the uncertainty because, fearing damage to their reputation or loss of business, they often withhold information about cyber events. In some cases, breaches are disclosed only months or years later. </w:t>
      </w:r>
      <w:r w:rsidRPr="009A799D">
        <w:rPr>
          <w:b/>
          <w:bCs/>
          <w:sz w:val="14"/>
        </w:rPr>
        <w:t>Limits of security</w:t>
      </w:r>
      <w:r w:rsidRPr="009A799D">
        <w:rPr>
          <w:sz w:val="14"/>
        </w:rPr>
        <w:t xml:space="preserve"> How to manage such a broad and complex threat? Security measures such as firewalls, data encryption, training, and business continuity planning, while necessary, can be costly and may make it harder for a company to conduct routine business operations. Redesigning products or processes may help avoid risk, but new practices can introduce new vulnerabilities. Firms can transfer risk to third parties such as insurance companies or outside cybersecurity vendors. But asymmetries and a lack of information among these players—and generally little experience with this kind of economic risk—limit the potential for the private sector to reduce cyber risk in the financial system. Firms typically underestimate their exposure to cyber risk and overestimate their ability to defend against it and the coverage provided by their cyber insurance policies. Compared with other insurable risks, cyber risk is not well understood, so insurance companies are pricing a cushion into premiums to account for uncertainty. </w:t>
      </w:r>
      <w:r w:rsidRPr="009A799D">
        <w:rPr>
          <w:b/>
          <w:bCs/>
          <w:sz w:val="14"/>
        </w:rPr>
        <w:t>Systemic risk</w:t>
      </w:r>
      <w:r w:rsidRPr="009A799D">
        <w:rPr>
          <w:sz w:val="14"/>
        </w:rPr>
        <w:t xml:space="preserve"> These third parties may themselves become targets of hackers. And if only a few insurers or cybersecurity vendors are in the marketplace, this concentration could become a source of systemic risk throughout the financial system. Systemic risk can also arise from concentration of information technology within the financial system, whose firms use common operating systems and programs, cloud servers, and electronic network hubs. Connections through interbank and transfer markets could allow shocks to spread quickly throughout the financial system. The popularity of cyber insurance policies has created a fast-growing market, but the continuing buildup of cyber risk in the insurance sector can itself become a systemic risk. There is a clear role for the public sector to ensure that losses from cyberattacks do not give rise to systemic risk. </w:t>
      </w:r>
      <w:r w:rsidRPr="009A799D">
        <w:rPr>
          <w:b/>
          <w:bCs/>
          <w:sz w:val="14"/>
        </w:rPr>
        <w:t>Regulatory agenda</w:t>
      </w:r>
      <w:r w:rsidRPr="009A799D">
        <w:rPr>
          <w:sz w:val="14"/>
        </w:rPr>
        <w:t xml:space="preserve"> </w:t>
      </w:r>
      <w:r w:rsidRPr="009A799D">
        <w:rPr>
          <w:rStyle w:val="StyleUnderline"/>
        </w:rPr>
        <w:t xml:space="preserve">National authorities should provide incentives to ensure that cyberattacks are reported promptly and accurately and that loss data are collected systematically. Because cyberattacks are criminal in nature, banking regulators should be able to coordinate rapidly with law enforcement agencies. And it’s essential that regulators have the ability and the authority to adapt their responses quickly as cyberthreats evolve. </w:t>
      </w:r>
      <w:r w:rsidRPr="009A799D">
        <w:rPr>
          <w:rStyle w:val="Emphasis"/>
        </w:rPr>
        <w:t>Cyber risk has no geographical borders, and the threat is global, so the role of international institutions is crucial</w:t>
      </w:r>
      <w:r w:rsidRPr="009A799D">
        <w:rPr>
          <w:rStyle w:val="StyleUnderline"/>
        </w:rPr>
        <w:t>. The time has come for governments to consider a coordinated response to systemic cyber risk. International bodies like the Financial Stability Board and international forums like the Group of Seven are leading an effort to disseminate information among members and foster policy coordination among countries. They appear to be well placed to help address some of the informational and cross-border coordination challenges presented by systemic cyber risk</w:t>
      </w:r>
      <w:r w:rsidRPr="009A799D">
        <w:rPr>
          <w:rStyle w:val="Emphasis"/>
        </w:rPr>
        <w:t>.</w:t>
      </w:r>
    </w:p>
    <w:p w:rsidR="00067DBF" w:rsidRDefault="00067DBF" w:rsidP="00067DBF">
      <w:pPr>
        <w:pStyle w:val="Heading4"/>
      </w:pPr>
      <w:r>
        <w:t>International coalitions are key to combat cyberattacks</w:t>
      </w:r>
    </w:p>
    <w:p w:rsidR="00067DBF" w:rsidRPr="005E0855" w:rsidRDefault="00067DBF" w:rsidP="00067DBF">
      <w:pPr>
        <w:rPr>
          <w:rStyle w:val="Style13ptBold"/>
          <w:b w:val="0"/>
        </w:rPr>
      </w:pPr>
      <w:r w:rsidRPr="005E0855">
        <w:rPr>
          <w:rStyle w:val="Style13ptBold"/>
        </w:rPr>
        <w:t xml:space="preserve">UN 11 </w:t>
      </w:r>
      <w:r w:rsidRPr="005E0855">
        <w:rPr>
          <w:rStyle w:val="Style13ptBold"/>
          <w:b w:val="0"/>
        </w:rPr>
        <w:t xml:space="preserve">[UN Dept of Economic and Social Affairs, </w:t>
      </w:r>
      <w:r>
        <w:rPr>
          <w:rStyle w:val="Style13ptBold"/>
          <w:b w:val="0"/>
        </w:rPr>
        <w:t xml:space="preserve">12/12/11, “Cybersecurity: A global issue demanding a global approach”, </w:t>
      </w:r>
      <w:hyperlink r:id="rId357" w:history="1">
        <w:r w:rsidRPr="00325475">
          <w:rPr>
            <w:rStyle w:val="Hyperlink"/>
            <w:sz w:val="22"/>
          </w:rPr>
          <w:t>http://www.un.org/en/development/desa/news/ecosoc/cybersecurity-demands-global-approach.html</w:t>
        </w:r>
      </w:hyperlink>
      <w:r>
        <w:rPr>
          <w:rStyle w:val="Style13ptBold"/>
          <w:b w:val="0"/>
        </w:rPr>
        <w:t>] KL</w:t>
      </w:r>
    </w:p>
    <w:p w:rsidR="00067DBF" w:rsidRPr="00DD3A46" w:rsidRDefault="00067DBF" w:rsidP="00067DBF">
      <w:pPr>
        <w:rPr>
          <w:sz w:val="16"/>
        </w:rPr>
      </w:pPr>
      <w:r w:rsidRPr="00DD3A46">
        <w:rPr>
          <w:rStyle w:val="StyleUnderline"/>
        </w:rPr>
        <w:t>Cybercrime has now become a business which exceeds a trillion dollars a year in online fraud, identity theft, and lost intellectual property, affecting millions of people</w:t>
      </w:r>
      <w:r w:rsidRPr="00DD3A46">
        <w:rPr>
          <w:sz w:val="16"/>
        </w:rPr>
        <w:t xml:space="preserve"> around the world, as well as countless businesses </w:t>
      </w:r>
      <w:r w:rsidRPr="00DD3A46">
        <w:rPr>
          <w:rStyle w:val="StyleUnderline"/>
        </w:rPr>
        <w:t>and the Governments of every nation.</w:t>
      </w:r>
      <w:r w:rsidRPr="00DD3A46">
        <w:rPr>
          <w:sz w:val="16"/>
        </w:rPr>
        <w:t xml:space="preserve"> To address the issues and challenges around cybersecurity and cybercrime, the United Nations Economic and Social Council (ECOSOC) held a Special Event on “Cybersecurity and Development”, organized jointly by the Department of Economic and Social Affairs (DESA) and the International Telecommunication Union (ITU) on 9 December in New York.  Chaired by the President of ECOSOC, with the participation of the Secretary-General of the ITU and the Chair of the United Nations Commission on Science and Technology for Development, the special event brought together Member States, the United Nations system, the public and private sector, as well as other civil society organizations interested in the areas of cybersecurity and cybercrime.  The plenary and </w:t>
      </w:r>
      <w:r w:rsidRPr="00DD3A46">
        <w:rPr>
          <w:rStyle w:val="StyleUnderline"/>
        </w:rPr>
        <w:t>panel discussion aimed to</w:t>
      </w:r>
      <w:r w:rsidRPr="00DD3A46">
        <w:rPr>
          <w:sz w:val="16"/>
        </w:rPr>
        <w:t xml:space="preserve"> (1) build awareness at the international policy level by providing ECOSOC Members with a picture of the current situation and challenges concerning cybersecurity and its links to development; (2) identify a range of best practice policies and initiatives in place around the world to build a culture of cybersecurity; and (3) </w:t>
      </w:r>
      <w:r w:rsidRPr="00DD3A46">
        <w:rPr>
          <w:rStyle w:val="StyleUnderline"/>
        </w:rPr>
        <w:t>explore options for a global response to rising cybercrime.</w:t>
      </w:r>
      <w:r>
        <w:rPr>
          <w:rStyle w:val="StyleUnderline"/>
        </w:rPr>
        <w:t xml:space="preserve"> </w:t>
      </w:r>
      <w:r w:rsidRPr="00DD3A46">
        <w:rPr>
          <w:sz w:val="16"/>
        </w:rPr>
        <w:t xml:space="preserve"> Each representative on </w:t>
      </w:r>
      <w:r w:rsidRPr="00DD3A46">
        <w:rPr>
          <w:rStyle w:val="StyleUnderline"/>
        </w:rPr>
        <w:t>the panel discussed the multifaceted issues surrounding cybersecurity, and the necessity for member states, the private sector, civil society organizations and law enforcement agencies to work in concert to manage the risks of our increasing interconnectivity.</w:t>
      </w:r>
      <w:r w:rsidRPr="00DD3A46">
        <w:rPr>
          <w:sz w:val="16"/>
        </w:rPr>
        <w:t xml:space="preserve">  Speakers discussed the role of </w:t>
      </w:r>
      <w:r w:rsidRPr="00DD3A46">
        <w:rPr>
          <w:rStyle w:val="StyleUnderline"/>
        </w:rPr>
        <w:t>economic disparities between nations and the fact that developing countries do not have sufficient capacity to combat cyber attacks</w:t>
      </w:r>
      <w:r w:rsidRPr="00DD3A46">
        <w:rPr>
          <w:sz w:val="16"/>
        </w:rPr>
        <w:t xml:space="preserve"> and cybercrime, and its global threat to cyberpeace. </w:t>
      </w:r>
      <w:r w:rsidRPr="00DD3A46">
        <w:rPr>
          <w:rStyle w:val="StyleUnderline"/>
        </w:rPr>
        <w:t>The lack of partnership between developed and developing countries could generate “safe havens”, where cyber criminals can make use of the legal loopholes, and the lack of strong security measures present sometimes in developing countries to perpetrate cybercrimes.</w:t>
      </w:r>
      <w:r>
        <w:rPr>
          <w:rStyle w:val="StyleUnderline"/>
        </w:rPr>
        <w:t xml:space="preserve"> </w:t>
      </w:r>
      <w:r w:rsidRPr="00DD3A46">
        <w:rPr>
          <w:sz w:val="16"/>
        </w:rPr>
        <w:t xml:space="preserve">Drawing attention to challenges of protecting children online, Ms. Deborah Taylor Tate, ITU Special Envoy and Laureate for Child Online Protection, shared, “We must arm our kids with the tools, when they take their first step and click in the cyberworld… Peer to peer and teaching is the best form of advocacy.” She encouraged parents, community leaders and governments to access the media literacy guidelines provided online by ITU. During the interactive session, the panelists and responding </w:t>
      </w:r>
      <w:r w:rsidRPr="00DD3A46">
        <w:rPr>
          <w:rStyle w:val="StyleUnderline"/>
        </w:rPr>
        <w:t>member states discussed the need for a future global convention to develop strategies</w:t>
      </w:r>
      <w:r w:rsidRPr="00DD3A46">
        <w:rPr>
          <w:sz w:val="16"/>
        </w:rPr>
        <w:t xml:space="preserve"> including the possibility of building upon the Budapest Convention, an international treaty seeking </w:t>
      </w:r>
      <w:r w:rsidRPr="00DD3A46">
        <w:rPr>
          <w:rStyle w:val="StyleUnderline"/>
        </w:rPr>
        <w:t>to harmonize national criminal laws of computer crimes such as copyright infringement, fraud, child pornography, hate crimes and breaches of network security.</w:t>
      </w:r>
      <w:r>
        <w:rPr>
          <w:rStyle w:val="StyleUnderline"/>
        </w:rPr>
        <w:t xml:space="preserve"> </w:t>
      </w:r>
      <w:r w:rsidRPr="00DD3A46">
        <w:rPr>
          <w:sz w:val="16"/>
        </w:rPr>
        <w:t xml:space="preserve">In his concluding remarks, President of ECOSOC, H.E. Mr. Lazarous Kapambwe pressed, “We have agreed that </w:t>
      </w:r>
      <w:r w:rsidRPr="00DD3A46">
        <w:rPr>
          <w:rStyle w:val="StyleUnderline"/>
        </w:rPr>
        <w:t>cybersecurity is a global issue that can only be solved through global partnership.</w:t>
      </w:r>
      <w:r w:rsidRPr="00DD3A46">
        <w:rPr>
          <w:sz w:val="16"/>
        </w:rPr>
        <w:t xml:space="preserve">  It affects all of our organizations…and the United Nations is positioned to bring its strategic and analytic capabilities to address these issues.”</w:t>
      </w:r>
    </w:p>
    <w:p w:rsidR="00067DBF" w:rsidRPr="009A799D" w:rsidRDefault="00067DBF" w:rsidP="00F82DE9">
      <w:pPr>
        <w:rPr>
          <w:rStyle w:val="Emphasis"/>
        </w:rPr>
      </w:pPr>
      <w:bookmarkStart w:id="1522" w:name="_GoBack"/>
      <w:bookmarkEnd w:id="1522"/>
    </w:p>
    <w:p w:rsidR="00F82DE9" w:rsidRPr="009A799D" w:rsidRDefault="00F82DE9" w:rsidP="00F82DE9">
      <w:pPr>
        <w:rPr>
          <w:rStyle w:val="Emphasis"/>
        </w:rPr>
      </w:pPr>
    </w:p>
    <w:p w:rsidR="00F82DE9" w:rsidRPr="009A799D" w:rsidRDefault="00F82DE9" w:rsidP="00F82DE9">
      <w:pPr>
        <w:pStyle w:val="Heading3"/>
        <w:rPr>
          <w:rFonts w:hint="eastAsia"/>
        </w:rPr>
      </w:pPr>
      <w:r w:rsidRPr="009A799D">
        <w:t>2NC – international standards key</w:t>
      </w:r>
    </w:p>
    <w:p w:rsidR="00F82DE9" w:rsidRPr="009A799D" w:rsidRDefault="00F82DE9" w:rsidP="00F82DE9">
      <w:pPr>
        <w:pStyle w:val="Heading4"/>
        <w:rPr>
          <w:rFonts w:hint="eastAsia"/>
        </w:rPr>
      </w:pPr>
      <w:r w:rsidRPr="009A799D">
        <w:t>We need international standards – uniformity key to solve</w:t>
      </w:r>
    </w:p>
    <w:p w:rsidR="00F82DE9" w:rsidRPr="009A799D" w:rsidRDefault="00F82DE9" w:rsidP="00F82DE9">
      <w:pPr>
        <w:rPr>
          <w:rStyle w:val="Style13ptBold"/>
        </w:rPr>
      </w:pPr>
      <w:r w:rsidRPr="009A799D">
        <w:rPr>
          <w:rStyle w:val="Style13ptBold"/>
        </w:rPr>
        <w:t xml:space="preserve">Price 17 </w:t>
      </w:r>
      <w:r w:rsidRPr="009A799D">
        <w:rPr>
          <w:sz w:val="18"/>
        </w:rPr>
        <w:t xml:space="preserve">[Michelle, Reporter for Reuters, “Regulators need to develop global cyber security standards -JPM's Pinto”, </w:t>
      </w:r>
      <w:hyperlink r:id="rId358" w:history="1">
        <w:r w:rsidRPr="009A799D">
          <w:rPr>
            <w:rStyle w:val="Hyperlink"/>
            <w:sz w:val="18"/>
          </w:rPr>
          <w:t>https://www.reuters.com/article/usa-iif-banks/regulators-need-to-develop-global-cyber-security-standards-jpms-pinto-idUSL4N1MP093</w:t>
        </w:r>
      </w:hyperlink>
      <w:r w:rsidRPr="009A799D">
        <w:rPr>
          <w:sz w:val="18"/>
        </w:rPr>
        <w:t>, Published: October 14, 2017, Accessed: 7/14/18, RB]</w:t>
      </w:r>
    </w:p>
    <w:p w:rsidR="00F82DE9" w:rsidRPr="009A799D" w:rsidRDefault="00F82DE9" w:rsidP="00F82DE9">
      <w:pPr>
        <w:rPr>
          <w:sz w:val="16"/>
        </w:rPr>
      </w:pPr>
      <w:r w:rsidRPr="009A799D">
        <w:rPr>
          <w:sz w:val="16"/>
        </w:rPr>
        <w:t xml:space="preserve">WASHINGTON, Oct 14 (Reuters) - </w:t>
      </w:r>
      <w:r w:rsidRPr="009A799D">
        <w:rPr>
          <w:rStyle w:val="Emphasis"/>
        </w:rPr>
        <w:t>Governments need to develop global cyber security standards and increase information sharing on cyber threats</w:t>
      </w:r>
      <w:r w:rsidRPr="009A799D">
        <w:rPr>
          <w:sz w:val="16"/>
        </w:rPr>
        <w:t xml:space="preserve">, Daniel Pinto, chief executive of JPMorgan’s corporate and investment bank, said on Saturday. Pinto, speaking during a panel at the Institute of International Finance meeting in Washington, said global banks have to </w:t>
      </w:r>
      <w:r w:rsidRPr="009A799D">
        <w:rPr>
          <w:rStyle w:val="StyleUnderline"/>
        </w:rPr>
        <w:t xml:space="preserve">comply with a hodgepodge of cyber security standards across different countries, increasing costs and risks. </w:t>
      </w:r>
      <w:r w:rsidRPr="009A799D">
        <w:rPr>
          <w:sz w:val="16"/>
        </w:rPr>
        <w:t xml:space="preserve">Pinto said cyber security laws and the way banks are supervised on cyber security had to change. </w:t>
      </w:r>
      <w:r w:rsidRPr="009A799D">
        <w:rPr>
          <w:rStyle w:val="StyleUnderline"/>
        </w:rPr>
        <w:t>“Each country has a different standard but we have a global problem ... When you go to point where you have to have different standards in every place, you put yourself in a vulnerable position,”</w:t>
      </w:r>
      <w:r w:rsidRPr="009A799D">
        <w:rPr>
          <w:sz w:val="16"/>
        </w:rPr>
        <w:t xml:space="preserve"> he said. His comments highlight growing concerns among financial market participants and regulators about the risks cyber attacks pose to the financial system following a series of recent incidents. Last month, credit reporting firm Equifax disclosed a massive breach had exposed data on more than 140 million customers, while the U.S. Securities and Exchange Commission also said last month its corporate filing system had been breached. On Friday, </w:t>
      </w:r>
      <w:r w:rsidRPr="009A799D">
        <w:rPr>
          <w:rStyle w:val="StyleUnderline"/>
        </w:rPr>
        <w:t>the Financial Stability Board, which comprises central banks, released a stock take of different countries’ cyber security regulations and guidelines for financial services, noting some countries had as many as 10 different sets of rules and that these typically varied widely across jurisdictions</w:t>
      </w:r>
      <w:r w:rsidRPr="009A799D">
        <w:rPr>
          <w:sz w:val="16"/>
        </w:rPr>
        <w:t>. Barclays CEO Jes Staley, speaking to the same panel, said cyber risk and payments services were big issues for banks. New fintech payment providers, as well as the established tech giants such as Amazon and Facebook, were becoming major competitive challengers to financial firms, he said. “All the banks are very focused on the payments space,” Staley said. “That may be where the battleground for finance is fought over the next 15 years.”</w:t>
      </w:r>
    </w:p>
    <w:p w:rsidR="00F82DE9" w:rsidRPr="009A799D" w:rsidRDefault="00F82DE9" w:rsidP="00F82DE9">
      <w:pPr>
        <w:pStyle w:val="Heading3"/>
        <w:rPr>
          <w:rFonts w:hint="eastAsia"/>
        </w:rPr>
      </w:pPr>
      <w:r w:rsidRPr="009A799D">
        <w:t>Aff Answers</w:t>
      </w:r>
    </w:p>
    <w:p w:rsidR="00F82DE9" w:rsidRPr="009A799D" w:rsidRDefault="00F82DE9" w:rsidP="00F82DE9"/>
    <w:p w:rsidR="00F82DE9" w:rsidRPr="009A799D" w:rsidRDefault="00F82DE9" w:rsidP="00F82DE9">
      <w:pPr>
        <w:pStyle w:val="Heading4"/>
        <w:rPr>
          <w:rFonts w:hint="eastAsia"/>
        </w:rPr>
      </w:pPr>
      <w:r w:rsidRPr="009A799D">
        <w:t>International Cooperation fails</w:t>
      </w:r>
    </w:p>
    <w:p w:rsidR="00F82DE9" w:rsidRPr="009A799D" w:rsidRDefault="00F82DE9" w:rsidP="00F82DE9">
      <w:pPr>
        <w:rPr>
          <w:rStyle w:val="Style13ptBold"/>
        </w:rPr>
      </w:pPr>
      <w:r w:rsidRPr="009A799D">
        <w:rPr>
          <w:rStyle w:val="Style13ptBold"/>
        </w:rPr>
        <w:t xml:space="preserve">Iro 15 </w:t>
      </w:r>
      <w:r w:rsidRPr="009A799D">
        <w:rPr>
          <w:sz w:val="18"/>
        </w:rPr>
        <w:t xml:space="preserve">[Cecilia, PhD, Intercultural conflicts specialist | Mediator | Advisor, “Why International Cooperation is difficult to achieve - Neolibralism theory”, </w:t>
      </w:r>
      <w:hyperlink r:id="rId359" w:history="1">
        <w:r w:rsidRPr="009A799D">
          <w:rPr>
            <w:rStyle w:val="Hyperlink"/>
            <w:sz w:val="18"/>
          </w:rPr>
          <w:t>https://www.linkedin.com/pulse/why-international-cooperation-difficult-achieve-cunningham-ph-d-</w:t>
        </w:r>
      </w:hyperlink>
      <w:r w:rsidRPr="009A799D">
        <w:rPr>
          <w:sz w:val="18"/>
        </w:rPr>
        <w:t>, Published: October 21, 2015, Accessed: 7/14/18, RB]</w:t>
      </w:r>
    </w:p>
    <w:p w:rsidR="00F82DE9" w:rsidRPr="009A799D" w:rsidRDefault="00F82DE9" w:rsidP="00F82DE9">
      <w:pPr>
        <w:rPr>
          <w:b/>
          <w:bCs/>
          <w:sz w:val="26"/>
        </w:rPr>
      </w:pPr>
      <w:r w:rsidRPr="009A799D">
        <w:rPr>
          <w:rStyle w:val="Emphasis"/>
        </w:rPr>
        <w:t>Common interest by states does not automatically ensure cooperation</w:t>
      </w:r>
      <w:r w:rsidRPr="009A799D">
        <w:rPr>
          <w:sz w:val="16"/>
        </w:rPr>
        <w:t xml:space="preserve"> (Dunne, Kurki &amp; Smith, 2010). </w:t>
      </w:r>
      <w:r w:rsidRPr="009A799D">
        <w:rPr>
          <w:rStyle w:val="Emphasis"/>
        </w:rPr>
        <w:t>States may fail to cooperate due to lack of information and true intentions of partners or when one might take advantage or cheat. Other factors that hinder cooperation include where the costs, or associated risks are unknown or outweigh benefits of partnership</w:t>
      </w:r>
      <w:r w:rsidRPr="009A799D">
        <w:rPr>
          <w:sz w:val="16"/>
        </w:rPr>
        <w:t xml:space="preserve">. Where the risk outweighs the gain, states are unlikely to have adequate cooperation. Neoliberalism argues that </w:t>
      </w:r>
      <w:r w:rsidRPr="009A799D">
        <w:rPr>
          <w:rStyle w:val="StyleUnderline"/>
        </w:rPr>
        <w:t>state cooperation can be difficult to achieve where the gains are disproportionate</w:t>
      </w:r>
      <w:r w:rsidRPr="009A799D">
        <w:rPr>
          <w:sz w:val="16"/>
        </w:rPr>
        <w:t xml:space="preserve"> (p. 123). Where there is concern for intentions or cheating, barrier to state cooperation can exist. Neoliberalism identified three problems in Institutional settings that can hinder cooperation; Bargaining; States need rules and regulation on which cooperation can be built. These rules are intended to regulate states’ behaviors for the “achievement of collective goals” (p. 124). However, since bargaining by states are based on interest and goals, method of negotiation might vary to attain such needs and goals. Critics however feel that state power can influence negotiation in International Relations (124). They suggest that although </w:t>
      </w:r>
      <w:r w:rsidRPr="009A799D">
        <w:rPr>
          <w:rStyle w:val="StyleUnderline"/>
        </w:rPr>
        <w:t>International Institutions provide good forum for negotiation, they are however not good at resolving serious conflicts between countries</w:t>
      </w:r>
      <w:r w:rsidRPr="009A799D">
        <w:rPr>
          <w:sz w:val="16"/>
        </w:rPr>
        <w:t xml:space="preserve">. Problems of cooperation about certain issues or involving states still exist. Although power should not be the primary reason for successful bargaining, it still plays a vital role in International negotiation. </w:t>
      </w:r>
      <w:r w:rsidRPr="009A799D">
        <w:rPr>
          <w:rStyle w:val="StyleUnderline"/>
        </w:rPr>
        <w:t>Power differences is not only the reason for lack of cooperation between states, successful bargaining is also based on the commonalities of issue, needs and intended achieved goals</w:t>
      </w:r>
      <w:r w:rsidRPr="009A799D">
        <w:rPr>
          <w:sz w:val="16"/>
        </w:rPr>
        <w:t>. Defection; Another concern of neoliberals is the problem of defection. However scholars suggest the design of international institutions takes care of fears for defection. Since International Institutions generate agreements between states, they are assumed to be able to obtain information about each other and their preferences thereby alleviating the fear of defection. However, defection could still exist in anarchy institutions where power imposition and denial of rights are possible (p. 126). Under such circumstances, bargaining is influenced by power and concerns for cheating and inability to abide by mutual agreements. In such situations, International Institutions could help influence cooperation by insisting states go by the rules or propose sanctions on defaulting partners. Compliance; International Institutions can apply compliance or enforcement in trying to achieve cooperation with the actors. International Institutions design can help partners comply with agreed rules or enforce compliance on those who will want to default (p. 126). When states know they are processes in place to monitor their behavior, they are likely to comply. Such mechanisms are assumed to have been effective in regulating trade rules, human rights, etc. International Institutions are therefore assumed to be helpful in providing information and regulating behaviors of partners at the international level. Increased transparency however can be improved by reducing cost for sanctions, and implementing violence preventive measure. Other actions like provision of “financial incentives, can also be used to motivate third parties in managing state disagreements” for improved compliance and lesser defections (p. 126). Inclusion of conflict resolution media like arbitration or legal guidance can be applied in helping lessen state disagreements. Institutions can also amend state agreements based on misunderstanding issues. Partner’s issues and concerns can be incorporated into State Agreements rather than making agreements rigid which could encourage non-compliance. Escape clauses are also suggested to help them address likely domestic pressures from international decisions. By so doing, leaders are able to function at the international and domestic levels conveniently. Autonomy; The issue of International Institution’s autonomy is questioned as they represent the interest of states. Neoliberalism suggests conflict amongst states can emanate due to pressures on the institutions (p. 127). Since institutions implements states interest, the issue of their autonomy is questioned. One approach believe International institutions act as agenda setters in global politics and represent common interest of member states. Another approach suggests International institutions are there to implement tasks assigned to them by states and incorporates many global political issues in so doing. These activities make them act as control and coordination mechanism which separates them from particular state interest. Critics of Neoliberalism; Critics argue that “adopting state-centric assumptions entails missing important world politics” (p. 117). The possibility of separating domestic politics from the role of International Institutions is doubted.</w:t>
      </w:r>
    </w:p>
    <w:p w:rsidR="00F82DE9" w:rsidRPr="009A799D" w:rsidRDefault="00F82DE9" w:rsidP="00F82DE9">
      <w:pPr>
        <w:pStyle w:val="Heading4"/>
        <w:rPr>
          <w:rFonts w:hint="eastAsia"/>
        </w:rPr>
      </w:pPr>
      <w:r w:rsidRPr="009A799D">
        <w:t>Immigrants are key-- cybersecurity workforce shortage gap means the CP alone fails</w:t>
      </w:r>
    </w:p>
    <w:p w:rsidR="00F82DE9" w:rsidRPr="009A799D" w:rsidRDefault="00F82DE9" w:rsidP="00F82DE9">
      <w:pPr>
        <w:rPr>
          <w:rStyle w:val="Style13ptBold"/>
        </w:rPr>
      </w:pPr>
      <w:r w:rsidRPr="009A799D">
        <w:rPr>
          <w:rStyle w:val="Style13ptBold"/>
        </w:rPr>
        <w:t xml:space="preserve">Moore 18 </w:t>
      </w:r>
      <w:r w:rsidRPr="009A799D">
        <w:rPr>
          <w:sz w:val="18"/>
        </w:rPr>
        <w:t xml:space="preserve">[Linda, Reporter for Morning Consult, “Atlanta’s Cyberattack Underscores Our Nation’s Cyber Insecurity”, </w:t>
      </w:r>
      <w:hyperlink r:id="rId360" w:history="1">
        <w:r w:rsidRPr="009A799D">
          <w:rPr>
            <w:rStyle w:val="Hyperlink"/>
            <w:sz w:val="18"/>
          </w:rPr>
          <w:t>https://morningconsult.com/opinions/atlantas-cyberattack-underscores-our-nations-cyber-insecurity/</w:t>
        </w:r>
      </w:hyperlink>
      <w:r w:rsidRPr="009A799D">
        <w:rPr>
          <w:sz w:val="18"/>
        </w:rPr>
        <w:t>, Published: April 13, 2018, Accessed: 7/13/2018, RB]</w:t>
      </w:r>
    </w:p>
    <w:p w:rsidR="00F82DE9" w:rsidRPr="009A799D" w:rsidRDefault="00F82DE9" w:rsidP="00F82DE9">
      <w:pPr>
        <w:rPr>
          <w:rStyle w:val="StyleUnderline"/>
        </w:rPr>
      </w:pPr>
      <w:r w:rsidRPr="009A799D">
        <w:rPr>
          <w:sz w:val="16"/>
        </w:rPr>
        <w:t xml:space="preserve">Hardly a day goes by that we don’t hear about another cyberattack against a business or government. For example, Atlanta was recently hit with a massive ransomware attack that crippled parts of the city’s government for over a week, from parking ticket payments to WiFi at the airport. To be clear, the attack in Atlanta is not unique. We are living an era of relentless cyberattacks. </w:t>
      </w:r>
      <w:r w:rsidRPr="009A799D">
        <w:rPr>
          <w:rStyle w:val="StyleUnderline"/>
        </w:rPr>
        <w:t>Cyberthreats are a grave national security challenge facing the U.S. today, and they have a significant impact on our economy</w:t>
      </w:r>
      <w:r w:rsidRPr="009A799D">
        <w:rPr>
          <w:sz w:val="16"/>
        </w:rPr>
        <w:t>. In 2016, more than 4 billion records were stolen by cyber criminals, and cybercrimes were estimated to cost the American economy between $57 and $109 billion. By 2019, cybercrimes are expected to be a $2.1 trillion problem for the global economy. In recent years, new cybersecurity threats have emerged and evolved, presenting particular challenges for governments that are often the slowest to adapt. Right now, 84 percent of federal government domains are unprotected against email-based attacks, and too many companies are treating firewalls alone as the best way to protect their networks. New kinds of threats that we have not even imagined yet are on the horizon. To confront this challenge</w:t>
      </w:r>
      <w:r w:rsidRPr="009A799D">
        <w:rPr>
          <w:rStyle w:val="StyleUnderline"/>
        </w:rPr>
        <w:t>, we must develop stronger cybersecurity technologies, defenses, and policies.</w:t>
      </w:r>
      <w:r w:rsidRPr="009A799D">
        <w:rPr>
          <w:sz w:val="16"/>
        </w:rPr>
        <w:t xml:space="preserve"> At the same time, we must acknowledge that, despite our best efforts, some of these attacks will succeed — in which case, we also need to be prepared to detect them early, respond quickly, and ensure the resiliency of our networks. Federal, state, and local governments should adopt voluntary, flexible, risk management-based approaches to diminish cybersecurity risk. This means enhancing the confidentiality and integrity of information networks and data. </w:t>
      </w:r>
      <w:r w:rsidRPr="009A799D">
        <w:rPr>
          <w:rStyle w:val="StyleUnderline"/>
        </w:rPr>
        <w:t>We must modernize the federal government’s dangerously outdated and insecure IT systems. Federal agencies spend more than 75 percent of their $80 billion IT budgets on maintaining aging, insecure, and expensive legacy systems. Obsolete technology systems are inefficient and especially susceptible to cyberattacks, and they put citizens’ personal information at risk</w:t>
      </w:r>
      <w:r w:rsidRPr="009A799D">
        <w:rPr>
          <w:sz w:val="16"/>
        </w:rPr>
        <w:t xml:space="preserve">. To help address these risks, the Modernizing Government Technology Act was passed into law in December and will help the federal government improve its information systems by retiring old technology systems and procuring innovative products and services to strengthen cybersecurity. Fully and effectively implementing the MGT Act is an important step to improving our nation’s cybersecurity. Although having better hardware and software is an important part of the solution, we also need people with specialized skills to continue anticipating the threats and innovating to stay ahead of them. </w:t>
      </w:r>
      <w:r w:rsidRPr="009A799D">
        <w:rPr>
          <w:rStyle w:val="StyleUnderline"/>
        </w:rPr>
        <w:t xml:space="preserve">However, the United States does not have enough experts with the necessarily skills and knowledge to address cybersecurity risks. In 2015 alone, more than 209,000 cybersecurity jobs went unfilled in the United States. To ensure the United States has the world’s best cyber workforce, </w:t>
      </w:r>
      <w:r w:rsidRPr="009A799D">
        <w:rPr>
          <w:rStyle w:val="Emphasis"/>
        </w:rPr>
        <w:t>we need high-skilled immigration policies that allow us to fill current critical worker shortages</w:t>
      </w:r>
      <w:r w:rsidRPr="009A799D">
        <w:rPr>
          <w:rStyle w:val="StyleUnderline"/>
        </w:rPr>
        <w:t xml:space="preserve"> and fuel more cybersecurity innovation that will help make our country more secure. With threats constantly evolving, we also need to train workers to anticipate and counter threats before they materialize. This means not just investing in computer science and STEM education for the cybersecurity talent pipeline of the future, but also in re-education and reskilling of our current workforce. Too often today, our governments are the victims of cyberattacks they could have prevented or prepared for more effectively. Atlanta is only the latest example. It doesn’t have to be like this. The public sector should invest in using the latest technologies and training people to use them effectively. This includes artificial intelligence and machine learning, which are increasingly being used to predict and respond to attacks. By using cutting-edge technologies, we can push ahead of our enemies, mitigating and even stopping some cyber strikes before they bring cities or federal government agencies to their knees. No one should ever have to fear a government or economic collapse due to a weak and inadequate cyberdefense. By working together to bolster our defenses, we can outsmart our adversaries and keep our nation safe.</w:t>
      </w:r>
    </w:p>
    <w:p w:rsidR="00F82DE9" w:rsidRPr="009A799D" w:rsidRDefault="00F82DE9" w:rsidP="00F82DE9">
      <w:pPr>
        <w:rPr>
          <w:rStyle w:val="StyleUnderline"/>
        </w:rPr>
      </w:pPr>
    </w:p>
    <w:p w:rsidR="00F82DE9" w:rsidRPr="009A799D" w:rsidRDefault="00F82DE9" w:rsidP="00F82DE9">
      <w:pPr>
        <w:pStyle w:val="Heading4"/>
        <w:rPr>
          <w:rFonts w:hint="eastAsia"/>
        </w:rPr>
      </w:pPr>
      <w:r w:rsidRPr="009A799D">
        <w:t>Immigrants are necessary for cyber security workforce</w:t>
      </w:r>
    </w:p>
    <w:p w:rsidR="00F82DE9" w:rsidRPr="009A799D" w:rsidRDefault="00F82DE9" w:rsidP="00F82DE9">
      <w:pPr>
        <w:rPr>
          <w:rStyle w:val="Style13ptBold"/>
        </w:rPr>
      </w:pPr>
      <w:r w:rsidRPr="009A799D">
        <w:rPr>
          <w:rStyle w:val="Style13ptBold"/>
        </w:rPr>
        <w:t xml:space="preserve">Korolov 17 </w:t>
      </w:r>
      <w:r w:rsidRPr="009A799D">
        <w:rPr>
          <w:sz w:val="18"/>
        </w:rPr>
        <w:t xml:space="preserve">[Maria, Korolov has been covering emerging technology and emerging markets for the past twenty years. She has reported from Russia, India, and Afghanistan, and recently returned to the United States after running a news bureau in China for five years, </w:t>
      </w:r>
      <w:hyperlink r:id="rId361" w:history="1">
        <w:r w:rsidRPr="009A799D">
          <w:rPr>
            <w:rStyle w:val="Hyperlink"/>
            <w:sz w:val="18"/>
          </w:rPr>
          <w:t>https://www.csoonline.com/article/3191468/it-careers/cybersecurity-industry-braces-for-tighter-visa-rules.html</w:t>
        </w:r>
      </w:hyperlink>
      <w:r w:rsidRPr="009A799D">
        <w:rPr>
          <w:sz w:val="18"/>
        </w:rPr>
        <w:t>, Published: April 21, 2017, Accessed: 7/14/18, RB]</w:t>
      </w:r>
      <w:r w:rsidRPr="009A799D">
        <w:rPr>
          <w:rStyle w:val="Style13ptBold"/>
        </w:rPr>
        <w:tab/>
      </w:r>
    </w:p>
    <w:p w:rsidR="00F82DE9" w:rsidRPr="009A799D" w:rsidRDefault="00F82DE9" w:rsidP="00F82DE9">
      <w:pPr>
        <w:rPr>
          <w:sz w:val="16"/>
        </w:rPr>
      </w:pPr>
      <w:r w:rsidRPr="009A799D">
        <w:rPr>
          <w:sz w:val="16"/>
        </w:rPr>
        <w:t xml:space="preserve">Email authentication company ValiMail just got done with the process of bringing in a new employee under the H-1B visa program, which allows companies to hire foreign experts. "We just made it under the wire," said Alexander García-Tobar, CEO and co-founder at San Francisco-based ValiMail. "However, there are additional hires that we are considering, and we are very concerned." </w:t>
      </w:r>
      <w:r w:rsidRPr="009A799D">
        <w:rPr>
          <w:rStyle w:val="StyleUnderline"/>
        </w:rPr>
        <w:t>The entire U.S. technology industry, including the cybersecurity sector, is heavily dependent on foreign talent. Not only are U.S. companies interested in hiring the smartest people available, no matter where they are from, but there is also a severe shortage of infosec professionals. So when President Donald Trump signed an executive order on Tuesday that is expected to restrict immigration, the tech industry responded in force. The very next day, more than 160 technology companies signed an animus brief arguing that American innovation and economic growth are tied to immigration, and that the executive order will harm the competitiveness of US companies</w:t>
      </w:r>
      <w:r w:rsidRPr="009A799D">
        <w:rPr>
          <w:sz w:val="16"/>
        </w:rPr>
        <w:t xml:space="preserve">. The "Presidential Executive Order on Buy American and Hire American" requires the Department of Homeland Security and other agencies to come up </w:t>
      </w:r>
      <w:r w:rsidRPr="009A799D">
        <w:rPr>
          <w:rStyle w:val="StyleUnderline"/>
        </w:rPr>
        <w:t>with new rules to protect US workers and restrict H-1B visas to the most-skilled and highest-paid applicants</w:t>
      </w:r>
      <w:r w:rsidRPr="009A799D">
        <w:rPr>
          <w:sz w:val="16"/>
        </w:rPr>
        <w:t xml:space="preserve">. That's a fundamental shift in the rules about how people enter the country, the tech companies said, and is an over-reach of power by the president. Plus, it will do harm to the country. </w:t>
      </w:r>
      <w:r w:rsidRPr="009A799D">
        <w:rPr>
          <w:rStyle w:val="StyleUnderline"/>
        </w:rPr>
        <w:t>"The Order will make it more difficult and expensive for U.S. companies to recruit, hire, and retain some of the world’s best employees," they wrote in the amicus brief. "It will disrupt ongoing business operations. And it will inhibit companies’ ability to attract talent, business, and investment to the United States</w:t>
      </w:r>
      <w:r w:rsidRPr="009A799D">
        <w:rPr>
          <w:sz w:val="16"/>
        </w:rPr>
        <w:t xml:space="preserve">." That's just as true for cybersecurity, experts said. "U.S. firms can’t find workers with the cybersecurity skills they require," said David Berman, senior director of product marketing at San Jose-based CipherCloud. "In fact, there is a shortage of cybersecurity workers globally, even as data breaches and regulations have companies increasing their staffing plans for security analysts, auditors, engineers and other security functions." The biggest hit will be the regulated industry, he added, including financial services, health care and retail. "A review of the current system is not a bad thing as government programs can always be improved," said Justin Daniels, executive director of the cybersecurity accelerator at Memphis-based Baker Donelson Bearman, Caldwell &amp; Berkowitz, PC. "The issue is the broad brush characterizing all foreign workers as taking jobs away from qualified U.S. workers. In cybersecurity, that is not the case as we already have a gap between the jobs and qualified people to fill them." There are problems with the current visa system, technology experts said, but the new executive order might not address them. "The current H-1B visa process has flaws, notably the 85,000 cap and the somewhat arbitrary lottery process, and should be reformed," said Tom Hopcroft, CEO at Burlington, Mass.-based Mass Technology Leadership Council. "However, it should be done in a deliberative manner, in Congress, and not at the end of the application submission period." Instead of restricting visa applicants, he said, the focus should be on lifting the cap. In Massachusetts, for example, there are now close to 20,000 openings for tech jobs. "In recent years, the H-1B lottery system has not kept up with industry demand," said Bobbie Kilberg, president and CEO at Herndon, Va.-based Northern Virginia Technology Council. The council recently surveyed technology companies in northern </w:t>
      </w:r>
      <w:r w:rsidRPr="009A799D">
        <w:rPr>
          <w:rStyle w:val="StyleUnderline"/>
        </w:rPr>
        <w:t xml:space="preserve">Virginia, many of whom do work for the federal government, and found that they struggled to fill open positions in cybersecurity, data analytics and software development. </w:t>
      </w:r>
      <w:r w:rsidRPr="009A799D">
        <w:rPr>
          <w:sz w:val="16"/>
        </w:rPr>
        <w:t>It remains to be seen whether the executive order will help the situation, and Kilberg said the answer depends on the agency recommendations that emerge in response to the executive order. "</w:t>
      </w:r>
      <w:r w:rsidRPr="009A799D">
        <w:rPr>
          <w:rStyle w:val="StyleUnderline"/>
        </w:rPr>
        <w:t xml:space="preserve">We should have a better sense regarding impacts on cybersecurity, job migration, and other outcomes once the review is completed," she said. One effect that is already being felt is a drop in H-1B visa applications. According to the U.S. Citizenship and Immigration Services, 199,000 applications have been received for 2018, down from 236,000 the previous year. </w:t>
      </w:r>
      <w:r w:rsidRPr="009A799D">
        <w:rPr>
          <w:sz w:val="16"/>
        </w:rPr>
        <w:t>The agency also temporarily suspended premium process of H-1B petitions last month.</w:t>
      </w:r>
    </w:p>
    <w:p w:rsidR="00F82DE9" w:rsidRPr="009A799D" w:rsidRDefault="00F82DE9" w:rsidP="00F82DE9">
      <w:pPr>
        <w:rPr>
          <w:rStyle w:val="StyleUnderline"/>
        </w:rPr>
      </w:pPr>
    </w:p>
    <w:p w:rsidR="00F82DE9" w:rsidRPr="009A799D" w:rsidRDefault="008424A1" w:rsidP="008424A1">
      <w:pPr>
        <w:pStyle w:val="Heading2"/>
        <w:rPr>
          <w:rFonts w:hint="eastAsia"/>
        </w:rPr>
      </w:pPr>
      <w:r w:rsidRPr="009A799D">
        <w:t>General</w:t>
      </w:r>
    </w:p>
    <w:p w:rsidR="008424A1" w:rsidRPr="009A799D" w:rsidRDefault="008424A1" w:rsidP="008424A1">
      <w:pPr>
        <w:pStyle w:val="Heading3"/>
        <w:rPr>
          <w:rFonts w:hint="eastAsia"/>
        </w:rPr>
      </w:pPr>
      <w:r w:rsidRPr="009A799D">
        <w:t>1NC CP</w:t>
      </w:r>
    </w:p>
    <w:p w:rsidR="008424A1" w:rsidRPr="009A799D" w:rsidRDefault="008424A1" w:rsidP="008424A1"/>
    <w:p w:rsidR="008424A1" w:rsidRPr="009A799D" w:rsidRDefault="008424A1" w:rsidP="008424A1">
      <w:pPr>
        <w:pStyle w:val="Heading4"/>
        <w:rPr>
          <w:rFonts w:hint="eastAsia"/>
        </w:rPr>
      </w:pPr>
      <w:r w:rsidRPr="009A799D">
        <w:t>The United States federal government should increase its military engagement in the Middle East and Northern Africa focused on defeating terrorists.</w:t>
      </w:r>
    </w:p>
    <w:p w:rsidR="008424A1" w:rsidRPr="009A799D" w:rsidRDefault="008424A1" w:rsidP="008424A1"/>
    <w:p w:rsidR="008424A1" w:rsidRPr="009A799D" w:rsidRDefault="008424A1" w:rsidP="008424A1">
      <w:pPr>
        <w:pStyle w:val="Heading4"/>
        <w:rPr>
          <w:rFonts w:hint="eastAsia"/>
        </w:rPr>
      </w:pPr>
      <w:r w:rsidRPr="009A799D">
        <w:t>Increasing military forces in Asia, Africa, and the Middle East solves terrorism</w:t>
      </w:r>
    </w:p>
    <w:p w:rsidR="008424A1" w:rsidRPr="009A799D" w:rsidRDefault="008424A1" w:rsidP="008424A1">
      <w:r w:rsidRPr="009A799D">
        <w:rPr>
          <w:rStyle w:val="Style13ptBold"/>
        </w:rPr>
        <w:t>Ronver 17</w:t>
      </w:r>
      <w:r w:rsidRPr="009A799D">
        <w:t xml:space="preserve"> Joshua Rovner is Associate Professor in the School of International Service at American University. He is the author of Fixing the Facts: National Security and the Politics of Intelligence (Cornell, 2011), and writes widely about intelligence and strategy.  “THE WAR ON TERRORISM AS IMPERIAL POLICING” </w:t>
      </w:r>
      <w:hyperlink r:id="rId362" w:history="1">
        <w:r w:rsidRPr="009A799D">
          <w:rPr>
            <w:rStyle w:val="Hyperlink"/>
          </w:rPr>
          <w:t>https://warontherocks.com/2017/11/the-war-on-terrorism-as-imperial-policing/</w:t>
        </w:r>
      </w:hyperlink>
      <w:r w:rsidRPr="009A799D">
        <w:t xml:space="preserve"> (MHL)</w:t>
      </w:r>
    </w:p>
    <w:p w:rsidR="008424A1" w:rsidRPr="009A799D" w:rsidRDefault="008424A1" w:rsidP="008424A1">
      <w:pPr>
        <w:rPr>
          <w:sz w:val="12"/>
        </w:rPr>
      </w:pPr>
      <w:r w:rsidRPr="009A799D">
        <w:rPr>
          <w:sz w:val="12"/>
        </w:rPr>
        <w:t xml:space="preserve">In some ways, the Trump administration’s approach to counter-terrorism resembles that of its predecessors. After 9/11, President George W. Bush went on the offensive against terrorists and their state sponsors, while simultaneously waging a </w:t>
      </w:r>
      <w:hyperlink r:id="rId363" w:history="1">
        <w:r w:rsidRPr="009A799D">
          <w:rPr>
            <w:rStyle w:val="Hyperlink"/>
            <w:sz w:val="12"/>
          </w:rPr>
          <w:t>war of ideas</w:t>
        </w:r>
      </w:hyperlink>
      <w:r w:rsidRPr="009A799D">
        <w:rPr>
          <w:sz w:val="12"/>
        </w:rPr>
        <w:t xml:space="preserve"> against violent extremists in order to shrink their recruiting pool. President Barack Obama expanded the campaign against terrorist networks, including increased drone strikes and financial efforts to squeeze their funding, but he also tried to improve America’s image abroad by portraying his policies as restrained and </w:t>
      </w:r>
      <w:hyperlink r:id="rId364" w:history="1">
        <w:r w:rsidRPr="009A799D">
          <w:rPr>
            <w:rStyle w:val="Hyperlink"/>
            <w:sz w:val="12"/>
          </w:rPr>
          <w:t>respectful</w:t>
        </w:r>
      </w:hyperlink>
      <w:r w:rsidRPr="009A799D">
        <w:rPr>
          <w:sz w:val="12"/>
        </w:rPr>
        <w:t xml:space="preserve">. Both sought expanded relations with local </w:t>
      </w:r>
      <w:hyperlink r:id="rId365" w:history="1">
        <w:r w:rsidRPr="009A799D">
          <w:rPr>
            <w:rStyle w:val="Hyperlink"/>
            <w:sz w:val="12"/>
          </w:rPr>
          <w:t>military</w:t>
        </w:r>
      </w:hyperlink>
      <w:r w:rsidRPr="009A799D">
        <w:rPr>
          <w:sz w:val="12"/>
        </w:rPr>
        <w:t xml:space="preserve"> </w:t>
      </w:r>
      <w:hyperlink r:id="rId366" w:history="1">
        <w:r w:rsidRPr="009A799D">
          <w:rPr>
            <w:rStyle w:val="Hyperlink"/>
            <w:sz w:val="12"/>
          </w:rPr>
          <w:t>forces</w:t>
        </w:r>
      </w:hyperlink>
      <w:r w:rsidRPr="009A799D">
        <w:rPr>
          <w:sz w:val="12"/>
        </w:rPr>
        <w:t xml:space="preserve"> and </w:t>
      </w:r>
      <w:hyperlink r:id="rId367" w:history="1">
        <w:r w:rsidRPr="009A799D">
          <w:rPr>
            <w:rStyle w:val="Hyperlink"/>
            <w:sz w:val="12"/>
          </w:rPr>
          <w:t>intelligence services</w:t>
        </w:r>
      </w:hyperlink>
      <w:r w:rsidRPr="009A799D">
        <w:rPr>
          <w:sz w:val="12"/>
        </w:rPr>
        <w:t xml:space="preserve">. President Donald Trump is staying on the military offensive. His style of counter-terrorism relies on persistent surveillance and extensive drone strikes. He also seeks to unleash the CIA, giving it much greater flexibility and encouraging greater aggressiveness. </w:t>
      </w:r>
      <w:r w:rsidRPr="009A799D">
        <w:rPr>
          <w:rStyle w:val="Emphasis"/>
        </w:rPr>
        <w:t xml:space="preserve">(CIA Director Mike </w:t>
      </w:r>
      <w:hyperlink r:id="rId368" w:history="1">
        <w:r w:rsidRPr="009A799D">
          <w:rPr>
            <w:rStyle w:val="Emphasis"/>
          </w:rPr>
          <w:t>Pompeo</w:t>
        </w:r>
      </w:hyperlink>
      <w:r w:rsidRPr="009A799D">
        <w:rPr>
          <w:rStyle w:val="Emphasis"/>
        </w:rPr>
        <w:t xml:space="preserve"> is outspoken about the agency’s need to be “aggressive, vicious, unforgiving, relentless.”</w:t>
      </w:r>
      <w:r w:rsidRPr="009A799D">
        <w:rPr>
          <w:sz w:val="12"/>
        </w:rPr>
        <w:t xml:space="preserve">) </w:t>
      </w:r>
      <w:r w:rsidRPr="009A799D">
        <w:rPr>
          <w:rStyle w:val="StyleUnderline"/>
        </w:rPr>
        <w:t xml:space="preserve">Finally, the administration is continuing to support partnerships with local forces, including those targeted in Niger. </w:t>
      </w:r>
      <w:r w:rsidRPr="009A799D">
        <w:rPr>
          <w:sz w:val="12"/>
        </w:rPr>
        <w:t xml:space="preserve">What makes Trump different is his casual disregard for international opinion about U.S. counter-terrorism operations. </w:t>
      </w:r>
      <w:r w:rsidRPr="009A799D">
        <w:rPr>
          <w:rStyle w:val="StyleUnderline"/>
        </w:rPr>
        <w:t>The Bush and Obama administrations aggressively pursued terrorists, but they stressed the professionalism of military and intelligence personnel, while promoting local empowerment as the best long-term response to violent extremism.</w:t>
      </w:r>
      <w:r w:rsidRPr="009A799D">
        <w:rPr>
          <w:sz w:val="12"/>
        </w:rPr>
        <w:t xml:space="preserve"> They also expressed concern for human rights in areas beset by violence and subject to U.S. operations. </w:t>
      </w:r>
      <w:r w:rsidRPr="009A799D">
        <w:rPr>
          <w:rStyle w:val="StyleUnderline"/>
        </w:rPr>
        <w:t xml:space="preserve">Trump’s rhetoric suggests a </w:t>
      </w:r>
      <w:hyperlink r:id="rId369" w:history="1">
        <w:r w:rsidRPr="009A799D">
          <w:rPr>
            <w:rStyle w:val="StyleUnderline"/>
          </w:rPr>
          <w:t>different view</w:t>
        </w:r>
      </w:hyperlink>
      <w:r w:rsidRPr="009A799D">
        <w:rPr>
          <w:rStyle w:val="StyleUnderline"/>
        </w:rPr>
        <w:t xml:space="preserve"> of the problem. For this president, terrorists are </w:t>
      </w:r>
      <w:hyperlink r:id="rId370" w:history="1">
        <w:r w:rsidRPr="009A799D">
          <w:rPr>
            <w:rStyle w:val="StyleUnderline"/>
          </w:rPr>
          <w:t>religious fanatics</w:t>
        </w:r>
      </w:hyperlink>
      <w:r w:rsidRPr="009A799D">
        <w:rPr>
          <w:rStyle w:val="StyleUnderline"/>
        </w:rPr>
        <w:t xml:space="preserve"> beyond reason. Trump believes the threat is enduring because the source is “</w:t>
      </w:r>
      <w:hyperlink r:id="rId371" w:history="1">
        <w:r w:rsidRPr="009A799D">
          <w:rPr>
            <w:rStyle w:val="StyleUnderline"/>
          </w:rPr>
          <w:t>radical Islam</w:t>
        </w:r>
      </w:hyperlink>
      <w:r w:rsidRPr="009A799D">
        <w:rPr>
          <w:rStyle w:val="StyleUnderline"/>
        </w:rPr>
        <w:t xml:space="preserve">,” rather than some manageable political or economic grievance. When terrorists pop up, and some always will, the United States should attack them with great energy. </w:t>
      </w:r>
      <w:r w:rsidRPr="009A799D">
        <w:rPr>
          <w:rStyle w:val="Emphasis"/>
        </w:rPr>
        <w:t>Thus the counter-terrorism mission is an open-ended campaign to locate and kill terrorists, cooperating with local governments when interests align, and ignoring them when interests diverge.</w:t>
      </w:r>
      <w:r w:rsidRPr="009A799D">
        <w:rPr>
          <w:rStyle w:val="StyleUnderline"/>
        </w:rPr>
        <w:t xml:space="preserve"> </w:t>
      </w:r>
      <w:r w:rsidRPr="009A799D">
        <w:rPr>
          <w:sz w:val="12"/>
        </w:rPr>
        <w:t xml:space="preserve">This vision does not imagine an end state, just as there is no moment in which police can declare victory over crime. It is a perpetual fight, and the Trump administration may believe it is affordable. </w:t>
      </w:r>
      <w:r w:rsidRPr="009A799D">
        <w:rPr>
          <w:rStyle w:val="Emphasis"/>
        </w:rPr>
        <w:t xml:space="preserve">The approach relies not on large expeditionary forces, but on clandestine operators from </w:t>
      </w:r>
      <w:hyperlink r:id="rId372" w:history="1">
        <w:r w:rsidRPr="009A799D">
          <w:rPr>
            <w:rStyle w:val="Emphasis"/>
          </w:rPr>
          <w:t>Joint Special Operations Command</w:t>
        </w:r>
      </w:hyperlink>
      <w:r w:rsidRPr="009A799D">
        <w:rPr>
          <w:rStyle w:val="Emphasis"/>
        </w:rPr>
        <w:t xml:space="preserve"> and </w:t>
      </w:r>
      <w:hyperlink r:id="rId373" w:history="1">
        <w:r w:rsidRPr="009A799D">
          <w:rPr>
            <w:rStyle w:val="Emphasis"/>
          </w:rPr>
          <w:t>CIA’s Special Activities Division</w:t>
        </w:r>
      </w:hyperlink>
      <w:r w:rsidRPr="009A799D">
        <w:rPr>
          <w:rStyle w:val="Emphasis"/>
        </w:rPr>
        <w:t xml:space="preserve">, along with low-cost instruments like </w:t>
      </w:r>
      <w:hyperlink r:id="rId374" w:history="1">
        <w:r w:rsidRPr="009A799D">
          <w:rPr>
            <w:rStyle w:val="Emphasis"/>
          </w:rPr>
          <w:t>drones</w:t>
        </w:r>
      </w:hyperlink>
      <w:r w:rsidRPr="009A799D">
        <w:rPr>
          <w:rStyle w:val="Emphasis"/>
        </w:rPr>
        <w:t xml:space="preserve">. </w:t>
      </w:r>
      <w:r w:rsidRPr="009A799D">
        <w:rPr>
          <w:sz w:val="12"/>
        </w:rPr>
        <w:t>While there is no perfect model for the ongoing counter-terrorism campaign, the closest analogy may be British “</w:t>
      </w:r>
      <w:hyperlink r:id="rId375" w:anchor="v=onepage&amp;q=air%20power%20and%20colonial%20control&amp;f=false" w:history="1">
        <w:r w:rsidRPr="009A799D">
          <w:rPr>
            <w:rStyle w:val="Hyperlink"/>
            <w:sz w:val="12"/>
          </w:rPr>
          <w:t>air policing</w:t>
        </w:r>
      </w:hyperlink>
      <w:r w:rsidRPr="009A799D">
        <w:rPr>
          <w:sz w:val="12"/>
        </w:rPr>
        <w:t xml:space="preserve">” in the interwar era. In the aftermath of World War I, the cash-strapped British Empire was desperate to hold on to its far-flung territories without having to commit large land forces abroad, and without sacrificing its ability to defend the home islands. It assumed local uprisings were a fact of life for an imperial power and not a reason for London to give up its global holdings. Enter airpower. </w:t>
      </w:r>
      <w:r w:rsidRPr="009A799D">
        <w:rPr>
          <w:rStyle w:val="StyleUnderline"/>
        </w:rPr>
        <w:t>Instead of garrisoning large forces in Africa, the Middle East, and Asia,</w:t>
      </w:r>
      <w:r w:rsidRPr="009A799D">
        <w:rPr>
          <w:sz w:val="12"/>
        </w:rPr>
        <w:t xml:space="preserve"> enthusiastic airmen convinced the government that ongoing bombing campaigns could quell rebellions and maintain British control. </w:t>
      </w:r>
      <w:r w:rsidRPr="009A799D">
        <w:rPr>
          <w:rStyle w:val="Emphasis"/>
        </w:rPr>
        <w:t xml:space="preserve">Strategic bombing would have three effects. First, it would kill or maim key rebel leaders. Second, it would force rebel groups to disperse and hide, rendering them ineffective. Third, and most controversially, it would </w:t>
      </w:r>
      <w:hyperlink r:id="rId376" w:history="1">
        <w:r w:rsidRPr="009A799D">
          <w:rPr>
            <w:rStyle w:val="Emphasis"/>
          </w:rPr>
          <w:t>inspire</w:t>
        </w:r>
      </w:hyperlink>
      <w:r w:rsidRPr="009A799D">
        <w:rPr>
          <w:rStyle w:val="Emphasis"/>
        </w:rPr>
        <w:t xml:space="preserve"> </w:t>
      </w:r>
      <w:hyperlink r:id="rId377" w:history="1">
        <w:r w:rsidRPr="009A799D">
          <w:rPr>
            <w:rStyle w:val="Emphasis"/>
          </w:rPr>
          <w:t>fear</w:t>
        </w:r>
      </w:hyperlink>
      <w:r w:rsidRPr="009A799D">
        <w:rPr>
          <w:rStyle w:val="Emphasis"/>
        </w:rPr>
        <w:t xml:space="preserve"> among civilians, who would think twice about supporting any upstart insurgents. </w:t>
      </w:r>
      <w:r w:rsidRPr="009A799D">
        <w:rPr>
          <w:sz w:val="12"/>
        </w:rPr>
        <w:t xml:space="preserve">Air policing began in earnest in 1919, when British forces bombed targets in Afghanistan, including a famous raid over Kabul. Although the raid probably did little damage, colonial officials and the Air Ministry believed it had significant coercive effects. The British took this concept to Africa in January 1920, when five aircraft targeted Mohammed bin Abdullah Hassan in British Somaliland. The so-called “Mad Mullah” had organized a mass movement against British rule, pledging to drive out the infidels and install a harsh and austere brand of Islamic rule. The British army had previously launched four ground offensives against his organization, with little effect. But the air raid on his compound left the Mullah badly wounded, and killed several of his compatriots. He fled soon afterwards, and died about a month later. The British soon expanded the program of air policing to </w:t>
      </w:r>
      <w:hyperlink r:id="rId378" w:history="1">
        <w:r w:rsidRPr="009A799D">
          <w:rPr>
            <w:rStyle w:val="Hyperlink"/>
            <w:sz w:val="12"/>
          </w:rPr>
          <w:t>Iraq</w:t>
        </w:r>
      </w:hyperlink>
      <w:r w:rsidRPr="009A799D">
        <w:rPr>
          <w:sz w:val="12"/>
        </w:rPr>
        <w:t xml:space="preserve"> and other imperial holdings, confident that it was a cheap and easy alternative to ground power. The Air Staff argued that bombing subdued uprisings at a fraction of the cost, an argument that proved persuasive in Parliament given the background of </w:t>
      </w:r>
      <w:hyperlink r:id="rId379" w:history="1">
        <w:r w:rsidRPr="009A799D">
          <w:rPr>
            <w:rStyle w:val="Hyperlink"/>
            <w:sz w:val="12"/>
          </w:rPr>
          <w:t>tight budgets</w:t>
        </w:r>
      </w:hyperlink>
      <w:r w:rsidRPr="009A799D">
        <w:rPr>
          <w:sz w:val="12"/>
        </w:rPr>
        <w:t xml:space="preserve"> and the recent memory of grinding land warfare in World War I. Early successes bolstered their arguments, though the efficacy of airpower decreased after the terrifying novelty wore off. Notably, air policing was not quite the same as war. The British government was under no illusion that occasional raids would lead to a durable political settlement with rebels, or that bombing would permanently end the problem of rebellion. Instead, bombing was a low-cost tactic for maintaining control, while enabling local allies who provided boots on the ground. The U.S. approach to modern terrorism is similar. Just like Great Britain in the interwar period</w:t>
      </w:r>
      <w:r w:rsidRPr="009A799D">
        <w:rPr>
          <w:rStyle w:val="StyleUnderline"/>
        </w:rPr>
        <w:t>, the United States is wary of leaving large military footprints in conflict zones, especially given its concerns about national security threats. The use of airpower greatly reduces the need for ground troops who might be needed elsewhere.</w:t>
      </w:r>
      <w:r w:rsidRPr="009A799D">
        <w:rPr>
          <w:sz w:val="12"/>
        </w:rPr>
        <w:t xml:space="preserve"> </w:t>
      </w:r>
      <w:r w:rsidRPr="009A799D">
        <w:rPr>
          <w:rStyle w:val="Emphasis"/>
        </w:rPr>
        <w:t>Precision bombing holds out the promise of eliminating terrorist leaders, disrupting their networks, and making it difficult for them to gather and organize attacks.</w:t>
      </w:r>
      <w:r w:rsidRPr="009A799D">
        <w:rPr>
          <w:sz w:val="12"/>
        </w:rPr>
        <w:t xml:space="preserve"> Drones are particularly useful because they are comparatively inexpensive, and because they can loiter over targets for much longer than manned aircraft. In addition, the U.S. campaign does not seek to end terrorism any more than the British believed they could eliminate rebellion. Counter-terrorist operations, no matter how effective, cannot prevent individuals from joining non-state armed groups or participating in violence. At best they can manage the problem by degrading terrorist groups and by deterring some individuals from joining those groups in the first place. The air policing analogy is far from perfect. Great Britain was pursuing an imperial grand strategy, supported by an imperial service. The United States does not have imperial aims or an imperial constabulary. Instead, its grand strategy is meant to sustain a </w:t>
      </w:r>
      <w:hyperlink r:id="rId380" w:history="1">
        <w:r w:rsidRPr="009A799D">
          <w:rPr>
            <w:rStyle w:val="Hyperlink"/>
            <w:sz w:val="12"/>
          </w:rPr>
          <w:t>liberal international order</w:t>
        </w:r>
      </w:hyperlink>
      <w:r w:rsidRPr="009A799D">
        <w:rPr>
          <w:sz w:val="12"/>
        </w:rPr>
        <w:t xml:space="preserve"> backed by a conventional military capable of rapid power projection. Washington seeks to solidify its power position by spreading American values, especially free trade and democracy, while ensuring that it can respond quickly in the event of regional instability. British air policing relied heavily on the idea that bombs would terrorize civilians to dissuade them from providing supplies and refuge for insurgents. The United States, by contrast, has worked hard to reduce the threat to civilians, though </w:t>
      </w:r>
      <w:hyperlink r:id="rId381" w:history="1">
        <w:r w:rsidRPr="009A799D">
          <w:rPr>
            <w:rStyle w:val="Hyperlink"/>
            <w:sz w:val="12"/>
          </w:rPr>
          <w:t>critics</w:t>
        </w:r>
      </w:hyperlink>
      <w:r w:rsidRPr="009A799D">
        <w:rPr>
          <w:sz w:val="12"/>
        </w:rPr>
        <w:t xml:space="preserve"> argue it hasn’t done enough. The Obama administration developed an elaborate targeting and authorization </w:t>
      </w:r>
      <w:hyperlink r:id="rId382" w:history="1">
        <w:r w:rsidRPr="009A799D">
          <w:rPr>
            <w:rStyle w:val="Hyperlink"/>
            <w:sz w:val="12"/>
          </w:rPr>
          <w:t>process</w:t>
        </w:r>
      </w:hyperlink>
      <w:r w:rsidRPr="009A799D">
        <w:rPr>
          <w:sz w:val="12"/>
        </w:rPr>
        <w:t xml:space="preserve"> to avoid killing noncombatants, in part because of the fear that collateral damage can inspire militancy. The Trump administration has loosened rules of engagement so that enemy fighters need not be in direct contact with U.S. or allied personnel. Critics may fear this will lead to more collateral damage, but the White House may subscribe to the belief that this requirement actually </w:t>
      </w:r>
      <w:hyperlink r:id="rId383" w:history="1">
        <w:r w:rsidRPr="009A799D">
          <w:rPr>
            <w:rStyle w:val="Hyperlink"/>
            <w:sz w:val="12"/>
          </w:rPr>
          <w:t>increased</w:t>
        </w:r>
      </w:hyperlink>
      <w:r w:rsidRPr="009A799D">
        <w:rPr>
          <w:sz w:val="12"/>
        </w:rPr>
        <w:t xml:space="preserve"> the risk to civilians by allowing militants to operate with impunity if they were outside the range of ground forces. </w:t>
      </w:r>
      <w:r w:rsidRPr="009A799D">
        <w:rPr>
          <w:rStyle w:val="StyleUnderline"/>
        </w:rPr>
        <w:t>As Secretary of Defense Jim Mattis put it, coalition forces would continue to do everything “</w:t>
      </w:r>
      <w:hyperlink r:id="rId384" w:history="1">
        <w:r w:rsidRPr="009A799D">
          <w:rPr>
            <w:rStyle w:val="StyleUnderline"/>
          </w:rPr>
          <w:t>humanly possible</w:t>
        </w:r>
      </w:hyperlink>
      <w:r w:rsidRPr="009A799D">
        <w:rPr>
          <w:rStyle w:val="StyleUnderline"/>
        </w:rPr>
        <w:t xml:space="preserve">” to prevent civilian casualties. The point is to kill terrorists, not inadvertently create them. </w:t>
      </w:r>
      <w:r w:rsidRPr="009A799D">
        <w:rPr>
          <w:sz w:val="12"/>
        </w:rPr>
        <w:t xml:space="preserve">The air policing analogy is flawed for all these reasons. Still, it may be the best comparison available. Like the current effort, air policing was an inexpensive approach to managing violence on the periphery by relying on novel weapons. It depended on local intelligence about insurgent groups and their leaders, and gaining that knowledge created new risks. Rebels targeted colonial officers and their local partners, just as militants attacked American and Nigerien soldiers last month. Great Britain’s imperial grand strategy ended when it could no longer afford an empire. Two world wars and a series of postwar economic disasters forced it to retrench. The United States is much </w:t>
      </w:r>
      <w:hyperlink r:id="rId385" w:history="1">
        <w:r w:rsidRPr="009A799D">
          <w:rPr>
            <w:rStyle w:val="Hyperlink"/>
            <w:sz w:val="12"/>
          </w:rPr>
          <w:t>wealthier</w:t>
        </w:r>
      </w:hyperlink>
      <w:r w:rsidRPr="009A799D">
        <w:rPr>
          <w:sz w:val="12"/>
        </w:rPr>
        <w:t xml:space="preserve"> than pre-war Britain, and its relative advantages are </w:t>
      </w:r>
      <w:hyperlink r:id="rId386" w:history="1">
        <w:r w:rsidRPr="009A799D">
          <w:rPr>
            <w:rStyle w:val="Hyperlink"/>
            <w:sz w:val="12"/>
          </w:rPr>
          <w:t>enduring</w:t>
        </w:r>
      </w:hyperlink>
      <w:r w:rsidRPr="009A799D">
        <w:rPr>
          <w:sz w:val="12"/>
        </w:rPr>
        <w:t xml:space="preserve">, even after the worst financial crisis since the Great Depression. Moreover, there is little sustained domestic opposition to a strategy focused mainly on intelligence, special operations, and </w:t>
      </w:r>
      <w:hyperlink r:id="rId387" w:history="1">
        <w:r w:rsidRPr="009A799D">
          <w:rPr>
            <w:rStyle w:val="Hyperlink"/>
            <w:sz w:val="12"/>
          </w:rPr>
          <w:t>drone strikes</w:t>
        </w:r>
      </w:hyperlink>
      <w:r w:rsidRPr="009A799D">
        <w:rPr>
          <w:sz w:val="12"/>
        </w:rPr>
        <w:t>. As long as there are no serious economic or political pressures to exercise restraint, we can expect more of the same: an imperial-style counterterrorism campaign waged by a country without imperial aspirations.</w:t>
      </w:r>
    </w:p>
    <w:p w:rsidR="008424A1" w:rsidRPr="009A799D" w:rsidRDefault="008424A1" w:rsidP="008424A1"/>
    <w:p w:rsidR="008424A1" w:rsidRPr="009A799D" w:rsidRDefault="008424A1" w:rsidP="008424A1">
      <w:pPr>
        <w:pStyle w:val="Heading3"/>
        <w:rPr>
          <w:rFonts w:hint="eastAsia"/>
        </w:rPr>
      </w:pPr>
      <w:r w:rsidRPr="009A799D">
        <w:t>2NC CP</w:t>
      </w:r>
    </w:p>
    <w:p w:rsidR="008424A1" w:rsidRPr="009A799D" w:rsidRDefault="008424A1" w:rsidP="008424A1"/>
    <w:p w:rsidR="008424A1" w:rsidRPr="009A799D" w:rsidRDefault="008424A1" w:rsidP="008424A1">
      <w:pPr>
        <w:pStyle w:val="Heading4"/>
        <w:rPr>
          <w:rFonts w:hint="eastAsia"/>
        </w:rPr>
      </w:pPr>
      <w:r w:rsidRPr="009A799D">
        <w:t>Terrorist groups are tricky-- maintaining US counter-terror forces key</w:t>
      </w:r>
    </w:p>
    <w:p w:rsidR="008424A1" w:rsidRPr="009A799D" w:rsidRDefault="008424A1" w:rsidP="008424A1">
      <w:pPr>
        <w:shd w:val="clear" w:color="auto" w:fill="FFFFFF"/>
      </w:pPr>
      <w:r w:rsidRPr="009A799D">
        <w:rPr>
          <w:rStyle w:val="Style13ptBold"/>
        </w:rPr>
        <w:t xml:space="preserve">Sales 17 </w:t>
      </w:r>
      <w:r w:rsidRPr="009A799D">
        <w:t xml:space="preserve">Ambassador-at-Large and Coordinator for Counterterrorism Senate Committee on Foreign Relations; Subcommittee on the Near East, South Asia, Central Asia, and Counterterrorism </w:t>
      </w:r>
      <w:hyperlink r:id="rId388" w:history="1">
        <w:r w:rsidRPr="009A799D">
          <w:rPr>
            <w:rStyle w:val="Hyperlink"/>
          </w:rPr>
          <w:t>https://www.state.gov/j/ct/rls/rm/276314.htm</w:t>
        </w:r>
      </w:hyperlink>
      <w:r w:rsidRPr="009A799D">
        <w:t xml:space="preserve"> (MHL)</w:t>
      </w:r>
    </w:p>
    <w:p w:rsidR="008424A1" w:rsidRPr="009A799D" w:rsidRDefault="008424A1" w:rsidP="008424A1">
      <w:pPr>
        <w:rPr>
          <w:rStyle w:val="StyleUnderline"/>
        </w:rPr>
      </w:pPr>
      <w:r w:rsidRPr="009A799D">
        <w:rPr>
          <w:sz w:val="14"/>
        </w:rPr>
        <w:t xml:space="preserve">Thank you for the invitation to discuss </w:t>
      </w:r>
      <w:r w:rsidRPr="009A799D">
        <w:rPr>
          <w:rStyle w:val="Emphasis"/>
        </w:rPr>
        <w:t>U.S. counterterrorism efforts in North Africa, which form a critical part of our global campaign against ISIS, al-Qa’ida, and their affiliates.</w:t>
      </w:r>
      <w:r w:rsidRPr="009A799D">
        <w:rPr>
          <w:sz w:val="14"/>
        </w:rPr>
        <w:t xml:space="preserve"> Our primary goal in the region is to prevent terrorist organizations from threatening the United States and our interests by denying them the ability to operate in the continent’s vast, under-governed spaces. </w:t>
      </w:r>
      <w:r w:rsidRPr="009A799D">
        <w:rPr>
          <w:rStyle w:val="StyleUnderline"/>
        </w:rPr>
        <w:t xml:space="preserve">Terrorist groups with safe haven are able to export their violence around the world, striking our homeland and those of our closest allies. We saw al-Qa’ida do this from Afghanistan in the 1990s through 9/11; more recently, we saw ISIS do the same from Iraq and Syria. </w:t>
      </w:r>
      <w:r w:rsidRPr="009A799D">
        <w:rPr>
          <w:rStyle w:val="Emphasis"/>
        </w:rPr>
        <w:t xml:space="preserve">To mitigate the threat posed by terrorist groups in North Africa, we are helping fragile states build capacity as well as leveraging highly capable states’ counterterrorism expertise. </w:t>
      </w:r>
      <w:r w:rsidRPr="009A799D">
        <w:rPr>
          <w:sz w:val="14"/>
        </w:rPr>
        <w:t>We want to develop our African partners’ counterterrorism capabilities to a point where they need not rely on assistance from the United States to defend themselves. ISIS is on the ropes in Iraq and Syria.</w:t>
      </w:r>
      <w:r w:rsidRPr="009A799D">
        <w:rPr>
          <w:rStyle w:val="Emphasis"/>
        </w:rPr>
        <w:t xml:space="preserve"> But as the group loses control over territory in its core, it is essential that we prevent it from reconstituting itself elsewhere</w:t>
      </w:r>
      <w:r w:rsidRPr="009A799D">
        <w:rPr>
          <w:sz w:val="14"/>
        </w:rPr>
        <w:t xml:space="preserve">. In particular, </w:t>
      </w:r>
      <w:r w:rsidRPr="009A799D">
        <w:rPr>
          <w:rStyle w:val="StyleUnderline"/>
        </w:rPr>
        <w:t>ISIS maintains networks in North Africa that seek to conduct or inspire attacks on the continent, in Europe, and against U.S. interests.</w:t>
      </w:r>
      <w:r w:rsidRPr="009A799D">
        <w:rPr>
          <w:sz w:val="14"/>
        </w:rPr>
        <w:t xml:space="preserve"> Furthermore, </w:t>
      </w:r>
      <w:r w:rsidRPr="009A799D">
        <w:rPr>
          <w:rStyle w:val="StyleUnderline"/>
        </w:rPr>
        <w:t xml:space="preserve">North African foreign terrorist fighters (FTFs) have figured prominently in the ranks of ISIS militants in Iraq and Syria, and </w:t>
      </w:r>
      <w:r w:rsidRPr="009A799D">
        <w:rPr>
          <w:rStyle w:val="Emphasis"/>
        </w:rPr>
        <w:t>we must remain vigilant against the threat posed by FTFs returning home.</w:t>
      </w:r>
      <w:r w:rsidRPr="009A799D">
        <w:rPr>
          <w:sz w:val="14"/>
        </w:rPr>
        <w:t xml:space="preserve"> Algeria’s long conflict with the Armed Islamic Group in the 1990s underscored how important it is for countries to effectively manage the risks posed by returning terrorist fighters. I note that Algeria today is a highly capable counterterrorism partner that is attuned to these risks and sharing its hard-won insights with like-minded partners, including the United States. </w:t>
      </w:r>
      <w:r w:rsidRPr="009A799D">
        <w:rPr>
          <w:rStyle w:val="Emphasis"/>
        </w:rPr>
        <w:t xml:space="preserve">We also remain concerned about al-Qa’ida’s affiliates in the region, especially al-Qa’ida in the Islamic Maghreb (AQIM), and their growing reach into other parts of Africa. </w:t>
      </w:r>
      <w:r w:rsidRPr="009A799D">
        <w:rPr>
          <w:sz w:val="14"/>
        </w:rPr>
        <w:t xml:space="preserve">Today, I will highlight several specific areas where the </w:t>
      </w:r>
      <w:r w:rsidRPr="009A799D">
        <w:rPr>
          <w:rStyle w:val="Emphasis"/>
        </w:rPr>
        <w:t>Bureau of Counterterrorism has been working with North African partners to address these and other challenges:</w:t>
      </w:r>
      <w:r w:rsidRPr="009A799D">
        <w:rPr>
          <w:sz w:val="14"/>
        </w:rPr>
        <w:t xml:space="preserve"> </w:t>
      </w:r>
      <w:r w:rsidRPr="009A799D">
        <w:rPr>
          <w:rStyle w:val="StyleUnderline"/>
        </w:rPr>
        <w:t>training law enforcement officers and judges how to handle terrorism cases; strengthening information sharing and terrorist screening; cutting off the flow of money to terrorist groups; and countering the radical ideologies used by ISIS and its affiliates to recruit new members.</w:t>
      </w:r>
    </w:p>
    <w:p w:rsidR="008424A1" w:rsidRPr="009A799D" w:rsidRDefault="00E109DE" w:rsidP="00E109DE">
      <w:pPr>
        <w:pStyle w:val="Heading3"/>
        <w:rPr>
          <w:rFonts w:hint="eastAsia"/>
        </w:rPr>
      </w:pPr>
      <w:r w:rsidRPr="009A799D">
        <w:t>Aff Answers</w:t>
      </w:r>
    </w:p>
    <w:p w:rsidR="00E109DE" w:rsidRPr="009A799D" w:rsidRDefault="00E109DE" w:rsidP="00E109DE"/>
    <w:p w:rsidR="00E109DE" w:rsidRPr="009A799D" w:rsidRDefault="00E109DE" w:rsidP="00E109DE">
      <w:pPr>
        <w:pStyle w:val="Heading4"/>
        <w:rPr>
          <w:rFonts w:hint="eastAsia"/>
        </w:rPr>
      </w:pPr>
      <w:r w:rsidRPr="009A799D">
        <w:t>CP causes blowback terrorism</w:t>
      </w:r>
    </w:p>
    <w:p w:rsidR="00E109DE" w:rsidRPr="009A799D" w:rsidRDefault="00067DBF" w:rsidP="00E109DE">
      <w:hyperlink r:id="rId389" w:tooltip="Posts by Abdulrasheed Al-Faqih" w:history="1">
        <w:r w:rsidR="00E109DE" w:rsidRPr="009A799D">
          <w:rPr>
            <w:rStyle w:val="Style13ptBold"/>
          </w:rPr>
          <w:t>Al-Faqih</w:t>
        </w:r>
      </w:hyperlink>
      <w:r w:rsidR="00E109DE" w:rsidRPr="009A799D">
        <w:rPr>
          <w:rStyle w:val="Style13ptBold"/>
        </w:rPr>
        <w:t xml:space="preserve"> 4/3 </w:t>
      </w:r>
      <w:r w:rsidR="00E109DE" w:rsidRPr="009A799D">
        <w:t xml:space="preserve">Abdulrasheed Al-Faqih human rights defender and executive director of the Mwatana Organization for Human Rights. “Civilian Casualties and Effectiveness of U.S. Drone Strikes in Yemen” </w:t>
      </w:r>
      <w:hyperlink r:id="rId390" w:history="1">
        <w:r w:rsidR="00E109DE" w:rsidRPr="009A799D">
          <w:rPr>
            <w:rStyle w:val="Hyperlink"/>
          </w:rPr>
          <w:t>https://www.justsecurity.org/54464/civilian-casualties-effectiveness-u-s-drone-strikes-yemen-part/</w:t>
        </w:r>
      </w:hyperlink>
      <w:r w:rsidR="00E109DE" w:rsidRPr="009A799D">
        <w:t xml:space="preserve"> (MHL)</w:t>
      </w:r>
    </w:p>
    <w:p w:rsidR="00E109DE" w:rsidRPr="009A799D" w:rsidRDefault="00E109DE" w:rsidP="00E109DE">
      <w:pPr>
        <w:rPr>
          <w:sz w:val="14"/>
        </w:rPr>
      </w:pPr>
      <w:r w:rsidRPr="009A799D">
        <w:rPr>
          <w:rStyle w:val="StyleUnderline"/>
        </w:rPr>
        <w:t xml:space="preserve">In 2017, the United States military said that it </w:t>
      </w:r>
      <w:hyperlink r:id="rId391" w:history="1">
        <w:r w:rsidRPr="009A799D">
          <w:rPr>
            <w:rStyle w:val="StyleUnderline"/>
          </w:rPr>
          <w:t>carried out</w:t>
        </w:r>
      </w:hyperlink>
      <w:r w:rsidRPr="009A799D">
        <w:rPr>
          <w:rStyle w:val="StyleUnderline"/>
        </w:rPr>
        <w:t xml:space="preserve"> more than 120 strikes in Yemen, more than three times as many as strikes as </w:t>
      </w:r>
      <w:hyperlink r:id="rId392" w:history="1">
        <w:r w:rsidRPr="009A799D">
          <w:rPr>
            <w:rStyle w:val="StyleUnderline"/>
          </w:rPr>
          <w:t>2016</w:t>
        </w:r>
      </w:hyperlink>
      <w:r w:rsidRPr="009A799D">
        <w:rPr>
          <w:rStyle w:val="StyleUnderline"/>
        </w:rPr>
        <w:t xml:space="preserve">. </w:t>
      </w:r>
      <w:r w:rsidRPr="009A799D">
        <w:rPr>
          <w:sz w:val="14"/>
        </w:rPr>
        <w:t xml:space="preserve">For many years, we at the </w:t>
      </w:r>
      <w:hyperlink r:id="rId393" w:history="1">
        <w:r w:rsidRPr="009A799D">
          <w:rPr>
            <w:rStyle w:val="Emphasis"/>
          </w:rPr>
          <w:t>Mwatana Organization for Human Rights</w:t>
        </w:r>
      </w:hyperlink>
      <w:r w:rsidRPr="009A799D">
        <w:rPr>
          <w:rStyle w:val="Emphasis"/>
        </w:rPr>
        <w:t xml:space="preserve"> documented the impact of U.S. drone strikes in Yemen</w:t>
      </w:r>
      <w:r w:rsidRPr="009A799D">
        <w:rPr>
          <w:sz w:val="14"/>
        </w:rPr>
        <w:t xml:space="preserve"> through detailed field research. In 2017 we investigated </w:t>
      </w:r>
      <w:r w:rsidRPr="009A799D">
        <w:rPr>
          <w:rStyle w:val="Emphasis"/>
        </w:rPr>
        <w:t>eight drone strikes and ground operations and found that U.S. operations were responsible for the deaths of at least 32 civilians – including 16 children and six women – and injured ten others, including five children</w:t>
      </w:r>
      <w:r w:rsidRPr="009A799D">
        <w:rPr>
          <w:sz w:val="14"/>
        </w:rPr>
        <w:t xml:space="preserve">. (The results of these investigations will be released in a forthcoming report.) </w:t>
      </w:r>
      <w:r w:rsidRPr="009A799D">
        <w:rPr>
          <w:rStyle w:val="StyleUnderline"/>
        </w:rPr>
        <w:t>The 32 civilian deaths and ten injuries are the latest in a long list of victims harmed by U.S. military operations in Yemen who have been waiting for justice for many years</w:t>
      </w:r>
      <w:r w:rsidRPr="009A799D">
        <w:rPr>
          <w:sz w:val="14"/>
        </w:rPr>
        <w:t xml:space="preserve">. Incidents of </w:t>
      </w:r>
      <w:r w:rsidRPr="009A799D">
        <w:rPr>
          <w:rStyle w:val="Emphasis"/>
        </w:rPr>
        <w:t>civilian harm in Yemen continue to negatively affect the reputation of the United States in the country and push local communities to consider violence and revenge as the only solution to the harm they suffer</w:t>
      </w:r>
      <w:r w:rsidRPr="009A799D">
        <w:rPr>
          <w:sz w:val="14"/>
        </w:rPr>
        <w:t xml:space="preserve">. With U.S. operations in Yemen </w:t>
      </w:r>
      <w:hyperlink r:id="rId394" w:history="1">
        <w:r w:rsidRPr="009A799D">
          <w:rPr>
            <w:rStyle w:val="Hyperlink"/>
            <w:sz w:val="14"/>
          </w:rPr>
          <w:t>continuing</w:t>
        </w:r>
      </w:hyperlink>
      <w:r w:rsidRPr="009A799D">
        <w:rPr>
          <w:sz w:val="14"/>
        </w:rPr>
        <w:t xml:space="preserve"> in 2018, it is time for much greater attention to be given to the civilians harmed and the effects of this unwise and destructive policy.</w:t>
      </w:r>
    </w:p>
    <w:p w:rsidR="00E109DE" w:rsidRPr="009A799D" w:rsidRDefault="00E109DE" w:rsidP="00E109DE"/>
    <w:p w:rsidR="00E109DE" w:rsidRPr="009A799D" w:rsidRDefault="00E109DE" w:rsidP="00E109DE">
      <w:pPr>
        <w:pStyle w:val="Heading4"/>
        <w:rPr>
          <w:rFonts w:hint="eastAsia"/>
        </w:rPr>
      </w:pPr>
      <w:r w:rsidRPr="009A799D">
        <w:t>CP takes the lives of thousands of innocent people</w:t>
      </w:r>
    </w:p>
    <w:p w:rsidR="00E109DE" w:rsidRPr="009A799D" w:rsidRDefault="00E109DE" w:rsidP="00E109DE">
      <w:r w:rsidRPr="009A799D">
        <w:rPr>
          <w:rFonts w:eastAsiaTheme="majorEastAsia" w:cstheme="majorBidi"/>
          <w:b/>
          <w:iCs/>
          <w:sz w:val="26"/>
        </w:rPr>
        <w:t>Cuddy 2/27</w:t>
      </w:r>
      <w:r w:rsidRPr="009A799D">
        <w:t xml:space="preserve"> Alice Cuddy is a journalist citing data from Airwars. Airwars has teamed up with the New America Foundation to assess all known public records of airstrikes and reported civilian harm since the end of the NATO campaign in 2011. We have identified hundreds of likely civilian fatalities in a complex conflict which has seen over 2,000 airstrikes from at least eight belligerents, both foreign and domestic. </w:t>
      </w:r>
      <w:hyperlink r:id="rId395" w:history="1">
        <w:r w:rsidRPr="009A799D">
          <w:rPr>
            <w:rStyle w:val="Hyperlink"/>
          </w:rPr>
          <w:t>http://www.euronews.com/2018/02/27/over-5-000-civilian-deaths-unaccounted-for-in-us-led-strikes-in-iraq-syria-monitor</w:t>
        </w:r>
      </w:hyperlink>
      <w:r w:rsidRPr="009A799D">
        <w:t xml:space="preserve"> (MHL)</w:t>
      </w:r>
    </w:p>
    <w:p w:rsidR="00E109DE" w:rsidRPr="009A799D" w:rsidRDefault="00E109DE" w:rsidP="00E109DE">
      <w:pPr>
        <w:rPr>
          <w:rStyle w:val="Emphasis"/>
        </w:rPr>
      </w:pPr>
      <w:r w:rsidRPr="009A799D">
        <w:rPr>
          <w:rStyle w:val="Emphasis"/>
        </w:rPr>
        <w:t xml:space="preserve">More than seven times as many civilians have been killed by the US-led coalition in Iraq and Syria than official numbers suggest, according to recent data from a leading monitor. </w:t>
      </w:r>
      <w:r w:rsidRPr="009A799D">
        <w:rPr>
          <w:sz w:val="14"/>
        </w:rPr>
        <w:t xml:space="preserve">The </w:t>
      </w:r>
      <w:hyperlink r:id="rId396" w:tgtFrame="_blank" w:history="1">
        <w:r w:rsidRPr="009A799D">
          <w:rPr>
            <w:rStyle w:val="Hyperlink"/>
            <w:sz w:val="14"/>
          </w:rPr>
          <w:t>US-led coalition</w:t>
        </w:r>
      </w:hyperlink>
      <w:r w:rsidRPr="009A799D">
        <w:rPr>
          <w:sz w:val="14"/>
        </w:rPr>
        <w:t xml:space="preserve">, composed of an alliance of western and regional powers, launched a campaign of airstrikes in Iraq and Syria in 2014 to “degrade and destroy” the so-called Islamic State. Seventy-four nations are in the coalition, including the UK, France, Germany and the Netherlands, as well as the Gulf states. Its mission, Operation Inherent Resolve, has also seen it target Syrian military positions, with the alliance acknowledging earlier this month that a retaliatory airstrike on forces loyal to President Bashar al-Assad had killed about 100 people. But civilians have also been caught in the strikes. </w:t>
      </w:r>
      <w:r w:rsidRPr="009A799D">
        <w:rPr>
          <w:rStyle w:val="Emphasis"/>
        </w:rPr>
        <w:t>From the start of the intervention in August 2014 until mid-February this year, the coalition has killed between at least 6,137 and 9,444 civilians,</w:t>
      </w:r>
      <w:r w:rsidRPr="009A799D">
        <w:rPr>
          <w:sz w:val="14"/>
        </w:rPr>
        <w:t xml:space="preserve"> according to </w:t>
      </w:r>
      <w:hyperlink r:id="rId397" w:tgtFrame="_blank" w:history="1">
        <w:r w:rsidRPr="009A799D">
          <w:rPr>
            <w:rStyle w:val="Hyperlink"/>
            <w:sz w:val="14"/>
          </w:rPr>
          <w:t>Airwars</w:t>
        </w:r>
      </w:hyperlink>
      <w:r w:rsidRPr="009A799D">
        <w:rPr>
          <w:sz w:val="14"/>
        </w:rPr>
        <w:t xml:space="preserve">, a UK-based monitoring group of experienced investigative journalists and researchers. Hundreds of those were children, its figures show. The numbers are in stark contrast to Operation Inherent Resolve’s own data, with its latest report, released on Friday, confirming at least 841 “unintentional” civilian deaths over the course of the campaign. This toll records 10 more confirmed civilian fatalities than announced in the coalition’s previous report at the end of January. </w:t>
      </w:r>
      <w:r w:rsidRPr="009A799D">
        <w:rPr>
          <w:rStyle w:val="Emphasis"/>
        </w:rPr>
        <w:t xml:space="preserve">The coalition says it has conducted 29,070 strikes between August 2014 and January 2018. There were some 287 strikes conducted in January alone, according to official figures. </w:t>
      </w:r>
      <w:r w:rsidRPr="009A799D">
        <w:rPr>
          <w:rStyle w:val="StyleUnderline"/>
        </w:rPr>
        <w:t xml:space="preserve">Airwars collects its data by correlating local and social media reports and footage, international press, NGO statements, and statements from militant and terrorist groups, to assess the validity of the reports. </w:t>
      </w:r>
      <w:r w:rsidRPr="009A799D">
        <w:rPr>
          <w:sz w:val="14"/>
        </w:rPr>
        <w:t xml:space="preserve">By tracking if and when coalition strikes took place on areas of reported civilian casualities, it determines whether these air raids were likely responsible for the deaths. </w:t>
      </w:r>
      <w:r w:rsidRPr="009A799D">
        <w:rPr>
          <w:rStyle w:val="Emphasis"/>
        </w:rPr>
        <w:t>Casualty counts categorised as “confirmed” and “fair” - when there are two or more credible, non-contested claims and the coalition admits to bombing nearby - are used to make the minimum estimated civial death toll.</w:t>
      </w:r>
    </w:p>
    <w:p w:rsidR="00E109DE" w:rsidRPr="009A799D" w:rsidRDefault="00E109DE" w:rsidP="00E109DE"/>
    <w:p w:rsidR="00834901" w:rsidRPr="009A799D" w:rsidRDefault="00834901" w:rsidP="004F6BFC">
      <w:pPr>
        <w:pStyle w:val="Heading2"/>
        <w:rPr>
          <w:rFonts w:hint="eastAsia"/>
        </w:rPr>
      </w:pPr>
      <w:r w:rsidRPr="009A799D">
        <w:t>ISIS</w:t>
      </w:r>
    </w:p>
    <w:p w:rsidR="00834901" w:rsidRPr="009A799D" w:rsidRDefault="00834901" w:rsidP="004F6BFC"/>
    <w:p w:rsidR="00834901" w:rsidRPr="009A799D" w:rsidRDefault="00B55C3D" w:rsidP="004F6BFC">
      <w:pPr>
        <w:pStyle w:val="Heading3"/>
        <w:rPr>
          <w:rFonts w:hint="eastAsia"/>
        </w:rPr>
      </w:pPr>
      <w:r w:rsidRPr="009A799D">
        <w:t>1NC CP</w:t>
      </w:r>
    </w:p>
    <w:p w:rsidR="00B55C3D" w:rsidRPr="009A799D" w:rsidRDefault="00B55C3D" w:rsidP="004F6BFC"/>
    <w:p w:rsidR="00B55C3D" w:rsidRPr="009A799D" w:rsidRDefault="00E1662B" w:rsidP="004F6BFC">
      <w:pPr>
        <w:pStyle w:val="Heading4"/>
        <w:rPr>
          <w:rFonts w:hint="eastAsia"/>
        </w:rPr>
      </w:pPr>
      <w:r w:rsidRPr="009A799D">
        <w:t xml:space="preserve">CP Text: </w:t>
      </w:r>
      <w:r w:rsidR="00B55C3D" w:rsidRPr="009A799D">
        <w:t>The United S</w:t>
      </w:r>
      <w:r w:rsidRPr="009A799D">
        <w:t>tates federal government should</w:t>
      </w:r>
    </w:p>
    <w:p w:rsidR="00B55C3D" w:rsidRPr="009A799D" w:rsidRDefault="00B55C3D" w:rsidP="004F6BFC">
      <w:pPr>
        <w:pStyle w:val="Heading4"/>
        <w:numPr>
          <w:ilvl w:val="0"/>
          <w:numId w:val="12"/>
        </w:numPr>
        <w:rPr>
          <w:rFonts w:hint="eastAsia"/>
        </w:rPr>
      </w:pPr>
      <w:r w:rsidRPr="009A799D">
        <w:t>Stop bombing and troop deployment in the Middle East</w:t>
      </w:r>
    </w:p>
    <w:p w:rsidR="00B55C3D" w:rsidRPr="009A799D" w:rsidRDefault="00B55C3D" w:rsidP="004F6BFC">
      <w:pPr>
        <w:pStyle w:val="Heading4"/>
        <w:numPr>
          <w:ilvl w:val="0"/>
          <w:numId w:val="12"/>
        </w:numPr>
        <w:rPr>
          <w:rFonts w:hint="eastAsia"/>
        </w:rPr>
      </w:pPr>
      <w:r w:rsidRPr="009A799D">
        <w:t>Cooperate with the international community to cut weapons and funding to terrorist groups</w:t>
      </w:r>
    </w:p>
    <w:p w:rsidR="00B55C3D" w:rsidRPr="009A799D" w:rsidRDefault="00B55C3D" w:rsidP="004F6BFC">
      <w:pPr>
        <w:pStyle w:val="Heading4"/>
        <w:numPr>
          <w:ilvl w:val="0"/>
          <w:numId w:val="12"/>
        </w:numPr>
        <w:rPr>
          <w:rFonts w:hint="eastAsia"/>
        </w:rPr>
      </w:pPr>
      <w:r w:rsidRPr="009A799D">
        <w:t>Increase humanitarian aid to the Middle East</w:t>
      </w:r>
    </w:p>
    <w:p w:rsidR="00B55C3D" w:rsidRPr="009A799D" w:rsidRDefault="00B55C3D" w:rsidP="004F6BFC">
      <w:pPr>
        <w:pStyle w:val="Heading4"/>
        <w:rPr>
          <w:rFonts w:hint="eastAsia"/>
        </w:rPr>
      </w:pPr>
      <w:r w:rsidRPr="009A799D">
        <w:t>Non-military approach is best – its more holistic and avoids past failures</w:t>
      </w:r>
    </w:p>
    <w:p w:rsidR="00B55C3D" w:rsidRPr="009A799D" w:rsidRDefault="00B55C3D" w:rsidP="004F6BFC">
      <w:pPr>
        <w:rPr>
          <w:rStyle w:val="Style13ptBold"/>
        </w:rPr>
      </w:pPr>
      <w:r w:rsidRPr="009A799D">
        <w:rPr>
          <w:rStyle w:val="Style13ptBold"/>
        </w:rPr>
        <w:t>FCNL 18</w:t>
      </w:r>
    </w:p>
    <w:p w:rsidR="00B55C3D" w:rsidRPr="009A799D" w:rsidRDefault="00B55C3D" w:rsidP="004F6BFC">
      <w:r w:rsidRPr="009A799D">
        <w:t>Friends Committee of National Legislation April 19</w:t>
      </w:r>
      <w:r w:rsidRPr="009A799D">
        <w:rPr>
          <w:vertAlign w:val="superscript"/>
        </w:rPr>
        <w:t>th</w:t>
      </w:r>
      <w:r w:rsidRPr="009A799D">
        <w:t xml:space="preserve"> 2018, "ISIS: There Are Nonmilitary Options ," Friends Committee on National Legislation, </w:t>
      </w:r>
      <w:hyperlink r:id="rId398" w:history="1">
        <w:r w:rsidRPr="009A799D">
          <w:rPr>
            <w:rStyle w:val="Hyperlink"/>
          </w:rPr>
          <w:t>https://www.fcnl.org/updates/isis-there-are-nonmilitary-options-394</w:t>
        </w:r>
      </w:hyperlink>
      <w:r w:rsidRPr="009A799D">
        <w:t xml:space="preserve"> The Friends Committee on National Legislation is a lobbying organization in the public interest founded in 1943 by members of the Religious Society of Friends</w:t>
      </w:r>
    </w:p>
    <w:p w:rsidR="00B55C3D" w:rsidRPr="009A799D" w:rsidRDefault="00B55C3D" w:rsidP="004F6BFC">
      <w:pPr>
        <w:rPr>
          <w:sz w:val="16"/>
        </w:rPr>
      </w:pPr>
    </w:p>
    <w:p w:rsidR="00B55C3D" w:rsidRPr="009A799D" w:rsidRDefault="00B55C3D" w:rsidP="004F6BFC">
      <w:pPr>
        <w:rPr>
          <w:sz w:val="14"/>
        </w:rPr>
      </w:pPr>
      <w:r w:rsidRPr="009A799D">
        <w:rPr>
          <w:sz w:val="14"/>
        </w:rPr>
        <w:t xml:space="preserve">As the president shares </w:t>
      </w:r>
      <w:hyperlink r:id="rId399" w:history="1">
        <w:r w:rsidRPr="009A799D">
          <w:rPr>
            <w:rStyle w:val="Hyperlink"/>
            <w:sz w:val="14"/>
          </w:rPr>
          <w:t>his plans to address ISIS</w:t>
        </w:r>
      </w:hyperlink>
      <w:r w:rsidRPr="009A799D">
        <w:rPr>
          <w:sz w:val="14"/>
        </w:rPr>
        <w:t xml:space="preserve">, the options he is considering include sending troops to Syria. Are there </w:t>
      </w:r>
      <w:hyperlink r:id="rId400" w:history="1">
        <w:r w:rsidRPr="009A799D">
          <w:rPr>
            <w:rStyle w:val="Hyperlink"/>
            <w:sz w:val="14"/>
          </w:rPr>
          <w:t>nonmilitary responses to ISIS</w:t>
        </w:r>
      </w:hyperlink>
      <w:r w:rsidRPr="009A799D">
        <w:rPr>
          <w:sz w:val="14"/>
        </w:rPr>
        <w:t xml:space="preserve">? We offer our perspective here: How can the U.S. stop ISIS from killing people without going to war? Seeking an end to ISIS requires acknowledging how ISIS began. ISIS grew out of the violence unleashed by the U.S. invasion and occupation of Iraq and its aftermath, and the Syrian civil war. It has attracted thousands of recruits, the vast majority of whom are from Iraq and Syria, based on financial incentives, ideological promises of glory, and opposition to perceived U.S. and Iranian hegemony. </w:t>
      </w:r>
      <w:r w:rsidRPr="009A799D">
        <w:rPr>
          <w:rStyle w:val="StyleUnderline"/>
        </w:rPr>
        <w:t>A group bombed into existence cannot simply be bombed out of existence. Instead, the U.S. must act immediately through a comprehensive strategy with local and international stakeholders to prevent further violence, while ensuring that any response does not do more harm over the long term: Stop the bombing and remove the troops Every bomb the US drops and every new deployment of troops in the region is widely seen as a threat to local communities, especially if civilians are killed as a result. They also serve as a propaganda bonanza for ISIS in supporting their claim that these actions are an attack on the Islamic world</w:t>
      </w:r>
      <w:r w:rsidRPr="009A799D">
        <w:rPr>
          <w:sz w:val="14"/>
        </w:rPr>
        <w:t xml:space="preserve">. </w:t>
      </w:r>
      <w:r w:rsidRPr="009A799D">
        <w:rPr>
          <w:rStyle w:val="StyleUnderline"/>
        </w:rPr>
        <w:t xml:space="preserve">Starve ISIS of weapons and supplies ISIS is not manufacturing its own weapons. Weapons from the </w:t>
      </w:r>
      <w:hyperlink r:id="rId401" w:history="1">
        <w:r w:rsidRPr="009A799D">
          <w:rPr>
            <w:rStyle w:val="StyleUnderline"/>
          </w:rPr>
          <w:t>U.S. and Gulf countries</w:t>
        </w:r>
      </w:hyperlink>
      <w:r w:rsidRPr="009A799D">
        <w:rPr>
          <w:rStyle w:val="StyleUnderline"/>
        </w:rPr>
        <w:t xml:space="preserve"> have ended up in their hands, and reducing the arms and ammunition supply through a </w:t>
      </w:r>
      <w:hyperlink r:id="rId402" w:history="1">
        <w:r w:rsidRPr="009A799D">
          <w:rPr>
            <w:rStyle w:val="StyleUnderline"/>
          </w:rPr>
          <w:t>regional arms embargo</w:t>
        </w:r>
      </w:hyperlink>
      <w:r w:rsidRPr="009A799D">
        <w:rPr>
          <w:rStyle w:val="StyleUnderline"/>
        </w:rPr>
        <w:t xml:space="preserve"> will dramatically reduce the killing capacity that ISIS has. Cut off funding ISIS is one of the wealthiest militant groups in the world, financed by stolen oil, taxes, and black market sales of cigarettes, alcohol, and museum artifacts. The recent </w:t>
      </w:r>
      <w:hyperlink r:id="rId403" w:anchor=".VP9CjPnF_Tp" w:history="1">
        <w:r w:rsidRPr="009A799D">
          <w:rPr>
            <w:rStyle w:val="StyleUnderline"/>
          </w:rPr>
          <w:t>UN resolution</w:t>
        </w:r>
      </w:hyperlink>
      <w:r w:rsidRPr="009A799D">
        <w:rPr>
          <w:rStyle w:val="StyleUnderline"/>
        </w:rPr>
        <w:t xml:space="preserve"> to block sources of funding for ISIS represents one step forward in this effort. However, </w:t>
      </w:r>
      <w:hyperlink r:id="rId404" w:history="1">
        <w:r w:rsidRPr="009A799D">
          <w:rPr>
            <w:rStyle w:val="StyleUnderline"/>
          </w:rPr>
          <w:t xml:space="preserve">more work with local communities </w:t>
        </w:r>
      </w:hyperlink>
      <w:r w:rsidRPr="009A799D">
        <w:rPr>
          <w:rStyle w:val="StyleUnderline"/>
        </w:rPr>
        <w:t>could stop ISIS from being able to use their pipeline</w:t>
      </w:r>
      <w:r w:rsidRPr="009A799D">
        <w:rPr>
          <w:sz w:val="14"/>
        </w:rPr>
        <w:t xml:space="preserve">s, and more policing that can be carried out to lower profits from illegal antiquities sales and the sex trade. </w:t>
      </w:r>
      <w:r w:rsidRPr="009A799D">
        <w:rPr>
          <w:rStyle w:val="StyleUnderline"/>
        </w:rPr>
        <w:t>Starve ISIS of people willing to fight for them Political discontent, instability and deep poverty create conditions ripe for extremism</w:t>
      </w:r>
      <w:r w:rsidRPr="009A799D">
        <w:rPr>
          <w:sz w:val="14"/>
        </w:rPr>
        <w:t xml:space="preserve">. The civil war in Syria, and decades of bombing in Iraq, has allowed ISIS to flourish </w:t>
      </w:r>
      <w:r w:rsidRPr="009A799D">
        <w:rPr>
          <w:rStyle w:val="StyleUnderline"/>
        </w:rPr>
        <w:t xml:space="preserve">Job creation, education, financial support, and an open political process that engages local actors, and neighboring countries to create long term stability should be prioritized – not bombs. </w:t>
      </w:r>
      <w:r w:rsidRPr="009A799D">
        <w:rPr>
          <w:sz w:val="14"/>
        </w:rPr>
        <w:t xml:space="preserve">This group is committing mass atrocities right now. If we don't respond, we're letting innocent people die. What should we do right now that's not a military response? </w:t>
      </w:r>
      <w:r w:rsidRPr="009A799D">
        <w:rPr>
          <w:rStyle w:val="StyleUnderline"/>
        </w:rPr>
        <w:t>In addition to the proposed solutions above, the U.S. should increase humanitarian aid to the region so people have a way to meet their basic needs, instead of finding themselves at the mercy of ISIS</w:t>
      </w:r>
      <w:r w:rsidRPr="009A799D">
        <w:rPr>
          <w:sz w:val="14"/>
        </w:rPr>
        <w:t>, which is willing to provide humanitarian support in exchange for control</w:t>
      </w:r>
      <w:r w:rsidRPr="009A799D">
        <w:rPr>
          <w:rStyle w:val="StyleUnderline"/>
        </w:rPr>
        <w:t xml:space="preserve">. </w:t>
      </w:r>
      <w:r w:rsidRPr="009A799D">
        <w:rPr>
          <w:sz w:val="14"/>
        </w:rPr>
        <w:t>Refugees and displaced persons in both Syria and Iraq must also be given a lifeline</w:t>
      </w:r>
      <w:r w:rsidRPr="009A799D">
        <w:rPr>
          <w:rStyle w:val="StyleUnderline"/>
        </w:rPr>
        <w:t>.</w:t>
      </w:r>
      <w:r w:rsidRPr="009A799D">
        <w:rPr>
          <w:sz w:val="14"/>
        </w:rPr>
        <w:t xml:space="preserve"> The U.S. should welcome a larger number of refugees into the States and bolster international efforts for a mass resettlement effort for refugees. Political Process for Syria </w:t>
      </w:r>
      <w:r w:rsidRPr="009A799D">
        <w:rPr>
          <w:rStyle w:val="StyleUnderline"/>
        </w:rPr>
        <w:t xml:space="preserve">The </w:t>
      </w:r>
      <w:hyperlink r:id="rId405" w:history="1">
        <w:r w:rsidRPr="009A799D">
          <w:rPr>
            <w:rStyle w:val="StyleUnderline"/>
          </w:rPr>
          <w:t>“freezes”</w:t>
        </w:r>
      </w:hyperlink>
      <w:r w:rsidRPr="009A799D">
        <w:rPr>
          <w:rStyle w:val="StyleUnderline"/>
        </w:rPr>
        <w:t xml:space="preserve"> declared by the United Nations to immediately halt the fighting between government and rebel forces in specific parts of Syria are a good first step</w:t>
      </w:r>
      <w:r w:rsidRPr="009A799D">
        <w:rPr>
          <w:sz w:val="14"/>
        </w:rPr>
        <w:t xml:space="preserve">. A freeze would allow civilians who have remained in the area to obtain precious food, medicine, and medical treatment. </w:t>
      </w:r>
      <w:r w:rsidRPr="009A799D">
        <w:rPr>
          <w:rStyle w:val="StyleUnderline"/>
        </w:rPr>
        <w:t xml:space="preserve">Reviving the Geneva II process in Syria is also essential to de-escalating conflict in Syria, and will require bringing Iran to the table as an actor with </w:t>
      </w:r>
      <w:hyperlink r:id="rId406" w:history="1">
        <w:r w:rsidRPr="009A799D">
          <w:rPr>
            <w:rStyle w:val="StyleUnderline"/>
          </w:rPr>
          <w:t xml:space="preserve">unrivalled influence </w:t>
        </w:r>
      </w:hyperlink>
      <w:r w:rsidRPr="009A799D">
        <w:rPr>
          <w:rStyle w:val="StyleUnderline"/>
        </w:rPr>
        <w:t>on the Syrian regime</w:t>
      </w:r>
      <w:r w:rsidRPr="009A799D">
        <w:rPr>
          <w:sz w:val="14"/>
        </w:rPr>
        <w:t xml:space="preserve">. A political solution that engages the Gulf States, Iran and other regional players is essential to any lasting solution. Specifically, this could mean restarting political negotiations without preconditions for the restructuring of the Syrian government. Political Process for Iraq </w:t>
      </w:r>
      <w:r w:rsidRPr="009A799D">
        <w:rPr>
          <w:rStyle w:val="StyleUnderline"/>
        </w:rPr>
        <w:t xml:space="preserve">Achieving a political solution in Iraq means engaging tribal and other local leaders in Sunni-majority provinces that have long been marginalized by the U.S.-backed Iraqi government. This includes Sunni-majority areas of Iraq where the U.S.-backed Iraqi security forces have committed grave </w:t>
      </w:r>
      <w:hyperlink r:id="rId407" w:history="1">
        <w:r w:rsidRPr="009A799D">
          <w:rPr>
            <w:rStyle w:val="StyleUnderline"/>
          </w:rPr>
          <w:t>human rights violations</w:t>
        </w:r>
      </w:hyperlink>
      <w:r w:rsidRPr="009A799D">
        <w:rPr>
          <w:sz w:val="14"/>
        </w:rPr>
        <w:t xml:space="preserve">, stoking widespread resentment against both the Iraqi central government as well as U.S. military intervention. Despite those setbacks, </w:t>
      </w:r>
      <w:r w:rsidRPr="009A799D">
        <w:rPr>
          <w:rStyle w:val="StyleUnderline"/>
        </w:rPr>
        <w:t xml:space="preserve">a vibrant civil society engaging in </w:t>
      </w:r>
      <w:hyperlink r:id="rId408" w:history="1">
        <w:r w:rsidRPr="009A799D">
          <w:rPr>
            <w:rStyle w:val="StyleUnderline"/>
          </w:rPr>
          <w:t>nonviolent activism</w:t>
        </w:r>
      </w:hyperlink>
      <w:r w:rsidRPr="009A799D">
        <w:rPr>
          <w:rStyle w:val="StyleUnderline"/>
        </w:rPr>
        <w:t xml:space="preserve"> exists in Iraq and Syria. They have an essential role in stabilizing the situation on the ground and engaging local religious and community leaders, NGOs, and the civilians themselves in a conversation of what kind of government and society they would like to live in</w:t>
      </w:r>
      <w:r w:rsidRPr="009A799D">
        <w:rPr>
          <w:sz w:val="14"/>
        </w:rPr>
        <w:t xml:space="preserve"> and how we can help make it a reality. Amplifying these voices can help build resilience for the country and deny ISIS the ideological and material support it needs to hold control. I'm appalled by the atrocities and violence committed by ISIS. How can you read these reports without wanting to act? We agree that the beheadings, violence, and atrocities are horrific and that we must act decisively to stop ISIS and other groups and governments committing and supporting violence in the region. We have a responsibility to ensure the action taken does not result in even more deaths. Every death is a tragedy. Here at FCNL, </w:t>
      </w:r>
      <w:r w:rsidRPr="009A799D">
        <w:rPr>
          <w:rStyle w:val="StyleUnderline"/>
        </w:rPr>
        <w:t xml:space="preserve">we want to make sure the U.S. response is effective over the long term -- not just preventing violence next week or next year, but also not contributing to more killings in the future. The military-first strategy has, time and again, left countries destabilized and vulnerable to extremist groups like ISIS. We can't accept a strategy that costs </w:t>
      </w:r>
      <w:hyperlink r:id="rId409" w:history="1">
        <w:r w:rsidRPr="009A799D">
          <w:rPr>
            <w:rStyle w:val="StyleUnderline"/>
          </w:rPr>
          <w:t>$8.5 million per day</w:t>
        </w:r>
      </w:hyperlink>
      <w:r w:rsidRPr="009A799D">
        <w:rPr>
          <w:sz w:val="14"/>
        </w:rPr>
        <w:t xml:space="preserve"> </w:t>
      </w:r>
      <w:r w:rsidRPr="009A799D">
        <w:rPr>
          <w:rStyle w:val="StyleUnderline"/>
        </w:rPr>
        <w:t>(with no clear exit</w:t>
      </w:r>
      <w:r w:rsidRPr="009A799D">
        <w:rPr>
          <w:sz w:val="14"/>
        </w:rPr>
        <w:t xml:space="preserve">) and could lead to more killings, a stronger ISIS, or the rise of the next ISIS. ISIS is too extreme to respond to negotiations and diplomacy. How do you reason with terrorist groups? </w:t>
      </w:r>
      <w:r w:rsidRPr="009A799D">
        <w:rPr>
          <w:rStyle w:val="StyleUnderline"/>
        </w:rPr>
        <w:t xml:space="preserve">Instead of immediately trying to negotiate with ISIS, we recommend negotiations with the nations and regional players that are enabling the atrocities ISIS and other armed groups perpetuate. The international community has contributed to this crisis by supplying money, weapons, and intelligence to armed actors in Syria and Iraq and providing unchecked military support to the Syrian and Iraqi governments. The international community can blunt the violence by cutting off these supplies and contributing to a comprehensive, political solution to deescalate the violence. </w:t>
      </w:r>
      <w:r w:rsidRPr="009A799D">
        <w:rPr>
          <w:sz w:val="14"/>
        </w:rPr>
        <w:t>This group is not Islamic and does not represent a state. Why do you call them the Islamic State of Iraq and Syria (ISIS)? We understand the power given by names and are considering alternate ways of identifying the group, especially given concerns about describing ISIS as "Islamic." That is why we often use the phrase 'self-proclaimed Islamic State.' At present, we use ISIS for brevity and because that is how it is commonly referred to in U.S. media.</w:t>
      </w:r>
    </w:p>
    <w:p w:rsidR="00B55C3D" w:rsidRPr="009A799D" w:rsidRDefault="00B55C3D" w:rsidP="004F6BFC">
      <w:pPr>
        <w:pStyle w:val="Heading3"/>
        <w:rPr>
          <w:rFonts w:hint="eastAsia"/>
        </w:rPr>
      </w:pPr>
      <w:r w:rsidRPr="009A799D">
        <w:t>2NC Top Level</w:t>
      </w:r>
    </w:p>
    <w:p w:rsidR="00B55C3D" w:rsidRPr="009A799D" w:rsidRDefault="00B55C3D" w:rsidP="004F6BFC"/>
    <w:p w:rsidR="00B55C3D" w:rsidRPr="009A799D" w:rsidRDefault="00B55C3D" w:rsidP="004F6BFC">
      <w:pPr>
        <w:pStyle w:val="Heading4"/>
        <w:rPr>
          <w:rFonts w:hint="eastAsia"/>
        </w:rPr>
      </w:pPr>
      <w:r w:rsidRPr="009A799D">
        <w:t>Status quo strategy fails – new groups will rise up to replace any the AFF can solve, means the CP is key</w:t>
      </w:r>
    </w:p>
    <w:p w:rsidR="00B55C3D" w:rsidRPr="009A799D" w:rsidRDefault="00B55C3D" w:rsidP="004F6BFC">
      <w:r w:rsidRPr="009A799D">
        <w:t xml:space="preserve">Eric </w:t>
      </w:r>
      <w:r w:rsidRPr="009A799D">
        <w:rPr>
          <w:rStyle w:val="Style13ptBold"/>
        </w:rPr>
        <w:t>Rosand</w:t>
      </w:r>
      <w:r w:rsidRPr="009A799D">
        <w:t xml:space="preserve"> and Alistair </w:t>
      </w:r>
      <w:r w:rsidRPr="009A799D">
        <w:rPr>
          <w:rStyle w:val="Style13ptBold"/>
        </w:rPr>
        <w:t>Millar</w:t>
      </w:r>
      <w:r w:rsidRPr="009A799D">
        <w:t>, 5-23-</w:t>
      </w:r>
      <w:r w:rsidRPr="009A799D">
        <w:rPr>
          <w:rStyle w:val="Style13ptBold"/>
        </w:rPr>
        <w:t>2017</w:t>
      </w:r>
      <w:r w:rsidRPr="009A799D">
        <w:t xml:space="preserve">, "Want a new counterterrorism strategy? Be careful what you wish for," Brookings, </w:t>
      </w:r>
      <w:hyperlink r:id="rId410" w:history="1">
        <w:r w:rsidRPr="009A799D">
          <w:rPr>
            <w:rStyle w:val="Hyperlink"/>
          </w:rPr>
          <w:t>https://www.brookings.edu/blog/order-from-chaos/2017/05/23/want-a-new-counterterrorism-strategy-be-careful-what-you-wish-for/</w:t>
        </w:r>
      </w:hyperlink>
      <w:r w:rsidRPr="009A799D">
        <w:t xml:space="preserve"> Eric Rosand is a nonresident senior fellow in the Project on U.S. Relations with the Islamic World at Brookings and director of “The Prevention Project: Organizing Against Violent Extremism” in Washington, D.C. Alistair Millar is Co-Director of the Center on Global Counterterrorism Cooperation. He also teaches graduate level courses on counterterrorism and US foreign policy at Johns Hopkins University and The George Washington University,</w:t>
      </w:r>
    </w:p>
    <w:p w:rsidR="00B55C3D" w:rsidRPr="009A799D" w:rsidRDefault="00B55C3D" w:rsidP="004F6BFC">
      <w:pPr>
        <w:rPr>
          <w:rStyle w:val="StyleUnderline"/>
        </w:rPr>
      </w:pPr>
      <w:r w:rsidRPr="009A799D">
        <w:rPr>
          <w:rStyle w:val="StyleUnderline"/>
        </w:rPr>
        <w:t>There is a growing body of research on what drives support for terrorism and, counter to earlier conventional wisdom, it is generally not religion, ideology, or the internet</w:t>
      </w:r>
      <w:r w:rsidRPr="009A799D">
        <w:rPr>
          <w:sz w:val="16"/>
        </w:rPr>
        <w:t xml:space="preserve"> that attract would-be violent extremists. Rather, </w:t>
      </w:r>
      <w:r w:rsidRPr="009A799D">
        <w:rPr>
          <w:rStyle w:val="StyleUnderline"/>
        </w:rPr>
        <w:t>military or police abuses of one’s own population are among the single largest drivers of terrorist recruitment. Corruption and the biased delivery of public services that erodes the trust between the government and its citizens are also among the key sources of grievance within communities that terrorist propaganda exploits</w:t>
      </w:r>
      <w:r w:rsidRPr="009A799D">
        <w:rPr>
          <w:sz w:val="16"/>
        </w:rPr>
        <w:t xml:space="preserve">. State Department </w:t>
      </w:r>
      <w:hyperlink r:id="rId411" w:tgtFrame="_blank" w:history="1">
        <w:r w:rsidRPr="009A799D">
          <w:rPr>
            <w:rStyle w:val="Hyperlink"/>
            <w:sz w:val="16"/>
          </w:rPr>
          <w:t>research</w:t>
        </w:r>
      </w:hyperlink>
      <w:r w:rsidRPr="009A799D">
        <w:rPr>
          <w:sz w:val="16"/>
        </w:rPr>
        <w:t xml:space="preserve"> from 2016 confirms this. In </w:t>
      </w:r>
      <w:hyperlink r:id="rId412" w:tgtFrame="_blank" w:history="1">
        <w:r w:rsidRPr="009A799D">
          <w:rPr>
            <w:rStyle w:val="Hyperlink"/>
            <w:sz w:val="16"/>
          </w:rPr>
          <w:t>study</w:t>
        </w:r>
      </w:hyperlink>
      <w:r w:rsidRPr="009A799D">
        <w:rPr>
          <w:sz w:val="16"/>
        </w:rPr>
        <w:t xml:space="preserve"> and after </w:t>
      </w:r>
      <w:hyperlink r:id="rId413" w:tgtFrame="_blank" w:history="1">
        <w:r w:rsidRPr="009A799D">
          <w:rPr>
            <w:rStyle w:val="Hyperlink"/>
            <w:sz w:val="16"/>
          </w:rPr>
          <w:t>study</w:t>
        </w:r>
      </w:hyperlink>
      <w:r w:rsidRPr="009A799D">
        <w:rPr>
          <w:sz w:val="16"/>
        </w:rPr>
        <w:t xml:space="preserve">, youth alienation, </w:t>
      </w:r>
      <w:r w:rsidRPr="009A799D">
        <w:rPr>
          <w:rStyle w:val="StyleUnderline"/>
        </w:rPr>
        <w:t>marginalization, and lack of trust between local authorities and communities have been found to fuel terrorist violence in places as diverse as France, Belgium, Iraq, Mali, Nigeria, and Tunisia.</w:t>
      </w:r>
      <w:r w:rsidRPr="009A799D">
        <w:rPr>
          <w:sz w:val="16"/>
        </w:rPr>
        <w:t xml:space="preserve"> Yet </w:t>
      </w:r>
      <w:hyperlink r:id="rId414" w:tgtFrame="_blank" w:history="1">
        <w:r w:rsidRPr="009A799D">
          <w:rPr>
            <w:rStyle w:val="Hyperlink"/>
            <w:sz w:val="16"/>
          </w:rPr>
          <w:t>it has been reported</w:t>
        </w:r>
      </w:hyperlink>
      <w:r w:rsidRPr="009A799D">
        <w:rPr>
          <w:sz w:val="16"/>
        </w:rPr>
        <w:t xml:space="preserve"> that </w:t>
      </w:r>
      <w:r w:rsidRPr="009A799D">
        <w:rPr>
          <w:rStyle w:val="StyleUnderline"/>
        </w:rPr>
        <w:t>the new counterterrorism strategy “makes little mention of promoting human rights, development, good governance and other ‘soft power’ tools</w:t>
      </w:r>
      <w:r w:rsidRPr="009A799D">
        <w:rPr>
          <w:sz w:val="16"/>
        </w:rPr>
        <w:t xml:space="preserve"> </w:t>
      </w:r>
      <w:r w:rsidRPr="009A799D">
        <w:rPr>
          <w:rStyle w:val="StyleUnderline"/>
        </w:rPr>
        <w:t>that Washington has embraced in the past to help foreign governments reduce grievances that feed extremism</w:t>
      </w:r>
      <w:r w:rsidRPr="009A799D">
        <w:rPr>
          <w:sz w:val="16"/>
        </w:rPr>
        <w:t xml:space="preserve">.” A counterterrorism strategy that fails to acknowledge that effectively reducing the threat of terrorism benefits and at times depends on these “soft” tools and broader foreign policy efforts—whether to promote the peaceful resolution of political disputes and grievances, economic growth, development, good governance, or human rights and the rule of law—is unlikely to lead to a reduction in terrorist violence over the long term. </w:t>
      </w:r>
      <w:r w:rsidRPr="009A799D">
        <w:rPr>
          <w:rStyle w:val="StyleUnderline"/>
        </w:rPr>
        <w:t>While much of the international community seems to have recognized, based on lessons over the past decade, that “we can’t kill or arrest” our way out of the terrorist threat—and that a broad and integrated set of non-kinetic tools need to be deployed alongside military and intelligence ones—the new administration seems to have skipped school. The limitations in the draft strategy are exacerbated by three other related developments</w:t>
      </w:r>
      <w:r w:rsidRPr="009A799D">
        <w:rPr>
          <w:sz w:val="16"/>
        </w:rPr>
        <w:t xml:space="preserve">. </w:t>
      </w:r>
      <w:r w:rsidRPr="009A799D">
        <w:rPr>
          <w:rStyle w:val="StyleUnderline"/>
        </w:rPr>
        <w:t xml:space="preserve">The first is the proposed unprecedented </w:t>
      </w:r>
      <w:hyperlink r:id="rId415" w:tgtFrame="_blank" w:history="1">
        <w:r w:rsidRPr="009A799D">
          <w:rPr>
            <w:rStyle w:val="StyleUnderline"/>
          </w:rPr>
          <w:t>cuts</w:t>
        </w:r>
      </w:hyperlink>
      <w:r w:rsidRPr="009A799D">
        <w:rPr>
          <w:rStyle w:val="StyleUnderline"/>
        </w:rPr>
        <w:t xml:space="preserve"> to U.S. development and foreign assistance and diplomatic staff, which will deplete the broader set of non-military tools required not only to defeat ISIS, but ensure the next generation of terrorist groups does not emerge in its place</w:t>
      </w:r>
      <w:r w:rsidRPr="009A799D">
        <w:rPr>
          <w:sz w:val="16"/>
        </w:rPr>
        <w:t xml:space="preserve">. </w:t>
      </w:r>
      <w:r w:rsidRPr="009A799D">
        <w:rPr>
          <w:rStyle w:val="StyleUnderline"/>
        </w:rPr>
        <w:t xml:space="preserve">To succeed, the United States needs to do more than simply </w:t>
      </w:r>
      <w:hyperlink r:id="rId416" w:tgtFrame="_blank" w:history="1">
        <w:r w:rsidRPr="009A799D">
          <w:rPr>
            <w:rStyle w:val="StyleUnderline"/>
          </w:rPr>
          <w:t>prod</w:t>
        </w:r>
      </w:hyperlink>
      <w:r w:rsidRPr="009A799D">
        <w:rPr>
          <w:rStyle w:val="StyleUnderline"/>
        </w:rPr>
        <w:t xml:space="preserve"> our partners to increase their military expenditures and funding to support the training and equipping of foreign militaries and security services</w:t>
      </w:r>
      <w:r w:rsidRPr="009A799D">
        <w:rPr>
          <w:sz w:val="16"/>
        </w:rPr>
        <w:t xml:space="preserve">, which are often more focused on preserving the regime rather than protecting the population. Rather, </w:t>
      </w:r>
      <w:r w:rsidRPr="009A799D">
        <w:rPr>
          <w:rStyle w:val="StyleUnderline"/>
        </w:rPr>
        <w:t>we need to support the development of institutions that provide security and liberty to, and are focused on addressing—rather than potentially exacerbating—the social, economic, and political grievances of the local populations.</w:t>
      </w:r>
      <w:r w:rsidRPr="009A799D">
        <w:rPr>
          <w:sz w:val="16"/>
        </w:rPr>
        <w:t xml:space="preserve"> </w:t>
      </w:r>
      <w:r w:rsidRPr="009A799D">
        <w:rPr>
          <w:rStyle w:val="StyleUnderline"/>
        </w:rPr>
        <w:t xml:space="preserve">The second is the </w:t>
      </w:r>
      <w:hyperlink r:id="rId417" w:tgtFrame="_blank" w:history="1">
        <w:r w:rsidRPr="009A799D">
          <w:rPr>
            <w:rStyle w:val="StyleUnderline"/>
          </w:rPr>
          <w:t>pronouncement</w:t>
        </w:r>
      </w:hyperlink>
      <w:r w:rsidRPr="009A799D">
        <w:rPr>
          <w:rStyle w:val="StyleUnderline"/>
        </w:rPr>
        <w:t xml:space="preserve"> by Secretary of State Tillerson that there is a clear divide between American “interests” and “values.” This will actually undermine efforts to get U.S. partners in the global counterterrorism campaign</w:t>
      </w:r>
      <w:r w:rsidRPr="009A799D">
        <w:rPr>
          <w:sz w:val="16"/>
        </w:rPr>
        <w:t xml:space="preserve"> (e.g., Bahrain, Bangladesh, Egypt, Kenya, Nigeria) </w:t>
      </w:r>
      <w:r w:rsidRPr="009A799D">
        <w:rPr>
          <w:rStyle w:val="StyleUnderline"/>
        </w:rPr>
        <w:t>to recognize that when they fail to meet their human rights obligatio</w:t>
      </w:r>
      <w:r w:rsidRPr="009A799D">
        <w:rPr>
          <w:sz w:val="16"/>
        </w:rPr>
        <w:t xml:space="preserve">ns, including by cracking down on freedom of speech and peaceful protest, as Saudi Arabia does, </w:t>
      </w:r>
      <w:r w:rsidRPr="009A799D">
        <w:rPr>
          <w:rStyle w:val="StyleUnderline"/>
        </w:rPr>
        <w:t>they undermine their and U.S. counterterrorism efforts.</w:t>
      </w:r>
    </w:p>
    <w:p w:rsidR="00B55C3D" w:rsidRPr="009A799D" w:rsidRDefault="00B55C3D" w:rsidP="004F6BFC"/>
    <w:p w:rsidR="00B55C3D" w:rsidRPr="009A799D" w:rsidRDefault="00B55C3D" w:rsidP="004F6BFC">
      <w:pPr>
        <w:pStyle w:val="Heading3"/>
        <w:rPr>
          <w:rFonts w:hint="eastAsia"/>
        </w:rPr>
      </w:pPr>
      <w:r w:rsidRPr="009A799D">
        <w:t>2NC CP</w:t>
      </w:r>
    </w:p>
    <w:p w:rsidR="00B55C3D" w:rsidRPr="009A799D" w:rsidRDefault="00B55C3D" w:rsidP="004F6BFC">
      <w:pPr>
        <w:pStyle w:val="Heading4"/>
        <w:rPr>
          <w:rFonts w:hint="eastAsia"/>
        </w:rPr>
      </w:pPr>
      <w:r w:rsidRPr="009A799D">
        <w:t>Bombing is indiscriminate and creates more terrorists</w:t>
      </w:r>
    </w:p>
    <w:p w:rsidR="00B55C3D" w:rsidRPr="009A799D" w:rsidRDefault="00B55C3D" w:rsidP="004F6BFC">
      <w:r w:rsidRPr="009A799D">
        <w:t xml:space="preserve">Nazish </w:t>
      </w:r>
      <w:r w:rsidRPr="009A799D">
        <w:rPr>
          <w:rStyle w:val="Style13ptBold"/>
        </w:rPr>
        <w:t>Kolsy</w:t>
      </w:r>
      <w:r w:rsidRPr="009A799D">
        <w:t>, 12-4-</w:t>
      </w:r>
      <w:r w:rsidRPr="009A799D">
        <w:rPr>
          <w:rStyle w:val="Style13ptBold"/>
        </w:rPr>
        <w:t>2015</w:t>
      </w:r>
      <w:r w:rsidRPr="009A799D">
        <w:t xml:space="preserve">, "Five Signs the Drone War Is Undermining the ‘War on Terror’," Institute for Policy Studies, </w:t>
      </w:r>
      <w:hyperlink r:id="rId418" w:history="1">
        <w:r w:rsidRPr="009A799D">
          <w:rPr>
            <w:rStyle w:val="Hyperlink"/>
          </w:rPr>
          <w:t>https://ips-dc.org/five-signs-drone-war-undermining-war-terror/</w:t>
        </w:r>
      </w:hyperlink>
      <w:r w:rsidRPr="009A799D">
        <w:t xml:space="preserve"> Nazish Kolsy is a writer for the Institute for Policy Studies and cites documents revealed about Obama’s Drone Program</w:t>
      </w:r>
    </w:p>
    <w:p w:rsidR="00B55C3D" w:rsidRPr="009A799D" w:rsidRDefault="00B55C3D" w:rsidP="004F6BFC">
      <w:pPr>
        <w:rPr>
          <w:sz w:val="16"/>
        </w:rPr>
      </w:pPr>
      <w:r w:rsidRPr="009A799D">
        <w:rPr>
          <w:rStyle w:val="StyleUnderline"/>
        </w:rPr>
        <w:t>The government relies heavily on insufficient intelligence when identifying targets</w:t>
      </w:r>
      <w:r w:rsidRPr="009A799D">
        <w:rPr>
          <w:sz w:val="16"/>
        </w:rPr>
        <w:t xml:space="preserve">. The military uses a specific method when targeting individuals and conducting airstrikes known as “find, fix, finish, exploit, and analyze” — or as the military refers to it, F3EA. </w:t>
      </w:r>
      <w:r w:rsidRPr="009A799D">
        <w:rPr>
          <w:rStyle w:val="StyleUnderline"/>
        </w:rPr>
        <w:t>The steps to find, fix, and finish are used to locate and order an airstrike on a target.</w:t>
      </w:r>
      <w:r w:rsidRPr="009A799D">
        <w:rPr>
          <w:sz w:val="16"/>
        </w:rPr>
        <w:t xml:space="preserve"> “Exploit and analyze” are the next steps and are meant to gather intelligence and materials that provide leads for the cycle to start over. </w:t>
      </w:r>
      <w:r w:rsidRPr="009A799D">
        <w:rPr>
          <w:rStyle w:val="StyleUnderline"/>
        </w:rPr>
        <w:t>The implementation of steps “exploit and analyze,” however, is rare, and this creates intelligence dead ends</w:t>
      </w:r>
      <w:r w:rsidRPr="009A799D">
        <w:rPr>
          <w:sz w:val="16"/>
        </w:rPr>
        <w:t xml:space="preserve">. Relying purely on deadly strikes leaves intelligence agencies without any concrete information about targets and suspects. As a result, </w:t>
      </w:r>
      <w:r w:rsidRPr="009A799D">
        <w:rPr>
          <w:rStyle w:val="StyleUnderline"/>
        </w:rPr>
        <w:t>the U.S. heavily relies on foreign intelligence and information provided by host nations. There’s no one to capture suspects, ask questions, search through remains, or check surviving electronics. Information sharing with foreign intelligence may be subject to inconsistencies or inaccuracies and may falsely put the U.S. and European governments on high alert</w:t>
      </w:r>
      <w:r w:rsidRPr="009A799D">
        <w:rPr>
          <w:sz w:val="16"/>
        </w:rPr>
        <w:t xml:space="preserve">. Ironically, </w:t>
      </w:r>
      <w:r w:rsidRPr="009A799D">
        <w:rPr>
          <w:rStyle w:val="StyleUnderline"/>
        </w:rPr>
        <w:t>technology developed for “intelligence” is then barely used for that purpose at all.</w:t>
      </w:r>
      <w:r w:rsidRPr="009A799D">
        <w:rPr>
          <w:sz w:val="16"/>
        </w:rPr>
        <w:t xml:space="preserve"> Instead of developing more precise targets and locations based on evidence, airstrikes are almost fired blind. In addition, </w:t>
      </w:r>
      <w:r w:rsidRPr="009A799D">
        <w:rPr>
          <w:rStyle w:val="StyleUnderline"/>
        </w:rPr>
        <w:t>intelligence committees and the U.S. military depend</w:t>
      </w:r>
      <w:r w:rsidRPr="009A799D">
        <w:rPr>
          <w:sz w:val="16"/>
        </w:rPr>
        <w:t xml:space="preserve"> on monitoring electronic forms of communication as a way of discovering and identifying targets. SIGINT, or Signal Intelligence — information gathered from cellphones or SIM cards, among other sources — has proven to be </w:t>
      </w:r>
      <w:r w:rsidRPr="009A799D">
        <w:rPr>
          <w:rStyle w:val="StyleUnderline"/>
        </w:rPr>
        <w:t xml:space="preserve">an inferior form of intelligence, yet is still used as the basis for kill operations. Accurate numbers for civilian deaths are difficult to find because the government labels nearly all casualties “enemies killed in action.” </w:t>
      </w:r>
      <w:r w:rsidRPr="009A799D">
        <w:rPr>
          <w:sz w:val="16"/>
        </w:rPr>
        <w:t xml:space="preserve">In May 2013, the White House released a set of rules for drone strikes. The requirements for a strike to occur are vague, but they do stipulate that a strike can only be conducted if there is “near certainty that the terrorist target is present” and that there is “near certainty that non-combatants will not be injured or killed.” The documents provided to The Intercept, however, describe the rules a little differently. </w:t>
      </w:r>
      <w:r w:rsidRPr="009A799D">
        <w:rPr>
          <w:rStyle w:val="StyleUnderline"/>
        </w:rPr>
        <w:t>It was found that there must be a “low CDE,” or collateral damage environment, implying that a low estimate of innocent civilian deaths or injuries is preferred</w:t>
      </w:r>
      <w:r w:rsidRPr="009A799D">
        <w:rPr>
          <w:sz w:val="16"/>
        </w:rPr>
        <w:t xml:space="preserve">. But </w:t>
      </w:r>
      <w:r w:rsidRPr="009A799D">
        <w:rPr>
          <w:rStyle w:val="StyleUnderline"/>
        </w:rPr>
        <w:t xml:space="preserve">the “near certainty” standard is applied only to targets, not civilians. </w:t>
      </w:r>
      <w:r w:rsidRPr="009A799D">
        <w:rPr>
          <w:sz w:val="16"/>
        </w:rPr>
        <w:t xml:space="preserve">Therefore, </w:t>
      </w:r>
      <w:r w:rsidRPr="009A799D">
        <w:rPr>
          <w:rStyle w:val="StyleUnderline"/>
        </w:rPr>
        <w:t>the raw number of civilian deaths that result from these strikes is often concealed by identifying the majority of people killed as EKIA — enemies killed in action</w:t>
      </w:r>
      <w:r w:rsidRPr="009A799D">
        <w:rPr>
          <w:sz w:val="16"/>
        </w:rPr>
        <w:t xml:space="preserve"> — even if the victims are never actually identified. </w:t>
      </w:r>
      <w:r w:rsidRPr="009A799D">
        <w:rPr>
          <w:rStyle w:val="StyleUnderline"/>
        </w:rPr>
        <w:t xml:space="preserve">Intended targets that are located and successfully attacked, on the other hand, are called “jackpots.” But they constitute just a tiny minority of the people killed. </w:t>
      </w:r>
      <w:r w:rsidRPr="009A799D">
        <w:rPr>
          <w:sz w:val="16"/>
        </w:rPr>
        <w:t>Over a five-month period in northeastern Afghanistan, for example, strikes killed 155 people. Operators achieved 19 jackpots and labeled the other 136 as EKIA. And during Haymaker — a mission to destroy the Taliban and al Qaeda forces hidden in the Hindu Kush along Afghanistan’s border with Pakistan — airstrikes killed 219 people over a 14-month period from 2012 to 2013. These strikes resulted in only 35 jackpots. The policy isn’t just killing terrorists. It’s creating them. “</w:t>
      </w:r>
      <w:r w:rsidRPr="009A799D">
        <w:rPr>
          <w:rStyle w:val="StyleUnderline"/>
        </w:rPr>
        <w:t>The drone campaign right now really is only about killing,” Lt. Gen. Michael Flynn, former head of the Defense Intelligence Agency, told The Intercept. “When you hear the phrase ‘capture/kill,’ capture is actually a misnomer. … We don’t capture people anymore</w:t>
      </w:r>
      <w:r w:rsidRPr="009A799D">
        <w:rPr>
          <w:sz w:val="16"/>
        </w:rPr>
        <w:t xml:space="preserve">.” He adds, “Our entire Middle East policy seems to be based on firing drones.” </w:t>
      </w:r>
      <w:r w:rsidRPr="009A799D">
        <w:rPr>
          <w:rStyle w:val="StyleUnderline"/>
        </w:rPr>
        <w:t>Our counterterrorism efforts, in other words, have been reduced to showering remote communities with missiles — which sounds a lot like fighting terrorism with terrorism. We’re killing people almost indiscriminately and providing otherwise non-threatening members of society a reason to fight back</w:t>
      </w:r>
      <w:r w:rsidRPr="009A799D">
        <w:rPr>
          <w:sz w:val="16"/>
        </w:rPr>
        <w:t xml:space="preserve">. You cannot fight terrorism with terrorism, as four former drone pilots </w:t>
      </w:r>
      <w:hyperlink r:id="rId419" w:tooltip="recently warned" w:history="1">
        <w:r w:rsidRPr="009A799D">
          <w:rPr>
            <w:rStyle w:val="Hyperlink"/>
            <w:sz w:val="16"/>
          </w:rPr>
          <w:t>recently warned</w:t>
        </w:r>
      </w:hyperlink>
      <w:r w:rsidRPr="009A799D">
        <w:rPr>
          <w:sz w:val="16"/>
        </w:rPr>
        <w:t xml:space="preserve"> in the wake of the Paris attacks. </w:t>
      </w:r>
      <w:r w:rsidRPr="009A799D">
        <w:rPr>
          <w:rStyle w:val="StyleUnderline"/>
        </w:rPr>
        <w:t>They suggested that ISIS is using the program as a recruiting tool</w:t>
      </w:r>
      <w:r w:rsidRPr="009A799D">
        <w:rPr>
          <w:sz w:val="16"/>
        </w:rPr>
        <w:t>. And what about in the heartland of the drone program? According to a report from the U.S. Institute for Peace on the Hindu Kush valley, “The al Qaeda presence there now is larger than when U.S. counterterrorism forces arrived in 2002.”</w:t>
      </w:r>
    </w:p>
    <w:p w:rsidR="00314489" w:rsidRPr="009A799D" w:rsidRDefault="00314489" w:rsidP="004F6BFC">
      <w:pPr>
        <w:rPr>
          <w:sz w:val="16"/>
        </w:rPr>
      </w:pPr>
    </w:p>
    <w:p w:rsidR="00314489" w:rsidRPr="009A799D" w:rsidRDefault="00314489" w:rsidP="004F6BFC">
      <w:pPr>
        <w:pStyle w:val="Heading4"/>
        <w:rPr>
          <w:rFonts w:hint="eastAsia"/>
        </w:rPr>
      </w:pPr>
      <w:r w:rsidRPr="009A799D">
        <w:t>International cooperation is key – Trump is attacking the UN, but the CP ensures mechanisms for ending terrorist financing continues</w:t>
      </w:r>
    </w:p>
    <w:p w:rsidR="00314489" w:rsidRPr="009A799D" w:rsidRDefault="00314489" w:rsidP="004F6BFC">
      <w:r w:rsidRPr="009A799D">
        <w:t xml:space="preserve">Eric </w:t>
      </w:r>
      <w:r w:rsidRPr="009A799D">
        <w:rPr>
          <w:rStyle w:val="Style13ptBold"/>
        </w:rPr>
        <w:t>Rosand</w:t>
      </w:r>
      <w:r w:rsidRPr="009A799D">
        <w:t>, 12-12-</w:t>
      </w:r>
      <w:r w:rsidRPr="009A799D">
        <w:rPr>
          <w:rStyle w:val="Style13ptBold"/>
        </w:rPr>
        <w:t>2016</w:t>
      </w:r>
      <w:r w:rsidRPr="009A799D">
        <w:t xml:space="preserve">, "Why Trump Will Need the UN," Foreign Affairs, </w:t>
      </w:r>
      <w:hyperlink r:id="rId420" w:history="1">
        <w:r w:rsidRPr="009A799D">
          <w:rPr>
            <w:rStyle w:val="Hyperlink"/>
          </w:rPr>
          <w:t>https://www.foreignaffairs.com/articles/2017-01-10/why-trump-will-need-un</w:t>
        </w:r>
      </w:hyperlink>
      <w:r w:rsidRPr="009A799D">
        <w:t xml:space="preserve"> ERIC ROSAND is Director of The Prevention Project: Organizing Against Violent Extremism and former Senior Counterterrorism Official at the U.S. Department of State.</w:t>
      </w:r>
    </w:p>
    <w:p w:rsidR="00314489" w:rsidRPr="009A799D" w:rsidRDefault="00314489" w:rsidP="004F6BFC">
      <w:pPr>
        <w:rPr>
          <w:sz w:val="16"/>
        </w:rPr>
      </w:pPr>
      <w:r w:rsidRPr="009A799D">
        <w:rPr>
          <w:sz w:val="16"/>
        </w:rPr>
        <w:t xml:space="preserve">The United Nations is not only imperfect, it is also misunderstood. Somewhat predictably, U.S. President-elect Donald </w:t>
      </w:r>
      <w:r w:rsidRPr="009A799D">
        <w:rPr>
          <w:rStyle w:val="StyleUnderline"/>
        </w:rPr>
        <w:t>Trump</w:t>
      </w:r>
      <w:r w:rsidRPr="009A799D">
        <w:rPr>
          <w:sz w:val="16"/>
        </w:rPr>
        <w:t xml:space="preserve"> and his fellow Republicans </w:t>
      </w:r>
      <w:r w:rsidRPr="009A799D">
        <w:rPr>
          <w:rStyle w:val="StyleUnderline"/>
        </w:rPr>
        <w:t>unleashed a torrent of criticism against the UN Security Council’</w:t>
      </w:r>
      <w:r w:rsidRPr="009A799D">
        <w:rPr>
          <w:sz w:val="16"/>
        </w:rPr>
        <w:t xml:space="preserve">s adoption of a resolution on December 23 condemning Israeli settlements in the West Bank and East Jerusalem. </w:t>
      </w:r>
      <w:r w:rsidRPr="009A799D">
        <w:rPr>
          <w:rStyle w:val="StyleUnderline"/>
        </w:rPr>
        <w:t>To express his disapproval, Trump described the institution as “just a club for people to get together, talk, and have a good time” and went on to suggest that “if it is causing problems rather than solving them … it will be a waste of time and money if it doesn't start living up to its potential</w:t>
      </w:r>
      <w:r w:rsidRPr="009A799D">
        <w:rPr>
          <w:sz w:val="16"/>
        </w:rPr>
        <w:t xml:space="preserve">.” Several U.S. lawmakers have since demanded that the United States restrict its funding for the global body over the Security Council vote and former Governor of Alaska Sarah Palin even went as far as to call on the United States to leave the UN. </w:t>
      </w:r>
      <w:r w:rsidRPr="009A799D">
        <w:rPr>
          <w:rStyle w:val="StyleUnderline"/>
        </w:rPr>
        <w:t>The United Nations’ failures, of course, are well known. Less known is what it gets right, and on this score even Trump should find much to love in the institution</w:t>
      </w:r>
      <w:r w:rsidRPr="009A799D">
        <w:rPr>
          <w:sz w:val="16"/>
        </w:rPr>
        <w:t xml:space="preserve">. </w:t>
      </w:r>
      <w:r w:rsidRPr="009A799D">
        <w:rPr>
          <w:rStyle w:val="StyleUnderline"/>
        </w:rPr>
        <w:t>Indeed, if his administration hopes to, as he says, work with all “freedom loving partners” to eradicate terrorism, he will need the UN, warts and all. In the post–9/11 era—and often at the behest of U.S. Presidents George W. Bush and Barack Obama—the UN has played a central role in globalizing the fight against terrorism and strengthening international cooperation and capacities to defeat al Qaeda, the Islamic State (ISIS), and other terrorist groups</w:t>
      </w:r>
      <w:r w:rsidRPr="009A799D">
        <w:rPr>
          <w:sz w:val="16"/>
        </w:rPr>
        <w:t xml:space="preserve">. Less than three weeks after 9/11, </w:t>
      </w:r>
      <w:r w:rsidRPr="009A799D">
        <w:rPr>
          <w:rStyle w:val="StyleUnderline"/>
        </w:rPr>
        <w:t>Bush relied on the UN Security Council to require all countries to reboot or upgrade their counterterrorism laws. As a result, dozens of nations put in place new legal measures to crack down on terrorists and their financiers. Obama likewise went to the UN when he sought to tighten sanctions against and cut off financial flows to ISIS</w:t>
      </w:r>
      <w:r w:rsidRPr="009A799D">
        <w:rPr>
          <w:sz w:val="16"/>
        </w:rPr>
        <w:t xml:space="preserve"> and to push the White House agenda to counter violent extremism around the world. </w:t>
      </w:r>
      <w:r w:rsidRPr="009A799D">
        <w:rPr>
          <w:rStyle w:val="StyleUnderline"/>
        </w:rPr>
        <w:t>Critical U.S. partners</w:t>
      </w:r>
      <w:r w:rsidRPr="009A799D">
        <w:rPr>
          <w:sz w:val="16"/>
        </w:rPr>
        <w:t xml:space="preserve">, including China, India, and Russia, and Muslim-majority countries ranging from Egypt to Indonesia, now generally </w:t>
      </w:r>
      <w:r w:rsidRPr="009A799D">
        <w:rPr>
          <w:rStyle w:val="StyleUnderline"/>
        </w:rPr>
        <w:t xml:space="preserve">insist that all nonmilitary counterterrorism measures </w:t>
      </w:r>
      <w:r w:rsidRPr="009A799D">
        <w:rPr>
          <w:sz w:val="16"/>
        </w:rPr>
        <w:t>(</w:t>
      </w:r>
      <w:r w:rsidRPr="009A799D">
        <w:rPr>
          <w:rStyle w:val="StyleUnderline"/>
        </w:rPr>
        <w:t>such as the tightening of border controls, investigating and prosecuting terrorists, or countering radicalization at home</w:t>
      </w:r>
      <w:r w:rsidRPr="009A799D">
        <w:rPr>
          <w:sz w:val="16"/>
        </w:rPr>
        <w:t xml:space="preserve">) </w:t>
      </w:r>
      <w:r w:rsidRPr="009A799D">
        <w:rPr>
          <w:rStyle w:val="StyleUnderline"/>
        </w:rPr>
        <w:t>be grounded in some way on the UN counterterrorism framework that evolved rapidly after 9/11.</w:t>
      </w:r>
      <w:r w:rsidRPr="009A799D">
        <w:rPr>
          <w:sz w:val="16"/>
        </w:rPr>
        <w:t xml:space="preserve"> This framework is seen as being in compliance with international law and therefore carries broad global legitimacy, in large part because it is derived from the UN Charter itself. </w:t>
      </w:r>
      <w:r w:rsidRPr="009A799D">
        <w:rPr>
          <w:rStyle w:val="StyleUnderline"/>
        </w:rPr>
        <w:t>The comprehensive legal and political framework that the United Nations has developed not only facilitates and underpins international counterterrorism cooperation, including against ISIS, but also makes U.S. efforts more broadly legitimate.</w:t>
      </w:r>
      <w:r w:rsidRPr="009A799D">
        <w:rPr>
          <w:sz w:val="16"/>
        </w:rPr>
        <w:t xml:space="preserve"> This framework includes 19 UN treaties requiring states to criminalize different terrorist acts</w:t>
      </w:r>
      <w:r w:rsidRPr="009A799D">
        <w:rPr>
          <w:rStyle w:val="StyleUnderline"/>
        </w:rPr>
        <w:t>. Recent legislation</w:t>
      </w:r>
      <w:r w:rsidRPr="009A799D">
        <w:rPr>
          <w:sz w:val="16"/>
        </w:rPr>
        <w:t xml:space="preserve"> adopted by Afghanistan, Burkina Faso, Djibouti, Niger, Nigeria, and Tunisia—</w:t>
      </w:r>
      <w:r w:rsidRPr="009A799D">
        <w:rPr>
          <w:rStyle w:val="StyleUnderline"/>
        </w:rPr>
        <w:t>developed with the help of UN experts—has incorporated into domestic law key requirements emanating from the framework.</w:t>
      </w:r>
      <w:r w:rsidRPr="009A799D">
        <w:rPr>
          <w:sz w:val="16"/>
        </w:rPr>
        <w:t xml:space="preserve"> It </w:t>
      </w:r>
      <w:r w:rsidRPr="009A799D">
        <w:rPr>
          <w:rStyle w:val="StyleUnderline"/>
        </w:rPr>
        <w:t>also includes Security Council resolutions that impose obligations on all 193 member states to tighten terrorism laws</w:t>
      </w:r>
      <w:r w:rsidRPr="009A799D">
        <w:rPr>
          <w:sz w:val="16"/>
        </w:rPr>
        <w:t xml:space="preserve">, strengthen border controls to prevent terrorism, and do more to stem the flow of foreign terrorist fighters to conflict zones. In the wake of these legally binding resolutions, more than 60 countries now have laws in place to prosecute and penalize the activities of foreign terrorist fighters and have in fact prosecuted or arrested such fighters, either prior to departure or upon their return home, or their facilitators. </w:t>
      </w:r>
      <w:r w:rsidRPr="009A799D">
        <w:rPr>
          <w:rStyle w:val="StyleUnderline"/>
        </w:rPr>
        <w:t>The broadest piece of the framework is the UN General Assembly’s Global Counter-Terrorism Strategy, which provides a hard-won basis for collective action against terrorism</w:t>
      </w:r>
      <w:r w:rsidRPr="009A799D">
        <w:rPr>
          <w:sz w:val="16"/>
        </w:rPr>
        <w:t xml:space="preserve">. This strategy signaled a shift, at least rhetorically, in international counterterrorism efforts, as it included both preventive and responsive measures, focusing not just on tighter security measures, but also on addressing the underlying political, economic, and social conditions that give rise to terrorism in the first place. The United Nations, particularly the Security Council, has demonstrated its ability to respond to emerging terrorism challenges—often with strong U.S. leadership. Examples include calling on or requiring states to stop the practice of making ransom payments to terrorists, preventing terrorist groups in Iraq and Syria from benefiting from trade in oil and antiquities, improving international cooperation on counterterrorism investigations and prosecutions, and treating human traffickers affiliated with terrorist organizations as terrorists. Of course, there is little doubt that the implementation of these measures continues to lag and that if more countries actually did what their UN representatives in New York committed to do, terrorist threats would be reduced. But </w:t>
      </w:r>
      <w:r w:rsidRPr="009A799D">
        <w:rPr>
          <w:rStyle w:val="StyleUnderline"/>
        </w:rPr>
        <w:t>the lion share of the fault, as with last month’s resolution condemning Israeli behavior, lies with the member states themselves and not the UN as an institution</w:t>
      </w:r>
      <w:r w:rsidRPr="009A799D">
        <w:rPr>
          <w:sz w:val="16"/>
        </w:rPr>
        <w:t xml:space="preserve">. Furthermore, through the Security Council, </w:t>
      </w:r>
      <w:r w:rsidRPr="009A799D">
        <w:rPr>
          <w:rStyle w:val="StyleUnderline"/>
        </w:rPr>
        <w:t>the UN has globalized sanctions. What would otherwise be just a U.S. requirement on U.S. persons or institutions to freeze terrorists’ bank accounts, prevent travel, and stop the flow of arms to terrorist groups is now a coordinated, worldwide effort</w:t>
      </w:r>
      <w:r w:rsidRPr="009A799D">
        <w:rPr>
          <w:sz w:val="16"/>
        </w:rPr>
        <w:t xml:space="preserve">. At the end of 2016 there were 256 individuals and 75 groups linked to al Qaeda or ISIS subject to these sanctions. Some $136 million in assets were frozen during the first few years following 9/11, largely shutting down terrorists’ use of the formal banking system to raise or transfer funds. </w:t>
      </w:r>
      <w:r w:rsidRPr="009A799D">
        <w:rPr>
          <w:rStyle w:val="Emphasis"/>
        </w:rPr>
        <w:t>Bush’s counterterrorism czar once lauded the UN committee responsible for monitoring the implementation of this UN regime as “one of the most potent bodies in the world in combatting terrorist financing</w:t>
      </w:r>
      <w:r w:rsidRPr="009A799D">
        <w:rPr>
          <w:sz w:val="16"/>
        </w:rPr>
        <w:t>,” adding that “[f]aced with a deadly enemy that recognizes no borders, any nation’s unilateral efforts to combat terrorism are bound to fail.”</w:t>
      </w:r>
    </w:p>
    <w:p w:rsidR="00B55C3D" w:rsidRPr="009A799D" w:rsidRDefault="00B55C3D" w:rsidP="004F6BFC">
      <w:pPr>
        <w:pStyle w:val="Heading4"/>
        <w:rPr>
          <w:rFonts w:hint="eastAsia"/>
        </w:rPr>
      </w:pPr>
      <w:r w:rsidRPr="009A799D">
        <w:t>Raising aid is key</w:t>
      </w:r>
    </w:p>
    <w:p w:rsidR="00B55C3D" w:rsidRPr="009A799D" w:rsidRDefault="00B55C3D" w:rsidP="004F6BFC">
      <w:r w:rsidRPr="009A799D">
        <w:t xml:space="preserve">Max </w:t>
      </w:r>
      <w:r w:rsidRPr="009A799D">
        <w:rPr>
          <w:rStyle w:val="Style13ptBold"/>
        </w:rPr>
        <w:t>Friedman</w:t>
      </w:r>
      <w:r w:rsidRPr="009A799D">
        <w:t>, 8-9-</w:t>
      </w:r>
      <w:r w:rsidRPr="009A799D">
        <w:rPr>
          <w:rStyle w:val="Style13ptBold"/>
        </w:rPr>
        <w:t>2017</w:t>
      </w:r>
      <w:r w:rsidRPr="009A799D">
        <w:t xml:space="preserve">, "Why Cutting Foreign Aid Benefits Terrorists," Council on Foreign Relations, </w:t>
      </w:r>
      <w:hyperlink r:id="rId421" w:history="1">
        <w:r w:rsidRPr="009A799D">
          <w:rPr>
            <w:rStyle w:val="Hyperlink"/>
          </w:rPr>
          <w:t>https://www.cfr.org/blog/why-cutting-foreign-aid-benefits-terrorists</w:t>
        </w:r>
      </w:hyperlink>
      <w:r w:rsidRPr="009A799D">
        <w:t xml:space="preserve"> Max Friedman is an intern in the Center for Preventive Action at the Council on Foreign Relations.</w:t>
      </w:r>
    </w:p>
    <w:p w:rsidR="00B55C3D" w:rsidRPr="009A799D" w:rsidRDefault="00B55C3D" w:rsidP="004F6BFC">
      <w:pPr>
        <w:rPr>
          <w:sz w:val="16"/>
        </w:rPr>
      </w:pPr>
      <w:r w:rsidRPr="009A799D">
        <w:rPr>
          <w:sz w:val="16"/>
        </w:rPr>
        <w:t xml:space="preserve">President Donald J. Trump’s proposed budget for the 2018 fiscal year includes cuts in funding for USAID and developmental assistance programs. </w:t>
      </w:r>
      <w:r w:rsidRPr="009A799D">
        <w:rPr>
          <w:rStyle w:val="StyleUnderline"/>
        </w:rPr>
        <w:t xml:space="preserve">The </w:t>
      </w:r>
      <w:hyperlink r:id="rId422" w:tgtFrame="_blank" w:tooltip="budget" w:history="1">
        <w:r w:rsidRPr="009A799D">
          <w:rPr>
            <w:rStyle w:val="StyleUnderline"/>
          </w:rPr>
          <w:t>budget</w:t>
        </w:r>
      </w:hyperlink>
      <w:r w:rsidRPr="009A799D">
        <w:rPr>
          <w:rStyle w:val="StyleUnderline"/>
        </w:rPr>
        <w:t xml:space="preserve"> plan would decrease funding for the State Department and international programs, including USAID, by more than eleven billion dollars, or almost 30 percent.</w:t>
      </w:r>
      <w:r w:rsidRPr="009A799D">
        <w:rPr>
          <w:sz w:val="16"/>
        </w:rPr>
        <w:t xml:space="preserve"> Meanwhile, the Defense Department would receive an increase of fifty-two billion dollars, inflating its budget by roughly an additional 10 percent. </w:t>
      </w:r>
      <w:r w:rsidRPr="009A799D">
        <w:rPr>
          <w:rStyle w:val="StyleUnderline"/>
        </w:rPr>
        <w:t>These proposals demonstrate the Trump administration’s focus on the use of the military to advance U.S. interests overseas</w:t>
      </w:r>
      <w:r w:rsidRPr="009A799D">
        <w:rPr>
          <w:sz w:val="16"/>
        </w:rPr>
        <w:t xml:space="preserve">. Terrorism is President Trump’s top foreign policy </w:t>
      </w:r>
      <w:hyperlink r:id="rId423" w:tgtFrame="_blank" w:tooltip="priority" w:history="1">
        <w:r w:rsidRPr="009A799D">
          <w:rPr>
            <w:rStyle w:val="Hyperlink"/>
            <w:sz w:val="16"/>
          </w:rPr>
          <w:t>priority</w:t>
        </w:r>
      </w:hyperlink>
      <w:r w:rsidRPr="009A799D">
        <w:rPr>
          <w:sz w:val="16"/>
        </w:rPr>
        <w:t xml:space="preserve">, but </w:t>
      </w:r>
      <w:r w:rsidRPr="009A799D">
        <w:rPr>
          <w:rStyle w:val="StyleUnderline"/>
        </w:rPr>
        <w:t>cutting foreign aid and relying on the military will not help the United States combat it.</w:t>
      </w:r>
      <w:r w:rsidRPr="009A799D">
        <w:rPr>
          <w:sz w:val="16"/>
        </w:rPr>
        <w:t xml:space="preserve"> Terrorism is not a problem for the military alone; </w:t>
      </w:r>
      <w:r w:rsidRPr="009A799D">
        <w:rPr>
          <w:rStyle w:val="StyleUnderline"/>
        </w:rPr>
        <w:t>its political and economic roots demand instead a USAID-led effort. Terrorism is largely predicated on inequality in political and economic systems</w:t>
      </w:r>
      <w:r w:rsidRPr="009A799D">
        <w:rPr>
          <w:sz w:val="16"/>
        </w:rPr>
        <w:t xml:space="preserve">. </w:t>
      </w:r>
      <w:r w:rsidRPr="009A799D">
        <w:rPr>
          <w:rStyle w:val="StyleUnderline"/>
        </w:rPr>
        <w:t xml:space="preserve">Fourteen years ago, Robert Pape, professor at the University of Chicago, </w:t>
      </w:r>
      <w:hyperlink r:id="rId424" w:tgtFrame="_blank" w:tooltip="found" w:history="1">
        <w:r w:rsidRPr="009A799D">
          <w:rPr>
            <w:rStyle w:val="StyleUnderline"/>
          </w:rPr>
          <w:t xml:space="preserve">found </w:t>
        </w:r>
      </w:hyperlink>
      <w:r w:rsidRPr="009A799D">
        <w:rPr>
          <w:rStyle w:val="StyleUnderline"/>
        </w:rPr>
        <w:t>that suicide terrorist organizations were organized almost exclusively around the goal of expelling foreign occupiers</w:t>
      </w:r>
      <w:r w:rsidRPr="009A799D">
        <w:rPr>
          <w:sz w:val="16"/>
        </w:rPr>
        <w:t xml:space="preserve">. This conclusion, still valid today, </w:t>
      </w:r>
      <w:r w:rsidRPr="009A799D">
        <w:rPr>
          <w:rStyle w:val="StyleUnderline"/>
        </w:rPr>
        <w:t>underscores the importance of the political context surrounding the creation of terrorist organizations, and discounts the assumption that terrorists do not have legitimate political goals</w:t>
      </w:r>
      <w:r w:rsidRPr="009A799D">
        <w:rPr>
          <w:sz w:val="16"/>
        </w:rPr>
        <w:t xml:space="preserve">. Moreover, </w:t>
      </w:r>
      <w:r w:rsidRPr="009A799D">
        <w:rPr>
          <w:rStyle w:val="StyleUnderline"/>
        </w:rPr>
        <w:t>certain political systems exacerbate grievances that lead to terrorism. Regimes that depend on foreign powers for military backing and funding are more likely to be responsive to the priorities and preferences of their outside backers, not to those of their own citizens</w:t>
      </w:r>
      <w:r w:rsidRPr="009A799D">
        <w:rPr>
          <w:sz w:val="16"/>
        </w:rPr>
        <w:t xml:space="preserve">. </w:t>
      </w:r>
      <w:r w:rsidRPr="009A799D">
        <w:rPr>
          <w:rStyle w:val="StyleUnderline"/>
        </w:rPr>
        <w:t>Terrorist groups capitalize on the local population’s feelings of disenfranchisement, promising to empower those who join their organizations</w:t>
      </w:r>
      <w:r w:rsidRPr="009A799D">
        <w:rPr>
          <w:sz w:val="16"/>
        </w:rPr>
        <w:t xml:space="preserve">. </w:t>
      </w:r>
      <w:r w:rsidRPr="009A799D">
        <w:rPr>
          <w:rStyle w:val="StyleUnderline"/>
        </w:rPr>
        <w:t>Exclusion from economic gains, making individuals believe that elites are not sharing revenue, may also be another significant factor driving extremism.</w:t>
      </w:r>
      <w:r w:rsidRPr="009A799D">
        <w:rPr>
          <w:sz w:val="16"/>
        </w:rPr>
        <w:t xml:space="preserve"> As inequality drives individuals to look for alternative forms of governance, many terrorist groups promise new, more inclusive systems in which power and financial gains are shared more equally. </w:t>
      </w:r>
      <w:r w:rsidRPr="009A799D">
        <w:rPr>
          <w:rStyle w:val="StyleUnderline"/>
        </w:rPr>
        <w:t>Addressing the political and economic reasons why many people join terrorist organizations requires smart aid policy and a well-resourced USA</w:t>
      </w:r>
      <w:r w:rsidRPr="009A799D">
        <w:rPr>
          <w:sz w:val="16"/>
        </w:rPr>
        <w:t xml:space="preserve">ID. Indeed, many military leaders have recognized this fact. </w:t>
      </w:r>
      <w:r w:rsidRPr="009A799D">
        <w:rPr>
          <w:rStyle w:val="StyleUnderline"/>
        </w:rPr>
        <w:t xml:space="preserve">This past February, over one hundred retired generals and admirals sent a </w:t>
      </w:r>
      <w:hyperlink r:id="rId425" w:tgtFrame="_blank" w:tooltip="letter" w:history="1">
        <w:r w:rsidRPr="009A799D">
          <w:rPr>
            <w:rStyle w:val="StyleUnderline"/>
          </w:rPr>
          <w:t>letter</w:t>
        </w:r>
      </w:hyperlink>
      <w:r w:rsidRPr="009A799D">
        <w:rPr>
          <w:rStyle w:val="StyleUnderline"/>
        </w:rPr>
        <w:t xml:space="preserve"> to congressional leaders denouncing the administration’s proposed cuts to foreign aid, writing “we know from our service in uniform that many of the crises our nation faces do not have military solutions alone.” </w:t>
      </w:r>
      <w:r w:rsidRPr="009A799D">
        <w:rPr>
          <w:sz w:val="16"/>
        </w:rPr>
        <w:t>Aid is clearly not a cure-all for terrorism, and Trump is correct to question its effectiveness. There are many examples of ineffective foreign aid projects; U.S. aid to Pakistan in the early twenty-first century is one such example. Much of the funds intended for counterterror operations and training in Pakistan in the mid 2000’s were instead diverted by the military for private gain or for alternative purposes. Moreover,</w:t>
      </w:r>
      <w:hyperlink r:id="rId426" w:tgtFrame="_blank" w:tooltip="studies" w:history="1">
        <w:r w:rsidRPr="009A799D">
          <w:rPr>
            <w:rStyle w:val="Hyperlink"/>
            <w:sz w:val="16"/>
          </w:rPr>
          <w:t>studies</w:t>
        </w:r>
      </w:hyperlink>
      <w:r w:rsidRPr="009A799D">
        <w:rPr>
          <w:sz w:val="16"/>
        </w:rPr>
        <w:t xml:space="preserve"> have found that, in certain regimes, foreign aid can actually increase terrorist activity, as governments that benefit from counterterrorism assistance have an incentive to maintain a perpetual threat of terrorism to ensure funds continue to flow. However, </w:t>
      </w:r>
      <w:r w:rsidRPr="009A799D">
        <w:rPr>
          <w:rStyle w:val="StyleUnderline"/>
        </w:rPr>
        <w:t xml:space="preserve">the United States should not give up on foreign aid simply because some projects have been failures. Indeed, there have been many examples in which foreign aid has stabilized countries or eliminated the threat of terrorism, such as </w:t>
      </w:r>
      <w:hyperlink r:id="rId427" w:tgtFrame="_blank" w:tooltip="Indonesia" w:history="1">
        <w:r w:rsidRPr="009A799D">
          <w:rPr>
            <w:rStyle w:val="StyleUnderline"/>
          </w:rPr>
          <w:t>Indonesia</w:t>
        </w:r>
      </w:hyperlink>
      <w:r w:rsidRPr="009A799D">
        <w:rPr>
          <w:sz w:val="16"/>
        </w:rPr>
        <w:t xml:space="preserve">, where </w:t>
      </w:r>
      <w:r w:rsidRPr="009A799D">
        <w:rPr>
          <w:rStyle w:val="StyleUnderline"/>
        </w:rPr>
        <w:t>aid helped foster the political stability that stamped out any sparks of terrorist activity</w:t>
      </w:r>
      <w:r w:rsidRPr="009A799D">
        <w:rPr>
          <w:sz w:val="16"/>
        </w:rPr>
        <w:t xml:space="preserve">. </w:t>
      </w:r>
      <w:r w:rsidRPr="009A799D">
        <w:rPr>
          <w:rStyle w:val="StyleUnderline"/>
        </w:rPr>
        <w:t>Foreign aid can give the United States leverage and the ability to encourage governments to reshape unequal, overly-centralized countries into more egalitarian societies in which ethnic groups share power and economic benefits fairly</w:t>
      </w:r>
      <w:r w:rsidRPr="009A799D">
        <w:rPr>
          <w:sz w:val="16"/>
        </w:rPr>
        <w:t>. For example, a</w:t>
      </w:r>
      <w:hyperlink r:id="rId428" w:tgtFrame="_blank" w:history="1">
        <w:r w:rsidRPr="009A799D">
          <w:rPr>
            <w:rStyle w:val="Hyperlink"/>
            <w:sz w:val="16"/>
          </w:rPr>
          <w:t xml:space="preserve"> </w:t>
        </w:r>
      </w:hyperlink>
      <w:hyperlink r:id="rId429" w:tgtFrame="_blank" w:tooltip="recent study" w:history="1">
        <w:r w:rsidRPr="009A799D">
          <w:rPr>
            <w:rStyle w:val="Hyperlink"/>
            <w:sz w:val="16"/>
          </w:rPr>
          <w:t>recent study</w:t>
        </w:r>
      </w:hyperlink>
      <w:r w:rsidRPr="009A799D">
        <w:rPr>
          <w:sz w:val="16"/>
        </w:rPr>
        <w:t xml:space="preserve"> found that governance and civil society aid can reduce domestic terrorism. The United States should learn how to give aid in productive ways that encourage leaders to share revenue and political power, while preventing itself from being portrayed as a manipulative foreign occupier. As the famous adage goes, if the only tool you have is a hammer, you will treat everything as if it were a nail. The 2018 budget will leave the United States holding a hammer, but terrorism is not a nail. Guns cannot defeat economic inequality, military operations will not eliminate political corruption, and airstrikes will not reverse government oppression. It is difficult to convince terrorist groups that the United States is not an occupying power by sending in more troops and conducting more operations in places like Somalia, Yemen, Iraq, and Syria. History has demonstrated that the U.S. military cannot create a competent state on its own. </w:t>
      </w:r>
      <w:r w:rsidRPr="009A799D">
        <w:rPr>
          <w:rStyle w:val="StyleUnderline"/>
        </w:rPr>
        <w:t>Cutting aid is short-sighted and counterproductive. Instead, the United States should more effectively advance its interests by reevaluating its programs and experimenting on new methods of distributing aid.</w:t>
      </w:r>
      <w:r w:rsidRPr="009A799D">
        <w:rPr>
          <w:sz w:val="16"/>
        </w:rPr>
        <w:t xml:space="preserve"> </w:t>
      </w:r>
      <w:r w:rsidRPr="009A799D">
        <w:rPr>
          <w:rStyle w:val="StyleUnderline"/>
        </w:rPr>
        <w:t>U.S. assistance addresses the conditions producing terrorism in ways that the military can never do</w:t>
      </w:r>
      <w:r w:rsidRPr="009A799D">
        <w:rPr>
          <w:sz w:val="16"/>
        </w:rPr>
        <w:t>, and the United States should expand its focus beyond simply eliminating terrorist groups; it should work to address the systemic inequality that gives rise to these groups in the first place.</w:t>
      </w:r>
    </w:p>
    <w:p w:rsidR="00B55C3D" w:rsidRPr="009A799D" w:rsidRDefault="00B55C3D" w:rsidP="004F6BFC"/>
    <w:p w:rsidR="00314489" w:rsidRPr="009A799D" w:rsidRDefault="00314489" w:rsidP="004F6BFC">
      <w:pPr>
        <w:pStyle w:val="Heading3"/>
        <w:rPr>
          <w:rFonts w:hint="eastAsia"/>
        </w:rPr>
      </w:pPr>
      <w:r w:rsidRPr="009A799D">
        <w:t>Aff Answers</w:t>
      </w:r>
    </w:p>
    <w:p w:rsidR="00314489" w:rsidRPr="009A799D" w:rsidRDefault="00314489" w:rsidP="004F6BFC">
      <w:pPr>
        <w:pStyle w:val="Heading4"/>
        <w:rPr>
          <w:rFonts w:hint="eastAsia"/>
        </w:rPr>
      </w:pPr>
      <w:r w:rsidRPr="009A799D">
        <w:t>Humanitarian aid funds terrorist groups – they tax shipments through their territories</w:t>
      </w:r>
    </w:p>
    <w:p w:rsidR="00314489" w:rsidRPr="009A799D" w:rsidRDefault="00314489" w:rsidP="004F6BFC">
      <w:r w:rsidRPr="009A799D">
        <w:t xml:space="preserve">Nabih </w:t>
      </w:r>
      <w:r w:rsidRPr="009A799D">
        <w:rPr>
          <w:rStyle w:val="Style13ptBold"/>
        </w:rPr>
        <w:t>Bulos</w:t>
      </w:r>
      <w:r w:rsidRPr="009A799D">
        <w:t>, 8-16-</w:t>
      </w:r>
      <w:r w:rsidRPr="009A799D">
        <w:rPr>
          <w:rStyle w:val="Style13ptBold"/>
        </w:rPr>
        <w:t>2017</w:t>
      </w:r>
      <w:r w:rsidRPr="009A799D">
        <w:t xml:space="preserve">, "Humanitarian groups fear aid is being diverted to terrorist group after militant takeover of Syrian province," LA times, </w:t>
      </w:r>
      <w:hyperlink r:id="rId430" w:history="1">
        <w:r w:rsidRPr="009A799D">
          <w:rPr>
            <w:rStyle w:val="Hyperlink"/>
          </w:rPr>
          <w:t>http://www.latimes.com/world/middleeast/la-fg-syria-idlib-aid-20170816-story.html</w:t>
        </w:r>
      </w:hyperlink>
      <w:r w:rsidRPr="009A799D">
        <w:t xml:space="preserve"> Nabih Bulos is a special correspondent for the LA times</w:t>
      </w:r>
    </w:p>
    <w:p w:rsidR="00314489" w:rsidRPr="009A799D" w:rsidRDefault="00314489" w:rsidP="004F6BFC">
      <w:pPr>
        <w:rPr>
          <w:sz w:val="16"/>
        </w:rPr>
      </w:pPr>
      <w:r w:rsidRPr="009A799D">
        <w:rPr>
          <w:sz w:val="16"/>
        </w:rPr>
        <w:t xml:space="preserve">The recent takeover of the Syrian province of Idlib by an extremist organization has created a dilemma for the United States and other countries that send humanitarian aid to civilians and military aid to various rebel factions fighting the Syrian government. </w:t>
      </w:r>
      <w:r w:rsidRPr="009A799D">
        <w:rPr>
          <w:rStyle w:val="StyleUnderline"/>
        </w:rPr>
        <w:t xml:space="preserve">It has become impossible to provide assistance without inadvertently supporting Al Nusra Front, a former affiliate of Al Qaeda that has been deemed a terrorist group by the U.S. government. </w:t>
      </w:r>
      <w:r w:rsidRPr="009A799D">
        <w:rPr>
          <w:sz w:val="16"/>
        </w:rPr>
        <w:t xml:space="preserve">But cutting off the aid could spur a humanitarian disaster among the estimated 2 million civilians who live in Idlib and derail efforts to topple Syrian President Bashar Assad. </w:t>
      </w:r>
      <w:r w:rsidRPr="009A799D">
        <w:rPr>
          <w:rStyle w:val="StyleUnderline"/>
        </w:rPr>
        <w:t xml:space="preserve">The takeover comes as the Syrian government and its Russian and Iranian allies are threatening an all-out military assault on Idlib. </w:t>
      </w:r>
      <w:r w:rsidRPr="009A799D">
        <w:rPr>
          <w:sz w:val="16"/>
        </w:rPr>
        <w:t xml:space="preserve">Though the province is part of a deconfliction zone established in May in U.N.-approved peace talks between rebel groups and the government, it is home to thousands of Assad's most implacable foes, many of whom were shuttled in reconciliation deals from other besieged areas of the country over the last two years. </w:t>
      </w:r>
      <w:r w:rsidRPr="009A799D">
        <w:rPr>
          <w:rStyle w:val="StyleUnderline"/>
        </w:rPr>
        <w:t xml:space="preserve">Al Nusra Front, which is also known as the Organization for the Liberation of Syria, was excluded from the talks and is not part of the deal. Its power grab could provide a pretext for Assad to attack in the name of eliminating the opposition forces arrayed against his government. </w:t>
      </w:r>
      <w:r w:rsidRPr="009A799D">
        <w:rPr>
          <w:sz w:val="16"/>
        </w:rPr>
        <w:t xml:space="preserve">The group's rise in Idlib began in 2015, when it and another hard-line Islamist faction, Ahrar al Sham, worked to together to defeat troops loyal to Assad and take over Idlib and the vital Bab al Hawa border crossing linking the province to Turkey, which generated millions of dollars a month in customs payments for the jihadis. The two groups ruled the province together in an uneasy alliance until last month, when tensions between them escalated into open conflict. By late July, Ahrar al Sham had been booted from most of the province, leaving Al Nusra Front in control. It wasted no time in asserting its newfound power, prohibiting the formation of any new rebel group in the area and banning tobacco products as part of an expansion of its strict version of Sharia law. </w:t>
      </w:r>
      <w:r w:rsidRPr="009A799D">
        <w:rPr>
          <w:rStyle w:val="StyleUnderline"/>
        </w:rPr>
        <w:t>In the past, humanitarian groups and backers of the rebels fighting Assad had worked with Ahrar al Sham and the local councils that</w:t>
      </w:r>
      <w:r w:rsidRPr="009A799D">
        <w:rPr>
          <w:sz w:val="16"/>
        </w:rPr>
        <w:t xml:space="preserve"> manage electricity, garbage collection and other services and </w:t>
      </w:r>
      <w:r w:rsidRPr="009A799D">
        <w:rPr>
          <w:rStyle w:val="StyleUnderline"/>
        </w:rPr>
        <w:t xml:space="preserve">serve as the main points of contact for aid distribution. Al Nusra Front officials have told humanitarian organizations they would work with them to ensure their "independence and neutrality." </w:t>
      </w:r>
      <w:r w:rsidRPr="009A799D">
        <w:rPr>
          <w:sz w:val="16"/>
        </w:rPr>
        <w:t xml:space="preserve">A spokesman for the group, Emad Din Mujahid, said in an interview Wednesday that it would eventually hand over administration of the territory it controls to "civilian parties." He did not say whether those would be existing local councils or new entities. </w:t>
      </w:r>
      <w:r w:rsidRPr="009A799D">
        <w:rPr>
          <w:rStyle w:val="StyleUnderline"/>
        </w:rPr>
        <w:t>But many in the Western aid community expressed deep skepticism that they could work with the province's new overlords. One aid worker with a Western NGO, who didn't want to be identified for fear of jeopardizing aid programs, worried that contacts with local councils had suddenly become useless</w:t>
      </w:r>
      <w:r w:rsidRPr="009A799D">
        <w:rPr>
          <w:sz w:val="16"/>
        </w:rPr>
        <w:t>. "They went from being the only local government bodies on the ground to, 'How do we deal with them if Nusra doesn't even work with them?' " he said in a phone interview. Fuad Sayed Issa, a spokesman for the Syrian NGO Banafsaj, said a German aid group that had been funneling assistance from Turkey through Bab al Hawa has suspended its shipments. "They told us to get the items another way or to buy them from a different area," he said. Michael Ratney, the U.S. State Department's top official for Syrian policy, has described the takeover by Al Nusra Front as "one of the greatest tragedies" to hit Syria's north and said it would put the region "in great danger." "</w:t>
      </w:r>
      <w:r w:rsidRPr="009A799D">
        <w:rPr>
          <w:rStyle w:val="StyleUnderline"/>
        </w:rPr>
        <w:t xml:space="preserve">The Nusra Front … will remain a target of the United States," he said in a statement this month, adding that any civil administration created by the group would be considered "a false front" and not be given any U.S. assistance. </w:t>
      </w:r>
      <w:r w:rsidRPr="009A799D">
        <w:rPr>
          <w:sz w:val="16"/>
        </w:rPr>
        <w:t xml:space="preserve">"We hope to find channels that enable us to deliver humanitarian assistance to the Syrian people without passing through the hands of the Nusra Front and the crossings that have fallen into its hands," he said. Even before the July assault, the jihadis forced Syrian aid groups to seek permission to work in the territory they controlled, humanitarian workers said. Al Nusra Front has also demanded a portion of the aid entering its area, according to people who work in the region. Saleem Omar, a local journalist, said the group had recently commandeered several ambulances from a donation of 88 vehicles provided by the British government to organizations in Idlib. He said that factions of the anti-Assad Free Syrian Army are forced to give the jihadis up to 15% of the military aid they receive. Much of it comes from the U.S. </w:t>
      </w:r>
      <w:r w:rsidRPr="009A799D">
        <w:rPr>
          <w:rStyle w:val="StyleUnderline"/>
        </w:rPr>
        <w:t xml:space="preserve">How much aid must be turned over "depends on the number of checkpoints you have to pass and what you're carrying," said one aid worker. "Normally for food [Nusra] don't take so much…. They're merciful. But medicines are highly taxed." </w:t>
      </w:r>
      <w:r w:rsidRPr="009A799D">
        <w:rPr>
          <w:sz w:val="16"/>
        </w:rPr>
        <w:t>In May, the jihadi group began to license local hawala businesses, which work with informal cash transfers and have become the primary method for outside donors to pay local NGOs for work in northern Syria, where the formal banking system has collapsed.</w:t>
      </w:r>
    </w:p>
    <w:p w:rsidR="00314489" w:rsidRPr="009A799D" w:rsidRDefault="00314489" w:rsidP="004F6BFC">
      <w:pPr>
        <w:pStyle w:val="Heading4"/>
        <w:rPr>
          <w:rFonts w:hint="eastAsia"/>
        </w:rPr>
      </w:pPr>
      <w:r w:rsidRPr="009A799D">
        <w:t>Drone strikes stop terrorism – no other alternatives</w:t>
      </w:r>
    </w:p>
    <w:p w:rsidR="00314489" w:rsidRPr="009A799D" w:rsidRDefault="00314489" w:rsidP="004F6BFC">
      <w:r w:rsidRPr="009A799D">
        <w:t xml:space="preserve">Daniel L. </w:t>
      </w:r>
      <w:r w:rsidRPr="009A799D">
        <w:rPr>
          <w:rStyle w:val="Style13ptBold"/>
        </w:rPr>
        <w:t>Byman</w:t>
      </w:r>
      <w:r w:rsidRPr="009A799D">
        <w:t>, 6-17-</w:t>
      </w:r>
      <w:r w:rsidRPr="009A799D">
        <w:rPr>
          <w:rStyle w:val="Style13ptBold"/>
        </w:rPr>
        <w:t>2013</w:t>
      </w:r>
      <w:r w:rsidRPr="009A799D">
        <w:t xml:space="preserve">, "Why Drones Work: The Case for Washington’s Weapon of Choice," Brookings, </w:t>
      </w:r>
      <w:hyperlink r:id="rId431" w:history="1">
        <w:r w:rsidRPr="009A799D">
          <w:rPr>
            <w:rStyle w:val="Hyperlink"/>
          </w:rPr>
          <w:t>https://www.brookings.edu/articles/why-drones-work-the-case-for-washingtons-weapon-of-choice/</w:t>
        </w:r>
      </w:hyperlink>
      <w:r w:rsidRPr="009A799D">
        <w:t xml:space="preserve"> Daniel Byman is a senior fellow in the Center for Middle East Policy at Brookings, where his research focuses on counterterrorism and Middle East security.</w:t>
      </w:r>
    </w:p>
    <w:p w:rsidR="00314489" w:rsidRPr="009A799D" w:rsidRDefault="00314489" w:rsidP="004F6BFC">
      <w:pPr>
        <w:rPr>
          <w:sz w:val="16"/>
        </w:rPr>
      </w:pPr>
      <w:r w:rsidRPr="009A799D">
        <w:rPr>
          <w:rStyle w:val="StyleUnderline"/>
        </w:rPr>
        <w:t>Despite President Barack Obama’s recent call to reduce the United States’ reliance on drones, they will likely remain his administration’s weapon of choice</w:t>
      </w:r>
      <w:r w:rsidRPr="009A799D">
        <w:rPr>
          <w:sz w:val="16"/>
        </w:rPr>
        <w:t xml:space="preserve">. Whereas President George W. Bush oversaw fewer than 50 drone strikes during his tenure, Obama has signed off on over 400 of them in the last four years, making the program the centerpiece of U.S. counterterrorism strategy. The drones have done their job remarkably well: by killing key leaders and denying terrorists sanctuaries in Pakistan, Yemen, and, to a lesser degree, Somalia, drones have devastated al Qaeda and associated anti-American militant groups. And they have done so at little financial cost, at no risk to U.S. forces, and with fewer civilian casualties than many alternative methods would have caused. Critics, however, remain skeptical. They claim that drones kill thousands of innocent civilians, alienate allied governments, anger foreign publics, illegally target Americans, and set a dangerous precedent that irresponsible governments will abuse. Some of these criticisms are valid; others, less so. In the end, drone strikes remain a necessary instrument of counterterrorism. The </w:t>
      </w:r>
      <w:r w:rsidRPr="009A799D">
        <w:rPr>
          <w:rStyle w:val="StyleUnderline"/>
        </w:rPr>
        <w:t xml:space="preserve">United States simply cannot tolerate terrorist safe havens in remote parts of Pakistan and elsewhere, and drones offer a comparatively low-risk way of targeting these areas while minimizing collateral damage. </w:t>
      </w:r>
      <w:r w:rsidRPr="009A799D">
        <w:rPr>
          <w:sz w:val="16"/>
        </w:rPr>
        <w:t xml:space="preserve">So </w:t>
      </w:r>
      <w:r w:rsidRPr="009A799D">
        <w:rPr>
          <w:rStyle w:val="StyleUnderline"/>
        </w:rPr>
        <w:t xml:space="preserve">drone warfare is here to stay, and it is likely to expand in the years to come as other countries’ capabilities catch up with those of the United States. </w:t>
      </w:r>
      <w:r w:rsidRPr="009A799D">
        <w:rPr>
          <w:sz w:val="16"/>
        </w:rPr>
        <w:t xml:space="preserve">But Washington must continue to improve its drone policy, spelling out clearer rules for extrajudicial and extraterritorial killings so that tyrannical regimes will have a harder time pointing to the U.S. drone program to justify attacks against political opponents. At the same time, even as it solidifies the drone program, Washington must remain mindful of the built-in limits of low-cost, unmanned interventions, since the very convenience of drone warfare risks dragging the United States into conflicts it could otherwise avoid. NOBODY DOES IT BETTER </w:t>
      </w:r>
      <w:r w:rsidRPr="009A799D">
        <w:rPr>
          <w:rStyle w:val="StyleUnderline"/>
        </w:rPr>
        <w:t>The Obama administration relies on drones for one simple reason: they work</w:t>
      </w:r>
      <w:r w:rsidRPr="009A799D">
        <w:rPr>
          <w:sz w:val="16"/>
        </w:rPr>
        <w:t xml:space="preserve">. According to data compiled by the New America Foundation, since Obama has been in the White </w:t>
      </w:r>
      <w:r w:rsidRPr="009A799D">
        <w:rPr>
          <w:rStyle w:val="StyleUnderline"/>
        </w:rPr>
        <w:t>House, U.S. drones have killed an estimated 3,300 al Qaeda, Taliban, and other jihadist operatives in Pakistan and Yemen. That number includes over 50 senior leaders of al Qaeda and the Taliban—top figures who are not easily replaced</w:t>
      </w:r>
      <w:r w:rsidRPr="009A799D">
        <w:rPr>
          <w:sz w:val="16"/>
        </w:rPr>
        <w:t xml:space="preserve">. In 2010, </w:t>
      </w:r>
      <w:r w:rsidRPr="009A799D">
        <w:rPr>
          <w:rStyle w:val="StyleUnderline"/>
        </w:rPr>
        <w:t>Osama bin Laden warned his chief aide, Atiyah Abd al-Rahman, who was later killed by a drone strike in the Waziristan region of Pakistan in 2011, that when experienced leaders are eliminated, the result is “the rise of lower leaders who are not as experienced as the former leaders”</w:t>
      </w:r>
      <w:r w:rsidRPr="009A799D">
        <w:rPr>
          <w:sz w:val="16"/>
        </w:rPr>
        <w:t xml:space="preserve"> and who are prone to errors and miscalculations. And drones also hurt terrorist organizations when they eliminate operatives who are lower down on the food chain but who boast special skills: passport forgers, bomb makers, recruiters, and fundraisers. </w:t>
      </w:r>
      <w:r w:rsidRPr="009A799D">
        <w:rPr>
          <w:rStyle w:val="StyleUnderline"/>
        </w:rPr>
        <w:t>Drones have also undercut terrorists’ ability to communicate and to train new recruits. In order to avoid attracting drones, al Qaeda and Taliban operatives try to avoid using electronic devices or gathering in large numbers</w:t>
      </w:r>
      <w:r w:rsidRPr="009A799D">
        <w:rPr>
          <w:sz w:val="16"/>
        </w:rPr>
        <w:t xml:space="preserve">. A tip sheet found among jihadists in Mali advised militants to “maintain complete silence of all wireless contacts” and “avoid gathering in open areas.” </w:t>
      </w:r>
      <w:r w:rsidRPr="009A799D">
        <w:rPr>
          <w:rStyle w:val="StyleUnderline"/>
        </w:rPr>
        <w:t>Leaders, however, cannot give orders when they are incommunicado, and training on a large scale is nearly impossible when a drone strike could wipe out an entire group of new recruits</w:t>
      </w:r>
      <w:r w:rsidRPr="009A799D">
        <w:rPr>
          <w:sz w:val="16"/>
        </w:rPr>
        <w:t xml:space="preserve">. Drones have turned al Qaeda’s command and training structures into a liability, forcing the group to choose between having no leaders and risking dead leaders. </w:t>
      </w:r>
      <w:r w:rsidRPr="009A799D">
        <w:rPr>
          <w:rStyle w:val="StyleUnderline"/>
        </w:rPr>
        <w:t>Critics of drone strikes often fail to take into account the fact that the alternatives are either too risky or unrealistic</w:t>
      </w:r>
      <w:r w:rsidRPr="009A799D">
        <w:rPr>
          <w:sz w:val="16"/>
        </w:rPr>
        <w:t xml:space="preserve">. To be sure, in an ideal world, militants would be captured alive, allowing authorities to question them and search their compounds for useful information. Raids, arrests, and interrogations can produce vital intelligence and can be less controversial than lethal operations. </w:t>
      </w:r>
      <w:r w:rsidRPr="009A799D">
        <w:rPr>
          <w:rStyle w:val="StyleUnderline"/>
        </w:rPr>
        <w:t>That is why they should be, and indeed already are, used in stable countries where the United States enjoys the support of the host government. But in war zones or unstable countries, such as Pakistan, Yemen, and Somalia, arresting militants is highly dangerous and, even if successful, often inefficient</w:t>
      </w:r>
      <w:r w:rsidRPr="009A799D">
        <w:rPr>
          <w:sz w:val="16"/>
        </w:rPr>
        <w:t xml:space="preserve">. In those three countries, the government exerts little or no control over remote areas, which means that it is highly dangerous to go after militants hiding out there. Worse yet, in Pakistan and Yemen, the governments have at times cooperated with militants. If the United States regularly sent in special operations forces to hunt down terrorists there, sympathetic officials could easily tip off the jihadists, likely leading to firefights, U.S. casualties, and possibly the deaths of the suspects and innocent civilians. Of course, it was a Navy SEAL team and not a drone strike that finally got bin Laden, but in many cases in which the United States needs to capture or eliminate an enemy, raids are too risky and costly. And even if a raid results in a successful capture, it begets another problem: what to do with the detainee. Prosecuting detainees in a federal or military court is difficult because often the intelligence against terrorists is inadmissible or using it risks jeopardizing sources and methods. And given the fact that the United States is trying to close, rather than expand, the detention facility at Guantánamo Bay, Cuba, it has become much harder to justify holding suspects indefinitely. It has become more politically palatable for the United States to kill rather than detain suspected terrorists. Furthermore, </w:t>
      </w:r>
      <w:r w:rsidRPr="009A799D">
        <w:rPr>
          <w:rStyle w:val="StyleUnderline"/>
        </w:rPr>
        <w:t>although a drone strike may violate the local state’s sovereignty, it does so to a lesser degree than would putting U.S. boots on the ground or conducting a large-scale air campaign</w:t>
      </w:r>
      <w:r w:rsidRPr="009A799D">
        <w:rPr>
          <w:sz w:val="16"/>
        </w:rPr>
        <w:t xml:space="preserve">. And compared with a 500-pound bomb dropped from an F-16, </w:t>
      </w:r>
      <w:r w:rsidRPr="009A799D">
        <w:rPr>
          <w:rStyle w:val="StyleUnderline"/>
        </w:rPr>
        <w:t>the grenadelike warheads carried by most drones create smaller, more precise blast zones that decrease the risk of unexpected structural damage and casualties</w:t>
      </w:r>
      <w:r w:rsidRPr="009A799D">
        <w:rPr>
          <w:sz w:val="16"/>
        </w:rPr>
        <w:t xml:space="preserve">. </w:t>
      </w:r>
      <w:r w:rsidRPr="009A799D">
        <w:rPr>
          <w:rStyle w:val="StyleUnderline"/>
        </w:rPr>
        <w:t>Even more important, drones, unlike traditional airplanes, can loiter above a target for hours, waiting for the ideal moment to strike and thus reducing the odds that civilians will be caught in the kill zone. Finally, using drones is also far less bloody than asking allies to hunt down terrorists on the United States’ behalf.</w:t>
      </w:r>
      <w:r w:rsidRPr="009A799D">
        <w:rPr>
          <w:sz w:val="16"/>
        </w:rPr>
        <w:t xml:space="preserve"> The Pakistani and Yemeni militaries, for example, are known to regularly torture and execute detainees, and they often indiscriminately bomb civilian areas or use scorched-earth tactics against militant groups. Some critics of the drone program, such as Ben Emmerson, the UN’s special rapporteur on the promotion and protection of human rights and fundamental freedoms while countering terrorism, have questioned the lethal approach, arguing for more focus on the factors that might contribute to extremism and terrorism, such as poverty, unemployment, and authoritarianism. Such a strategy is appealing in principle, but it is far from clear how Washington could execute it</w:t>
      </w:r>
      <w:r w:rsidRPr="009A799D">
        <w:rPr>
          <w:rStyle w:val="StyleUnderline"/>
        </w:rPr>
        <w:t>. Individuals join anti-American terrorist groups for many reasons, ranging from outrage over U.S. support for Israel to anger at their own government’s cooperation with the United States. Some people simply join up because their neighbors are doing so</w:t>
      </w:r>
      <w:r w:rsidRPr="009A799D">
        <w:rPr>
          <w:sz w:val="16"/>
        </w:rPr>
        <w:t xml:space="preserve">. Slashing unemployment in Yemen, bringing democracy to Saudi Arabia, and </w:t>
      </w:r>
      <w:r w:rsidRPr="009A799D">
        <w:rPr>
          <w:rStyle w:val="StyleUnderline"/>
        </w:rPr>
        <w:t>building a functioning government</w:t>
      </w:r>
      <w:r w:rsidRPr="009A799D">
        <w:rPr>
          <w:sz w:val="16"/>
        </w:rPr>
        <w:t xml:space="preserve"> in Somalia </w:t>
      </w:r>
      <w:r w:rsidRPr="009A799D">
        <w:rPr>
          <w:rStyle w:val="StyleUnderline"/>
        </w:rPr>
        <w:t>are laudable goals, but they are not politically or financially possible for the United States,</w:t>
      </w:r>
      <w:r w:rsidRPr="009A799D">
        <w:rPr>
          <w:sz w:val="16"/>
        </w:rPr>
        <w:t xml:space="preserve"> and even if achieved, they still might not reduce the allure of jihad. In some cases, the most sensible alternative to carrying out drone strikes is to do nothing at all. At times, that is the right option: if militants abroad pose little threat or if the risk of killing civilians, delegitimizing allies, or establishing the wrong precedent is too high. But sometimes imminent and intolerable threats do arise and drone strikes are the best way to eliminate them.</w:t>
      </w:r>
    </w:p>
    <w:p w:rsidR="00314489" w:rsidRPr="009A799D" w:rsidRDefault="00314489" w:rsidP="004F6BFC">
      <w:pPr>
        <w:pStyle w:val="Heading4"/>
        <w:rPr>
          <w:rFonts w:hint="eastAsia"/>
        </w:rPr>
      </w:pPr>
      <w:r w:rsidRPr="009A799D">
        <w:t>Aid fails – funding is given where it isn’t needed and NGOs will follow Trump’s direction</w:t>
      </w:r>
    </w:p>
    <w:p w:rsidR="00314489" w:rsidRPr="009A799D" w:rsidRDefault="00314489" w:rsidP="004F6BFC">
      <w:r w:rsidRPr="009A799D">
        <w:t xml:space="preserve">Alex </w:t>
      </w:r>
      <w:r w:rsidRPr="009A799D">
        <w:rPr>
          <w:rStyle w:val="Style13ptBold"/>
        </w:rPr>
        <w:t>Perry</w:t>
      </w:r>
      <w:r w:rsidRPr="009A799D">
        <w:t>, 11-18-</w:t>
      </w:r>
      <w:r w:rsidRPr="009A799D">
        <w:rPr>
          <w:rStyle w:val="Style13ptBold"/>
        </w:rPr>
        <w:t>2015</w:t>
      </w:r>
      <w:r w:rsidRPr="009A799D">
        <w:t xml:space="preserve">, "You Can’t Kill Terrorism With Kindness or Aid That Comes With An Agenda," Daily Beast, </w:t>
      </w:r>
      <w:hyperlink r:id="rId432" w:history="1">
        <w:r w:rsidRPr="009A799D">
          <w:rPr>
            <w:rStyle w:val="Hyperlink"/>
          </w:rPr>
          <w:t>https://www.thedailybeast.com/you-cant-kill-terrorism-with-kindness-or-aid-that-comes-with-an-agenda</w:t>
        </w:r>
      </w:hyperlink>
      <w:r w:rsidRPr="009A799D">
        <w:t xml:space="preserve"> Alex Perry is an author and foreign correspondent who was based in Africa for close to a decade in Africa.</w:t>
      </w:r>
    </w:p>
    <w:p w:rsidR="00314489" w:rsidRPr="009A799D" w:rsidRDefault="00314489" w:rsidP="004F6BFC">
      <w:pPr>
        <w:rPr>
          <w:sz w:val="16"/>
        </w:rPr>
      </w:pPr>
      <w:r w:rsidRPr="009A799D">
        <w:rPr>
          <w:sz w:val="16"/>
        </w:rPr>
        <w:t xml:space="preserve">There is a school of thought, popular in the aid world, that you can kill terrorism with kindness. Whether you’re attacked by Islamic intolerants in the Middle East or Africa or Christian insurgents in central Africa or Buddhist militants in Burma or renegade Irish nationalists, the argument runs that almost all insurrection is an expression of exclusion—and the remedy to it, therefore, is to suffocate that alienation with development and inclusion. </w:t>
      </w:r>
      <w:r w:rsidRPr="009A799D">
        <w:rPr>
          <w:rStyle w:val="StyleUnderline"/>
        </w:rPr>
        <w:t>And it is true that marginalization is a consistent theme among militants,</w:t>
      </w:r>
      <w:r w:rsidRPr="009A799D">
        <w:rPr>
          <w:sz w:val="16"/>
        </w:rPr>
        <w:t xml:space="preserve"> from </w:t>
      </w:r>
      <w:hyperlink r:id="rId433" w:history="1">
        <w:r w:rsidRPr="009A799D">
          <w:rPr>
            <w:rStyle w:val="Hyperlink"/>
            <w:sz w:val="16"/>
          </w:rPr>
          <w:t>Boko Haram</w:t>
        </w:r>
      </w:hyperlink>
      <w:r w:rsidRPr="009A799D">
        <w:rPr>
          <w:sz w:val="16"/>
        </w:rPr>
        <w:t xml:space="preserve"> in Nigeria to Palestinian knife attackers to those who attacked </w:t>
      </w:r>
      <w:hyperlink r:id="rId434" w:history="1">
        <w:r w:rsidRPr="009A799D">
          <w:rPr>
            <w:rStyle w:val="Hyperlink"/>
            <w:sz w:val="16"/>
          </w:rPr>
          <w:t>Paris</w:t>
        </w:r>
      </w:hyperlink>
      <w:r w:rsidRPr="009A799D">
        <w:rPr>
          <w:sz w:val="16"/>
        </w:rPr>
        <w:t xml:space="preserve"> last week</w:t>
      </w:r>
      <w:r w:rsidRPr="009A799D">
        <w:rPr>
          <w:rStyle w:val="StyleUnderline"/>
        </w:rPr>
        <w:t xml:space="preserve">. There is some sense, too, in the idea that if we give them less to complain about, even make them happy, they’ll stop fighting. The problems arise when we think we can do that with aid. Take Somalia. For the past decade, Somalia has been home to a small al-Qaeda franchise called </w:t>
      </w:r>
      <w:hyperlink r:id="rId435" w:history="1">
        <w:r w:rsidRPr="009A799D">
          <w:rPr>
            <w:rStyle w:val="StyleUnderline"/>
          </w:rPr>
          <w:t>al-Shabab</w:t>
        </w:r>
      </w:hyperlink>
      <w:r w:rsidRPr="009A799D">
        <w:rPr>
          <w:rStyle w:val="StyleUnderline"/>
        </w:rPr>
        <w:t>.</w:t>
      </w:r>
      <w:r w:rsidRPr="009A799D">
        <w:rPr>
          <w:sz w:val="16"/>
        </w:rPr>
        <w:t xml:space="preserve"> In the past few years, it has expanded its reach beyond Somalia into Uganda, Tanzania, and especially Kenya, where it killed 67 people at the </w:t>
      </w:r>
      <w:hyperlink r:id="rId436" w:history="1">
        <w:r w:rsidRPr="009A799D">
          <w:rPr>
            <w:rStyle w:val="Hyperlink"/>
            <w:sz w:val="16"/>
          </w:rPr>
          <w:t>Westgate shopping mall in Nairobi</w:t>
        </w:r>
      </w:hyperlink>
      <w:r w:rsidRPr="009A799D">
        <w:rPr>
          <w:sz w:val="16"/>
        </w:rPr>
        <w:t xml:space="preserve"> in 2013 and, in an attack whose modus operandi bears comparison with last week’s events in Paris, 147 in an assault on Garissa University in April this year. </w:t>
      </w:r>
      <w:r w:rsidRPr="009A799D">
        <w:rPr>
          <w:rStyle w:val="StyleUnderline"/>
        </w:rPr>
        <w:t>Four years ago, after more than a year of severe drought in East Africa, Somalia</w:t>
      </w:r>
      <w:r w:rsidRPr="009A799D">
        <w:rPr>
          <w:sz w:val="16"/>
        </w:rPr>
        <w:t>, like the region</w:t>
      </w:r>
      <w:r w:rsidRPr="009A799D">
        <w:rPr>
          <w:rStyle w:val="StyleUnderline"/>
        </w:rPr>
        <w:t>, faced a famine. But while aid agencies handed out millions of dollars of food aid to millions of people in Kenya, Uganda, Ethiopia, Djibouti, and South Sudan, almost none was delivered to southern Somalia</w:t>
      </w:r>
      <w:r w:rsidRPr="009A799D">
        <w:rPr>
          <w:sz w:val="16"/>
        </w:rPr>
        <w:t xml:space="preserve">. Why? </w:t>
      </w:r>
      <w:r w:rsidRPr="009A799D">
        <w:rPr>
          <w:rStyle w:val="StyleUnderline"/>
        </w:rPr>
        <w:t>Because the U.S. government pressured Western aid agencies to impose a food aid ban on al-Shabab’s southern Somali stronghold,</w:t>
      </w:r>
      <w:r w:rsidRPr="009A799D">
        <w:rPr>
          <w:sz w:val="16"/>
        </w:rPr>
        <w:t xml:space="preserve"> </w:t>
      </w:r>
      <w:r w:rsidRPr="009A799D">
        <w:rPr>
          <w:rStyle w:val="StyleUnderline"/>
        </w:rPr>
        <w:t>arguing that the group sometimes stole food aid and that therefore emergency food was a form of support to a proscribed terrorist group</w:t>
      </w:r>
      <w:r w:rsidRPr="009A799D">
        <w:rPr>
          <w:sz w:val="16"/>
        </w:rPr>
        <w:t xml:space="preserve">. In late July 2011, when the disastrous consequences of that policy were becoming clear, the U.S. rescinded its ban—but too late. A quarter of a million people died. </w:t>
      </w:r>
      <w:r w:rsidRPr="009A799D">
        <w:rPr>
          <w:rStyle w:val="StyleUnderline"/>
        </w:rPr>
        <w:t>You won’t have heard that story from the U.S. government or the aid agencies involved, some of whom used pictures of a famine at which they weren’t present and had no ability to address to raise $1.8 billion in funds, which they then spent elsewhere</w:t>
      </w:r>
      <w:r w:rsidRPr="009A799D">
        <w:rPr>
          <w:sz w:val="16"/>
        </w:rPr>
        <w:t xml:space="preserve">. But on the ground in Mogadishu, the prime minister of Somalia, his defense minister, a minister in the presidential office, a military adviser, and a Somali aid manager all blithely confirmed the famine was deliberate strategy. “When people run out of things, and they are left empty-handed, that’s when they cannot fight and they can only run away from us,” Somalia’s defense minister, General Yusuf Mohammed Siad, told me. Asked about the famine, the then-Prime Minister Abdiweli Mohamed Ali said, “Every challenge comes with an opportunity. The more they are weak, the more we expand our reach.” This was all a very long way from aid’s origins. The modern aid industry has its roots in the ’60s and a reaction by activists to the way Cold War politics dominated government assistance to foreign countries. Rather than buying alliances with donations, new non-governmental organizations (NGOs) sprang up offering apolitical aid focusing on suffering and people, not governments and realpolitik. Neutrality also secured NGOs access to civilians on any side of any war or any disaster. The activists gave themselves a name to encapsulate their new non-discriminatory righteousness: humanitarians. </w:t>
      </w:r>
      <w:r w:rsidRPr="009A799D">
        <w:rPr>
          <w:rStyle w:val="StyleUnderline"/>
        </w:rPr>
        <w:t>From the start, however, aid workers overstated their independence. After all, most were mostly Westerners with Western outlooks who took most of their funding from Western governments. Many of them then began plotting career paths in this new industry that, as they swapped back and forth between government and aid agencies, further diminished their detachment from the state. Today many NGOs have all but totally surrendered their impartiality in favor of working with governments rather than outside them while also expanding their mission from narrowly defined assistance into policy areas more normally reserved for nation states</w:t>
      </w:r>
      <w:r w:rsidRPr="009A799D">
        <w:rPr>
          <w:sz w:val="16"/>
        </w:rPr>
        <w:t xml:space="preserve">. The World Bank, which once specialized in cheap loans to poor governments, now funds malaria prevention and refugee assistance. Oxfam, founded as the Oxford Committee for Family Relief, now prefers not to relieve famines at all but instead tackles such nebulous problems as global inequality. Then there is the new generation of advocacy groups who see their mission not as addressing poor world problems directly but rather creating rich world “awareness” of those problems so as to oblige rich world governments to act. The most spectacular example of that is Invisible Children, a campaign group founded by three California hipsters who created such a groundswell of public opinion around an obscure and tiny central African psycho-Christian militia called the Lord’s Resistance Army that President Barack Obama sent a few hundred U.S. soldiers to Africa to kill them. The result? With their shared positions on human rights, liberal democracy, and free-market economics, today it can be hard to tell governmental and non-governmental apart. Aid’s proximity to power also means it has never been more formidable. It combines the institutional strength of the UN, all the world’s most powerful governments, thousands of aid agencies, and a decent slice of the world’s richest men. It turns over $138 billion a year and employs 600,000 people. But </w:t>
      </w:r>
      <w:r w:rsidRPr="009A799D">
        <w:rPr>
          <w:rStyle w:val="StyleUnderline"/>
        </w:rPr>
        <w:t xml:space="preserve">aid’s power has come at the price of its independence. And once aid is political, once it is no longer a neutral, unequivocal good but an opinion or a strategy or even the means to execute a military campaign, it will find opponents. </w:t>
      </w:r>
      <w:r w:rsidRPr="009A799D">
        <w:rPr>
          <w:sz w:val="16"/>
        </w:rPr>
        <w:t xml:space="preserve">In the civil wars in Yemen or Syria or South Sudan, governments and rebels block food aid to millions and justify their actions by claiming they are resisting nefarious foreign interference. In Africa, where $55.8 billion a year in aid ends up, the insurgents go even further. In August 2011, Boko Haram bombed the UN’s headquarters in Nigeria. In the last few years, Islamic militants have also attacked and kill aid workers in Mali, Somalia, Kenya, and Uganda. On a continent that has experienced rapid economic growth for more than a decade, even moderate African opinion is suspicious of the need for aid, especially the kind distributed by well-paid foreigners in shiny white SUVs implementing the policies of a foreign government. </w:t>
      </w:r>
      <w:r w:rsidRPr="009A799D">
        <w:rPr>
          <w:rStyle w:val="StyleUnderline"/>
        </w:rPr>
        <w:t>Assistance tainted by a perception that it is something else entirely is no help in putting out the fires of terrorism. It can even fuel them. Take Somalia again. Aid workers telling you that aid is the answer to Africa’s problems routinely present their argument alongside pictures of starving African babies</w:t>
      </w:r>
      <w:r w:rsidRPr="009A799D">
        <w:rPr>
          <w:sz w:val="16"/>
        </w:rPr>
        <w:t xml:space="preserve">. </w:t>
      </w:r>
      <w:r w:rsidRPr="009A799D">
        <w:rPr>
          <w:rStyle w:val="StyleUnderline"/>
        </w:rPr>
        <w:t>Many of those photographs are from the same famine that aid workers helped cause in Somalia in 2011</w:t>
      </w:r>
      <w:r w:rsidRPr="009A799D">
        <w:rPr>
          <w:sz w:val="16"/>
        </w:rPr>
        <w:t>. It is a measure of the gulf between the rich world and those who would tear it down that the same images that represent African helplessness to Westerners depict Western ruthlessness to many Africans.</w:t>
      </w:r>
    </w:p>
    <w:p w:rsidR="00314489" w:rsidRPr="009A799D" w:rsidRDefault="00314489" w:rsidP="004F6BFC">
      <w:pPr>
        <w:rPr>
          <w:sz w:val="16"/>
        </w:rPr>
      </w:pPr>
    </w:p>
    <w:p w:rsidR="00314489" w:rsidRPr="009A799D" w:rsidRDefault="00314489" w:rsidP="004F6BFC">
      <w:pPr>
        <w:pStyle w:val="Heading4"/>
        <w:rPr>
          <w:rFonts w:hint="eastAsia"/>
        </w:rPr>
      </w:pPr>
      <w:r w:rsidRPr="009A799D">
        <w:t>Military presence is key to Middle East stability – the CP throws the baby out with the bathwater</w:t>
      </w:r>
    </w:p>
    <w:p w:rsidR="00314489" w:rsidRPr="009A799D" w:rsidRDefault="00314489" w:rsidP="004F6BFC">
      <w:r w:rsidRPr="009A799D">
        <w:rPr>
          <w:rStyle w:val="Style13ptBold"/>
        </w:rPr>
        <w:t>Stratfor</w:t>
      </w:r>
      <w:r w:rsidRPr="009A799D">
        <w:t>, 12-15-</w:t>
      </w:r>
      <w:r w:rsidRPr="009A799D">
        <w:rPr>
          <w:rStyle w:val="Style13ptBold"/>
        </w:rPr>
        <w:t>2015</w:t>
      </w:r>
      <w:r w:rsidRPr="009A799D">
        <w:t>, "Why the U.S. Cannot Leave the Middle East," Stratfor, https://worldview.stratfor.com/article/why-us-cannot-leave-middle-east</w:t>
      </w:r>
    </w:p>
    <w:p w:rsidR="00314489" w:rsidRPr="009A799D" w:rsidRDefault="00314489" w:rsidP="004F6BFC">
      <w:pPr>
        <w:rPr>
          <w:sz w:val="16"/>
        </w:rPr>
      </w:pPr>
      <w:r w:rsidRPr="009A799D">
        <w:rPr>
          <w:rStyle w:val="StyleUnderline"/>
        </w:rPr>
        <w:t>The Middle East's traditional power structures are crumbling, paving the way for new groups and threats to rise from the ruins. The United States, as a result, will be forced to reconsider its strategy in the region.</w:t>
      </w:r>
      <w:r w:rsidRPr="009A799D">
        <w:rPr>
          <w:sz w:val="16"/>
        </w:rPr>
        <w:t xml:space="preserve"> Just as al Qaeda's setbacks enabled the Islamic State to flourish, so, too, will other terrorist groups move to fill the void created by the Islamic State's eventual decline. </w:t>
      </w:r>
      <w:r w:rsidRPr="009A799D">
        <w:rPr>
          <w:rStyle w:val="StyleUnderline"/>
        </w:rPr>
        <w:t>Terrorism will pose a threat to U.S. national security for the foreseeable future, and policymakers in Washington have no choice but to pursue more sustainable ways to counter it.</w:t>
      </w:r>
      <w:r w:rsidRPr="009A799D">
        <w:rPr>
          <w:sz w:val="16"/>
        </w:rPr>
        <w:t xml:space="preserve"> </w:t>
      </w:r>
      <w:r w:rsidRPr="009A799D">
        <w:rPr>
          <w:rStyle w:val="StyleUnderline"/>
        </w:rPr>
        <w:t xml:space="preserve">The United States will </w:t>
      </w:r>
      <w:r w:rsidRPr="009A799D">
        <w:rPr>
          <w:sz w:val="16"/>
        </w:rPr>
        <w:t xml:space="preserve">ultimately shift its tactics in the region, striking a balance between empowering local security forces and </w:t>
      </w:r>
      <w:r w:rsidRPr="009A799D">
        <w:rPr>
          <w:rStyle w:val="StyleUnderline"/>
        </w:rPr>
        <w:t xml:space="preserve">selectively deploying specially trained and equipped forces in its attempt to tip the scales in the war against militant Islam. </w:t>
      </w:r>
      <w:r w:rsidRPr="009A799D">
        <w:rPr>
          <w:sz w:val="16"/>
        </w:rPr>
        <w:t xml:space="preserve">Rebuilding a Region The Middle East has been shaped by the wars, colonialism and post-Cold War fragmentation of the last century into a collection of states </w:t>
      </w:r>
      <w:hyperlink r:id="rId437" w:tooltip="Why So Much Anarchy?" w:history="1">
        <w:r w:rsidRPr="009A799D">
          <w:rPr>
            <w:rStyle w:val="Hyperlink"/>
            <w:sz w:val="16"/>
          </w:rPr>
          <w:t>governed by militaries and monarchies</w:t>
        </w:r>
      </w:hyperlink>
      <w:r w:rsidRPr="009A799D">
        <w:rPr>
          <w:sz w:val="16"/>
        </w:rPr>
        <w:t xml:space="preserve">. Yet, over the past decade a wave of foreign interventions and domestic social uprisings has torn many of these political structures away. At the same time, powerful third parties such as the United States have </w:t>
      </w:r>
      <w:hyperlink r:id="rId438" w:tooltip="U.S. and Iranian Realities" w:history="1">
        <w:r w:rsidRPr="009A799D">
          <w:rPr>
            <w:rStyle w:val="Hyperlink"/>
            <w:sz w:val="16"/>
          </w:rPr>
          <w:t>withdrawn from their alliances in the region</w:t>
        </w:r>
      </w:hyperlink>
      <w:r w:rsidRPr="009A799D">
        <w:rPr>
          <w:sz w:val="16"/>
        </w:rPr>
        <w:t xml:space="preserve">, undermining the balance of power that their presence often ensured between the Middle East's major state and non-state actors. Amid these dramatic upheavals, </w:t>
      </w:r>
      <w:hyperlink r:id="rId439" w:tooltip="Syria, Iran and the Balance of Power in the Middle East" w:history="1">
        <w:r w:rsidRPr="009A799D">
          <w:rPr>
            <w:rStyle w:val="Hyperlink"/>
            <w:sz w:val="16"/>
          </w:rPr>
          <w:t>regional concentrations of power are emerging</w:t>
        </w:r>
      </w:hyperlink>
      <w:r w:rsidRPr="009A799D">
        <w:rPr>
          <w:sz w:val="16"/>
        </w:rPr>
        <w:t xml:space="preserve"> in Turkey, Iran, Egypt, Israel, Saudi Arabia and the Gulf Cooperation Council. But the swathes of land between them remain mired in chaos as the societies left behind grapple with the ethnic and sectarian divisions that underlie the region. Nowhere is this more evident than in Iraq and Syria. As the Middle East continues to break itself apart — reassembling the pieces may take decades — militant groups will take advantage of the resulting power vacuum to grow and proliferate. And as they increasingly engage with the stronger, more coherent military forces stationed throughout the region, they will use </w:t>
      </w:r>
      <w:hyperlink r:id="rId440" w:tooltip="The Difference Between Terrorism and Insurgency" w:history="1">
        <w:r w:rsidRPr="009A799D">
          <w:rPr>
            <w:rStyle w:val="Hyperlink"/>
            <w:sz w:val="16"/>
          </w:rPr>
          <w:t>asymmetric tactics like terrorism</w:t>
        </w:r>
      </w:hyperlink>
      <w:r w:rsidRPr="009A799D">
        <w:rPr>
          <w:sz w:val="16"/>
        </w:rPr>
        <w:t xml:space="preserve"> to level the playing field and extend their reach. The Global War on Terrorism The United States did not begin to truly understand the threat that terrorism posed to its homeland until Sept. 11, 2001. In the wake of the attacks, U.S. leaders realized that with the right intent and capability, terrorist groups could successfully target and kill large numbers of American citizens on U.S. soil. To prevent an attack on the scale of 9/11 from happening again, former U.S. President George W. Bush launched a widespread offensive against terrorist groups around the world that he dubbed the Global War on Terrorism. This name is something of a misnomer. The United States does not, and cannot, attack every terrorist group in the world. It simply does not have the will or the resources to do so. Furthermore, </w:t>
      </w:r>
      <w:hyperlink r:id="rId441" w:tooltip="The Myth of the End of Terrorism" w:history="1">
        <w:r w:rsidRPr="009A799D">
          <w:rPr>
            <w:rStyle w:val="Hyperlink"/>
            <w:sz w:val="16"/>
          </w:rPr>
          <w:t>terrorism is a tactic, which by its nature cannot be eradicated</w:t>
        </w:r>
      </w:hyperlink>
      <w:r w:rsidRPr="009A799D">
        <w:rPr>
          <w:sz w:val="16"/>
        </w:rPr>
        <w:t xml:space="preserve">. Instead, Washington chose to target transnational groups (and their support networks) that have demonstrated the intent and capability to attack the interests of the United States or its allies through asymmetric means. </w:t>
      </w:r>
      <w:r w:rsidRPr="009A799D">
        <w:rPr>
          <w:rStyle w:val="StyleUnderline"/>
        </w:rPr>
        <w:t>This strategy is not tied to any single group, although one organization may pose a greater and more urgent threat than others at certain time</w:t>
      </w:r>
      <w:r w:rsidRPr="009A799D">
        <w:rPr>
          <w:sz w:val="16"/>
        </w:rPr>
        <w:t xml:space="preserve">s. </w:t>
      </w:r>
      <w:r w:rsidRPr="009A799D">
        <w:rPr>
          <w:rStyle w:val="StyleUnderline"/>
        </w:rPr>
        <w:t>For example, at its inception the strategy largely centered on finding and dismantling the al Qaeda core, held responsible for coordinating the 9/11 attacks</w:t>
      </w:r>
      <w:r w:rsidRPr="009A799D">
        <w:rPr>
          <w:sz w:val="16"/>
        </w:rPr>
        <w:t xml:space="preserve">. </w:t>
      </w:r>
      <w:hyperlink r:id="rId442" w:tooltip="Jihadism in 2014: Taking Stock of the al Qaeda Core" w:history="1">
        <w:r w:rsidRPr="009A799D">
          <w:rPr>
            <w:rStyle w:val="Hyperlink"/>
            <w:sz w:val="16"/>
          </w:rPr>
          <w:t>Now that this goal has been largely achieved</w:t>
        </w:r>
      </w:hyperlink>
      <w:r w:rsidRPr="009A799D">
        <w:rPr>
          <w:sz w:val="16"/>
        </w:rPr>
        <w:t xml:space="preserve">, </w:t>
      </w:r>
      <w:r w:rsidRPr="009A799D">
        <w:rPr>
          <w:rStyle w:val="StyleUnderline"/>
        </w:rPr>
        <w:t xml:space="preserve">the United State's focus has shifted to the Islamic State, where it will likely remain for the next few years as the U.S.-led coalition works to </w:t>
      </w:r>
      <w:hyperlink r:id="rId443" w:tooltip="A Weakening Islamic State Still Poses a Threat" w:history="1">
        <w:r w:rsidRPr="009A799D">
          <w:rPr>
            <w:rStyle w:val="StyleUnderline"/>
          </w:rPr>
          <w:t>degrade the jihadist group's capabilities</w:t>
        </w:r>
      </w:hyperlink>
      <w:r w:rsidRPr="009A799D">
        <w:rPr>
          <w:rStyle w:val="StyleUnderline"/>
        </w:rPr>
        <w:t>. But even if the United States can marginalize the Islamic State, the underlying elements that enabled the group's rise will not disappear as quickly</w:t>
      </w:r>
      <w:r w:rsidRPr="009A799D">
        <w:rPr>
          <w:sz w:val="16"/>
        </w:rPr>
        <w:t xml:space="preserve">. As conflicts throughout the Middle East continue to play out, </w:t>
      </w:r>
      <w:r w:rsidRPr="009A799D">
        <w:rPr>
          <w:rStyle w:val="StyleUnderline"/>
        </w:rPr>
        <w:t>other groups will surface with similar capabilities and intentions. These groups will not necessarily all be Sunni or even religious in nature, like al Qaeda and the Islamic State</w:t>
      </w:r>
      <w:r w:rsidRPr="009A799D">
        <w:rPr>
          <w:sz w:val="16"/>
        </w:rPr>
        <w:t xml:space="preserve"> are. For example, the </w:t>
      </w:r>
      <w:hyperlink r:id="rId444" w:tooltip="In Turkey, an Old Threat Resurges" w:history="1">
        <w:r w:rsidRPr="009A799D">
          <w:rPr>
            <w:rStyle w:val="Hyperlink"/>
            <w:sz w:val="16"/>
          </w:rPr>
          <w:t>Marxist Revolutionary People's Liberation Party-Front</w:t>
        </w:r>
      </w:hyperlink>
      <w:r w:rsidRPr="009A799D">
        <w:rPr>
          <w:sz w:val="16"/>
        </w:rPr>
        <w:t xml:space="preserve"> has already attacked U.S. targets in Turkey, as have </w:t>
      </w:r>
      <w:hyperlink r:id="rId445" w:tooltip="Geopolitical Diary: Washington vs. the Iraqi Shia?" w:history="1">
        <w:r w:rsidRPr="009A799D">
          <w:rPr>
            <w:rStyle w:val="Hyperlink"/>
            <w:sz w:val="16"/>
          </w:rPr>
          <w:t>Shiite militias in Iraq</w:t>
        </w:r>
      </w:hyperlink>
      <w:r w:rsidRPr="009A799D">
        <w:rPr>
          <w:sz w:val="16"/>
        </w:rPr>
        <w:t xml:space="preserve">. In the face of such threats to come, it is hard to ignore the suggestion that Washington simply abandon the region. But the Middle East is a strategic supplier of oil to the global market, and the critical link connecting Africa, Asia and Europe. Leaving it to its fate is not an option. Then again, neither is more of the same. Invasion vs. Desertion It is increasingly clear that the United States' approach to eradicating al Qaeda — launching full-fledged invasions, first in Afghanistan and then in Iraq — is not sustainable in the long run. The goal of each ground incursion was to strike the jihadist group within its own safe-havens. While both invasions were successful in some ways, they also failed to decisively eliminate the threat. In Afghanistan, al Qaeda fighters were able to escape across unguarded borders and fade into the difficult surrounding terrain to avoid capture. From there, they adopted a blend of guerrilla tactics and terrorism to wage a protracted war against foreign troops. In Iraq, remnants of Saddam Hussein's regime were able to quickly reorganize into a capable insurgency, while local Shiite militias took advantage of Hussein's destruction to launch attacks of their own. In both cases, U.S. leaders quickly, if begrudgingly, realized that a prolonged force presence would be needed to suppress new threats. While this provided some level of stability to each country, it solved neither Baghdad nor Kabul's problems entirely. Large numbers of "occupying" troops became the catalyst for increased recruitment into these militant groups, further exacerbating the problem. Unable to fully destroy its enemies and caught in the middle of a bloody sectarian war, the United States began to look for an exit strategy. Neither it nor its allies could afford to continue deploying huge portions of their militaries to wage wars with no end. By overcommitting in the Middle East, the United States had essentially hamstrung its military capabilities elsewhere in the world. At the same time, political pressure was building to draw operations in Afghanistan and Iraq to a close. In the midst of a sharp recession, U.S. policymakers were being forced to choose between making deep budget cuts and taking on greater debt to fund conflicts overseas. Meanwhile, the body count steadily rose, and the American public became less and less willing to sacrifice its soldiers to an intangible cause. And so, U.S. counterterrorism strategy changed. </w:t>
      </w:r>
      <w:r w:rsidRPr="009A799D">
        <w:rPr>
          <w:rStyle w:val="StyleUnderline"/>
        </w:rPr>
        <w:t>The new goal was to withdraw all forces belonging to the United States and its allies and replace them with assistance from afar. Financial aid, intelligence sharing and logistical support became the West's primary tools of influence. Yet this approach is also failing.</w:t>
      </w:r>
      <w:r w:rsidRPr="009A799D">
        <w:rPr>
          <w:sz w:val="16"/>
        </w:rPr>
        <w:t xml:space="preserve"> </w:t>
      </w:r>
      <w:r w:rsidRPr="009A799D">
        <w:rPr>
          <w:rStyle w:val="StyleUnderline"/>
        </w:rPr>
        <w:t>Security in Afghanistan degraded alongside the United States' eventual drawdown to a small but sustainable footprint. And in Iraq, once all foreign personnel had departed, the absence of capable Western forces and the outbreak of civil war in neighboring Syria enabled al Qaeda in Iraq to transform</w:t>
      </w:r>
      <w:r w:rsidRPr="009A799D">
        <w:rPr>
          <w:sz w:val="16"/>
        </w:rPr>
        <w:t xml:space="preserve">: </w:t>
      </w:r>
      <w:r w:rsidRPr="009A799D">
        <w:rPr>
          <w:rStyle w:val="StyleUnderline"/>
        </w:rPr>
        <w:t>First into the Islamic State in Iraq and the Levant and then into the Islamic State.</w:t>
      </w:r>
      <w:r w:rsidRPr="009A799D">
        <w:rPr>
          <w:sz w:val="16"/>
        </w:rPr>
        <w:t xml:space="preserve"> Finding the Perfect Balance In light of these developments, </w:t>
      </w:r>
      <w:r w:rsidRPr="009A799D">
        <w:rPr>
          <w:rStyle w:val="StyleUnderline"/>
        </w:rPr>
        <w:t xml:space="preserve">the United States has had to adjust its approach once again. Washington and its allies have already halted further troop withdrawals from Afghanistan, expanding their mission timelines and in some cases </w:t>
      </w:r>
      <w:hyperlink r:id="rId446" w:tooltip="The United States' " w:history="1">
        <w:r w:rsidRPr="009A799D">
          <w:rPr>
            <w:rStyle w:val="StyleUnderline"/>
          </w:rPr>
          <w:t>reversing the decision to further reduce the military footprint on the ground</w:t>
        </w:r>
      </w:hyperlink>
      <w:r w:rsidRPr="009A799D">
        <w:rPr>
          <w:sz w:val="16"/>
        </w:rPr>
        <w:t xml:space="preserve">. Meanwhile, the United States has redeployed forces to the Iraq theater — and beyond — in an effort to stabilize the region following the Islamic State's rapid spread. More recently, Washington pushed a small contingent of U.S. special operations forces into Syria after efforts to train a local proxy force repeatedly failed. Still, </w:t>
      </w:r>
      <w:r w:rsidRPr="009A799D">
        <w:rPr>
          <w:rStyle w:val="StyleUnderline"/>
        </w:rPr>
        <w:t>Washington continues to search for the perfect balance between wide-scale invasion and complete disengagemen</w:t>
      </w:r>
      <w:r w:rsidRPr="009A799D">
        <w:rPr>
          <w:sz w:val="16"/>
        </w:rPr>
        <w:t xml:space="preserve">t. So far, the attempt to partially re-engage in Iraq and Syria with tangential combat support has either achieved limited success or failed outright. Western-backed forces have regained some territory in Iraq over the past year, but what gains have been made are gradual and costly. On a positive note, though, the strategy of limited engagement is far more sustainable than either of its predecessors. As the United States settles in for a lengthy battle against the terrorists that wish to attack it, it will continue looking for ways to effectively combat its enemies without outstripping or overcommitting its resources. What we are seeing is a slow tipping of the scales as small portions of direct combat power are added to supplement the combat support of local forces already in place. It is military satisficing. Ultimately, </w:t>
      </w:r>
      <w:r w:rsidRPr="009A799D">
        <w:rPr>
          <w:rStyle w:val="StyleUnderline"/>
        </w:rPr>
        <w:t>this hybridized force structure will allow for a combination indirect and direct support across a large portion of the region. On the one hand, Washington will support its local allies with training, intelligence, logistics support and airpower; on the other, it will use small portions of units and special operations forces to shift the tempo of battle in its allies' favor</w:t>
      </w:r>
      <w:r w:rsidRPr="009A799D">
        <w:rPr>
          <w:sz w:val="16"/>
        </w:rPr>
        <w:t xml:space="preserve">. This will require SOF to work in concert with other small ground units that can conduct raids, manage the fight, and coordinate a variety of fires including precision guided munitions, artillery, and close-air support. This strategy will inevitably lead to a yearslong commitment — just to address the Islamic State. </w:t>
      </w:r>
      <w:r w:rsidRPr="009A799D">
        <w:rPr>
          <w:rStyle w:val="StyleUnderline"/>
        </w:rPr>
        <w:t>While this approach will eventually degrade the Islamic State, the Middle East as a whole will continue to be riven in different directions as new power structures and alliances emerge and gel</w:t>
      </w:r>
      <w:r w:rsidRPr="009A799D">
        <w:rPr>
          <w:sz w:val="16"/>
        </w:rPr>
        <w:t xml:space="preserve">. This will only incubate more militant groups with a continued goal to challenge the United States and its interest in the region. </w:t>
      </w:r>
      <w:r w:rsidRPr="009A799D">
        <w:rPr>
          <w:rStyle w:val="StyleUnderline"/>
        </w:rPr>
        <w:t>This in turn will force Washington to stay engaged in the Middle East as military planners shift to the next threat, be it similar to before or entirely different.</w:t>
      </w:r>
      <w:r w:rsidRPr="009A799D">
        <w:rPr>
          <w:sz w:val="16"/>
        </w:rPr>
        <w:t xml:space="preserve"> To bring about an acceptable level of stability — or instability, from the U.S. point of view — will require the commitment of tens of thousands of personnel on the ground and in the skies above the region, for many years to come.</w:t>
      </w:r>
    </w:p>
    <w:p w:rsidR="00314489" w:rsidRPr="009A799D" w:rsidRDefault="00314489" w:rsidP="004F6BFC">
      <w:pPr>
        <w:rPr>
          <w:sz w:val="16"/>
        </w:rPr>
      </w:pPr>
    </w:p>
    <w:p w:rsidR="00314489" w:rsidRPr="009A799D" w:rsidRDefault="00314489" w:rsidP="004F6BFC"/>
    <w:p w:rsidR="00A95652" w:rsidRPr="009A799D" w:rsidRDefault="0079108D" w:rsidP="004F6BFC">
      <w:pPr>
        <w:pStyle w:val="Heading1"/>
        <w:rPr>
          <w:rFonts w:hint="eastAsia"/>
        </w:rPr>
      </w:pPr>
      <w:r w:rsidRPr="009A799D">
        <w:t>Warming</w:t>
      </w:r>
    </w:p>
    <w:p w:rsidR="0079108D" w:rsidRPr="009A799D" w:rsidRDefault="0079108D" w:rsidP="004F6BFC"/>
    <w:p w:rsidR="0079108D" w:rsidRPr="009A799D" w:rsidRDefault="0079108D" w:rsidP="004F6BFC">
      <w:pPr>
        <w:pStyle w:val="Heading2"/>
        <w:rPr>
          <w:rFonts w:hint="eastAsia"/>
        </w:rPr>
      </w:pPr>
      <w:r w:rsidRPr="009A799D">
        <w:t>Carbon Tax CP</w:t>
      </w:r>
    </w:p>
    <w:p w:rsidR="0079108D" w:rsidRPr="009A799D" w:rsidRDefault="0079108D" w:rsidP="004F6BFC"/>
    <w:p w:rsidR="0079108D" w:rsidRPr="009A799D" w:rsidRDefault="0079108D" w:rsidP="004F6BFC">
      <w:pPr>
        <w:pStyle w:val="Heading3"/>
        <w:rPr>
          <w:rFonts w:hint="eastAsia"/>
        </w:rPr>
      </w:pPr>
      <w:r w:rsidRPr="009A799D">
        <w:t>1NC CP</w:t>
      </w:r>
    </w:p>
    <w:p w:rsidR="0079108D" w:rsidRPr="009A799D" w:rsidRDefault="0079108D" w:rsidP="004F6BFC"/>
    <w:p w:rsidR="0079108D" w:rsidRPr="009A799D" w:rsidRDefault="0079108D" w:rsidP="004F6BFC">
      <w:pPr>
        <w:pStyle w:val="Heading4"/>
        <w:rPr>
          <w:rFonts w:hint="eastAsia"/>
        </w:rPr>
      </w:pPr>
      <w:r w:rsidRPr="009A799D">
        <w:t xml:space="preserve">CP text: The United States federal government should establish a tax of $21 per ton of CO2 on the carbon content of coal, petroleum, and natural gas.  </w:t>
      </w:r>
    </w:p>
    <w:p w:rsidR="0079108D" w:rsidRPr="009A799D" w:rsidRDefault="0079108D" w:rsidP="004F6BFC"/>
    <w:p w:rsidR="0079108D" w:rsidRPr="009A799D" w:rsidRDefault="0079108D" w:rsidP="004F6BFC">
      <w:pPr>
        <w:pStyle w:val="Heading4"/>
        <w:rPr>
          <w:rFonts w:hint="eastAsia"/>
        </w:rPr>
      </w:pPr>
      <w:r w:rsidRPr="009A799D">
        <w:t xml:space="preserve">The CP solves climate change—it dramatically reduces fossil fuel usage by the largest polluters </w:t>
      </w:r>
    </w:p>
    <w:p w:rsidR="0079108D" w:rsidRPr="009A799D" w:rsidRDefault="0079108D" w:rsidP="004F6BFC">
      <w:pPr>
        <w:rPr>
          <w:b/>
          <w:bCs/>
          <w:sz w:val="26"/>
        </w:rPr>
      </w:pPr>
      <w:r w:rsidRPr="009A799D">
        <w:rPr>
          <w:rStyle w:val="Style13ptBold"/>
        </w:rPr>
        <w:t xml:space="preserve">Aldy 13 </w:t>
      </w:r>
      <w:r w:rsidRPr="009A799D">
        <w:t>(Aldy, J. E., 2013, </w:t>
      </w:r>
      <w:hyperlink r:id="rId447" w:history="1">
        <w:r w:rsidRPr="009A799D">
          <w:rPr>
            <w:rStyle w:val="Hyperlink"/>
          </w:rPr>
          <w:t>The Case for a U.S. Carbon Tax</w:t>
        </w:r>
      </w:hyperlink>
      <w:r w:rsidRPr="009A799D">
        <w:t>. Oxford Energy Forum , 91, 13-16, Aldy is an Associate Professor of Public Policy at the Harvard Kennedy School.  He holds a PhD in economics from Harvard University, a Master of Environmental Management degree from the Nicholas School of the Environment, and a BA from Duke University, https://scholar.harvard.edu/jaldy/publications/case-us-carbon-tax)//KA</w:t>
      </w:r>
    </w:p>
    <w:p w:rsidR="0079108D" w:rsidRPr="009A799D" w:rsidRDefault="0079108D" w:rsidP="004F6BFC">
      <w:pPr>
        <w:rPr>
          <w:rFonts w:eastAsia="Times New Roman"/>
          <w:sz w:val="14"/>
          <w:szCs w:val="24"/>
        </w:rPr>
      </w:pPr>
      <w:r w:rsidRPr="009A799D">
        <w:rPr>
          <w:rStyle w:val="StyleUnderline"/>
          <w:szCs w:val="24"/>
        </w:rPr>
        <w:t>Given the</w:t>
      </w:r>
      <w:r w:rsidRPr="009A799D">
        <w:rPr>
          <w:rFonts w:eastAsia="Times New Roman"/>
          <w:szCs w:val="24"/>
          <w:u w:val="single"/>
        </w:rPr>
        <w:t xml:space="preserve"> fiscal constraints on subsidies and the prospect of inefficient, costly, and politically and legally uncertain regulatory options,</w:t>
      </w:r>
      <w:r w:rsidRPr="009A799D">
        <w:rPr>
          <w:rFonts w:eastAsia="Times New Roman"/>
          <w:sz w:val="14"/>
          <w:szCs w:val="24"/>
        </w:rPr>
        <w:t xml:space="preserve"> </w:t>
      </w:r>
      <w:r w:rsidRPr="009A799D">
        <w:rPr>
          <w:rFonts w:eastAsia="Times New Roman"/>
          <w:b/>
          <w:szCs w:val="24"/>
          <w:u w:val="single"/>
        </w:rPr>
        <w:t>the most effective policy approach to combat climate change is to price the greenhouse gas externality</w:t>
      </w:r>
      <w:r w:rsidRPr="009A799D">
        <w:rPr>
          <w:rFonts w:eastAsia="Times New Roman"/>
          <w:szCs w:val="24"/>
          <w:u w:val="single"/>
        </w:rPr>
        <w:t xml:space="preserve">. </w:t>
      </w:r>
      <w:r w:rsidRPr="009A799D">
        <w:rPr>
          <w:rFonts w:eastAsia="Times New Roman"/>
          <w:sz w:val="14"/>
          <w:szCs w:val="24"/>
        </w:rPr>
        <w:t>In other words</w:t>
      </w:r>
      <w:r w:rsidRPr="009A799D">
        <w:rPr>
          <w:rFonts w:eastAsia="Times New Roman"/>
          <w:szCs w:val="24"/>
          <w:u w:val="single"/>
        </w:rPr>
        <w:t xml:space="preserve">, </w:t>
      </w:r>
      <w:r w:rsidRPr="009A799D">
        <w:rPr>
          <w:rFonts w:eastAsia="Times New Roman"/>
          <w:b/>
          <w:szCs w:val="24"/>
          <w:u w:val="single"/>
        </w:rPr>
        <w:t>it is time to tax carbon dioxide emissions in America</w:t>
      </w:r>
      <w:r w:rsidRPr="009A799D">
        <w:rPr>
          <w:rFonts w:eastAsia="Times New Roman"/>
          <w:sz w:val="14"/>
          <w:szCs w:val="24"/>
        </w:rPr>
        <w:t xml:space="preserve">. </w:t>
      </w:r>
      <w:r w:rsidRPr="009A799D">
        <w:rPr>
          <w:rFonts w:eastAsia="Times New Roman"/>
          <w:szCs w:val="24"/>
          <w:u w:val="single"/>
        </w:rPr>
        <w:t xml:space="preserve">A well-designed carbon tax should be cost effective, efficient, and administratively simple. </w:t>
      </w:r>
      <w:r w:rsidRPr="009A799D">
        <w:rPr>
          <w:rFonts w:eastAsia="Times New Roman"/>
          <w:b/>
          <w:szCs w:val="24"/>
          <w:u w:val="single"/>
        </w:rPr>
        <w:t>A cost-effective carbon dioxide tax would cover all emission sources.</w:t>
      </w:r>
      <w:r w:rsidRPr="009A799D">
        <w:rPr>
          <w:rFonts w:eastAsia="Times New Roman"/>
          <w:szCs w:val="24"/>
          <w:u w:val="single"/>
        </w:rPr>
        <w:t xml:space="preserve"> </w:t>
      </w:r>
      <w:r w:rsidRPr="009A799D">
        <w:rPr>
          <w:rFonts w:eastAsia="Times New Roman"/>
          <w:b/>
          <w:szCs w:val="24"/>
          <w:u w:val="single"/>
        </w:rPr>
        <w:t>The government could set a tax in terms of dollars per ton of CO2 on the carbon content of the three fossil fuels</w:t>
      </w:r>
      <w:r w:rsidRPr="009A799D">
        <w:rPr>
          <w:rFonts w:eastAsia="Times New Roman"/>
          <w:szCs w:val="24"/>
          <w:u w:val="single"/>
        </w:rPr>
        <w:t xml:space="preserve"> (coal, petroleum, and natural gas) as they enter the economy. </w:t>
      </w:r>
      <w:r w:rsidRPr="009A799D">
        <w:rPr>
          <w:rFonts w:eastAsia="Times New Roman"/>
          <w:b/>
          <w:szCs w:val="24"/>
          <w:u w:val="single"/>
        </w:rPr>
        <w:t>An efficient carbon tax would</w:t>
      </w:r>
      <w:r w:rsidRPr="009A799D">
        <w:rPr>
          <w:rFonts w:eastAsia="Times New Roman"/>
          <w:szCs w:val="24"/>
          <w:u w:val="single"/>
        </w:rPr>
        <w:t xml:space="preserve"> be set equal to the marginal benefits of reducing CO2 emissions, i.e., the social cost of carbon, and would </w:t>
      </w:r>
      <w:r w:rsidRPr="009A799D">
        <w:rPr>
          <w:rFonts w:eastAsia="Times New Roman"/>
          <w:b/>
          <w:szCs w:val="24"/>
          <w:u w:val="single"/>
        </w:rPr>
        <w:t xml:space="preserve">increase over time to reflect the greater incremental damage from an additional ton of CO2 as atmospheric concentrations rise. </w:t>
      </w:r>
      <w:r w:rsidRPr="009A799D">
        <w:rPr>
          <w:rFonts w:eastAsia="Times New Roman"/>
          <w:sz w:val="14"/>
          <w:szCs w:val="24"/>
        </w:rPr>
        <w:t>Analysts – in academia and the government – have produced a wide array of estimates of the social cost of carbon. Nonetheless</w:t>
      </w:r>
      <w:r w:rsidRPr="009A799D">
        <w:rPr>
          <w:rFonts w:eastAsia="Times New Roman"/>
          <w:szCs w:val="24"/>
          <w:u w:val="single"/>
        </w:rPr>
        <w:t xml:space="preserve">, </w:t>
      </w:r>
      <w:r w:rsidRPr="009A799D">
        <w:rPr>
          <w:rFonts w:eastAsia="Times New Roman"/>
          <w:b/>
          <w:szCs w:val="24"/>
          <w:u w:val="single"/>
        </w:rPr>
        <w:t>the US government’s current central estimate of the social cost of carbon of about $21 per ton CO2 is in the ballpark of what may be politically feasible given recent legislative proposals</w:t>
      </w:r>
      <w:r w:rsidRPr="009A799D">
        <w:rPr>
          <w:rFonts w:eastAsia="Times New Roman"/>
          <w:b/>
          <w:sz w:val="14"/>
          <w:szCs w:val="24"/>
        </w:rPr>
        <w:t xml:space="preserve"> </w:t>
      </w:r>
      <w:r w:rsidRPr="009A799D">
        <w:rPr>
          <w:rFonts w:eastAsia="Times New Roman"/>
          <w:sz w:val="14"/>
          <w:szCs w:val="24"/>
        </w:rPr>
        <w:t xml:space="preserve">(see below). </w:t>
      </w:r>
      <w:r w:rsidRPr="009A799D">
        <w:rPr>
          <w:rFonts w:eastAsia="Times New Roman"/>
          <w:szCs w:val="24"/>
          <w:u w:val="single"/>
        </w:rPr>
        <w:t>Applying the carbon tax to the carbon content of fossil fuels targets the bottleneck in the product cycle of fossil fuels.</w:t>
      </w:r>
      <w:r w:rsidRPr="009A799D">
        <w:rPr>
          <w:rFonts w:eastAsia="Times New Roman"/>
          <w:sz w:val="14"/>
          <w:szCs w:val="24"/>
        </w:rPr>
        <w:t xml:space="preserve"> </w:t>
      </w:r>
      <w:r w:rsidRPr="009A799D">
        <w:rPr>
          <w:rFonts w:eastAsia="Times New Roman"/>
          <w:szCs w:val="24"/>
          <w:u w:val="single"/>
        </w:rPr>
        <w:t xml:space="preserve">Under such an upstream approach, </w:t>
      </w:r>
      <w:r w:rsidRPr="009A799D">
        <w:rPr>
          <w:rFonts w:eastAsia="Times New Roman"/>
          <w:b/>
          <w:szCs w:val="24"/>
          <w:u w:val="single"/>
        </w:rPr>
        <w:t>refineries and importers of petroleum products would pay a tax based on the carbon content of their gasoline, diesel fuel, or heating oil. Coal-mine operators would pay a tax reflecting the carbon content of the tons extracted at the mine mouth. Natural-gas companies would pay a tax reflecting the carbon content of the gas they transport or import via pipelines or liquefied natural gas</w:t>
      </w:r>
      <w:r w:rsidRPr="009A799D">
        <w:rPr>
          <w:rFonts w:eastAsia="Times New Roman"/>
          <w:szCs w:val="24"/>
          <w:u w:val="single"/>
        </w:rPr>
        <w:t xml:space="preserve"> (LNG) terminals.</w:t>
      </w:r>
      <w:r w:rsidRPr="009A799D">
        <w:rPr>
          <w:rFonts w:eastAsia="Times New Roman"/>
          <w:sz w:val="14"/>
          <w:szCs w:val="24"/>
        </w:rPr>
        <w:t xml:space="preserve"> </w:t>
      </w:r>
      <w:r w:rsidRPr="009A799D">
        <w:rPr>
          <w:rFonts w:eastAsia="Times New Roman"/>
          <w:b/>
          <w:szCs w:val="24"/>
          <w:u w:val="single"/>
        </w:rPr>
        <w:t xml:space="preserve">This carbon content of fuels scheme would enable the policy to capture about 98 percent of US CO2 emissions </w:t>
      </w:r>
      <w:r w:rsidRPr="009A799D">
        <w:rPr>
          <w:rFonts w:eastAsia="Times New Roman"/>
          <w:szCs w:val="24"/>
          <w:u w:val="single"/>
        </w:rPr>
        <w:t>by covering only a few thousand sources as opposed to the hundreds of millions of smokestacks, tailpipes, and so on that emit CO2 under a system targeting actual emissions</w:t>
      </w:r>
      <w:r w:rsidRPr="009A799D">
        <w:rPr>
          <w:rFonts w:eastAsia="Times New Roman"/>
          <w:b/>
          <w:szCs w:val="24"/>
          <w:u w:val="single"/>
        </w:rPr>
        <w:t>.</w:t>
      </w:r>
      <w:r w:rsidRPr="009A799D">
        <w:rPr>
          <w:rFonts w:eastAsia="Times New Roman"/>
          <w:sz w:val="14"/>
          <w:szCs w:val="24"/>
        </w:rPr>
        <w:t xml:space="preserve"> </w:t>
      </w:r>
      <w:r w:rsidRPr="009A799D">
        <w:rPr>
          <w:rFonts w:eastAsia="Times New Roman"/>
          <w:b/>
          <w:szCs w:val="24"/>
          <w:u w:val="single"/>
        </w:rPr>
        <w:t>A US carbon tax would be administratively simple and straightforward to implement,</w:t>
      </w:r>
      <w:r w:rsidRPr="009A799D">
        <w:rPr>
          <w:rFonts w:eastAsia="Times New Roman"/>
          <w:szCs w:val="24"/>
          <w:u w:val="single"/>
        </w:rPr>
        <w:t xml:space="preserve"> since it could incorporate existing methods for fuel-supply monitoring and reporting to the government.</w:t>
      </w:r>
      <w:r w:rsidRPr="009A799D">
        <w:rPr>
          <w:rFonts w:eastAsia="Times New Roman"/>
          <w:sz w:val="14"/>
          <w:szCs w:val="24"/>
        </w:rPr>
        <w:t xml:space="preserve"> </w:t>
      </w:r>
      <w:r w:rsidRPr="009A799D">
        <w:rPr>
          <w:rFonts w:eastAsia="Times New Roman"/>
          <w:szCs w:val="24"/>
          <w:u w:val="single"/>
        </w:rPr>
        <w:t>The US Energy Information Administration already tracks on a weekly, monthly, and annual basis the production, import, export, storage, and consumption of fossil fuel products.</w:t>
      </w:r>
      <w:r w:rsidRPr="009A799D">
        <w:rPr>
          <w:rFonts w:eastAsia="Times New Roman"/>
          <w:sz w:val="14"/>
          <w:szCs w:val="24"/>
        </w:rPr>
        <w:t xml:space="preserve"> United States re&amp;neries and importers of petroleum products already pay a Federal per barrel tax (to &amp;nance the Oil Spill Liability Trust Fund) and coal mine operators already pay a Federal per ton tax (to &amp;nance the Black Lung Disability Trust Fund), so </w:t>
      </w:r>
      <w:r w:rsidRPr="009A799D">
        <w:rPr>
          <w:rFonts w:eastAsia="Times New Roman"/>
          <w:b/>
          <w:szCs w:val="24"/>
          <w:u w:val="single"/>
        </w:rPr>
        <w:t>a national carbon tax could easily piggyback on these existing tax reporting systems</w:t>
      </w:r>
      <w:r w:rsidRPr="009A799D">
        <w:rPr>
          <w:rFonts w:eastAsia="Times New Roman"/>
          <w:sz w:val="14"/>
          <w:szCs w:val="24"/>
        </w:rPr>
        <w:t xml:space="preserve">. Monitoring the physical quantities of fuel combustion yields precise estimates of carbon dioxide emissions given the molecular properties of fossil fuels. A crediting system for downstream carbon capture and storage technologies could complement the carbon tax system. </w:t>
      </w:r>
      <w:r w:rsidRPr="009A799D">
        <w:rPr>
          <w:rFonts w:eastAsia="Times New Roman"/>
          <w:b/>
          <w:szCs w:val="24"/>
          <w:u w:val="single"/>
        </w:rPr>
        <w:t xml:space="preserve">A firm that captures and stores CO2 through geological sequestration, thereby preventing the gas from entering the atmosphere, could generate tradable CO2 tax credits, and sell these to firms that would otherwise have to pay the emission tax. </w:t>
      </w:r>
      <w:r w:rsidRPr="009A799D">
        <w:rPr>
          <w:rFonts w:eastAsia="Times New Roman"/>
          <w:szCs w:val="24"/>
          <w:u w:val="single"/>
        </w:rPr>
        <w:t xml:space="preserve">Such a system of tax credits could provide a transparent means to finance such carbon capture and storage technologies. </w:t>
      </w:r>
      <w:r w:rsidRPr="009A799D">
        <w:rPr>
          <w:rFonts w:eastAsia="Times New Roman"/>
          <w:sz w:val="14"/>
          <w:szCs w:val="24"/>
        </w:rPr>
        <w:t xml:space="preserve">While stimulating the investment in low-carbon, zero-carbon, and energy e!cient technologies, the implementation of a carbon tax could adversely a$ect the competitiveness of energy-intensive industries. #is competitiveness e$ect resulting from higher energy prices can lead to &amp;rms relocating facilities to countries without meaningful climate change policies, thereby increasing emissions in these new locations and o$setting some of the environmental bene&amp;ts of the policy. Such ‘emission leakage’ may actually be relatively modest, because a majority of US emissions occurs in non-traded sectors, such as electricity, transportation, and residential buildings. Energy intensive manufacturing industries that produce goods competing in international markets may face incentives to relocate and will advocate for a variety of policies to mitigate these impacts. Additional emission leakage may occur through international energy markets – as countries with climate policies reduce their consumption of fossil fuels and drive down fuel prices, those countries without emission mitigation policies increase their fuel consumption in resp lower prices. Since leakage undermines the environmental e$ectiveness of any unilateral e$ort to mitigate emissions, international cooperation and coordination becomes all the more important. Political concerns about competitiveness may call for a carbon border tax that e$ectively imposes a tax on the carbon content on goods imported into the United States. </w:t>
      </w:r>
      <w:r w:rsidRPr="009A799D">
        <w:rPr>
          <w:rFonts w:eastAsia="Times New Roman"/>
          <w:szCs w:val="24"/>
          <w:u w:val="single"/>
        </w:rPr>
        <w:t>If the government implemented a carbon tax and threatened to impose a border tax on imports, then it could provide some negotiating leverage in multilateral forums to secure more stringent emission reduction policies among major trading partners, and thus minimise the competitiveness impacts</w:t>
      </w:r>
      <w:r w:rsidRPr="009A799D">
        <w:rPr>
          <w:rFonts w:eastAsia="Times New Roman"/>
          <w:sz w:val="14"/>
          <w:szCs w:val="24"/>
        </w:rPr>
        <w:t xml:space="preserve">. Also, it is important to keep in mind that these emission leakage e$ects exist with any meaningful climate policy, whether through carbon tax, cap-andtrade, or command-and-control. The Impacts of a Carbon Tax on Energy Markets and the Economy Energy suppliers will increase the price of the fuels they sell in response to the carbon tax. #is will e$ectively pass the tax down through the energy system, creating incentives for fuel-switching and investments in more energy-e!cient technologies that reduce CO2 emissions. #e real-world experience of &amp;rms and individuals responding to changing energy prices demonstrates the potential power of a carbon tax to drive changes in the investment and use of emission-intensive technologies. #e higher gasoline prices in 2008 resulted in larger market share of more fuel-e!cient vehicles, while reducing vehicle miles traveled by drivers of existing cars and trucks. </w:t>
      </w:r>
      <w:r w:rsidRPr="009A799D">
        <w:rPr>
          <w:rFonts w:eastAsia="Times New Roman"/>
          <w:szCs w:val="24"/>
          <w:u w:val="single"/>
        </w:rPr>
        <w:t>In recent years, electric utilities responded to the dramatic decline in natural gas prices (and the associated increase in the relative coal-gas price ratio) by switching dispatch from coal-&amp;red power plants to gas-&amp;red power plants that resulted in lower carbon dioxide emissions and the lowest share of US power generation by coal in some four decades. Historically, higher energy prices have induced more innovation – measured by frequency and importance of patents – and increased the commercial availability of more energy-efficient products, especially among energy-intensive goods such as air conditioners and water heaters. Imposing a carbon tax would provide certainty about the marginal cost of compliance, which reduces uncertainty about returns to investment decisions and eliminates the regulatory uncertainty that inhibits energy sector investment.</w:t>
      </w:r>
      <w:r w:rsidRPr="009A799D">
        <w:rPr>
          <w:rFonts w:eastAsia="Times New Roman"/>
          <w:sz w:val="14"/>
          <w:szCs w:val="24"/>
        </w:rPr>
        <w:t xml:space="preserve"> </w:t>
      </w:r>
    </w:p>
    <w:p w:rsidR="0079108D" w:rsidRPr="009A799D" w:rsidRDefault="0079108D" w:rsidP="004F6BFC">
      <w:pPr>
        <w:rPr>
          <w:rFonts w:eastAsia="Times New Roman"/>
          <w:sz w:val="40"/>
          <w:szCs w:val="32"/>
        </w:rPr>
      </w:pPr>
    </w:p>
    <w:p w:rsidR="0079108D" w:rsidRPr="009A799D" w:rsidRDefault="0079108D" w:rsidP="004F6BFC">
      <w:pPr>
        <w:pStyle w:val="Heading4"/>
        <w:rPr>
          <w:rFonts w:hint="eastAsia"/>
        </w:rPr>
      </w:pPr>
      <w:r w:rsidRPr="009A799D">
        <w:t xml:space="preserve">Carbon tax revenue promotes climate innovation through investment in new tech that solves warming </w:t>
      </w:r>
    </w:p>
    <w:p w:rsidR="0079108D" w:rsidRPr="009A799D" w:rsidRDefault="0079108D" w:rsidP="004F6BFC">
      <w:r w:rsidRPr="009A799D">
        <w:rPr>
          <w:rStyle w:val="Style13ptBold"/>
        </w:rPr>
        <w:t>Aldy 13</w:t>
      </w:r>
      <w:r w:rsidRPr="009A799D">
        <w:rPr>
          <w:rFonts w:eastAsia="Times New Roman"/>
          <w:color w:val="1E1E1E"/>
          <w:sz w:val="32"/>
          <w:szCs w:val="24"/>
          <w:shd w:val="clear" w:color="auto" w:fill="FFFFFF"/>
        </w:rPr>
        <w:t xml:space="preserve"> </w:t>
      </w:r>
      <w:r w:rsidRPr="009A799D">
        <w:t>(Aldy, J. E., 2013, </w:t>
      </w:r>
      <w:hyperlink r:id="rId448" w:history="1">
        <w:r w:rsidRPr="009A799D">
          <w:rPr>
            <w:rStyle w:val="Hyperlink"/>
          </w:rPr>
          <w:t>The Case for a U.S. Carbon Tax</w:t>
        </w:r>
      </w:hyperlink>
      <w:r w:rsidRPr="009A799D">
        <w:t>. Oxford Energy Forum , 91, 13-16, Aldy is an Associate Professor of Public Policy at the Harvard Kennedy School.  He holds a PhD in economics from Harvard University, a Master of Environmental Management degree from the Nicholas School of the Environment, and a BA from Duke University, https://scholar.harvard.edu/jaldy/publications/case-us-carbon-tax)//KA</w:t>
      </w:r>
    </w:p>
    <w:p w:rsidR="0079108D" w:rsidRPr="009A799D" w:rsidRDefault="0079108D" w:rsidP="004F6BFC">
      <w:pPr>
        <w:rPr>
          <w:rFonts w:eastAsia="Times New Roman"/>
          <w:b/>
          <w:szCs w:val="24"/>
          <w:u w:val="single"/>
        </w:rPr>
      </w:pPr>
      <w:r w:rsidRPr="009A799D">
        <w:rPr>
          <w:rStyle w:val="StyleUnderline"/>
          <w:szCs w:val="24"/>
        </w:rPr>
        <w:t>The effects</w:t>
      </w:r>
      <w:r w:rsidRPr="009A799D">
        <w:rPr>
          <w:rFonts w:eastAsia="Times New Roman"/>
          <w:szCs w:val="24"/>
          <w:u w:val="single"/>
        </w:rPr>
        <w:t xml:space="preserve"> of a carbon tax on emission mitigation and the economy will depend in part on the amount and use of the tax revenue. Using carbon tax revenues to finance tax reforms that improve the efficiency of the tax code could stimulate economic activity. In addition, </w:t>
      </w:r>
      <w:r w:rsidRPr="009A799D">
        <w:rPr>
          <w:rFonts w:eastAsia="Times New Roman"/>
          <w:b/>
          <w:szCs w:val="24"/>
          <w:u w:val="single"/>
        </w:rPr>
        <w:t xml:space="preserve">a </w:t>
      </w:r>
      <w:r w:rsidRPr="009A799D">
        <w:rPr>
          <w:rFonts w:eastAsia="Times New Roman"/>
          <w:szCs w:val="24"/>
          <w:u w:val="single"/>
        </w:rPr>
        <w:t>relatively</w:t>
      </w:r>
      <w:r w:rsidRPr="009A799D">
        <w:rPr>
          <w:rFonts w:eastAsia="Times New Roman"/>
          <w:b/>
          <w:szCs w:val="24"/>
          <w:u w:val="single"/>
        </w:rPr>
        <w:t xml:space="preserve"> small percentage of the annual carbon tax revenues could also support the research and development of climate friendly technologies</w:t>
      </w:r>
      <w:r w:rsidRPr="009A799D">
        <w:rPr>
          <w:rFonts w:eastAsia="Times New Roman"/>
          <w:szCs w:val="24"/>
          <w:u w:val="single"/>
        </w:rPr>
        <w:t xml:space="preserve">, which suffer underinvestment by the private sector. Raising energy prices could disproportionately impact low-income households, since a larger fraction of their budgets is dedicated to energy expenditures. </w:t>
      </w:r>
      <w:r w:rsidRPr="009A799D">
        <w:rPr>
          <w:rFonts w:eastAsia="Times New Roman"/>
          <w:b/>
          <w:szCs w:val="24"/>
          <w:u w:val="single"/>
        </w:rPr>
        <w:t>The regressive nature of a carbon tax can be mitigated through the recycling of revenues back to the economy</w:t>
      </w:r>
      <w:r w:rsidRPr="009A799D">
        <w:rPr>
          <w:rFonts w:eastAsia="Times New Roman"/>
          <w:szCs w:val="24"/>
          <w:u w:val="single"/>
        </w:rPr>
        <w:t>.</w:t>
      </w:r>
      <w:r w:rsidRPr="009A799D">
        <w:rPr>
          <w:rFonts w:eastAsia="Times New Roman"/>
          <w:sz w:val="14"/>
          <w:szCs w:val="24"/>
        </w:rPr>
        <w:t xml:space="preserve"> For example, British Columbia’s economy-wide carbon tax program returns all revenues to the economy by cutting corporate and individual income tax rates and through a means-tested Low Income Climate Action Tax Credit. If a carbon tax is part of a broader &amp;scal and tax reform, the overall progressivity of the package will depend in part on the use of carbon tax revenues, but more substantially on decisions regarding entitlement spending (especially means-tested Medicaid) and changes to the tax code for businesses and individuals. Businesses that face the possibility of a carbon tax would likely oppose it, especially if they also must comply with greenhouse gas regulations under the US Clean Air Act. Lowering the tax rate on corporate income may address some business reservations. Moreover, </w:t>
      </w:r>
      <w:r w:rsidRPr="009A799D">
        <w:rPr>
          <w:rFonts w:eastAsia="Times New Roman"/>
          <w:b/>
          <w:szCs w:val="24"/>
          <w:u w:val="single"/>
        </w:rPr>
        <w:t xml:space="preserve">a meaningful, economy-wide, long-term carbon tax would obviate the need for many if not all greenhouse gas regulatory options. A carbon tax would deliver more cost-effective and efficient emission reductions and promote innovation more effectively than the Clean Air Act regulatory authority, as well as avoid some of the potential legal and political pitfalls and administrative costs of regulations. </w:t>
      </w:r>
      <w:r w:rsidRPr="009A799D">
        <w:rPr>
          <w:rFonts w:eastAsia="Times New Roman"/>
          <w:szCs w:val="24"/>
          <w:u w:val="single"/>
        </w:rPr>
        <w:t xml:space="preserve">Exchanging regulatory authority for a carbon tax could also improve the political viability of taxing carbon dioxide emissions. </w:t>
      </w:r>
      <w:r w:rsidRPr="009A799D">
        <w:rPr>
          <w:rFonts w:eastAsia="Times New Roman"/>
          <w:sz w:val="14"/>
          <w:szCs w:val="24"/>
        </w:rPr>
        <w:t xml:space="preserve">Price  Carbon Now #is case for pricing carbon through a tax regime rests on the understanding of the best scienti&amp;c scholarship that shows that increasing atmospheric concentrations of greenhouse gases are posing and will continue to pose substantial risks to the planet. Uncertainties about climate science certainly still exist, but such uncertainties are no reason for inaction. Indeed, the prospect, albeit uncertain, of sea-level rise, more frequent extreme storms like Hurricane Sandy in the US East Coast in 2012, reduced agricultural productivity, and so on, justify action now. Prudent &amp;rst steps are cost-e$ective, no-regrets approaches. </w:t>
      </w:r>
      <w:r w:rsidRPr="009A799D">
        <w:rPr>
          <w:rFonts w:eastAsia="Times New Roman"/>
          <w:b/>
          <w:szCs w:val="24"/>
          <w:u w:val="single"/>
        </w:rPr>
        <w:t xml:space="preserve">A carbon tax that can send signals for long-term innovation, deliver efficient emission mitigation, and finance tax reform that promotes economic growth fits this bill. </w:t>
      </w:r>
    </w:p>
    <w:p w:rsidR="0079108D" w:rsidRPr="009A799D" w:rsidRDefault="0079108D" w:rsidP="004F6BFC">
      <w:pPr>
        <w:pStyle w:val="Heading3"/>
        <w:rPr>
          <w:rFonts w:hint="eastAsia"/>
        </w:rPr>
      </w:pPr>
      <w:r w:rsidRPr="009A799D">
        <w:t>2NC CP</w:t>
      </w:r>
    </w:p>
    <w:p w:rsidR="0079108D" w:rsidRPr="009A799D" w:rsidRDefault="0079108D" w:rsidP="004F6BFC"/>
    <w:p w:rsidR="0079108D" w:rsidRPr="009A799D" w:rsidRDefault="0079108D" w:rsidP="004F6BFC">
      <w:pPr>
        <w:pStyle w:val="Heading4"/>
        <w:rPr>
          <w:rFonts w:hint="eastAsia"/>
        </w:rPr>
      </w:pPr>
      <w:r w:rsidRPr="009A799D">
        <w:t xml:space="preserve">Carbon tax slashes GHG emissions by 28 percent in the next 20 years </w:t>
      </w:r>
    </w:p>
    <w:p w:rsidR="0079108D" w:rsidRPr="009A799D" w:rsidRDefault="0079108D" w:rsidP="004F6BFC">
      <w:r w:rsidRPr="009A799D">
        <w:rPr>
          <w:rStyle w:val="Style13ptBold"/>
        </w:rPr>
        <w:t xml:space="preserve">Chen and Hafstead 16 </w:t>
      </w:r>
      <w:r w:rsidRPr="009A799D">
        <w:t>(Yunguang Chen and Marc A.C. Hafstead, “Using a Carbon Tax to Meet US International Climate Pledges,” Resources For The Future, Chen is a postdoctoral fellow at Resources For The Future, a non-profit environmental research group. He holds a Ph.D. in applied economics from Oregon State University. Hafstead is a Fellow and Director of RFF’s Carbon Pricing Initative, and has a P.h.D. in economics from Stanford University, http://www.rff.org/files/document/file/RFF-DP-16-48.pdf)//KA</w:t>
      </w:r>
    </w:p>
    <w:p w:rsidR="0079108D" w:rsidRPr="009A799D" w:rsidRDefault="0079108D" w:rsidP="004F6BFC">
      <w:pPr>
        <w:rPr>
          <w:rFonts w:eastAsia="Times New Roman"/>
          <w:sz w:val="14"/>
          <w:szCs w:val="24"/>
        </w:rPr>
      </w:pPr>
      <w:r w:rsidRPr="009A799D">
        <w:rPr>
          <w:rFonts w:eastAsia="Times New Roman"/>
          <w:sz w:val="14"/>
          <w:szCs w:val="24"/>
        </w:rPr>
        <w:t xml:space="preserve">The United States has committed to reduce its greenhouse gases by 26–28% relative to 2005 by 2025 through the Paris Agreement. Under current law and proposed regulations, it is unlikely that the United States will reach this target. A substantial proportion of greenhouse gas Resources for the Future Chen and Hafstead 19 emissions are in the form of carbon dioxide emissions from burning fossil fuels, and </w:t>
      </w:r>
      <w:r w:rsidRPr="009A799D">
        <w:rPr>
          <w:rFonts w:eastAsia="Times New Roman"/>
          <w:b/>
          <w:szCs w:val="24"/>
          <w:u w:val="single"/>
        </w:rPr>
        <w:t>a revenue neutral federal economy-wide carbon tax is a viable option for the United States to meet its international climate commitments.</w:t>
      </w:r>
      <w:r w:rsidRPr="009A799D">
        <w:rPr>
          <w:rFonts w:eastAsia="Times New Roman"/>
          <w:sz w:val="14"/>
          <w:szCs w:val="24"/>
        </w:rPr>
        <w:t xml:space="preserve"> We show that </w:t>
      </w:r>
      <w:r w:rsidRPr="009A799D">
        <w:rPr>
          <w:rFonts w:eastAsia="Times New Roman"/>
          <w:b/>
          <w:szCs w:val="24"/>
          <w:u w:val="single"/>
        </w:rPr>
        <w:t>a modest economy-wide carbon tax with lump-sum rebates can achieve the 2025 greenhouse gas target of 28 percent emissions reductions</w:t>
      </w:r>
      <w:r w:rsidRPr="009A799D">
        <w:rPr>
          <w:rFonts w:eastAsia="Times New Roman"/>
          <w:sz w:val="14"/>
          <w:szCs w:val="24"/>
        </w:rPr>
        <w:t xml:space="preserve"> (relative to 2005) </w:t>
      </w:r>
      <w:r w:rsidRPr="009A799D">
        <w:rPr>
          <w:rFonts w:eastAsia="Times New Roman"/>
          <w:szCs w:val="24"/>
          <w:u w:val="single"/>
        </w:rPr>
        <w:t>at a relatively low cost</w:t>
      </w:r>
      <w:r w:rsidRPr="009A799D">
        <w:rPr>
          <w:rFonts w:eastAsia="Times New Roman"/>
          <w:sz w:val="14"/>
          <w:szCs w:val="24"/>
        </w:rPr>
        <w:t xml:space="preserve">. </w:t>
      </w:r>
      <w:r w:rsidRPr="009A799D">
        <w:rPr>
          <w:rFonts w:eastAsia="Times New Roman"/>
          <w:b/>
          <w:szCs w:val="24"/>
          <w:u w:val="single"/>
        </w:rPr>
        <w:t>A constant tax</w:t>
      </w:r>
      <w:r w:rsidRPr="009A799D">
        <w:rPr>
          <w:rFonts w:eastAsia="Times New Roman"/>
          <w:szCs w:val="24"/>
          <w:u w:val="single"/>
        </w:rPr>
        <w:t xml:space="preserve"> of $21.22 </w:t>
      </w:r>
      <w:r w:rsidRPr="009A799D">
        <w:rPr>
          <w:rFonts w:eastAsia="Times New Roman"/>
          <w:sz w:val="14"/>
          <w:szCs w:val="24"/>
        </w:rPr>
        <w:t xml:space="preserve">(in 2013$) </w:t>
      </w:r>
      <w:r w:rsidRPr="009A799D">
        <w:rPr>
          <w:rFonts w:eastAsia="Times New Roman"/>
          <w:szCs w:val="24"/>
          <w:u w:val="single"/>
        </w:rPr>
        <w:t xml:space="preserve">beginning in 2017 </w:t>
      </w:r>
      <w:r w:rsidRPr="009A799D">
        <w:rPr>
          <w:rFonts w:eastAsia="Times New Roman"/>
          <w:b/>
          <w:szCs w:val="24"/>
          <w:u w:val="single"/>
        </w:rPr>
        <w:t>can meet the 2025 target</w:t>
      </w:r>
      <w:r w:rsidRPr="009A799D">
        <w:rPr>
          <w:rFonts w:eastAsia="Times New Roman"/>
          <w:szCs w:val="24"/>
          <w:u w:val="single"/>
        </w:rPr>
        <w:t xml:space="preserve"> with a present value GDP loss of 0.26 percent</w:t>
      </w:r>
      <w:r w:rsidRPr="009A799D">
        <w:rPr>
          <w:rFonts w:eastAsia="Times New Roman"/>
          <w:sz w:val="14"/>
          <w:szCs w:val="24"/>
        </w:rPr>
        <w:t xml:space="preserve"> (relative to no carbon tax) </w:t>
      </w:r>
      <w:r w:rsidRPr="009A799D">
        <w:rPr>
          <w:rFonts w:eastAsia="Times New Roman"/>
          <w:szCs w:val="24"/>
          <w:u w:val="single"/>
        </w:rPr>
        <w:t xml:space="preserve">from 2017 to 2025, </w:t>
      </w:r>
      <w:r w:rsidRPr="009A799D">
        <w:rPr>
          <w:rFonts w:eastAsia="Times New Roman"/>
          <w:b/>
          <w:szCs w:val="24"/>
          <w:u w:val="single"/>
        </w:rPr>
        <w:t>removing over 8 billion tons of carbon dioxide from the atmosphere over the same interval</w:t>
      </w:r>
      <w:r w:rsidRPr="009A799D">
        <w:rPr>
          <w:rFonts w:eastAsia="Times New Roman"/>
          <w:sz w:val="14"/>
          <w:szCs w:val="24"/>
        </w:rPr>
        <w:t xml:space="preserve">. The welfare cost of such a policy is $34 per ton reduced, well below the estimated global benefits of $45 per ton, the central estimate for social cost of carbon dioxide. The United States can still meet its 2025 targets if it delays implementing a carbon tax, but </w:t>
      </w:r>
      <w:r w:rsidRPr="009A799D">
        <w:rPr>
          <w:rFonts w:eastAsia="Times New Roman"/>
          <w:b/>
          <w:szCs w:val="24"/>
          <w:u w:val="single"/>
        </w:rPr>
        <w:t xml:space="preserve">delaying results in higher carbon prices, higher costs, and less overall emissions reductions. </w:t>
      </w:r>
      <w:r w:rsidRPr="009A799D">
        <w:rPr>
          <w:rFonts w:eastAsia="Times New Roman"/>
          <w:szCs w:val="24"/>
          <w:u w:val="single"/>
        </w:rPr>
        <w:t>For example, implementing a constant carbon tax in 2023 to meet the 2025 targets requires a price of $28.76 (in 2013$), increases the welfare cost per ton reduced by 29 percent relative to implementation in 2017, and removes less than 3 billion tons of CO2 from 2017 to 2025.</w:t>
      </w:r>
      <w:r w:rsidRPr="009A799D">
        <w:rPr>
          <w:rFonts w:eastAsia="Times New Roman"/>
          <w:sz w:val="14"/>
          <w:szCs w:val="24"/>
        </w:rPr>
        <w:t xml:space="preserve"> Our results also demonstrate that the method of returning the revenues to the households does not significantly affect the price paths needed to meet the 2025 targets, but it does significantly impact the costs of the policy. </w:t>
      </w:r>
      <w:r w:rsidRPr="009A799D">
        <w:rPr>
          <w:rFonts w:eastAsia="Times New Roman"/>
          <w:szCs w:val="24"/>
          <w:u w:val="single"/>
        </w:rPr>
        <w:t>Using the revenues to finance cuts in payroll taxes, personal income taxes, or corporate income taxes would reduce the welfare costs by about 19, 31, and 75 percent, respectively</w:t>
      </w:r>
      <w:r w:rsidRPr="009A799D">
        <w:rPr>
          <w:rFonts w:eastAsia="Times New Roman"/>
          <w:sz w:val="14"/>
          <w:szCs w:val="24"/>
        </w:rPr>
        <w:t xml:space="preserve">, relative to a lump-sum rebate (cap and dividend) policy. </w:t>
      </w:r>
    </w:p>
    <w:p w:rsidR="0079108D" w:rsidRPr="009A799D" w:rsidRDefault="0079108D" w:rsidP="004F6BFC">
      <w:pPr>
        <w:rPr>
          <w:rFonts w:eastAsia="Times New Roman"/>
          <w:szCs w:val="32"/>
        </w:rPr>
      </w:pPr>
    </w:p>
    <w:p w:rsidR="0079108D" w:rsidRPr="009A799D" w:rsidRDefault="0079108D" w:rsidP="004F6BFC">
      <w:pPr>
        <w:pStyle w:val="Heading4"/>
        <w:rPr>
          <w:rFonts w:hint="eastAsia"/>
        </w:rPr>
      </w:pPr>
      <w:r w:rsidRPr="009A799D">
        <w:t xml:space="preserve">US action key—China and India already have market based climate initiatives—the CP enables global coop on warming </w:t>
      </w:r>
    </w:p>
    <w:p w:rsidR="0079108D" w:rsidRPr="009A799D" w:rsidRDefault="0079108D" w:rsidP="004F6BFC">
      <w:r w:rsidRPr="009A799D">
        <w:rPr>
          <w:rStyle w:val="Style13ptBold"/>
        </w:rPr>
        <w:t>Roberts 17</w:t>
      </w:r>
      <w:r w:rsidRPr="009A799D">
        <w:t xml:space="preserve">, (David Roberts, 6-15-2017, "40 countries are making polluters pay for carbon pollution. Guess who's not.," Vox, Energy and climate change writer for Vox, </w:t>
      </w:r>
      <w:hyperlink r:id="rId449" w:history="1">
        <w:r w:rsidRPr="009A799D">
          <w:rPr>
            <w:rStyle w:val="Hyperlink"/>
          </w:rPr>
          <w:t>https://www.vox.com/energy-and-environment/2017/6/15/15796202/map-carbon-pricing-across-the-globe</w:t>
        </w:r>
      </w:hyperlink>
      <w:r w:rsidRPr="009A799D">
        <w:t>)//KA</w:t>
      </w:r>
    </w:p>
    <w:p w:rsidR="0079108D" w:rsidRPr="009A799D" w:rsidRDefault="0079108D" w:rsidP="004F6BFC">
      <w:pPr>
        <w:rPr>
          <w:color w:val="000000" w:themeColor="text1"/>
          <w:sz w:val="12"/>
          <w:szCs w:val="24"/>
        </w:rPr>
      </w:pPr>
      <w:r w:rsidRPr="009A799D">
        <w:rPr>
          <w:b/>
          <w:color w:val="000000" w:themeColor="text1"/>
          <w:szCs w:val="24"/>
          <w:u w:val="single"/>
        </w:rPr>
        <w:t>Most people who have given climate change policy any thought</w:t>
      </w:r>
      <w:r w:rsidRPr="009A799D">
        <w:rPr>
          <w:b/>
          <w:bCs/>
          <w:color w:val="000000" w:themeColor="text1"/>
          <w:szCs w:val="24"/>
          <w:u w:val="single"/>
        </w:rPr>
        <w:t xml:space="preserve"> </w:t>
      </w:r>
      <w:r w:rsidRPr="009A799D">
        <w:rPr>
          <w:b/>
          <w:color w:val="000000" w:themeColor="text1"/>
          <w:szCs w:val="24"/>
          <w:u w:val="single"/>
        </w:rPr>
        <w:t>agree that it is important to put a price on greenhouse gas emissions.</w:t>
      </w:r>
      <w:r w:rsidRPr="009A799D">
        <w:rPr>
          <w:color w:val="000000" w:themeColor="text1"/>
          <w:sz w:val="12"/>
          <w:szCs w:val="24"/>
        </w:rPr>
        <w:t xml:space="preserve"> They are a form of harmful waste; those producing the waste should pay for the harms. (There’s plenty of debate over </w:t>
      </w:r>
      <w:hyperlink r:id="rId450" w:history="1">
        <w:r w:rsidRPr="009A799D">
          <w:rPr>
            <w:bCs/>
            <w:color w:val="000000" w:themeColor="text1"/>
            <w:sz w:val="12"/>
            <w:szCs w:val="24"/>
          </w:rPr>
          <w:t>just how central</w:t>
        </w:r>
      </w:hyperlink>
      <w:r w:rsidRPr="009A799D">
        <w:rPr>
          <w:color w:val="000000" w:themeColor="text1"/>
          <w:sz w:val="12"/>
          <w:szCs w:val="24"/>
        </w:rPr>
        <w:t xml:space="preserve"> pricing is to a serious climate strategy, but very little debate that it should play some role.) </w:t>
      </w:r>
      <w:r w:rsidRPr="009A799D">
        <w:rPr>
          <w:color w:val="000000" w:themeColor="text1"/>
          <w:szCs w:val="24"/>
          <w:u w:val="single"/>
        </w:rPr>
        <w:t>That policy consensus has been in place for quite a while.</w:t>
      </w:r>
      <w:r w:rsidRPr="009A799D">
        <w:rPr>
          <w:color w:val="000000" w:themeColor="text1"/>
          <w:sz w:val="12"/>
          <w:szCs w:val="24"/>
        </w:rPr>
        <w:t xml:space="preserve"> It seems the political world is beginning to catch up. The sustainability think tank Sightline has just updated </w:t>
      </w:r>
      <w:hyperlink r:id="rId451" w:history="1">
        <w:r w:rsidRPr="009A799D">
          <w:rPr>
            <w:bCs/>
            <w:color w:val="000000" w:themeColor="text1"/>
            <w:sz w:val="12"/>
            <w:szCs w:val="24"/>
          </w:rPr>
          <w:t>its map of carbon pricing systems</w:t>
        </w:r>
      </w:hyperlink>
      <w:r w:rsidRPr="009A799D">
        <w:rPr>
          <w:color w:val="000000" w:themeColor="text1"/>
          <w:sz w:val="12"/>
          <w:szCs w:val="24"/>
        </w:rPr>
        <w:t xml:space="preserve"> across the world. Things have gotten quite lively. Here’s an animated version: </w:t>
      </w:r>
      <w:r w:rsidRPr="009A799D">
        <w:rPr>
          <w:b/>
          <w:color w:val="000000" w:themeColor="text1"/>
          <w:szCs w:val="24"/>
          <w:u w:val="single"/>
        </w:rPr>
        <w:t>The big recent news is China</w:t>
      </w:r>
      <w:r w:rsidRPr="009A799D">
        <w:rPr>
          <w:color w:val="000000" w:themeColor="text1"/>
          <w:sz w:val="12"/>
          <w:szCs w:val="24"/>
        </w:rPr>
        <w:t xml:space="preserve">, of course. In July, </w:t>
      </w:r>
      <w:r w:rsidRPr="009A799D">
        <w:rPr>
          <w:b/>
          <w:color w:val="000000" w:themeColor="text1"/>
          <w:szCs w:val="24"/>
          <w:u w:val="single"/>
        </w:rPr>
        <w:t>its carbon cap-and-trade system</w:t>
      </w:r>
      <w:r w:rsidRPr="009A799D">
        <w:rPr>
          <w:color w:val="000000" w:themeColor="text1"/>
          <w:sz w:val="12"/>
          <w:szCs w:val="24"/>
        </w:rPr>
        <w:t xml:space="preserve"> — which has been tested in nine provinces for several years — </w:t>
      </w:r>
      <w:r w:rsidRPr="009A799D">
        <w:rPr>
          <w:b/>
          <w:color w:val="000000" w:themeColor="text1"/>
          <w:szCs w:val="24"/>
          <w:u w:val="single"/>
        </w:rPr>
        <w:t xml:space="preserve">will </w:t>
      </w:r>
      <w:hyperlink r:id="rId452" w:history="1">
        <w:r w:rsidRPr="009A799D">
          <w:rPr>
            <w:rStyle w:val="Hyperlink"/>
            <w:b/>
            <w:bCs/>
            <w:color w:val="000000" w:themeColor="text1"/>
            <w:szCs w:val="24"/>
            <w:u w:val="single"/>
          </w:rPr>
          <w:t>go national</w:t>
        </w:r>
      </w:hyperlink>
      <w:r w:rsidRPr="009A799D">
        <w:rPr>
          <w:b/>
          <w:color w:val="000000" w:themeColor="text1"/>
          <w:sz w:val="12"/>
          <w:szCs w:val="24"/>
        </w:rPr>
        <w:t xml:space="preserve">, </w:t>
      </w:r>
      <w:r w:rsidRPr="009A799D">
        <w:rPr>
          <w:b/>
          <w:color w:val="000000" w:themeColor="text1"/>
          <w:szCs w:val="24"/>
          <w:u w:val="single"/>
        </w:rPr>
        <w:t>effectively doubling the world’s priced carbon</w:t>
      </w:r>
      <w:r w:rsidRPr="009A799D">
        <w:rPr>
          <w:color w:val="000000" w:themeColor="text1"/>
          <w:sz w:val="12"/>
          <w:szCs w:val="24"/>
        </w:rPr>
        <w:t xml:space="preserve">. (That’s the giant bubble on the map above.) </w:t>
      </w:r>
      <w:r w:rsidRPr="009A799D">
        <w:rPr>
          <w:b/>
          <w:color w:val="000000" w:themeColor="text1"/>
          <w:szCs w:val="24"/>
          <w:u w:val="single"/>
        </w:rPr>
        <w:t>At that point, fully a quarter of the world’s carbon emissions will be priced at one level or another.</w:t>
      </w:r>
      <w:r w:rsidRPr="009A799D">
        <w:rPr>
          <w:color w:val="000000" w:themeColor="text1"/>
          <w:sz w:val="12"/>
          <w:szCs w:val="24"/>
        </w:rPr>
        <w:t xml:space="preserve"> A quarter! </w:t>
      </w:r>
      <w:r w:rsidRPr="009A799D">
        <w:rPr>
          <w:color w:val="000000" w:themeColor="text1"/>
          <w:szCs w:val="24"/>
          <w:u w:val="single"/>
        </w:rPr>
        <w:t>Action in the past few years has been fast and furious</w:t>
      </w:r>
      <w:r w:rsidRPr="009A799D">
        <w:rPr>
          <w:color w:val="000000" w:themeColor="text1"/>
          <w:sz w:val="12"/>
          <w:szCs w:val="24"/>
        </w:rPr>
        <w:t xml:space="preserve">. Sightline’s Kristin Eberhard summarizes: In 2015, </w:t>
      </w:r>
      <w:hyperlink r:id="rId453" w:history="1">
        <w:r w:rsidRPr="009A799D">
          <w:rPr>
            <w:rStyle w:val="Strong"/>
            <w:color w:val="000000" w:themeColor="text1"/>
            <w:sz w:val="12"/>
            <w:szCs w:val="24"/>
          </w:rPr>
          <w:t>Portugal</w:t>
        </w:r>
      </w:hyperlink>
      <w:r w:rsidRPr="009A799D">
        <w:rPr>
          <w:color w:val="000000" w:themeColor="text1"/>
          <w:sz w:val="12"/>
          <w:szCs w:val="24"/>
        </w:rPr>
        <w:t xml:space="preserve"> launched a carbon tax, and </w:t>
      </w:r>
      <w:hyperlink r:id="rId454" w:history="1">
        <w:r w:rsidRPr="009A799D">
          <w:rPr>
            <w:rStyle w:val="Strong"/>
            <w:color w:val="000000" w:themeColor="text1"/>
            <w:sz w:val="12"/>
            <w:szCs w:val="24"/>
          </w:rPr>
          <w:t>South Korea</w:t>
        </w:r>
      </w:hyperlink>
      <w:r w:rsidRPr="009A799D">
        <w:rPr>
          <w:color w:val="000000" w:themeColor="text1"/>
          <w:sz w:val="12"/>
          <w:szCs w:val="24"/>
        </w:rPr>
        <w:t xml:space="preserve"> implemented a cap-and-trade program. </w:t>
      </w:r>
      <w:r w:rsidRPr="009A799D">
        <w:rPr>
          <w:rStyle w:val="Strong"/>
          <w:color w:val="000000" w:themeColor="text1"/>
          <w:sz w:val="12"/>
          <w:szCs w:val="24"/>
        </w:rPr>
        <w:t xml:space="preserve">California </w:t>
      </w:r>
      <w:r w:rsidRPr="009A799D">
        <w:rPr>
          <w:color w:val="000000" w:themeColor="text1"/>
          <w:sz w:val="12"/>
          <w:szCs w:val="24"/>
        </w:rPr>
        <w:t xml:space="preserve">expanded its cap-and-trade program, initially launched in 2012, to cover 85 percent of it GHG emissions. After abolishing its carbon price in 2014, </w:t>
      </w:r>
      <w:r w:rsidRPr="009A799D">
        <w:rPr>
          <w:rStyle w:val="Strong"/>
          <w:color w:val="000000" w:themeColor="text1"/>
          <w:sz w:val="12"/>
          <w:szCs w:val="24"/>
        </w:rPr>
        <w:t xml:space="preserve">Australia </w:t>
      </w:r>
      <w:r w:rsidRPr="009A799D">
        <w:rPr>
          <w:color w:val="000000" w:themeColor="text1"/>
          <w:sz w:val="12"/>
          <w:szCs w:val="24"/>
        </w:rPr>
        <w:t xml:space="preserve">launched a new </w:t>
      </w:r>
      <w:hyperlink r:id="rId455" w:history="1">
        <w:r w:rsidRPr="009A799D">
          <w:rPr>
            <w:rStyle w:val="Hyperlink"/>
            <w:bCs/>
            <w:color w:val="000000" w:themeColor="text1"/>
            <w:sz w:val="12"/>
            <w:szCs w:val="24"/>
          </w:rPr>
          <w:t>“safeguard mechanism”</w:t>
        </w:r>
      </w:hyperlink>
      <w:r w:rsidRPr="009A799D">
        <w:rPr>
          <w:color w:val="000000" w:themeColor="text1"/>
          <w:sz w:val="12"/>
          <w:szCs w:val="24"/>
        </w:rPr>
        <w:t xml:space="preserve">—a modified form of cap-and-trade—in 2016. In addition to its </w:t>
      </w:r>
      <w:hyperlink r:id="rId456" w:history="1">
        <w:r w:rsidRPr="009A799D">
          <w:rPr>
            <w:rStyle w:val="Hyperlink"/>
            <w:bCs/>
            <w:color w:val="000000" w:themeColor="text1"/>
            <w:sz w:val="12"/>
            <w:szCs w:val="24"/>
          </w:rPr>
          <w:t>carbon tax</w:t>
        </w:r>
      </w:hyperlink>
      <w:r w:rsidRPr="009A799D">
        <w:rPr>
          <w:color w:val="000000" w:themeColor="text1"/>
          <w:sz w:val="12"/>
          <w:szCs w:val="24"/>
        </w:rPr>
        <w:t xml:space="preserve">, which has been in place since 2008, in 2016, </w:t>
      </w:r>
      <w:r w:rsidRPr="009A799D">
        <w:rPr>
          <w:rStyle w:val="Strong"/>
          <w:color w:val="000000" w:themeColor="text1"/>
          <w:sz w:val="12"/>
          <w:szCs w:val="24"/>
        </w:rPr>
        <w:t>British Columbia</w:t>
      </w:r>
      <w:r w:rsidRPr="009A799D">
        <w:rPr>
          <w:color w:val="000000" w:themeColor="text1"/>
          <w:sz w:val="12"/>
          <w:szCs w:val="24"/>
        </w:rPr>
        <w:t xml:space="preserve"> put a </w:t>
      </w:r>
      <w:hyperlink r:id="rId457" w:history="1">
        <w:r w:rsidRPr="009A799D">
          <w:rPr>
            <w:rStyle w:val="Hyperlink"/>
            <w:bCs/>
            <w:color w:val="000000" w:themeColor="text1"/>
            <w:sz w:val="12"/>
            <w:szCs w:val="24"/>
          </w:rPr>
          <w:t>limit and price on pollution from industrial facilities</w:t>
        </w:r>
      </w:hyperlink>
      <w:r w:rsidRPr="009A799D">
        <w:rPr>
          <w:color w:val="000000" w:themeColor="text1"/>
          <w:sz w:val="12"/>
          <w:szCs w:val="24"/>
        </w:rPr>
        <w:t xml:space="preserve"> (especially targeting </w:t>
      </w:r>
      <w:hyperlink r:id="rId458" w:history="1">
        <w:r w:rsidRPr="009A799D">
          <w:rPr>
            <w:rStyle w:val="Hyperlink"/>
            <w:bCs/>
            <w:color w:val="000000" w:themeColor="text1"/>
            <w:sz w:val="12"/>
            <w:szCs w:val="24"/>
          </w:rPr>
          <w:t>coal-fired power plants and liquefied natural gas facilities</w:t>
        </w:r>
      </w:hyperlink>
      <w:r w:rsidRPr="009A799D">
        <w:rPr>
          <w:color w:val="000000" w:themeColor="text1"/>
          <w:sz w:val="12"/>
          <w:szCs w:val="24"/>
        </w:rPr>
        <w:t xml:space="preserve">). In 2018, BC will </w:t>
      </w:r>
      <w:hyperlink r:id="rId459" w:history="1">
        <w:r w:rsidRPr="009A799D">
          <w:rPr>
            <w:rStyle w:val="Hyperlink"/>
            <w:bCs/>
            <w:color w:val="000000" w:themeColor="text1"/>
            <w:sz w:val="12"/>
            <w:szCs w:val="24"/>
          </w:rPr>
          <w:t>expand its carbon tax</w:t>
        </w:r>
      </w:hyperlink>
      <w:r w:rsidRPr="009A799D">
        <w:rPr>
          <w:color w:val="000000" w:themeColor="text1"/>
          <w:sz w:val="12"/>
          <w:szCs w:val="24"/>
        </w:rPr>
        <w:t xml:space="preserve"> to cover fugitive emissions and </w:t>
      </w:r>
      <w:hyperlink r:id="rId460" w:history="1">
        <w:r w:rsidRPr="009A799D">
          <w:rPr>
            <w:rStyle w:val="Hyperlink"/>
            <w:bCs/>
            <w:color w:val="000000" w:themeColor="text1"/>
            <w:sz w:val="12"/>
            <w:szCs w:val="24"/>
          </w:rPr>
          <w:t>forest slash-pile burning</w:t>
        </w:r>
      </w:hyperlink>
      <w:r w:rsidRPr="009A799D">
        <w:rPr>
          <w:color w:val="000000" w:themeColor="text1"/>
          <w:sz w:val="12"/>
          <w:szCs w:val="24"/>
        </w:rPr>
        <w:t xml:space="preserve"> and raise the tax by $5 per year. </w:t>
      </w:r>
      <w:r w:rsidRPr="009A799D">
        <w:rPr>
          <w:b/>
          <w:color w:val="000000" w:themeColor="text1"/>
          <w:szCs w:val="24"/>
          <w:u w:val="single"/>
        </w:rPr>
        <w:t>The United States-shaped hole in the fight against climate change is increasingly conspicuous</w:t>
      </w:r>
      <w:r w:rsidRPr="009A799D">
        <w:rPr>
          <w:color w:val="000000" w:themeColor="text1"/>
          <w:sz w:val="12"/>
          <w:szCs w:val="24"/>
        </w:rPr>
        <w:t xml:space="preserve">. In 2017, </w:t>
      </w:r>
      <w:hyperlink r:id="rId461" w:history="1">
        <w:r w:rsidRPr="009A799D">
          <w:rPr>
            <w:rStyle w:val="Strong"/>
            <w:color w:val="000000" w:themeColor="text1"/>
            <w:sz w:val="12"/>
            <w:szCs w:val="24"/>
          </w:rPr>
          <w:t>Ontario</w:t>
        </w:r>
        <w:r w:rsidRPr="009A799D">
          <w:rPr>
            <w:rStyle w:val="Hyperlink"/>
            <w:bCs/>
            <w:color w:val="000000" w:themeColor="text1"/>
            <w:sz w:val="12"/>
            <w:szCs w:val="24"/>
          </w:rPr>
          <w:t>, Canada</w:t>
        </w:r>
      </w:hyperlink>
      <w:r w:rsidRPr="009A799D">
        <w:rPr>
          <w:color w:val="000000" w:themeColor="text1"/>
          <w:sz w:val="12"/>
          <w:szCs w:val="24"/>
        </w:rPr>
        <w:t xml:space="preserve">, launched a cap-and-trade program, and </w:t>
      </w:r>
      <w:hyperlink r:id="rId462" w:history="1">
        <w:r w:rsidRPr="009A799D">
          <w:rPr>
            <w:rStyle w:val="Hyperlink"/>
            <w:bCs/>
            <w:color w:val="000000" w:themeColor="text1"/>
            <w:sz w:val="12"/>
            <w:szCs w:val="24"/>
          </w:rPr>
          <w:t>Alberta, Canada</w:t>
        </w:r>
      </w:hyperlink>
      <w:r w:rsidRPr="009A799D">
        <w:rPr>
          <w:color w:val="000000" w:themeColor="text1"/>
          <w:sz w:val="12"/>
          <w:szCs w:val="24"/>
        </w:rPr>
        <w:t xml:space="preserve">, launched a new carbon tax for transportation and heating fuel emissions. Canada’s federalist experiment around carbon pricing paid off: four different provinces are running four different programs, and now the </w:t>
      </w:r>
      <w:hyperlink r:id="rId463" w:history="1">
        <w:r w:rsidRPr="009A799D">
          <w:rPr>
            <w:rStyle w:val="Hyperlink"/>
            <w:bCs/>
            <w:color w:val="000000" w:themeColor="text1"/>
            <w:sz w:val="12"/>
            <w:szCs w:val="24"/>
          </w:rPr>
          <w:t>federal government</w:t>
        </w:r>
      </w:hyperlink>
      <w:r w:rsidRPr="009A799D">
        <w:rPr>
          <w:color w:val="000000" w:themeColor="text1"/>
          <w:sz w:val="12"/>
          <w:szCs w:val="24"/>
        </w:rPr>
        <w:t xml:space="preserve"> is ready to implement a national price in 2018. But the federal requirements leave plenty of room for each province to tailor its own solution. </w:t>
      </w:r>
      <w:hyperlink r:id="rId464" w:history="1">
        <w:r w:rsidRPr="009A799D">
          <w:rPr>
            <w:rStyle w:val="Strong"/>
            <w:color w:val="000000" w:themeColor="text1"/>
            <w:sz w:val="12"/>
            <w:szCs w:val="24"/>
          </w:rPr>
          <w:t>Mexico</w:t>
        </w:r>
      </w:hyperlink>
      <w:r w:rsidRPr="009A799D">
        <w:rPr>
          <w:color w:val="000000" w:themeColor="text1"/>
          <w:sz w:val="12"/>
          <w:szCs w:val="24"/>
        </w:rPr>
        <w:t xml:space="preserve"> will also launch a national carbon price in 2018. </w:t>
      </w:r>
      <w:hyperlink r:id="rId465" w:history="1">
        <w:r w:rsidRPr="009A799D">
          <w:rPr>
            <w:rStyle w:val="Strong"/>
            <w:color w:val="000000" w:themeColor="text1"/>
            <w:sz w:val="12"/>
            <w:szCs w:val="24"/>
          </w:rPr>
          <w:t>Chile</w:t>
        </w:r>
        <w:r w:rsidRPr="009A799D">
          <w:rPr>
            <w:rStyle w:val="Hyperlink"/>
            <w:bCs/>
            <w:color w:val="000000" w:themeColor="text1"/>
            <w:sz w:val="12"/>
            <w:szCs w:val="24"/>
          </w:rPr>
          <w:t>’s carbon tax</w:t>
        </w:r>
      </w:hyperlink>
      <w:r w:rsidRPr="009A799D">
        <w:rPr>
          <w:color w:val="000000" w:themeColor="text1"/>
          <w:sz w:val="12"/>
          <w:szCs w:val="24"/>
        </w:rPr>
        <w:t xml:space="preserve">, in the works since 2014, took effect in 2017. </w:t>
      </w:r>
      <w:r w:rsidRPr="009A799D">
        <w:rPr>
          <w:rStyle w:val="Strong"/>
          <w:color w:val="000000" w:themeColor="text1"/>
          <w:sz w:val="12"/>
          <w:szCs w:val="24"/>
        </w:rPr>
        <w:t>South Africa</w:t>
      </w:r>
      <w:r w:rsidRPr="009A799D">
        <w:rPr>
          <w:color w:val="000000" w:themeColor="text1"/>
          <w:sz w:val="12"/>
          <w:szCs w:val="24"/>
        </w:rPr>
        <w:t xml:space="preserve"> expected to launch a carbon tax in 2017, but </w:t>
      </w:r>
      <w:hyperlink r:id="rId466" w:history="1">
        <w:r w:rsidRPr="009A799D">
          <w:rPr>
            <w:rStyle w:val="Hyperlink"/>
            <w:bCs/>
            <w:color w:val="000000" w:themeColor="text1"/>
            <w:sz w:val="12"/>
            <w:szCs w:val="24"/>
          </w:rPr>
          <w:t>delayed the implementation</w:t>
        </w:r>
      </w:hyperlink>
      <w:r w:rsidRPr="009A799D">
        <w:rPr>
          <w:color w:val="000000" w:themeColor="text1"/>
          <w:sz w:val="12"/>
          <w:szCs w:val="24"/>
        </w:rPr>
        <w:t xml:space="preserve">. And of course, there’s China. That’s a lot of bubbles, and they’re adding up. As Eberhard notes, </w:t>
      </w:r>
      <w:r w:rsidRPr="009A799D">
        <w:rPr>
          <w:color w:val="000000" w:themeColor="text1"/>
          <w:szCs w:val="24"/>
          <w:u w:val="single"/>
        </w:rPr>
        <w:t>Canada is leaving the US in the dust, and Mexico is about to do the same. That leaves the US isolated in North America</w:t>
      </w:r>
      <w:r w:rsidRPr="009A799D">
        <w:rPr>
          <w:color w:val="000000" w:themeColor="text1"/>
          <w:sz w:val="12"/>
          <w:szCs w:val="24"/>
        </w:rPr>
        <w:t xml:space="preserve"> (not to say the world). </w:t>
      </w:r>
    </w:p>
    <w:p w:rsidR="0079108D" w:rsidRPr="009A799D" w:rsidRDefault="0079108D" w:rsidP="004F6BFC">
      <w:pPr>
        <w:rPr>
          <w:color w:val="000000" w:themeColor="text1"/>
          <w:sz w:val="12"/>
          <w:szCs w:val="24"/>
        </w:rPr>
      </w:pPr>
    </w:p>
    <w:p w:rsidR="0079108D" w:rsidRPr="009A799D" w:rsidRDefault="003D749B" w:rsidP="004F6BFC">
      <w:pPr>
        <w:pStyle w:val="Heading3"/>
        <w:rPr>
          <w:rFonts w:hint="eastAsia"/>
        </w:rPr>
      </w:pPr>
      <w:r w:rsidRPr="009A799D">
        <w:t>CP Popular (Congress)</w:t>
      </w:r>
    </w:p>
    <w:p w:rsidR="0079108D" w:rsidRPr="009A799D" w:rsidRDefault="0079108D" w:rsidP="004F6BFC">
      <w:pPr>
        <w:pStyle w:val="Heading4"/>
        <w:rPr>
          <w:rFonts w:hint="eastAsia"/>
        </w:rPr>
      </w:pPr>
      <w:r w:rsidRPr="009A799D">
        <w:t xml:space="preserve">The CP has bipartisan support—Republicans think it will help state economies </w:t>
      </w:r>
    </w:p>
    <w:p w:rsidR="0079108D" w:rsidRPr="009A799D" w:rsidRDefault="0079108D" w:rsidP="004F6BFC">
      <w:r w:rsidRPr="009A799D">
        <w:rPr>
          <w:rStyle w:val="Style13ptBold"/>
        </w:rPr>
        <w:t>Piper 17</w:t>
      </w:r>
      <w:r w:rsidRPr="009A799D">
        <w:t xml:space="preserve"> (Allison Piper 17, 7-17-2017, "Carbon Fee and Dividend: Bipartisan Progress Towards a Climate Change Solution," Harvard Political Review, http://harvardpolitics.com/united-states/carbon-fee-and-dividend-bipartisan-progress-towards-a-climate-change-solution/)//KA</w:t>
      </w:r>
    </w:p>
    <w:p w:rsidR="0079108D" w:rsidRPr="009A799D" w:rsidRDefault="0079108D" w:rsidP="004F6BFC">
      <w:pPr>
        <w:rPr>
          <w:color w:val="111111"/>
          <w:sz w:val="10"/>
          <w:szCs w:val="24"/>
        </w:rPr>
      </w:pPr>
      <w:r w:rsidRPr="009A799D">
        <w:rPr>
          <w:color w:val="111111"/>
          <w:szCs w:val="24"/>
          <w:u w:val="single"/>
        </w:rPr>
        <w:t xml:space="preserve">The Citizen’s Climate Lobby, a climate change advocacy group, lobbies for a “Carbon Tax and Dividend” </w:t>
      </w:r>
      <w:hyperlink r:id="rId467" w:history="1">
        <w:r w:rsidRPr="009A799D">
          <w:rPr>
            <w:rStyle w:val="StyleUnderline"/>
          </w:rPr>
          <w:t>plan</w:t>
        </w:r>
      </w:hyperlink>
      <w:r w:rsidRPr="009A799D">
        <w:rPr>
          <w:color w:val="111111"/>
          <w:sz w:val="10"/>
          <w:szCs w:val="24"/>
        </w:rPr>
        <w:t xml:space="preserve"> to tax carbon dioxide emissions. Initially, the plan would tax at a rate of $15 per ton, with an increase of $10 per ton each year. The group also supports distributing the tax revenue back to American families, an annual stipend which would start at around $50 for a household of four. This plan also includes a tax on imports of “Carbon-Intensive Goods” from countries with more lenient carbon tax policies in order to discourage companies from relocating to countries that allow more fossil fuel emissions. Regional Economic Models, Inc. is a nonpartisan group which provides economic analysis for both energy companies and governmental agencies.  In 2014, REMI </w:t>
      </w:r>
      <w:hyperlink r:id="rId468" w:history="1">
        <w:r w:rsidRPr="009A799D">
          <w:rPr>
            <w:rStyle w:val="Hyperlink"/>
            <w:color w:val="942415"/>
            <w:sz w:val="10"/>
            <w:szCs w:val="24"/>
          </w:rPr>
          <w:t>studied</w:t>
        </w:r>
      </w:hyperlink>
      <w:r w:rsidRPr="009A799D">
        <w:rPr>
          <w:color w:val="111111"/>
          <w:sz w:val="10"/>
          <w:szCs w:val="24"/>
        </w:rPr>
        <w:t xml:space="preserve"> the economic impact of a carbon tax that follows the CCL’s plan. REMI estimated that the policy would produce 2.1 million jobs by 2025, and 2.8 million by 2035. However, </w:t>
      </w:r>
      <w:r w:rsidRPr="009A799D">
        <w:rPr>
          <w:color w:val="111111"/>
          <w:szCs w:val="24"/>
          <w:u w:val="single"/>
        </w:rPr>
        <w:t xml:space="preserve">the study also found that the policy would not have a significant effect in the region containing Texas, Louisiana, Oklahoma, and Arkansas, states in which fossil fuels compose </w:t>
      </w:r>
      <w:r w:rsidRPr="009A799D">
        <w:rPr>
          <w:rStyle w:val="StyleUnderline"/>
        </w:rPr>
        <w:t>a significant portion</w:t>
      </w:r>
      <w:r w:rsidRPr="009A799D">
        <w:rPr>
          <w:color w:val="111111"/>
          <w:szCs w:val="24"/>
          <w:u w:val="single"/>
        </w:rPr>
        <w:t xml:space="preserve"> of the job market. </w:t>
      </w:r>
      <w:r w:rsidRPr="009A799D">
        <w:rPr>
          <w:color w:val="111111"/>
          <w:sz w:val="10"/>
          <w:szCs w:val="24"/>
        </w:rPr>
        <w:t xml:space="preserve">Congress members from oil and coal-heavy states may hesitate to support a bill which would hurt the oil and coal industries they rely on. However, if states work to diversify their energy resources, they can, in turn, strengthen their economies. </w:t>
      </w:r>
      <w:r w:rsidRPr="009A799D">
        <w:rPr>
          <w:color w:val="111111"/>
          <w:szCs w:val="24"/>
          <w:u w:val="single"/>
        </w:rPr>
        <w:t xml:space="preserve">As many fossil-fuel dependent states now exist, the economy would suffer should the fossil fuel market decline more than it already has. </w:t>
      </w:r>
      <w:r w:rsidRPr="009A799D">
        <w:rPr>
          <w:b/>
          <w:color w:val="111111"/>
          <w:szCs w:val="24"/>
          <w:u w:val="single"/>
        </w:rPr>
        <w:t xml:space="preserve">This carbon tax plan will help these states build more stable, reliable economies. </w:t>
      </w:r>
      <w:r w:rsidRPr="009A799D">
        <w:rPr>
          <w:color w:val="111111"/>
          <w:sz w:val="10"/>
          <w:szCs w:val="24"/>
        </w:rPr>
        <w:t xml:space="preserve">Regardless of the market activity, </w:t>
      </w:r>
      <w:r w:rsidRPr="009A799D">
        <w:rPr>
          <w:color w:val="111111"/>
          <w:szCs w:val="24"/>
          <w:u w:val="single"/>
        </w:rPr>
        <w:t>oil resources</w:t>
      </w:r>
      <w:r w:rsidRPr="009A799D">
        <w:rPr>
          <w:color w:val="111111"/>
          <w:sz w:val="10"/>
          <w:szCs w:val="24"/>
        </w:rPr>
        <w:t xml:space="preserve">, at least, </w:t>
      </w:r>
      <w:r w:rsidRPr="009A799D">
        <w:rPr>
          <w:color w:val="111111"/>
          <w:szCs w:val="24"/>
          <w:u w:val="single"/>
        </w:rPr>
        <w:t>will be scarce in the near future</w:t>
      </w:r>
      <w:r w:rsidRPr="009A799D">
        <w:rPr>
          <w:color w:val="111111"/>
          <w:sz w:val="10"/>
          <w:szCs w:val="24"/>
        </w:rPr>
        <w:t xml:space="preserve">. In 2016, British Petroleum Inc. </w:t>
      </w:r>
      <w:hyperlink r:id="rId469" w:history="1">
        <w:r w:rsidRPr="009A799D">
          <w:rPr>
            <w:rStyle w:val="Hyperlink"/>
            <w:color w:val="942415"/>
            <w:sz w:val="10"/>
            <w:szCs w:val="24"/>
          </w:rPr>
          <w:t>determined</w:t>
        </w:r>
      </w:hyperlink>
      <w:r w:rsidRPr="009A799D">
        <w:rPr>
          <w:color w:val="111111"/>
          <w:sz w:val="10"/>
          <w:szCs w:val="24"/>
        </w:rPr>
        <w:t xml:space="preserve"> that </w:t>
      </w:r>
      <w:r w:rsidRPr="009A799D">
        <w:rPr>
          <w:color w:val="111111"/>
          <w:szCs w:val="24"/>
          <w:u w:val="single"/>
        </w:rPr>
        <w:t>if oil is produced at the 2016 rate, world oil reserves would last about 50 more years. The carbon tax would force producers to shift towards renewable resources, so companies would invest less in fossil fuels</w:t>
      </w:r>
      <w:r w:rsidRPr="009A799D">
        <w:rPr>
          <w:color w:val="111111"/>
          <w:sz w:val="10"/>
          <w:szCs w:val="24"/>
        </w:rPr>
        <w:t xml:space="preserve">, a market which will decline in the next half-century. As the U.S. Department of Energy </w:t>
      </w:r>
      <w:hyperlink r:id="rId470" w:history="1">
        <w:r w:rsidRPr="009A799D">
          <w:rPr>
            <w:rStyle w:val="Hyperlink"/>
            <w:color w:val="942415"/>
            <w:sz w:val="10"/>
            <w:szCs w:val="24"/>
          </w:rPr>
          <w:t>says</w:t>
        </w:r>
      </w:hyperlink>
      <w:r w:rsidRPr="009A799D">
        <w:rPr>
          <w:color w:val="111111"/>
          <w:sz w:val="10"/>
          <w:szCs w:val="24"/>
        </w:rPr>
        <w:t xml:space="preserve">, “a clean energy revolution is taking place across America, underscored by the steady expansion of the U.S. renewable energy sector.” A </w:t>
      </w:r>
      <w:hyperlink r:id="rId471" w:anchor="/?id=1-AEO2017&amp;region=0-0&amp;cases=ref2017&amp;start=2015&amp;end=2050&amp;f=A&amp;linechart=ref2017-d120816a.3-1-AEO2017~~~ref2017-d120816a.6-1-AEO2017~ref2017-d120816a.10-1-AEO2017~ref2017-d120816a.8-1-AEO2017~ref2017" w:history="1">
        <w:r w:rsidRPr="009A799D">
          <w:rPr>
            <w:rStyle w:val="Hyperlink"/>
            <w:color w:val="942415"/>
            <w:sz w:val="10"/>
            <w:szCs w:val="24"/>
          </w:rPr>
          <w:t>study</w:t>
        </w:r>
      </w:hyperlink>
      <w:r w:rsidRPr="009A799D">
        <w:rPr>
          <w:color w:val="111111"/>
          <w:sz w:val="10"/>
          <w:szCs w:val="24"/>
        </w:rPr>
        <w:t xml:space="preserve"> by the U.S. Energy Information Administration projects growth for over 40 years in renewable energy sources, while oil and coal industries would remain constant or decline. A carbon tax plan would push producers towards clean energy, a necessary change if the United States is to expect consistent economic growth in the future. </w:t>
      </w:r>
      <w:r w:rsidRPr="009A799D">
        <w:rPr>
          <w:color w:val="111111"/>
          <w:szCs w:val="24"/>
          <w:u w:val="single"/>
        </w:rPr>
        <w:t>With a goal of bipartisan collaboration on climate change solutions, the CCL has made significant progress over the last few years</w:t>
      </w:r>
      <w:r w:rsidRPr="009A799D">
        <w:rPr>
          <w:color w:val="111111"/>
          <w:sz w:val="10"/>
          <w:szCs w:val="24"/>
        </w:rPr>
        <w:t xml:space="preserve">. </w:t>
      </w:r>
      <w:r w:rsidRPr="009A799D">
        <w:rPr>
          <w:color w:val="111111"/>
          <w:szCs w:val="24"/>
          <w:u w:val="single"/>
        </w:rPr>
        <w:t xml:space="preserve">In addition to rallying support for the Gibson Resolution, a pledge to create solutions to climate change, the CCL recently established the Climate Solutions Caucus in the House of Representatives. </w:t>
      </w:r>
      <w:r w:rsidRPr="009A799D">
        <w:rPr>
          <w:b/>
          <w:color w:val="111111"/>
          <w:sz w:val="10"/>
          <w:szCs w:val="24"/>
        </w:rPr>
        <w:t>“</w:t>
      </w:r>
      <w:r w:rsidRPr="009A799D">
        <w:rPr>
          <w:b/>
          <w:color w:val="111111"/>
          <w:szCs w:val="24"/>
          <w:u w:val="single"/>
        </w:rPr>
        <w:t>Carbon Fee and Dividend” plans</w:t>
      </w:r>
      <w:r w:rsidRPr="009A799D">
        <w:rPr>
          <w:color w:val="111111"/>
          <w:szCs w:val="24"/>
          <w:u w:val="single"/>
        </w:rPr>
        <w:t xml:space="preserve"> like that of the CCL </w:t>
      </w:r>
      <w:r w:rsidRPr="009A799D">
        <w:rPr>
          <w:b/>
          <w:color w:val="111111"/>
          <w:szCs w:val="24"/>
          <w:u w:val="single"/>
        </w:rPr>
        <w:t>have gained bipartisan support because they don’t increase the government’s size or revenue, but instead feed tax dollars directly back into the economy to support the middle class and create jobs</w:t>
      </w:r>
      <w:r w:rsidRPr="009A799D">
        <w:rPr>
          <w:color w:val="111111"/>
          <w:szCs w:val="24"/>
          <w:u w:val="single"/>
        </w:rPr>
        <w:t>.</w:t>
      </w:r>
      <w:r w:rsidRPr="009A799D">
        <w:rPr>
          <w:color w:val="111111"/>
          <w:sz w:val="10"/>
          <w:szCs w:val="24"/>
        </w:rPr>
        <w:t xml:space="preserve"> </w:t>
      </w:r>
      <w:r w:rsidRPr="009A799D">
        <w:rPr>
          <w:color w:val="111111"/>
          <w:szCs w:val="24"/>
          <w:u w:val="single"/>
        </w:rPr>
        <w:t>In February, a group of conservatives</w:t>
      </w:r>
      <w:r w:rsidRPr="009A799D">
        <w:rPr>
          <w:color w:val="111111"/>
          <w:sz w:val="10"/>
          <w:szCs w:val="24"/>
        </w:rPr>
        <w:t xml:space="preserve"> led by former Secretary of State James A. Baker III </w:t>
      </w:r>
      <w:r w:rsidRPr="009A799D">
        <w:rPr>
          <w:color w:val="111111"/>
          <w:szCs w:val="24"/>
          <w:u w:val="single"/>
        </w:rPr>
        <w:t xml:space="preserve">proposed a climate change </w:t>
      </w:r>
      <w:r w:rsidRPr="009A799D">
        <w:rPr>
          <w:rStyle w:val="StyleUnderline"/>
        </w:rPr>
        <w:t>solution</w:t>
      </w:r>
      <w:r w:rsidRPr="009A799D">
        <w:rPr>
          <w:color w:val="111111"/>
          <w:szCs w:val="24"/>
          <w:u w:val="single"/>
        </w:rPr>
        <w:t xml:space="preserve"> that garnered support from Democrats</w:t>
      </w:r>
      <w:r w:rsidRPr="009A799D">
        <w:rPr>
          <w:color w:val="111111"/>
          <w:sz w:val="10"/>
          <w:szCs w:val="24"/>
        </w:rPr>
        <w:t xml:space="preserve">, including Al Gore, </w:t>
      </w:r>
      <w:r w:rsidRPr="009A799D">
        <w:rPr>
          <w:color w:val="111111"/>
          <w:szCs w:val="24"/>
          <w:u w:val="single"/>
        </w:rPr>
        <w:t>as well as energy giant Exxon Mobil.</w:t>
      </w:r>
      <w:r w:rsidRPr="009A799D">
        <w:rPr>
          <w:color w:val="111111"/>
          <w:sz w:val="10"/>
          <w:szCs w:val="24"/>
        </w:rPr>
        <w:t xml:space="preserve"> Despite Baker’s refusal to recognize the man-made causes of climate change, he still </w:t>
      </w:r>
      <w:hyperlink r:id="rId472" w:history="1">
        <w:r w:rsidRPr="009A799D">
          <w:rPr>
            <w:rStyle w:val="Hyperlink"/>
            <w:color w:val="942415"/>
            <w:sz w:val="10"/>
            <w:szCs w:val="24"/>
          </w:rPr>
          <w:t>acknowledges</w:t>
        </w:r>
      </w:hyperlink>
      <w:r w:rsidRPr="009A799D">
        <w:rPr>
          <w:color w:val="111111"/>
          <w:sz w:val="10"/>
          <w:szCs w:val="24"/>
        </w:rPr>
        <w:t xml:space="preserve"> the threat it poses to the United States. The plan that Baker and several other conservatives put forth included a “Carbon Fee and Dividend”, which would tax carbon dioxide emissions and provide a dividend to American households, similar to the CCL’s plan. However, Baker and his collaborators upped CCL’s fee to $40 per ton of carbon dioxide and estimated that every year $2,000 would be given back to each household of four. </w:t>
      </w:r>
    </w:p>
    <w:p w:rsidR="0079108D" w:rsidRPr="009A799D" w:rsidRDefault="0079108D" w:rsidP="004F6BFC">
      <w:pPr>
        <w:rPr>
          <w:color w:val="111111"/>
          <w:sz w:val="10"/>
          <w:szCs w:val="24"/>
        </w:rPr>
      </w:pPr>
    </w:p>
    <w:p w:rsidR="0079108D" w:rsidRPr="009A799D" w:rsidRDefault="0079108D" w:rsidP="004F6BFC">
      <w:pPr>
        <w:rPr>
          <w:color w:val="111111"/>
          <w:sz w:val="10"/>
          <w:szCs w:val="24"/>
        </w:rPr>
      </w:pPr>
    </w:p>
    <w:p w:rsidR="0079108D" w:rsidRPr="009A799D" w:rsidRDefault="0079108D" w:rsidP="004F6BFC">
      <w:pPr>
        <w:pStyle w:val="Heading3"/>
        <w:rPr>
          <w:rFonts w:hint="eastAsia"/>
        </w:rPr>
      </w:pPr>
      <w:r w:rsidRPr="009A799D">
        <w:t>Aff answers</w:t>
      </w:r>
    </w:p>
    <w:p w:rsidR="0079108D" w:rsidRPr="009A799D" w:rsidRDefault="0079108D" w:rsidP="004F6BFC">
      <w:pPr>
        <w:pStyle w:val="Heading4"/>
        <w:rPr>
          <w:rFonts w:hint="eastAsia"/>
        </w:rPr>
      </w:pPr>
      <w:r w:rsidRPr="009A799D">
        <w:t xml:space="preserve">The CP fails—tanks the econ and isn’t sufficient to solve warming </w:t>
      </w:r>
    </w:p>
    <w:p w:rsidR="0079108D" w:rsidRPr="009A799D" w:rsidRDefault="0079108D" w:rsidP="004F6BFC">
      <w:r w:rsidRPr="009A799D">
        <w:rPr>
          <w:rStyle w:val="Style13ptBold"/>
        </w:rPr>
        <w:t>Cass 17</w:t>
      </w:r>
      <w:r w:rsidRPr="009A799D">
        <w:t xml:space="preserve">, (Oren Cass 2-16-17, "Why a Carbon Tax Is Bad for the Country," Manhattan Institute, Senior Fellow at Manhattan Institute  and holds a B.A. in political economy from Williams College and a J.D. from Harvard, </w:t>
      </w:r>
      <w:hyperlink r:id="rId473" w:history="1">
        <w:r w:rsidRPr="009A799D">
          <w:rPr>
            <w:rStyle w:val="Hyperlink"/>
          </w:rPr>
          <w:t>https://www.manhattan-institute.org/html/why-carbon-tax-bad-country-10034.html</w:t>
        </w:r>
      </w:hyperlink>
      <w:r w:rsidRPr="009A799D">
        <w:t>)//KA</w:t>
      </w:r>
    </w:p>
    <w:p w:rsidR="0079108D" w:rsidRPr="009A799D" w:rsidRDefault="0079108D" w:rsidP="004F6BFC">
      <w:pPr>
        <w:rPr>
          <w:szCs w:val="24"/>
          <w:u w:val="single"/>
        </w:rPr>
      </w:pPr>
      <w:r w:rsidRPr="009A799D">
        <w:rPr>
          <w:sz w:val="14"/>
          <w:szCs w:val="24"/>
        </w:rPr>
        <w:t>Even if any of this were true</w:t>
      </w:r>
      <w:r w:rsidRPr="009A799D">
        <w:rPr>
          <w:szCs w:val="24"/>
          <w:u w:val="single"/>
        </w:rPr>
        <w:t>, the policy would remain bad for the country</w:t>
      </w:r>
      <w:r w:rsidRPr="009A799D">
        <w:rPr>
          <w:sz w:val="14"/>
          <w:szCs w:val="24"/>
        </w:rPr>
        <w:t xml:space="preserve">, in ways that the proposal's authors fail to acknowledge, let alone address. For instance, </w:t>
      </w:r>
      <w:r w:rsidRPr="009A799D">
        <w:rPr>
          <w:b/>
          <w:szCs w:val="24"/>
          <w:u w:val="single"/>
        </w:rPr>
        <w:t>the concept of revenue neutrality is a mirage</w:t>
      </w:r>
      <w:r w:rsidRPr="009A799D">
        <w:rPr>
          <w:sz w:val="14"/>
          <w:szCs w:val="24"/>
        </w:rPr>
        <w:t xml:space="preserve">. Yes, every dollar raised by the tax can be sent back to households. Remember, though, that </w:t>
      </w:r>
      <w:r w:rsidRPr="009A799D">
        <w:rPr>
          <w:szCs w:val="24"/>
          <w:u w:val="single"/>
        </w:rPr>
        <w:t xml:space="preserve">the entire premise of the tax is to force households and businesses away from cheap fossil-fuel consumption and toward higher-cost (but lower-emission) alternatives. </w:t>
      </w:r>
      <w:r w:rsidRPr="009A799D">
        <w:rPr>
          <w:b/>
          <w:szCs w:val="24"/>
          <w:u w:val="single"/>
        </w:rPr>
        <w:t>The extra money spent on these alternatives generates no tax revenue</w:t>
      </w:r>
      <w:r w:rsidRPr="009A799D">
        <w:rPr>
          <w:szCs w:val="24"/>
          <w:u w:val="single"/>
        </w:rPr>
        <w:t>. As more energy consumption shifts toward these high-cost/low-emission sources, more of the economic burden of the policy takes an obviously non-neutral, non-refundable form.</w:t>
      </w:r>
      <w:r w:rsidRPr="009A799D">
        <w:rPr>
          <w:sz w:val="14"/>
          <w:szCs w:val="24"/>
        </w:rPr>
        <w:t xml:space="preserve">The authors appear unaware of this, writing instead that "[the dividend] amount would grow over time as the carbon tax rate increases, creating a positive feedback loop: the more the climate is protected, the greater the individual dividend payments to all Americans." But </w:t>
      </w:r>
      <w:r w:rsidRPr="009A799D">
        <w:rPr>
          <w:szCs w:val="24"/>
          <w:u w:val="single"/>
        </w:rPr>
        <w:t xml:space="preserve">better climate protection requires eliminating emissions and thus the tax base that would fund dividend payments. </w:t>
      </w:r>
      <w:r w:rsidRPr="009A799D">
        <w:rPr>
          <w:b/>
          <w:szCs w:val="24"/>
          <w:u w:val="single"/>
        </w:rPr>
        <w:t>Far from creating a positive feedback loop, a system in which increasing tax rates squeeze ever-higher revenue out of ever-lower emissions creates a vicious cycle</w:t>
      </w:r>
      <w:r w:rsidRPr="009A799D">
        <w:rPr>
          <w:szCs w:val="24"/>
          <w:u w:val="single"/>
        </w:rPr>
        <w:t>. Households bear the costs but receive no offsetting dividend because emissions-free technologies generate no carbon-tax revenue. A second problem</w:t>
      </w:r>
      <w:r w:rsidRPr="009A799D">
        <w:rPr>
          <w:sz w:val="14"/>
          <w:szCs w:val="24"/>
        </w:rPr>
        <w:t xml:space="preserve">, of which the authors must have been aware, </w:t>
      </w:r>
      <w:r w:rsidRPr="009A799D">
        <w:rPr>
          <w:szCs w:val="24"/>
          <w:u w:val="single"/>
        </w:rPr>
        <w:t>is that a tax-and-dividend model is bad for the economy</w:t>
      </w:r>
      <w:r w:rsidRPr="009A799D">
        <w:rPr>
          <w:sz w:val="14"/>
          <w:szCs w:val="24"/>
        </w:rPr>
        <w:t xml:space="preserve">. </w:t>
      </w:r>
      <w:r w:rsidRPr="009A799D">
        <w:rPr>
          <w:szCs w:val="24"/>
          <w:u w:val="single"/>
        </w:rPr>
        <w:t xml:space="preserve">As the Congressional Budget Office has observed, there is "a trade-off between the goals of helping those households most hurt by the tax and helping the economy in general." </w:t>
      </w:r>
      <w:r w:rsidRPr="009A799D">
        <w:rPr>
          <w:sz w:val="14"/>
          <w:szCs w:val="24"/>
        </w:rPr>
        <w:t xml:space="preserve">This is intuitively correct. </w:t>
      </w:r>
      <w:r w:rsidRPr="009A799D">
        <w:rPr>
          <w:szCs w:val="24"/>
          <w:u w:val="single"/>
        </w:rPr>
        <w:t>If it were good economic policy to raise taxes and mail the ensuing revenue out to households, policymakers could have done that long ago with any old tax. The challenge was also confirmed by </w:t>
      </w:r>
      <w:hyperlink r:id="rId474" w:history="1">
        <w:r w:rsidRPr="009A799D">
          <w:rPr>
            <w:rStyle w:val="Hyperlink"/>
            <w:szCs w:val="24"/>
            <w:u w:val="single"/>
            <w:bdr w:val="none" w:sz="0" w:space="0" w:color="auto" w:frame="1"/>
          </w:rPr>
          <w:t>a comprehensive study</w:t>
        </w:r>
      </w:hyperlink>
      <w:r w:rsidRPr="009A799D">
        <w:rPr>
          <w:szCs w:val="24"/>
          <w:u w:val="single"/>
        </w:rPr>
        <w:t xml:space="preserve">, "Implementing a U.S. Carbon Tax," published in 2015 by think tanks across the ideological spectrum. Reviewing the economic modeling for a number of different proposals, it found that all had large net costs unless the tax revenue was used to cut taxes on capital. </w:t>
      </w:r>
      <w:r w:rsidRPr="009A799D">
        <w:rPr>
          <w:sz w:val="14"/>
          <w:szCs w:val="24"/>
        </w:rPr>
        <w:t xml:space="preserve">The authors ignore this, instead asserting without evidence that "our plan would strengthen the economy," suggesting that the "strategy would double as a growth strategy" and even claiming that the cost to the country of adopting their plan is "zero." Have so many Harvard economists and former Treasury secretaries ever jumped so enthusiastically at the promise of a free lunch? </w:t>
      </w:r>
      <w:r w:rsidRPr="009A799D">
        <w:rPr>
          <w:szCs w:val="24"/>
          <w:u w:val="single"/>
        </w:rPr>
        <w:t>Third, would the proposal meaningfully reduce the threat of climate change?</w:t>
      </w:r>
      <w:r w:rsidRPr="009A799D">
        <w:rPr>
          <w:sz w:val="14"/>
          <w:szCs w:val="24"/>
        </w:rPr>
        <w:t xml:space="preserve"> Presumably that is the point of the exercise. But while the "Conservative Case" whitepaper includes headings for "Helping Working-Class Americans," "Strengthening Our Economy," "Shrinking the Size of Government," "Stabilizing an Unstable World," and "Consolidating Conservative Leadership," mitigating the threat of climate change doesn't make the cut</w:t>
      </w:r>
      <w:r w:rsidRPr="009A799D">
        <w:rPr>
          <w:szCs w:val="24"/>
          <w:u w:val="single"/>
        </w:rPr>
        <w:t>. The CLC says only that its tax would start around $40 per ton and then "increase gradually until emissions reduction targets are met." But what targets? And what tax increases might that require? A hint appears midway through another CLC whitepaper, which suggests that the tax may need to increase to $200 per ton within a decade and uses the $200-per-ton level in other examples</w:t>
      </w:r>
      <w:r w:rsidRPr="009A799D">
        <w:rPr>
          <w:sz w:val="14"/>
          <w:szCs w:val="24"/>
        </w:rPr>
        <w:t>.</w:t>
      </w:r>
      <w:r w:rsidRPr="009A799D">
        <w:rPr>
          <w:szCs w:val="24"/>
          <w:u w:val="single"/>
        </w:rPr>
        <w:t xml:space="preserve"> Such a tax is extraordinarily high.</w:t>
      </w:r>
      <w:r w:rsidRPr="009A799D">
        <w:rPr>
          <w:sz w:val="14"/>
          <w:szCs w:val="24"/>
        </w:rPr>
        <w:t xml:space="preserve"> In the "Implementing" analysis, only one of the proposals under consideration ever reached more than $60 per ton. The reduction in GDP from that one exception--which, like this proposal, sought to raise the tax rapidly in pursuit of specific emissions targets--was by any measure extreme. Of course, </w:t>
      </w:r>
      <w:r w:rsidRPr="009A799D">
        <w:rPr>
          <w:szCs w:val="24"/>
          <w:u w:val="single"/>
        </w:rPr>
        <w:t>the proposal's effect on global emissions would depend almost entirely on major developing countries imposing comparable handicaps on their own economies.</w:t>
      </w:r>
    </w:p>
    <w:p w:rsidR="0079108D" w:rsidRPr="009A799D" w:rsidRDefault="0079108D" w:rsidP="004F6BFC">
      <w:pPr>
        <w:pStyle w:val="Heading4"/>
        <w:rPr>
          <w:rFonts w:hint="eastAsia"/>
        </w:rPr>
      </w:pPr>
      <w:r w:rsidRPr="009A799D">
        <w:t xml:space="preserve">Carbon tax is ineffective—political opposition means it gets circumvented </w:t>
      </w:r>
    </w:p>
    <w:p w:rsidR="0079108D" w:rsidRPr="009A799D" w:rsidRDefault="0079108D" w:rsidP="004F6BFC">
      <w:r w:rsidRPr="009A799D">
        <w:rPr>
          <w:rStyle w:val="Style13ptBold"/>
        </w:rPr>
        <w:t>Stavins 08</w:t>
      </w:r>
      <w:r w:rsidRPr="009A799D">
        <w:t xml:space="preserve"> (RN Stavins, “Cap-and-trade or a carbon tax?,” The Environmental Forum, Stavins is the Albert Pratt Professor of Business &amp; Government at the John F. Kennedy School of Government, </w:t>
      </w:r>
      <w:hyperlink r:id="rId475" w:history="1">
        <w:r w:rsidRPr="009A799D">
          <w:rPr>
            <w:rStyle w:val="Hyperlink"/>
          </w:rPr>
          <w:t>Harvard University</w:t>
        </w:r>
      </w:hyperlink>
      <w:r w:rsidRPr="009A799D">
        <w:t>, https://pdfs.semanticscholar.org/fee4/ab9b939924c38547feb5c366d5c99c70762e.pdf)//KA</w:t>
      </w:r>
    </w:p>
    <w:p w:rsidR="0079108D" w:rsidRPr="009A799D" w:rsidRDefault="0079108D" w:rsidP="004F6BFC">
      <w:pPr>
        <w:rPr>
          <w:rFonts w:eastAsia="Times New Roman"/>
          <w:sz w:val="16"/>
        </w:rPr>
      </w:pPr>
      <w:r w:rsidRPr="009A799D">
        <w:t>First, enviro</w:t>
      </w:r>
      <w:r w:rsidRPr="009A799D">
        <w:rPr>
          <w:rFonts w:eastAsia="Times New Roman"/>
        </w:rPr>
        <w:t>nmental effectiveness:</w:t>
      </w:r>
      <w:r w:rsidRPr="009A799D">
        <w:rPr>
          <w:rFonts w:eastAsia="Times New Roman"/>
          <w:sz w:val="16"/>
        </w:rPr>
        <w:t xml:space="preserve"> </w:t>
      </w:r>
      <w:r w:rsidRPr="009A799D">
        <w:rPr>
          <w:rFonts w:eastAsia="Times New Roman"/>
          <w:b/>
          <w:u w:val="single"/>
        </w:rPr>
        <w:t xml:space="preserve">a tax does not guarantee achievement of an emissions target, but it does provide greater certainty regarding costs. This is a fundamental trade off. </w:t>
      </w:r>
      <w:r w:rsidRPr="009A799D">
        <w:rPr>
          <w:rFonts w:eastAsia="Times New Roman"/>
          <w:u w:val="single"/>
        </w:rPr>
        <w:t>Taxes provide automatic temporal flexibility, which needs to be built into a cap-and-trade system through provision for banking, borrowing, and possibly a cost-containment mechanism</w:t>
      </w:r>
      <w:r w:rsidRPr="009A799D">
        <w:rPr>
          <w:rFonts w:eastAsia="Times New Roman"/>
          <w:sz w:val="16"/>
        </w:rPr>
        <w:t xml:space="preserve">. On the other hand, </w:t>
      </w:r>
      <w:r w:rsidRPr="009A799D">
        <w:rPr>
          <w:rFonts w:eastAsia="Times New Roman"/>
          <w:u w:val="single"/>
        </w:rPr>
        <w:t>political economy forces strongly point to less severe targets if carbon taxes are used, rather than cap-and-trade — which is why environmental NGOs are opposed to the tax approach.</w:t>
      </w:r>
      <w:r w:rsidRPr="009A799D">
        <w:rPr>
          <w:rFonts w:eastAsia="Times New Roman"/>
          <w:sz w:val="16"/>
        </w:rPr>
        <w:t xml:space="preserve"> In principle, both taxes and cap and-trade can achieve cost-effective reductions, and — depending upon design — the distributional consequences of the two approaches can be the same. </w:t>
      </w:r>
      <w:r w:rsidRPr="009A799D">
        <w:rPr>
          <w:rFonts w:eastAsia="Times New Roman"/>
          <w:b/>
          <w:sz w:val="16"/>
        </w:rPr>
        <w:t xml:space="preserve">But </w:t>
      </w:r>
      <w:r w:rsidRPr="009A799D">
        <w:rPr>
          <w:rFonts w:eastAsia="Times New Roman"/>
          <w:b/>
          <w:u w:val="single"/>
        </w:rPr>
        <w:t>the key difference is that political pressures on a carbon tax system will most likely lead to exemptions of sectors and firms</w:t>
      </w:r>
      <w:r w:rsidRPr="009A799D">
        <w:rPr>
          <w:rFonts w:eastAsia="Times New Roman"/>
          <w:u w:val="single"/>
        </w:rPr>
        <w:t>, which reduces environmental effectiveness and drives up costs — some low-cost emission reduction opportunities are left off the table.</w:t>
      </w:r>
      <w:r w:rsidRPr="009A799D">
        <w:rPr>
          <w:rFonts w:eastAsia="Times New Roman"/>
          <w:sz w:val="16"/>
        </w:rPr>
        <w:t xml:space="preserve"> But </w:t>
      </w:r>
      <w:r w:rsidRPr="009A799D">
        <w:rPr>
          <w:rFonts w:eastAsia="Times New Roman"/>
          <w:u w:val="single"/>
        </w:rPr>
        <w:t>political pressures on a cap-and-trade system lead to different allocations of allowances, which affect distribution but not environmental effectiveness and not cost-effectiveness</w:t>
      </w:r>
      <w:r w:rsidRPr="009A799D">
        <w:rPr>
          <w:rFonts w:eastAsia="Times New Roman"/>
          <w:sz w:val="16"/>
        </w:rPr>
        <w:t xml:space="preserve">. Proponents of carbon taxes worry about the propensity of political processes under a cap-and-trade system to compensate sectors through free allowance allocations, but a carbon tax is sensitive to the same political pressures, and may be expected to succumb in ways that are ultimately more harmful: reducing environmental achievement and driving up costs. The Hamilton Project staff concluded in an overview paper (which I highly recommend) that </w:t>
      </w:r>
      <w:r w:rsidRPr="009A799D">
        <w:rPr>
          <w:rFonts w:eastAsia="Times New Roman"/>
          <w:u w:val="single"/>
        </w:rPr>
        <w:t>a well-designed carbon tax and a well designed cap-and-trade system would have similar economic effects.</w:t>
      </w:r>
      <w:r w:rsidRPr="009A799D">
        <w:rPr>
          <w:rFonts w:eastAsia="Times New Roman"/>
          <w:sz w:val="16"/>
        </w:rPr>
        <w:t xml:space="preserve"> Hence, the authors say</w:t>
      </w:r>
      <w:r w:rsidRPr="009A799D">
        <w:rPr>
          <w:rFonts w:eastAsia="Times New Roman"/>
          <w:u w:val="single"/>
        </w:rPr>
        <w:t>, the two primary questions to use in deciding between them should be which is more politically feasible and which is more likely to be well designed</w:t>
      </w:r>
      <w:r w:rsidRPr="009A799D">
        <w:rPr>
          <w:rFonts w:eastAsia="Times New Roman"/>
          <w:sz w:val="16"/>
        </w:rPr>
        <w:t xml:space="preserve">. The answer to the first question is obvious; and </w:t>
      </w:r>
      <w:r w:rsidRPr="009A799D">
        <w:rPr>
          <w:rFonts w:eastAsia="Times New Roman"/>
          <w:b/>
          <w:u w:val="single"/>
        </w:rPr>
        <w:t>I have argued here that given real-world political forces, the answer to the second question also favors cap-and-trade.</w:t>
      </w:r>
      <w:r w:rsidRPr="009A799D">
        <w:rPr>
          <w:rFonts w:eastAsia="Times New Roman"/>
          <w:sz w:val="16"/>
        </w:rPr>
        <w:t xml:space="preserve"> In other words, it is important to identify and design policy that will be “optimal in Washington,” not just from the perspective of Cambridge, New Haven, or Berkeley</w:t>
      </w:r>
    </w:p>
    <w:p w:rsidR="0079108D" w:rsidRPr="009A799D" w:rsidRDefault="0079108D" w:rsidP="004F6BFC">
      <w:pPr>
        <w:rPr>
          <w:sz w:val="32"/>
          <w:szCs w:val="32"/>
        </w:rPr>
      </w:pPr>
    </w:p>
    <w:p w:rsidR="0079108D" w:rsidRPr="009A799D" w:rsidRDefault="0079108D" w:rsidP="004F6BFC">
      <w:pPr>
        <w:pStyle w:val="Heading4"/>
        <w:rPr>
          <w:rFonts w:hint="eastAsia"/>
        </w:rPr>
      </w:pPr>
      <w:r w:rsidRPr="009A799D">
        <w:t xml:space="preserve">The tax drives emitters to relocate overseas—drives up prices and emissions from re-importing products </w:t>
      </w:r>
    </w:p>
    <w:p w:rsidR="0079108D" w:rsidRPr="009A799D" w:rsidRDefault="0079108D" w:rsidP="004F6BFC">
      <w:r w:rsidRPr="009A799D">
        <w:rPr>
          <w:rStyle w:val="Style13ptBold"/>
        </w:rPr>
        <w:t>Shen 17</w:t>
      </w:r>
      <w:r w:rsidRPr="009A799D">
        <w:t xml:space="preserve"> (Natalie Laurel Shen, May 2017, “Using Market-Based Tools To Achieve Meaningful Carbon Emissions Reductions in the United States,” Capstone paper submitted to Johns Hopkins University for a Master of Science in Energy Policy and Climate, https://jscholarship.library.jhu.edu/bitstream/handle/1774.2/46090/Shen%2c%20Natalie.pdf?sequence=1&amp;isAllowed=y)</w:t>
      </w:r>
    </w:p>
    <w:p w:rsidR="0079108D" w:rsidRPr="009A799D" w:rsidRDefault="0079108D" w:rsidP="004F6BFC"/>
    <w:p w:rsidR="0079108D" w:rsidRPr="009A799D" w:rsidRDefault="0079108D" w:rsidP="004F6BFC">
      <w:pPr>
        <w:rPr>
          <w:rFonts w:eastAsia="Times New Roman"/>
          <w:color w:val="000000"/>
          <w:szCs w:val="24"/>
          <w:u w:val="single"/>
        </w:rPr>
      </w:pPr>
      <w:r w:rsidRPr="009A799D">
        <w:rPr>
          <w:sz w:val="16"/>
          <w:szCs w:val="24"/>
        </w:rPr>
        <w:t>Addition</w:t>
      </w:r>
      <w:r w:rsidRPr="009A799D">
        <w:rPr>
          <w:rFonts w:eastAsia="Times New Roman"/>
          <w:color w:val="000000"/>
          <w:sz w:val="16"/>
          <w:szCs w:val="24"/>
        </w:rPr>
        <w:t xml:space="preserve">ally, </w:t>
      </w:r>
      <w:r w:rsidRPr="009A799D">
        <w:rPr>
          <w:rFonts w:eastAsia="Times New Roman"/>
          <w:color w:val="000000"/>
          <w:szCs w:val="24"/>
          <w:u w:val="single"/>
        </w:rPr>
        <w:t>revenues generated from a</w:t>
      </w:r>
      <w:r w:rsidRPr="009A799D">
        <w:rPr>
          <w:rFonts w:eastAsia="Times New Roman"/>
          <w:color w:val="000000"/>
          <w:sz w:val="16"/>
          <w:szCs w:val="24"/>
        </w:rPr>
        <w:t xml:space="preserve"> Pigouvian (tax levied on any market activities generating negative externalities) </w:t>
      </w:r>
      <w:r w:rsidRPr="009A799D">
        <w:rPr>
          <w:rFonts w:eastAsia="Times New Roman"/>
          <w:color w:val="000000"/>
          <w:szCs w:val="24"/>
          <w:u w:val="single"/>
        </w:rPr>
        <w:t>carbon tax must be reallocated in some way to offset the Social Cost of Carbon; otherwise the carbon tax must be revenue neutral by offsetting other tax burdens on consumers and emitters, thereby creating a complicated tax situation which may involve a wholesale reexamination of the Internal Revenue Code</w:t>
      </w:r>
      <w:r w:rsidRPr="009A799D">
        <w:rPr>
          <w:rFonts w:eastAsia="Times New Roman"/>
          <w:color w:val="000000"/>
          <w:sz w:val="16"/>
          <w:szCs w:val="24"/>
        </w:rPr>
        <w:t xml:space="preserve">.13 Lastly, </w:t>
      </w:r>
      <w:r w:rsidRPr="009A799D">
        <w:rPr>
          <w:rFonts w:eastAsia="Times New Roman"/>
          <w:b/>
          <w:color w:val="000000"/>
          <w:szCs w:val="24"/>
          <w:u w:val="single"/>
        </w:rPr>
        <w:t>a carbon tax may create a “leakage” effect, where emitters determine that exporting their industries overseas and re-importing their products is cheaper than their carbon tax burdens, resulting in higher prices for consumers and more unregulated and domestically unregulatable emissions by increasing transportation needs and inequitably exploiting foreign resources where labor and environmental regulations are lax</w:t>
      </w:r>
      <w:r w:rsidRPr="009A799D">
        <w:rPr>
          <w:rFonts w:eastAsia="Times New Roman"/>
          <w:color w:val="000000"/>
          <w:sz w:val="16"/>
          <w:szCs w:val="24"/>
        </w:rPr>
        <w:t xml:space="preserve">. All </w:t>
      </w:r>
      <w:r w:rsidRPr="009A799D">
        <w:rPr>
          <w:rFonts w:eastAsia="Times New Roman"/>
          <w:color w:val="000000"/>
          <w:szCs w:val="24"/>
          <w:u w:val="single"/>
        </w:rPr>
        <w:t>the above presumes that a federal carbon tax</w:t>
      </w:r>
      <w:r w:rsidRPr="009A799D">
        <w:rPr>
          <w:rFonts w:eastAsia="Times New Roman"/>
          <w:color w:val="000000"/>
          <w:sz w:val="16"/>
          <w:szCs w:val="24"/>
        </w:rPr>
        <w:t xml:space="preserve">, originating in the House of Representatives, </w:t>
      </w:r>
      <w:r w:rsidRPr="009A799D">
        <w:rPr>
          <w:rFonts w:eastAsia="Times New Roman"/>
          <w:color w:val="000000"/>
          <w:szCs w:val="24"/>
          <w:u w:val="single"/>
        </w:rPr>
        <w:t xml:space="preserve">can ever be passed in the first place, which is a strong assumption given the fact that Congress is mired in an environment of partisan politics and regulatory gridlock. </w:t>
      </w:r>
    </w:p>
    <w:p w:rsidR="003B6625" w:rsidRPr="009A799D" w:rsidRDefault="003B6625" w:rsidP="004F6BFC">
      <w:pPr>
        <w:pStyle w:val="Heading2"/>
        <w:rPr>
          <w:rFonts w:eastAsia="Times New Roman"/>
        </w:rPr>
      </w:pPr>
      <w:r w:rsidRPr="009A799D">
        <w:rPr>
          <w:rFonts w:eastAsia="Times New Roman"/>
        </w:rPr>
        <w:t>Nuclear CP</w:t>
      </w:r>
    </w:p>
    <w:p w:rsidR="003B6625" w:rsidRPr="009A799D" w:rsidRDefault="003B6625" w:rsidP="004F6BFC"/>
    <w:p w:rsidR="003B6625" w:rsidRPr="009A799D" w:rsidRDefault="003B6625" w:rsidP="004F6BFC">
      <w:pPr>
        <w:pStyle w:val="Heading3"/>
        <w:rPr>
          <w:rFonts w:hint="eastAsia"/>
        </w:rPr>
      </w:pPr>
      <w:r w:rsidRPr="009A799D">
        <w:t>1NC CP</w:t>
      </w:r>
    </w:p>
    <w:p w:rsidR="003B6625" w:rsidRPr="009A799D" w:rsidRDefault="003B6625" w:rsidP="004F6BFC">
      <w:pPr>
        <w:rPr>
          <w:rStyle w:val="Style13ptBold"/>
        </w:rPr>
      </w:pPr>
      <w:r w:rsidRPr="009A799D">
        <w:rPr>
          <w:rStyle w:val="Style13ptBold"/>
        </w:rPr>
        <w:t xml:space="preserve">CP text: The United States federal government should: </w:t>
      </w:r>
    </w:p>
    <w:p w:rsidR="003B6625" w:rsidRPr="009A799D" w:rsidRDefault="003B6625" w:rsidP="004F6BFC">
      <w:pPr>
        <w:ind w:firstLine="720"/>
        <w:rPr>
          <w:rStyle w:val="Style13ptBold"/>
        </w:rPr>
      </w:pPr>
      <w:r w:rsidRPr="009A799D">
        <w:rPr>
          <w:rStyle w:val="Style13ptBold"/>
        </w:rPr>
        <w:t>-increase funding for the Department of Energy’s Office of Nuclear Energy</w:t>
      </w:r>
    </w:p>
    <w:p w:rsidR="003B6625" w:rsidRPr="009A799D" w:rsidRDefault="003B6625" w:rsidP="004F6BFC">
      <w:pPr>
        <w:ind w:firstLine="720"/>
        <w:rPr>
          <w:rStyle w:val="Style13ptBold"/>
        </w:rPr>
      </w:pPr>
      <w:r w:rsidRPr="009A799D">
        <w:rPr>
          <w:rStyle w:val="Style13ptBold"/>
        </w:rPr>
        <w:t>-substantially reduce United States Nuclear Regulatory Commission’s restrictions on the construction of nuclear power plants</w:t>
      </w:r>
    </w:p>
    <w:p w:rsidR="003B6625" w:rsidRPr="009A799D" w:rsidRDefault="003B6625" w:rsidP="004F6BFC">
      <w:pPr>
        <w:pStyle w:val="Heading4"/>
        <w:rPr>
          <w:rFonts w:hint="eastAsia"/>
        </w:rPr>
      </w:pPr>
      <w:r w:rsidRPr="009A799D">
        <w:t xml:space="preserve">Nuclear energy is the fastest and most effective way to reduce GHG emissions—empirics prove </w:t>
      </w:r>
    </w:p>
    <w:p w:rsidR="003B6625" w:rsidRPr="009A799D" w:rsidRDefault="003B6625" w:rsidP="004F6BFC">
      <w:r w:rsidRPr="009A799D">
        <w:rPr>
          <w:rStyle w:val="Style13ptBold"/>
        </w:rPr>
        <w:t>Biello 13</w:t>
      </w:r>
      <w:r w:rsidRPr="009A799D">
        <w:rPr>
          <w:b/>
        </w:rPr>
        <w:t xml:space="preserve"> </w:t>
      </w:r>
      <w:r w:rsidRPr="009A799D">
        <w:t xml:space="preserve">(David Biello 13, 12-12-2013, "How Nuclear Power Can Stop Global Warming," Scientific American, </w:t>
      </w:r>
      <w:r w:rsidRPr="009A799D">
        <w:rPr>
          <w:bCs/>
        </w:rPr>
        <w:t>Biello</w:t>
      </w:r>
      <w:r w:rsidRPr="009A799D">
        <w:t> is the author of </w:t>
      </w:r>
      <w:hyperlink r:id="rId476" w:tgtFrame="_blank" w:history="1">
        <w:r w:rsidRPr="009A799D">
          <w:rPr>
            <w:rStyle w:val="Hyperlink"/>
            <w:i/>
            <w:iCs/>
          </w:rPr>
          <w:t>The Unnatural World: The Race to Remake Civilization in Earth's Newest Age</w:t>
        </w:r>
      </w:hyperlink>
      <w:r w:rsidRPr="009A799D">
        <w:t>. He has been covering energy and the environment for more than a decade and is the science curator for TED as well as a contributing editor for </w:t>
      </w:r>
      <w:r w:rsidRPr="009A799D">
        <w:rPr>
          <w:i/>
          <w:iCs/>
        </w:rPr>
        <w:t>Scientific American</w:t>
      </w:r>
      <w:r w:rsidRPr="009A799D">
        <w:t>, https://www.scientificamerican.com/article/how-nuclear-power-can-stop-global-warming/)//KA</w:t>
      </w:r>
    </w:p>
    <w:p w:rsidR="003B6625" w:rsidRPr="009A799D" w:rsidRDefault="003B6625" w:rsidP="004F6BFC">
      <w:pPr>
        <w:rPr>
          <w:sz w:val="16"/>
        </w:rPr>
      </w:pPr>
      <w:r w:rsidRPr="009A799D">
        <w:rPr>
          <w:sz w:val="16"/>
        </w:rPr>
        <w:t>When the </w:t>
      </w:r>
      <w:r w:rsidRPr="009A799D">
        <w:rPr>
          <w:i/>
          <w:iCs/>
          <w:sz w:val="16"/>
        </w:rPr>
        <w:t>Atlantic Navigator</w:t>
      </w:r>
      <w:r w:rsidRPr="009A799D">
        <w:rPr>
          <w:sz w:val="16"/>
        </w:rPr>
        <w:t> docked in Baltimore harbor earlier this month, the freighter carried the last remnants of some of the nuclear weapons that the Soviet Union had brandished in the cold war. During the past 20 years more than 19,000 Russian warheads have been dismantled and processed to make </w:t>
      </w:r>
      <w:hyperlink r:id="rId477" w:history="1">
        <w:r w:rsidRPr="009A799D">
          <w:rPr>
            <w:rStyle w:val="Hyperlink"/>
            <w:sz w:val="16"/>
          </w:rPr>
          <w:t>fuel for U.S. nuclear reactors</w:t>
        </w:r>
      </w:hyperlink>
      <w:r w:rsidRPr="009A799D">
        <w:rPr>
          <w:sz w:val="16"/>
        </w:rPr>
        <w:t xml:space="preserve">. In fact, during that period more than half the uranium fuel that powered the more than 100 reactors in the U.S. came from such reprocessed nuclear weapons. In addition to reducing the risk of nuclear war, </w:t>
      </w:r>
      <w:r w:rsidRPr="009A799D">
        <w:rPr>
          <w:b/>
          <w:u w:val="single"/>
        </w:rPr>
        <w:t>U.S. reactors have also been staving off another global challenge: climate change</w:t>
      </w:r>
      <w:r w:rsidRPr="009A799D">
        <w:rPr>
          <w:u w:val="single"/>
        </w:rPr>
        <w:t>.</w:t>
      </w:r>
      <w:r w:rsidRPr="009A799D">
        <w:rPr>
          <w:sz w:val="16"/>
        </w:rPr>
        <w:t xml:space="preserve"> </w:t>
      </w:r>
      <w:r w:rsidRPr="009A799D">
        <w:rPr>
          <w:b/>
          <w:u w:val="single"/>
        </w:rPr>
        <w:t>The </w:t>
      </w:r>
      <w:hyperlink r:id="rId478" w:history="1">
        <w:r w:rsidRPr="009A799D">
          <w:rPr>
            <w:rStyle w:val="Hyperlink"/>
            <w:b/>
            <w:u w:val="single"/>
          </w:rPr>
          <w:t>low-carbon electricity</w:t>
        </w:r>
      </w:hyperlink>
      <w:r w:rsidRPr="009A799D">
        <w:rPr>
          <w:b/>
          <w:u w:val="single"/>
        </w:rPr>
        <w:t> produced by such reactors provides 20 percent of the nation's power and</w:t>
      </w:r>
      <w:r w:rsidRPr="009A799D">
        <w:rPr>
          <w:u w:val="single"/>
        </w:rPr>
        <w:t xml:space="preserve">, by the estimates of climate scientist James Hansen of Columbia University, </w:t>
      </w:r>
      <w:r w:rsidRPr="009A799D">
        <w:rPr>
          <w:b/>
          <w:u w:val="single"/>
        </w:rPr>
        <w:t>avoided 64 billion metric tons of greenhouse gas pollution</w:t>
      </w:r>
      <w:r w:rsidRPr="009A799D">
        <w:rPr>
          <w:u w:val="single"/>
        </w:rPr>
        <w:t xml:space="preserve">. They also avoided spewing soot and other air pollution like coal-fired power plants do and thus </w:t>
      </w:r>
      <w:r w:rsidRPr="009A799D">
        <w:rPr>
          <w:b/>
          <w:u w:val="single"/>
        </w:rPr>
        <w:t>have </w:t>
      </w:r>
      <w:hyperlink r:id="rId479" w:history="1">
        <w:r w:rsidRPr="009A799D">
          <w:rPr>
            <w:rStyle w:val="Hyperlink"/>
            <w:b/>
            <w:u w:val="single"/>
          </w:rPr>
          <w:t>saved some 1.8 million lives</w:t>
        </w:r>
      </w:hyperlink>
      <w:r w:rsidRPr="009A799D">
        <w:rPr>
          <w:b/>
          <w:u w:val="single"/>
        </w:rPr>
        <w:t>.</w:t>
      </w:r>
      <w:r w:rsidRPr="009A799D">
        <w:rPr>
          <w:u w:val="single"/>
        </w:rPr>
        <w:t xml:space="preserve"> </w:t>
      </w:r>
      <w:r w:rsidRPr="009A799D">
        <w:rPr>
          <w:sz w:val="16"/>
        </w:rPr>
        <w:t>And that's why Hansen, among others, such as former Secretary of Energy Steven Chu, thinks that nuclear power is a key energy technology to fend off catastrophic climate change. "</w:t>
      </w:r>
      <w:r w:rsidRPr="009A799D">
        <w:rPr>
          <w:u w:val="single"/>
        </w:rPr>
        <w:t>We can't burn all these fossil fuels</w:t>
      </w:r>
      <w:r w:rsidRPr="009A799D">
        <w:rPr>
          <w:sz w:val="16"/>
        </w:rPr>
        <w:t>," Hansen told a group of reporters on December 3, noting that as long as fossil fuels are the cheapest energy source they will continue to be burned. "</w:t>
      </w:r>
      <w:r w:rsidRPr="009A799D">
        <w:rPr>
          <w:b/>
          <w:u w:val="single"/>
        </w:rPr>
        <w:t>Coal is almost half the [global] emissions. If you replace these power plants with </w:t>
      </w:r>
      <w:hyperlink r:id="rId480" w:history="1">
        <w:r w:rsidRPr="009A799D">
          <w:rPr>
            <w:rStyle w:val="Hyperlink"/>
            <w:b/>
            <w:u w:val="single"/>
          </w:rPr>
          <w:t>modern, safe nuclear</w:t>
        </w:r>
      </w:hyperlink>
      <w:r w:rsidRPr="009A799D">
        <w:rPr>
          <w:b/>
          <w:u w:val="single"/>
        </w:rPr>
        <w:t xml:space="preserve"> reactors you could do a lot of [pollution reduction] quickly." </w:t>
      </w:r>
      <w:r w:rsidRPr="009A799D">
        <w:rPr>
          <w:sz w:val="16"/>
        </w:rPr>
        <w:t xml:space="preserve">Indeed, he has evidence: </w:t>
      </w:r>
      <w:r w:rsidRPr="009A799D">
        <w:rPr>
          <w:b/>
          <w:u w:val="single"/>
        </w:rPr>
        <w:t>the speediest drop in greenhouse gas pollution on record occurred in France in the 1970s and ‘80s, when that country transitioned from burning fossil fuels to nuclear fission for electricity, lowering its greenhouse emissions by roughly 2 percent per year</w:t>
      </w:r>
      <w:r w:rsidRPr="009A799D">
        <w:rPr>
          <w:sz w:val="16"/>
        </w:rPr>
        <w:t xml:space="preserve">. </w:t>
      </w:r>
      <w:r w:rsidRPr="009A799D">
        <w:rPr>
          <w:u w:val="single"/>
        </w:rPr>
        <w:t>The world needs to drop its global warming pollution by 6 percent annually to </w:t>
      </w:r>
      <w:hyperlink r:id="rId481" w:history="1">
        <w:r w:rsidRPr="009A799D">
          <w:rPr>
            <w:rStyle w:val="Hyperlink"/>
            <w:u w:val="single"/>
          </w:rPr>
          <w:t>avoid "dangerous" climate change</w:t>
        </w:r>
      </w:hyperlink>
      <w:r w:rsidRPr="009A799D">
        <w:rPr>
          <w:sz w:val="16"/>
        </w:rPr>
        <w:t> in the estimation of Hansen and his co-authors in a </w:t>
      </w:r>
      <w:hyperlink r:id="rId482" w:history="1">
        <w:r w:rsidRPr="009A799D">
          <w:rPr>
            <w:rStyle w:val="Hyperlink"/>
            <w:sz w:val="16"/>
          </w:rPr>
          <w:t>recent paper in </w:t>
        </w:r>
        <w:r w:rsidRPr="009A799D">
          <w:rPr>
            <w:rStyle w:val="Hyperlink"/>
            <w:i/>
            <w:iCs/>
            <w:sz w:val="16"/>
          </w:rPr>
          <w:t>PLoS One</w:t>
        </w:r>
      </w:hyperlink>
      <w:r w:rsidRPr="009A799D">
        <w:rPr>
          <w:sz w:val="16"/>
        </w:rPr>
        <w:t>. "</w:t>
      </w:r>
      <w:r w:rsidRPr="009A799D">
        <w:rPr>
          <w:b/>
          <w:u w:val="single"/>
        </w:rPr>
        <w:t>On a global scale, it's hard to see how we could conceivably accomplish this without nuclear</w:t>
      </w:r>
      <w:r w:rsidRPr="009A799D">
        <w:rPr>
          <w:sz w:val="16"/>
        </w:rPr>
        <w:t>," added economist and co-author Jeffrey Sachs, director of the Earth Institute at Columbia University, where Hansen works.</w:t>
      </w:r>
    </w:p>
    <w:p w:rsidR="003B6625" w:rsidRPr="009A799D" w:rsidRDefault="003B6625" w:rsidP="004F6BFC"/>
    <w:p w:rsidR="003B6625" w:rsidRPr="009A799D" w:rsidRDefault="003B6625" w:rsidP="004F6BFC">
      <w:pPr>
        <w:pStyle w:val="Heading4"/>
        <w:rPr>
          <w:rFonts w:hint="eastAsia"/>
        </w:rPr>
      </w:pPr>
      <w:r w:rsidRPr="009A799D">
        <w:t xml:space="preserve">The CP boosts energy production and innovation of nuclear tech through government investment </w:t>
      </w:r>
    </w:p>
    <w:p w:rsidR="003B6625" w:rsidRPr="009A799D" w:rsidRDefault="003B6625" w:rsidP="004F6BFC">
      <w:r w:rsidRPr="009A799D">
        <w:rPr>
          <w:rStyle w:val="Style13ptBold"/>
        </w:rPr>
        <w:t>Fedor 17</w:t>
      </w:r>
      <w:r w:rsidRPr="009A799D">
        <w:rPr>
          <w:b/>
          <w:sz w:val="32"/>
        </w:rPr>
        <w:t xml:space="preserve"> </w:t>
      </w:r>
      <w:r w:rsidRPr="009A799D">
        <w:t>(David Fedor (quoted internally), 8-21-2017, "Making the case for nuclear energy," Stanford News, Fedor is the author of</w:t>
      </w:r>
      <w:hyperlink r:id="rId483" w:history="1">
        <w:r w:rsidRPr="009A799D">
          <w:rPr>
            <w:rStyle w:val="Hyperlink"/>
          </w:rPr>
          <w:t> Keeping the Lights on at America’s Nuclear Power Plants</w:t>
        </w:r>
      </w:hyperlink>
      <w:r w:rsidRPr="009A799D">
        <w:t xml:space="preserve"> and a research fellow at the Hoover Institution at Stanford University, https://news.stanford.edu/2017/08/21/making-case-nuclear-energy/)//KA</w:t>
      </w:r>
    </w:p>
    <w:p w:rsidR="003B6625" w:rsidRPr="009A799D" w:rsidRDefault="003B6625" w:rsidP="004F6BFC">
      <w:pPr>
        <w:rPr>
          <w:u w:val="single"/>
        </w:rPr>
      </w:pPr>
      <w:r w:rsidRPr="009A799D">
        <w:rPr>
          <w:u w:val="single"/>
        </w:rPr>
        <w:t>The federal government may be able to help</w:t>
      </w:r>
      <w:r w:rsidRPr="009A799D">
        <w:rPr>
          <w:sz w:val="16"/>
        </w:rPr>
        <w:t xml:space="preserve">. For example, </w:t>
      </w:r>
      <w:r w:rsidRPr="009A799D">
        <w:rPr>
          <w:b/>
          <w:u w:val="single"/>
        </w:rPr>
        <w:t>American operators might be able to improve the overall grid value of nuclear were they able to ramp up the output of individual plants in response to grid needs</w:t>
      </w:r>
      <w:r w:rsidRPr="009A799D">
        <w:rPr>
          <w:u w:val="single"/>
        </w:rPr>
        <w:t xml:space="preserve">, but U.S. regulations and markets don’t currently do a good job of incentivizing such behaviors despite potential public benefit. </w:t>
      </w:r>
      <w:r w:rsidRPr="009A799D">
        <w:rPr>
          <w:b/>
          <w:u w:val="single"/>
        </w:rPr>
        <w:t>A motivated administration could make inroads here.</w:t>
      </w:r>
    </w:p>
    <w:p w:rsidR="003B6625" w:rsidRPr="009A799D" w:rsidRDefault="003B6625" w:rsidP="004F6BFC">
      <w:pPr>
        <w:rPr>
          <w:sz w:val="16"/>
        </w:rPr>
      </w:pPr>
      <w:r w:rsidRPr="009A799D">
        <w:rPr>
          <w:sz w:val="16"/>
        </w:rPr>
        <w:t xml:space="preserve">Then, </w:t>
      </w:r>
      <w:r w:rsidRPr="009A799D">
        <w:rPr>
          <w:u w:val="single"/>
        </w:rPr>
        <w:t>there is innovation</w:t>
      </w:r>
      <w:r w:rsidRPr="009A799D">
        <w:rPr>
          <w:sz w:val="16"/>
        </w:rPr>
        <w:t xml:space="preserve">. Over the long term, </w:t>
      </w:r>
      <w:r w:rsidRPr="009A799D">
        <w:rPr>
          <w:u w:val="single"/>
        </w:rPr>
        <w:t xml:space="preserve">our existing nuclear expertise may develop cheaper, simpler and even safer advanced nuclear technologies that could be used at home and in unexpected global markets. </w:t>
      </w:r>
      <w:r w:rsidRPr="009A799D">
        <w:rPr>
          <w:b/>
          <w:u w:val="single"/>
        </w:rPr>
        <w:t>The federal government should be the lead supporter of these long-term but potentially large-payoff bets through consistent research-and-development funding</w:t>
      </w:r>
      <w:r w:rsidRPr="009A799D">
        <w:rPr>
          <w:sz w:val="16"/>
        </w:rPr>
        <w:t xml:space="preserve">, more nimble technology commercialization partnerships – along the lines of NASA’s recent work with companies like SpaceX – </w:t>
      </w:r>
      <w:r w:rsidRPr="009A799D">
        <w:rPr>
          <w:u w:val="single"/>
        </w:rPr>
        <w:t xml:space="preserve">as well as </w:t>
      </w:r>
      <w:r w:rsidRPr="009A799D">
        <w:rPr>
          <w:sz w:val="16"/>
        </w:rPr>
        <w:t>boring but important areas like</w:t>
      </w:r>
      <w:r w:rsidRPr="009A799D">
        <w:rPr>
          <w:u w:val="single"/>
        </w:rPr>
        <w:t xml:space="preserve"> nuclear technology testing and licensing reform</w:t>
      </w:r>
      <w:r w:rsidRPr="009A799D">
        <w:rPr>
          <w:sz w:val="16"/>
        </w:rPr>
        <w:t>.</w:t>
      </w:r>
    </w:p>
    <w:p w:rsidR="00125AF0" w:rsidRPr="009A799D" w:rsidRDefault="00125AF0" w:rsidP="004F6BFC">
      <w:pPr>
        <w:rPr>
          <w:rFonts w:eastAsia="Times New Roman"/>
          <w:color w:val="000000"/>
          <w:szCs w:val="24"/>
          <w:u w:val="single"/>
        </w:rPr>
      </w:pPr>
    </w:p>
    <w:p w:rsidR="003B6625" w:rsidRPr="009A799D" w:rsidRDefault="003B6625" w:rsidP="004F6BFC">
      <w:pPr>
        <w:pStyle w:val="Heading3"/>
        <w:rPr>
          <w:rFonts w:eastAsia="Times New Roman"/>
        </w:rPr>
      </w:pPr>
      <w:r w:rsidRPr="009A799D">
        <w:rPr>
          <w:rFonts w:eastAsia="Times New Roman"/>
        </w:rPr>
        <w:t>2NC CP</w:t>
      </w:r>
    </w:p>
    <w:p w:rsidR="003B6625" w:rsidRPr="009A799D" w:rsidRDefault="003B6625" w:rsidP="004F6BFC"/>
    <w:p w:rsidR="003B6625" w:rsidRPr="009A799D" w:rsidRDefault="003B6625" w:rsidP="004F6BFC">
      <w:pPr>
        <w:pStyle w:val="Heading4"/>
        <w:rPr>
          <w:rFonts w:hint="eastAsia"/>
        </w:rPr>
      </w:pPr>
      <w:r w:rsidRPr="009A799D">
        <w:t xml:space="preserve">Nuclear produces less waste than other forms of energy </w:t>
      </w:r>
    </w:p>
    <w:p w:rsidR="003B6625" w:rsidRPr="009A799D" w:rsidRDefault="003B6625" w:rsidP="004F6BFC">
      <w:r w:rsidRPr="009A799D">
        <w:rPr>
          <w:b/>
        </w:rPr>
        <w:t xml:space="preserve">Shellenberger 17 </w:t>
      </w:r>
      <w:r w:rsidRPr="009A799D">
        <w:t xml:space="preserve">(Michael Shellenberger 17, 11-21-2017, "Why I changed my mind about nuclear power: Transcript of Michael Shellenberger's TEDx Berlin 2017," President of Environmental Progress, an independent research and policy organization, leading expert on nuclear energy, named a </w:t>
      </w:r>
      <w:r w:rsidRPr="009A799D">
        <w:rPr>
          <w:i/>
        </w:rPr>
        <w:t xml:space="preserve">Time </w:t>
      </w:r>
      <w:r w:rsidRPr="009A799D">
        <w:t xml:space="preserve">magazine “Hero for the Environment” in 2008, </w:t>
      </w:r>
      <w:hyperlink r:id="rId484" w:history="1">
        <w:r w:rsidRPr="009A799D">
          <w:rPr>
            <w:rStyle w:val="Hyperlink"/>
          </w:rPr>
          <w:t>http://environmentalprogress.org/big-news/2017/11/21/why-i-changed-my-mind-about-nuclear-power-transcript-of-michael-shellenbergers-tedx-berlin-2017</w:t>
        </w:r>
      </w:hyperlink>
      <w:r w:rsidRPr="009A799D">
        <w:t>)</w:t>
      </w:r>
    </w:p>
    <w:p w:rsidR="003B6625" w:rsidRPr="009A799D" w:rsidRDefault="003B6625" w:rsidP="004F6BFC">
      <w:pPr>
        <w:rPr>
          <w:color w:val="131316"/>
          <w:spacing w:val="12"/>
          <w:szCs w:val="24"/>
          <w:u w:val="single"/>
        </w:rPr>
      </w:pPr>
      <w:r w:rsidRPr="009A799D">
        <w:rPr>
          <w:sz w:val="14"/>
          <w:szCs w:val="24"/>
        </w:rPr>
        <w:t>What about the waste? This is the waste from a nuclear plant in the United States</w:t>
      </w:r>
      <w:r w:rsidRPr="009A799D">
        <w:rPr>
          <w:color w:val="131316"/>
          <w:spacing w:val="12"/>
          <w:sz w:val="14"/>
          <w:szCs w:val="24"/>
        </w:rPr>
        <w:t xml:space="preserve">. </w:t>
      </w:r>
      <w:r w:rsidRPr="009A799D">
        <w:rPr>
          <w:b/>
          <w:color w:val="131316"/>
          <w:spacing w:val="12"/>
          <w:szCs w:val="24"/>
          <w:u w:val="single"/>
        </w:rPr>
        <w:t xml:space="preserve">The thing about nuclear waste is that it’s the only waste from electricity production that is safely contained anywhere. </w:t>
      </w:r>
      <w:r w:rsidRPr="009A799D">
        <w:rPr>
          <w:color w:val="131316"/>
          <w:spacing w:val="12"/>
          <w:szCs w:val="24"/>
          <w:u w:val="single"/>
        </w:rPr>
        <w:t>All of the other waste for electricity goes into the environment including from coal, natural gas and</w:t>
      </w:r>
      <w:r w:rsidRPr="009A799D">
        <w:rPr>
          <w:color w:val="131316"/>
          <w:spacing w:val="12"/>
          <w:sz w:val="14"/>
          <w:szCs w:val="24"/>
        </w:rPr>
        <w:t xml:space="preserve"> — here’s another uncomfortable conclusion — </w:t>
      </w:r>
      <w:r w:rsidRPr="009A799D">
        <w:rPr>
          <w:color w:val="131316"/>
          <w:spacing w:val="12"/>
          <w:szCs w:val="24"/>
          <w:u w:val="single"/>
        </w:rPr>
        <w:t xml:space="preserve">solar panels. There’s no plan to recycle solar panels outside of the EU. That means that all of our solar in California will join the waste stream. And that waste contains heavy toxic metals like chromium, cadmium, and lead. </w:t>
      </w:r>
      <w:r w:rsidRPr="009A799D">
        <w:rPr>
          <w:color w:val="131316"/>
          <w:spacing w:val="12"/>
          <w:sz w:val="14"/>
          <w:szCs w:val="24"/>
        </w:rPr>
        <w:t xml:space="preserve">So how much toxic solar waste is there? Well, to get a sense for that, look at how much more materials are required to produce energy from solar and wind compared to nuclear. As a result, </w:t>
      </w:r>
      <w:r w:rsidRPr="009A799D">
        <w:rPr>
          <w:b/>
          <w:color w:val="131316"/>
          <w:spacing w:val="12"/>
          <w:szCs w:val="24"/>
          <w:u w:val="single"/>
        </w:rPr>
        <w:t>solar actually produces 200 to 300 times more toxic waste than nuclear. What about weapons?</w:t>
      </w:r>
      <w:r w:rsidRPr="009A799D">
        <w:rPr>
          <w:color w:val="131316"/>
          <w:spacing w:val="12"/>
          <w:szCs w:val="24"/>
          <w:u w:val="single"/>
        </w:rPr>
        <w:t xml:space="preserve"> If there were any chance that more nuclear energy increased the risk of nuclear war, I would be against it.</w:t>
      </w:r>
      <w:r w:rsidRPr="009A799D">
        <w:rPr>
          <w:color w:val="131316"/>
          <w:spacing w:val="12"/>
          <w:sz w:val="14"/>
          <w:szCs w:val="24"/>
        </w:rPr>
        <w:t xml:space="preserve"> I believe that diplomacy is almost always the right solution. </w:t>
      </w:r>
      <w:r w:rsidRPr="009A799D">
        <w:rPr>
          <w:color w:val="131316"/>
          <w:spacing w:val="12"/>
          <w:szCs w:val="24"/>
          <w:u w:val="single"/>
        </w:rPr>
        <w:t>People say what about North Korea</w:t>
      </w:r>
      <w:r w:rsidRPr="009A799D">
        <w:rPr>
          <w:b/>
          <w:color w:val="131316"/>
          <w:spacing w:val="12"/>
          <w:szCs w:val="24"/>
          <w:u w:val="single"/>
        </w:rPr>
        <w:t xml:space="preserve">? Korea proves the point. In order to get nuclear power </w:t>
      </w:r>
      <w:r w:rsidRPr="009A799D">
        <w:rPr>
          <w:color w:val="131316"/>
          <w:spacing w:val="12"/>
          <w:szCs w:val="24"/>
          <w:u w:val="single"/>
        </w:rPr>
        <w:t>— and it’s been this way for 50 years — </w:t>
      </w:r>
      <w:r w:rsidRPr="009A799D">
        <w:rPr>
          <w:b/>
          <w:color w:val="131316"/>
          <w:spacing w:val="12"/>
          <w:szCs w:val="24"/>
          <w:u w:val="single"/>
        </w:rPr>
        <w:t>you have to agree not to get a weapon.</w:t>
      </w:r>
      <w:r w:rsidRPr="009A799D">
        <w:rPr>
          <w:color w:val="131316"/>
          <w:spacing w:val="12"/>
          <w:szCs w:val="24"/>
          <w:u w:val="single"/>
        </w:rPr>
        <w:t xml:space="preserve"> That’s the deal.</w:t>
      </w:r>
      <w:r w:rsidRPr="009A799D">
        <w:rPr>
          <w:b/>
          <w:color w:val="131316"/>
          <w:spacing w:val="12"/>
          <w:szCs w:val="24"/>
          <w:u w:val="single"/>
        </w:rPr>
        <w:t xml:space="preserve"> South Korea wanted nuclear power. They agreed not to get a weapon. They don’t have a weapon</w:t>
      </w:r>
      <w:r w:rsidRPr="009A799D">
        <w:rPr>
          <w:color w:val="131316"/>
          <w:spacing w:val="12"/>
          <w:sz w:val="14"/>
          <w:szCs w:val="24"/>
        </w:rPr>
        <w:t xml:space="preserve">. North Korea wanted nuclear power. I think they should have gotten it. We didn’t let them have it, for a variety of reasons. They got a bomb. They are testing missiles that can hit Japan and soon will be able to hit California. So if you’re looking for evidence that nuclear energy leads to bombs you can’t find it in Korea or anywhere else. Where does that leave us? With some more uncomfortable facts. Like </w:t>
      </w:r>
      <w:r w:rsidRPr="009A799D">
        <w:rPr>
          <w:b/>
          <w:color w:val="131316"/>
          <w:spacing w:val="12"/>
          <w:szCs w:val="24"/>
          <w:u w:val="single"/>
        </w:rPr>
        <w:t>if Germany hadn’t closed its nuclear plants, it’s emissions would be 43 percent lower than they are today. And if you care about climate change, that’s something you at least have to wrestle with</w:t>
      </w:r>
      <w:r w:rsidRPr="009A799D">
        <w:rPr>
          <w:color w:val="131316"/>
          <w:spacing w:val="12"/>
          <w:szCs w:val="24"/>
          <w:u w:val="single"/>
        </w:rPr>
        <w:t xml:space="preserve"> — especially in light of the facts I’ve presented on the health impacts of different energy sources.</w:t>
      </w:r>
    </w:p>
    <w:p w:rsidR="003B6625" w:rsidRPr="009A799D" w:rsidRDefault="003B6625" w:rsidP="004F6BFC">
      <w:pPr>
        <w:pStyle w:val="Heading4"/>
        <w:rPr>
          <w:rFonts w:hint="eastAsia"/>
        </w:rPr>
      </w:pPr>
      <w:r w:rsidRPr="009A799D">
        <w:t xml:space="preserve">Nuclear energy produces less carbon emissions than other forms of renewable energy </w:t>
      </w:r>
    </w:p>
    <w:p w:rsidR="003B6625" w:rsidRPr="009A799D" w:rsidRDefault="003B6625" w:rsidP="004F6BFC">
      <w:r w:rsidRPr="009A799D">
        <w:rPr>
          <w:b/>
        </w:rPr>
        <w:t xml:space="preserve">Shellenberger 17 </w:t>
      </w:r>
      <w:r w:rsidRPr="009A799D">
        <w:t xml:space="preserve">(Michael Shellenberger 17, 11-21-2017, "Why I changed my mind about nuclear power: Transcript of Michael Shellenberger's TEDx Berlin 2017," President of Environmental Progress, an independent research and policy organization, leading expert on nuclear energy, named a </w:t>
      </w:r>
      <w:r w:rsidRPr="009A799D">
        <w:rPr>
          <w:i/>
        </w:rPr>
        <w:t xml:space="preserve">Time </w:t>
      </w:r>
      <w:r w:rsidRPr="009A799D">
        <w:t xml:space="preserve">magazine “Hero for the Environment” in 2008, </w:t>
      </w:r>
      <w:hyperlink r:id="rId485" w:history="1">
        <w:r w:rsidRPr="009A799D">
          <w:rPr>
            <w:rStyle w:val="Hyperlink"/>
          </w:rPr>
          <w:t>http://environmentalprogress.org/big-news/2017/11/21/why-i-changed-my-mind-about-nuclear-power-transcript-of-michael-shellenbergers-tedx-berlin-2017</w:t>
        </w:r>
      </w:hyperlink>
      <w:r w:rsidRPr="009A799D">
        <w:t>)</w:t>
      </w:r>
    </w:p>
    <w:p w:rsidR="003B6625" w:rsidRPr="009A799D" w:rsidRDefault="003B6625" w:rsidP="004F6BFC">
      <w:pPr>
        <w:rPr>
          <w:sz w:val="12"/>
          <w:szCs w:val="24"/>
        </w:rPr>
      </w:pPr>
      <w:r w:rsidRPr="009A799D">
        <w:rPr>
          <w:color w:val="131316"/>
          <w:spacing w:val="12"/>
          <w:sz w:val="12"/>
          <w:szCs w:val="24"/>
        </w:rPr>
        <w:t xml:space="preserve">But he said, look, </w:t>
      </w:r>
      <w:r w:rsidRPr="009A799D">
        <w:rPr>
          <w:color w:val="131316"/>
          <w:spacing w:val="12"/>
          <w:szCs w:val="24"/>
          <w:u w:val="single"/>
        </w:rPr>
        <w:t>we’ve been trying to do solar for a long time and yet we get less than a half of a percent of our electricity globally from solar, about two percent from wind, and the majority of our clean energy comes from nuclear and hydro</w:t>
      </w:r>
      <w:r w:rsidRPr="009A799D">
        <w:rPr>
          <w:color w:val="131316"/>
          <w:spacing w:val="12"/>
          <w:sz w:val="12"/>
          <w:szCs w:val="24"/>
        </w:rPr>
        <w:t xml:space="preserve">. </w:t>
      </w:r>
      <w:r w:rsidRPr="009A799D">
        <w:rPr>
          <w:color w:val="131316"/>
          <w:spacing w:val="12"/>
          <w:szCs w:val="24"/>
          <w:u w:val="single"/>
        </w:rPr>
        <w:t xml:space="preserve">And </w:t>
      </w:r>
      <w:r w:rsidRPr="009A799D">
        <w:rPr>
          <w:b/>
          <w:color w:val="131316"/>
          <w:spacing w:val="12"/>
          <w:szCs w:val="24"/>
          <w:u w:val="single"/>
        </w:rPr>
        <w:t xml:space="preserve">according to the Intergovernmental Panel on Climate Change, nuclear produces four times less carbon emissions than solar does. </w:t>
      </w:r>
      <w:r w:rsidRPr="009A799D">
        <w:rPr>
          <w:color w:val="131316"/>
          <w:spacing w:val="12"/>
          <w:szCs w:val="24"/>
          <w:u w:val="single"/>
        </w:rPr>
        <w:t xml:space="preserve">That’s why they recommended in their recent report the more intensive use of renewables, nuclear and carbon capture and storage. </w:t>
      </w:r>
      <w:r w:rsidRPr="009A799D">
        <w:rPr>
          <w:color w:val="131316"/>
          <w:spacing w:val="12"/>
          <w:sz w:val="8"/>
          <w:szCs w:val="24"/>
        </w:rPr>
        <w:t>Let’s take a closer look at Germany. Germany gets the majority of its electricity and all of its transportation fuels from fossil fuels. Last year Germany got 40 percent of its electricity from coal, 13 percent from nuclear, 12 percent from natural gas, 12 percent from wind, and six percent from solar. Keep in mind that you don’t just have to go from 18 percent solar and wind to 100 percent solar and wind. To replace the entire transportation sector with electric cars you’d need to go from 18 percent renewables to something like 150 percent. Germany’s done a lot to invest in renewables and innovate with solar and wind, but that’s a pretty steep climb — even before you get to the question of storage.Let’s look at last year. Germany installed four percent more solar panels but generated three percent less electricity from solar. Even when I’m in meetings with energy experts and I ask people if they can make a guess as to why they think that is, and you’d be shocked by how many energy experts have no idea.The reason is just that it wasn’t very sunny last year in Germany.Well, that probably meant that it was windier, right? Because if it’s not as sunny then maybe there’s more wind and those things can balance each other out?In truth, Germany installed 11 percent more wind turbines in 2016 but got two percent less of its electricity from wind. Same story. Just not very windy.So then you might think, “Well, we just need to do a lot of solar and wind so that when there’s not a lot of sunlight or wind we can get more electricity from those energy sources.”That’s what Germany is trying to do. Its plan is to increase the amount of electricity it gets from solar by 50 percent by 2030, which would take you from 40 to 60 gigawatts.But if you have a year like 2016, you’ll still only be getting nine percent of your total electricity from solar. And this is the biggest solar country in the world. Germany is the powerhouse of renewables.The obvious response is we’ll just put it all in batteries. We hear so much talk about batteries. You would think that we just have huge amount of storage.Environmental Progress took a look at our home state of California and we discovered that we have just 23 minutes of storage for the grid — and to get that 23 minutes you’d have to use every battery in every car and truck in the state. (Which, as you can imagine, is not super practical if you’re trying to get somewhere. And Germany might be a little different but not very different from California.Most people are aware that to make this transition to renewables, Germany has been spending a lot more on electricity. And German electricity prices rose about 50 percent over the last 10 years. Today, German electricity is about two times more expensive than electricity is in France.You might think, look, that’s a small price to pay to deal with climate change. And I would agree with that. Paying a bit more for energy — at least for those of us in the rich world — is a decent thing to do to avert the risk of catastrophic global warming.But when you compare French and German electricity, France gets 93 percent of its electricity from clean energy sources, mostly hydro and nuclear while Germany gets just 46 percent, or about half as much clean energy.Here’s the shocking thing: German carbon emissions have gone up since 2009, and up over the last two years, and may go up again this year. And while German emissions have gone down since the 1990s, most of that is because, after reunification, Germany closed the inefficient coal plants from East Germany. Most of its emissions reductions are just due to that.Let’s look at last year. One of the ways you can reduce emissions quickly is by switching from coal to natural gas, which produces about half as much emissions. Coal to gas switching would have resulted in lower emissions except for the fact that Germany took nuclear reactors off-line. And when it did that, emissions went up again.There’s still question about the future: if we do a lot of solar and wind, won’t it all work itself out?One of the biggest challenges to solar and wind has come from somebody in Germany who is not a pro-nuclear person at all. He’s an energy analyst and economist named Leon Hirth. What he finds is that the problem I described earlier — where you have too much solar or wind and you don’t know what to do with it — reduces their economic value.The value of wind drops 40 percent once it becomes 30 percent of your electricity, Hirth finds, and the value of solar drops by half when it gets to just 15 percent</w:t>
      </w:r>
      <w:r w:rsidRPr="009A799D">
        <w:rPr>
          <w:color w:val="131316"/>
          <w:spacing w:val="12"/>
          <w:sz w:val="12"/>
          <w:szCs w:val="24"/>
        </w:rPr>
        <w:t xml:space="preserve">. </w:t>
      </w:r>
      <w:r w:rsidRPr="009A799D">
        <w:rPr>
          <w:color w:val="131316"/>
          <w:spacing w:val="12"/>
          <w:szCs w:val="24"/>
          <w:u w:val="single"/>
        </w:rPr>
        <w:t>One of the things you hear is that we can do a solar roof fast — just one day to put up the thing — whereas it takes five or ten years to build a nuclear plant</w:t>
      </w:r>
      <w:r w:rsidRPr="009A799D">
        <w:rPr>
          <w:b/>
          <w:color w:val="131316"/>
          <w:spacing w:val="12"/>
          <w:szCs w:val="24"/>
          <w:u w:val="single"/>
        </w:rPr>
        <w:t>. And so people think that if we do solar and wind we can go a lot faster</w:t>
      </w:r>
      <w:r w:rsidRPr="009A799D">
        <w:rPr>
          <w:color w:val="131316"/>
          <w:spacing w:val="12"/>
          <w:szCs w:val="24"/>
          <w:u w:val="single"/>
        </w:rPr>
        <w:t>.</w:t>
      </w:r>
      <w:r w:rsidRPr="009A799D">
        <w:rPr>
          <w:color w:val="131316"/>
          <w:spacing w:val="12"/>
          <w:sz w:val="12"/>
          <w:szCs w:val="24"/>
        </w:rPr>
        <w:t xml:space="preserve"> But the speed of deployment was the subject of an important article in the journal </w:t>
      </w:r>
      <w:r w:rsidRPr="009A799D">
        <w:rPr>
          <w:i/>
          <w:iCs/>
          <w:color w:val="131316"/>
          <w:spacing w:val="12"/>
          <w:sz w:val="12"/>
          <w:szCs w:val="24"/>
        </w:rPr>
        <w:t>Science</w:t>
      </w:r>
      <w:r w:rsidRPr="009A799D">
        <w:rPr>
          <w:color w:val="131316"/>
          <w:spacing w:val="12"/>
          <w:sz w:val="12"/>
          <w:szCs w:val="24"/>
        </w:rPr>
        <w:t xml:space="preserve"> last year, which was coauthored by the climate scientist James Hansen. They found that </w:t>
      </w:r>
      <w:r w:rsidRPr="009A799D">
        <w:rPr>
          <w:b/>
          <w:color w:val="131316"/>
          <w:spacing w:val="12"/>
          <w:szCs w:val="24"/>
          <w:u w:val="single"/>
        </w:rPr>
        <w:t>even when you combine solar and wind you just get a lot less energy than when you do nuclear.</w:t>
      </w:r>
      <w:r w:rsidRPr="009A799D">
        <w:rPr>
          <w:color w:val="131316"/>
          <w:spacing w:val="12"/>
          <w:szCs w:val="24"/>
          <w:u w:val="single"/>
        </w:rPr>
        <w:t xml:space="preserve"> </w:t>
      </w:r>
      <w:r w:rsidRPr="009A799D">
        <w:rPr>
          <w:color w:val="131316"/>
          <w:spacing w:val="12"/>
          <w:sz w:val="12"/>
          <w:szCs w:val="24"/>
        </w:rPr>
        <w:t>That goes for Germany as well as the United States. They just compared ten years of deployment for the two technologies and it’s a stark comparison.</w:t>
      </w:r>
    </w:p>
    <w:p w:rsidR="003B6625" w:rsidRPr="009A799D" w:rsidRDefault="003B6625" w:rsidP="004F6BFC"/>
    <w:p w:rsidR="002F4499" w:rsidRPr="009A799D" w:rsidRDefault="002F4499" w:rsidP="004F6BFC">
      <w:pPr>
        <w:pStyle w:val="Heading3"/>
        <w:rPr>
          <w:rFonts w:hint="eastAsia"/>
        </w:rPr>
      </w:pPr>
      <w:r w:rsidRPr="009A799D">
        <w:t>2NC Solves BioD</w:t>
      </w:r>
    </w:p>
    <w:p w:rsidR="002F4499" w:rsidRPr="009A799D" w:rsidRDefault="002F4499" w:rsidP="004F6BFC">
      <w:pPr>
        <w:pStyle w:val="Heading4"/>
        <w:rPr>
          <w:rFonts w:hint="eastAsia"/>
        </w:rPr>
      </w:pPr>
      <w:r w:rsidRPr="009A799D">
        <w:t xml:space="preserve">Nuclear solves biodiversity by sustaining resources, easing dependence on fossil fuels, and addressing poverty </w:t>
      </w:r>
    </w:p>
    <w:p w:rsidR="002F4499" w:rsidRPr="009A799D" w:rsidRDefault="002F4499" w:rsidP="004F6BFC">
      <w:r w:rsidRPr="009A799D">
        <w:rPr>
          <w:b/>
        </w:rPr>
        <w:t xml:space="preserve">Brook 14 </w:t>
      </w:r>
      <w:r w:rsidRPr="009A799D">
        <w:t xml:space="preserve">(Barry Brook, 3-22-14, “Key role for nuclear energy in global biodiversity conversation,” Brook is now a professor at the University of Tasmania and has published three books and over 300 peer-reviewed scientific papers, </w:t>
      </w:r>
      <w:hyperlink r:id="rId486" w:history="1">
        <w:r w:rsidRPr="009A799D">
          <w:rPr>
            <w:rStyle w:val="Hyperlink"/>
          </w:rPr>
          <w:t>https://onlinelibrary.wiley.com/doi/epdf/10.1111/cobi.12433)//KA</w:t>
        </w:r>
      </w:hyperlink>
      <w:r w:rsidRPr="009A799D">
        <w:t xml:space="preserve"> </w:t>
      </w:r>
    </w:p>
    <w:p w:rsidR="002F4499" w:rsidRPr="009A799D" w:rsidRDefault="002F4499" w:rsidP="004F6BFC">
      <w:pPr>
        <w:rPr>
          <w:sz w:val="16"/>
        </w:rPr>
      </w:pPr>
    </w:p>
    <w:p w:rsidR="002F4499" w:rsidRPr="009A799D" w:rsidRDefault="002F4499" w:rsidP="004F6BFC">
      <w:pPr>
        <w:rPr>
          <w:sz w:val="14"/>
          <w:szCs w:val="24"/>
        </w:rPr>
      </w:pPr>
      <w:r w:rsidRPr="009A799D">
        <w:rPr>
          <w:sz w:val="14"/>
          <w:szCs w:val="24"/>
        </w:rPr>
        <w:t xml:space="preserve">Fossil fuels have supplied most of society’s energy demand since the Industrial Revolution. Yet with the mounting problems of climate change, pollution, secu-rity, and dwindling supplies, we now face the need for a near-total transformation of the world’s energy systems. We have provided a short critical overview of the challenges and trade-offs in—and potential solu-tions for—completely decarbonizing our energy supplies while meeting the growing need for increased prosperity in the developing world. Of the limited options available, </w:t>
      </w:r>
      <w:r w:rsidRPr="009A799D">
        <w:rPr>
          <w:b/>
          <w:szCs w:val="24"/>
          <w:u w:val="single"/>
        </w:rPr>
        <w:t>next-generation nuclear power and related technologies</w:t>
      </w:r>
      <w:r w:rsidRPr="009A799D">
        <w:rPr>
          <w:sz w:val="14"/>
          <w:szCs w:val="24"/>
        </w:rPr>
        <w:t xml:space="preserve">, based on modular systems with full fuel recycling and inherent safety, </w:t>
      </w:r>
      <w:r w:rsidRPr="009A799D">
        <w:rPr>
          <w:b/>
          <w:szCs w:val="24"/>
          <w:u w:val="single"/>
        </w:rPr>
        <w:t>hold substantial yet largely unrecognized prospects for being a principal cure for our fossil-fuel addiction</w:t>
      </w:r>
      <w:r w:rsidRPr="009A799D">
        <w:rPr>
          <w:sz w:val="14"/>
          <w:szCs w:val="24"/>
        </w:rPr>
        <w:t xml:space="preserve">, yet nuclear power still has an undeservedly poor reputation in the environmental community. </w:t>
      </w:r>
      <w:r w:rsidRPr="009A799D">
        <w:rPr>
          <w:szCs w:val="24"/>
          <w:u w:val="single"/>
        </w:rPr>
        <w:t xml:space="preserve">Solv-ing the energy problem has broader implications: it will not only help mitigate climate change, it will also avoid destructive use of natural and agricultural landscapes for biofuels and diffuse energy generation and thus </w:t>
      </w:r>
      <w:r w:rsidRPr="009A799D">
        <w:rPr>
          <w:b/>
          <w:szCs w:val="24"/>
          <w:u w:val="single"/>
        </w:rPr>
        <w:t>allow so-cieties to reduce their environmental footprint by sparing land and resources for biodiversity conservation</w:t>
      </w:r>
      <w:r w:rsidRPr="009A799D">
        <w:rPr>
          <w:sz w:val="14"/>
          <w:szCs w:val="24"/>
        </w:rPr>
        <w:t xml:space="preserve">. Based on an objective and transparent analysis ofour sustainable energy choices, we have come to the evidence-based conclusion </w:t>
      </w:r>
      <w:r w:rsidRPr="009A799D">
        <w:rPr>
          <w:b/>
          <w:szCs w:val="24"/>
          <w:u w:val="single"/>
        </w:rPr>
        <w:t>that nuclear energy is a good option for biodiversity conservation</w:t>
      </w:r>
      <w:r w:rsidRPr="009A799D">
        <w:rPr>
          <w:sz w:val="14"/>
          <w:szCs w:val="24"/>
        </w:rPr>
        <w:t xml:space="preserve"> (and society in gen-eral) and that other alternatives to fossil fuels should be subjected to the same cost–benefit analyses (in terms of biodiversity and climate outcomes, as well as sociopo-litical imperatives) before accepting or dismissing them. We conclude that </w:t>
      </w:r>
      <w:r w:rsidRPr="009A799D">
        <w:rPr>
          <w:szCs w:val="24"/>
          <w:u w:val="single"/>
        </w:rPr>
        <w:t xml:space="preserve">large-scale nuclear power—as a route to an electrified, oil-, gas- and coal-free economy—offers a positive way forward because </w:t>
      </w:r>
      <w:r w:rsidRPr="009A799D">
        <w:rPr>
          <w:b/>
          <w:szCs w:val="24"/>
          <w:u w:val="single"/>
        </w:rPr>
        <w:t>it provides a low-risk path-way to eliminating the fossil-fuel dependencies, global en-ergy poverty, and wealth imbalances that rank among the major forces driving today’s biodiversity crisis</w:t>
      </w:r>
      <w:r w:rsidRPr="009A799D">
        <w:rPr>
          <w:sz w:val="14"/>
          <w:szCs w:val="24"/>
        </w:rPr>
        <w:t>. At the veryleast, nuclear power needs to be considered seriously, alongside renewable sources of energy such as wind and solar power, in any robust sustainable energy mix for the future.</w:t>
      </w:r>
    </w:p>
    <w:p w:rsidR="002F4499" w:rsidRPr="009A799D" w:rsidRDefault="002F4499" w:rsidP="004F6BFC"/>
    <w:p w:rsidR="002F4499" w:rsidRPr="009A799D" w:rsidRDefault="002F4499" w:rsidP="004F6BFC"/>
    <w:p w:rsidR="003B6625" w:rsidRPr="009A799D" w:rsidRDefault="003B6625" w:rsidP="004F6BFC">
      <w:pPr>
        <w:pStyle w:val="Heading3"/>
        <w:rPr>
          <w:rFonts w:eastAsia="Times New Roman"/>
        </w:rPr>
      </w:pPr>
      <w:r w:rsidRPr="009A799D">
        <w:rPr>
          <w:rFonts w:eastAsia="Times New Roman"/>
        </w:rPr>
        <w:t>A2: Safety</w:t>
      </w:r>
    </w:p>
    <w:p w:rsidR="003B6625" w:rsidRPr="009A799D" w:rsidRDefault="003B6625" w:rsidP="004F6BFC"/>
    <w:p w:rsidR="003B6625" w:rsidRPr="009A799D" w:rsidRDefault="003B6625" w:rsidP="004F6BFC">
      <w:pPr>
        <w:pStyle w:val="Heading4"/>
        <w:rPr>
          <w:rFonts w:hint="eastAsia"/>
        </w:rPr>
      </w:pPr>
      <w:r w:rsidRPr="009A799D">
        <w:t xml:space="preserve">Nuclear is the safest form of energy—even if radiation exposure occurs, it’s no worse than air pollution </w:t>
      </w:r>
    </w:p>
    <w:p w:rsidR="003B6625" w:rsidRPr="009A799D" w:rsidRDefault="003B6625" w:rsidP="004F6BFC">
      <w:r w:rsidRPr="009A799D">
        <w:rPr>
          <w:b/>
        </w:rPr>
        <w:t xml:space="preserve">Shellenberger 17 </w:t>
      </w:r>
      <w:r w:rsidRPr="009A799D">
        <w:t xml:space="preserve">(Michael Shellenberger 17, 11-21-2017, "Why I changed my mind about nuclear power: Transcript of Michael Shellenberger's TEDx Berlin 2017," President of Environmental Progress, an independent research and policy organization, leading expert on nuclear energy, named a </w:t>
      </w:r>
      <w:r w:rsidRPr="009A799D">
        <w:rPr>
          <w:i/>
        </w:rPr>
        <w:t xml:space="preserve">Time </w:t>
      </w:r>
      <w:r w:rsidRPr="009A799D">
        <w:t xml:space="preserve">magazine “Hero for the Environment” in 2008, </w:t>
      </w:r>
      <w:hyperlink r:id="rId487" w:history="1">
        <w:r w:rsidRPr="009A799D">
          <w:rPr>
            <w:rStyle w:val="Hyperlink"/>
          </w:rPr>
          <w:t>http://environmentalprogress.org/big-news/2017/11/21/why-i-changed-my-mind-about-nuclear-power-transcript-of-michael-shellenbergers-tedx-berlin-2017)//KA</w:t>
        </w:r>
      </w:hyperlink>
      <w:r w:rsidRPr="009A799D">
        <w:t xml:space="preserve"> </w:t>
      </w:r>
    </w:p>
    <w:p w:rsidR="003B6625" w:rsidRPr="009A799D" w:rsidRDefault="003B6625" w:rsidP="004F6BFC">
      <w:pPr>
        <w:rPr>
          <w:b/>
          <w:color w:val="131316"/>
          <w:spacing w:val="12"/>
          <w:szCs w:val="24"/>
          <w:u w:val="single"/>
        </w:rPr>
      </w:pPr>
      <w:r w:rsidRPr="009A799D">
        <w:rPr>
          <w:color w:val="131316"/>
          <w:spacing w:val="12"/>
          <w:sz w:val="10"/>
          <w:szCs w:val="24"/>
        </w:rPr>
        <w:t xml:space="preserve">Well, I can tell what you’re thinking, because it’s what I was thinking: it sounds like I might need to rethink my views of nuclear power. </w:t>
      </w:r>
      <w:r w:rsidRPr="009A799D">
        <w:rPr>
          <w:color w:val="131316"/>
          <w:spacing w:val="12"/>
          <w:szCs w:val="24"/>
          <w:u w:val="single"/>
        </w:rPr>
        <w:t>But what about Chernobyl? What about Fukushima? What about all the nuclear waste?</w:t>
      </w:r>
      <w:r w:rsidRPr="009A799D">
        <w:rPr>
          <w:color w:val="131316"/>
          <w:spacing w:val="12"/>
          <w:sz w:val="10"/>
          <w:szCs w:val="24"/>
        </w:rPr>
        <w:t xml:space="preserve"> Those are really reasonable questions to ask.When I was starting to ask them, there were other people who were starting to change their minds. One of the ones I was most impressed by, and who was very influential, was George Monbiot. </w:t>
      </w:r>
      <w:r w:rsidRPr="009A799D">
        <w:rPr>
          <w:color w:val="131316"/>
          <w:spacing w:val="12"/>
          <w:szCs w:val="24"/>
          <w:u w:val="single"/>
        </w:rPr>
        <w:t>Monbiot wrote a column shortly after Fukushima</w:t>
      </w:r>
      <w:r w:rsidRPr="009A799D">
        <w:rPr>
          <w:color w:val="131316"/>
          <w:spacing w:val="12"/>
          <w:sz w:val="10"/>
          <w:szCs w:val="24"/>
        </w:rPr>
        <w:t xml:space="preserve"> where he went through the scientific research on radiation </w:t>
      </w:r>
      <w:r w:rsidRPr="009A799D">
        <w:rPr>
          <w:color w:val="131316"/>
          <w:spacing w:val="12"/>
          <w:szCs w:val="24"/>
          <w:u w:val="single"/>
        </w:rPr>
        <w:t>and concluded, “The anti-nuclear movement to which I once belonged has misled the world about the impacts of radiation on human health.”</w:t>
      </w:r>
      <w:r w:rsidRPr="009A799D">
        <w:rPr>
          <w:color w:val="131316"/>
          <w:spacing w:val="12"/>
          <w:sz w:val="10"/>
          <w:szCs w:val="24"/>
        </w:rPr>
        <w:t>I write some pretty harsh things sometimes, but this was a pretty strong column. He was talking to a lot of scientists who study radiation.One top British scientist who studies radiation is Gerry Thomas. She started something called the Chernobyl Tissue Bank out of her concern for the accident. She’s a totally independent professor of pathology at Imperial College in London.I called her and said, “I’d like to present on the science of radiation but I’m not a radiation scientist, so can I just steal your slides? If you let me, I’ll put your picture on them.”</w:t>
      </w:r>
      <w:r w:rsidRPr="009A799D">
        <w:rPr>
          <w:color w:val="131316"/>
          <w:spacing w:val="12"/>
          <w:szCs w:val="24"/>
          <w:u w:val="single"/>
        </w:rPr>
        <w:t>The first thing she points out is that most ionizing radiation — that’s the kind of radiation that is potentially harmful that comes from a nuclear accident — is natural.</w:t>
      </w:r>
      <w:r w:rsidRPr="009A799D">
        <w:rPr>
          <w:color w:val="131316"/>
          <w:spacing w:val="12"/>
          <w:sz w:val="10"/>
          <w:szCs w:val="24"/>
        </w:rPr>
        <w:t>I was like, “That sounds alright. I like natural foods. Natural radiation from hot springs.”Gerry said, “No, actually, natural radiation is just as potentially harmful as artificial radiation.”What’s striking is that the total amount of ionizing radiation we’re exposed not just from Chernobyl and Fukushima but all of the atomic bomb testing in the sixties and 70s totals just 0.3 percent. Most of the radiation we’re exposed to comes from the earth, the atmosphere, and the buildings around us.Let’s look at the big one: Chernobyl. This was the event that led me to be anti-nuclear and become an anti-nuclear activist.The United Nations has overseen these very large research efforts involving hundreds of scientists around the world who do this research. So the possibility of somebody fudging the data or covering something up is pretty low in that environment, because there are so many credible scientists at different universities doing the research.This was a pivotal moment for me</w:t>
      </w:r>
      <w:r w:rsidRPr="009A799D">
        <w:rPr>
          <w:color w:val="131316"/>
          <w:spacing w:val="12"/>
          <w:szCs w:val="24"/>
          <w:u w:val="single"/>
        </w:rPr>
        <w:t>. Chernobyl is the worst nuclear accident we’ve ever had.</w:t>
      </w:r>
      <w:r w:rsidRPr="009A799D">
        <w:rPr>
          <w:color w:val="131316"/>
          <w:spacing w:val="12"/>
          <w:sz w:val="10"/>
          <w:szCs w:val="24"/>
        </w:rPr>
        <w:t xml:space="preserve"> Some people say it’s the worst accident we’ll ever have. I don’t need to make a statement that strong. But they literally had a nuclear reactor without a containment dome and it was on fire. It was just raining radiation down on everybody. It was a terrible accident. </w:t>
      </w:r>
      <w:r w:rsidRPr="009A799D">
        <w:rPr>
          <w:color w:val="131316"/>
          <w:spacing w:val="12"/>
          <w:szCs w:val="24"/>
          <w:u w:val="single"/>
        </w:rPr>
        <w:t xml:space="preserve">But when they start counting bodies, what they come up with is 28 deaths from acute radiation syndrome, 15 deaths from thyroid cancer over the last 25 years. </w:t>
      </w:r>
      <w:r w:rsidRPr="009A799D">
        <w:rPr>
          <w:color w:val="131316"/>
          <w:spacing w:val="12"/>
          <w:sz w:val="10"/>
          <w:szCs w:val="24"/>
        </w:rPr>
        <w:t xml:space="preserve">As horrible as it sounds, thyroid cancer is the best cancer to get because hardly anybody dies from it. It’s highly treatable. You can have a surgery to remove the thyroid gland and take thyroxine, which is a synthetic substitute. In fact, most of the people who died were in remote rural areas where they couldn’t get the treatment they needed. </w:t>
      </w:r>
      <w:r w:rsidRPr="009A799D">
        <w:rPr>
          <w:color w:val="131316"/>
          <w:spacing w:val="12"/>
          <w:szCs w:val="24"/>
          <w:u w:val="single"/>
        </w:rPr>
        <w:t>If you take the 16,000 people who got thyroid cancer from Chernobyl, they estimate 160 of them will die from it. And it’s not like they’re dying of it right away. They’ll die from it in old age. That’s not to say it’s okay, but it’s to put it in some context</w:t>
      </w:r>
      <w:r w:rsidRPr="009A799D">
        <w:rPr>
          <w:color w:val="131316"/>
          <w:spacing w:val="12"/>
          <w:sz w:val="10"/>
          <w:szCs w:val="24"/>
        </w:rPr>
        <w:t xml:space="preserve">. </w:t>
      </w:r>
      <w:r w:rsidRPr="009A799D">
        <w:rPr>
          <w:color w:val="131316"/>
          <w:spacing w:val="12"/>
          <w:szCs w:val="24"/>
          <w:u w:val="single"/>
        </w:rPr>
        <w:t>And there’s no evidence of any increase in thyroid cancer outside of the three nations most affected, Russia, Ukraine and Belarus. There’s no evidence of an effect by Chernobyl on fertility, birth malformations, or infant mortality; nor for causing an increase in adverse pregnancy outcomes or still births; nor for any genetic effects.I think this last one is the most striking thing: </w:t>
      </w:r>
      <w:r w:rsidRPr="009A799D">
        <w:rPr>
          <w:b/>
          <w:i/>
          <w:iCs/>
          <w:color w:val="131316"/>
          <w:spacing w:val="12"/>
          <w:szCs w:val="24"/>
          <w:u w:val="single"/>
        </w:rPr>
        <w:t xml:space="preserve">there’s no evidence of any increase in non-thyroid cancer including among the cohort who put out the Chernobyl fire and cleaned it up afterwards. </w:t>
      </w:r>
      <w:r w:rsidRPr="009A799D">
        <w:rPr>
          <w:color w:val="131316"/>
          <w:spacing w:val="12"/>
          <w:sz w:val="10"/>
          <w:szCs w:val="24"/>
        </w:rPr>
        <w:t>I’m still surprised by this finding, and so I put the link to the web site on that slide, because I don’t think you should take my word for it. Reading about Chernobyl was, for me, a big part of changing my mind.What about Fukushima? It was the second worst nuclear disaster in history and a lot smaller than Chernobyl. There have been no deaths from radiation exposure, which is pretty amazing. Meanwhile, 1,500 people died being pulled out of nursing homes, hospitals — it was insane. It was a panic. The Japanese government shouldn’t have done that. It violated every standard of what you’re supposed to do an accident. You’re supposed to shelter-in-place. In fact, by pulling people out of their homes and moving them around outside they actually exposed more people to more radiation.And you have to put that in comparison of the other things that were going on, like the 15,000 to 20,000 dying instantly from drowning — pinned down by many different technologies, by the way — from that tsunami.So while there was no increase in thyroid cancer, there was the stress and fear from believing you were contaminated despite the evidence showing that that wasn’t the case at all.Some scientists did an interesting study. They took a bunch of school children from France to Fukushima and had them wear dosimeters, which is what we call geiger counters now.You can see here that when those kids go through the airport security system their radiation exposures spiked. When they flew from Paris to Tokyo on the airplane their radiation exposures spiked. They went through the French embassy’s security system their radiation exposures spiked.When they went to the city of Tomioka, which received a lot of radiation from the accident, it was just a tiny blip compared to the security systems.  </w:t>
      </w:r>
      <w:r w:rsidRPr="009A799D">
        <w:rPr>
          <w:color w:val="131316"/>
          <w:spacing w:val="12"/>
          <w:szCs w:val="24"/>
          <w:u w:val="single"/>
        </w:rPr>
        <w:t xml:space="preserve">Let’s put this in an even larger context. If you live in a big city like London, Berlin, or New York, you increase your mortality risk by 2.8 percent, just from air pollution alone. If you live with someone who smokes cigarettes your mortality risk increases 1.7 percent. But if you were someone who But if you’re someone who cleaned up Chernobyl, your mortality risk increased just one percent. That’s just because there wasn’t as much radiation exposure as people thought. </w:t>
      </w:r>
      <w:r w:rsidRPr="009A799D">
        <w:rPr>
          <w:color w:val="131316"/>
          <w:spacing w:val="12"/>
          <w:sz w:val="10"/>
          <w:szCs w:val="24"/>
        </w:rPr>
        <w:t xml:space="preserve">I’m from the state of Colorado in the United States where we have an annual exposure to radiation about the same as what people who live around Chernobyl get.This is really basic science and is right there on their web site but nobody knows it. Only eight percent of Russians surveyed accurately predicted the death toll from Chernobyl, and zero percent accurately predicted the death toll from Fukushima. </w:t>
      </w:r>
      <w:r w:rsidRPr="009A799D">
        <w:rPr>
          <w:color w:val="131316"/>
          <w:spacing w:val="12"/>
          <w:szCs w:val="24"/>
          <w:u w:val="single"/>
        </w:rPr>
        <w:t xml:space="preserve">Meanwhile, there are seven million premature deaths per year from air pollution and the evidence against particulate matter only gets stronger. </w:t>
      </w:r>
      <w:r w:rsidRPr="009A799D">
        <w:rPr>
          <w:b/>
          <w:color w:val="131316"/>
          <w:spacing w:val="12"/>
          <w:szCs w:val="24"/>
          <w:u w:val="single"/>
        </w:rPr>
        <w:t>That’s why every major journal that looks at it concludes that nuclear is the safest way to make reliable electricity</w:t>
      </w:r>
      <w:r w:rsidRPr="009A799D">
        <w:rPr>
          <w:color w:val="131316"/>
          <w:spacing w:val="12"/>
          <w:sz w:val="10"/>
          <w:szCs w:val="24"/>
        </w:rPr>
        <w:t xml:space="preserve">.All of this leads to an uncomfortable conclusion — one that the climate scientist James Hansen came to recently: </w:t>
      </w:r>
      <w:r w:rsidRPr="009A799D">
        <w:rPr>
          <w:b/>
          <w:color w:val="131316"/>
          <w:spacing w:val="12"/>
          <w:szCs w:val="24"/>
          <w:u w:val="single"/>
        </w:rPr>
        <w:t>nuclear power has actually saved 1.8 million lives. That’s not something you hear very much about.</w:t>
      </w:r>
    </w:p>
    <w:p w:rsidR="003B6625" w:rsidRPr="009A799D" w:rsidRDefault="003B6625" w:rsidP="004F6BFC"/>
    <w:p w:rsidR="003B6625" w:rsidRPr="009A799D" w:rsidRDefault="003B6625" w:rsidP="004F6BFC">
      <w:pPr>
        <w:pStyle w:val="Heading4"/>
        <w:rPr>
          <w:rFonts w:hint="eastAsia"/>
        </w:rPr>
      </w:pPr>
      <w:r w:rsidRPr="009A799D">
        <w:t xml:space="preserve">Nuke energy is clean, safe, and sustainable—critics don’t account for its positive attributes </w:t>
      </w:r>
    </w:p>
    <w:p w:rsidR="003B6625" w:rsidRPr="009A799D" w:rsidRDefault="003B6625" w:rsidP="004F6BFC">
      <w:r w:rsidRPr="009A799D">
        <w:rPr>
          <w:b/>
        </w:rPr>
        <w:t xml:space="preserve">Brook 14 </w:t>
      </w:r>
      <w:r w:rsidRPr="009A799D">
        <w:t xml:space="preserve">(Barry Brook, 3-22-14, “Key role for nuclear energy in global biodiversity conversation,” Brook is now a professor at the University of Tasmania and has published three books and over 300 peer-reviewed scientific papers, </w:t>
      </w:r>
      <w:hyperlink r:id="rId488" w:history="1">
        <w:r w:rsidRPr="009A799D">
          <w:rPr>
            <w:rStyle w:val="Hyperlink"/>
          </w:rPr>
          <w:t>https://onlinelibrary.wiley.com/doi/epdf/10.1111/cobi.12433)//KA</w:t>
        </w:r>
      </w:hyperlink>
      <w:r w:rsidRPr="009A799D">
        <w:t xml:space="preserve"> </w:t>
      </w:r>
    </w:p>
    <w:p w:rsidR="003B6625" w:rsidRPr="009A799D" w:rsidRDefault="003B6625" w:rsidP="004F6BFC">
      <w:pPr>
        <w:rPr>
          <w:u w:val="single"/>
        </w:rPr>
      </w:pPr>
      <w:r w:rsidRPr="009A799D">
        <w:rPr>
          <w:sz w:val="16"/>
        </w:rPr>
        <w:t xml:space="preserve">Nuclear-power advocates have fought an enduring battle to present this energy source as clean, safe, and sustainable. Today, a mix of lingering myths and half-truths continue to influence people’s thinking on nuclear power (Blees 2008), whereas proponents of other low-carbon energy-production types typically do not admitto the difficulties of large-scale use of these technologies(Trainer 2012). Common qualms about nuclear energyare that uranium supplies will soon run out, long-livedradioactive waste needs isolation for 100,000 years, largeamounts of greenhouse gases are produced over the fullnuclear cycle, development is too slow and costly, andlarge-scale deployment increases the risk of nuclear war.Crises such as the one at the Fukushima Daiichi nuclearplant (a 1960s vintage reactor) in Japan in 2011, triggeredby a massive earthquake and tsunami, amplified people’sconcerns (Hong et al. 2013b). Yet, </w:t>
      </w:r>
      <w:r w:rsidRPr="009A799D">
        <w:rPr>
          <w:u w:val="single"/>
        </w:rPr>
        <w:t>given the urgency of the global environmental challenges we must deal with in the coming decades, closing off our option on nuclear energy may be dangerously shortsighted</w:t>
      </w:r>
      <w:r w:rsidRPr="009A799D">
        <w:rPr>
          <w:sz w:val="16"/>
        </w:rPr>
        <w:t xml:space="preserve">. In 2010, nuclear energy was used to generate com-mercial electricity in 31 countries, provided 74% of totalsupply in France, and contributed 2,628 terawatt hours(TWh; IEA 2013). </w:t>
      </w:r>
      <w:r w:rsidRPr="009A799D">
        <w:rPr>
          <w:u w:val="single"/>
        </w:rPr>
        <w:t>Based on life-cycle emissions intensities for nuclear</w:t>
      </w:r>
      <w:r w:rsidRPr="009A799D">
        <w:rPr>
          <w:sz w:val="16"/>
        </w:rPr>
        <w:t xml:space="preserve"> (20 t CO2-e TWh−1)andcoal(&gt;1,000 t CO2-eTWh−1) power, </w:t>
      </w:r>
      <w:r w:rsidRPr="009A799D">
        <w:rPr>
          <w:u w:val="single"/>
        </w:rPr>
        <w:t>this is an effective saving of at least 2.4 billion tons of carbon dioxide annually, as well as avoidance of a toxic brew of heavy metals, black car-bon, sulfates, and numerous other aerosols</w:t>
      </w:r>
      <w:r w:rsidRPr="009A799D">
        <w:rPr>
          <w:sz w:val="16"/>
        </w:rPr>
        <w:t xml:space="preserve"> (Kharecha &amp;Hansen 2013). </w:t>
      </w:r>
      <w:r w:rsidRPr="009A799D">
        <w:rPr>
          <w:u w:val="single"/>
        </w:rPr>
        <w:t xml:space="preserve">Foregoing nuclear power therefore means overlooking an already large global contributor to low-carbon electricity, especially given its use as a direct sub-stitute for coal. </w:t>
      </w:r>
      <w:r w:rsidRPr="009A799D">
        <w:rPr>
          <w:sz w:val="16"/>
        </w:rPr>
        <w:t>Currently, only hydroelectricity displacesmore fossil-fuel energy than nuclear power (3,490 TWh),but it is geographically dependent on the distribution of waterways. Nuclear power is deployed commercially in countries whose joint energy intensity is such that they collectively constitute 80% of global greenhouse-gas emissions. If one adds to this tally those nations that are actively planning nuclear deployment or already have scientific or medical research reactors, this figure rises to over 90% (Brook&amp; Lowe 2010). As a consequence, displacement of fos-sil fuels by an expanding nuclear-energy sector would not lead to a large increase in the number of countries with access to nuclear resources and expertise. Nuclear weapons proliferation is a complex political issue, with or without commercial nuclear power plants, and is under strong international oversight (Blees 2008).Today, over 70 so-called generation III reactors are under construction, including 29 in energy-hungry China (www.world-nuclear.org/info/Current-and-Future-Generation/Nuclear-Power-in-the-World-Today), attest-ing to its price competitiveness with other energy sources in the appropriate economic and regulatory environ-ments (Nicholson et al. 2011). In terms of future costs and build times, the standardized, compact, passive-safety blueprints of next-generation nuclear power plants (gen-eration IV small modular reactors)—designed to be built in assembly-line factories and shipped as complete units to a site—have the potential to be transformative in an industry that has, in the past, been plagued by regulatory ratcheting and legal challenges against one-off designs(Cohen 1990). France, which built 59 large reactors in22 years (1978 to 1999) to alleviate its oil dependence,using generation II standardized designs, is a real-worldillustration of what can be achieved quickly with nucleardeployment under favorable sociopolitical circumstances(Mackay 2008). To date, there have been no accidentsor deaths at any of the French plants, despite nuclearpower providing &gt;75% of the nation’s electricity supplyfor decades.</w:t>
      </w:r>
      <w:r w:rsidRPr="009A799D">
        <w:rPr>
          <w:u w:val="single"/>
        </w:rPr>
        <w:t>In terms of accidents and hazardous waste, to demand zero incidents and no waste is to ask the impossible of any energy technology, given the possibility of beyond-design-basis events, and this position ignores the trade-off involved in fixing other major environmental prob-lems with extremely high probabilities attached (see next section). Further, based on a hard-nosed assessment of fatalities per unit of energy generated, nuclear power has historically ranked relatively well (Table 1). Yet, there are technological solutions for improved nuclear safety and waste management that hold great promise</w:t>
      </w:r>
      <w:r w:rsidRPr="009A799D">
        <w:rPr>
          <w:sz w:val="16"/>
        </w:rPr>
        <w:t xml:space="preserve">. For instance,although government reports and the media hardly ever mention so-called fast reactors, these have the potentialto provide vast amounts of clean, reliable electricity, aswell as heat for industrial processes and desalination. Atechnology developed between 1964 and 1994 at theU.S. Government’s Argonne and Idaho National Labora-tories, the integral fast reactor (IFR), uses over 99% ofthe nuclear fuel, leaves only a small amount of waste thatdecays to below background levels of radiation within300 years (see Fig. 3 fuel-cycle diagram), shuts itselfdown automatically, and cools itself indefinitely if thecontrol systems fail or the operators abandon the facility(Hannum 1997). The IFR technology in particular also counters one of the principal concerns regarding nuc-lear expansion—the proliferation of nuclear weapons—because its electrorefining-based fuel-recycling systemcannot separate weapons-grade fissile material (Till &amp;Chang 2011). The production of such material requireseither specialist uranium-enrichment facilities or dedi-cated short-cycle reactors associated with large (highlyvisible) aqueous chemical processing infrastructure—neither of which are required for the IFR’spyroprocessing-based, closed-fuel cycle (Blees 2008)(Fig. 3). </w:t>
      </w:r>
      <w:r w:rsidRPr="009A799D">
        <w:rPr>
          <w:u w:val="single"/>
        </w:rPr>
        <w:t>As an added benefit, the large-scale deploy-ment of fast reactor technology would result in all of the nuclear-waste and depleted-uranium stockpiles gen-erated over the last 50 years being consumed as fuel</w:t>
      </w:r>
      <w:r w:rsidRPr="009A799D">
        <w:rPr>
          <w:sz w:val="16"/>
        </w:rPr>
        <w:t>(Fig. 3).The IFR, and other generation IV designs that usethorium (Hargraves 2012), offer a realistic future for nuclear power as a major source of sustainable, carbon-free energy for global civilization; there are sufficient fuel resources to last for millions of years (Lightfoot et al.2006). At present, uranium remains cheap and policiesfor treating actinide wastes (e.g., direct geological dis-posal vs. recycling) are in limbo in most countries. How-ever, if nuclear power were to be deployed on a largescale, such recycling would become essential.</w:t>
      </w:r>
      <w:r w:rsidRPr="009A799D">
        <w:rPr>
          <w:u w:val="single"/>
        </w:rPr>
        <w:t>For many countries</w:t>
      </w:r>
      <w:r w:rsidRPr="009A799D">
        <w:rPr>
          <w:sz w:val="16"/>
        </w:rPr>
        <w:t>—including most high energy-consuming nations in East Asia and Western Europe withlittle spare land and already high population densities—</w:t>
      </w:r>
      <w:r w:rsidRPr="009A799D">
        <w:rPr>
          <w:u w:val="single"/>
        </w:rPr>
        <w:t>the options for massive expansion of renewable energy alternatives are heavily constrained (Trainer 2010; Honget al. 2013a). But making a case for a major role for nu-clear fission in a future sustainable energy mix does not mean arguing against energy efficiency and renewable options. Under the right circumstances, these alternatives might also make important contributions</w:t>
      </w:r>
      <w:r w:rsidRPr="009A799D">
        <w:rPr>
          <w:sz w:val="16"/>
        </w:rPr>
        <w:t xml:space="preserve"> (Mackay 2008;Nicholson 2012). Ideally, all low-carbon energy options should be free to compete on a fair and level playing field against a range of sustainability criteria, as exempli-fied in Table 1, so as to maximize displacement of fossilfuels (one of the key goals for effective  diversity con-servation). </w:t>
      </w:r>
      <w:r w:rsidRPr="009A799D">
        <w:rPr>
          <w:u w:val="single"/>
        </w:rPr>
        <w:t>Ultimately, as the urgency of climate-change mitigation and land sparing mounts and requirements for sustainable growth in developing economies and replace-ment of ageing infrastructure in the developed world come to the fore, pragmatic decisions on the viability of all types of nonfossil-fuel energy technologies will have to be made on a non prejudicial basis.</w:t>
      </w:r>
    </w:p>
    <w:p w:rsidR="003B6625" w:rsidRPr="009A799D" w:rsidRDefault="003B6625" w:rsidP="004F6BFC">
      <w:pPr>
        <w:pStyle w:val="Heading4"/>
        <w:rPr>
          <w:rFonts w:hint="eastAsia"/>
        </w:rPr>
      </w:pPr>
      <w:r w:rsidRPr="009A799D">
        <w:t xml:space="preserve">No long term impact to radiation exposure </w:t>
      </w:r>
    </w:p>
    <w:p w:rsidR="003B6625" w:rsidRPr="009A799D" w:rsidRDefault="003B6625" w:rsidP="004F6BFC">
      <w:r w:rsidRPr="009A799D">
        <w:rPr>
          <w:b/>
        </w:rPr>
        <w:t xml:space="preserve">Cravens 02 </w:t>
      </w:r>
      <w:r w:rsidRPr="009A799D">
        <w:t>(Gwyneth Cravens, 3-1-2002, "Terrorism and Nuclear Energy: Understanding the Risks," Brookings, https://www.brookings.edu/articles/terrorism-and-nuclear-energy-understanding-the-risks/)//KA</w:t>
      </w:r>
    </w:p>
    <w:p w:rsidR="003B6625" w:rsidRPr="009A799D" w:rsidRDefault="003B6625" w:rsidP="004F6BFC">
      <w:pPr>
        <w:pStyle w:val="NormalWeb"/>
        <w:spacing w:before="0" w:beforeAutospacing="0" w:after="480" w:afterAutospacing="0"/>
        <w:textAlignment w:val="baseline"/>
        <w:rPr>
          <w:rFonts w:ascii="Roboto" w:hAnsi="Roboto"/>
          <w:sz w:val="14"/>
          <w:szCs w:val="24"/>
        </w:rPr>
      </w:pPr>
      <w:r w:rsidRPr="009A799D">
        <w:rPr>
          <w:rFonts w:ascii="Roboto" w:hAnsi="Roboto"/>
          <w:color w:val="101010"/>
          <w:sz w:val="24"/>
          <w:szCs w:val="24"/>
          <w:u w:val="single"/>
        </w:rPr>
        <w:t>The horrible—and preventable—reactor explosion at Chernobyl caused fatalities</w:t>
      </w:r>
      <w:r w:rsidRPr="009A799D">
        <w:rPr>
          <w:rFonts w:ascii="Roboto" w:hAnsi="Roboto"/>
          <w:color w:val="101010"/>
          <w:sz w:val="14"/>
          <w:szCs w:val="24"/>
        </w:rPr>
        <w:t xml:space="preserve"> and suffering among the local population but increased the overall background radiation level by a factor of only 0.00083 worldwide. According to UNSCEAR, contamination greater than background radiation was limited to 20 square miles around the plant. The severest casualties occurred among plant workers and firemen, two of whom died from scalding. Another 134 suffered acute radiation sickness. Twenty-eight of those victims died within three months; 13 succumbed later. The rest survived.Among civilians in surrounding communities, UNSCEAR found 1,800 cases of thyroid cancer, mostly in children, and predicted more would develop. Thyroid cancer could have been avoided, however, had the entire population surrounding Chernobyl been promptly given potassium iodide, which blocks the uptake by the thyroid of radio-iodine, a radionuclide produced by reactors.</w:t>
      </w:r>
      <w:r w:rsidRPr="009A799D">
        <w:rPr>
          <w:rFonts w:ascii="Roboto" w:hAnsi="Roboto"/>
          <w:color w:val="101010"/>
          <w:sz w:val="24"/>
          <w:szCs w:val="24"/>
          <w:u w:val="single"/>
        </w:rPr>
        <w:t xml:space="preserve">Fourteen years after the accident, no other evidence of a major health effect attributable to radiation exposure had been found. The UNSCEAR report states: “There is no scientific evidence of increases in overall cancer incidence or mortality or in non-malignant disorders that could be related to radiation exposure. The risk of leukemia, one of the main concerns owing to its short latency time, does not appear to be elevated, not even among the recovery operation workers. Although those most highly exposed individuals are at an increased risk of radiation-associated effects, </w:t>
      </w:r>
      <w:r w:rsidRPr="009A799D">
        <w:rPr>
          <w:rFonts w:ascii="Roboto" w:hAnsi="Roboto"/>
          <w:b/>
          <w:color w:val="101010"/>
          <w:sz w:val="24"/>
          <w:szCs w:val="24"/>
          <w:u w:val="single"/>
        </w:rPr>
        <w:t>the great majority of the population are not likely to experience serious health consequences from radiation from the Chernobyl accident.”</w:t>
      </w:r>
      <w:r w:rsidRPr="009A799D">
        <w:rPr>
          <w:rFonts w:ascii="Roboto" w:hAnsi="Roboto"/>
          <w:color w:val="101010"/>
          <w:sz w:val="14"/>
          <w:szCs w:val="24"/>
        </w:rPr>
        <w:t xml:space="preserve">What UNSCEAR also found was that “the accident had a large negative psychological impact on thousands of people.” Fear, born of ignorance of real risk coupled with anxiety about imagined harm, produced epidemics of psychosomatic illnesses and elective abortions. Better management of the emergency, including adequate dissemination of facts, probably could have prevented much of this psychic trauma. Risk perception tends to be skewed by unexpected, dramatic events—a quirk of human nature exploited by terrorists. More severe risks almost always lurk in everyday life: cardiovascular disease (about 2,286,000 U.S. deaths annually), smoking-related illnesses (over 400,000), and motor vehicle accidents (about 42,500).That other accident-related cancers may eventually appear around Chernobyl is possible but unlikely, given results of long-term surveys of the approximately 85,000 survivors of the bombs exploded over Hiroshima and Nagasaki in 1945. Despite the far higher dosages of radiation to which these victims were exposed, recent data cited by Fred Mettler, U.S. representative to UNSCEAR and chairman of the Radiology Department at the University of New Mexico, show that 12,000 have died of cancer—700 more than would be expected. (Normally about one in three humans gets cancer.)A few years ago, after much debate, the U.S. Nuclear Regulatory Commission offered free emergency contingency supplies of potassium iodide to the 31 states with reactors, but most declined. Illinois has 11 reactors; its officials feared that the pills—”a cruel hoax”— would fool people into thinking they were safe from radiation; they and officials in other states argued that evacuation was the best protection. Delay from the Food and Drug Administration regarding approval of the antidote, as well as opposition to it at the county level, created further obstacles. After September 11, communities and politicians expressed indignation that this inexpensive drug had not been stockpiled. Last December, the NRC announced that it would require states with populations within the 10-mile emergency planning zone of a nuclear power plant to consider “including potassium iodide (KI) as a protective measure for the general public in the unlikely event of a severe accident. This measure would supplement sheltering and evacuation, the </w:t>
      </w:r>
      <w:r w:rsidRPr="009A799D">
        <w:rPr>
          <w:rFonts w:ascii="Roboto" w:hAnsi="Roboto"/>
          <w:sz w:val="14"/>
          <w:szCs w:val="24"/>
        </w:rPr>
        <w:t xml:space="preserve">usual protective measures.” Nine states have now requested tablets.Reactors </w:t>
      </w:r>
    </w:p>
    <w:p w:rsidR="003B6625" w:rsidRPr="009A799D" w:rsidRDefault="003B6625" w:rsidP="004F6BFC">
      <w:pPr>
        <w:pStyle w:val="Heading3"/>
        <w:rPr>
          <w:rFonts w:hint="eastAsia"/>
        </w:rPr>
      </w:pPr>
      <w:r w:rsidRPr="009A799D">
        <w:t>A2: Terror DA</w:t>
      </w:r>
    </w:p>
    <w:p w:rsidR="003B6625" w:rsidRPr="009A799D" w:rsidRDefault="003B6625" w:rsidP="004F6BFC"/>
    <w:p w:rsidR="003B6625" w:rsidRPr="009A799D" w:rsidRDefault="003B6625" w:rsidP="004F6BFC">
      <w:pPr>
        <w:pStyle w:val="Heading4"/>
        <w:rPr>
          <w:rFonts w:hint="eastAsia"/>
        </w:rPr>
      </w:pPr>
      <w:r w:rsidRPr="009A799D">
        <w:t xml:space="preserve">Terrorists can’t get nukes and wouldn’t know how to make a bomb  </w:t>
      </w:r>
    </w:p>
    <w:p w:rsidR="003B6625" w:rsidRPr="009A799D" w:rsidRDefault="003B6625" w:rsidP="004F6BFC">
      <w:r w:rsidRPr="009A799D">
        <w:rPr>
          <w:b/>
        </w:rPr>
        <w:t xml:space="preserve">Cravens 02 </w:t>
      </w:r>
      <w:r w:rsidRPr="009A799D">
        <w:t>(Gwyneth Cravens, 3-1-2002, "Terrorism and Nuclear Energy: Understanding the Risks," Brookings, https://www.brookings.edu/articles/terrorism-and-nuclear-energy-understanding-the-risks/)//KA</w:t>
      </w:r>
    </w:p>
    <w:p w:rsidR="00413D43" w:rsidRPr="009A799D" w:rsidRDefault="003B6625" w:rsidP="004F6BFC">
      <w:pPr>
        <w:pStyle w:val="NormalWeb"/>
        <w:spacing w:before="0" w:beforeAutospacing="0" w:after="480" w:afterAutospacing="0"/>
        <w:textAlignment w:val="baseline"/>
        <w:rPr>
          <w:rFonts w:ascii="Roboto" w:hAnsi="Roboto"/>
          <w:b/>
          <w:color w:val="101010"/>
          <w:sz w:val="24"/>
          <w:szCs w:val="24"/>
          <w:u w:val="single"/>
        </w:rPr>
      </w:pPr>
      <w:r w:rsidRPr="009A799D">
        <w:rPr>
          <w:rFonts w:ascii="Roboto" w:hAnsi="Roboto"/>
          <w:color w:val="101010"/>
          <w:sz w:val="24"/>
          <w:szCs w:val="24"/>
          <w:u w:val="single"/>
        </w:rPr>
        <w:t>Could any of the 103 nuclear reactors in the United States be turned into a bomb? No. The laws of physics preclude it. In a nuclear weapon, radioactive atoms are packed densely enough within a small chamber to initiate an instantaneous explosive chain reaction. A reactor is far too large to produce the density and heat needed to create a nuclear explosion.</w:t>
      </w:r>
      <w:r w:rsidRPr="009A799D">
        <w:rPr>
          <w:rFonts w:ascii="Roboto" w:hAnsi="Roboto"/>
          <w:color w:val="101010"/>
          <w:sz w:val="12"/>
          <w:szCs w:val="24"/>
        </w:rPr>
        <w:t xml:space="preserve"> </w:t>
      </w:r>
      <w:r w:rsidRPr="009A799D">
        <w:rPr>
          <w:rFonts w:ascii="Roboto" w:hAnsi="Roboto"/>
          <w:color w:val="101010"/>
          <w:sz w:val="24"/>
          <w:szCs w:val="24"/>
          <w:u w:val="single"/>
        </w:rPr>
        <w:t>Could terrorists turn any of our reactors into a Chernobyl? Again, extremely unlikely. American reactors have a completely different design. All reactors require a medium around the fuel rods to slow down the neutrons given off by the controlled chain reaction that ultimately produces heat to make steam to turn turbines that generate electricity. In the United States the medium is water, which also acts as a coolant. In the Chernobyl reactor it was graphite. Water is not combustible, but graphite—pure carbon—is combustible at high temperatures. Abysmal management, reckless errors, violation of basic safety procedures, and poor engineering at Chernobyl caused the core to melt down through several floors</w:t>
      </w:r>
      <w:r w:rsidRPr="009A799D">
        <w:rPr>
          <w:rFonts w:ascii="Roboto" w:hAnsi="Roboto"/>
          <w:color w:val="101010"/>
          <w:sz w:val="12"/>
          <w:szCs w:val="24"/>
        </w:rPr>
        <w:t>. A subsequent explosion involving steam and hydrogen blew off the roof (there was no containment structure) and ignited the graphite. Most of the radioactive core spewed out.A similar meltdown at the Three Mile Island power plant in 1979—one caused by equipment malfunctions and human failure to grasp what was happening and respond appropriately—involved no large explosion, no breach. The reactor automatically shut down. Loss of coolant water caused half the core to melt, but its debris was held by the containment vessel. Contaminated water flooded the reactor building, but no one was seriously injured. A minute quantity of radioactive gases (insignificant, especially in comparison to the radionuclides routinely discharged from coal-fired plants in the region) escaped through a charcoal-filtered stack and was dissipated by wind over the Atlantic, never reaching the ground. The people and land around the plant were unharmed.In response, the NRC initiated more safeguards at all plants, including improvements in equipment monitoring, redundancy (with two or more independent systems for every safety-related function), personnel training, and emergency responsiveness. The commission also started a safety rating system that can affect the price of plant owners’ stock. The new science of probabilistic risk assessment, developed to ensure the safety of the world’s first permanent underground nuclear waste-disposal facility, has led to new risk-informed regulation. In over two decades no meltdowns have occurred and minor mishaps at all nuclear plants have decreased sharply. Cuts by Congress in the NRC’s annual research budget over the past 20 years—from $200 million to $43 million—may have considerably compromised ongoing reforms and effectiveness, however.</w:t>
      </w:r>
      <w:r w:rsidRPr="009A799D">
        <w:rPr>
          <w:rFonts w:ascii="Roboto" w:hAnsi="Roboto"/>
          <w:color w:val="101010"/>
          <w:sz w:val="24"/>
          <w:szCs w:val="24"/>
          <w:u w:val="single"/>
        </w:rPr>
        <w:t>U.S. nuclear power plants, which are subject to both federal and international regulation, are designed to withstand extreme events and are among the sturdiest and most impenetrable structures on the planet—second only to nuclear bunkers. Three nesting containment barriers shield the fuel rods. First, metal cladding around the rods contains fission products during the life of the fuel. Then a large steel vessel with walls about five inches thick surrounds the reactor and its coolant. And enclosing that is a large building made of a shell of steel covered with reinforced concrete four to six feet thick</w:t>
      </w:r>
      <w:r w:rsidRPr="009A799D">
        <w:rPr>
          <w:rFonts w:ascii="Roboto" w:hAnsi="Roboto"/>
          <w:color w:val="101010"/>
          <w:sz w:val="12"/>
          <w:szCs w:val="24"/>
        </w:rPr>
        <w:t>. After the truck-bomb explosion at the World Trade Center in 1993 and the crash of a station wagon driven by a mentally ill intruder into the turbine building (not the reactor building) at Three Mile Island, plants multiplied vehicle and other barriers and stepped up detection systems, access controls, and alarm stations. Plants also enhanced response strategies tested by mock raids by commandos familiar with plant layouts. These staged intrusions have occasionally been successful, leading to further corrections. On September 11, all nuclear facilities were put on highest alert indefinitely. Still more protective barriers are being erected. The NRC, after completing a thorough review of all levels of plant security, has just mandated additional personnel screening and access controls as well as closer cooperation with local law-enforcement agencies. Local governments have posted state troopers or the National Guard around commercial plants, and military surveillance continues.</w:t>
      </w:r>
      <w:r w:rsidRPr="009A799D">
        <w:rPr>
          <w:rFonts w:ascii="Roboto" w:hAnsi="Roboto"/>
          <w:color w:val="101010"/>
          <w:sz w:val="24"/>
          <w:szCs w:val="24"/>
          <w:u w:val="single"/>
        </w:rPr>
        <w:t>What if terrorists gained access to a reactor? An attempt to melt down the core would activate multiple safeguards, including alternate means of providing coolant as well as withdrawal of the fuel rods from the chain reaction process.And if a jetliner slammed into a reactor? Given what is now publicly known, one could predict that earthquake sensors, required in all reactors, would trigger automatic shutdown to protect the core.</w:t>
      </w:r>
      <w:r w:rsidRPr="009A799D">
        <w:rPr>
          <w:rFonts w:ascii="Roboto" w:hAnsi="Roboto"/>
          <w:color w:val="101010"/>
          <w:sz w:val="12"/>
          <w:szCs w:val="24"/>
        </w:rPr>
        <w:t xml:space="preserve"> Scientists at the national labs are calculating whether containment structures could withstand a jumbo jet, specifically the impact of its engines, which are heavier than the fuselage, and any subsequent fire. Even the worst case—a reactor vessel breach—would involve no nuclear explosion, only a limited dispersal of radioactive materials. The extent of the plume would depend on many variables, especially the weather. As a precaution, no-fly zones have been imposed over all nuclear power plants. Military reactors used for weapons production have all been closed for a decade and are spaced miles apart on isolated reservations hundreds of miles square. Any release of radioactivity would remain on site.Commercial radioactive waste is generated chiefly by nuclear power plants, medical labs and hospitals, uranium mine tailings, coal-fired power plants (fissionable materials are concentrated in fly ash), and oil drilling (drill-stems accumulate radioactive minerals and bring them to the surface).Nuclear power provides about one-fifth of the energy the United States needs for electricity generation. At plants around the nation, in deep, steel-lined, heat-reducing pools of water, spent-fuel rods are accumulating in temporary storage. In the 1950s the National Academy of Sciences determined that deep geologic disposal is the safest means on land of permanently isolating nuclear waste. Congress designated Yucca Mountain, at the Nevada Test Site—scene of more than 1,000 atomic blasts—as the first permanent U.S. repository for spent fuel. Its burial has been the goal of the Energy Department and the NRC for decades, but political and bureaucratic obstacles, rather than lack of scientific know-how, have slowed progress. If the present timetable holds, and if political support is forthcoming—still an open question despite President Bush’s recent approval of Yucca Mountain—shipments of spent fuel from plants will begin around 2015.These days citizens have become acutely aware of the waste pools and have questioned their presence in populated areas, yet environmental activists have long sought to keep nuclear waste at power plants, insisting that its removal poses grave dangers. This view, though unsupported by the EPA, the NRC, and numerous risk-assessment studies (</w:t>
      </w:r>
      <w:r w:rsidRPr="009A799D">
        <w:rPr>
          <w:rFonts w:ascii="Roboto" w:hAnsi="Roboto"/>
          <w:color w:val="101010"/>
          <w:sz w:val="24"/>
          <w:szCs w:val="24"/>
          <w:u w:val="single"/>
        </w:rPr>
        <w:t>nuclear materials are transported daily around the nation without mishap, in contrast to accidents regularly associated with transport of toxic chemicals</w:t>
      </w:r>
      <w:r w:rsidRPr="009A799D">
        <w:rPr>
          <w:rFonts w:ascii="Roboto" w:hAnsi="Roboto"/>
          <w:color w:val="101010"/>
          <w:sz w:val="12"/>
          <w:szCs w:val="24"/>
        </w:rPr>
        <w:t xml:space="preserve">), has also resonated with politicians. Nevertheless, growing concern about fossil-fuel pollutants and global warming and the realization that nuclear power has spared the atmosphere from billions of tons of carbon dioxide emissions may be encouraging a change of attitudes.Challenges regarding subterranean disposal have already been solved. Because of breakthrough methodologies evolved during construction (by the Energy Department) and certification (by the EPA), New Mexico’s Waste Isolation Pilot Plant is the world’s first successful deep geologic repository for the permanent isolation of federal (as opposed to commercial) nuclear waste. It is a model for other nations. For political reasons, WIPP is permitted by Congress and the state of New Mexico to accept only certain military waste. But nearly 1,000 detailed studies, as well as an innovation in probabilistic risk assessment invented by WIPP’s scientists, have demonstrated that its remoteness, size, and stable geological and climatological features make it the safest place to store any type of waste. In fact, if enlarged or annexed, the WIPP could hold all Could terrorists rob a weapons facility of weapons-grade plutonium or uranium? Mock raids of the kind used to test nuclear power plants have been conducted to uncover weaknesses at weapons research sites. The exercises have demonstrated the need for maximum protection and independent oversight of security forces as well as of the network used to transport weapons materials. Since 10 a.m. on September 11, these sites have been placed on highest security. </w:t>
      </w:r>
      <w:r w:rsidRPr="009A799D">
        <w:rPr>
          <w:rFonts w:ascii="Roboto" w:hAnsi="Roboto"/>
          <w:color w:val="101010"/>
          <w:sz w:val="24"/>
          <w:szCs w:val="24"/>
          <w:u w:val="single"/>
        </w:rPr>
        <w:t>Precautions at some nuclear weapons facilities abroad are almost certainly weaker than here—and international terrorists would seem more likely to make a run at those installations before challenging ours.Terrorists with sufficient expertise and resources could in theory build a nuclear bomb but only with enormous difficulty. Starting a chain reaction is not simple. Highly enriched uranium—very problematic to acquire—would have to be correctly contained to obtain an explosion. Terrorists stealing an American nuclear weapon couldn’t explode it without detailed knowledge of classified procedures that unlock numerous fail-safe mechanisms. Nuclear weapons that have been accidentally dropped from aircraft or involved in plane crashes, for instance, have not exploded. The reason: these devices are designed to blow up only when properly detonated.</w:t>
      </w:r>
      <w:r w:rsidRPr="009A799D">
        <w:rPr>
          <w:rFonts w:ascii="Roboto" w:hAnsi="Roboto"/>
          <w:b/>
          <w:bCs/>
          <w:color w:val="101010"/>
          <w:sz w:val="12"/>
          <w:szCs w:val="24"/>
          <w:bdr w:val="none" w:sz="0" w:space="0" w:color="auto" w:frame="1"/>
        </w:rPr>
        <w:t>Military Nuclear Waste</w:t>
      </w:r>
      <w:r w:rsidRPr="009A799D">
        <w:rPr>
          <w:rFonts w:ascii="Roboto" w:hAnsi="Roboto"/>
          <w:color w:val="101010"/>
          <w:sz w:val="12"/>
          <w:szCs w:val="24"/>
        </w:rPr>
        <w:t>More than 61 million people live within 50 miles of temporary military nuclear waste sites, many of which hold—in antiquated, leaky enclosures or pressurized tents—the legacies of the Manhattan Project, the Cold War, and disarmament treaties requiring the dismantling of nuclear weapons. If politics do not interfere, within 10 years radioactive military waste will remain near 4 million people. In the 1980s, the Energy Department began a massive cleanup, the world’s largest public works project ever. After a decade of delays and lawsuits by environmentalists, the WIPP opened in 1999. The satellite-monitored trucks that transport the waste have been highly and redundantly engineered, and their casks subjected to the same tests as those for commercial waste. Drivers are thoroughly vetted. Most shipments consist of mildly radioactive trash like coveralls, paper cups, and sludge. The debris is entombed half a mile underground in steel drums in a salt bed sandwiched between water-impermeable rock strata. The salt, plastic at that depth, and impermeable to radionuclides, eventually encloses the drums, providing another natural barrier</w:t>
      </w:r>
      <w:r w:rsidRPr="009A799D">
        <w:rPr>
          <w:rFonts w:ascii="Roboto" w:hAnsi="Roboto"/>
          <w:color w:val="101010"/>
          <w:sz w:val="24"/>
          <w:szCs w:val="24"/>
          <w:u w:val="single"/>
        </w:rPr>
        <w:t>An aircraft diving into an above-ground nuclear waste dump could not cause a nuclear explosion. The materials are neither refined nor concentrated enough to start a chain reaction.</w:t>
      </w:r>
      <w:r w:rsidRPr="009A799D">
        <w:rPr>
          <w:rFonts w:ascii="Roboto" w:hAnsi="Roboto"/>
          <w:color w:val="101010"/>
          <w:sz w:val="12"/>
          <w:szCs w:val="24"/>
        </w:rPr>
        <w:t xml:space="preserve"> (Any material that could sustain one has been removed to be reused.) And because most high-level waste is isolated on big reservations like Hanford and Savannah River, which are fenced in and under heavy surveillance, </w:t>
      </w:r>
      <w:r w:rsidRPr="009A799D">
        <w:rPr>
          <w:rFonts w:ascii="Roboto" w:hAnsi="Roboto"/>
          <w:color w:val="101010"/>
          <w:sz w:val="24"/>
          <w:szCs w:val="24"/>
          <w:u w:val="single"/>
        </w:rPr>
        <w:t>casual access is highly unlikely.</w:t>
      </w:r>
      <w:r w:rsidRPr="009A799D">
        <w:rPr>
          <w:rFonts w:ascii="Roboto" w:hAnsi="Roboto"/>
          <w:color w:val="101010"/>
          <w:sz w:val="12"/>
          <w:szCs w:val="24"/>
        </w:rPr>
        <w:t xml:space="preserve">Recently considerable </w:t>
      </w:r>
      <w:r w:rsidRPr="009A799D">
        <w:rPr>
          <w:rFonts w:ascii="Roboto" w:hAnsi="Roboto"/>
          <w:color w:val="101010"/>
          <w:sz w:val="24"/>
          <w:szCs w:val="24"/>
          <w:u w:val="single"/>
        </w:rPr>
        <w:t xml:space="preserve">apprehension has been expressed about nuclear materials being wrapped around conventional explosives to make a “dirty” bomb. This relatively low-tech approach appears more feasible than other threats and could induce widespread panic by appearing to expose a population to radiation. But how radioactive could such a bomb be?Spent fuel would deliver the highest dose of radiation. Contamination from such a bomb would be serious. But wrapping the conventional explosives with spent fuel would be, as noted, a cumbersome operation and would promptly subject the perpetrators to fatal exposure. Suicidal terrorists might nevertheless make the attempt, but it would be surprising indeed if simpler projects that can also pack a big punch </w:t>
      </w:r>
      <w:r w:rsidRPr="009A799D">
        <w:rPr>
          <w:rFonts w:ascii="Roboto" w:hAnsi="Roboto"/>
          <w:color w:val="101010"/>
          <w:sz w:val="12"/>
          <w:szCs w:val="24"/>
        </w:rPr>
        <w:t xml:space="preserve">were not pursued first, even by fanatics who are less than entirely rational. Last winter’s “shoe bomber” tried to detonate not a nuclear device but rather a relatively available, very dangerous chemical compound concealed in his shoes.Neither medical nor WIPP-destined waste would provide much radioactivity because of the low concentration of radionuclides. More accessible materials (syringes, fly ash, uranium mine tailings, smoke detectors) could be included in a conventional bomb to make a Geiger counter tick a little faster, but </w:t>
      </w:r>
      <w:r w:rsidRPr="009A799D">
        <w:rPr>
          <w:rFonts w:ascii="Roboto" w:hAnsi="Roboto"/>
          <w:b/>
          <w:color w:val="101010"/>
          <w:sz w:val="24"/>
          <w:szCs w:val="24"/>
          <w:u w:val="single"/>
        </w:rPr>
        <w:t>physical damage from an explosion would be limited to what the conventional blast could do. Radiological harm would be negligible, if any occurred at all.</w:t>
      </w:r>
    </w:p>
    <w:p w:rsidR="00413D43" w:rsidRPr="009A799D" w:rsidRDefault="00413D43" w:rsidP="004F6BFC">
      <w:pPr>
        <w:pStyle w:val="Heading3"/>
        <w:rPr>
          <w:rFonts w:hint="eastAsia"/>
        </w:rPr>
      </w:pPr>
      <w:r w:rsidRPr="009A799D">
        <w:t>Aff Answers</w:t>
      </w:r>
    </w:p>
    <w:p w:rsidR="00413D43" w:rsidRPr="009A799D" w:rsidRDefault="00413D43" w:rsidP="004F6BFC"/>
    <w:p w:rsidR="00413D43" w:rsidRPr="009A799D" w:rsidRDefault="00413D43" w:rsidP="004F6BFC">
      <w:pPr>
        <w:pStyle w:val="Heading4"/>
        <w:rPr>
          <w:rFonts w:hint="eastAsia"/>
        </w:rPr>
      </w:pPr>
      <w:r w:rsidRPr="009A799D">
        <w:t>Nuclear safety threats are real-- accidents occur and tank the CP</w:t>
      </w:r>
    </w:p>
    <w:p w:rsidR="00413D43" w:rsidRPr="009A799D" w:rsidRDefault="00413D43" w:rsidP="004F6BFC">
      <w:pPr>
        <w:rPr>
          <w:rFonts w:eastAsia="Times New Roman"/>
        </w:rPr>
      </w:pPr>
      <w:r w:rsidRPr="009A799D">
        <w:rPr>
          <w:b/>
        </w:rPr>
        <w:t xml:space="preserve">Wheatley 16 </w:t>
      </w:r>
      <w:r w:rsidRPr="009A799D">
        <w:t xml:space="preserve">(Spencer Wheatley, May 2016, Doctoral Student at ETH Zurich, </w:t>
      </w:r>
      <w:hyperlink r:id="rId489" w:tgtFrame="_blank" w:tooltip="Persistent link using digital object identifier" w:history="1">
        <w:r w:rsidRPr="009A799D">
          <w:rPr>
            <w:rStyle w:val="Hyperlink"/>
            <w:rFonts w:eastAsia="Times New Roman"/>
          </w:rPr>
          <w:t>https://doi.org/10.1016/j.erss.2015.12.026</w:t>
        </w:r>
      </w:hyperlink>
      <w:r w:rsidRPr="009A799D">
        <w:rPr>
          <w:rFonts w:eastAsia="Times New Roman"/>
        </w:rPr>
        <w:t>)//KA</w:t>
      </w:r>
    </w:p>
    <w:p w:rsidR="00413D43" w:rsidRPr="009A799D" w:rsidRDefault="00413D43" w:rsidP="004F6BFC">
      <w:pPr>
        <w:rPr>
          <w:sz w:val="14"/>
          <w:szCs w:val="24"/>
        </w:rPr>
      </w:pPr>
      <w:r w:rsidRPr="009A799D">
        <w:rPr>
          <w:color w:val="000000"/>
          <w:sz w:val="14"/>
          <w:szCs w:val="24"/>
        </w:rPr>
        <w:t xml:space="preserve">Second, however, is that these </w:t>
      </w:r>
      <w:r w:rsidRPr="009A799D">
        <w:rPr>
          <w:color w:val="000000"/>
          <w:szCs w:val="24"/>
          <w:u w:val="single"/>
        </w:rPr>
        <w:t xml:space="preserve">past reforms, rather than minimizing risk, have apparently spawned the prevalence of dragon kings and accidents with major costs. </w:t>
      </w:r>
      <w:r w:rsidRPr="009A799D">
        <w:rPr>
          <w:color w:val="000000"/>
          <w:sz w:val="14"/>
          <w:szCs w:val="24"/>
        </w:rPr>
        <w:t>Chernobyl and Fukushima are both such dragon kings, as they together represent 84 percent of the total damage in our dataset. The morphology of nuclear accident risk has altered from more frequent, less costly events to less frequent, more costly events. Third</w:t>
      </w:r>
      <w:r w:rsidRPr="009A799D">
        <w:rPr>
          <w:color w:val="000000"/>
          <w:szCs w:val="24"/>
          <w:u w:val="single"/>
        </w:rPr>
        <w:t>, existing databases are woefully incomplete when it comes to the reporting of nuclear incidents and accidents.</w:t>
      </w:r>
      <w:r w:rsidRPr="009A799D">
        <w:rPr>
          <w:color w:val="000000"/>
          <w:sz w:val="14"/>
          <w:szCs w:val="24"/>
        </w:rPr>
        <w:t xml:space="preserve"> For instance, only half of the events in our database have INES scores, and thousands upon thousands of small events – but with the potential to cascade into larger ones – remain unreported. As the authors of [14] concluded, “many nuclear safety related events occur year after year, all over the world, in all types of nuclear plants and in all reactor designs and thatthere are very serious events that go either entirely unnoticed by the broader public or remain significantly under-evaluated when it comes to their potential risk.” A fully transparent, centralized source of reliable data on nuclear accidents is needed; one that enables planners, investors, and even nuclear regulators to better comprehend, and then weigh, nuclear risks. Such full disclosure will need to be balanced with the legitimate security concerns of the nuclear industry and the need to avoid promoting a culture of panic and hysteria. Fourth, apart from being incomplete, </w:t>
      </w:r>
      <w:r w:rsidRPr="009A799D">
        <w:rPr>
          <w:color w:val="000000"/>
          <w:szCs w:val="24"/>
          <w:u w:val="single"/>
        </w:rPr>
        <w:t xml:space="preserve">industry standard tools </w:t>
      </w:r>
      <w:r w:rsidRPr="009A799D">
        <w:rPr>
          <w:color w:val="000000"/>
          <w:sz w:val="14"/>
          <w:szCs w:val="24"/>
        </w:rPr>
        <w:t xml:space="preserve">such as the INES scale of the IAEA </w:t>
      </w:r>
      <w:r w:rsidRPr="009A799D">
        <w:rPr>
          <w:color w:val="000000"/>
          <w:szCs w:val="24"/>
          <w:u w:val="single"/>
        </w:rPr>
        <w:t>are inadequate and inconsistent at identifying and projecting nuclear accident risk</w:t>
      </w:r>
      <w:r w:rsidRPr="009A799D">
        <w:rPr>
          <w:color w:val="000000"/>
          <w:sz w:val="14"/>
          <w:szCs w:val="24"/>
        </w:rPr>
        <w:t>, especially related to dragon kings. For the costs to be consistent with the INES scores, the Fukushima disaster would need to be between an INES level of 10 and 11, rather than the maximum level of 7. To use an analogy, the INES scale is like the antiquated Mercalli scale for earthquake magnitudes, which was replaced by the continuous physically-based Richter scale. Instead of INES, we recommend the use of continuous scales genuinely based on relevant physical variables (radiation emission as in NAMS) and/or economic metrics (dollar costs as proposed here) and thatthese scales be publicly disclosed for as many events as possible, including all of those in our database. Fifth, we need to better understand “near misses,” “false negatives,” “minor mishaps,” and “residual risk” [14]. Our study has focused only on “extreme risk,” that is, accidents that precipitated at least $20 million in damages, but an entire class of narrow escapes exist,unplannedorunanticipatedevents and warnings that never resulted in damage [25,26]. In the European Union, for example, legislation called the Seveso directive5 has emphasized, since 1982, the importance of near-misses for hazardous accidents on</w:t>
      </w:r>
      <w:r w:rsidRPr="009A799D">
        <w:rPr>
          <w:sz w:val="14"/>
          <w:szCs w:val="24"/>
        </w:rPr>
        <w:t xml:space="preserve"> </w:t>
      </w:r>
      <w:r w:rsidRPr="009A799D">
        <w:rPr>
          <w:color w:val="000000"/>
          <w:sz w:val="14"/>
          <w:szCs w:val="24"/>
        </w:rPr>
        <w:t xml:space="preserve">land, especially in the oil and gas industry. A similar directive ought to be considered for the nuclear industry, and it requires a complete data set of both small and large events to properly quantify the frequency with which small events escalate into larger ones. Sixth, future frequency and severity of accidents are perhaps unacceptably high. While the nuclear industry can be characterized by an impressive improvement in incident prevention and safety procedures, our thorough analysis of this new data shows that, when a nuclear event of at least $20 million in damage occurs, the probability that it transforms into a catastrophe with damage larger than one billion dollars is almost ten percent. </w:t>
      </w:r>
      <w:r w:rsidRPr="009A799D">
        <w:rPr>
          <w:color w:val="000000"/>
          <w:szCs w:val="24"/>
          <w:u w:val="single"/>
        </w:rPr>
        <w:t xml:space="preserve">Under the status quo, we project at least one Fukushima-scale dragon king (or larger) accident with 50% probability every 60–150 years. And, </w:t>
      </w:r>
      <w:r w:rsidRPr="009A799D">
        <w:rPr>
          <w:b/>
          <w:color w:val="000000"/>
          <w:szCs w:val="24"/>
          <w:u w:val="single"/>
        </w:rPr>
        <w:t>more common but still expensive events of about $20 million will occur with a frequency of about one per year—making accidents a relatively routine part of nuclear power’s future</w:t>
      </w:r>
      <w:r w:rsidRPr="009A799D">
        <w:rPr>
          <w:color w:val="000000"/>
          <w:sz w:val="14"/>
          <w:szCs w:val="24"/>
        </w:rPr>
        <w:t xml:space="preserve">. In conclusion, although the frequency of events per reactor has become less common, </w:t>
      </w:r>
      <w:r w:rsidRPr="009A799D">
        <w:rPr>
          <w:b/>
          <w:color w:val="000000"/>
          <w:szCs w:val="24"/>
          <w:u w:val="single"/>
        </w:rPr>
        <w:t>the relative frequency with which events cascade into “dragon king” extremes is large enough that, when multiplied by severity, the aggregate risk to society is still very high</w:t>
      </w:r>
      <w:r w:rsidRPr="009A799D">
        <w:rPr>
          <w:color w:val="000000"/>
          <w:sz w:val="14"/>
          <w:szCs w:val="24"/>
        </w:rPr>
        <w:t>. To effectively reduce this risk, the possibility of Chernobyl and Fukushima sized events needs to be better anticipated and then more effectively managed.</w:t>
      </w:r>
    </w:p>
    <w:p w:rsidR="00413D43" w:rsidRPr="009A799D" w:rsidRDefault="00413D43" w:rsidP="004F6BFC">
      <w:pPr>
        <w:rPr>
          <w:sz w:val="16"/>
        </w:rPr>
      </w:pPr>
    </w:p>
    <w:p w:rsidR="00413D43" w:rsidRPr="009A799D" w:rsidRDefault="00413D43" w:rsidP="004F6BFC">
      <w:pPr>
        <w:pStyle w:val="Heading4"/>
        <w:rPr>
          <w:rFonts w:hint="eastAsia"/>
        </w:rPr>
      </w:pPr>
      <w:r w:rsidRPr="009A799D">
        <w:t>Even one accident destroys bio-d and accelerates climate change</w:t>
      </w:r>
    </w:p>
    <w:p w:rsidR="00413D43" w:rsidRPr="009A799D" w:rsidRDefault="00413D43" w:rsidP="004F6BFC">
      <w:r w:rsidRPr="009A799D">
        <w:t xml:space="preserve">Klaus </w:t>
      </w:r>
      <w:r w:rsidRPr="009A799D">
        <w:rPr>
          <w:b/>
        </w:rPr>
        <w:t>Henle 16</w:t>
      </w:r>
      <w:r w:rsidRPr="009A799D">
        <w:t>, 2-12-2016, "Promoting nuclear energy to sustain biodiversity conservation in the face of climate change: response to Brook and Bradshaw 2015,” Henle is the Head of the Helmholtz Centre for Environmental Research in Germany, https://onlinelibrary.wiley.com/doi/full/10.1111/cobi.12691//KA</w:t>
      </w:r>
    </w:p>
    <w:p w:rsidR="00413D43" w:rsidRPr="009A799D" w:rsidRDefault="00413D43" w:rsidP="004F6BFC">
      <w:pPr>
        <w:rPr>
          <w:sz w:val="16"/>
        </w:rPr>
      </w:pPr>
      <w:r w:rsidRPr="009A799D">
        <w:rPr>
          <w:sz w:val="16"/>
        </w:rPr>
        <w:t xml:space="preserve">We agree with Brook and Bradshaw that habitat loss, pollution, and climate change are major drivers of biodiversity decline. They accounted for habitat loss through land appropriation for fuel mining and energy generation, and justified excluding mining of uranium by assuming that fourth-generation nuclear power plants will make further mining obsolete (see Technological Innovations below).They did not account for biodiversity impacts of pol-lution from energy generation. This is appropriate for energy sources whose main impacts are related to climate change and land appropriation. These are not primary concerns with nuclear energy; rather, </w:t>
      </w:r>
      <w:r w:rsidRPr="009A799D">
        <w:rPr>
          <w:b/>
          <w:u w:val="single"/>
        </w:rPr>
        <w:t>impacts from radioactivity are paramount</w:t>
      </w:r>
      <w:r w:rsidRPr="009A799D">
        <w:rPr>
          <w:sz w:val="16"/>
        </w:rPr>
        <w:t xml:space="preserve">. </w:t>
      </w:r>
      <w:r w:rsidRPr="009A799D">
        <w:rPr>
          <w:u w:val="single"/>
        </w:rPr>
        <w:t>Dramatic impacts are well documented. Radioactive contamination from Chernobyl spread over 40% of Eu-rope and territories in Asia, northern Africa, and North America</w:t>
      </w:r>
      <w:r w:rsidRPr="009A799D">
        <w:rPr>
          <w:sz w:val="16"/>
        </w:rPr>
        <w:t xml:space="preserve"> (Yablokov et al. 2009). </w:t>
      </w:r>
      <w:r w:rsidRPr="009A799D">
        <w:rPr>
          <w:u w:val="single"/>
        </w:rPr>
        <w:t>Biodiversity impacts were substantial across vast areas and included morpho-logical, physiological, and genetic disorders in every plant and animal species studied from within the highly con-taminated fallout area</w:t>
      </w:r>
      <w:r w:rsidRPr="009A799D">
        <w:rPr>
          <w:sz w:val="16"/>
        </w:rPr>
        <w:t xml:space="preserve"> (Yablokov et al. 2009). </w:t>
      </w:r>
      <w:r w:rsidRPr="009A799D">
        <w:rPr>
          <w:u w:val="single"/>
        </w:rPr>
        <w:t xml:space="preserve">All major taxonomic groups investigated displayed reduced population sizes and species richness in highly radioactive areas of the Chernobyl Exclusion Zone </w:t>
      </w:r>
      <w:r w:rsidRPr="009A799D">
        <w:rPr>
          <w:sz w:val="16"/>
        </w:rPr>
        <w:t xml:space="preserve">(Mousseau &amp; Møller 2014). </w:t>
      </w:r>
      <w:r w:rsidRPr="009A799D">
        <w:rPr>
          <w:u w:val="single"/>
        </w:rPr>
        <w:t>Similar impacts were reported after Fukushima</w:t>
      </w:r>
      <w:r w:rsidRPr="009A799D">
        <w:rPr>
          <w:sz w:val="16"/>
        </w:rPr>
        <w:t xml:space="preserve"> (Mousseau &amp; Møller 2014). </w:t>
      </w:r>
      <w:r w:rsidRPr="009A799D">
        <w:rPr>
          <w:u w:val="single"/>
        </w:rPr>
        <w:t>Early aging and genetic disorders occurred in moor frogs</w:t>
      </w:r>
      <w:r w:rsidRPr="009A799D">
        <w:rPr>
          <w:sz w:val="16"/>
        </w:rPr>
        <w:t xml:space="preserve"> (Rana arvalis) 40 years after the Mayak accident (Pyastolova et al. 1996), and the accident in Seversk created an intense malformation hotspot for amphibians (Kuranova 2003). Hesse-Honegger and Wallimann (2008) found increased rates of eye, head, wing, and leg anomalies in insects in the vicinity of power plants. </w:t>
      </w:r>
      <w:r w:rsidRPr="009A799D">
        <w:rPr>
          <w:u w:val="single"/>
        </w:rPr>
        <w:t>Ecosystem services were also lost due to the Chernobyl accident. More than 18,000 km of farmland in Belarus was heavily contaminated</w:t>
      </w:r>
      <w:r w:rsidRPr="009A799D">
        <w:rPr>
          <w:sz w:val="16"/>
        </w:rPr>
        <w:t xml:space="preserve"> and the 1300 km Polessk state radioactive reserve is excluded from any economic activity in perpetuity (Yablokov et al. 2009). </w:t>
      </w:r>
      <w:r w:rsidRPr="009A799D">
        <w:rPr>
          <w:u w:val="single"/>
        </w:rPr>
        <w:t xml:space="preserve">Major impacts of nuclear power generation on biodiversity and ecosystem services have occurred over an area orders of magnitude larger than calculated by Brook and Bradshaw for any other energy source evaluated by them, and they treated carbon emissions as a separate problem. </w:t>
      </w:r>
      <w:r w:rsidRPr="009A799D">
        <w:rPr>
          <w:b/>
          <w:u w:val="single"/>
        </w:rPr>
        <w:t>One would only be able to ignore this fact and make a just comparison of biodiversity impacts among energy sources, if impacts were minor or if such accidents could be completely ruled out in the future.</w:t>
      </w:r>
      <w:r w:rsidRPr="009A799D">
        <w:rPr>
          <w:sz w:val="16"/>
        </w:rPr>
        <w:t xml:space="preserve"> We agree with Brook and Bradshaw that demanding zero risk is asking for the impossible.</w:t>
      </w:r>
    </w:p>
    <w:p w:rsidR="00413D43" w:rsidRPr="009A799D" w:rsidRDefault="00413D43" w:rsidP="004F6BFC">
      <w:pPr>
        <w:pStyle w:val="Heading4"/>
        <w:rPr>
          <w:rFonts w:hint="eastAsia"/>
        </w:rPr>
      </w:pPr>
      <w:r w:rsidRPr="009A799D">
        <w:t xml:space="preserve">Nuclear can’t solve warming—it’s too expensive and takes too long to produce </w:t>
      </w:r>
    </w:p>
    <w:p w:rsidR="00413D43" w:rsidRPr="009A799D" w:rsidRDefault="00413D43" w:rsidP="004F6BFC">
      <w:pPr>
        <w:pStyle w:val="NormalWeb"/>
        <w:shd w:val="clear" w:color="auto" w:fill="FFFFFF"/>
        <w:spacing w:before="0" w:beforeAutospacing="0" w:after="150" w:afterAutospacing="0"/>
        <w:rPr>
          <w:rFonts w:ascii="Roboto" w:hAnsi="Roboto"/>
          <w:color w:val="000000"/>
          <w:spacing w:val="-2"/>
          <w:sz w:val="28"/>
          <w:szCs w:val="28"/>
        </w:rPr>
      </w:pPr>
      <w:r w:rsidRPr="009A799D">
        <w:rPr>
          <w:rFonts w:ascii="Roboto" w:hAnsi="Roboto"/>
          <w:b/>
          <w:color w:val="000000"/>
          <w:spacing w:val="-2"/>
          <w:sz w:val="28"/>
          <w:szCs w:val="28"/>
        </w:rPr>
        <w:t xml:space="preserve">PSR 09 </w:t>
      </w:r>
      <w:r w:rsidRPr="009A799D">
        <w:rPr>
          <w:rFonts w:ascii="Roboto" w:hAnsi="Roboto"/>
          <w:color w:val="000000"/>
          <w:spacing w:val="-2"/>
          <w:sz w:val="28"/>
          <w:szCs w:val="28"/>
        </w:rPr>
        <w:t xml:space="preserve">(Physicians for Social Responsibility 9, 7-31-2009, "Dirty, Dangerous and Expensive: The Truth About Nuclear Power," </w:t>
      </w:r>
      <w:hyperlink r:id="rId490" w:history="1">
        <w:r w:rsidRPr="009A799D">
          <w:rPr>
            <w:rStyle w:val="Hyperlink"/>
            <w:rFonts w:ascii="Roboto" w:hAnsi="Roboto"/>
            <w:spacing w:val="-2"/>
            <w:sz w:val="28"/>
            <w:szCs w:val="28"/>
          </w:rPr>
          <w:t>https://www.psr.org/blog/resource/dirty-dangerous-and-expensive-the-truth-about-nuclear-power/)//KA</w:t>
        </w:r>
      </w:hyperlink>
      <w:r w:rsidRPr="009A799D">
        <w:rPr>
          <w:rFonts w:ascii="Roboto" w:hAnsi="Roboto"/>
          <w:color w:val="000000"/>
          <w:spacing w:val="-2"/>
          <w:sz w:val="28"/>
          <w:szCs w:val="28"/>
        </w:rPr>
        <w:t xml:space="preserve"> </w:t>
      </w:r>
    </w:p>
    <w:p w:rsidR="00413D43" w:rsidRPr="009A799D" w:rsidRDefault="00413D43" w:rsidP="004F6BFC">
      <w:pPr>
        <w:pStyle w:val="NormalWeb"/>
        <w:shd w:val="clear" w:color="auto" w:fill="FFFFFF"/>
        <w:spacing w:before="0" w:beforeAutospacing="0" w:after="150" w:afterAutospacing="0"/>
        <w:rPr>
          <w:rFonts w:ascii="Roboto" w:hAnsi="Roboto"/>
          <w:b/>
          <w:color w:val="000000"/>
          <w:spacing w:val="-2"/>
          <w:sz w:val="24"/>
          <w:szCs w:val="24"/>
          <w:u w:val="single"/>
        </w:rPr>
      </w:pPr>
      <w:r w:rsidRPr="009A799D">
        <w:rPr>
          <w:rFonts w:ascii="Roboto" w:hAnsi="Roboto"/>
          <w:color w:val="000000"/>
          <w:spacing w:val="-2"/>
          <w:sz w:val="24"/>
          <w:szCs w:val="24"/>
          <w:u w:val="single"/>
        </w:rPr>
        <w:t>Assertions that nuclear power can lead us to energy independence are incorrect. In 2007, more than 90 percent of the uranium used in U.S. nuclear power reactors was imported.</w:t>
      </w:r>
      <w:r w:rsidRPr="009A799D">
        <w:rPr>
          <w:rFonts w:ascii="Roboto" w:hAnsi="Roboto"/>
          <w:color w:val="000000"/>
          <w:spacing w:val="-2"/>
          <w:sz w:val="14"/>
          <w:szCs w:val="24"/>
        </w:rPr>
        <w:t xml:space="preserve"> </w:t>
      </w:r>
      <w:r w:rsidRPr="009A799D">
        <w:rPr>
          <w:rFonts w:ascii="Roboto" w:hAnsi="Roboto"/>
          <w:color w:val="000000"/>
          <w:spacing w:val="-2"/>
          <w:sz w:val="24"/>
          <w:szCs w:val="24"/>
          <w:u w:val="single"/>
        </w:rPr>
        <w:t>The U.S. only has the ninth largest reasonably assured uranium resources in the world.(</w:t>
      </w:r>
      <w:hyperlink r:id="rId491" w:anchor="10" w:history="1">
        <w:r w:rsidRPr="009A799D">
          <w:rPr>
            <w:rStyle w:val="Hyperlink"/>
            <w:rFonts w:ascii="Roboto" w:hAnsi="Roboto"/>
            <w:b/>
            <w:bCs/>
            <w:color w:val="9B2625"/>
            <w:spacing w:val="-2"/>
            <w:sz w:val="24"/>
            <w:szCs w:val="24"/>
            <w:u w:val="single"/>
          </w:rPr>
          <w:t>10</w:t>
        </w:r>
      </w:hyperlink>
      <w:r w:rsidRPr="009A799D">
        <w:rPr>
          <w:rFonts w:ascii="Roboto" w:hAnsi="Roboto"/>
          <w:color w:val="000000"/>
          <w:spacing w:val="-2"/>
          <w:sz w:val="24"/>
          <w:szCs w:val="24"/>
          <w:u w:val="single"/>
        </w:rPr>
        <w:t xml:space="preserve">) Most of it is low to medium grade, which is not only more polluting but also less economical than uranium found in other nations. </w:t>
      </w:r>
      <w:r w:rsidRPr="009A799D">
        <w:rPr>
          <w:rFonts w:ascii="Roboto" w:hAnsi="Roboto"/>
          <w:color w:val="000000"/>
          <w:spacing w:val="-2"/>
          <w:sz w:val="14"/>
          <w:szCs w:val="24"/>
        </w:rPr>
        <w:t>The U.S.’s high-priced uranium resources and world uranium price volatility mean that current dependence on foreign sources of uranium is not likely to change significantly in the future.</w:t>
      </w:r>
      <w:r w:rsidRPr="009A799D">
        <w:rPr>
          <w:rFonts w:ascii="Roboto" w:hAnsi="Roboto"/>
          <w:color w:val="000000"/>
          <w:spacing w:val="-2"/>
          <w:sz w:val="24"/>
          <w:szCs w:val="24"/>
          <w:u w:val="single"/>
        </w:rPr>
        <w:t xml:space="preserve"> </w:t>
      </w:r>
      <w:r w:rsidRPr="009A799D">
        <w:rPr>
          <w:rFonts w:ascii="Roboto" w:hAnsi="Roboto"/>
          <w:color w:val="000000"/>
          <w:spacing w:val="-2"/>
          <w:sz w:val="14"/>
          <w:szCs w:val="24"/>
        </w:rPr>
        <w:t xml:space="preserve">One country that the U.S. continues to rely on for uranium is Russia. The Continuing Resolution signed into law in September 2008 extended and expanded the program to import Russian highly enriched uranium that has been down-blended for use in U.S. commercial reactors. This program, which was set to expire in 2013, has been extended through 2020 and expanded to allow more uranium imports per year from Russia. While the program is an important non-proliferation measure (highly enriched uranium can be used to make a nuclear weapon), it means that </w:t>
      </w:r>
      <w:r w:rsidRPr="009A799D">
        <w:rPr>
          <w:rFonts w:ascii="Roboto" w:hAnsi="Roboto"/>
          <w:b/>
          <w:color w:val="000000"/>
          <w:spacing w:val="-2"/>
          <w:sz w:val="24"/>
          <w:szCs w:val="24"/>
          <w:u w:val="single"/>
        </w:rPr>
        <w:t xml:space="preserve">the U.S. will continue to rely on Russia for a significant amount of uranium for commercial nuclear reactors. </w:t>
      </w:r>
      <w:r w:rsidRPr="009A799D">
        <w:rPr>
          <w:rFonts w:ascii="Roboto" w:hAnsi="Roboto"/>
          <w:color w:val="000000"/>
          <w:spacing w:val="-2"/>
          <w:sz w:val="14"/>
          <w:szCs w:val="24"/>
        </w:rPr>
        <w:t>In 1954, then Chairman of the Atomic Energy Commission Lewis Strauss promised that the nuclear industry would one day provide energy “too cheap to meter.”(</w:t>
      </w:r>
      <w:hyperlink r:id="rId492" w:anchor="5" w:history="1">
        <w:r w:rsidRPr="009A799D">
          <w:rPr>
            <w:rStyle w:val="Hyperlink"/>
            <w:rFonts w:ascii="Roboto" w:hAnsi="Roboto"/>
            <w:b/>
            <w:bCs/>
            <w:color w:val="9B2625"/>
            <w:spacing w:val="-2"/>
            <w:sz w:val="14"/>
            <w:szCs w:val="24"/>
          </w:rPr>
          <w:t>5</w:t>
        </w:r>
      </w:hyperlink>
      <w:r w:rsidRPr="009A799D">
        <w:rPr>
          <w:rFonts w:ascii="Roboto" w:hAnsi="Roboto"/>
          <w:color w:val="000000"/>
          <w:spacing w:val="-2"/>
          <w:sz w:val="14"/>
          <w:szCs w:val="24"/>
        </w:rPr>
        <w:t xml:space="preserve">) More than 50 years and tens of billions of dollars in federal subsidies later, </w:t>
      </w:r>
      <w:r w:rsidRPr="009A799D">
        <w:rPr>
          <w:rFonts w:ascii="Roboto" w:hAnsi="Roboto"/>
          <w:b/>
          <w:color w:val="000000"/>
          <w:spacing w:val="-2"/>
          <w:sz w:val="24"/>
          <w:szCs w:val="24"/>
          <w:u w:val="single"/>
        </w:rPr>
        <w:t>nuclear power remains prohibitively expensive</w:t>
      </w:r>
      <w:r w:rsidRPr="009A799D">
        <w:rPr>
          <w:rFonts w:ascii="Roboto" w:hAnsi="Roboto"/>
          <w:color w:val="000000"/>
          <w:spacing w:val="-2"/>
          <w:sz w:val="14"/>
          <w:szCs w:val="24"/>
        </w:rPr>
        <w:t>. Even among the business and financial communities, it is widely accepted that nuclear power would not be economically viable without government support.(</w:t>
      </w:r>
      <w:hyperlink r:id="rId493" w:anchor="11" w:history="1">
        <w:r w:rsidRPr="009A799D">
          <w:rPr>
            <w:rStyle w:val="Hyperlink"/>
            <w:rFonts w:ascii="Roboto" w:hAnsi="Roboto"/>
            <w:b/>
            <w:bCs/>
            <w:color w:val="9B2625"/>
            <w:spacing w:val="-2"/>
            <w:sz w:val="14"/>
            <w:szCs w:val="24"/>
          </w:rPr>
          <w:t>11</w:t>
        </w:r>
      </w:hyperlink>
      <w:r w:rsidRPr="009A799D">
        <w:rPr>
          <w:rFonts w:ascii="Roboto" w:hAnsi="Roboto"/>
          <w:color w:val="000000"/>
          <w:spacing w:val="-2"/>
          <w:sz w:val="14"/>
          <w:szCs w:val="24"/>
        </w:rPr>
        <w:t xml:space="preserve">) Despite this poor economic performance, the federal government has continued to pour money into the nuclear industry the Energy Policy Act of 2005 included more than $13 billion in production subsidies, tax breaks and other incentives for nuclear power. The most important subsidy for the nuclear industry and the most expensive for U.S. taxpayers comes in the form of loan guarantees, which are promises that taxpayers will bail out the nuclear utilities by paying back their loans when the projects fail. According to the Congressional Budget Office, </w:t>
      </w:r>
      <w:r w:rsidRPr="009A799D">
        <w:rPr>
          <w:rFonts w:ascii="Roboto" w:hAnsi="Roboto"/>
          <w:b/>
          <w:color w:val="000000"/>
          <w:spacing w:val="-2"/>
          <w:sz w:val="24"/>
          <w:szCs w:val="24"/>
          <w:u w:val="single"/>
        </w:rPr>
        <w:t>the failure rate for nuclear projects is “very high well above 50 percent.”</w:t>
      </w:r>
      <w:r w:rsidRPr="009A799D">
        <w:rPr>
          <w:rFonts w:ascii="Roboto" w:hAnsi="Roboto"/>
          <w:color w:val="000000"/>
          <w:spacing w:val="-2"/>
          <w:sz w:val="14"/>
          <w:szCs w:val="24"/>
        </w:rPr>
        <w:t>(</w:t>
      </w:r>
      <w:hyperlink r:id="rId494" w:anchor="12" w:history="1">
        <w:r w:rsidRPr="009A799D">
          <w:rPr>
            <w:rStyle w:val="Hyperlink"/>
            <w:rFonts w:ascii="Roboto" w:hAnsi="Roboto"/>
            <w:b/>
            <w:bCs/>
            <w:color w:val="9B2625"/>
            <w:spacing w:val="-2"/>
            <w:sz w:val="14"/>
            <w:szCs w:val="24"/>
          </w:rPr>
          <w:t>12</w:t>
        </w:r>
      </w:hyperlink>
      <w:r w:rsidRPr="009A799D">
        <w:rPr>
          <w:rFonts w:ascii="Roboto" w:hAnsi="Roboto"/>
          <w:color w:val="000000"/>
          <w:spacing w:val="-2"/>
          <w:sz w:val="14"/>
          <w:szCs w:val="24"/>
        </w:rPr>
        <w:t xml:space="preserve">) The nuclear industry is demanding $122 billion in federal loan guarantees for 21 reactors. If these guarantees were authorized, taxpayers would be on the hook for at least $61 billion. It is clear that alternatives to fossil fuels must be developed on a large scale. However, </w:t>
      </w:r>
      <w:r w:rsidRPr="009A799D">
        <w:rPr>
          <w:rFonts w:ascii="Roboto" w:hAnsi="Roboto"/>
          <w:color w:val="000000"/>
          <w:spacing w:val="-2"/>
          <w:sz w:val="24"/>
          <w:szCs w:val="24"/>
          <w:u w:val="single"/>
        </w:rPr>
        <w:t xml:space="preserve">nuclear power is neither renewable nor clean and therefore not a wise option. Even if one were to disregard the waste problems, safety risks and dismal economics, </w:t>
      </w:r>
      <w:r w:rsidRPr="009A799D">
        <w:rPr>
          <w:rFonts w:ascii="Roboto" w:hAnsi="Roboto"/>
          <w:b/>
          <w:color w:val="000000"/>
          <w:spacing w:val="-2"/>
          <w:sz w:val="24"/>
          <w:szCs w:val="24"/>
          <w:u w:val="single"/>
        </w:rPr>
        <w:t>nuclear power is both too slow and too limited a solution to global warming and energy insecurity</w:t>
      </w:r>
      <w:r w:rsidRPr="009A799D">
        <w:rPr>
          <w:rFonts w:ascii="Roboto" w:hAnsi="Roboto"/>
          <w:b/>
          <w:color w:val="000000"/>
          <w:spacing w:val="-2"/>
          <w:sz w:val="14"/>
          <w:szCs w:val="24"/>
        </w:rPr>
        <w:t>.</w:t>
      </w:r>
      <w:r w:rsidRPr="009A799D">
        <w:rPr>
          <w:rFonts w:ascii="Roboto" w:hAnsi="Roboto"/>
          <w:color w:val="000000"/>
          <w:spacing w:val="-2"/>
          <w:sz w:val="14"/>
          <w:szCs w:val="24"/>
        </w:rPr>
        <w:t xml:space="preserve"> Given the urgent need to begin reducing greenhouse gas emissions, </w:t>
      </w:r>
      <w:r w:rsidRPr="009A799D">
        <w:rPr>
          <w:rFonts w:ascii="Roboto" w:hAnsi="Roboto"/>
          <w:b/>
          <w:color w:val="000000"/>
          <w:spacing w:val="-2"/>
          <w:sz w:val="24"/>
          <w:szCs w:val="24"/>
          <w:u w:val="single"/>
        </w:rPr>
        <w:t>the long lead times required for the design, permitting and construction of nuclear reactors render nuclear power an ineffective option for addressing global warming.</w:t>
      </w:r>
    </w:p>
    <w:p w:rsidR="00413D43" w:rsidRPr="009A799D" w:rsidRDefault="00413D43" w:rsidP="004F6BFC">
      <w:pPr>
        <w:rPr>
          <w:rFonts w:eastAsia="Times New Roman"/>
          <w:sz w:val="16"/>
          <w:szCs w:val="28"/>
        </w:rPr>
      </w:pPr>
    </w:p>
    <w:p w:rsidR="00413D43" w:rsidRPr="009A799D" w:rsidRDefault="00413D43" w:rsidP="004F6BFC">
      <w:pPr>
        <w:pStyle w:val="Heading4"/>
        <w:rPr>
          <w:rFonts w:hint="eastAsia"/>
        </w:rPr>
      </w:pPr>
      <w:r w:rsidRPr="009A799D">
        <w:t xml:space="preserve">Nuclear takes too long to solve warming and no one adopts it </w:t>
      </w:r>
    </w:p>
    <w:p w:rsidR="00413D43" w:rsidRPr="009A799D" w:rsidRDefault="00413D43" w:rsidP="004F6BFC">
      <w:r w:rsidRPr="009A799D">
        <w:t xml:space="preserve">Sharon </w:t>
      </w:r>
      <w:r w:rsidRPr="009A799D">
        <w:rPr>
          <w:b/>
        </w:rPr>
        <w:t>Squassoni 16</w:t>
      </w:r>
      <w:r w:rsidRPr="009A799D">
        <w:t>, 12-22-2016, "The incredible shrinking nuclear offset to climate change," Taylor &amp; Francis, Sharon Squassoni is research professor at the Institute for International Science and Technology Policy, Elliott School of International Affairs, at the George Washington University. She received a Bachelor of Arts degree from the State University of New York at Albany, a master’s in public management from the University of Maryland, and a master’s in national security strategy from the National War College, https://www.tandfonline.com/doi/abs/10.1080/00963402.2016.1264208//KA</w:t>
      </w:r>
    </w:p>
    <w:p w:rsidR="00413D43" w:rsidRPr="009A799D" w:rsidRDefault="00413D43" w:rsidP="004F6BFC"/>
    <w:p w:rsidR="00413D43" w:rsidRPr="009A799D" w:rsidRDefault="00413D43" w:rsidP="004F6BFC">
      <w:pPr>
        <w:rPr>
          <w:rFonts w:eastAsia="Times New Roman"/>
          <w:sz w:val="16"/>
          <w:szCs w:val="28"/>
        </w:rPr>
      </w:pPr>
      <w:r w:rsidRPr="009A799D">
        <w:rPr>
          <w:rFonts w:eastAsia="Times New Roman"/>
          <w:sz w:val="16"/>
          <w:szCs w:val="28"/>
        </w:rPr>
        <w:t xml:space="preserve">In the last 10 years, however, </w:t>
      </w:r>
      <w:r w:rsidRPr="009A799D">
        <w:rPr>
          <w:rFonts w:eastAsia="Times New Roman"/>
          <w:szCs w:val="28"/>
          <w:u w:val="single"/>
        </w:rPr>
        <w:t>the climate change incentive for a big expansion of nuclear energy has become less compelling</w:t>
      </w:r>
      <w:r w:rsidRPr="009A799D">
        <w:rPr>
          <w:rFonts w:eastAsia="Times New Roman"/>
          <w:sz w:val="16"/>
          <w:szCs w:val="28"/>
        </w:rPr>
        <w:t xml:space="preserve">. The timeline for deep decarbonization is no longer measured in decades, but in years. Contrary to some assertions, </w:t>
      </w:r>
      <w:r w:rsidRPr="009A799D">
        <w:rPr>
          <w:rFonts w:eastAsia="Times New Roman"/>
          <w:b/>
          <w:szCs w:val="28"/>
          <w:u w:val="single"/>
        </w:rPr>
        <w:t>the numbers don’t work out for nuclear.</w:t>
      </w:r>
      <w:r w:rsidRPr="009A799D">
        <w:rPr>
          <w:rFonts w:eastAsia="Times New Roman"/>
          <w:sz w:val="16"/>
          <w:szCs w:val="28"/>
        </w:rPr>
        <w:t xml:space="preserve"> </w:t>
      </w:r>
      <w:r w:rsidRPr="009A799D">
        <w:rPr>
          <w:rFonts w:eastAsia="Times New Roman"/>
          <w:b/>
          <w:szCs w:val="28"/>
          <w:u w:val="single"/>
        </w:rPr>
        <w:t>Absent a major breakthrough in cost or manufacturing capability, nuclear energy just cannot be expanded quickly enough to make a significant difference.</w:t>
      </w:r>
      <w:r w:rsidRPr="009A799D">
        <w:rPr>
          <w:rFonts w:eastAsia="Times New Roman"/>
          <w:sz w:val="16"/>
          <w:szCs w:val="28"/>
        </w:rPr>
        <w:t xml:space="preserve"> Using the most optimistic of assumptions, completing every reactor under construction now by 2020 would add 59 GWe. Assuming the historic capability of connecting 11 reactors annually to the grid, </w:t>
      </w:r>
      <w:r w:rsidRPr="009A799D">
        <w:rPr>
          <w:rFonts w:eastAsia="Times New Roman"/>
          <w:szCs w:val="28"/>
          <w:u w:val="single"/>
        </w:rPr>
        <w:t>the world will be able to increase nuclear capacity by about 20% over 34 years. This is nowhere close to what would be needed for a significant contribution</w:t>
      </w:r>
      <w:r w:rsidRPr="009A799D">
        <w:rPr>
          <w:rFonts w:eastAsia="Times New Roman"/>
          <w:b/>
          <w:szCs w:val="28"/>
          <w:u w:val="single"/>
        </w:rPr>
        <w:t>. Doubling that production rate, under the most current IEA TwoDegree Scenario, would allow nuclear energy to contribute to just 7% of the required carbon dioxide emission reductions by 2050.</w:t>
      </w:r>
      <w:r w:rsidRPr="009A799D">
        <w:rPr>
          <w:rFonts w:eastAsia="Times New Roman"/>
          <w:sz w:val="16"/>
          <w:szCs w:val="28"/>
        </w:rPr>
        <w:t xml:space="preserve"> Part of the problem lies in the fact that although the scale of climate change is global, decisions about energy are still largely local. The Paris Agreement on climate change is a bottom-up treaty that requires countries to submit nationally determined plans for collectively reducing their greenhouse gas emissions by 50% by 2050. So far, nuclear energy hasn’t figured very prominently in those reports. According to one tally, of the 163 reports already submitted, only 11 mention nuclear power (Schneider and Froggatt 2016.). Of those 11, 6 mention expanding nuclear energy to meet climate change goals. These are the reports submitted by Belarus, China, India, Japan, Turkey, and the United Arab Emirates. Three of those countries – Belarus, UAE, and Turkey – will be first-time operators of nuclear power plants. Belarus’ nuclear power plant construction has been plagued by accidents, including dropping a reactor vessel, and three deaths. Turkey’s Akkuyu project slowed down last year in response to poorer Turkish–Russian relations. Japan is obviously seeking to increase the electricity from nuclear energy, but it will be a slow, uphill struggle if the last five years provide any guide. China and India are obviously more important in the overall landscape of nuclear energy and climate change, because they are such large emitters of CO2 and have forecast such large electricity growth. Together, they might build close to 180 GWe of new nuclear capacity by 2050. For both, however, efficiency will play a much larger role in bringing down their carbon emissions. The stark contrast between modest individual country plans regarding nuclear energy and how advocates of nuclear energy envision its growth is nothing new. </w:t>
      </w:r>
      <w:r w:rsidRPr="009A799D">
        <w:rPr>
          <w:rFonts w:eastAsia="Times New Roman"/>
          <w:b/>
          <w:szCs w:val="28"/>
          <w:u w:val="single"/>
        </w:rPr>
        <w:t>Nuclear energy has always promised more than it has delivered</w:t>
      </w:r>
      <w:r w:rsidRPr="009A799D">
        <w:rPr>
          <w:rFonts w:eastAsia="Times New Roman"/>
          <w:szCs w:val="28"/>
          <w:u w:val="single"/>
        </w:rPr>
        <w:t>. In the case of climate change, countries’ unwillingness to accept top-down approaches to decarbonizing electricity supply very likely means that nuclear energy will not feature prominently in efforts to halt growth in greenhouse gas emissions.</w:t>
      </w:r>
      <w:r w:rsidRPr="009A799D">
        <w:rPr>
          <w:rFonts w:eastAsia="Times New Roman"/>
          <w:sz w:val="16"/>
          <w:szCs w:val="28"/>
        </w:rPr>
        <w:t xml:space="preserve"> This is not necessarily a bad thing, if it buys time to address in a more meaningful way the traditional cost, safety, security, waste, and proliferation challenges that nuclear energy poses. After all, there is little reason to pursue a climate cure that could turn out to be worse than the disease.</w:t>
      </w:r>
    </w:p>
    <w:p w:rsidR="00413D43" w:rsidRPr="009A799D" w:rsidRDefault="00413D43" w:rsidP="004F6BFC">
      <w:pPr>
        <w:rPr>
          <w:rFonts w:eastAsia="Times New Roman"/>
          <w:szCs w:val="28"/>
        </w:rPr>
      </w:pPr>
    </w:p>
    <w:p w:rsidR="00413D43" w:rsidRPr="009A799D" w:rsidRDefault="00413D43" w:rsidP="004F6BFC">
      <w:pPr>
        <w:pStyle w:val="NormalWeb"/>
        <w:shd w:val="clear" w:color="auto" w:fill="FFFFFF"/>
        <w:spacing w:before="0" w:beforeAutospacing="0" w:after="150" w:afterAutospacing="0"/>
        <w:rPr>
          <w:rFonts w:ascii="Roboto" w:hAnsi="Roboto"/>
          <w:b/>
          <w:color w:val="000000"/>
          <w:spacing w:val="-2"/>
          <w:sz w:val="28"/>
          <w:szCs w:val="28"/>
          <w:u w:val="single"/>
        </w:rPr>
      </w:pPr>
    </w:p>
    <w:p w:rsidR="00413D43" w:rsidRPr="009A799D" w:rsidRDefault="00413D43" w:rsidP="004F6BFC"/>
    <w:p w:rsidR="00413D43" w:rsidRPr="009A799D" w:rsidRDefault="00413D43" w:rsidP="004F6BFC">
      <w:pPr>
        <w:pStyle w:val="Heading4"/>
        <w:rPr>
          <w:rFonts w:hint="eastAsia"/>
        </w:rPr>
      </w:pPr>
      <w:r w:rsidRPr="009A799D">
        <w:t xml:space="preserve">Nuclear doesn’t provide enough energy to reduce emissions </w:t>
      </w:r>
    </w:p>
    <w:p w:rsidR="00413D43" w:rsidRPr="009A799D" w:rsidRDefault="00413D43" w:rsidP="004F6BFC">
      <w:pPr>
        <w:rPr>
          <w:rFonts w:eastAsia="Times New Roman"/>
          <w:sz w:val="20"/>
          <w:szCs w:val="20"/>
        </w:rPr>
      </w:pPr>
      <w:r w:rsidRPr="009A799D">
        <w:rPr>
          <w:b/>
        </w:rPr>
        <w:t xml:space="preserve">Lovins 01 </w:t>
      </w:r>
      <w:r w:rsidRPr="009A799D">
        <w:t xml:space="preserve">(Amory and Hunter Lovins, a physicist and lawyer/social scientist respectively, cofounded and lead Rocky Mountain Institute (www.rmi.org), an independent nonprofit applied research center that often advises utilities, other industries, and governments, </w:t>
      </w:r>
      <w:hyperlink r:id="rId495" w:history="1">
        <w:r w:rsidRPr="009A799D">
          <w:rPr>
            <w:rStyle w:val="Hyperlink"/>
          </w:rPr>
          <w:t>https://d231jw5ce53gcq.cloudfront.net/wp-content/uploads/2017/05/RMI_Document_Repository_Public-Reprts_E01-05_CanNucPowerSolve.pdf)//KA</w:t>
        </w:r>
      </w:hyperlink>
      <w:r w:rsidRPr="009A799D">
        <w:t xml:space="preserve"> </w:t>
      </w:r>
    </w:p>
    <w:p w:rsidR="00413D43" w:rsidRPr="009A799D" w:rsidRDefault="00413D43" w:rsidP="004F6BFC">
      <w:pPr>
        <w:rPr>
          <w:rFonts w:eastAsia="Times New Roman"/>
          <w:sz w:val="16"/>
          <w:szCs w:val="28"/>
        </w:rPr>
      </w:pPr>
      <w:r w:rsidRPr="009A799D">
        <w:rPr>
          <w:rFonts w:eastAsia="Times New Roman"/>
          <w:sz w:val="16"/>
          <w:szCs w:val="28"/>
        </w:rPr>
        <w:t xml:space="preserve">The Titanic wasn’t supposed to sink, but, well, it did. The Titanic of the energy business, nuclear power, did too, but proponents want to get it under steam again. Given the current mania about a supposed energy crisis, it’s worth understanding why nuclear power, won’t float. </w:t>
      </w:r>
      <w:r w:rsidRPr="009A799D">
        <w:rPr>
          <w:rFonts w:eastAsia="Times New Roman"/>
          <w:szCs w:val="28"/>
          <w:u w:val="single"/>
        </w:rPr>
        <w:t>Nuclear plants can’t solve the immediate problems facing us</w:t>
      </w:r>
      <w:r w:rsidRPr="009A799D">
        <w:rPr>
          <w:rFonts w:eastAsia="Times New Roman"/>
          <w:sz w:val="16"/>
          <w:szCs w:val="28"/>
        </w:rPr>
        <w:t xml:space="preserve"> (they’re slow to build, and recent blackouts in the West were not caused by a lack of generating capacity). </w:t>
      </w:r>
      <w:r w:rsidRPr="009A799D">
        <w:rPr>
          <w:rFonts w:eastAsia="Times New Roman"/>
          <w:szCs w:val="28"/>
          <w:u w:val="single"/>
        </w:rPr>
        <w:t>And nukes suffer from a more fundamental problem: they can’t compete in any energy market. Nuclear power already suffered the greatest collapse of any enterprise in the industrial history of the world. Overwhelmed by huge construction and repair costs, it achieved less than 1/10th the capacity and 1/100th the new orders officially forecast a quarter-century ago.</w:t>
      </w:r>
      <w:r w:rsidRPr="009A799D">
        <w:rPr>
          <w:rFonts w:eastAsia="Times New Roman"/>
          <w:sz w:val="16"/>
          <w:szCs w:val="28"/>
        </w:rPr>
        <w:t xml:space="preserve"> No vendor has ever made money selling reactors. </w:t>
      </w:r>
      <w:r w:rsidRPr="009A799D">
        <w:rPr>
          <w:rFonts w:eastAsia="Times New Roman"/>
          <w:szCs w:val="28"/>
          <w:u w:val="single"/>
        </w:rPr>
        <w:t>Even today, if a nuclear power plant cost nothing to build, it would be cheaper to write it off</w:t>
      </w:r>
      <w:r w:rsidRPr="009A799D">
        <w:rPr>
          <w:rFonts w:eastAsia="Times New Roman"/>
          <w:sz w:val="16"/>
          <w:szCs w:val="28"/>
        </w:rPr>
        <w:t xml:space="preserve"> (and give away electricity-saving equipment to displace the nuke’s power) </w:t>
      </w:r>
      <w:r w:rsidRPr="009A799D">
        <w:rPr>
          <w:rFonts w:eastAsia="Times New Roman"/>
          <w:szCs w:val="28"/>
          <w:u w:val="single"/>
        </w:rPr>
        <w:t>than to operate.</w:t>
      </w:r>
      <w:r w:rsidRPr="009A799D">
        <w:rPr>
          <w:rFonts w:eastAsia="Times New Roman"/>
          <w:sz w:val="16"/>
          <w:szCs w:val="28"/>
        </w:rPr>
        <w:t xml:space="preserve"> Only such centrally planned electricity systems like Russia propose new nuclear plants. Free markets shouldn’t follow their lead. “If a thing is not worth doing,” said economist Lord Keynes, “it is not worth doing well.” </w:t>
      </w:r>
      <w:r w:rsidRPr="009A799D">
        <w:rPr>
          <w:rFonts w:eastAsia="Times New Roman"/>
          <w:b/>
          <w:szCs w:val="28"/>
          <w:u w:val="single"/>
        </w:rPr>
        <w:t>Even ignoring nuclear’s tendency to spread bomb material and know-how, produce toxic waste, invite sabotage, and cause uninsurable accidents, it is simply uncompetitive and unnecessary</w:t>
      </w:r>
      <w:r w:rsidRPr="009A799D">
        <w:rPr>
          <w:rFonts w:eastAsia="Times New Roman"/>
          <w:sz w:val="16"/>
          <w:szCs w:val="28"/>
        </w:rPr>
        <w:t xml:space="preserve">. After a trillion-dollar taxpayer investment, </w:t>
      </w:r>
      <w:r w:rsidRPr="009A799D">
        <w:rPr>
          <w:rFonts w:eastAsia="Times New Roman"/>
          <w:b/>
          <w:szCs w:val="28"/>
          <w:u w:val="single"/>
        </w:rPr>
        <w:t xml:space="preserve">it delivers little more energy than wood delivers to American customers. </w:t>
      </w:r>
      <w:r w:rsidRPr="009A799D">
        <w:rPr>
          <w:rFonts w:eastAsia="Times New Roman"/>
          <w:szCs w:val="28"/>
          <w:u w:val="single"/>
        </w:rPr>
        <w:t>Globally, it produces severalfold less primary energy than renewable sources. In the 1990s, global nuclear capacity rose by 1% a year, adding three billion watts a year. The use of solar cells grew 17% (24% last year), outpaced only by windpower, which grew at 24%</w:t>
      </w:r>
      <w:r w:rsidRPr="009A799D">
        <w:rPr>
          <w:rFonts w:eastAsia="Times New Roman"/>
          <w:sz w:val="16"/>
          <w:szCs w:val="28"/>
        </w:rPr>
        <w:t xml:space="preserve"> and has lately been adding five billion watts a year. During the 1990s, too, California added more megawatts from small, decentralized plants than the capacity of its two nuclear plants—whose debts triggered the restructuring that created that state’s current utility mess. Enthusiasts claim hypothetical new reactors might deliver a kilowatt-hour to your meter for 6¢. But remember that the first nuke vendors promised power “too cheap to meter.” It actually came in at 10–15¢ for post-1980 plants worldwide. (Of that 10–15¢, nearly 3¢ pays for delivery, 1–2¢ for running the plant, and the rest for building it and for major repairs.) But on the same accounting basis, modem wind farms, or superefficient gas plants cost only 5–6¢. Onsite options that require no delivery are even cheaper: cogeneration of heat and power in buildings and factories costs 1–5¢, and installing efficient lights, motors, and other electricity-saving devices costs under 2¢. The next winners, fuel cells, are just entering real volume production. But even without them (or the cheap solar cells that will follow them), each of the other three options—enormous, fast, widely available, and flourishing in the market—defeats nuclear power. </w:t>
      </w:r>
      <w:r w:rsidRPr="009A799D">
        <w:rPr>
          <w:rFonts w:eastAsia="Times New Roman"/>
          <w:szCs w:val="28"/>
          <w:u w:val="single"/>
        </w:rPr>
        <w:t>Claims that nuclear is cheaper than</w:t>
      </w:r>
      <w:r w:rsidRPr="009A799D">
        <w:rPr>
          <w:rFonts w:eastAsia="Times New Roman"/>
          <w:sz w:val="16"/>
          <w:szCs w:val="28"/>
        </w:rPr>
        <w:t xml:space="preserve">, say </w:t>
      </w:r>
      <w:r w:rsidRPr="009A799D">
        <w:rPr>
          <w:rFonts w:eastAsia="Times New Roman"/>
          <w:szCs w:val="28"/>
          <w:u w:val="single"/>
        </w:rPr>
        <w:t xml:space="preserve">gas, assume only the running cost of average old nuclear plants, versus the average cost of running old, inefficient gas-fired plants. But count the building and operating cost of new nuclear plants, or add the cost of delivery to customers, or compare nuclear with the doubled-efficiency gas plants that are beating the pants off nuclear and coal orders worldwide, and </w:t>
      </w:r>
      <w:r w:rsidRPr="009A799D">
        <w:rPr>
          <w:rFonts w:eastAsia="Times New Roman"/>
          <w:b/>
          <w:szCs w:val="28"/>
          <w:u w:val="single"/>
        </w:rPr>
        <w:t>nuclear power assumes its actual status as the worst buy available</w:t>
      </w:r>
      <w:r w:rsidRPr="009A799D">
        <w:rPr>
          <w:rFonts w:eastAsia="Times New Roman"/>
          <w:szCs w:val="28"/>
          <w:u w:val="single"/>
        </w:rPr>
        <w:t>.</w:t>
      </w:r>
      <w:r w:rsidRPr="009A799D">
        <w:rPr>
          <w:rFonts w:eastAsia="Times New Roman"/>
          <w:sz w:val="16"/>
          <w:szCs w:val="28"/>
        </w:rPr>
        <w:t xml:space="preserve"> That’s why it’s not selling.</w:t>
      </w:r>
    </w:p>
    <w:p w:rsidR="003B6625" w:rsidRPr="009A799D" w:rsidRDefault="003B6625" w:rsidP="004F6BFC"/>
    <w:p w:rsidR="00125AF0" w:rsidRPr="009A799D" w:rsidRDefault="00125AF0" w:rsidP="004F6BFC">
      <w:pPr>
        <w:pStyle w:val="Heading1"/>
        <w:rPr>
          <w:rFonts w:eastAsia="Times New Roman"/>
        </w:rPr>
      </w:pPr>
      <w:r w:rsidRPr="009A799D">
        <w:rPr>
          <w:rFonts w:eastAsia="Times New Roman"/>
        </w:rPr>
        <w:t>Misc</w:t>
      </w:r>
    </w:p>
    <w:p w:rsidR="00125AF0" w:rsidRPr="009A799D" w:rsidRDefault="00125AF0" w:rsidP="004F6BFC">
      <w:pPr>
        <w:pStyle w:val="Heading3"/>
        <w:rPr>
          <w:rFonts w:hint="eastAsia"/>
        </w:rPr>
      </w:pPr>
      <w:r w:rsidRPr="009A799D">
        <w:t>Offshoring Good</w:t>
      </w:r>
    </w:p>
    <w:p w:rsidR="00125AF0" w:rsidRPr="009A799D" w:rsidRDefault="00125AF0" w:rsidP="004F6BFC">
      <w:pPr>
        <w:pStyle w:val="Heading4"/>
        <w:rPr>
          <w:rFonts w:hint="eastAsia"/>
        </w:rPr>
      </w:pPr>
      <w:r w:rsidRPr="009A799D">
        <w:t>Offshoring has no negative impacts and only helps domestic workers</w:t>
      </w:r>
    </w:p>
    <w:p w:rsidR="00125AF0" w:rsidRPr="009A799D" w:rsidRDefault="00125AF0" w:rsidP="004F6BFC">
      <w:r w:rsidRPr="009A799D">
        <w:t xml:space="preserve">Suzy </w:t>
      </w:r>
      <w:r w:rsidRPr="009A799D">
        <w:rPr>
          <w:rStyle w:val="Style13ptBold"/>
        </w:rPr>
        <w:t>Khimm</w:t>
      </w:r>
      <w:r w:rsidRPr="009A799D">
        <w:t>, 7-12-</w:t>
      </w:r>
      <w:r w:rsidRPr="009A799D">
        <w:rPr>
          <w:rStyle w:val="Style13ptBold"/>
        </w:rPr>
        <w:t>2012</w:t>
      </w:r>
      <w:r w:rsidRPr="009A799D">
        <w:t xml:space="preserve">, "Offshoring creates as many U.S. jobs as it kills, study says," </w:t>
      </w:r>
      <w:hyperlink r:id="rId496" w:history="1">
        <w:r w:rsidRPr="009A799D">
          <w:rPr>
            <w:rStyle w:val="Hyperlink"/>
          </w:rPr>
          <w:t>https://www.washingtonpost.com/news/wonk/wp/2012/07/12/study-offshoring-creates-as-many-u-s-jobs-as-it-kills/?noredirect=on</w:t>
        </w:r>
      </w:hyperlink>
      <w:r w:rsidRPr="009A799D">
        <w:t xml:space="preserve"> Suzy Khimm is a writer for the Washington Post citing a Center for Economic Performance Paper that describes the effects of offshoring on native employment.</w:t>
      </w:r>
    </w:p>
    <w:p w:rsidR="00125AF0" w:rsidRPr="009A799D" w:rsidRDefault="00125AF0" w:rsidP="004F6BFC">
      <w:pPr>
        <w:rPr>
          <w:sz w:val="16"/>
        </w:rPr>
      </w:pPr>
      <w:r w:rsidRPr="009A799D">
        <w:rPr>
          <w:sz w:val="16"/>
        </w:rPr>
        <w:t xml:space="preserve">"Offshoring" has become a major bogeyman in the 2012 presidential campaign. But is it actually harmful for American workers in the long run? A new </w:t>
      </w:r>
      <w:hyperlink r:id="rId497" w:history="1">
        <w:r w:rsidRPr="009A799D">
          <w:rPr>
            <w:rStyle w:val="Hyperlink"/>
            <w:sz w:val="16"/>
          </w:rPr>
          <w:t>paper</w:t>
        </w:r>
      </w:hyperlink>
      <w:r w:rsidRPr="009A799D">
        <w:rPr>
          <w:sz w:val="16"/>
        </w:rPr>
        <w:t xml:space="preserve"> from the London School of Economics Center for Economic Performance suggests not. </w:t>
      </w:r>
      <w:r w:rsidRPr="009A799D">
        <w:rPr>
          <w:rStyle w:val="StyleUnderline"/>
        </w:rPr>
        <w:t>Three economists examined 58 U.S. manufacturing industries from 2000 to 2007, and found an economic upside to offshoring—not just for American companies, but for American workers themselves. The study found that offshoring tends to increase productivity and reduce costs, which can prompt firms to expand domestic hiring enough to offset the jobs lost to workers overseas</w:t>
      </w:r>
      <w:r w:rsidRPr="009A799D">
        <w:rPr>
          <w:sz w:val="16"/>
        </w:rPr>
        <w:t>. "</w:t>
      </w:r>
      <w:r w:rsidRPr="009A799D">
        <w:rPr>
          <w:rStyle w:val="StyleUnderline"/>
        </w:rPr>
        <w:t>Offshoring has no effect on native employment in the aggregate," the authors said. "While oﬀshore workers compete directly with natives, their employment generates productivity gains that 'increase the size of the pie,' leading to an overall neutral impact on native employment</w:t>
      </w:r>
      <w:r w:rsidRPr="009A799D">
        <w:rPr>
          <w:sz w:val="16"/>
        </w:rPr>
        <w:t xml:space="preserve">." More specifically, </w:t>
      </w:r>
      <w:r w:rsidRPr="009A799D">
        <w:rPr>
          <w:rStyle w:val="StyleUnderline"/>
        </w:rPr>
        <w:t>the researchers found that increasing offshore jobs by 1 percent is linked to a 1.72 percent increase in overall U.S. employment of native workers</w:t>
      </w:r>
      <w:r w:rsidRPr="009A799D">
        <w:rPr>
          <w:sz w:val="16"/>
        </w:rPr>
        <w:t xml:space="preserve">, though they describe the effect as neutral overall because the 0.72 percent difference is too small to be statistically significant. </w:t>
      </w:r>
      <w:r w:rsidRPr="009A799D">
        <w:rPr>
          <w:rStyle w:val="StyleUnderline"/>
        </w:rPr>
        <w:t xml:space="preserve">Offshoring also tends to push native U.S. workers toward more complex jobs, while offshore workers tend to specialize in less-skilled employment. </w:t>
      </w:r>
      <w:r w:rsidRPr="009A799D">
        <w:rPr>
          <w:sz w:val="16"/>
        </w:rPr>
        <w:t xml:space="preserve">The paper also examined the impact of immigrants and found that immigration had an even more positive effect on jobs for native-born U.S. workers: Every 1 percent increase in immigrant jobs boosted aggregate employment for American-born workers by 3.9 percent. </w:t>
      </w:r>
      <w:r w:rsidRPr="009A799D">
        <w:rPr>
          <w:rStyle w:val="StyleUnderline"/>
        </w:rPr>
        <w:t>So, contrary to the popular belief that offshoring cuts the U.S. workforce, "manufacturing industries with a larger increase in global exposure (through oﬀshoring and immigration) fared better than those with lagging exposure in terms of native employment growth</w:t>
      </w:r>
      <w:r w:rsidRPr="009A799D">
        <w:rPr>
          <w:sz w:val="16"/>
        </w:rPr>
        <w:t>," the researchers concluded. That doesn't mean that offshoring is unambiguously good for all workers in all industries: The paper explained that, in certain manufacturing industries, the native share of employment has "ambiguously" gone down, forcing workers who've lost their jobs to offshoring to look for work in another sector altogether. It's also worth noting that the study doesn't examine the state of U.S. manufacturing since 2007, when recession-strapped companies increased productivity while reducing employment to squeeze as much out of as few workers as possible. So the link between the "productivity effect" from overseas hiring and new jobs in the United States may have weakened in the last five years</w:t>
      </w:r>
    </w:p>
    <w:p w:rsidR="00125AF0" w:rsidRPr="009A799D" w:rsidRDefault="00125AF0" w:rsidP="004F6BFC">
      <w:pPr>
        <w:pStyle w:val="Heading4"/>
        <w:rPr>
          <w:rFonts w:hint="eastAsia"/>
        </w:rPr>
      </w:pPr>
      <w:r w:rsidRPr="009A799D">
        <w:t>Offshoring is key to international trade and investment</w:t>
      </w:r>
    </w:p>
    <w:p w:rsidR="00125AF0" w:rsidRPr="009A799D" w:rsidRDefault="00125AF0" w:rsidP="004F6BFC">
      <w:r w:rsidRPr="009A799D">
        <w:t xml:space="preserve">Bryan </w:t>
      </w:r>
      <w:r w:rsidRPr="009A799D">
        <w:rPr>
          <w:rStyle w:val="Style13ptBold"/>
        </w:rPr>
        <w:t>Riley</w:t>
      </w:r>
      <w:r w:rsidRPr="009A799D">
        <w:t>, 8-9-</w:t>
      </w:r>
      <w:r w:rsidRPr="009A799D">
        <w:rPr>
          <w:rStyle w:val="Style13ptBold"/>
        </w:rPr>
        <w:t>2016</w:t>
      </w:r>
      <w:r w:rsidRPr="009A799D">
        <w:t xml:space="preserve">, "US a Big Winner From Global Outsourcing," Heritage Foundation, </w:t>
      </w:r>
      <w:hyperlink r:id="rId498" w:history="1">
        <w:r w:rsidRPr="009A799D">
          <w:rPr>
            <w:rStyle w:val="Hyperlink"/>
          </w:rPr>
          <w:t>https://www.heritage.org/trade/commentary/us-big-winner-global-outsourcing-0</w:t>
        </w:r>
      </w:hyperlink>
      <w:r w:rsidRPr="009A799D">
        <w:t xml:space="preserve"> Bryan Riley is a Former Jay Van Andel Senior Policy Analyst in Trade Policy. ----Taha</w:t>
      </w:r>
    </w:p>
    <w:p w:rsidR="00125AF0" w:rsidRPr="009A799D" w:rsidRDefault="00125AF0" w:rsidP="004F6BFC">
      <w:pPr>
        <w:rPr>
          <w:sz w:val="16"/>
        </w:rPr>
      </w:pPr>
      <w:r w:rsidRPr="009A799D">
        <w:rPr>
          <w:sz w:val="16"/>
        </w:rPr>
        <w:t xml:space="preserve">Americans seem inordinately concerned with where their cars, clothing, and food are produced. Approximately </w:t>
      </w:r>
      <w:hyperlink r:id="rId499" w:history="1">
        <w:r w:rsidRPr="009A799D">
          <w:rPr>
            <w:rStyle w:val="Hyperlink"/>
            <w:sz w:val="16"/>
          </w:rPr>
          <w:t>eight out of 10</w:t>
        </w:r>
      </w:hyperlink>
      <w:r w:rsidRPr="009A799D">
        <w:rPr>
          <w:sz w:val="16"/>
        </w:rPr>
        <w:t xml:space="preserve"> consumers say they would purchase an American-made product over a foreign one, oftentimes even if it is more expensive. A reason for this might be their belief that buying American is the easiest way to help the domestic economy grow. </w:t>
      </w:r>
      <w:r w:rsidRPr="009A799D">
        <w:rPr>
          <w:rStyle w:val="StyleUnderline"/>
        </w:rPr>
        <w:t xml:space="preserve">The reality, however, is that in today’s globalized world most companies outsource varying portions of their operations, whether it is U.S. companies investing abroad or foreign-owned companies investing in the United States. This makes it difficult to determine what “Made in America” even means. And frankly, it makes no sense to try to figure it out. Instead, it is important to recognize that international investment flows and job creation are closely related—and the United States is a big beneficiary of this process. The U.S. automobile industry is a perfect example of that. Many foreign automobile brands actually produce vehicles here in America, and vice versa. The Toyota Camry and Honda Accord top the list of the </w:t>
      </w:r>
      <w:hyperlink r:id="rId500" w:history="1">
        <w:r w:rsidRPr="009A799D">
          <w:rPr>
            <w:rStyle w:val="StyleUnderline"/>
          </w:rPr>
          <w:t>2016 American Made Index</w:t>
        </w:r>
      </w:hyperlink>
      <w:r w:rsidRPr="009A799D">
        <w:rPr>
          <w:sz w:val="16"/>
        </w:rPr>
        <w:t>, which rates cars assembled in America based on what percentage of their parts are domestic. As mentioned in the 2016 “</w:t>
      </w:r>
      <w:hyperlink r:id="rId501" w:history="1">
        <w:r w:rsidRPr="009A799D">
          <w:rPr>
            <w:rStyle w:val="Hyperlink"/>
            <w:sz w:val="16"/>
          </w:rPr>
          <w:t>International Automakers in America</w:t>
        </w:r>
      </w:hyperlink>
      <w:r w:rsidRPr="009A799D">
        <w:rPr>
          <w:sz w:val="16"/>
        </w:rPr>
        <w:t xml:space="preserve">” report released by Global Automakers, which represents many of the international automakers that produce vehicles in the United States, “the growth of international automakers in the U.S. is an American success story.” </w:t>
      </w:r>
      <w:r w:rsidRPr="009A799D">
        <w:rPr>
          <w:rStyle w:val="StyleUnderline"/>
        </w:rPr>
        <w:t xml:space="preserve">International automakers have invested </w:t>
      </w:r>
      <w:hyperlink r:id="rId502" w:history="1">
        <w:r w:rsidRPr="009A799D">
          <w:rPr>
            <w:rStyle w:val="StyleUnderline"/>
          </w:rPr>
          <w:t>$73 billion</w:t>
        </w:r>
      </w:hyperlink>
      <w:r w:rsidRPr="009A799D">
        <w:rPr>
          <w:rStyle w:val="StyleUnderline"/>
        </w:rPr>
        <w:t xml:space="preserve"> in U.S.-based design, research, development, manufacturing, finance, and other operations. Their 36 manufacturing facilities operating in the United States produced nearly 5.4 million vehicles in 2015. It is also worth acknowledging the fact that 126,500 Americans were directly employed by these companies. Domestic automobile brands, like the “Big Three,” benefit from foreign investment too. For example, Chrysler, a Michigan-based company, is now known as </w:t>
      </w:r>
      <w:hyperlink r:id="rId503" w:history="1">
        <w:r w:rsidRPr="009A799D">
          <w:rPr>
            <w:rStyle w:val="StyleUnderline"/>
          </w:rPr>
          <w:t>Fiat Chrysler Automobiles</w:t>
        </w:r>
      </w:hyperlink>
      <w:r w:rsidRPr="009A799D">
        <w:rPr>
          <w:rStyle w:val="StyleUnderline"/>
        </w:rPr>
        <w:t>, since Italy’s Fiat became its main investor.</w:t>
      </w:r>
      <w:r w:rsidRPr="009A799D">
        <w:rPr>
          <w:sz w:val="16"/>
        </w:rPr>
        <w:t xml:space="preserve"> The same argument is valid in the opposite direction. The popular </w:t>
      </w:r>
      <w:hyperlink r:id="rId504" w:history="1">
        <w:r w:rsidRPr="009A799D">
          <w:rPr>
            <w:rStyle w:val="Hyperlink"/>
            <w:sz w:val="16"/>
          </w:rPr>
          <w:t>Ford Fusion</w:t>
        </w:r>
      </w:hyperlink>
      <w:r w:rsidRPr="009A799D">
        <w:rPr>
          <w:sz w:val="16"/>
        </w:rPr>
        <w:t xml:space="preserve"> is assembled in Mexico, and the </w:t>
      </w:r>
      <w:hyperlink r:id="rId505" w:history="1">
        <w:r w:rsidRPr="009A799D">
          <w:rPr>
            <w:rStyle w:val="Hyperlink"/>
            <w:sz w:val="16"/>
          </w:rPr>
          <w:t>Chevrolet Impala</w:t>
        </w:r>
      </w:hyperlink>
      <w:r w:rsidRPr="009A799D">
        <w:rPr>
          <w:sz w:val="16"/>
        </w:rPr>
        <w:t xml:space="preserve"> is assembled in Canada. The moral of the story is that </w:t>
      </w:r>
      <w:r w:rsidRPr="009A799D">
        <w:rPr>
          <w:rStyle w:val="StyleUnderline"/>
        </w:rPr>
        <w:t>Americans can’t and shouldn’t try to stop globalization of production and consumption. Instead, we should remember that even though the line between foreign and domestic products continues to blur,</w:t>
      </w:r>
      <w:r w:rsidRPr="009A799D">
        <w:rPr>
          <w:sz w:val="16"/>
        </w:rPr>
        <w:t xml:space="preserve"> consumers benefit most when they have the freedom to buy the highest quality products at the lowest price, no matter where they are made.</w:t>
      </w:r>
    </w:p>
    <w:p w:rsidR="00125AF0" w:rsidRPr="009A799D" w:rsidRDefault="00125AF0" w:rsidP="004F6BFC">
      <w:pPr>
        <w:pStyle w:val="Heading4"/>
        <w:rPr>
          <w:rFonts w:hint="eastAsia"/>
        </w:rPr>
      </w:pPr>
      <w:r w:rsidRPr="009A799D">
        <w:t>Outsourcing is key to the US economy and trade</w:t>
      </w:r>
    </w:p>
    <w:p w:rsidR="00125AF0" w:rsidRPr="009A799D" w:rsidRDefault="00125AF0" w:rsidP="004F6BFC">
      <w:r w:rsidRPr="009A799D">
        <w:t xml:space="preserve">Brett D. </w:t>
      </w:r>
      <w:r w:rsidRPr="009A799D">
        <w:rPr>
          <w:rStyle w:val="Style13ptBold"/>
        </w:rPr>
        <w:t>Schaefer</w:t>
      </w:r>
      <w:r w:rsidRPr="009A799D">
        <w:t>, 4-18-</w:t>
      </w:r>
      <w:r w:rsidRPr="009A799D">
        <w:rPr>
          <w:rStyle w:val="Style13ptBold"/>
        </w:rPr>
        <w:t>2004</w:t>
      </w:r>
      <w:r w:rsidRPr="009A799D">
        <w:t xml:space="preserve">, "Myths about Jobs and Outsourcing," Heritage Foundation, </w:t>
      </w:r>
      <w:hyperlink r:id="rId506" w:history="1">
        <w:r w:rsidRPr="009A799D">
          <w:rPr>
            <w:rStyle w:val="Hyperlink"/>
          </w:rPr>
          <w:t>https://www.heritage.org/jobs-and-labor/commentary/myths-about-jobs-and-outsourcing</w:t>
        </w:r>
      </w:hyperlink>
      <w:r w:rsidRPr="009A799D">
        <w:t xml:space="preserve"> Brett D. Schaefer is a Senior Research Fellow in International Regulatory Affairs. ----Taha</w:t>
      </w:r>
    </w:p>
    <w:p w:rsidR="00125AF0" w:rsidRPr="009A799D" w:rsidRDefault="00125AF0" w:rsidP="004F6BFC">
      <w:pPr>
        <w:rPr>
          <w:sz w:val="16"/>
        </w:rPr>
      </w:pPr>
      <w:r w:rsidRPr="009A799D">
        <w:rPr>
          <w:rStyle w:val="StyleUnderline"/>
        </w:rPr>
        <w:t xml:space="preserve">The American economy never rests. At this moment, in fact, economic growth is vigorous. Yet every time there is a slight dip in the acceleration of output, jobs or incomes, the undying myths of a sputtering, backfiring economy rise again. Today, many of those myths concern the ills of outsourcing. </w:t>
      </w:r>
      <w:r w:rsidRPr="009A799D">
        <w:rPr>
          <w:sz w:val="16"/>
        </w:rPr>
        <w:t xml:space="preserve">The plain facts, however, lay all of today's myths about outsourcing to rest. </w:t>
      </w:r>
      <w:r w:rsidRPr="009A799D">
        <w:rPr>
          <w:rStyle w:val="StyleUnderline"/>
        </w:rPr>
        <w:t>But there is still a real danger that politicians working with incomplete or incorrect information will hobble American competitiveness</w:t>
      </w:r>
      <w:r w:rsidRPr="009A799D">
        <w:rPr>
          <w:sz w:val="16"/>
        </w:rPr>
        <w:t xml:space="preserve">. </w:t>
      </w:r>
      <w:r w:rsidRPr="009A799D">
        <w:rPr>
          <w:rStyle w:val="StyleUnderline"/>
        </w:rPr>
        <w:t>Scapegoating poor Third World countries, "Benedict Arnold CEOs" and free trade will not improve the U.S. economy or labor market, but would likely cause great harm.</w:t>
      </w:r>
      <w:r w:rsidRPr="009A799D">
        <w:rPr>
          <w:sz w:val="16"/>
        </w:rPr>
        <w:t xml:space="preserve"> </w:t>
      </w:r>
      <w:r w:rsidRPr="009A799D">
        <w:rPr>
          <w:rStyle w:val="StyleUnderline"/>
        </w:rPr>
        <w:t>Myth 1: America is losing jobs</w:t>
      </w:r>
      <w:r w:rsidRPr="009A799D">
        <w:rPr>
          <w:sz w:val="16"/>
        </w:rPr>
        <w:t xml:space="preserve">. </w:t>
      </w:r>
      <w:r w:rsidRPr="009A799D">
        <w:rPr>
          <w:rStyle w:val="StyleUnderline"/>
        </w:rPr>
        <w:t>Fact: More Americans are employed than ever before. The household employment survey of Americans shows that there are 1.9 million more Americans employed</w:t>
      </w:r>
      <w:r w:rsidRPr="009A799D">
        <w:rPr>
          <w:sz w:val="16"/>
        </w:rPr>
        <w:t xml:space="preserve"> since the recession ended in November 2001. There are 138.3 million workers in the U.S. economy today -- more than ever before. </w:t>
      </w:r>
      <w:r w:rsidRPr="009A799D">
        <w:rPr>
          <w:rStyle w:val="StyleUnderline"/>
        </w:rPr>
        <w:t>Myth 2: The low jobless rate excludes many discouraged workers</w:t>
      </w:r>
      <w:r w:rsidRPr="009A799D">
        <w:rPr>
          <w:sz w:val="16"/>
        </w:rPr>
        <w:t xml:space="preserve">. </w:t>
      </w:r>
      <w:r w:rsidRPr="009A799D">
        <w:rPr>
          <w:rStyle w:val="StyleUnderline"/>
        </w:rPr>
        <w:t>Fact: Unemployment is dropping, despite a surging labor force. Not only is the unemployment rate low in historical terms at 5.6 percent, but the work force has been growing: There are now 2.03 million more people in the labor force than in late 2001</w:t>
      </w:r>
      <w:r w:rsidRPr="009A799D">
        <w:rPr>
          <w:sz w:val="16"/>
        </w:rPr>
        <w:t xml:space="preserve">. Without a higher rate of unemployment or a shrinking work force, there is no evidence of growing discouragement. </w:t>
      </w:r>
      <w:r w:rsidRPr="009A799D">
        <w:rPr>
          <w:rStyle w:val="StyleUnderline"/>
        </w:rPr>
        <w:t xml:space="preserve">Myth 3: Outsourcing will cause a net loss of 3.3 million jobs. Fact: Outsourcing has little net impact, and represents less than 1 percent of gross job turnover. Over the past decade, America has lost an average of 7.71 million jobs every quarter. The most alarmist prediction of jobs lost to outsourcing, by Forrester Research, estimates that 3.3 million service jobs will be outsourced between 2000 and 2015 -- an average of 55,000 jobs outsourced per quarter, or only 0.71 percent of all jobs lost. </w:t>
      </w:r>
      <w:r w:rsidRPr="009A799D">
        <w:rPr>
          <w:sz w:val="16"/>
        </w:rPr>
        <w:t xml:space="preserve">Myth 4: Free trade, free labor and free capital harm the U.S. economy. Fact: Economic freedom is necessary for economic growth, new jobs and higher living standards. A study conducted for the 2004 Index of Economic Freedom confirms a strong, positive relationship between economic freedom and per capita gross domestic product. Countries with policies antithetical to economic freedom, including trying to protect jobs of a few from outsourcing, tend to retard economic growth. </w:t>
      </w:r>
      <w:r w:rsidRPr="009A799D">
        <w:rPr>
          <w:rStyle w:val="StyleUnderline"/>
        </w:rPr>
        <w:t xml:space="preserve">Myth 5: A job outsourced is a job lost. </w:t>
      </w:r>
      <w:r w:rsidRPr="009A799D">
        <w:rPr>
          <w:sz w:val="16"/>
        </w:rPr>
        <w:t xml:space="preserve">Fact: </w:t>
      </w:r>
      <w:r w:rsidRPr="009A799D">
        <w:rPr>
          <w:rStyle w:val="StyleUnderline"/>
        </w:rPr>
        <w:t>Outsourcing is a means of getting more final output with lower cost inputs, which leads to lower prices for all U.S. firms and families.</w:t>
      </w:r>
      <w:r w:rsidRPr="009A799D">
        <w:rPr>
          <w:sz w:val="16"/>
        </w:rPr>
        <w:t xml:space="preserve"> Lower prices lead directly to higher standards of living and more jobs in a growing economy. </w:t>
      </w:r>
      <w:r w:rsidRPr="009A799D">
        <w:rPr>
          <w:rStyle w:val="StyleUnderline"/>
        </w:rPr>
        <w:t xml:space="preserve">Myth 6: Outsourcing is a one-way street. </w:t>
      </w:r>
      <w:r w:rsidRPr="009A799D">
        <w:rPr>
          <w:sz w:val="16"/>
        </w:rPr>
        <w:t xml:space="preserve">Fact: </w:t>
      </w:r>
      <w:r w:rsidRPr="009A799D">
        <w:rPr>
          <w:rStyle w:val="StyleUnderline"/>
        </w:rPr>
        <w:t>Outsourcing works both ways. The number of jobs coming from other countries to the United States (jobs "insourced") is growing at a faster rate than jobs lost overseas. According to the Organization for International Investment, the numbers of manufacturing jobs insourced to the United States grew by 82 percent,</w:t>
      </w:r>
      <w:r w:rsidRPr="009A799D">
        <w:rPr>
          <w:sz w:val="16"/>
        </w:rPr>
        <w:t xml:space="preserve"> while the number outsourced overseas grew by only 23 percent. Moreover, these insourced jobs are often higher paying than those outsourced. Myth 7: American manufacturing jobs are moving to poor nations, especially China. Fact: Nations are losing manufacturing jobs worldwide, even China. America is not alone in experiencing declines in manufacturing jobs. U.S. manufacturing employment declined 11 percent between 1995 and 2002, which is identical to the average world decline. China has seen a sharper decline, losing 15 percent of its industrial jobs over the same period. </w:t>
      </w:r>
      <w:r w:rsidRPr="009A799D">
        <w:rPr>
          <w:rStyle w:val="StyleUnderline"/>
        </w:rPr>
        <w:t xml:space="preserve">Myth 8: Only greedy corporations benefit from outsourcing. </w:t>
      </w:r>
      <w:r w:rsidRPr="009A799D">
        <w:rPr>
          <w:sz w:val="16"/>
        </w:rPr>
        <w:t xml:space="preserve">Fact: </w:t>
      </w:r>
      <w:r w:rsidRPr="009A799D">
        <w:rPr>
          <w:rStyle w:val="StyleUnderline"/>
        </w:rPr>
        <w:t xml:space="preserve">Everyone benefits from outsourcing. Outsourcing is about efficiency. As costs decline, every consumer benefits, including those who lose their jobs to outsourcing. A 2003 study by Michael W. Klein, Scott Schuh and Robert K. Triest, which includes dislocation costs in its calculations, shows the benefits of trade outweighing its costs by 100 percent. </w:t>
      </w:r>
      <w:r w:rsidRPr="009A799D">
        <w:rPr>
          <w:sz w:val="16"/>
        </w:rPr>
        <w:t>Myth 9: The government can protect American workers from outsourcing. Fact: Protectionism is isolationism and has a history of failure. Proposals to punish businesses that outsource jobs, institute tariffs or change tax rules will carry unintended consequences if enacted. Such measures would injure U.S. firms that export goods and services and erode U.S. competitiveness, often in unexpected ways. America's workers deserve a more informative, less partisan debate on outsourcing. The negative impact of outsourcing on the economy and American employment has been greatly exaggerated, and the benefits of outsourcing almost entirely ignored.</w:t>
      </w:r>
    </w:p>
    <w:p w:rsidR="00125AF0" w:rsidRPr="009A799D" w:rsidRDefault="00125AF0" w:rsidP="004F6BFC"/>
    <w:sectPr w:rsidR="00125AF0" w:rsidRPr="009A79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Roboto">
    <w:altName w:val="Arial"/>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Helvetica Neue">
    <w:altName w:val="Sylfaen"/>
    <w:charset w:val="01"/>
    <w:family w:val="roman"/>
    <w:pitch w:val="variable"/>
  </w:font>
  <w:font w:name="Open Sans">
    <w:altName w:val="Segoe UI"/>
    <w:panose1 w:val="00000000000000000000"/>
    <w:charset w:val="00"/>
    <w:family w:val="roman"/>
    <w:notTrueType/>
    <w:pitch w:val="default"/>
  </w:font>
  <w:font w:name="PT Serif script=all rev=5">
    <w:altName w:val="Arial"/>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196777"/>
    <w:multiLevelType w:val="hybridMultilevel"/>
    <w:tmpl w:val="125E09B0"/>
    <w:lvl w:ilvl="0" w:tplc="713C7668">
      <w:numFmt w:val="bullet"/>
      <w:lvlText w:val="-"/>
      <w:lvlJc w:val="left"/>
      <w:pPr>
        <w:ind w:left="720" w:hanging="360"/>
      </w:pPr>
      <w:rPr>
        <w:rFonts w:ascii="Roboto" w:eastAsiaTheme="majorEastAsia" w:hAnsi="Roboto"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9F2EA4"/>
    <w:multiLevelType w:val="hybridMultilevel"/>
    <w:tmpl w:val="E072374C"/>
    <w:lvl w:ilvl="0" w:tplc="6C10353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C00089"/>
    <w:multiLevelType w:val="hybridMultilevel"/>
    <w:tmpl w:val="31922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E81061"/>
    <w:multiLevelType w:val="hybridMultilevel"/>
    <w:tmpl w:val="B3CC2EE2"/>
    <w:lvl w:ilvl="0" w:tplc="06BEE3D2">
      <w:numFmt w:val="bullet"/>
      <w:lvlText w:val="-"/>
      <w:lvlJc w:val="left"/>
      <w:pPr>
        <w:ind w:left="720" w:hanging="360"/>
      </w:pPr>
      <w:rPr>
        <w:rFonts w:ascii="Calibri" w:eastAsiaTheme="majorEastAsia"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BF5B53"/>
    <w:multiLevelType w:val="hybridMultilevel"/>
    <w:tmpl w:val="A38A8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34204F"/>
    <w:multiLevelType w:val="hybridMultilevel"/>
    <w:tmpl w:val="1C52E612"/>
    <w:lvl w:ilvl="0" w:tplc="5296A91C">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FE551A6"/>
    <w:multiLevelType w:val="multilevel"/>
    <w:tmpl w:val="089E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3"/>
  </w:num>
  <w:num w:numId="13">
    <w:abstractNumId w:val="11"/>
  </w:num>
  <w:num w:numId="14">
    <w:abstractNumId w:val="12"/>
  </w:num>
  <w:num w:numId="15">
    <w:abstractNumId w:val="15"/>
  </w:num>
  <w:num w:numId="16">
    <w:abstractNumId w:val="10"/>
  </w:num>
  <w:num w:numId="17">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katie">
    <w15:presenceInfo w15:providerId="Windows Live" w15:userId="9f7d34cdf6eba5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7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reator" w:val="Nick Lepp"/>
    <w:docVar w:name="RibbonPointer" w:val="356676808"/>
    <w:docVar w:name="VerbatimVersion" w:val="5.1"/>
  </w:docVars>
  <w:rsids>
    <w:rsidRoot w:val="0079108D"/>
    <w:rsid w:val="000139A3"/>
    <w:rsid w:val="00067DBF"/>
    <w:rsid w:val="00080E19"/>
    <w:rsid w:val="00083F13"/>
    <w:rsid w:val="00084E05"/>
    <w:rsid w:val="000D22CC"/>
    <w:rsid w:val="000F7610"/>
    <w:rsid w:val="00100833"/>
    <w:rsid w:val="00104529"/>
    <w:rsid w:val="00105942"/>
    <w:rsid w:val="00107396"/>
    <w:rsid w:val="00125AF0"/>
    <w:rsid w:val="00144A4C"/>
    <w:rsid w:val="00160BFD"/>
    <w:rsid w:val="00176AB0"/>
    <w:rsid w:val="00177B7D"/>
    <w:rsid w:val="0018322D"/>
    <w:rsid w:val="00186438"/>
    <w:rsid w:val="001A0064"/>
    <w:rsid w:val="001B5776"/>
    <w:rsid w:val="001C0DB7"/>
    <w:rsid w:val="001E527A"/>
    <w:rsid w:val="001F78CE"/>
    <w:rsid w:val="00231DF7"/>
    <w:rsid w:val="00251FC7"/>
    <w:rsid w:val="00272B40"/>
    <w:rsid w:val="002855A7"/>
    <w:rsid w:val="002B146A"/>
    <w:rsid w:val="002B5E17"/>
    <w:rsid w:val="002D53C2"/>
    <w:rsid w:val="002F4499"/>
    <w:rsid w:val="00314489"/>
    <w:rsid w:val="00315690"/>
    <w:rsid w:val="00316B75"/>
    <w:rsid w:val="00325646"/>
    <w:rsid w:val="00344D83"/>
    <w:rsid w:val="003460F2"/>
    <w:rsid w:val="0038158C"/>
    <w:rsid w:val="00390260"/>
    <w:rsid w:val="003902BA"/>
    <w:rsid w:val="003A09E2"/>
    <w:rsid w:val="003A472D"/>
    <w:rsid w:val="003B6625"/>
    <w:rsid w:val="003D749B"/>
    <w:rsid w:val="003E675E"/>
    <w:rsid w:val="00404B0A"/>
    <w:rsid w:val="00407037"/>
    <w:rsid w:val="00413D43"/>
    <w:rsid w:val="00417992"/>
    <w:rsid w:val="004605D6"/>
    <w:rsid w:val="00495531"/>
    <w:rsid w:val="004C60E8"/>
    <w:rsid w:val="004E05C4"/>
    <w:rsid w:val="004E3579"/>
    <w:rsid w:val="004E728B"/>
    <w:rsid w:val="004F39E0"/>
    <w:rsid w:val="004F6BFC"/>
    <w:rsid w:val="00526E51"/>
    <w:rsid w:val="00537BD5"/>
    <w:rsid w:val="0057268A"/>
    <w:rsid w:val="00595A5C"/>
    <w:rsid w:val="005D2912"/>
    <w:rsid w:val="006065BD"/>
    <w:rsid w:val="00610BB4"/>
    <w:rsid w:val="00636010"/>
    <w:rsid w:val="00643099"/>
    <w:rsid w:val="006459C0"/>
    <w:rsid w:val="00645FA9"/>
    <w:rsid w:val="00647866"/>
    <w:rsid w:val="00665003"/>
    <w:rsid w:val="006A2AD0"/>
    <w:rsid w:val="006B607F"/>
    <w:rsid w:val="006C2375"/>
    <w:rsid w:val="006C266D"/>
    <w:rsid w:val="006D4ECC"/>
    <w:rsid w:val="006E64B6"/>
    <w:rsid w:val="00722258"/>
    <w:rsid w:val="007243E5"/>
    <w:rsid w:val="00753FAC"/>
    <w:rsid w:val="00766EA0"/>
    <w:rsid w:val="0079108D"/>
    <w:rsid w:val="007A2226"/>
    <w:rsid w:val="007A4F0E"/>
    <w:rsid w:val="007F4EF4"/>
    <w:rsid w:val="007F5B66"/>
    <w:rsid w:val="00822A78"/>
    <w:rsid w:val="00823A1C"/>
    <w:rsid w:val="00834901"/>
    <w:rsid w:val="008424A1"/>
    <w:rsid w:val="00845B9D"/>
    <w:rsid w:val="00860984"/>
    <w:rsid w:val="00893890"/>
    <w:rsid w:val="008A73AA"/>
    <w:rsid w:val="008B3ECB"/>
    <w:rsid w:val="008B4E85"/>
    <w:rsid w:val="008C1B2E"/>
    <w:rsid w:val="0091627E"/>
    <w:rsid w:val="0097032B"/>
    <w:rsid w:val="009A4D46"/>
    <w:rsid w:val="009A799D"/>
    <w:rsid w:val="009B28B4"/>
    <w:rsid w:val="009D2EAD"/>
    <w:rsid w:val="009D3B03"/>
    <w:rsid w:val="009D54B2"/>
    <w:rsid w:val="009E1922"/>
    <w:rsid w:val="009F51C2"/>
    <w:rsid w:val="009F7ED2"/>
    <w:rsid w:val="00A52803"/>
    <w:rsid w:val="00A75C1A"/>
    <w:rsid w:val="00A8620F"/>
    <w:rsid w:val="00A93661"/>
    <w:rsid w:val="00A95652"/>
    <w:rsid w:val="00AC0AB8"/>
    <w:rsid w:val="00AF6048"/>
    <w:rsid w:val="00B33C6D"/>
    <w:rsid w:val="00B4508F"/>
    <w:rsid w:val="00B55AD5"/>
    <w:rsid w:val="00B55C3D"/>
    <w:rsid w:val="00B8057C"/>
    <w:rsid w:val="00BD6238"/>
    <w:rsid w:val="00BF593B"/>
    <w:rsid w:val="00BF773A"/>
    <w:rsid w:val="00BF7E81"/>
    <w:rsid w:val="00C13773"/>
    <w:rsid w:val="00C17CC8"/>
    <w:rsid w:val="00C83417"/>
    <w:rsid w:val="00C951E9"/>
    <w:rsid w:val="00C9604F"/>
    <w:rsid w:val="00CA19AA"/>
    <w:rsid w:val="00CC5298"/>
    <w:rsid w:val="00CD736E"/>
    <w:rsid w:val="00CD798D"/>
    <w:rsid w:val="00CE161E"/>
    <w:rsid w:val="00CF0DFC"/>
    <w:rsid w:val="00CF59A8"/>
    <w:rsid w:val="00D325A9"/>
    <w:rsid w:val="00D36A8A"/>
    <w:rsid w:val="00D61409"/>
    <w:rsid w:val="00D6691E"/>
    <w:rsid w:val="00D71170"/>
    <w:rsid w:val="00DA1C92"/>
    <w:rsid w:val="00DA25D4"/>
    <w:rsid w:val="00DA6538"/>
    <w:rsid w:val="00DB6FB9"/>
    <w:rsid w:val="00DC5B37"/>
    <w:rsid w:val="00DE2292"/>
    <w:rsid w:val="00E109DE"/>
    <w:rsid w:val="00E142B6"/>
    <w:rsid w:val="00E15E75"/>
    <w:rsid w:val="00E1662B"/>
    <w:rsid w:val="00E5262C"/>
    <w:rsid w:val="00E640E7"/>
    <w:rsid w:val="00EC7DC4"/>
    <w:rsid w:val="00ED30CF"/>
    <w:rsid w:val="00ED6088"/>
    <w:rsid w:val="00F04182"/>
    <w:rsid w:val="00F176EF"/>
    <w:rsid w:val="00F23C25"/>
    <w:rsid w:val="00F45E10"/>
    <w:rsid w:val="00F53A01"/>
    <w:rsid w:val="00F55764"/>
    <w:rsid w:val="00F6364A"/>
    <w:rsid w:val="00F82DE9"/>
    <w:rsid w:val="00F9113A"/>
    <w:rsid w:val="00FC48DA"/>
    <w:rsid w:val="00FD52BD"/>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4F46E"/>
  <w15:chartTrackingRefBased/>
  <w15:docId w15:val="{6D1387F9-F671-480E-BCD3-6299ED9FC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067DBF"/>
    <w:rPr>
      <w:rFonts w:ascii="Arial" w:hAnsi="Arial" w:cs="Arial"/>
      <w:sz w:val="24"/>
    </w:rPr>
  </w:style>
  <w:style w:type="paragraph" w:styleId="Heading1">
    <w:name w:val="heading 1"/>
    <w:aliases w:val="Pocket"/>
    <w:basedOn w:val="Normal"/>
    <w:next w:val="Normal"/>
    <w:link w:val="Heading1Char"/>
    <w:qFormat/>
    <w:rsid w:val="00067DB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67DB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67DB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067DB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67DB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7DBF"/>
  </w:style>
  <w:style w:type="character" w:customStyle="1" w:styleId="Heading1Char">
    <w:name w:val="Heading 1 Char"/>
    <w:aliases w:val="Pocket Char"/>
    <w:basedOn w:val="DefaultParagraphFont"/>
    <w:link w:val="Heading1"/>
    <w:rsid w:val="00067DBF"/>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067DBF"/>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067DBF"/>
    <w:rPr>
      <w:rFonts w:ascii="Arial" w:eastAsiaTheme="majorEastAsia" w:hAnsi="Arial" w:cstheme="majorBidi"/>
      <w:b/>
      <w:sz w:val="32"/>
      <w:szCs w:val="24"/>
      <w:u w:val="single"/>
    </w:rPr>
  </w:style>
  <w:style w:type="character" w:customStyle="1" w:styleId="Heading4Char">
    <w:name w:val="Heading 4 Char"/>
    <w:aliases w:val="Tag Char"/>
    <w:basedOn w:val="DefaultParagraphFont"/>
    <w:link w:val="Heading4"/>
    <w:uiPriority w:val="3"/>
    <w:rsid w:val="00067DBF"/>
    <w:rPr>
      <w:rFonts w:ascii="Arial" w:eastAsiaTheme="majorEastAsia" w:hAnsi="Arial" w:cstheme="majorBidi"/>
      <w:b/>
      <w:iCs/>
      <w:sz w:val="26"/>
    </w:rPr>
  </w:style>
  <w:style w:type="character" w:styleId="Emphasis">
    <w:name w:val="Emphasis"/>
    <w:basedOn w:val="DefaultParagraphFont"/>
    <w:uiPriority w:val="7"/>
    <w:qFormat/>
    <w:rsid w:val="00067DBF"/>
    <w:rPr>
      <w:rFonts w:ascii="Arial" w:hAnsi="Arial" w:cs="Arial"/>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067DBF"/>
    <w:rPr>
      <w:b/>
      <w:bCs/>
      <w:sz w:val="22"/>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6"/>
    <w:qFormat/>
    <w:rsid w:val="00067DBF"/>
    <w:rPr>
      <w:b w:val="0"/>
      <w:sz w:val="24"/>
      <w:u w:val="single"/>
    </w:rPr>
  </w:style>
  <w:style w:type="character" w:styleId="Hyperlink">
    <w:name w:val="Hyperlink"/>
    <w:basedOn w:val="DefaultParagraphFont"/>
    <w:uiPriority w:val="99"/>
    <w:unhideWhenUsed/>
    <w:rsid w:val="00067DBF"/>
    <w:rPr>
      <w:color w:val="auto"/>
      <w:u w:val="none"/>
    </w:rPr>
  </w:style>
  <w:style w:type="character" w:styleId="FollowedHyperlink">
    <w:name w:val="FollowedHyperlink"/>
    <w:basedOn w:val="DefaultParagraphFont"/>
    <w:uiPriority w:val="99"/>
    <w:semiHidden/>
    <w:unhideWhenUsed/>
    <w:rsid w:val="00067DBF"/>
    <w:rPr>
      <w:color w:val="auto"/>
      <w:u w:val="none"/>
    </w:rPr>
  </w:style>
  <w:style w:type="paragraph" w:styleId="NormalWeb">
    <w:name w:val="Normal (Web)"/>
    <w:basedOn w:val="Normal"/>
    <w:uiPriority w:val="99"/>
    <w:unhideWhenUsed/>
    <w:rsid w:val="0079108D"/>
    <w:pPr>
      <w:spacing w:before="100" w:beforeAutospacing="1" w:after="100" w:afterAutospacing="1"/>
    </w:pPr>
    <w:rPr>
      <w:rFonts w:ascii="Times" w:hAnsi="Times"/>
      <w:sz w:val="20"/>
      <w:szCs w:val="20"/>
    </w:rPr>
  </w:style>
  <w:style w:type="character" w:styleId="Strong">
    <w:name w:val="Strong"/>
    <w:basedOn w:val="DefaultParagraphFont"/>
    <w:uiPriority w:val="22"/>
    <w:qFormat/>
    <w:rsid w:val="0079108D"/>
    <w:rPr>
      <w:b/>
      <w:bCs/>
    </w:rPr>
  </w:style>
  <w:style w:type="character" w:styleId="CommentReference">
    <w:name w:val="annotation reference"/>
    <w:basedOn w:val="DefaultParagraphFont"/>
    <w:uiPriority w:val="99"/>
    <w:semiHidden/>
    <w:unhideWhenUsed/>
    <w:rsid w:val="0079108D"/>
    <w:rPr>
      <w:sz w:val="16"/>
      <w:szCs w:val="16"/>
    </w:rPr>
  </w:style>
  <w:style w:type="paragraph" w:styleId="CommentText">
    <w:name w:val="annotation text"/>
    <w:basedOn w:val="Normal"/>
    <w:link w:val="CommentTextChar"/>
    <w:uiPriority w:val="99"/>
    <w:semiHidden/>
    <w:unhideWhenUsed/>
    <w:rsid w:val="0079108D"/>
    <w:rPr>
      <w:sz w:val="20"/>
      <w:szCs w:val="20"/>
    </w:rPr>
  </w:style>
  <w:style w:type="character" w:customStyle="1" w:styleId="CommentTextChar">
    <w:name w:val="Comment Text Char"/>
    <w:basedOn w:val="DefaultParagraphFont"/>
    <w:link w:val="CommentText"/>
    <w:uiPriority w:val="99"/>
    <w:semiHidden/>
    <w:rsid w:val="0079108D"/>
    <w:rPr>
      <w:rFonts w:ascii="Roboto" w:hAnsi="Roboto" w:cs="Calibri"/>
      <w:sz w:val="20"/>
      <w:szCs w:val="20"/>
    </w:rPr>
  </w:style>
  <w:style w:type="paragraph" w:styleId="BalloonText">
    <w:name w:val="Balloon Text"/>
    <w:basedOn w:val="Normal"/>
    <w:link w:val="BalloonTextChar"/>
    <w:uiPriority w:val="99"/>
    <w:semiHidden/>
    <w:unhideWhenUsed/>
    <w:rsid w:val="0079108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108D"/>
    <w:rPr>
      <w:rFonts w:ascii="Segoe UI" w:hAnsi="Segoe UI" w:cs="Segoe UI"/>
      <w:sz w:val="18"/>
      <w:szCs w:val="18"/>
    </w:rPr>
  </w:style>
  <w:style w:type="paragraph" w:styleId="Revision">
    <w:name w:val="Revision"/>
    <w:hidden/>
    <w:uiPriority w:val="99"/>
    <w:semiHidden/>
    <w:rsid w:val="0079108D"/>
    <w:pPr>
      <w:spacing w:after="0" w:line="240" w:lineRule="auto"/>
    </w:pPr>
    <w:rPr>
      <w:rFonts w:ascii="Roboto" w:hAnsi="Roboto" w:cs="Calibri"/>
    </w:rPr>
  </w:style>
  <w:style w:type="paragraph" w:styleId="ListParagraph">
    <w:name w:val="List Paragraph"/>
    <w:basedOn w:val="Normal"/>
    <w:uiPriority w:val="99"/>
    <w:unhideWhenUsed/>
    <w:qFormat/>
    <w:rsid w:val="00C951E9"/>
    <w:pPr>
      <w:ind w:left="720"/>
      <w:contextualSpacing/>
    </w:pPr>
  </w:style>
  <w:style w:type="character" w:customStyle="1" w:styleId="searchword">
    <w:name w:val="searchword"/>
    <w:basedOn w:val="DefaultParagraphFont"/>
    <w:rsid w:val="00C951E9"/>
  </w:style>
  <w:style w:type="paragraph" w:customStyle="1" w:styleId="element">
    <w:name w:val="element"/>
    <w:basedOn w:val="Normal"/>
    <w:rsid w:val="00C951E9"/>
    <w:pPr>
      <w:spacing w:before="100" w:beforeAutospacing="1" w:after="100" w:afterAutospacing="1"/>
    </w:pPr>
    <w:rPr>
      <w:rFonts w:ascii="Times New Roman" w:eastAsia="Times New Roman" w:hAnsi="Times New Roman" w:cs="Times New Roman"/>
      <w:szCs w:val="24"/>
    </w:rPr>
  </w:style>
  <w:style w:type="paragraph" w:customStyle="1" w:styleId="counter-paragraph">
    <w:name w:val="counter-paragraph"/>
    <w:basedOn w:val="Normal"/>
    <w:rsid w:val="00C951E9"/>
    <w:pPr>
      <w:spacing w:before="100" w:beforeAutospacing="1" w:after="100" w:afterAutospacing="1"/>
    </w:pPr>
    <w:rPr>
      <w:rFonts w:ascii="Times New Roman" w:eastAsia="Times New Roman" w:hAnsi="Times New Roman" w:cs="Times New Roman"/>
      <w:szCs w:val="24"/>
    </w:rPr>
  </w:style>
  <w:style w:type="paragraph" w:customStyle="1" w:styleId="p">
    <w:name w:val="p"/>
    <w:basedOn w:val="Normal"/>
    <w:rsid w:val="00610BB4"/>
    <w:pPr>
      <w:spacing w:before="100" w:beforeAutospacing="1" w:after="100" w:afterAutospacing="1"/>
    </w:pPr>
    <w:rPr>
      <w:rFonts w:ascii="Times New Roman" w:eastAsia="Times New Roman" w:hAnsi="Times New Roman" w:cs="Times New Roman"/>
      <w:szCs w:val="24"/>
    </w:rPr>
  </w:style>
  <w:style w:type="character" w:styleId="UnresolvedMention">
    <w:name w:val="Unresolved Mention"/>
    <w:basedOn w:val="DefaultParagraphFont"/>
    <w:uiPriority w:val="99"/>
    <w:semiHidden/>
    <w:unhideWhenUsed/>
    <w:rsid w:val="009A799D"/>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2024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reuters.com/article/2014/10/02/us-usa-inversion-treasury-idUSKCN0HR1YA20141002" TargetMode="External"/><Relationship Id="rId299" Type="http://schemas.openxmlformats.org/officeDocument/2006/relationships/hyperlink" Target="https://www.bbc.co.uk/news/world-africa-38917681" TargetMode="External"/><Relationship Id="rId21" Type="http://schemas.openxmlformats.org/officeDocument/2006/relationships/hyperlink" Target="http://www.vox.com/2017/3/16/14943816/trumps-budget-health-winners-losers" TargetMode="External"/><Relationship Id="rId63" Type="http://schemas.openxmlformats.org/officeDocument/2006/relationships/hyperlink" Target="https://www.weforum.org/agenda/2018/04/can-a-nature-based-economy-help-us-drive-green-growth" TargetMode="External"/><Relationship Id="rId159" Type="http://schemas.openxmlformats.org/officeDocument/2006/relationships/hyperlink" Target="http://www.scholarpublishing.org/index.php/ASSRJ/article/view/4534/2899" TargetMode="External"/><Relationship Id="rId324" Type="http://schemas.openxmlformats.org/officeDocument/2006/relationships/hyperlink" Target="http://www.globaltrademag.com/in-the-news/china-still-not-living-wto-commitments" TargetMode="External"/><Relationship Id="rId366" Type="http://schemas.openxmlformats.org/officeDocument/2006/relationships/hyperlink" Target="https://obamawhitehouse.archives.gov/blog/2011/06/29/national-strategy-counterterrorism" TargetMode="External"/><Relationship Id="rId170" Type="http://schemas.openxmlformats.org/officeDocument/2006/relationships/hyperlink" Target="https://urldefense.proofpoint.com/v2/url?u=http-3A__www.oecd.org_pisa_keyfindings_pisa-2D2012-2Dresults-2Dvolume-2DI.pdf&amp;d=BQMGaQ&amp;c=RAhzPLrCAq19eJdrcQiUVEwFYoMRqGDAXQ_puw5tYjg&amp;r=mc0JjKrzQmOj70VdswFYXbkxIjkILfV5oA16bO5I0Lk&amp;m=LuEUCI5lYZzngK8fvVoCOLQ9ff93pEw4nS4glzs6bc0&amp;s=DGNqsMXWtmeU4tICns7f5WntJCqedPZQP3O34wl8_cM&amp;e=" TargetMode="External"/><Relationship Id="rId226" Type="http://schemas.openxmlformats.org/officeDocument/2006/relationships/hyperlink" Target="http://www.mckinsey.com/global-themes/digital-disruption/harnessing-automation-for-a-future-that-works" TargetMode="External"/><Relationship Id="rId433" Type="http://schemas.openxmlformats.org/officeDocument/2006/relationships/hyperlink" Target="https://www.thedailybeast.com/articles/2015/07/20/why-boko-haram-keeps-bombing-nigeria-s-mosques.html" TargetMode="External"/><Relationship Id="rId268" Type="http://schemas.openxmlformats.org/officeDocument/2006/relationships/hyperlink" Target="https://www.pbs.org/newshour/education/billions-pell-grants-go-students-never-graduate" TargetMode="External"/><Relationship Id="rId475" Type="http://schemas.openxmlformats.org/officeDocument/2006/relationships/hyperlink" Target="https://scholar.google.com/citations?view_op=view_org&amp;hl=en&amp;org=1896398670060433590" TargetMode="External"/><Relationship Id="rId32" Type="http://schemas.openxmlformats.org/officeDocument/2006/relationships/hyperlink" Target="http://onlinelibrary.wiley.com/doi/10.1111/j.1759-5436.2011.00213.x/abstract" TargetMode="External"/><Relationship Id="rId74" Type="http://schemas.openxmlformats.org/officeDocument/2006/relationships/hyperlink" Target="http://www.innovationtaskforce.org/index.php?news&amp;nid=96" TargetMode="External"/><Relationship Id="rId128" Type="http://schemas.openxmlformats.org/officeDocument/2006/relationships/hyperlink" Target="http://www.nytimes.com/2014/01/06/opinion/abolish-the-corporate-income-tax.html?_r=0" TargetMode="External"/><Relationship Id="rId335" Type="http://schemas.openxmlformats.org/officeDocument/2006/relationships/hyperlink" Target="https://khn.org/news/millennials-embrace-nursing-profession-just-in-time-to-replace-baby-boomers/" TargetMode="External"/><Relationship Id="rId377" Type="http://schemas.openxmlformats.org/officeDocument/2006/relationships/hyperlink" Target="http://trove.nla.gov.au/work/18277780?q&amp;versionId=21453124" TargetMode="External"/><Relationship Id="rId500" Type="http://schemas.openxmlformats.org/officeDocument/2006/relationships/hyperlink" Target="https://www.cars.com/articles/the-2016-carscom-american-made-index-1420684865874/" TargetMode="External"/><Relationship Id="rId5" Type="http://schemas.openxmlformats.org/officeDocument/2006/relationships/webSettings" Target="webSettings.xml"/><Relationship Id="rId181" Type="http://schemas.openxmlformats.org/officeDocument/2006/relationships/hyperlink" Target="http://stemreadyamerica.org/" TargetMode="External"/><Relationship Id="rId237" Type="http://schemas.openxmlformats.org/officeDocument/2006/relationships/hyperlink" Target="http://www.econlib.org/library/Columns/y2014/Murphyminimumwage.html" TargetMode="External"/><Relationship Id="rId402" Type="http://schemas.openxmlformats.org/officeDocument/2006/relationships/hyperlink" Target="http://www.jpost.com/Middle-East/Turkish-Intel-provided-weapons-to-ISIS-terror-suspects-says-390571" TargetMode="External"/><Relationship Id="rId279" Type="http://schemas.openxmlformats.org/officeDocument/2006/relationships/hyperlink" Target="https://womenthrive.org/three-things-to-know-about-the-international-violence-against-women-act/" TargetMode="External"/><Relationship Id="rId444" Type="http://schemas.openxmlformats.org/officeDocument/2006/relationships/hyperlink" Target="https://worldview.stratfor.com/article/turkey-old-threat-resurges" TargetMode="External"/><Relationship Id="rId486" Type="http://schemas.openxmlformats.org/officeDocument/2006/relationships/hyperlink" Target="https://onlinelibrary.wiley.com/doi/epdf/10.1111/cobi.12433)//KA" TargetMode="External"/><Relationship Id="rId43" Type="http://schemas.openxmlformats.org/officeDocument/2006/relationships/hyperlink" Target="http://www.who.int/about/resources_planning/A66_29add1-en.pdf" TargetMode="External"/><Relationship Id="rId139" Type="http://schemas.openxmlformats.org/officeDocument/2006/relationships/hyperlink" Target="https://www.investopedia.com/terms/t/taxrate.asp" TargetMode="External"/><Relationship Id="rId290" Type="http://schemas.openxmlformats.org/officeDocument/2006/relationships/hyperlink" Target="https://www.theguardian.com/global-development/2018/jun/21/quitting-un-human-rights-council-puts-us-on-wrong-side-of-history-activists" TargetMode="External"/><Relationship Id="rId304" Type="http://schemas.openxmlformats.org/officeDocument/2006/relationships/hyperlink" Target="http://theconversation.com/tariffs-are-the-wrong-weapon-in-fight-against-chinas-pirates-heres-the-right-one-95622" TargetMode="External"/><Relationship Id="rId346" Type="http://schemas.openxmlformats.org/officeDocument/2006/relationships/hyperlink" Target="https://cew.georgetown.edu/wp-content/uploads/Nursing-Supply-Final.pdf" TargetMode="External"/><Relationship Id="rId388" Type="http://schemas.openxmlformats.org/officeDocument/2006/relationships/hyperlink" Target="https://www.state.gov/j/ct/rls/rm/276314.htm" TargetMode="External"/><Relationship Id="rId85" Type="http://schemas.openxmlformats.org/officeDocument/2006/relationships/hyperlink" Target="http://www.hbs.edu/faculty/Publication%20Files/17-063_d3fdfef3-d6bf-4bc9-bf40-0d8f3a7876fb.pdf" TargetMode="External"/><Relationship Id="rId150" Type="http://schemas.openxmlformats.org/officeDocument/2006/relationships/hyperlink" Target="http://www.wsj.com/articles/horizon-pharma-at-the-nexus-of-taxes-and-deals-1436296946" TargetMode="External"/><Relationship Id="rId192" Type="http://schemas.openxmlformats.org/officeDocument/2006/relationships/hyperlink" Target="https://equitablegrowth.org/the-importance-of-raising-the-minimum-wage-to-boost-broad-based-u-s-economic-growth/" TargetMode="External"/><Relationship Id="rId206" Type="http://schemas.openxmlformats.org/officeDocument/2006/relationships/hyperlink" Target="https://www.nber.org/papers/w0022" TargetMode="External"/><Relationship Id="rId413" Type="http://schemas.openxmlformats.org/officeDocument/2006/relationships/hyperlink" Target="http://www.newyorker.com/magazine/2016/03/28/tunisia-and-the-fall-after-the-arab-spring" TargetMode="External"/><Relationship Id="rId248" Type="http://schemas.openxmlformats.org/officeDocument/2006/relationships/hyperlink" Target="https://mises.org/library/yes-minimum-wages-still-increase-unemployment" TargetMode="External"/><Relationship Id="rId455" Type="http://schemas.openxmlformats.org/officeDocument/2006/relationships/hyperlink" Target="http://www.corrs.com.au/publications/corrs-in-brief/the-safeguard-mechanism-commences-on-1-july-2016-what-does-it-mean-for-business/" TargetMode="External"/><Relationship Id="rId497" Type="http://schemas.openxmlformats.org/officeDocument/2006/relationships/hyperlink" Target="http://cep.lse.ac.uk/pubs/download/dp1147.pdf" TargetMode="External"/><Relationship Id="rId12" Type="http://schemas.openxmlformats.org/officeDocument/2006/relationships/hyperlink" Target="http://dailysignal.com/2015/08/15/what-world-health-organization-did-wrong-on-ebola-response/" TargetMode="External"/><Relationship Id="rId108" Type="http://schemas.openxmlformats.org/officeDocument/2006/relationships/hyperlink" Target="https://itep.org/the-trump-gops-big-giveaway-to-multinational-corporations/" TargetMode="External"/><Relationship Id="rId315" Type="http://schemas.openxmlformats.org/officeDocument/2006/relationships/hyperlink" Target="http://www.atg.wa.gov/news/news-releases/washington-s-new-unfair-competition-law-protects-local-company-software-piracy" TargetMode="External"/><Relationship Id="rId357" Type="http://schemas.openxmlformats.org/officeDocument/2006/relationships/hyperlink" Target="http://www.un.org/en/development/desa/news/ecosoc/cybersecurity-demands-global-approach.html" TargetMode="External"/><Relationship Id="rId54" Type="http://schemas.openxmlformats.org/officeDocument/2006/relationships/hyperlink" Target="http://www.pewtrusts.org/en/research-and-analysis/blogs/stateline/2016/08/30/a-building-boom-is-driving-economic-growth-in-most-states" TargetMode="External"/><Relationship Id="rId96" Type="http://schemas.openxmlformats.org/officeDocument/2006/relationships/hyperlink" Target="http://www.nber.org/papers/w14312.pdf" TargetMode="External"/><Relationship Id="rId161" Type="http://schemas.openxmlformats.org/officeDocument/2006/relationships/hyperlink" Target="https://www.oecd-ilibrary.org/development/how-immigrants-contribute-to-developing-countries-economies/immigration-and-economic-growth_9789264288737-8-en" TargetMode="External"/><Relationship Id="rId217" Type="http://schemas.openxmlformats.org/officeDocument/2006/relationships/hyperlink" Target="http://www.garretgalland.com/articles/how-investors-can-profit-from-the-return-of-inflation" TargetMode="External"/><Relationship Id="rId399" Type="http://schemas.openxmlformats.org/officeDocument/2006/relationships/hyperlink" Target="http://www.cnn.com/2017/02/27/politics/the-pentagon-has-sent-isis-options-to-the-white-house/index.html" TargetMode="External"/><Relationship Id="rId259" Type="http://schemas.openxmlformats.org/officeDocument/2006/relationships/hyperlink" Target="http://www.americaforward.org/evidence-in-action-workforce-innovation-and-opportunity-act/" TargetMode="External"/><Relationship Id="rId424" Type="http://schemas.openxmlformats.org/officeDocument/2006/relationships/hyperlink" Target="http://www.columbia.edu/itc/journalism/stille/Politics%20Fall%202007/readings%20weeks%206-7/Strategic%20Logic%20of%20Suicide%20Missions.pdf" TargetMode="External"/><Relationship Id="rId466" Type="http://schemas.openxmlformats.org/officeDocument/2006/relationships/hyperlink" Target="http://www.ey.com/gl/en/services/tax/international-tax/alert--south-africa-delays-implementation-of-carbon-tax-and-carbon-reporting" TargetMode="External"/><Relationship Id="rId23" Type="http://schemas.openxmlformats.org/officeDocument/2006/relationships/hyperlink" Target="https://www.washingtonpost.com/posteverything/wp/2017/02/24/america-first-shouldnt-mean-cutting-foreign-aid/?utm_term=.94266515349e" TargetMode="External"/><Relationship Id="rId119" Type="http://schemas.openxmlformats.org/officeDocument/2006/relationships/hyperlink" Target="http://gabriel-zucman.eu/files/Zucman2014JEP.pdf" TargetMode="External"/><Relationship Id="rId270" Type="http://schemas.openxmlformats.org/officeDocument/2006/relationships/hyperlink" Target="https://medium.com/@amnestyusa/its-long-past-time-for-congress-to-do-something-about-violence-against-women-3ace8626350" TargetMode="External"/><Relationship Id="rId326" Type="http://schemas.openxmlformats.org/officeDocument/2006/relationships/hyperlink" Target="http://www.globaltrademag.com/in-the-news/iowa-governor-terry-branstad-named-ambassador-china" TargetMode="External"/><Relationship Id="rId65" Type="http://schemas.openxmlformats.org/officeDocument/2006/relationships/hyperlink" Target="http://www.nber.org/papers/w14312" TargetMode="External"/><Relationship Id="rId130" Type="http://schemas.openxmlformats.org/officeDocument/2006/relationships/hyperlink" Target="http://www.cbo.gov/sites/default/files/cbofiles/attachments/45010-Outlook2014_Feb.pdf" TargetMode="External"/><Relationship Id="rId368" Type="http://schemas.openxmlformats.org/officeDocument/2006/relationships/hyperlink" Target="https://www.cia.gov/news-information/speeches-testimony/2017-speeches-testimony/pompeo-delivers-remarks-at-ut-austin-national-security-forum.html" TargetMode="External"/><Relationship Id="rId172" Type="http://schemas.openxmlformats.org/officeDocument/2006/relationships/hyperlink" Target="http://www.washingtonpost.com/local/education/dont-go-overboard-praising-chinas-schools/2014/02/09/bbd51248-8edc-11e3-b227-12a45d109e03_story.html" TargetMode="External"/><Relationship Id="rId228" Type="http://schemas.openxmlformats.org/officeDocument/2006/relationships/hyperlink" Target="https://mises.org/library/yes-minimum-wages-still-increase-unemployment" TargetMode="External"/><Relationship Id="rId435" Type="http://schemas.openxmlformats.org/officeDocument/2006/relationships/hyperlink" Target="https://www.thedailybeast.com/articles/2013/09/25/somalia-president-al-shabab-could-attack-the-united-states.html" TargetMode="External"/><Relationship Id="rId477" Type="http://schemas.openxmlformats.org/officeDocument/2006/relationships/hyperlink" Target="https://www.scientificamerican.com/article.cfm?id=finding-fissile-fuel" TargetMode="External"/><Relationship Id="rId281" Type="http://schemas.openxmlformats.org/officeDocument/2006/relationships/hyperlink" Target="http://www.foreign.senate.gov/hearings/combating-violence-and-discrimination-against-women-a-global-call-to-action-06-24-14" TargetMode="External"/><Relationship Id="rId337" Type="http://schemas.openxmlformats.org/officeDocument/2006/relationships/hyperlink" Target="https://onlinemsn.usfca.edu/news-resources/msn-resources/differences-between-and-clinical-nurse-leader-and-nurse-practitioner/" TargetMode="External"/><Relationship Id="rId502" Type="http://schemas.openxmlformats.org/officeDocument/2006/relationships/hyperlink" Target="http://www.hereforamerica.com/wp-content/uploads/2016/05/2016-Impact-Report.pdf" TargetMode="External"/><Relationship Id="rId34" Type="http://schemas.openxmlformats.org/officeDocument/2006/relationships/hyperlink" Target="http://afrobarometer.org/sites/default/files/publications/Briefing%20paper/ab_r5_policypaperno5.pdf." TargetMode="External"/><Relationship Id="rId76" Type="http://schemas.openxmlformats.org/officeDocument/2006/relationships/hyperlink" Target="http://issues.org/27-4/bernanke/" TargetMode="External"/><Relationship Id="rId141" Type="http://schemas.openxmlformats.org/officeDocument/2006/relationships/hyperlink" Target="http://www.economist.com/news/leaders/21608751-restricting-companies-moving-abroad-no-substitute-corporate-tax-reform-how-stop" TargetMode="External"/><Relationship Id="rId379" Type="http://schemas.openxmlformats.org/officeDocument/2006/relationships/hyperlink" Target="https://www.cambridge.org/core/journals/journal-of-african-history/article/swift-agent-of-government-air-power-in-british-colonial-africa-19161939/BB10DEB80F00B078C3735D119534845F" TargetMode="External"/><Relationship Id="rId7" Type="http://schemas.openxmlformats.org/officeDocument/2006/relationships/hyperlink" Target="https://www.pacificcouncil.org/newsroom/trudeau-strengthened-nafta-key-us-canada-relations" TargetMode="External"/><Relationship Id="rId183" Type="http://schemas.openxmlformats.org/officeDocument/2006/relationships/hyperlink" Target="http://www.afterschoolalliance.org/ExaminingtheImpactofAfterschoolSTEMPrograms.pdf" TargetMode="External"/><Relationship Id="rId239" Type="http://schemas.openxmlformats.org/officeDocument/2006/relationships/hyperlink" Target="https://mises.org/library/yes-minimum-wages-still-increase-unemployment" TargetMode="External"/><Relationship Id="rId390" Type="http://schemas.openxmlformats.org/officeDocument/2006/relationships/hyperlink" Target="https://www.justsecurity.org/54464/civilian-casualties-effectiveness-u-s-drone-strikes-yemen-part/" TargetMode="External"/><Relationship Id="rId404" Type="http://schemas.openxmlformats.org/officeDocument/2006/relationships/hyperlink" Target="http://www.msnbc.com/msnbc/alternative-war-isis" TargetMode="External"/><Relationship Id="rId446" Type="http://schemas.openxmlformats.org/officeDocument/2006/relationships/hyperlink" Target="https://worldview.stratfor.com/article/united-states-small-footprint-military-strategy" TargetMode="External"/><Relationship Id="rId250" Type="http://schemas.openxmlformats.org/officeDocument/2006/relationships/hyperlink" Target="http://www.latimes.com/opinion/op-ed/la-oe-jacoby-combing-infrastructure-plan-and-job-training-20170614-story.html" TargetMode="External"/><Relationship Id="rId292" Type="http://schemas.openxmlformats.org/officeDocument/2006/relationships/hyperlink" Target="https://www.theguardian.com/world/2018/may/08/iran-deal-trump-withdraw-us-latest-news-nuclear-agreement" TargetMode="External"/><Relationship Id="rId306" Type="http://schemas.openxmlformats.org/officeDocument/2006/relationships/hyperlink" Target="https://www.washingtonpost.com/business/economy/trump-administration-targets-chinese-electronics-aerospace-and-machinery-goods-with-50-billion-in-tariffs/2018/04/03/9be42e5e-3786-11e8-9c0a-85d477d9a226_story.html" TargetMode="External"/><Relationship Id="rId488" Type="http://schemas.openxmlformats.org/officeDocument/2006/relationships/hyperlink" Target="https://onlinelibrary.wiley.com/doi/epdf/10.1111/cobi.12433)//KA" TargetMode="External"/><Relationship Id="rId45" Type="http://schemas.openxmlformats.org/officeDocument/2006/relationships/hyperlink" Target="http://www.reuters.com/article/2011/05/19/us-who-idUSTRE74I5I320110519" TargetMode="External"/><Relationship Id="rId87" Type="http://schemas.openxmlformats.org/officeDocument/2006/relationships/hyperlink" Target="https://www.theatlantic.com/business/archive/2016/10/why-economic-growth-is-so-lackluster/504989/" TargetMode="External"/><Relationship Id="rId110" Type="http://schemas.openxmlformats.org/officeDocument/2006/relationships/hyperlink" Target="http://ctj.org/ctjreports/2014/05/the_problem_of_corporate_inversions_the_right_and_wrong_approaches_for_congress.php" TargetMode="External"/><Relationship Id="rId348" Type="http://schemas.openxmlformats.org/officeDocument/2006/relationships/hyperlink" Target="https://www.linkedin.com/company/texas-council-on-family-violence?trk=ppro_cprof" TargetMode="External"/><Relationship Id="rId152" Type="http://schemas.openxmlformats.org/officeDocument/2006/relationships/hyperlink" Target="http://www.ibtimes.com/tax-inversion-restrictions-trigger-foreign-takeovers-us-companies-report-1847778" TargetMode="External"/><Relationship Id="rId173" Type="http://schemas.openxmlformats.org/officeDocument/2006/relationships/hyperlink" Target="https://urldefense.proofpoint.com/v2/url?u=https-3A__www.techinasia.com_jack-2Dma-2Dexplains-2Dchinas-2Deducation-2Dsystem-2Dfails-2Dproduce-2Dinnovators_&amp;d=BQMGaQ&amp;c=RAhzPLrCAq19eJdrcQiUVEwFYoMRqGDAXQ_puw5tYjg&amp;r=mc0JjKrzQmOj70VdswFYXbkxIjkILfV5oA16bO5I0Lk&amp;m=LuEUCI5lYZzngK8fvVoCOLQ9ff93pEw4nS4glzs6bc0&amp;s=mAvt0FVrlaf8VjzgLZWO4kUAFRhRNl5XQJDLKBFFnTo&amp;e=" TargetMode="External"/><Relationship Id="rId194" Type="http://schemas.openxmlformats.org/officeDocument/2006/relationships/hyperlink" Target="https://equitablegrowth.org/research-analysis/minimum-wages-and-the-distribution-of-family-incomes-in-the-us/" TargetMode="External"/><Relationship Id="rId208" Type="http://schemas.openxmlformats.org/officeDocument/2006/relationships/hyperlink" Target="https://www.brookings.edu/blog/up-front/2014/01/10/the-ripple-effect-of-a-minimum-wage-increase-on-american-workers/" TargetMode="External"/><Relationship Id="rId229" Type="http://schemas.openxmlformats.org/officeDocument/2006/relationships/hyperlink" Target="http://seattletimes.com/html/localnews/2023753163_wagevotexml.html" TargetMode="External"/><Relationship Id="rId380" Type="http://schemas.openxmlformats.org/officeDocument/2006/relationships/hyperlink" Target="https://www.rand.org/content/dam/rand/pubs/perspectives/PE200/PE209/RAND_PE209.pdf" TargetMode="External"/><Relationship Id="rId415" Type="http://schemas.openxmlformats.org/officeDocument/2006/relationships/hyperlink" Target="https://www.devex.com/news/steep-us-foreign-aid-cuts-outlined-in-leaked-budget-document-90128" TargetMode="External"/><Relationship Id="rId436" Type="http://schemas.openxmlformats.org/officeDocument/2006/relationships/hyperlink" Target="https://www.thedailybeast.com/articles/2014/09/15/westgate-s-chilling-security-video-reveals-shopping-mall-bloodbath.html" TargetMode="External"/><Relationship Id="rId457" Type="http://schemas.openxmlformats.org/officeDocument/2006/relationships/hyperlink" Target="https://news.gov.bc.ca/releases/2015ENV0087-002158" TargetMode="External"/><Relationship Id="rId240" Type="http://schemas.openxmlformats.org/officeDocument/2006/relationships/hyperlink" Target="https://www.cbo.gov/publication/44995" TargetMode="External"/><Relationship Id="rId261" Type="http://schemas.openxmlformats.org/officeDocument/2006/relationships/hyperlink" Target="http://www.ccdaily.com/2018/03/benefits-pell-grants-short-term-programs/" TargetMode="External"/><Relationship Id="rId478" Type="http://schemas.openxmlformats.org/officeDocument/2006/relationships/hyperlink" Target="https://www.scientificamerican.com/article.cfm?id=reactivating-nuclear-reactors-to-fight-climate-change" TargetMode="External"/><Relationship Id="rId499" Type="http://schemas.openxmlformats.org/officeDocument/2006/relationships/hyperlink" Target="http://www.consumerreports.org/cro/magazine/2015/05/made-in-america/index.htm" TargetMode="External"/><Relationship Id="rId14" Type="http://schemas.openxmlformats.org/officeDocument/2006/relationships/hyperlink" Target="http://www.publichealthjrnl.com/article/S0033-3506%2813%2900291-6/pdf" TargetMode="External"/><Relationship Id="rId35" Type="http://schemas.openxmlformats.org/officeDocument/2006/relationships/hyperlink" Target="https://www.theatlantic.com/health/archive/2014/10/africas-top-health-challenge-cardiovascular-disease/381699/" TargetMode="External"/><Relationship Id="rId56" Type="http://schemas.openxmlformats.org/officeDocument/2006/relationships/hyperlink" Target="https://www.curbed.com/2018/1/23/16910310/construction-homebuilding-labor-shortage-jobs-vocational-training" TargetMode="External"/><Relationship Id="rId77" Type="http://schemas.openxmlformats.org/officeDocument/2006/relationships/hyperlink" Target="https://doi.org/10.1371/journal.pone.0138176" TargetMode="External"/><Relationship Id="rId100" Type="http://schemas.openxmlformats.org/officeDocument/2006/relationships/hyperlink" Target="https://itep.org/finalgop-trumpbill/" TargetMode="External"/><Relationship Id="rId282" Type="http://schemas.openxmlformats.org/officeDocument/2006/relationships/hyperlink" Target="https://www.govtrack.us/congress/bills/113/hr3571/text" TargetMode="External"/><Relationship Id="rId317" Type="http://schemas.openxmlformats.org/officeDocument/2006/relationships/hyperlink" Target="https://www.internationallawoffice.com/Newsletters/Intellectual-Property/China/Wanhuida-Peksung/How-will-the-new-Anti-unfair-Competition-Law-affect-your-intellectual-property" TargetMode="External"/><Relationship Id="rId338" Type="http://schemas.openxmlformats.org/officeDocument/2006/relationships/hyperlink" Target="https://www.healthline.com/health-news/where-are-we-going-to-find-1-million-new-nurses-in-the-next-five-years-092815" TargetMode="External"/><Relationship Id="rId359" Type="http://schemas.openxmlformats.org/officeDocument/2006/relationships/hyperlink" Target="https://www.linkedin.com/pulse/why-international-cooperation-difficult-achieve-cunningham-ph-d-" TargetMode="External"/><Relationship Id="rId503" Type="http://schemas.openxmlformats.org/officeDocument/2006/relationships/hyperlink" Target="http://www.fcagroup.com/en-US/Pages/home.aspx" TargetMode="External"/><Relationship Id="rId8" Type="http://schemas.openxmlformats.org/officeDocument/2006/relationships/hyperlink" Target="https://www.macleans.ca/politics/washington/donald-trumps-nafta-timetable-doesnt-work-for-canada/" TargetMode="External"/><Relationship Id="rId98" Type="http://schemas.openxmlformats.org/officeDocument/2006/relationships/hyperlink" Target="https://itep.org/wp-content/uploads/DoggettWhitehouseSignOnLetter-54-national-signers.pdf" TargetMode="External"/><Relationship Id="rId121" Type="http://schemas.openxmlformats.org/officeDocument/2006/relationships/hyperlink" Target="https://www.epi.org/publication/competitive-distractions-cutting-corporate-tax-rates-will-not-create-jobs-or-boost-incomes-for-the-vast-majority-of-american-families/" TargetMode="External"/><Relationship Id="rId142" Type="http://schemas.openxmlformats.org/officeDocument/2006/relationships/hyperlink" Target="https://www.investopedia.com/terms/a/advanced-economies.asp" TargetMode="External"/><Relationship Id="rId163" Type="http://schemas.openxmlformats.org/officeDocument/2006/relationships/hyperlink" Target="https://urldefense.proofpoint.com/v2/url?u=https-3A__www.insidehighered.com_news_2013_01_30_north-2Dcarolina-2Dgovernor-2Djoins-2Dchorus-2Drepublicans-2Dcritical-2Dliberal-2Darts&amp;d=BQMGaQ&amp;c=RAhzPLrCAq19eJdrcQiUVEwFYoMRqGDAXQ_puw5tYjg&amp;r=mc0JjKrzQmOj70VdswFYXbkxIjkILfV5oA16bO5I0Lk&amp;m=LuEUCI5lYZzngK8fvVoCOLQ9ff93pEw4nS4glzs6bc0&amp;s=Bhc9HsaOptTmzs_Rqp98XlKEBIUTqDXcSaKq0-OKCo4&amp;e=" TargetMode="External"/><Relationship Id="rId184" Type="http://schemas.openxmlformats.org/officeDocument/2006/relationships/hyperlink" Target="https://www.nap.edu/catalog/21740/identifying-and-supporting-productive-stem-programs-in-out-of-school-settings" TargetMode="External"/><Relationship Id="rId219" Type="http://schemas.openxmlformats.org/officeDocument/2006/relationships/hyperlink" Target="http://www.garretgalland.com/passing-parade/preparing-for-the-next-great-disruption" TargetMode="External"/><Relationship Id="rId370" Type="http://schemas.openxmlformats.org/officeDocument/2006/relationships/hyperlink" Target="http://www.businessinsider.com/trump-radical-islamic-terrorism-must-be-stopped-by-whatever-means-necessary-2017-8" TargetMode="External"/><Relationship Id="rId391" Type="http://schemas.openxmlformats.org/officeDocument/2006/relationships/hyperlink" Target="https://www.defense.gov/News/Article/Article/1401445/centcom-officials-provide-update-on-recent-counterterrorism-strikes-in-yemen/" TargetMode="External"/><Relationship Id="rId405" Type="http://schemas.openxmlformats.org/officeDocument/2006/relationships/hyperlink" Target="http://www.dailystar.com.lb/News/Middle-East/2015/Mar-03/289437-un-delegation-meets-aleppo-governor-on-freeze-plan.ashx?utm_source=Magnet&amp;utm_medium=Related%20Articles%20widget&amp;utm_campaign=Magnet%20tools" TargetMode="External"/><Relationship Id="rId426" Type="http://schemas.openxmlformats.org/officeDocument/2006/relationships/hyperlink" Target="http://journals.sagepub.com/doi/abs/10.1177/0738894216674970" TargetMode="External"/><Relationship Id="rId447" Type="http://schemas.openxmlformats.org/officeDocument/2006/relationships/hyperlink" Target="https://scholar.harvard.edu/jaldy/publications/case-us-carbon-tax" TargetMode="External"/><Relationship Id="rId230" Type="http://schemas.openxmlformats.org/officeDocument/2006/relationships/hyperlink" Target="http://www.bizjournals.com/sacramento/news/2014/12/01/san-francisco-lawmaker-minimum-wage.html?page=all" TargetMode="External"/><Relationship Id="rId251" Type="http://schemas.openxmlformats.org/officeDocument/2006/relationships/hyperlink" Target="http://www.americaforward.org/evidence-in-action-workforce-innovation-and-opportunity-act/" TargetMode="External"/><Relationship Id="rId468" Type="http://schemas.openxmlformats.org/officeDocument/2006/relationships/hyperlink" Target="https://www.dropbox.com/s/22lrokkdaf4a8fh/The-Economic-Climate-Fiscal-Power-and-Demographic-Impact-of-a-National-Fee-and-Dividend-Carbon-Tax-6.9.14.pdf?dl=0" TargetMode="External"/><Relationship Id="rId489" Type="http://schemas.openxmlformats.org/officeDocument/2006/relationships/hyperlink" Target="https://doi.org/10.1016/j.erss.2015.12.026" TargetMode="External"/><Relationship Id="rId25" Type="http://schemas.openxmlformats.org/officeDocument/2006/relationships/hyperlink" Target="https://www.washingtonpost.com/news/monkey-cage/wp/2016/07/22/what-do-africans-actually-think-about-public-health-interventions-from-afar/?utm_term=.c7725b8df919" TargetMode="External"/><Relationship Id="rId46" Type="http://schemas.openxmlformats.org/officeDocument/2006/relationships/hyperlink" Target="http://www.who.int/hrh/resources/Nursing-and-Midwifery-in-History-of-WHO/en/" TargetMode="External"/><Relationship Id="rId67" Type="http://schemas.openxmlformats.org/officeDocument/2006/relationships/hyperlink" Target="https://www.cbo.gov/publication/52390" TargetMode="External"/><Relationship Id="rId272" Type="http://schemas.openxmlformats.org/officeDocument/2006/relationships/hyperlink" Target="https://www.hrw.org/report/2017/11/16/all-my-body-was-pain/sexual-violence-against-rohingya-women-and-girls-burma" TargetMode="External"/><Relationship Id="rId293" Type="http://schemas.openxmlformats.org/officeDocument/2006/relationships/hyperlink" Target="https://www.theguardian.com/us-news/2018/jun/20/donald-trump-pledges-to-end-family-separations-by-executive-order" TargetMode="External"/><Relationship Id="rId307" Type="http://schemas.openxmlformats.org/officeDocument/2006/relationships/hyperlink" Target="https://www.nytimes.com/2018/03/23/business/trump-world-trade-organization.html" TargetMode="External"/><Relationship Id="rId328" Type="http://schemas.openxmlformats.org/officeDocument/2006/relationships/hyperlink" Target="https://www.nextgov.com/cybersecurity/cybersecurity-report/2011/06/is-immigration-good-for-cybersecurity/54613/" TargetMode="External"/><Relationship Id="rId349" Type="http://schemas.openxmlformats.org/officeDocument/2006/relationships/hyperlink" Target="https://www.usnews.com/opinion/world-report/articles/2017-03-15/how-to-stop-hacking-and-cyberattacks-once-and-for-all" TargetMode="External"/><Relationship Id="rId88" Type="http://schemas.openxmlformats.org/officeDocument/2006/relationships/hyperlink" Target="http://money.cnn.com/2017/01/30/technology/trump-h1b-visa-immigration-reform/index.html?iid=EL" TargetMode="External"/><Relationship Id="rId111" Type="http://schemas.openxmlformats.org/officeDocument/2006/relationships/hyperlink" Target="https://aflcio.org/2018/2/28/time-stop-tax-breaks-outsourcing" TargetMode="External"/><Relationship Id="rId132" Type="http://schemas.openxmlformats.org/officeDocument/2006/relationships/hyperlink" Target="https://www.investopedia.com/terms/c/corporateinversion.asp" TargetMode="External"/><Relationship Id="rId153" Type="http://schemas.openxmlformats.org/officeDocument/2006/relationships/hyperlink" Target="https://www.usnews.com/opinion/articles/2016-05-09/obamas-corporate-inversion-wall-is-as-bad-as-trumps-mexico-border-wall" TargetMode="External"/><Relationship Id="rId174" Type="http://schemas.openxmlformats.org/officeDocument/2006/relationships/hyperlink" Target="https://urldefense.proofpoint.com/v2/url?u=http-3A__fortune.com_2012_11_16_amazons-2Djeff-2Dbezos-2Dthe-2Dultimate-2Ddisrupter_&amp;d=BQMGaQ&amp;c=RAhzPLrCAq19eJdrcQiUVEwFYoMRqGDAXQ_puw5tYjg&amp;r=mc0JjKrzQmOj70VdswFYXbkxIjkILfV5oA16bO5I0Lk&amp;m=LuEUCI5lYZzngK8fvVoCOLQ9ff93pEw4nS4glzs6bc0&amp;s=TsWW981OF925Si1cFcAAghXxmkVnqKtd4iVh2DyqsfY&amp;e=" TargetMode="External"/><Relationship Id="rId195" Type="http://schemas.openxmlformats.org/officeDocument/2006/relationships/hyperlink" Target="https://equitablegrowth.org/the-importance-of-raising-the-minimum-wage-to-boost-broad-based-u-s-economic-growth/" TargetMode="External"/><Relationship Id="rId209" Type="http://schemas.openxmlformats.org/officeDocument/2006/relationships/hyperlink" Target="http://opinionator.blogs.nytimes.com/2013/11/30/the-minimum-we-can-do/?_php=true&amp;_type=blogs&amp;_r=0" TargetMode="External"/><Relationship Id="rId360" Type="http://schemas.openxmlformats.org/officeDocument/2006/relationships/hyperlink" Target="https://morningconsult.com/opinions/atlantas-cyberattack-underscores-our-nations-cyber-insecurity/" TargetMode="External"/><Relationship Id="rId381" Type="http://schemas.openxmlformats.org/officeDocument/2006/relationships/hyperlink" Target="https://www.theatlantic.com/politics/archive/2016/03/the-obama-administrations-drone-strike-dissembling/473541/" TargetMode="External"/><Relationship Id="rId416" Type="http://schemas.openxmlformats.org/officeDocument/2006/relationships/hyperlink" Target="https://www.washingtonpost.com/news/checkpoint/wp/2017/02/15/mattis-trumps-defense-secretary-issues-ultimatum-to-nato-allies-on-defense-spending/?utm_term=.598c84b96ae6" TargetMode="External"/><Relationship Id="rId220" Type="http://schemas.openxmlformats.org/officeDocument/2006/relationships/hyperlink" Target="http://www.frbsf.org/economic-research/publications/economic-letter/2015/december/effects-of-minimum-wage-on-employment/" TargetMode="External"/><Relationship Id="rId241" Type="http://schemas.openxmlformats.org/officeDocument/2006/relationships/hyperlink" Target="https://mises.org/library/yes-minimum-wages-still-increase-unemployment" TargetMode="External"/><Relationship Id="rId437" Type="http://schemas.openxmlformats.org/officeDocument/2006/relationships/hyperlink" Target="https://worldview.stratfor.com/article/why-so-much-anarchy" TargetMode="External"/><Relationship Id="rId458" Type="http://schemas.openxmlformats.org/officeDocument/2006/relationships/hyperlink" Target="https://www.osler.com/en/resources/regulations/2015/carbon-ghg/carbon-and-greenhouse-gas-legislation-in-british-c" TargetMode="External"/><Relationship Id="rId479" Type="http://schemas.openxmlformats.org/officeDocument/2006/relationships/hyperlink" Target="https://blogs.scientificamerican.com/the-curious-wavefunction/2013/04/02/nuclear-power-may-have-saved-1-8-million-lives-otherwise-lost-to-fossil-fuels-may-save-up-to-7-million-more/" TargetMode="External"/><Relationship Id="rId15" Type="http://schemas.openxmlformats.org/officeDocument/2006/relationships/hyperlink" Target="http://www.who.int/about/resources_planning/A66_7-en.pdf" TargetMode="External"/><Relationship Id="rId36" Type="http://schemas.openxmlformats.org/officeDocument/2006/relationships/hyperlink" Target="https://www.washingtonpost.com/news/monkey-cage/wp/2016/05/12/the-world-health-organization-is-electing-a-new-leader-heres-what-you-need-to-know/?utm_term=.76ddf8bd3359" TargetMode="External"/><Relationship Id="rId57" Type="http://schemas.openxmlformats.org/officeDocument/2006/relationships/hyperlink" Target="https://www.nist.gov/speech-testimony/innovation-key-driver-economic-growth-competitiveness" TargetMode="External"/><Relationship Id="rId262" Type="http://schemas.openxmlformats.org/officeDocument/2006/relationships/hyperlink" Target="https://www.aspeninstitute.org/publications/worker-training-tax-credit-promoting-greater-employer-investments-in-the-workforce/" TargetMode="External"/><Relationship Id="rId283" Type="http://schemas.openxmlformats.org/officeDocument/2006/relationships/hyperlink" Target="http://pubpages.unh.edu/~mas2/ID41E2.pdf" TargetMode="External"/><Relationship Id="rId318" Type="http://schemas.openxmlformats.org/officeDocument/2006/relationships/hyperlink" Target="http://www.industryweek.com/intellectual-property/what-could-be-done-about-chinas-theft-intellectual-property" TargetMode="External"/><Relationship Id="rId339" Type="http://schemas.openxmlformats.org/officeDocument/2006/relationships/hyperlink" Target="http://nursingeducation.lww.com/blog.entry.html/2016/05/03/why_are_nursing_prog-8Ktw.html" TargetMode="External"/><Relationship Id="rId490" Type="http://schemas.openxmlformats.org/officeDocument/2006/relationships/hyperlink" Target="https://www.psr.org/blog/resource/dirty-dangerous-and-expensive-the-truth-about-nuclear-power/)//KA" TargetMode="External"/><Relationship Id="rId504" Type="http://schemas.openxmlformats.org/officeDocument/2006/relationships/hyperlink" Target="http://www.autonews.com/article/20160125/OEM/301259965/ford-share-gains-hinge-on-fusion-and-escape" TargetMode="External"/><Relationship Id="rId78" Type="http://schemas.openxmlformats.org/officeDocument/2006/relationships/hyperlink" Target="https://www.americanprogress.org/issues/economy/reports/2012/12/10/47481/the-high-return-on-investment-for-publicly-funded-research/" TargetMode="External"/><Relationship Id="rId99" Type="http://schemas.openxmlformats.org/officeDocument/2006/relationships/hyperlink" Target="https://doggett.house.gov/media-center/press-releases/rep-doggett-sen-whitehouse-introduce-bill-end-tax-breaks-exporting-jobs" TargetMode="External"/><Relationship Id="rId101" Type="http://schemas.openxmlformats.org/officeDocument/2006/relationships/hyperlink" Target="https://itep.org/wp-content/uploads/DoggettWhitehouseSignOnLetter-54-national-signers.pdf" TargetMode="External"/><Relationship Id="rId122" Type="http://schemas.openxmlformats.org/officeDocument/2006/relationships/hyperlink" Target="https://www.marketwatch.com/story/tax-inversions-help-not-hurt-the-economy-2014-08-08" TargetMode="External"/><Relationship Id="rId143" Type="http://schemas.openxmlformats.org/officeDocument/2006/relationships/hyperlink" Target="http://www.cnbc.com/2014/07/24/corporate-inversions-are-the-latest-ploy-to-upend-the-us-tax-code.html" TargetMode="External"/><Relationship Id="rId164" Type="http://schemas.openxmlformats.org/officeDocument/2006/relationships/hyperlink" Target="https://urldefense.proofpoint.com/v2/url?u=https-3A__www.insidehighered.com_news_2011_10_12_florida-5Fgovernor-5Fchallenges-5Fidea-5Fof-5Fnon-5Fstem-5Fdegrees&amp;d=BQMGaQ&amp;c=RAhzPLrCAq19eJdrcQiUVEwFYoMRqGDAXQ_puw5tYjg&amp;r=mc0JjKrzQmOj70VdswFYXbkxIjkILfV5oA16bO5I0Lk&amp;m=LuEUCI5lYZzngK8fvVoCOLQ9ff93pEw4nS4glzs6bc0&amp;s=FH3DyNj5s4YpdLPvjFVNQacQii9GM3RYbl0WPnKSS6s&amp;e=" TargetMode="External"/><Relationship Id="rId185" Type="http://schemas.openxmlformats.org/officeDocument/2006/relationships/hyperlink" Target="https://obamawhitehouse.archives.gov/sites/default/files/microsites/ostp/pcast-stem-ed-final.pdf" TargetMode="External"/><Relationship Id="rId350" Type="http://schemas.openxmlformats.org/officeDocument/2006/relationships/hyperlink" Target="https://english.bdi.eu/article/news/cybersecurity-requires-international-cooperation/" TargetMode="External"/><Relationship Id="rId371" Type="http://schemas.openxmlformats.org/officeDocument/2006/relationships/hyperlink" Target="http://www.chicagotribune.com/news/nationworld/politics/ct-radical-islamic-terrorism-trump-20170228-story.html" TargetMode="External"/><Relationship Id="rId406" Type="http://schemas.openxmlformats.org/officeDocument/2006/relationships/hyperlink" Target="http://www.usnews.com/opinion/articles/2013/11/06/iran-may-be-the-key-to-ending-syrias-civil-war" TargetMode="External"/><Relationship Id="rId9" Type="http://schemas.openxmlformats.org/officeDocument/2006/relationships/hyperlink" Target="https://www.theguardian.com/world/2018/jun/11/trump-canada-latest-trade-war-trudeau-relationship-fears" TargetMode="External"/><Relationship Id="rId210" Type="http://schemas.openxmlformats.org/officeDocument/2006/relationships/hyperlink" Target="http://www.cepr.net/documents/publications/min-wage3-2012-04.pdf" TargetMode="External"/><Relationship Id="rId392" Type="http://schemas.openxmlformats.org/officeDocument/2006/relationships/hyperlink" Target="https://www.thebureauinvestigates.com/projects/drone-war/yemen" TargetMode="External"/><Relationship Id="rId427" Type="http://schemas.openxmlformats.org/officeDocument/2006/relationships/hyperlink" Target="https://www.theatlantic.com/international/archive/2016/01/isis-indonesia-foreign-fighters/422403/" TargetMode="External"/><Relationship Id="rId448" Type="http://schemas.openxmlformats.org/officeDocument/2006/relationships/hyperlink" Target="https://scholar.harvard.edu/jaldy/publications/case-us-carbon-tax" TargetMode="External"/><Relationship Id="rId469" Type="http://schemas.openxmlformats.org/officeDocument/2006/relationships/hyperlink" Target="http://www.bp.com/en/global/corporate/energy-economics/statistical-review-of-world-energy/oil/oil-reserves.html" TargetMode="External"/><Relationship Id="rId26" Type="http://schemas.openxmlformats.org/officeDocument/2006/relationships/hyperlink" Target="http://www.unaids.org/" TargetMode="External"/><Relationship Id="rId231" Type="http://schemas.openxmlformats.org/officeDocument/2006/relationships/hyperlink" Target="http://www.huffingtonpost.com/2013/11/07/obama-minimum-wage_n_4235965.html" TargetMode="External"/><Relationship Id="rId252" Type="http://schemas.openxmlformats.org/officeDocument/2006/relationships/hyperlink" Target="http://www.americaforward.org/evidence-in-action-workforce-innovation-and-opportunity-act/" TargetMode="External"/><Relationship Id="rId273" Type="http://schemas.openxmlformats.org/officeDocument/2006/relationships/hyperlink" Target="http://womenonthe.run/" TargetMode="External"/><Relationship Id="rId294" Type="http://schemas.openxmlformats.org/officeDocument/2006/relationships/hyperlink" Target="http://www.unhcr.org/uk/1951-refugee-convention.html" TargetMode="External"/><Relationship Id="rId308" Type="http://schemas.openxmlformats.org/officeDocument/2006/relationships/hyperlink" Target="https://www.washingtonpost.com/news/politics/wp/2018/04/04/chinas-retaliatory-tariffs-will-hit-trump-country-hard/?noredirect=on&amp;utm_term=.f58dae37f310" TargetMode="External"/><Relationship Id="rId329" Type="http://schemas.openxmlformats.org/officeDocument/2006/relationships/hyperlink" Target="https://morningconsult.com/opinions/atlantas-cyberattack-underscores-our-nations-cyber-insecurity/" TargetMode="External"/><Relationship Id="rId480" Type="http://schemas.openxmlformats.org/officeDocument/2006/relationships/hyperlink" Target="https://www.scientificamerican.com/article.cfm?id=nuclear-power-plant-safety" TargetMode="External"/><Relationship Id="rId47" Type="http://schemas.openxmlformats.org/officeDocument/2006/relationships/hyperlink" Target="http://www.who.int/hrh/resources/Nursing-and-Midwifery-in-History-of-WHO/en/)//KA" TargetMode="External"/><Relationship Id="rId68" Type="http://schemas.openxmlformats.org/officeDocument/2006/relationships/hyperlink" Target="https://www.cbo.gov/publication/52463" TargetMode="External"/><Relationship Id="rId89" Type="http://schemas.openxmlformats.org/officeDocument/2006/relationships/hyperlink" Target="https://www.forbes.com/sites/tendayiviki/2016/08/21/why-rd-spending-is-not-a-measure-of-innovation/" TargetMode="External"/><Relationship Id="rId112" Type="http://schemas.openxmlformats.org/officeDocument/2006/relationships/hyperlink" Target="https://www.washingtonpost.com/posteverything/wp/2015/11/19/protecting-the-tax-base-why-its-important-to-block-tax-inversions/" TargetMode="External"/><Relationship Id="rId133" Type="http://schemas.openxmlformats.org/officeDocument/2006/relationships/hyperlink" Target="http://www.bna.com/corporate-inversions-considerations-n17179895637/" TargetMode="External"/><Relationship Id="rId154" Type="http://schemas.openxmlformats.org/officeDocument/2006/relationships/hyperlink" Target="http://www.nber.org/digest/mar10/w15507.html" TargetMode="External"/><Relationship Id="rId175" Type="http://schemas.openxmlformats.org/officeDocument/2006/relationships/hyperlink" Target="https://urldefense.proofpoint.com/v2/url?u=http-3A__www.fastcompany.com_3028811_in-2Ddefense-2Dof-2Da-2Dliberal-2Darts-2Ddegree&amp;d=BQMGaQ&amp;c=RAhzPLrCAq19eJdrcQiUVEwFYoMRqGDAXQ_puw5tYjg&amp;r=mc0JjKrzQmOj70VdswFYXbkxIjkILfV5oA16bO5I0Lk&amp;m=LuEUCI5lYZzngK8fvVoCOLQ9ff93pEw4nS4glzs6bc0&amp;s=jx5MGvMqhw1ivDnb8v8RnCX7DlZzx5OsHExrXDQXZSw&amp;e=" TargetMode="External"/><Relationship Id="rId340" Type="http://schemas.openxmlformats.org/officeDocument/2006/relationships/hyperlink" Target="http://www.regionalcancercare.org/role-rns-play-oncology-treatment/" TargetMode="External"/><Relationship Id="rId361" Type="http://schemas.openxmlformats.org/officeDocument/2006/relationships/hyperlink" Target="https://www.csoonline.com/article/3191468/it-careers/cybersecurity-industry-braces-for-tighter-visa-rules.html" TargetMode="External"/><Relationship Id="rId196" Type="http://schemas.openxmlformats.org/officeDocument/2006/relationships/hyperlink" Target="https://www.epi.org/blog/raising-the-minimum-wage-could-improve-public-health/" TargetMode="External"/><Relationship Id="rId200" Type="http://schemas.openxmlformats.org/officeDocument/2006/relationships/hyperlink" Target="http://onlinelibrary.wiley.com/doi/10.1002/hec.3336/full" TargetMode="External"/><Relationship Id="rId382" Type="http://schemas.openxmlformats.org/officeDocument/2006/relationships/hyperlink" Target="https://www.justice.gov/oip/foia-library/procedures_for_approving_direct_action_against_terrorist_targets/download" TargetMode="External"/><Relationship Id="rId417" Type="http://schemas.openxmlformats.org/officeDocument/2006/relationships/hyperlink" Target="http://thehill.com/homenews/administration/331783-tillerson-remains-silent-on-possible-state-dept-cuts-in-wide-ranging" TargetMode="External"/><Relationship Id="rId438" Type="http://schemas.openxmlformats.org/officeDocument/2006/relationships/hyperlink" Target="https://worldview.stratfor.com/article/us-and-iranian-realities" TargetMode="External"/><Relationship Id="rId459" Type="http://schemas.openxmlformats.org/officeDocument/2006/relationships/hyperlink" Target="https://www.thetyee.ca/Documents/2017/05/30/BC%20Green-BC%20NDP%20Agreement_vf%20May%2029th%202017%20copy.pdf" TargetMode="External"/><Relationship Id="rId16" Type="http://schemas.openxmlformats.org/officeDocument/2006/relationships/hyperlink" Target="http://www.thelancet.com/journals/lancet/article/PIIS0140-6736(14)61791-8/fulltext?rss%3Dyes" TargetMode="External"/><Relationship Id="rId221" Type="http://schemas.openxmlformats.org/officeDocument/2006/relationships/hyperlink" Target="http://www.garretgalland.com/articles/an-investors-guide-to-the-collapse-of-the-european-union" TargetMode="External"/><Relationship Id="rId242" Type="http://schemas.openxmlformats.org/officeDocument/2006/relationships/hyperlink" Target="http://www.breitbart.com/big-government/2014/12/11/minimum-wage-cost-americans-1-4-million-us-jobs-study-finds/" TargetMode="External"/><Relationship Id="rId263" Type="http://schemas.openxmlformats.org/officeDocument/2006/relationships/hyperlink" Target="https://www.aspeninstitute.org/publications/worker-training-tax-credit-promoting-greater-employer-investments-in-the-workforce/" TargetMode="External"/><Relationship Id="rId284" Type="http://schemas.openxmlformats.org/officeDocument/2006/relationships/hyperlink" Target="http://pubpages.unh.edu/~mas2/ID41E2.pdf" TargetMode="External"/><Relationship Id="rId319" Type="http://schemas.openxmlformats.org/officeDocument/2006/relationships/hyperlink" Target="http://www.ipcommission.org/report/IP_Commission_Report_052213.pdf" TargetMode="External"/><Relationship Id="rId470" Type="http://schemas.openxmlformats.org/officeDocument/2006/relationships/hyperlink" Target="https://energy.gov/science-innovation/clean-energy" TargetMode="External"/><Relationship Id="rId491" Type="http://schemas.openxmlformats.org/officeDocument/2006/relationships/hyperlink" Target="https://www.psr.org/blog/resource/dirty-dangerous-and-expensive-the-truth-about-nuclear-power/" TargetMode="External"/><Relationship Id="rId505" Type="http://schemas.openxmlformats.org/officeDocument/2006/relationships/hyperlink" Target="https://www.ic.gc.ca/eic/site/auto-auto.nsf/eng/am00767.html" TargetMode="External"/><Relationship Id="rId37" Type="http://schemas.openxmlformats.org/officeDocument/2006/relationships/hyperlink" Target="http://www.who.int/nmh/publications/ncd-status-report-2014/en/" TargetMode="External"/><Relationship Id="rId58" Type="http://schemas.openxmlformats.org/officeDocument/2006/relationships/hyperlink" Target="https://www.economy.com/dismal/analysis/datapoints/298255/Unmasking-the-Construction-Worker-Shortage/" TargetMode="External"/><Relationship Id="rId79" Type="http://schemas.openxmlformats.org/officeDocument/2006/relationships/hyperlink" Target="https://www.aaas.org/news/research-pays-experts-make-case-federal-rd-spending-capitol-hill-briefings" TargetMode="External"/><Relationship Id="rId102" Type="http://schemas.openxmlformats.org/officeDocument/2006/relationships/hyperlink" Target="https://itep.org/offshoreshellgames2017/" TargetMode="External"/><Relationship Id="rId123" Type="http://schemas.openxmlformats.org/officeDocument/2006/relationships/hyperlink" Target="https://www.marketwatch.com/investing/stock/mdr?mod=MW_story_quote" TargetMode="External"/><Relationship Id="rId144" Type="http://schemas.openxmlformats.org/officeDocument/2006/relationships/hyperlink" Target="https://www.investopedia.com/investing/pharmaceutical-stocks/" TargetMode="External"/><Relationship Id="rId330" Type="http://schemas.openxmlformats.org/officeDocument/2006/relationships/hyperlink" Target="https://www.nursing.umaryland.edu/directory/yolanda-ogbolu/" TargetMode="External"/><Relationship Id="rId90" Type="http://schemas.openxmlformats.org/officeDocument/2006/relationships/hyperlink" Target="http://www.strategyand.pwc.com/global/home" TargetMode="External"/><Relationship Id="rId165" Type="http://schemas.openxmlformats.org/officeDocument/2006/relationships/hyperlink" Target="https://urldefense.proofpoint.com/v2/url?u=http-3A__www.wired.com_2011_08_apple-2Dliberal-2Darts_&amp;d=BQMGaQ&amp;c=RAhzPLrCAq19eJdrcQiUVEwFYoMRqGDAXQ_puw5tYjg&amp;r=mc0JjKrzQmOj70VdswFYXbkxIjkILfV5oA16bO5I0Lk&amp;m=LuEUCI5lYZzngK8fvVoCOLQ9ff93pEw4nS4glzs6bc0&amp;s=zvt2ViZ2gBjldocip2a762vSnBXiG8Cslkh4zY0NiHo&amp;e=" TargetMode="External"/><Relationship Id="rId186" Type="http://schemas.openxmlformats.org/officeDocument/2006/relationships/hyperlink" Target="http://stemecosystems.org/" TargetMode="External"/><Relationship Id="rId351" Type="http://schemas.openxmlformats.org/officeDocument/2006/relationships/hyperlink" Target="https://www.heritage.org/cybersecurity/report/cybersecurity-beyond-us-borders-engaging-allies-and-deterring-aggressors" TargetMode="External"/><Relationship Id="rId372" Type="http://schemas.openxmlformats.org/officeDocument/2006/relationships/hyperlink" Target="http://foreignpolicy.com/2017/08/01/donald-trump-is-pushing-americas-special-forces-past-the-breaking-point-jsoc-navy-seal/" TargetMode="External"/><Relationship Id="rId393" Type="http://schemas.openxmlformats.org/officeDocument/2006/relationships/hyperlink" Target="http://mwatana.org/en" TargetMode="External"/><Relationship Id="rId407" Type="http://schemas.openxmlformats.org/officeDocument/2006/relationships/hyperlink" Target="http://abcnews.go.com/International/dirty-brigades-us-trained-iraqi-forces-investigated-war/story?id=29193253" TargetMode="External"/><Relationship Id="rId428" Type="http://schemas.openxmlformats.org/officeDocument/2006/relationships/hyperlink" Target="http://journals.sagepub.com/doi/abs/10.1177/0022002717704952?journalCode=jcrb" TargetMode="External"/><Relationship Id="rId449" Type="http://schemas.openxmlformats.org/officeDocument/2006/relationships/hyperlink" Target="https://www.vox.com/energy-and-environment/2017/6/15/15796202/map-carbon-pricing-across-the-globe" TargetMode="External"/><Relationship Id="rId211" Type="http://schemas.openxmlformats.org/officeDocument/2006/relationships/hyperlink" Target="https://www.nelp.org/publication/raise-wages-kill-jobs-no-correlation-minimum-wage-increases-employment-levels/" TargetMode="External"/><Relationship Id="rId232" Type="http://schemas.openxmlformats.org/officeDocument/2006/relationships/hyperlink" Target="http://money.cnn.com/2014/01/14/news/economy/raising-minimum-wage/" TargetMode="External"/><Relationship Id="rId253" Type="http://schemas.openxmlformats.org/officeDocument/2006/relationships/hyperlink" Target="http://www.americaforward.org/evidence-in-action-workforce-innovation-and-opportunity-act/" TargetMode="External"/><Relationship Id="rId274" Type="http://schemas.openxmlformats.org/officeDocument/2006/relationships/hyperlink" Target="https://act.amnestyusa.org/page/15406/action/1" TargetMode="External"/><Relationship Id="rId295" Type="http://schemas.openxmlformats.org/officeDocument/2006/relationships/hyperlink" Target="https://www.vox.com/policy-and-politics/2017/10/3/16379016/trump-refugees" TargetMode="External"/><Relationship Id="rId309" Type="http://schemas.openxmlformats.org/officeDocument/2006/relationships/hyperlink" Target="https://scholar.google.com/citations?user=kqgSxeYAAAAJ&amp;hl=en&amp;oi=ao" TargetMode="External"/><Relationship Id="rId460" Type="http://schemas.openxmlformats.org/officeDocument/2006/relationships/hyperlink" Target="http://vancouversun.com/news/politics/b-c-green-party-proposes-carbon-tax-hike-in-climate-change-platform" TargetMode="External"/><Relationship Id="rId481" Type="http://schemas.openxmlformats.org/officeDocument/2006/relationships/hyperlink" Target="https://www.scientificamerican.com/article.cfm?id=dangerous-climate-change-imminent" TargetMode="External"/><Relationship Id="rId27" Type="http://schemas.openxmlformats.org/officeDocument/2006/relationships/hyperlink" Target="http://www.theglobalfund.org/en/" TargetMode="External"/><Relationship Id="rId48" Type="http://schemas.openxmlformats.org/officeDocument/2006/relationships/hyperlink" Target="https://www.kff.org/global-health-policy/fact-sheet/the-u-s-government-and-the-world-health-organization/)//KA" TargetMode="External"/><Relationship Id="rId69" Type="http://schemas.openxmlformats.org/officeDocument/2006/relationships/hyperlink" Target="https://www.cbo.gov/publication/49487" TargetMode="External"/><Relationship Id="rId113" Type="http://schemas.openxmlformats.org/officeDocument/2006/relationships/hyperlink" Target="https://www.washingtonpost.com/posteverything/wp/2015/10/01/why-america-cant-afford-massive-tax-cuts/" TargetMode="External"/><Relationship Id="rId134" Type="http://schemas.openxmlformats.org/officeDocument/2006/relationships/hyperlink" Target="https://www.investopedia.com/terms/o/organizational-structure.asp" TargetMode="External"/><Relationship Id="rId320" Type="http://schemas.openxmlformats.org/officeDocument/2006/relationships/hyperlink" Target="http://www.forbes.com/sites/emmawoollacott/2013/05/23/us-should-get-tough-on-chinese-ip-theft-committee-warns/" TargetMode="External"/><Relationship Id="rId80" Type="http://schemas.openxmlformats.org/officeDocument/2006/relationships/hyperlink" Target="https://www.aaas.org/sites/default/files/migrate/uploads/0406rnd_benefits_block_200x296.png" TargetMode="External"/><Relationship Id="rId155" Type="http://schemas.openxmlformats.org/officeDocument/2006/relationships/hyperlink" Target="http://money.cnn.com/2016/06/08/news/economy/us-economy-job-openings-quits/" TargetMode="External"/><Relationship Id="rId176" Type="http://schemas.openxmlformats.org/officeDocument/2006/relationships/hyperlink" Target="https://urldefense.proofpoint.com/v2/url?u=http-3A__www.deseretnews.com_article_700121651_Mark-2DZuckerberg-2Dspeaks-2Dat-2DBYU-2Dcalls-2DFacebook-2Das-2Dmuch-2Dpsychology-2Dand-2Dsociology-2Das-2Dit-2Dis-2Dtechnology.html-3Fpg-3Dall&amp;d=BQMGaQ&amp;c=RAhzPLrCAq19eJdrcQiUVEwFYoMRqGDAXQ_puw5tYjg&amp;r=mc0JjKrzQmOj70VdswFYXbkxIjkILfV5oA16bO5I0Lk&amp;m=LuEUCI5lYZzngK8fvVoCOLQ9ff93pEw4nS4glzs6bc0&amp;s=bOW5_40FHQcbc4gHftwcj1G5pw3usnOwgVKmMAHpptw&amp;e=" TargetMode="External"/><Relationship Id="rId197" Type="http://schemas.openxmlformats.org/officeDocument/2006/relationships/hyperlink" Target="https://www.nber.org/chapters/c11815" TargetMode="External"/><Relationship Id="rId341" Type="http://schemas.openxmlformats.org/officeDocument/2006/relationships/hyperlink" Target="https://www.registerednursing.org/rn-to-bsn/" TargetMode="External"/><Relationship Id="rId362" Type="http://schemas.openxmlformats.org/officeDocument/2006/relationships/hyperlink" Target="https://warontherocks.com/2017/11/the-war-on-terrorism-as-imperial-policing/" TargetMode="External"/><Relationship Id="rId383" Type="http://schemas.openxmlformats.org/officeDocument/2006/relationships/hyperlink" Target="https://www.justsecurity.org/45680/newly-relaxed-rules-engagement-afghanistan-civilian-casualties/" TargetMode="External"/><Relationship Id="rId418" Type="http://schemas.openxmlformats.org/officeDocument/2006/relationships/hyperlink" Target="https://ips-dc.org/five-signs-drone-war-undermining-war-terror/" TargetMode="External"/><Relationship Id="rId439" Type="http://schemas.openxmlformats.org/officeDocument/2006/relationships/hyperlink" Target="https://worldview.stratfor.com/article/syria-iran-and-balance-power-middle-east" TargetMode="External"/><Relationship Id="rId201" Type="http://schemas.openxmlformats.org/officeDocument/2006/relationships/hyperlink" Target="http://ajph.aphapublications.org/doi/abs/10.2105/AJPH.2016.303268" TargetMode="External"/><Relationship Id="rId222" Type="http://schemas.openxmlformats.org/officeDocument/2006/relationships/hyperlink" Target="https://www.cato.org/publications/commentary/let-data-speak-truth-behind-minimum-wage-laws" TargetMode="External"/><Relationship Id="rId243" Type="http://schemas.openxmlformats.org/officeDocument/2006/relationships/hyperlink" Target="http://www.aei.org/publication/lets-review-the-adverse-effects-of-raising-the-minimum-wage-on-teenagers-when-it-increased-41-between-2007-and-2009/" TargetMode="External"/><Relationship Id="rId264" Type="http://schemas.openxmlformats.org/officeDocument/2006/relationships/hyperlink" Target="https://www.aspeninstitute.org/publications/worker-training-tax-credit-promoting-greater-employer-investments-in-the-workforce/" TargetMode="External"/><Relationship Id="rId285" Type="http://schemas.openxmlformats.org/officeDocument/2006/relationships/hyperlink" Target="http://thehill.com/people/eric-holder" TargetMode="External"/><Relationship Id="rId450" Type="http://schemas.openxmlformats.org/officeDocument/2006/relationships/hyperlink" Target="https://www.vox.com/2016/4/22/11446232/price-on-carbon-fine" TargetMode="External"/><Relationship Id="rId471" Type="http://schemas.openxmlformats.org/officeDocument/2006/relationships/hyperlink" Target="https://www.eia.gov/outlooks/aeo/data/browser/" TargetMode="External"/><Relationship Id="rId506" Type="http://schemas.openxmlformats.org/officeDocument/2006/relationships/hyperlink" Target="https://www.heritage.org/jobs-and-labor/commentary/myths-about-jobs-and-outsourcing" TargetMode="External"/><Relationship Id="rId17" Type="http://schemas.openxmlformats.org/officeDocument/2006/relationships/hyperlink" Target="http://www.theguardian.com/world/2014/oct/17/world-health-organisation-botched-ebola-outbreak" TargetMode="External"/><Relationship Id="rId38" Type="http://schemas.openxmlformats.org/officeDocument/2006/relationships/hyperlink" Target="http://www.prb.org/pdf15/ncds-africa-datasheet.pdf" TargetMode="External"/><Relationship Id="rId59" Type="http://schemas.openxmlformats.org/officeDocument/2006/relationships/hyperlink" Target="https://www.dna.com/" TargetMode="External"/><Relationship Id="rId103" Type="http://schemas.openxmlformats.org/officeDocument/2006/relationships/hyperlink" Target="https://itep.org/what-real-tax-reform-should-look-like/" TargetMode="External"/><Relationship Id="rId124" Type="http://schemas.openxmlformats.org/officeDocument/2006/relationships/hyperlink" Target="https://www.marketwatch.com/investing/stock/mdt?mod=MW_story_quote" TargetMode="External"/><Relationship Id="rId310" Type="http://schemas.openxmlformats.org/officeDocument/2006/relationships/hyperlink" Target="https://works.bepress.com/sean_pager/7/" TargetMode="External"/><Relationship Id="rId492" Type="http://schemas.openxmlformats.org/officeDocument/2006/relationships/hyperlink" Target="https://www.psr.org/blog/resource/dirty-dangerous-and-expensive-the-truth-about-nuclear-power/" TargetMode="External"/><Relationship Id="rId70" Type="http://schemas.openxmlformats.org/officeDocument/2006/relationships/hyperlink" Target="https://www.cfr.org/backgrounder/promoting-innovation-through-rd" TargetMode="External"/><Relationship Id="rId91" Type="http://schemas.openxmlformats.org/officeDocument/2006/relationships/hyperlink" Target="http://www.strategyand.pwc.com/innovation1000" TargetMode="External"/><Relationship Id="rId145" Type="http://schemas.openxmlformats.org/officeDocument/2006/relationships/hyperlink" Target="http://blogs.wsj.com/washwire/2014/08/06/treasury-could-target-earnings-stripping-in-inversion-hunt/" TargetMode="External"/><Relationship Id="rId166" Type="http://schemas.openxmlformats.org/officeDocument/2006/relationships/hyperlink" Target="http://www.amazon.com/gp/product/0674035305?ie=UTF8&amp;camp=1789&amp;creativeASIN=0674035305&amp;linkCode=xm2&amp;tag=thewaspos09-20" TargetMode="External"/><Relationship Id="rId187" Type="http://schemas.openxmlformats.org/officeDocument/2006/relationships/hyperlink" Target="http://stemreadyamerica.org/article-stem-ecosystems/" TargetMode="External"/><Relationship Id="rId331" Type="http://schemas.openxmlformats.org/officeDocument/2006/relationships/hyperlink" Target="https://health.usnews.com/wellness/articles/2017-03-29/immigrant-nurses-filling-the-next-us-shortage" TargetMode="External"/><Relationship Id="rId352" Type="http://schemas.openxmlformats.org/officeDocument/2006/relationships/hyperlink" Target="https://blogs.imf.org/bloggers/emanuel-kopp/" TargetMode="External"/><Relationship Id="rId373" Type="http://schemas.openxmlformats.org/officeDocument/2006/relationships/hyperlink" Target="https://www.nytimes.com/2017/10/22/world/asia/cia-expanding-taliban-fight-afghanistan.html" TargetMode="External"/><Relationship Id="rId394" Type="http://schemas.openxmlformats.org/officeDocument/2006/relationships/hyperlink" Target="http://www.centcom.mil/MEDIA/PRESS-RELEASES/Press-Release-View/Article/1433499/centcom-updates-" TargetMode="External"/><Relationship Id="rId408" Type="http://schemas.openxmlformats.org/officeDocument/2006/relationships/hyperlink" Target="http://sojo.net/magazine/2015/04/resisting-isis" TargetMode="External"/><Relationship Id="rId429" Type="http://schemas.openxmlformats.org/officeDocument/2006/relationships/hyperlink" Target="http://journals.sagepub.com/doi/abs/10.1177/0022002717704952?journalCode=jcrb" TargetMode="External"/><Relationship Id="rId1" Type="http://schemas.openxmlformats.org/officeDocument/2006/relationships/customXml" Target="../customXml/item1.xml"/><Relationship Id="rId212" Type="http://schemas.openxmlformats.org/officeDocument/2006/relationships/hyperlink" Target="https://www.forbes.com/sites/oliviergarret/2017/03/18/raising-the-minimum-wage-is-a-jobs-killing-move/" TargetMode="External"/><Relationship Id="rId233" Type="http://schemas.openxmlformats.org/officeDocument/2006/relationships/hyperlink" Target="https://ideas.repec.org/p/nbr/nberwo/5224.html" TargetMode="External"/><Relationship Id="rId254" Type="http://schemas.openxmlformats.org/officeDocument/2006/relationships/hyperlink" Target="http://www.americaforward.org/evidence-in-action-workforce-innovation-and-opportunity-act/" TargetMode="External"/><Relationship Id="rId440" Type="http://schemas.openxmlformats.org/officeDocument/2006/relationships/hyperlink" Target="https://worldview.stratfor.com/article/difference-between-terrorism-and-insurgency" TargetMode="External"/><Relationship Id="rId28" Type="http://schemas.openxmlformats.org/officeDocument/2006/relationships/hyperlink" Target="https://www.washingtonpost.com/news/monkey-cage/wp/2016/08/08/two-years-ago-today-ebola-was-declared-a-public-health-emergency-here-are-5-lessons-for-zika-and-beyond/?utm_term=.a939442e7717" TargetMode="External"/><Relationship Id="rId49" Type="http://schemas.openxmlformats.org/officeDocument/2006/relationships/hyperlink" Target="https://www.kff.org/global-health-policy/fact-sheet/the-u-s-government-and-the-world-health-organization/" TargetMode="External"/><Relationship Id="rId114" Type="http://schemas.openxmlformats.org/officeDocument/2006/relationships/hyperlink" Target="http://fiscalfactcheck.crfb.org/fiscalfact-check-releases-infographic-on-candidates-tax-plans/" TargetMode="External"/><Relationship Id="rId275" Type="http://schemas.openxmlformats.org/officeDocument/2006/relationships/hyperlink" Target="https://www.icrw.org/press-releases/icrw-welcomes-new-international-violence-women-act/" TargetMode="External"/><Relationship Id="rId296" Type="http://schemas.openxmlformats.org/officeDocument/2006/relationships/hyperlink" Target="https://www.theguardian.com/us-news/2017/sep/27/donald-trump-caps-refugee-admissions-2018-historic-low" TargetMode="External"/><Relationship Id="rId300" Type="http://schemas.openxmlformats.org/officeDocument/2006/relationships/hyperlink" Target="http://digitalcommons.csbsju.edu/elce_cscday/13)//KA" TargetMode="External"/><Relationship Id="rId461" Type="http://schemas.openxmlformats.org/officeDocument/2006/relationships/hyperlink" Target="https://icapcarbonaction.com/en/?option=com_etsmap&amp;task=export&amp;format=pdf" TargetMode="External"/><Relationship Id="rId482" Type="http://schemas.openxmlformats.org/officeDocument/2006/relationships/hyperlink" Target="http://www.plosone.org/article/info%3Adoi%2F10.1371%2Fjournal.pone.0081648" TargetMode="External"/><Relationship Id="rId60" Type="http://schemas.openxmlformats.org/officeDocument/2006/relationships/hyperlink" Target="http://www.compete.org/" TargetMode="External"/><Relationship Id="rId81" Type="http://schemas.openxmlformats.org/officeDocument/2006/relationships/hyperlink" Target="https://www.theatlantic.com/business/archive/2017/02/immigrants-american-inventiveness/515928/" TargetMode="External"/><Relationship Id="rId135" Type="http://schemas.openxmlformats.org/officeDocument/2006/relationships/hyperlink" Target="http://taxfoundation.org/blog/everything-you-need-know-about-corporate-inversions" TargetMode="External"/><Relationship Id="rId156" Type="http://schemas.openxmlformats.org/officeDocument/2006/relationships/hyperlink" Target="https://www.whitehouse.gov/sites/default/files/microsites/ostp/pcast-engage-to-excel-final_2-25-12.pdf" TargetMode="External"/><Relationship Id="rId177" Type="http://schemas.openxmlformats.org/officeDocument/2006/relationships/hyperlink" Target="http://www.kc.frb.org/publicat/sympos/2014/093014.pdf" TargetMode="External"/><Relationship Id="rId198" Type="http://schemas.openxmlformats.org/officeDocument/2006/relationships/hyperlink" Target="https://www.ncbi.nlm.nih.gov/pubmed/20431413" TargetMode="External"/><Relationship Id="rId321" Type="http://schemas.openxmlformats.org/officeDocument/2006/relationships/hyperlink" Target="https://www.theguardian.com/us-news/trump-administration" TargetMode="External"/><Relationship Id="rId342" Type="http://schemas.openxmlformats.org/officeDocument/2006/relationships/hyperlink" Target="https://www.healthline.com/health-news/where-are-we-going-to-find-1-million-new-nurses-in-the-next-five-years-092815" TargetMode="External"/><Relationship Id="rId363" Type="http://schemas.openxmlformats.org/officeDocument/2006/relationships/hyperlink" Target="https://www.brookings.edu/book/the-battle-of-ideas-in-the-war-on-terror/" TargetMode="External"/><Relationship Id="rId384" Type="http://schemas.openxmlformats.org/officeDocument/2006/relationships/hyperlink" Target="https://www.militarytimes.com/flashpoints/2017/10/03/mattis-reveals-new-rules-of-engagement/" TargetMode="External"/><Relationship Id="rId419" Type="http://schemas.openxmlformats.org/officeDocument/2006/relationships/hyperlink" Target="http://www.theguardian.com/world/2015/nov/18/obama-drone-war-isis-recruitment-tool-air-force-whistleblowers" TargetMode="External"/><Relationship Id="rId202" Type="http://schemas.openxmlformats.org/officeDocument/2006/relationships/hyperlink" Target="http://ajph.aphapublications.org/doi/abs/10.2105/AJPH.2016.303188" TargetMode="External"/><Relationship Id="rId223" Type="http://schemas.openxmlformats.org/officeDocument/2006/relationships/hyperlink" Target="http://www.garretgalland.com/passing-parade/preparing-for-the-next-great-disruption" TargetMode="External"/><Relationship Id="rId244" Type="http://schemas.openxmlformats.org/officeDocument/2006/relationships/hyperlink" Target="http://www.amazon.com/South-Africas-War-Against-Capitalism/dp/027593179X" TargetMode="External"/><Relationship Id="rId430" Type="http://schemas.openxmlformats.org/officeDocument/2006/relationships/hyperlink" Target="http://www.latimes.com/world/middleeast/la-fg-syria-idlib-aid-20170816-story.html" TargetMode="External"/><Relationship Id="rId18" Type="http://schemas.openxmlformats.org/officeDocument/2006/relationships/hyperlink" Target="http://apps.who.int/iris/bitstream/10665/88766/1/WHA11.36_eng.pdf" TargetMode="External"/><Relationship Id="rId39" Type="http://schemas.openxmlformats.org/officeDocument/2006/relationships/hyperlink" Target="http://www.nytimes.com/2014/09/04/world/africa/cuts-at-who-hurt-response-to-ebola-crisis.html?hp&amp;action=click&amp;pgtype=Homepage&amp;version=LedeSum&amp;module=first-column-region%C2%AEion=top-news&amp;WT.nav=top-news&amp;_r=0" TargetMode="External"/><Relationship Id="rId265" Type="http://schemas.openxmlformats.org/officeDocument/2006/relationships/hyperlink" Target="https://www.ced.org/" TargetMode="External"/><Relationship Id="rId286" Type="http://schemas.openxmlformats.org/officeDocument/2006/relationships/hyperlink" Target="http://www.washingtonpost.com/blogs/fact-checker/wp/2013/12/18/holders-2009-claim-that-intimate-partner-homicide-is-the-leading-cause-of-death-for-african-american-women/" TargetMode="External"/><Relationship Id="rId451" Type="http://schemas.openxmlformats.org/officeDocument/2006/relationships/hyperlink" Target="http://www.sightline.org/2017/06/06/map-the-future-is-carbon-priced-and-the-us-is-getting-left-behind/" TargetMode="External"/><Relationship Id="rId472" Type="http://schemas.openxmlformats.org/officeDocument/2006/relationships/hyperlink" Target="https://www.washingtonpost.com/news/energy-environment/wp/2017/02/07/senior-republican-leaders-propose-replacing-obamas-climate-plans-with-a-carbon-tax/" TargetMode="External"/><Relationship Id="rId493" Type="http://schemas.openxmlformats.org/officeDocument/2006/relationships/hyperlink" Target="https://www.psr.org/blog/resource/dirty-dangerous-and-expensive-the-truth-about-nuclear-power/" TargetMode="External"/><Relationship Id="rId507" Type="http://schemas.openxmlformats.org/officeDocument/2006/relationships/fontTable" Target="fontTable.xml"/><Relationship Id="rId50" Type="http://schemas.openxmlformats.org/officeDocument/2006/relationships/hyperlink" Target="https://www.tandfonline.com/doi/full/10.1080/01436597.2015.1112232)//KA" TargetMode="External"/><Relationship Id="rId104" Type="http://schemas.openxmlformats.org/officeDocument/2006/relationships/hyperlink" Target="https://itep.org/finalgop-trumpbill/" TargetMode="External"/><Relationship Id="rId125" Type="http://schemas.openxmlformats.org/officeDocument/2006/relationships/hyperlink" Target="http://online.wsj.com/articles/u-s-seeks-more-information-on-medtronics-covidien-deal-1407418153" TargetMode="External"/><Relationship Id="rId146" Type="http://schemas.openxmlformats.org/officeDocument/2006/relationships/hyperlink" Target="https://www.investopedia.com/terms/s/subsidiary.asp" TargetMode="External"/><Relationship Id="rId167" Type="http://schemas.openxmlformats.org/officeDocument/2006/relationships/hyperlink" Target="https://urldefense.proofpoint.com/v2/url?u=http-3A__www.oecd.org_unitedstates_PISA-2D2012-2Dresults-2DUS.pdf&amp;d=BQMGaQ&amp;c=RAhzPLrCAq19eJdrcQiUVEwFYoMRqGDAXQ_puw5tYjg&amp;r=mc0JjKrzQmOj70VdswFYXbkxIjkILfV5oA16bO5I0Lk&amp;m=LuEUCI5lYZzngK8fvVoCOLQ9ff93pEw4nS4glzs6bc0&amp;s=j94JxPhPG2yqzbSEjpibCWs9GIIe29i4sND2sbAbUKw&amp;e=" TargetMode="External"/><Relationship Id="rId188" Type="http://schemas.openxmlformats.org/officeDocument/2006/relationships/hyperlink" Target="http://stemreadyamerica.org/article-preparing-indiana-workforce/" TargetMode="External"/><Relationship Id="rId311" Type="http://schemas.openxmlformats.org/officeDocument/2006/relationships/hyperlink" Target="http://www.nam.org/Newsroom/Press-Releases/2014/01/New-Study-by-Harvard-Business-School-Professor-and-Nam-Chief-Economist-Shows-International-Software-Piracy-Hampering-Manufacturers-in-the-U-S-/" TargetMode="External"/><Relationship Id="rId332" Type="http://schemas.openxmlformats.org/officeDocument/2006/relationships/hyperlink" Target="https://www.ncbi.nlm.nih.gov/pmc/articles/PMC2718732/" TargetMode="External"/><Relationship Id="rId353" Type="http://schemas.openxmlformats.org/officeDocument/2006/relationships/hyperlink" Target="https://blogs.imf.org/bloggers/lincoln-kaffenberger/" TargetMode="External"/><Relationship Id="rId374" Type="http://schemas.openxmlformats.org/officeDocument/2006/relationships/hyperlink" Target="https://www.nytimes.com/2017/09/21/us/politics/trump-drone-strikes-commando-raids-rules.html" TargetMode="External"/><Relationship Id="rId395" Type="http://schemas.openxmlformats.org/officeDocument/2006/relationships/hyperlink" Target="http://www.euronews.com/2018/02/27/over-5-000-civilian-deaths-unaccounted-for-in-us-led-strikes-in-iraq-syria-monitor" TargetMode="External"/><Relationship Id="rId409" Type="http://schemas.openxmlformats.org/officeDocument/2006/relationships/hyperlink" Target="http://www.c-span.org/video/?c4532590/grayson-isis-exit-strategy" TargetMode="External"/><Relationship Id="rId71" Type="http://schemas.openxmlformats.org/officeDocument/2006/relationships/hyperlink" Target="http://www.nsf.gov/statistics/seind12/c4/c4h.htm" TargetMode="External"/><Relationship Id="rId92" Type="http://schemas.openxmlformats.org/officeDocument/2006/relationships/hyperlink" Target="https://hbr.org/2013/05/why-the-lean-start-up-changes-everything" TargetMode="External"/><Relationship Id="rId213" Type="http://schemas.openxmlformats.org/officeDocument/2006/relationships/hyperlink" Target="http://www.garretgalland.com/passing-parade/preparing-for-the-next-great-disruption" TargetMode="External"/><Relationship Id="rId234" Type="http://schemas.openxmlformats.org/officeDocument/2006/relationships/hyperlink" Target="http://www.econlib.org/library/Columns/y2014/Murphyminimumwage.html" TargetMode="External"/><Relationship Id="rId420" Type="http://schemas.openxmlformats.org/officeDocument/2006/relationships/hyperlink" Target="https://www.foreignaffairs.com/articles/2017-01-10/why-trump-will-need-un" TargetMode="External"/><Relationship Id="rId2" Type="http://schemas.openxmlformats.org/officeDocument/2006/relationships/numbering" Target="numbering.xml"/><Relationship Id="rId29" Type="http://schemas.openxmlformats.org/officeDocument/2006/relationships/hyperlink" Target="http://kff.org/report-section/financing-the-response-to-aids-in-low-and-middle-income-countries-report" TargetMode="External"/><Relationship Id="rId255" Type="http://schemas.openxmlformats.org/officeDocument/2006/relationships/hyperlink" Target="http://www.americaforward.org/evidence-in-action-workforce-innovation-and-opportunity-act/" TargetMode="External"/><Relationship Id="rId276" Type="http://schemas.openxmlformats.org/officeDocument/2006/relationships/hyperlink" Target="http://www.worldbank.org/en/topic/gender/publication/voice-and-agency-empowering-women-and-girls-for-shared-prosperity" TargetMode="External"/><Relationship Id="rId297" Type="http://schemas.openxmlformats.org/officeDocument/2006/relationships/hyperlink" Target="https://www.theguardian.com/global-development/human-rights" TargetMode="External"/><Relationship Id="rId441" Type="http://schemas.openxmlformats.org/officeDocument/2006/relationships/hyperlink" Target="https://worldview.stratfor.com/article/myth-end-terrorism" TargetMode="External"/><Relationship Id="rId462" Type="http://schemas.openxmlformats.org/officeDocument/2006/relationships/hyperlink" Target="http://www.parklandinstitute.ca/ten_things_to_know_about_carbon_pricing_in_alberta" TargetMode="External"/><Relationship Id="rId483" Type="http://schemas.openxmlformats.org/officeDocument/2006/relationships/hyperlink" Target="http://www.hooverpress.org/Keeping-the-Lights-on-at-Americas-Nuclear-Power-Plants-P775.aspx" TargetMode="External"/><Relationship Id="rId40" Type="http://schemas.openxmlformats.org/officeDocument/2006/relationships/hyperlink" Target="http://www.foreignaffairs.com/articles/136687/christy-feig-and-sonia-shah/setting-the-record-straight-on-who-funding" TargetMode="External"/><Relationship Id="rId115" Type="http://schemas.openxmlformats.org/officeDocument/2006/relationships/hyperlink" Target="http://www.wsj.com/articles/treasury-department-plans-anti-inversion-tax-rules-this-week-1447883186" TargetMode="External"/><Relationship Id="rId136" Type="http://schemas.openxmlformats.org/officeDocument/2006/relationships/hyperlink" Target="https://www.investopedia.com/terms/c/corporatetax.asp" TargetMode="External"/><Relationship Id="rId157" Type="http://schemas.openxmlformats.org/officeDocument/2006/relationships/hyperlink" Target="http://www.nytimes.com/2012/08/06/world/asia/06iht-educlede06.html" TargetMode="External"/><Relationship Id="rId178" Type="http://schemas.openxmlformats.org/officeDocument/2006/relationships/hyperlink" Target="https://urldefense.proofpoint.com/v2/url?u=http-3A__www.oxfordmartin.ox.ac.uk_downloads_academic_The-5FFuture-5Fof-5FEmployment.pdf&amp;d=BQMGaQ&amp;c=RAhzPLrCAq19eJdrcQiUVEwFYoMRqGDAXQ_puw5tYjg&amp;r=mc0JjKrzQmOj70VdswFYXbkxIjkILfV5oA16bO5I0Lk&amp;m=LuEUCI5lYZzngK8fvVoCOLQ9ff93pEw4nS4glzs6bc0&amp;s=3fPRlguGszif0VDCVzVP6V58iJVaXTG3R6gh-znDIhU&amp;e=" TargetMode="External"/><Relationship Id="rId301" Type="http://schemas.openxmlformats.org/officeDocument/2006/relationships/hyperlink" Target="https://thediplomat.com/2018/01/trump-must-act-now-on-us-india-defense-relations/" TargetMode="External"/><Relationship Id="rId322" Type="http://schemas.openxmlformats.org/officeDocument/2006/relationships/hyperlink" Target="https://www.theguardian.com/world/china" TargetMode="External"/><Relationship Id="rId343" Type="http://schemas.openxmlformats.org/officeDocument/2006/relationships/hyperlink" Target="https://www.govtrack.us/congress/bills/114/hr2713" TargetMode="External"/><Relationship Id="rId364" Type="http://schemas.openxmlformats.org/officeDocument/2006/relationships/hyperlink" Target="http://www.npr.org/templates/story/story.php?storyId=104891406" TargetMode="External"/><Relationship Id="rId61" Type="http://schemas.openxmlformats.org/officeDocument/2006/relationships/hyperlink" Target="http://thehill.com/blogs/pundits-blog/technology/345087-how-to-keep-america-the-world-leader-in-biotechnology" TargetMode="External"/><Relationship Id="rId82" Type="http://schemas.openxmlformats.org/officeDocument/2006/relationships/hyperlink" Target="https://www.theatlantic.com/business/archive/2017/02/silicon-valley-immigration-ban/515802/" TargetMode="External"/><Relationship Id="rId199" Type="http://schemas.openxmlformats.org/officeDocument/2006/relationships/hyperlink" Target="https://www.nber.org/papers/w16467" TargetMode="External"/><Relationship Id="rId203" Type="http://schemas.openxmlformats.org/officeDocument/2006/relationships/hyperlink" Target="http://ajph.aphapublications.org/doi/abs/10.2105/AJPH.2016.303288" TargetMode="External"/><Relationship Id="rId385" Type="http://schemas.openxmlformats.org/officeDocument/2006/relationships/hyperlink" Target="https://object.cato.org/sites/cato.org/files/articles/logan-friendman-obis-spring-2012.pdf" TargetMode="External"/><Relationship Id="rId19" Type="http://schemas.openxmlformats.org/officeDocument/2006/relationships/hyperlink" Target="http://graduateinstitute.ch/files/live/sites/iheid/files/sites/globalhealth/shared/1894/Article%20Committee%20C%20The%20Lancet%203%20May%2008.pdf" TargetMode="External"/><Relationship Id="rId224" Type="http://schemas.openxmlformats.org/officeDocument/2006/relationships/hyperlink" Target="http://www.garretgalland.com/passing-parade/how-the-coming-wave-of-job-automation-will-affect-you" TargetMode="External"/><Relationship Id="rId245" Type="http://schemas.openxmlformats.org/officeDocument/2006/relationships/hyperlink" Target="http://www.thecommentator.com/article/2718/racist_origins_of_the_minimum_wage" TargetMode="External"/><Relationship Id="rId266" Type="http://schemas.openxmlformats.org/officeDocument/2006/relationships/hyperlink" Target="https://www.ced.org/reports/what-is-the-national-debt-and-why-does-it-matter" TargetMode="External"/><Relationship Id="rId287" Type="http://schemas.openxmlformats.org/officeDocument/2006/relationships/hyperlink" Target="http://www.un.org/en/ga/.../trafficking/Coordination%20Anti-Trafficking%20Report.pdf)//KA" TargetMode="External"/><Relationship Id="rId410" Type="http://schemas.openxmlformats.org/officeDocument/2006/relationships/hyperlink" Target="https://www.brookings.edu/blog/order-from-chaos/2017/05/23/want-a-new-counterterrorism-strategy-be-careful-what-you-wish-for/" TargetMode="External"/><Relationship Id="rId431" Type="http://schemas.openxmlformats.org/officeDocument/2006/relationships/hyperlink" Target="https://www.brookings.edu/articles/why-drones-work-the-case-for-washingtons-weapon-of-choice/" TargetMode="External"/><Relationship Id="rId452" Type="http://schemas.openxmlformats.org/officeDocument/2006/relationships/hyperlink" Target="http://www.cbc.ca/news/politics/china-cap-and-trade-market-1.3771733" TargetMode="External"/><Relationship Id="rId473" Type="http://schemas.openxmlformats.org/officeDocument/2006/relationships/hyperlink" Target="https://www.manhattan-institute.org/html/why-carbon-tax-bad-country-10034.html" TargetMode="External"/><Relationship Id="rId494" Type="http://schemas.openxmlformats.org/officeDocument/2006/relationships/hyperlink" Target="https://www.psr.org/blog/resource/dirty-dangerous-and-expensive-the-truth-about-nuclear-power/" TargetMode="External"/><Relationship Id="rId508" Type="http://schemas.microsoft.com/office/2011/relationships/people" Target="people.xml"/><Relationship Id="rId30" Type="http://schemas.openxmlformats.org/officeDocument/2006/relationships/hyperlink" Target="http://www.unaids.org/sites/default/files/media_asset/UNAIDS_FactSheet_en.pdf" TargetMode="External"/><Relationship Id="rId105" Type="http://schemas.openxmlformats.org/officeDocument/2006/relationships/hyperlink" Target="https://itep.org/the-trump-gops-big-giveaway-to-multinational-corporations/" TargetMode="External"/><Relationship Id="rId126" Type="http://schemas.openxmlformats.org/officeDocument/2006/relationships/hyperlink" Target="https://www.marketwatch.com/investing/stock/pfe?mod=MW_story_quote" TargetMode="External"/><Relationship Id="rId147" Type="http://schemas.openxmlformats.org/officeDocument/2006/relationships/hyperlink" Target="https://www.investopedia.com/terms/t/taxableincome.asp" TargetMode="External"/><Relationship Id="rId168" Type="http://schemas.openxmlformats.org/officeDocument/2006/relationships/hyperlink" Target="https://urldefense.proofpoint.com/v2/url?u=http-3A__nces.ed.gov_pubs92_92011.pdf&amp;d=BQMGaQ&amp;c=RAhzPLrCAq19eJdrcQiUVEwFYoMRqGDAXQ_puw5tYjg&amp;r=mc0JjKrzQmOj70VdswFYXbkxIjkILfV5oA16bO5I0Lk&amp;m=LuEUCI5lYZzngK8fvVoCOLQ9ff93pEw4nS4glzs6bc0&amp;s=TEf7X5rtDf7vh3_dMqHW1e6669LtN9a6br4PLDRTo0s&amp;e=" TargetMode="External"/><Relationship Id="rId312" Type="http://schemas.openxmlformats.org/officeDocument/2006/relationships/hyperlink" Target="http://tsi.brooklaw.edu/sites/tsi.brooklaw.edu/files/filings/tianrui-group-company-ltd-v-international-trade-commission/20111011federal-circuit-decision.pdf" TargetMode="External"/><Relationship Id="rId333" Type="http://schemas.openxmlformats.org/officeDocument/2006/relationships/hyperlink" Target="https://www.ncbi.nlm.nih.gov/pmc/articles/PMC2718732/" TargetMode="External"/><Relationship Id="rId354" Type="http://schemas.openxmlformats.org/officeDocument/2006/relationships/hyperlink" Target="https://blogs.imf.org/bloggers/chris-wilson/" TargetMode="External"/><Relationship Id="rId51" Type="http://schemas.openxmlformats.org/officeDocument/2006/relationships/hyperlink" Target="mailto:cfreitas@insulation.org" TargetMode="External"/><Relationship Id="rId72" Type="http://schemas.openxmlformats.org/officeDocument/2006/relationships/hyperlink" Target="http://www.becker-posner-blog.com/2010/11/an-economic-growth-and-deficit-reduction-agenda-for-congress-and-the-president-becker.html" TargetMode="External"/><Relationship Id="rId93" Type="http://schemas.openxmlformats.org/officeDocument/2006/relationships/hyperlink" Target="http://www.forbes.com/leadership/" TargetMode="External"/><Relationship Id="rId189" Type="http://schemas.openxmlformats.org/officeDocument/2006/relationships/hyperlink" Target="http://stemreadyamerica.org/article-nebraska-way/" TargetMode="External"/><Relationship Id="rId375" Type="http://schemas.openxmlformats.org/officeDocument/2006/relationships/hyperlink" Target="https://books.google.com/books?id=D9BRAQAAIAAJ&amp;printsec=frontcover&amp;dq=air+power+and+colonial+control&amp;hl=en&amp;sa=X&amp;ved=0ahUKEwjHstK535XXAhXJ6SYKHcgmCtwQ6AEIKDAA" TargetMode="External"/><Relationship Id="rId396" Type="http://schemas.openxmlformats.org/officeDocument/2006/relationships/hyperlink" Target="http://www.inherentresolve.mil/About-Us/Coalition/" TargetMode="External"/><Relationship Id="rId3" Type="http://schemas.openxmlformats.org/officeDocument/2006/relationships/styles" Target="styles.xml"/><Relationship Id="rId214" Type="http://schemas.openxmlformats.org/officeDocument/2006/relationships/hyperlink" Target="http://www.garretgalland.com/articles/how-investors-can-profit-from-the-return-of-inflation" TargetMode="External"/><Relationship Id="rId235" Type="http://schemas.openxmlformats.org/officeDocument/2006/relationships/hyperlink" Target="https://mises.org/library/yes-minimum-wages-still-increase-unemployment" TargetMode="External"/><Relationship Id="rId256" Type="http://schemas.openxmlformats.org/officeDocument/2006/relationships/hyperlink" Target="http://www.americaforward.org/evidence-in-action-workforce-innovation-and-opportunity-act/" TargetMode="External"/><Relationship Id="rId277" Type="http://schemas.openxmlformats.org/officeDocument/2006/relationships/hyperlink" Target="http://currents.plos.org/disasters/article/the-prevalence-of-sexual-violence-among-female-refugees-in-complex-humanitarian-emergencies-a-systematic-review-and-meta-analysis/" TargetMode="External"/><Relationship Id="rId298" Type="http://schemas.openxmlformats.org/officeDocument/2006/relationships/hyperlink" Target="https://www.odi.org/sites/odi.org.uk/files/resource-documents/11147.pdf" TargetMode="External"/><Relationship Id="rId400" Type="http://schemas.openxmlformats.org/officeDocument/2006/relationships/hyperlink" Target="http://www.usnews.com/opinion/blogs/world-report/2015/02/18/stopping-the-islamic-state-group-without-the-bombs" TargetMode="External"/><Relationship Id="rId421" Type="http://schemas.openxmlformats.org/officeDocument/2006/relationships/hyperlink" Target="https://www.cfr.org/blog/why-cutting-foreign-aid-benefits-terrorists" TargetMode="External"/><Relationship Id="rId442" Type="http://schemas.openxmlformats.org/officeDocument/2006/relationships/hyperlink" Target="https://worldview.stratfor.com/article/jihadism-2014-taking-stock-al-qaeda-core" TargetMode="External"/><Relationship Id="rId463" Type="http://schemas.openxmlformats.org/officeDocument/2006/relationships/hyperlink" Target="http://news.gc.ca/web/article-en.do?nid=1132169" TargetMode="External"/><Relationship Id="rId484" Type="http://schemas.openxmlformats.org/officeDocument/2006/relationships/hyperlink" Target="http://environmentalprogress.org/big-news/2017/11/21/why-i-changed-my-mind-about-nuclear-power-transcript-of-michael-shellenbergers-tedx-berlin-2017" TargetMode="External"/><Relationship Id="rId116" Type="http://schemas.openxmlformats.org/officeDocument/2006/relationships/hyperlink" Target="http://democrats.waysandmeans.house.gov/bill/hr-415-stop-corporate-inversions-act-2015" TargetMode="External"/><Relationship Id="rId137" Type="http://schemas.openxmlformats.org/officeDocument/2006/relationships/hyperlink" Target="https://www.investopedia.com/articles/investing/012315/corporate-tax-inversion.asp" TargetMode="External"/><Relationship Id="rId158" Type="http://schemas.openxmlformats.org/officeDocument/2006/relationships/hyperlink" Target="https://www.zaniaclearning.com/" TargetMode="External"/><Relationship Id="rId302" Type="http://schemas.openxmlformats.org/officeDocument/2006/relationships/hyperlink" Target="https://thediplomat.com/2017/03/3-areas-of-opportunity-for-the-us-india-relationship/" TargetMode="External"/><Relationship Id="rId323" Type="http://schemas.openxmlformats.org/officeDocument/2006/relationships/hyperlink" Target="https://www.theguardian.com/business/2017/aug/24/china-will-use-all-necessary-means-against-us-trade-probe" TargetMode="External"/><Relationship Id="rId344" Type="http://schemas.openxmlformats.org/officeDocument/2006/relationships/hyperlink" Target="https://health.usnews.com/wellness/articles/2017-03-29/immigrant-nurses-filling-the-next-us-shortage" TargetMode="External"/><Relationship Id="rId20" Type="http://schemas.openxmlformats.org/officeDocument/2006/relationships/hyperlink" Target="https://www.washingtonpost.com/business/economy/trump-federal-budget-2018-massive-cuts-to-the-arts-science-and-the-poor/2017/03/15/0a0a0094-09a1-11e7-a15f-a58d4a988474_story.html?utm_term=.b04f4f72b08e" TargetMode="External"/><Relationship Id="rId41" Type="http://schemas.openxmlformats.org/officeDocument/2006/relationships/hyperlink" Target="http://fas.org/sgp/crs/row/R43115.pdf" TargetMode="External"/><Relationship Id="rId62" Type="http://schemas.openxmlformats.org/officeDocument/2006/relationships/hyperlink" Target="https://www.weforum.org/agenda/2018/04/can-a-nature-based-economy-help-us-drive-green-growth" TargetMode="External"/><Relationship Id="rId83" Type="http://schemas.openxmlformats.org/officeDocument/2006/relationships/hyperlink" Target="http://www.nber.org/papers/w23137" TargetMode="External"/><Relationship Id="rId179" Type="http://schemas.openxmlformats.org/officeDocument/2006/relationships/hyperlink" Target="https://poll.qu.edu/national/release-detail?ReleaseID=2444" TargetMode="External"/><Relationship Id="rId365" Type="http://schemas.openxmlformats.org/officeDocument/2006/relationships/hyperlink" Target="https://fas.org/irp/threat/ctstrategy.pdf" TargetMode="External"/><Relationship Id="rId386" Type="http://schemas.openxmlformats.org/officeDocument/2006/relationships/hyperlink" Target="https://press.princeton.edu/titles/8784.html" TargetMode="External"/><Relationship Id="rId190" Type="http://schemas.openxmlformats.org/officeDocument/2006/relationships/hyperlink" Target="https://www.epi.org/publication/15-by-2024-would-lift-wages-for-41-million/" TargetMode="External"/><Relationship Id="rId204" Type="http://schemas.openxmlformats.org/officeDocument/2006/relationships/hyperlink" Target="https://eurpub.oxfordjournals.org/content/22/6/854" TargetMode="External"/><Relationship Id="rId225" Type="http://schemas.openxmlformats.org/officeDocument/2006/relationships/hyperlink" Target="http://www.oxfordmartin.ox.ac.uk/downloads/academic/The_Future_of_Employment.pdf" TargetMode="External"/><Relationship Id="rId246" Type="http://schemas.openxmlformats.org/officeDocument/2006/relationships/hyperlink" Target="http://fee.org/freeman/detail/davis-bacon-jim-crows-last-stand" TargetMode="External"/><Relationship Id="rId267" Type="http://schemas.openxmlformats.org/officeDocument/2006/relationships/hyperlink" Target="http://thehill.com/opinion/finance/395790-immigration-is-best-solution-for-shortage-of-workers-in-america" TargetMode="External"/><Relationship Id="rId288" Type="http://schemas.openxmlformats.org/officeDocument/2006/relationships/hyperlink" Target="https://www.state.gov/documents/organization/271339.pdf)//KA" TargetMode="External"/><Relationship Id="rId411" Type="http://schemas.openxmlformats.org/officeDocument/2006/relationships/hyperlink" Target="https://2009-2017.state.gov/j/cso/releases/remarks/2016/255681.htm" TargetMode="External"/><Relationship Id="rId432" Type="http://schemas.openxmlformats.org/officeDocument/2006/relationships/hyperlink" Target="https://www.thedailybeast.com/you-cant-kill-terrorism-with-kindness-or-aid-that-comes-with-an-agenda" TargetMode="External"/><Relationship Id="rId453" Type="http://schemas.openxmlformats.org/officeDocument/2006/relationships/hyperlink" Target="http://economics.wm.edu/wp/cwm_wp161_rev2.pdf" TargetMode="External"/><Relationship Id="rId474" Type="http://schemas.openxmlformats.org/officeDocument/2006/relationships/hyperlink" Target="https://www.amazon.com/Implementing-Carbon-Tax-Explorations-Environmental/dp/1138825360" TargetMode="External"/><Relationship Id="rId509" Type="http://schemas.openxmlformats.org/officeDocument/2006/relationships/theme" Target="theme/theme1.xml"/><Relationship Id="rId106" Type="http://schemas.openxmlformats.org/officeDocument/2006/relationships/hyperlink" Target="https://itep.org/offshoreshellgames2017/" TargetMode="External"/><Relationship Id="rId127" Type="http://schemas.openxmlformats.org/officeDocument/2006/relationships/hyperlink" Target="https://www.marketwatch.com/investing/stock/azn?mod=MW_story_quote" TargetMode="External"/><Relationship Id="rId313" Type="http://schemas.openxmlformats.org/officeDocument/2006/relationships/hyperlink" Target="https://works.bepress.com/sean_pager/7/" TargetMode="External"/><Relationship Id="rId495" Type="http://schemas.openxmlformats.org/officeDocument/2006/relationships/hyperlink" Target="https://d231jw5ce53gcq.cloudfront.net/wp-content/uploads/2017/05/RMI_Document_Repository_Public-Reprts_E01-05_CanNucPowerSolve.pdf)//KA" TargetMode="External"/><Relationship Id="rId10" Type="http://schemas.openxmlformats.org/officeDocument/2006/relationships/hyperlink" Target="https://www.cfr.org/experts/yanzhong-huang" TargetMode="External"/><Relationship Id="rId31" Type="http://schemas.openxmlformats.org/officeDocument/2006/relationships/hyperlink" Target="http://www.unaids.org/en/resources/presscentre/pressreleaseandstatementarchive/2016/november/20161121_PR_get-on-the-fast-track" TargetMode="External"/><Relationship Id="rId52" Type="http://schemas.openxmlformats.org/officeDocument/2006/relationships/hyperlink" Target="https://insulation.org/io/articles/increased-training-efforts-key-to-solving-worker-shortage-crisis/" TargetMode="External"/><Relationship Id="rId73" Type="http://schemas.openxmlformats.org/officeDocument/2006/relationships/hyperlink" Target="http://www.innovationtaskforce.org/docs/Life%20without%20lasers.pdf" TargetMode="External"/><Relationship Id="rId94" Type="http://schemas.openxmlformats.org/officeDocument/2006/relationships/hyperlink" Target="http://chicagopolicyreview.org/2017/05/10/innovation-skilled-immigrants-and-why-we-need-more-of-them/" TargetMode="External"/><Relationship Id="rId148" Type="http://schemas.openxmlformats.org/officeDocument/2006/relationships/hyperlink" Target="https://www.investopedia.com/terms/e/effectivetaxrate.asp" TargetMode="External"/><Relationship Id="rId169" Type="http://schemas.openxmlformats.org/officeDocument/2006/relationships/hyperlink" Target="http://www.keepeek.com/Digital-Asset-Management/oecd/industry-and-services/entrepreneurship-at-a-glance-2014/access-to-finance-equity-capital_entrepreneur_aag-2014-27-en" TargetMode="External"/><Relationship Id="rId334" Type="http://schemas.openxmlformats.org/officeDocument/2006/relationships/hyperlink" Target="https://health.usnews.com/wellness/articles/2017-03-22/how-foreign-health-providers-impact-us-health-care" TargetMode="External"/><Relationship Id="rId355" Type="http://schemas.openxmlformats.org/officeDocument/2006/relationships/hyperlink" Target="https://blogs.imf.org/2017/10/26/cyber-defense-must-be-global/" TargetMode="External"/><Relationship Id="rId376" Type="http://schemas.openxmlformats.org/officeDocument/2006/relationships/hyperlink" Target="https://academic.oup.com/ahr/article/111/1/16/133299/The-Defense-of-Inhumanity-Air-Control-and-the" TargetMode="External"/><Relationship Id="rId397" Type="http://schemas.openxmlformats.org/officeDocument/2006/relationships/hyperlink" Target="https://airwars.org/" TargetMode="External"/><Relationship Id="rId4" Type="http://schemas.openxmlformats.org/officeDocument/2006/relationships/settings" Target="settings.xml"/><Relationship Id="rId180" Type="http://schemas.openxmlformats.org/officeDocument/2006/relationships/hyperlink" Target="http://www.afterschoolalliance.org/afterschoolSnack/The-president-says-afterschool-doesn-t-work-That-s-just-not_03-16-2017.cfm" TargetMode="External"/><Relationship Id="rId215" Type="http://schemas.openxmlformats.org/officeDocument/2006/relationships/hyperlink" Target="http://www.garretgalland.com/articles/how-to-break-out-of-the-stagnant-wage-growth-trap" TargetMode="External"/><Relationship Id="rId236" Type="http://schemas.openxmlformats.org/officeDocument/2006/relationships/hyperlink" Target="http://www.wsj.com/news/articles/SB10001424052702303448204579342422527561620" TargetMode="External"/><Relationship Id="rId257" Type="http://schemas.openxmlformats.org/officeDocument/2006/relationships/hyperlink" Target="http://www.americaforward.org/evidence-in-action-workforce-innovation-and-opportunity-act/" TargetMode="External"/><Relationship Id="rId278" Type="http://schemas.openxmlformats.org/officeDocument/2006/relationships/hyperlink" Target="https://www.icrw.org/the-cost-of-violence-against-women-a-cost-we-can-no-longer-afford/" TargetMode="External"/><Relationship Id="rId401" Type="http://schemas.openxmlformats.org/officeDocument/2006/relationships/hyperlink" Target="http://www.businessinsider.com/isis-military-equipment-breakdown-2014-7?op=1" TargetMode="External"/><Relationship Id="rId422" Type="http://schemas.openxmlformats.org/officeDocument/2006/relationships/hyperlink" Target="https://www.whitehouse.gov/sites/whitehouse.gov/files/omb/budget/fy2018/budget.pdf" TargetMode="External"/><Relationship Id="rId443" Type="http://schemas.openxmlformats.org/officeDocument/2006/relationships/hyperlink" Target="https://worldview.stratfor.com/article/weakening-islamic-state-still-poses-threat" TargetMode="External"/><Relationship Id="rId464" Type="http://schemas.openxmlformats.org/officeDocument/2006/relationships/hyperlink" Target="http://www.reuters.com/article/us-mexico-environment-idUSKCN10R00B" TargetMode="External"/><Relationship Id="rId303" Type="http://schemas.openxmlformats.org/officeDocument/2006/relationships/hyperlink" Target="https://www.nationalreview.com/2018/02/india-united-states-relations-trade-military-strategy-alliance/" TargetMode="External"/><Relationship Id="rId485" Type="http://schemas.openxmlformats.org/officeDocument/2006/relationships/hyperlink" Target="http://environmentalprogress.org/big-news/2017/11/21/why-i-changed-my-mind-about-nuclear-power-transcript-of-michael-shellenbergers-tedx-berlin-2017" TargetMode="External"/><Relationship Id="rId42" Type="http://schemas.openxmlformats.org/officeDocument/2006/relationships/hyperlink" Target="http://apps.who.int/gb/ebwha/pdf_files/WHA64/A64_29Add1-en.pdf" TargetMode="External"/><Relationship Id="rId84" Type="http://schemas.openxmlformats.org/officeDocument/2006/relationships/hyperlink" Target="http://www.jstor.org/stable/43495318?seq=1" TargetMode="External"/><Relationship Id="rId138" Type="http://schemas.openxmlformats.org/officeDocument/2006/relationships/hyperlink" Target="http://www.bloombergview.com/quicktake/tax-inversion" TargetMode="External"/><Relationship Id="rId345" Type="http://schemas.openxmlformats.org/officeDocument/2006/relationships/hyperlink" Target="https://www.uscis.gov/working-united-states/temporary-workers/h-1b-specialty-occupations-dod-cooperative-research-and-development-project-workers-and-fashion-models" TargetMode="External"/><Relationship Id="rId387" Type="http://schemas.openxmlformats.org/officeDocument/2006/relationships/hyperlink" Target="https://www.cnas.org/publications/reports/u-s-public-support-for-drone-strikes" TargetMode="External"/><Relationship Id="rId191" Type="http://schemas.openxmlformats.org/officeDocument/2006/relationships/hyperlink" Target="https://scholars.org/brief/evidence-higher-minimum-wages-improve-economic-wellbeing" TargetMode="External"/><Relationship Id="rId205" Type="http://schemas.openxmlformats.org/officeDocument/2006/relationships/hyperlink" Target="https://www.ncbi.nlm.nih.gov/pubmed/26066536" TargetMode="External"/><Relationship Id="rId247" Type="http://schemas.openxmlformats.org/officeDocument/2006/relationships/hyperlink" Target="http://www.lewrockwell.com/2014/09/thomas-sowell/the-minimum-wage-is-anti-black-youth/" TargetMode="External"/><Relationship Id="rId412" Type="http://schemas.openxmlformats.org/officeDocument/2006/relationships/hyperlink" Target="https://www.mercycorps.org/sites/default/files/Motivations%20and%20Empty%20Promises_Mercy%20Corps_Full%20Report.pdf" TargetMode="External"/><Relationship Id="rId107" Type="http://schemas.openxmlformats.org/officeDocument/2006/relationships/hyperlink" Target="http://equitablegrowth.org/report/profit-shifting-and-u-s-corporate-tax-policy-reform/" TargetMode="External"/><Relationship Id="rId289" Type="http://schemas.openxmlformats.org/officeDocument/2006/relationships/hyperlink" Target="http://www.un.org/en/ga/.../trafficking/Coordination%20Anti-Trafficking%20Report.pdf)//KA" TargetMode="External"/><Relationship Id="rId454" Type="http://schemas.openxmlformats.org/officeDocument/2006/relationships/hyperlink" Target="https://ieta.wildapricot.org/resources/Resources/Case_Studies_Worlds_Carbon_Markets/republicofkorea_case%20study_june_2015.pdf" TargetMode="External"/><Relationship Id="rId496" Type="http://schemas.openxmlformats.org/officeDocument/2006/relationships/hyperlink" Target="https://www.washingtonpost.com/news/wonk/wp/2012/07/12/study-offshoring-creates-as-many-u-s-jobs-as-it-kills/?noredirect=on" TargetMode="External"/><Relationship Id="rId11" Type="http://schemas.openxmlformats.org/officeDocument/2006/relationships/hyperlink" Target="http://www.who.int/csr/resources/publications/ebola/report-by-panel.pdf" TargetMode="External"/><Relationship Id="rId53" Type="http://schemas.openxmlformats.org/officeDocument/2006/relationships/hyperlink" Target="https://www.constructiondive.com/news/agc-only-a-matter-of-time-before-construction-labor-shortage-cripples-br/421170/" TargetMode="External"/><Relationship Id="rId149" Type="http://schemas.openxmlformats.org/officeDocument/2006/relationships/hyperlink" Target="http://democrats.waysandmeans.house.gov/press-release/new-crs-data-47-corporate-inversions-last-decade-2" TargetMode="External"/><Relationship Id="rId314" Type="http://schemas.openxmlformats.org/officeDocument/2006/relationships/hyperlink" Target="http://naag.org/publications/naagazette/volume-8-number-8/pirates-thieves-and-trolls.php" TargetMode="External"/><Relationship Id="rId356" Type="http://schemas.openxmlformats.org/officeDocument/2006/relationships/hyperlink" Target="http://www.imf.org/en/Publications/WP/Issues/2017/08/07/Cyber-Risk-Market-Failures-and-Financial-Stability-45104" TargetMode="External"/><Relationship Id="rId398" Type="http://schemas.openxmlformats.org/officeDocument/2006/relationships/hyperlink" Target="https://www.fcnl.org/updates/isis-there-are-nonmilitary-options-394" TargetMode="External"/><Relationship Id="rId95" Type="http://schemas.openxmlformats.org/officeDocument/2006/relationships/hyperlink" Target="https://www.aeaweb.org/articles?id=10.1257/mac.2.2.31" TargetMode="External"/><Relationship Id="rId160" Type="http://schemas.openxmlformats.org/officeDocument/2006/relationships/hyperlink" Target="http://marginalrevolution.com/marginalrevolution/2011/01/the-great-stagnation-excerpt.html" TargetMode="External"/><Relationship Id="rId216" Type="http://schemas.openxmlformats.org/officeDocument/2006/relationships/hyperlink" Target="https://evans.uw.edu/sites/default/files/MinWageReport-July2016_Final.pdf" TargetMode="External"/><Relationship Id="rId423" Type="http://schemas.openxmlformats.org/officeDocument/2006/relationships/hyperlink" Target="https://www.whitehouse.gov/america-first-foreign-policy" TargetMode="External"/><Relationship Id="rId258" Type="http://schemas.openxmlformats.org/officeDocument/2006/relationships/hyperlink" Target="http://www.americaforward.org/evidence-in-action-workforce-innovation-and-opportunity-act/" TargetMode="External"/><Relationship Id="rId465" Type="http://schemas.openxmlformats.org/officeDocument/2006/relationships/hyperlink" Target="http://www.rechargenews.com/wind/1209071/chiles-new-carbon-tax-set-to-make-fossil-fuels-uncompetitive" TargetMode="External"/><Relationship Id="rId22" Type="http://schemas.openxmlformats.org/officeDocument/2006/relationships/hyperlink" Target="http://www.palgrave.com/de/book/9781137581471" TargetMode="External"/><Relationship Id="rId64" Type="http://schemas.openxmlformats.org/officeDocument/2006/relationships/hyperlink" Target="http://bruegel.org/2016/02/can-mass-migration-boost-innovation-and-productivity/" TargetMode="External"/><Relationship Id="rId118" Type="http://schemas.openxmlformats.org/officeDocument/2006/relationships/hyperlink" Target="http://www.usnews.com/opinion/economic-intelligence/2015/11/13/reality-check-on-corporate-income-tax-rates" TargetMode="External"/><Relationship Id="rId325" Type="http://schemas.openxmlformats.org/officeDocument/2006/relationships/hyperlink" Target="http://www.globaltrademag.com/global-trade-daily/americas-greatness-hinges-strong-innovation" TargetMode="External"/><Relationship Id="rId367" Type="http://schemas.openxmlformats.org/officeDocument/2006/relationships/hyperlink" Target="https://www.lawfareblog.com/intelligence-liaison-and-counterterrorism-quick-primer" TargetMode="External"/><Relationship Id="rId171" Type="http://schemas.openxmlformats.org/officeDocument/2006/relationships/hyperlink" Target="http://www.oecd.org/pisa/keyfindings/PISA-2012-results-volume-III.pdf" TargetMode="External"/><Relationship Id="rId227" Type="http://schemas.openxmlformats.org/officeDocument/2006/relationships/hyperlink" Target="http://www.garretgalland.com/passing-parade/how-the-coming-wave-of-job-automation-will-affect-you" TargetMode="External"/><Relationship Id="rId269" Type="http://schemas.openxmlformats.org/officeDocument/2006/relationships/hyperlink" Target="https://itep.org/tax-incentives-costly-for-states-drag-on-the-nation/" TargetMode="External"/><Relationship Id="rId434" Type="http://schemas.openxmlformats.org/officeDocument/2006/relationships/hyperlink" Target="https://www.thedailybeast.com/features/attacks-in-paris.html" TargetMode="External"/><Relationship Id="rId476" Type="http://schemas.openxmlformats.org/officeDocument/2006/relationships/hyperlink" Target="https://www.amazon.com/Unnatural-World-Remake-Civilization-Earths/dp/1476743908" TargetMode="External"/><Relationship Id="rId33" Type="http://schemas.openxmlformats.org/officeDocument/2006/relationships/hyperlink" Target="http://www.tandfonline.com/doi/full/10.1080/00083968.2013.829949" TargetMode="External"/><Relationship Id="rId129" Type="http://schemas.openxmlformats.org/officeDocument/2006/relationships/hyperlink" Target="http://www.washingtonpost.com/blogs/wonkblog/wp/2013/05/23/lets-get-rid-of-corporate-taxes-altogether/" TargetMode="External"/><Relationship Id="rId280" Type="http://schemas.openxmlformats.org/officeDocument/2006/relationships/hyperlink" Target="http://www.aiusa.org/act4ivawa" TargetMode="External"/><Relationship Id="rId336" Type="http://schemas.openxmlformats.org/officeDocument/2006/relationships/hyperlink" Target="http://nursingeducation.lww.com/blog.entry.html/2016/05/03/why_are_nursing_prog-8Ktw.html" TargetMode="External"/><Relationship Id="rId501" Type="http://schemas.openxmlformats.org/officeDocument/2006/relationships/hyperlink" Target="http://www.hereforamerica.com/wp-content/uploads/2016/05/2016-Impact-Report.pdf" TargetMode="External"/><Relationship Id="rId75" Type="http://schemas.openxmlformats.org/officeDocument/2006/relationships/hyperlink" Target="http://issues.org/byline/ben-s-bernanke" TargetMode="External"/><Relationship Id="rId140" Type="http://schemas.openxmlformats.org/officeDocument/2006/relationships/hyperlink" Target="https://www.investopedia.com/terms/o/oecd.asp" TargetMode="External"/><Relationship Id="rId182" Type="http://schemas.openxmlformats.org/officeDocument/2006/relationships/hyperlink" Target="http://stemreadyamerica.org/wp-content/uploads/2017/02/AfterschoolSTEMEvaluation_Overview_Final.pdf" TargetMode="External"/><Relationship Id="rId378" Type="http://schemas.openxmlformats.org/officeDocument/2006/relationships/hyperlink" Target="http://www.bbc.com/news/magazine-29441383" TargetMode="External"/><Relationship Id="rId403" Type="http://schemas.openxmlformats.org/officeDocument/2006/relationships/hyperlink" Target="http://www.un.org/apps/news/story.asp?NewsID=50067" TargetMode="External"/><Relationship Id="rId6" Type="http://schemas.openxmlformats.org/officeDocument/2006/relationships/hyperlink" Target="https://business.financialpost.com/news/economy/the-real-nafta-problem-is-canada-not-mexico-paul-ryan-says" TargetMode="External"/><Relationship Id="rId238" Type="http://schemas.openxmlformats.org/officeDocument/2006/relationships/hyperlink" Target="https://mises.org/library/yes-minimum-wages-still-increase-unemployment" TargetMode="External"/><Relationship Id="rId445" Type="http://schemas.openxmlformats.org/officeDocument/2006/relationships/hyperlink" Target="https://worldview.stratfor.com/article/geopolitical-diary-washington-vs-iraqi-shia" TargetMode="External"/><Relationship Id="rId487" Type="http://schemas.openxmlformats.org/officeDocument/2006/relationships/hyperlink" Target="http://environmentalprogress.org/big-news/2017/11/21/why-i-changed-my-mind-about-nuclear-power-transcript-of-michael-shellenbergers-tedx-berlin-2017)//KA" TargetMode="External"/><Relationship Id="rId291" Type="http://schemas.openxmlformats.org/officeDocument/2006/relationships/hyperlink" Target="https://www.theguardian.com/environment/2017/jun/01/donald-trump-confirms-us-will-quit-paris-climate-deal" TargetMode="External"/><Relationship Id="rId305" Type="http://schemas.openxmlformats.org/officeDocument/2006/relationships/hyperlink" Target="https://www.nytimes.com/2018/04/05/business/trump-trade-war-china.html" TargetMode="External"/><Relationship Id="rId347" Type="http://schemas.openxmlformats.org/officeDocument/2006/relationships/hyperlink" Target="https://www.linkedin.com/company/morningside-research-and-consulting?trk=ppro_cprof" TargetMode="External"/><Relationship Id="rId44" Type="http://schemas.openxmlformats.org/officeDocument/2006/relationships/hyperlink" Target="http://apps.who.int/gb/ebwha/pdf_files/EBSS/EBSS2_ID2-en.pdf" TargetMode="External"/><Relationship Id="rId86" Type="http://schemas.openxmlformats.org/officeDocument/2006/relationships/hyperlink" Target="http://ftp.iza.org/dp3921.pdf" TargetMode="External"/><Relationship Id="rId151" Type="http://schemas.openxmlformats.org/officeDocument/2006/relationships/hyperlink" Target="http://www.wsj.com/articles/u-s-stands-to-lose-billions-from-corporate-tax-in" TargetMode="External"/><Relationship Id="rId389" Type="http://schemas.openxmlformats.org/officeDocument/2006/relationships/hyperlink" Target="https://www.justsecurity.org/author/alfaqihabdulrasheed/" TargetMode="External"/><Relationship Id="rId193" Type="http://schemas.openxmlformats.org/officeDocument/2006/relationships/hyperlink" Target="https://equitablegrowth.org/working-papers/minimum-wages-and-family-incomes/" TargetMode="External"/><Relationship Id="rId207" Type="http://schemas.openxmlformats.org/officeDocument/2006/relationships/hyperlink" Target="https://qje.oxfordjournals.org/content/112/3/729.abstract" TargetMode="External"/><Relationship Id="rId249" Type="http://schemas.openxmlformats.org/officeDocument/2006/relationships/hyperlink" Target="https://www.epionline.org/oped/o76/" TargetMode="External"/><Relationship Id="rId414" Type="http://schemas.openxmlformats.org/officeDocument/2006/relationships/hyperlink" Target="http://www.reuters.com/article/us-usa-extremism-idUSKBN1812AN" TargetMode="External"/><Relationship Id="rId456" Type="http://schemas.openxmlformats.org/officeDocument/2006/relationships/hyperlink" Target="http://www.sightline.org/2014/03/11/all-you-need-to-know-about-bcs-carbon-tax-shift-in-five-charts/" TargetMode="External"/><Relationship Id="rId498" Type="http://schemas.openxmlformats.org/officeDocument/2006/relationships/hyperlink" Target="https://www.heritage.org/trade/commentary/us-big-winner-global-outsourcing-0" TargetMode="External"/><Relationship Id="rId13" Type="http://schemas.openxmlformats.org/officeDocument/2006/relationships/hyperlink" Target="http://www.ncbi.nlm.nih.gov/pubmed/24434035" TargetMode="External"/><Relationship Id="rId109" Type="http://schemas.openxmlformats.org/officeDocument/2006/relationships/hyperlink" Target="https://doggett.house.gov/media-center/press-releases/rep-doggett-sen-whitehouse-introduce-bill-end-tax-breaks-exporting-jobs" TargetMode="External"/><Relationship Id="rId260" Type="http://schemas.openxmlformats.org/officeDocument/2006/relationships/hyperlink" Target="http://www.newprofit.org/speaker-boehner-joins-bipartisan-congressional-signing-of-wioa-bill/" TargetMode="External"/><Relationship Id="rId316" Type="http://schemas.openxmlformats.org/officeDocument/2006/relationships/hyperlink" Target="https://www.cato.org/blog/how-world-trade-organization-can-curb-chinas-intellectual-property-transgressions" TargetMode="External"/><Relationship Id="rId55" Type="http://schemas.openxmlformats.org/officeDocument/2006/relationships/hyperlink" Target="https://www.weforum.org/projects/future-of-construction" TargetMode="External"/><Relationship Id="rId97" Type="http://schemas.openxmlformats.org/officeDocument/2006/relationships/hyperlink" Target="https://itep.org/new-legislation-would-end-tax-incentives-to-move-jobs-and-profits-offshore/" TargetMode="External"/><Relationship Id="rId120" Type="http://schemas.openxmlformats.org/officeDocument/2006/relationships/hyperlink" Target="https://www.cbpp.org/research/federal-tax/corporate-rate-cuts-are-a-poor-way-to-help-the-economy-and-most-workers-and" TargetMode="External"/><Relationship Id="rId358" Type="http://schemas.openxmlformats.org/officeDocument/2006/relationships/hyperlink" Target="https://www.reuters.com/article/usa-iif-banks/regulators-need-to-develop-global-cyber-security-standards-jpms-pinto-idUSL4N1MP093" TargetMode="External"/><Relationship Id="rId162" Type="http://schemas.openxmlformats.org/officeDocument/2006/relationships/hyperlink" Target="https://urldefense.proofpoint.com/v2/url?u=https-3A__www.insidehighered.com_news_2014_02_19_professor-2Dart-2Dhistory-2Dreceives-2Dhandwritten-2Dapology-2Dpresident-2Dobama&amp;d=BQMGaQ&amp;c=RAhzPLrCAq19eJdrcQiUVEwFYoMRqGDAXQ_puw5tYjg&amp;r=mc0JjKrzQmOj70VdswFYXbkxIjkILfV5oA16bO5I0Lk&amp;m=LuEUCI5lYZzngK8fvVoCOLQ9ff93pEw4nS4glzs6bc0&amp;s=vdIKP-4o8JWs7pEUnEzkkS3_6X0nipXV5ugltjRsE90&amp;e=" TargetMode="External"/><Relationship Id="rId218" Type="http://schemas.openxmlformats.org/officeDocument/2006/relationships/hyperlink" Target="http://www.garretgalland.com/passing-parade/preparing-for-the-next-great-disruption" TargetMode="External"/><Relationship Id="rId425" Type="http://schemas.openxmlformats.org/officeDocument/2006/relationships/hyperlink" Target="http://www.usglc.org/downloads/2017/02/FY18_International_Affairs_Budget_House_Senate.pdf" TargetMode="External"/><Relationship Id="rId467" Type="http://schemas.openxmlformats.org/officeDocument/2006/relationships/hyperlink" Target="https://citizensclimatelobby.org/basics-carbon-fee-dividend/" TargetMode="External"/><Relationship Id="rId271" Type="http://schemas.openxmlformats.org/officeDocument/2006/relationships/hyperlink" Target="https://www.amnesty.org/en/latest/news/2017/04/nigeria-chibok-anniversary-a-chilling-reminder-of-boko-harams-ongoing-scourge-of-abductions/" TargetMode="External"/><Relationship Id="rId24" Type="http://schemas.openxmlformats.org/officeDocument/2006/relationships/hyperlink" Target="https://www.bostonglobe.com/opinion/2017/03/12/the-ethics-and-practicalities-foreign-aid/lMmOVkMJdIzsByLLOGl0zL/story.html" TargetMode="External"/><Relationship Id="rId66" Type="http://schemas.openxmlformats.org/officeDocument/2006/relationships/hyperlink" Target="https://www.cbo.gov/publication/52464" TargetMode="External"/><Relationship Id="rId131" Type="http://schemas.openxmlformats.org/officeDocument/2006/relationships/hyperlink" Target="https://www.investopedia.com/articles/personal-finance/072815/benefits-corporate-inversion.asp" TargetMode="External"/><Relationship Id="rId327" Type="http://schemas.openxmlformats.org/officeDocument/2006/relationships/hyperlink" Target="http://www.globaltrademag.com/global-trade-daily/news/china-not-living-up-to-wto-commitments-to-detriment-of-global-trading-system-itif" TargetMode="External"/><Relationship Id="rId369" Type="http://schemas.openxmlformats.org/officeDocument/2006/relationships/hyperlink" Target="https://issforum.org/roundtables/policy/1-5ay-counterterror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L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A7E998-CE3E-4B00-A5DA-6DB64A331D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132</TotalTime>
  <Pages>1</Pages>
  <Words>155140</Words>
  <Characters>884301</Characters>
  <Application>Microsoft Office Word</Application>
  <DocSecurity>0</DocSecurity>
  <Lines>7369</Lines>
  <Paragraphs>2074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Lepp</dc:creator>
  <cp:keywords>5.1.1</cp:keywords>
  <dc:description/>
  <cp:lastModifiedBy>Kristen </cp:lastModifiedBy>
  <cp:revision>74</cp:revision>
  <dcterms:created xsi:type="dcterms:W3CDTF">2018-07-11T14:35:00Z</dcterms:created>
  <dcterms:modified xsi:type="dcterms:W3CDTF">2018-07-29T14:18:00Z</dcterms:modified>
</cp:coreProperties>
</file>