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76159F" w14:textId="59E9414D" w:rsidR="007540E6" w:rsidRDefault="007540E6" w:rsidP="007540E6">
      <w:pPr>
        <w:pStyle w:val="Heading1"/>
        <w:rPr>
          <w:rFonts w:cs="Calibri"/>
        </w:rPr>
      </w:pPr>
      <w:r>
        <w:rPr>
          <w:rFonts w:cs="Calibri"/>
        </w:rPr>
        <w:t>Notes</w:t>
      </w:r>
    </w:p>
    <w:p w14:paraId="647B1065" w14:textId="1EB672D4" w:rsidR="007540E6" w:rsidRDefault="007540E6" w:rsidP="007540E6">
      <w:r>
        <w:t>-These are all the compiled cards which we’ll be planning on utilizing at the camp tourney. They are not extensive or representative of all the 2AC answers we will make on certain off-case positions</w:t>
      </w:r>
      <w:r w:rsidR="006B5E53">
        <w:t>,</w:t>
      </w:r>
      <w:r>
        <w:t xml:space="preserve"> as generics/evidence other teams have already submitted are not included in this file</w:t>
      </w:r>
      <w:r w:rsidR="006B5E53">
        <w:t xml:space="preserve"> (as they are already available)</w:t>
      </w:r>
      <w:r>
        <w:t xml:space="preserve">. Below is the collection of all the cards I have personally cut and plan on using or other miscellaneous pieces of evidence which others aren’t putting out but there is a likelihood that I might use them for the tournament proper. </w:t>
      </w:r>
    </w:p>
    <w:p w14:paraId="4E67C972" w14:textId="0453EFA0" w:rsidR="007540E6" w:rsidRDefault="006B5E53" w:rsidP="007540E6">
      <w:r>
        <w:t>-val</w:t>
      </w:r>
    </w:p>
    <w:p w14:paraId="0AC2A544" w14:textId="684AD22E" w:rsidR="007540E6" w:rsidRDefault="007540E6" w:rsidP="007540E6"/>
    <w:p w14:paraId="196E1C8F" w14:textId="77777777" w:rsidR="007540E6" w:rsidRPr="007540E6" w:rsidRDefault="007540E6" w:rsidP="007540E6"/>
    <w:p w14:paraId="3EE0E719" w14:textId="7B0ABB56" w:rsidR="007540E6" w:rsidRPr="006B5E53" w:rsidRDefault="007540E6" w:rsidP="006B5E53">
      <w:pPr>
        <w:pStyle w:val="Heading1"/>
        <w:rPr>
          <w:rFonts w:cs="Calibri"/>
          <w:sz w:val="44"/>
          <w:szCs w:val="26"/>
          <w:u w:val="double"/>
        </w:rPr>
      </w:pPr>
      <w:r>
        <w:rPr>
          <w:rFonts w:cs="Calibri"/>
        </w:rPr>
        <w:lastRenderedPageBreak/>
        <w:t>1AC</w:t>
      </w:r>
      <w:bookmarkStart w:id="0" w:name="_GoBack"/>
      <w:bookmarkEnd w:id="0"/>
    </w:p>
    <w:p w14:paraId="05704CDA" w14:textId="35209AD7" w:rsidR="007540E6" w:rsidRPr="00F17DCA" w:rsidRDefault="007540E6" w:rsidP="007540E6">
      <w:pPr>
        <w:pStyle w:val="Heading4"/>
      </w:pPr>
      <w:r w:rsidRPr="00F17DCA">
        <w:t>In August of 2010, in the northern state of Tamaulipas, some 100 miles from the U.S. border, the bodies of 72 undocumented migrants were discovered. Most had their hands tied behind their backs and had received a bullet to the head. They had been killed in the preceding 24 hours — that much we know thanks to a young Ecuadorean who survived the massacre — but almost every other fact about them was a mystery.</w:t>
      </w:r>
      <w:r>
        <w:rPr>
          <w:vertAlign w:val="superscript"/>
        </w:rPr>
        <w:t>1</w:t>
      </w:r>
    </w:p>
    <w:p w14:paraId="4041071C" w14:textId="77777777" w:rsidR="007540E6" w:rsidRPr="00F17DCA" w:rsidRDefault="007540E6" w:rsidP="007540E6">
      <w:pPr>
        <w:rPr>
          <w:sz w:val="26"/>
          <w:szCs w:val="26"/>
        </w:rPr>
      </w:pPr>
    </w:p>
    <w:p w14:paraId="19BA94B1" w14:textId="77777777" w:rsidR="007540E6" w:rsidRPr="00F17DCA" w:rsidRDefault="007540E6" w:rsidP="007540E6">
      <w:pPr>
        <w:pStyle w:val="Heading4"/>
      </w:pPr>
      <w:r w:rsidRPr="00F17DCA">
        <w:t>EL PARAÍSO, Guatemala — The smugglers advertised on the radio as spring bloomed into summer: “Do you want to live better? Come with me.”</w:t>
      </w:r>
    </w:p>
    <w:p w14:paraId="25E703C6" w14:textId="77777777" w:rsidR="007540E6" w:rsidRPr="00F17DCA" w:rsidRDefault="007540E6" w:rsidP="007540E6">
      <w:pPr>
        <w:contextualSpacing/>
        <w:rPr>
          <w:b/>
          <w:sz w:val="26"/>
          <w:szCs w:val="26"/>
        </w:rPr>
      </w:pPr>
      <w:r w:rsidRPr="00F17DCA">
        <w:rPr>
          <w:b/>
          <w:sz w:val="26"/>
          <w:szCs w:val="26"/>
        </w:rPr>
        <w:t xml:space="preserve">Cecilia, a restless wisp of a girl, heard the pitch and ached to go. Her stepfather had been murdered, forcing her, her mother and four younger siblings into her aunt’s tiny home, with just three beds for 10 people. It was all they had — and all a smuggler needed. </w:t>
      </w:r>
    </w:p>
    <w:p w14:paraId="2A88829F" w14:textId="77777777" w:rsidR="007540E6" w:rsidRPr="00F17DCA" w:rsidRDefault="007540E6" w:rsidP="007540E6">
      <w:pPr>
        <w:contextualSpacing/>
        <w:rPr>
          <w:b/>
          <w:sz w:val="26"/>
          <w:szCs w:val="26"/>
          <w:vertAlign w:val="superscript"/>
        </w:rPr>
      </w:pPr>
      <w:r w:rsidRPr="00F17DCA">
        <w:rPr>
          <w:b/>
          <w:sz w:val="26"/>
          <w:szCs w:val="26"/>
        </w:rPr>
        <w:t>Thousands of migrants are believed to be kidnapped and abused every year while going through Mexico. Others, like Cecilia, are held for ransom in the United States, and officials across the region lament that the ugly business of human smuggling keeps getting uglier. Especially here in Guatemala, smugglers, or “coyotes,” have grown increasingly adept at marketing themselves to poor families, drumming up hopes with false depictions of American immigration policy, then squeezing their prey with death threats, demanding payment through bank loans or property titles. The result, visible throughout mountain villages like this one, is a relentless cycle with departures that ebb and flow but never seem to end. In this self-perpetuating system, the seeds of future migration have already been sown in the debts of the past and present.</w:t>
      </w:r>
      <w:r>
        <w:rPr>
          <w:b/>
          <w:sz w:val="26"/>
          <w:szCs w:val="26"/>
          <w:vertAlign w:val="superscript"/>
        </w:rPr>
        <w:t>2</w:t>
      </w:r>
    </w:p>
    <w:p w14:paraId="5207D05F" w14:textId="77777777" w:rsidR="007540E6" w:rsidRPr="00F17DCA" w:rsidRDefault="007540E6" w:rsidP="007540E6">
      <w:pPr>
        <w:rPr>
          <w:sz w:val="26"/>
          <w:szCs w:val="26"/>
        </w:rPr>
      </w:pPr>
    </w:p>
    <w:p w14:paraId="10D1B8B6" w14:textId="77777777" w:rsidR="007540E6" w:rsidRPr="00F17DCA" w:rsidRDefault="007540E6" w:rsidP="007540E6">
      <w:pPr>
        <w:rPr>
          <w:sz w:val="26"/>
          <w:szCs w:val="26"/>
        </w:rPr>
      </w:pPr>
    </w:p>
    <w:p w14:paraId="58A7DCAE" w14:textId="77777777" w:rsidR="007540E6" w:rsidRPr="00F17DCA" w:rsidRDefault="007540E6" w:rsidP="007540E6">
      <w:pPr>
        <w:pStyle w:val="Heading4"/>
      </w:pPr>
      <w:r w:rsidRPr="00F17DCA">
        <w:lastRenderedPageBreak/>
        <w:t xml:space="preserve">Eleven days before, Junior Basilio Espinoza was murdered in Tamaulipas, Mexico. All of us saw it. Everything. So many photos were in the press. Junior Basilio’s mother recognized and was able to identify him from amidst all the other bodies. Her son was wearing the same shirt he has on in the souvenir picture taken the day he left Triunfo de La Cruz, Honduras. His mother showed the picture to the authorities, all of us saw her. </w:t>
      </w:r>
    </w:p>
    <w:p w14:paraId="3AC9F2C0" w14:textId="77777777" w:rsidR="007540E6" w:rsidRPr="00F17DCA" w:rsidRDefault="007540E6" w:rsidP="007540E6">
      <w:pPr>
        <w:contextualSpacing/>
        <w:rPr>
          <w:b/>
          <w:sz w:val="26"/>
          <w:szCs w:val="26"/>
          <w:vertAlign w:val="superscript"/>
        </w:rPr>
      </w:pPr>
      <w:r w:rsidRPr="00F17DCA">
        <w:rPr>
          <w:b/>
          <w:sz w:val="26"/>
          <w:szCs w:val="26"/>
        </w:rPr>
        <w:t>Junior Basilio was 24 years old. Junior had plans. He planned on being employed after being out of a job for six months due to getting laid off from a paint shop because of the economic crisis. He planned on receiving a better salary than at the paint shop. He planned to send his son to a private school when he turned six. All of us saw it: his plans ended terribly alongside those of 71 other people.</w:t>
      </w:r>
      <w:r>
        <w:rPr>
          <w:b/>
          <w:sz w:val="26"/>
          <w:szCs w:val="26"/>
          <w:vertAlign w:val="superscript"/>
        </w:rPr>
        <w:t>3</w:t>
      </w:r>
    </w:p>
    <w:p w14:paraId="70728D08" w14:textId="77777777" w:rsidR="007540E6" w:rsidRPr="00F17DCA" w:rsidRDefault="007540E6" w:rsidP="007540E6">
      <w:pPr>
        <w:rPr>
          <w:sz w:val="26"/>
          <w:szCs w:val="26"/>
        </w:rPr>
      </w:pPr>
    </w:p>
    <w:p w14:paraId="75997193" w14:textId="77777777" w:rsidR="007540E6" w:rsidRPr="00F17DCA" w:rsidRDefault="007540E6" w:rsidP="007540E6">
      <w:pPr>
        <w:pStyle w:val="Heading4"/>
      </w:pPr>
      <w:r w:rsidRPr="00F17DCA">
        <w:t xml:space="preserve">Among our cases of family separation are two siblings, a 7-year-old girl and 12-year-old boy, who traveled with their mother to the United States from Central America and were apprehended in September 2017 in El Paso, Texas. On the cold January day when they came into our office, the 12-year-old was wearing a green raincoat while his sister wore only a rainbow-adorned blouse because, as she told us, she was “too young to get cold.” We learned from the children that Customs and Border Protection, or CBP, had taken them from their mother at the border. The 7-year-old told us how she cried and begged to be with her mother — she was clearly still in shock. </w:t>
      </w:r>
    </w:p>
    <w:p w14:paraId="1AA71668" w14:textId="77777777" w:rsidR="007540E6" w:rsidRPr="00F17DCA" w:rsidRDefault="007540E6" w:rsidP="007540E6">
      <w:pPr>
        <w:contextualSpacing/>
        <w:rPr>
          <w:b/>
          <w:sz w:val="26"/>
          <w:szCs w:val="26"/>
        </w:rPr>
      </w:pPr>
      <w:r w:rsidRPr="00F17DCA">
        <w:rPr>
          <w:b/>
          <w:sz w:val="26"/>
          <w:szCs w:val="26"/>
        </w:rPr>
        <w:t>A few months later, as these two children sat in KIND’s office telling their story, their emotions were still raw. They are currently living with a member of their family whom they are not close with; it hardly feels like home to them. They remembered every detail of the horrifying moment when immigration officials took their mother away. The 7-year-old kept saying over and over how she was having trouble going to school because she missed her so much. Only her mom knew how to do her hair just right each morning, she said. Her brother, a few years older, told us he had to take care of his little sister after their mom was taken away. They were terrified of never seeing her again.</w:t>
      </w:r>
    </w:p>
    <w:p w14:paraId="17134CF4" w14:textId="77777777" w:rsidR="007540E6" w:rsidRPr="00F17DCA" w:rsidRDefault="007540E6" w:rsidP="007540E6">
      <w:pPr>
        <w:contextualSpacing/>
        <w:rPr>
          <w:b/>
          <w:sz w:val="26"/>
          <w:szCs w:val="26"/>
          <w:vertAlign w:val="superscript"/>
        </w:rPr>
      </w:pPr>
      <w:r w:rsidRPr="00F17DCA">
        <w:rPr>
          <w:b/>
          <w:sz w:val="26"/>
          <w:szCs w:val="26"/>
        </w:rPr>
        <w:t xml:space="preserve">What could we tell them? We didn’t know if or how they would </w:t>
      </w:r>
      <w:r>
        <w:rPr>
          <w:b/>
          <w:sz w:val="26"/>
          <w:szCs w:val="26"/>
        </w:rPr>
        <w:t>see their mother again, either.</w:t>
      </w:r>
      <w:r>
        <w:rPr>
          <w:b/>
          <w:sz w:val="26"/>
          <w:szCs w:val="26"/>
          <w:vertAlign w:val="superscript"/>
        </w:rPr>
        <w:t>4</w:t>
      </w:r>
    </w:p>
    <w:p w14:paraId="5A7BF6D1" w14:textId="77777777" w:rsidR="007540E6" w:rsidRPr="00F17DCA" w:rsidRDefault="007540E6" w:rsidP="007540E6">
      <w:pPr>
        <w:rPr>
          <w:sz w:val="26"/>
          <w:szCs w:val="26"/>
        </w:rPr>
      </w:pPr>
    </w:p>
    <w:p w14:paraId="60B8A962" w14:textId="77777777" w:rsidR="007540E6" w:rsidRPr="00F17DCA" w:rsidRDefault="007540E6" w:rsidP="007540E6">
      <w:pPr>
        <w:pStyle w:val="Heading4"/>
      </w:pPr>
      <w:r w:rsidRPr="00F17DCA">
        <w:lastRenderedPageBreak/>
        <w:t>Happy is the child for whom his parents are heroes.</w:t>
      </w:r>
    </w:p>
    <w:p w14:paraId="2746FF4D" w14:textId="77777777" w:rsidR="007540E6" w:rsidRPr="00F15A3F" w:rsidRDefault="007540E6" w:rsidP="007540E6">
      <w:pPr>
        <w:contextualSpacing/>
        <w:rPr>
          <w:b/>
          <w:color w:val="000000" w:themeColor="text1"/>
          <w:sz w:val="26"/>
          <w:szCs w:val="26"/>
        </w:rPr>
      </w:pPr>
      <w:r w:rsidRPr="00F17DCA">
        <w:rPr>
          <w:b/>
          <w:sz w:val="26"/>
          <w:szCs w:val="26"/>
        </w:rPr>
        <w:t>I say heroes and not victims, even though they were also victims, because refugees are heroes, in that they have taken their fate into their hands in full view of stupendous risks. What is remarkable about these damaged people is how intact they are, how unwilling to surrender they are. I do not wish to speak politically this evening, but this is a little difficult, since I am ashamed of my coun</w:t>
      </w:r>
      <w:r w:rsidRPr="00F15A3F">
        <w:rPr>
          <w:b/>
          <w:color w:val="000000" w:themeColor="text1"/>
          <w:sz w:val="26"/>
          <w:szCs w:val="26"/>
        </w:rPr>
        <w:t>try’s refusal to rescue the men, women, and children of Syria, or even to try. From the story of my parents, from the story of my people, I came away with a profound belief that power may be used for good as well as for evil, and that one of the obligations of power is rescue. Is that political? I think it is moral and historical, and what America has forgotten.</w:t>
      </w:r>
    </w:p>
    <w:p w14:paraId="69BCF99F" w14:textId="77777777" w:rsidR="007540E6" w:rsidRPr="00F15A3F" w:rsidRDefault="007540E6" w:rsidP="007540E6">
      <w:pPr>
        <w:rPr>
          <w:color w:val="000000" w:themeColor="text1"/>
          <w:sz w:val="26"/>
          <w:szCs w:val="26"/>
        </w:rPr>
      </w:pPr>
    </w:p>
    <w:p w14:paraId="11C14200" w14:textId="77777777" w:rsidR="007540E6" w:rsidRPr="00F15A3F" w:rsidRDefault="007540E6" w:rsidP="007540E6">
      <w:pPr>
        <w:pStyle w:val="Heading4"/>
        <w:rPr>
          <w:color w:val="000000" w:themeColor="text1"/>
          <w:vertAlign w:val="superscript"/>
        </w:rPr>
      </w:pPr>
      <w:r w:rsidRPr="00F15A3F">
        <w:rPr>
          <w:color w:val="000000" w:themeColor="text1"/>
        </w:rPr>
        <w:t xml:space="preserve">Too many of us in this country have failed to acquit ourselves of this responsibility, and thereby we have failed not only you but also the ideals of sympathy and solidarity that we claim—falsely, it appears—to live by. Morality is often regarded as a creation of reason, an affair of concepts and principles; but it may be that the imagination is a more necessary foundation for morality than reason, because the injustices that we are asked to relieve and to abolish are most often injustices that we ourselves have not known. The narrowness of experience is one of the primary impediments to compassion. We will never give help if we cannot picture need. </w:t>
      </w:r>
    </w:p>
    <w:p w14:paraId="3E0DA96E" w14:textId="77777777" w:rsidR="007540E6" w:rsidRPr="00F15A3F" w:rsidRDefault="007540E6" w:rsidP="007540E6">
      <w:pPr>
        <w:rPr>
          <w:color w:val="000000" w:themeColor="text1"/>
          <w:sz w:val="26"/>
          <w:szCs w:val="26"/>
        </w:rPr>
      </w:pPr>
    </w:p>
    <w:p w14:paraId="2D29B9FA" w14:textId="77777777" w:rsidR="007540E6" w:rsidRPr="00F15A3F" w:rsidRDefault="007540E6" w:rsidP="007540E6">
      <w:pPr>
        <w:pStyle w:val="Heading4"/>
        <w:rPr>
          <w:color w:val="000000" w:themeColor="text1"/>
          <w:vertAlign w:val="superscript"/>
        </w:rPr>
      </w:pPr>
      <w:r w:rsidRPr="00F15A3F">
        <w:rPr>
          <w:color w:val="000000" w:themeColor="text1"/>
        </w:rPr>
        <w:t xml:space="preserve">We need to open ourselves up, radically, in our hearts and in our souls, to the realities of suffering to which we are ourselves </w:t>
      </w:r>
      <w:proofErr w:type="gramStart"/>
      <w:r w:rsidRPr="00F15A3F">
        <w:rPr>
          <w:color w:val="000000" w:themeColor="text1"/>
        </w:rPr>
        <w:t>strangers, and</w:t>
      </w:r>
      <w:proofErr w:type="gramEnd"/>
      <w:r w:rsidRPr="00F15A3F">
        <w:rPr>
          <w:color w:val="000000" w:themeColor="text1"/>
        </w:rPr>
        <w:t xml:space="preserve"> allow ourselves to be pierced and penetrated by the factuality of this misery. And this obligating imagination—of the pains of others, of the needs of others—will not happen unless in the others we see the same—unless we regard our general humanity as more ethically significant than our specific constructions of it.</w:t>
      </w:r>
      <w:r w:rsidRPr="00F15A3F">
        <w:rPr>
          <w:color w:val="000000" w:themeColor="text1"/>
          <w:vertAlign w:val="superscript"/>
        </w:rPr>
        <w:t>5</w:t>
      </w:r>
    </w:p>
    <w:p w14:paraId="34D07D91" w14:textId="77777777" w:rsidR="007540E6" w:rsidRPr="00F15A3F" w:rsidRDefault="007540E6" w:rsidP="007540E6">
      <w:pPr>
        <w:rPr>
          <w:color w:val="000000" w:themeColor="text1"/>
          <w:sz w:val="26"/>
          <w:szCs w:val="26"/>
        </w:rPr>
      </w:pPr>
    </w:p>
    <w:p w14:paraId="3D6E0409" w14:textId="77777777" w:rsidR="007540E6" w:rsidRPr="00F15A3F" w:rsidRDefault="007540E6" w:rsidP="007540E6">
      <w:pPr>
        <w:pStyle w:val="Heading4"/>
        <w:rPr>
          <w:color w:val="000000" w:themeColor="text1"/>
          <w:vertAlign w:val="superscript"/>
        </w:rPr>
      </w:pPr>
      <w:r w:rsidRPr="00F15A3F">
        <w:rPr>
          <w:color w:val="000000" w:themeColor="text1"/>
        </w:rPr>
        <w:t>I needed something more — an act of atonement, perhaps, or catharsis or even a prayer. I realized with no little shock that what I wanted was to build an altar, at least partly because in Mexico altars honoring the dead are a comforting and familiar part of our relationship with sorrow.</w:t>
      </w:r>
      <w:r w:rsidRPr="00F15A3F">
        <w:rPr>
          <w:color w:val="000000" w:themeColor="text1"/>
          <w:vertAlign w:val="superscript"/>
        </w:rPr>
        <w:t>1</w:t>
      </w:r>
    </w:p>
    <w:p w14:paraId="409D9760" w14:textId="77777777" w:rsidR="007540E6" w:rsidRPr="00F15A3F" w:rsidRDefault="007540E6" w:rsidP="007540E6">
      <w:pPr>
        <w:rPr>
          <w:color w:val="000000" w:themeColor="text1"/>
          <w:sz w:val="26"/>
          <w:szCs w:val="26"/>
        </w:rPr>
      </w:pPr>
    </w:p>
    <w:p w14:paraId="78C50A00" w14:textId="77777777" w:rsidR="007540E6" w:rsidRPr="00F15A3F" w:rsidRDefault="007540E6" w:rsidP="007540E6">
      <w:pPr>
        <w:pStyle w:val="Heading4"/>
        <w:rPr>
          <w:color w:val="000000" w:themeColor="text1"/>
          <w:vertAlign w:val="superscript"/>
        </w:rPr>
      </w:pPr>
      <w:r w:rsidRPr="00F15A3F">
        <w:rPr>
          <w:color w:val="000000" w:themeColor="text1"/>
        </w:rPr>
        <w:lastRenderedPageBreak/>
        <w:t>Above all, my body, as well as my soul, beware of assuming the sterile attitude of a spectator, because life is not a spectacle, because a sea of miseries is not a proscenium, because a screaming man is not a dancing bear.</w:t>
      </w:r>
      <w:r w:rsidRPr="00F15A3F">
        <w:rPr>
          <w:color w:val="000000" w:themeColor="text1"/>
          <w:vertAlign w:val="superscript"/>
        </w:rPr>
        <w:t>2</w:t>
      </w:r>
    </w:p>
    <w:p w14:paraId="3A1D90D2" w14:textId="77777777" w:rsidR="007540E6" w:rsidRPr="00F15A3F" w:rsidRDefault="007540E6" w:rsidP="007540E6">
      <w:pPr>
        <w:rPr>
          <w:color w:val="000000" w:themeColor="text1"/>
          <w:sz w:val="26"/>
          <w:szCs w:val="26"/>
        </w:rPr>
      </w:pPr>
    </w:p>
    <w:p w14:paraId="1B4994A5" w14:textId="77777777" w:rsidR="007540E6" w:rsidRDefault="007540E6" w:rsidP="007540E6">
      <w:pPr>
        <w:pStyle w:val="Heading4"/>
        <w:rPr>
          <w:color w:val="000000" w:themeColor="text1"/>
          <w:vertAlign w:val="superscript"/>
        </w:rPr>
      </w:pPr>
      <w:r w:rsidRPr="00F15A3F">
        <w:rPr>
          <w:color w:val="000000" w:themeColor="text1"/>
        </w:rPr>
        <w:t>How do we recognize an altar? It is most often laid out on a black cloth; it has bright orange marigolds; there are pictures of the deceased; we bring flowers, music and the deceased’s favorite foods; and we bring our loved ones to life again by talking about them and reviving our memory.</w:t>
      </w:r>
      <w:r w:rsidRPr="00F15A3F">
        <w:rPr>
          <w:color w:val="000000" w:themeColor="text1"/>
          <w:vertAlign w:val="superscript"/>
        </w:rPr>
        <w:t>1</w:t>
      </w:r>
    </w:p>
    <w:p w14:paraId="70D834F0" w14:textId="77777777" w:rsidR="007540E6" w:rsidRDefault="007540E6" w:rsidP="007540E6"/>
    <w:p w14:paraId="3173C177" w14:textId="77777777" w:rsidR="007540E6" w:rsidRPr="00D366C5" w:rsidRDefault="007540E6" w:rsidP="007540E6"/>
    <w:p w14:paraId="40D1C9D2" w14:textId="77777777" w:rsidR="007540E6" w:rsidRDefault="007540E6" w:rsidP="007540E6">
      <w:pPr>
        <w:pStyle w:val="Heading4"/>
        <w:spacing w:line="240" w:lineRule="auto"/>
        <w:contextualSpacing/>
      </w:pPr>
      <w:r>
        <w:t xml:space="preserve">What does it mean to mourn the dead? </w:t>
      </w:r>
    </w:p>
    <w:p w14:paraId="4B386417" w14:textId="77777777" w:rsidR="007540E6" w:rsidRDefault="007540E6" w:rsidP="007540E6">
      <w:pPr>
        <w:spacing w:line="240" w:lineRule="auto"/>
        <w:contextualSpacing/>
        <w:rPr>
          <w:b/>
          <w:sz w:val="26"/>
          <w:szCs w:val="26"/>
        </w:rPr>
      </w:pPr>
      <w:r w:rsidRPr="00861DF0">
        <w:rPr>
          <w:b/>
          <w:sz w:val="26"/>
          <w:szCs w:val="26"/>
        </w:rPr>
        <w:t xml:space="preserve">This is our altar: mourning allows us to work through loss and embrace ambivalence. This approach enables us to question normative values and confront our own complacency in order to change the nature of our interactions. By evoking visibility, one is not able to distance themselves from those in precarious positions </w:t>
      </w:r>
    </w:p>
    <w:p w14:paraId="4D64A849" w14:textId="77777777" w:rsidR="007540E6" w:rsidRDefault="007540E6" w:rsidP="007540E6">
      <w:pPr>
        <w:spacing w:line="240" w:lineRule="auto"/>
        <w:contextualSpacing/>
        <w:rPr>
          <w:rFonts w:asciiTheme="majorHAnsi" w:hAnsiTheme="majorHAnsi" w:cstheme="majorHAnsi"/>
          <w:i/>
          <w:color w:val="000000" w:themeColor="text1"/>
          <w:sz w:val="21"/>
          <w:szCs w:val="21"/>
          <w:shd w:val="clear" w:color="auto" w:fill="FFFFFF"/>
        </w:rPr>
      </w:pPr>
      <w:r w:rsidRPr="00F15A3F">
        <w:rPr>
          <w:rFonts w:asciiTheme="majorHAnsi" w:hAnsiTheme="majorHAnsi" w:cstheme="majorHAnsi"/>
          <w:b/>
          <w:color w:val="000000" w:themeColor="text1"/>
          <w:sz w:val="26"/>
          <w:szCs w:val="26"/>
          <w:shd w:val="clear" w:color="auto" w:fill="FFFFFF"/>
        </w:rPr>
        <w:t>McIvor ’12</w:t>
      </w:r>
      <w:r w:rsidRPr="00F15A3F">
        <w:rPr>
          <w:rFonts w:asciiTheme="majorHAnsi" w:hAnsiTheme="majorHAnsi" w:cstheme="majorHAnsi"/>
          <w:color w:val="000000" w:themeColor="text1"/>
          <w:sz w:val="28"/>
          <w:szCs w:val="28"/>
          <w:shd w:val="clear" w:color="auto" w:fill="FFFFFF"/>
        </w:rPr>
        <w:t xml:space="preserve"> </w:t>
      </w:r>
      <w:r w:rsidRPr="00F15A3F">
        <w:rPr>
          <w:rFonts w:asciiTheme="majorHAnsi" w:hAnsiTheme="majorHAnsi" w:cstheme="majorHAnsi"/>
          <w:i/>
          <w:color w:val="000000" w:themeColor="text1"/>
          <w:sz w:val="21"/>
          <w:szCs w:val="21"/>
          <w:shd w:val="clear" w:color="auto" w:fill="FFFFFF"/>
        </w:rPr>
        <w:t xml:space="preserve">(David W. McIvor, BA in Political Science, </w:t>
      </w:r>
      <w:r w:rsidRPr="00585B13">
        <w:rPr>
          <w:rFonts w:asciiTheme="majorHAnsi" w:hAnsiTheme="majorHAnsi" w:cstheme="majorHAnsi"/>
          <w:i/>
          <w:color w:val="000000" w:themeColor="text1"/>
          <w:sz w:val="21"/>
          <w:szCs w:val="21"/>
          <w:shd w:val="clear" w:color="auto" w:fill="FFFFFF"/>
        </w:rPr>
        <w:t>Western Washington</w:t>
      </w:r>
      <w:r w:rsidRPr="00F15A3F">
        <w:rPr>
          <w:rFonts w:asciiTheme="majorHAnsi" w:hAnsiTheme="majorHAnsi" w:cstheme="majorHAnsi"/>
          <w:i/>
          <w:color w:val="000000" w:themeColor="text1"/>
          <w:sz w:val="21"/>
          <w:szCs w:val="21"/>
          <w:shd w:val="clear" w:color="auto" w:fill="FFFFFF"/>
        </w:rPr>
        <w:t xml:space="preserve"> University, MA and </w:t>
      </w:r>
      <w:proofErr w:type="gramStart"/>
      <w:r w:rsidRPr="00F15A3F">
        <w:rPr>
          <w:rFonts w:asciiTheme="majorHAnsi" w:hAnsiTheme="majorHAnsi" w:cstheme="majorHAnsi"/>
          <w:i/>
          <w:color w:val="000000" w:themeColor="text1"/>
          <w:sz w:val="21"/>
          <w:szCs w:val="21"/>
          <w:shd w:val="clear" w:color="auto" w:fill="FFFFFF"/>
        </w:rPr>
        <w:t>Ph.D</w:t>
      </w:r>
      <w:proofErr w:type="gramEnd"/>
      <w:r w:rsidRPr="00F15A3F">
        <w:rPr>
          <w:rFonts w:asciiTheme="majorHAnsi" w:hAnsiTheme="majorHAnsi" w:cstheme="majorHAnsi"/>
          <w:i/>
          <w:color w:val="000000" w:themeColor="text1"/>
          <w:sz w:val="21"/>
          <w:szCs w:val="21"/>
          <w:shd w:val="clear" w:color="auto" w:fill="FFFFFF"/>
        </w:rPr>
        <w:t xml:space="preserve"> in Political Science,</w:t>
      </w:r>
      <w:r w:rsidRPr="00585B13">
        <w:rPr>
          <w:rFonts w:asciiTheme="majorHAnsi" w:hAnsiTheme="majorHAnsi" w:cstheme="majorHAnsi"/>
          <w:i/>
          <w:color w:val="000000" w:themeColor="text1"/>
          <w:sz w:val="21"/>
          <w:szCs w:val="21"/>
          <w:shd w:val="clear" w:color="auto" w:fill="FFFFFF"/>
        </w:rPr>
        <w:t xml:space="preserve"> Duke University</w:t>
      </w:r>
      <w:r w:rsidRPr="00F15A3F">
        <w:rPr>
          <w:rFonts w:asciiTheme="majorHAnsi" w:hAnsiTheme="majorHAnsi" w:cstheme="majorHAnsi"/>
          <w:i/>
          <w:color w:val="000000" w:themeColor="text1"/>
          <w:sz w:val="21"/>
          <w:szCs w:val="21"/>
          <w:shd w:val="clear" w:color="auto" w:fill="FFFFFF"/>
        </w:rPr>
        <w:t>, “Bringing Ourselves to Grief: Judith Butler and the Politics of Mourning”, Political Theory, 2012 SAGE Publications) VS</w:t>
      </w:r>
    </w:p>
    <w:p w14:paraId="2998E1DF" w14:textId="77777777" w:rsidR="007540E6" w:rsidRPr="00D366C5" w:rsidRDefault="007540E6" w:rsidP="007540E6">
      <w:pPr>
        <w:spacing w:line="240" w:lineRule="auto"/>
        <w:contextualSpacing/>
        <w:rPr>
          <w:b/>
          <w:sz w:val="26"/>
          <w:szCs w:val="26"/>
        </w:rPr>
      </w:pPr>
      <w:r w:rsidRPr="00F15A3F">
        <w:rPr>
          <w:rFonts w:asciiTheme="majorHAnsi" w:hAnsiTheme="majorHAnsi" w:cstheme="majorHAnsi"/>
          <w:color w:val="000000" w:themeColor="text1"/>
          <w:sz w:val="16"/>
          <w:szCs w:val="26"/>
        </w:rPr>
        <w:t xml:space="preserve">Within political theory over the past decade there has been a notable, if unsurprising, surge of interest in the themes of loss, grief, and mourning.1 Following the horrific spectacle of September 11, 2001, in the wake of rev- elations about state-sponsored torture and prisoner abuse, and amidst two prolonged wars, intensifying class stratification, intransigent racial dispari- ties, and increasing political polarization, there is no shortage of objects to lament. Yet there remains a valid uncertainty about the political relevance of mourning. </w:t>
      </w:r>
      <w:r w:rsidRPr="00F15A3F">
        <w:rPr>
          <w:rFonts w:asciiTheme="majorHAnsi" w:hAnsiTheme="majorHAnsi" w:cstheme="majorHAnsi"/>
          <w:color w:val="000000" w:themeColor="text1"/>
          <w:sz w:val="26"/>
          <w:szCs w:val="26"/>
          <w:u w:val="single"/>
        </w:rPr>
        <w:t>Is mourning primarily a mode of political resistance, in the style of Antigone, the Mothers of the Plaza de Mayo in Argentina, or Cindy Sheehan</w:t>
      </w:r>
      <w:r w:rsidRPr="00F15A3F">
        <w:rPr>
          <w:rFonts w:asciiTheme="majorHAnsi" w:hAnsiTheme="majorHAnsi" w:cstheme="majorHAnsi"/>
          <w:color w:val="000000" w:themeColor="text1"/>
          <w:sz w:val="16"/>
          <w:szCs w:val="26"/>
        </w:rPr>
        <w:t xml:space="preserve">?2 Is it primarily a discourse of the state, which provides an official interpretation of public loss in order to support a particular version of civic identity?3 Is it, instead, a means of cultivating ethical dispositions towards human vulnerability that would make possible a less-violent politics?4 Or is it a public process of working through in which the meaning and significance of traumatic events or lamentable outcomes are contested and revised?5 What, in short, are the potential politics of mourning? In this essay I address these questions by critically engaging the work of Judith Butler. Butler has repeatedly taken up the themes of mourning and melancholia, reaching back to her early reading of Freud in which she described subjectivity as structurally "melancholic."6 This emphasis on melancholic subjectivity has cast a long shadow, reaching into her more recent reflections about "precarious life." Although Butler frames this more recent work as an attempt to move away from the punitive scene of melancholic subjugation, I argue that Butler is still invested in an account of melancholia that is traceable to her original engagements with Freud. Butler's melancholic investments compromise her ethico-political interventions by obscuring the ambivalence of political engagements and the possibilities of achieving and sustaining non-dogmatic identities. To overcome this impasse, </w:t>
      </w:r>
      <w:r w:rsidRPr="00F15A3F">
        <w:rPr>
          <w:rFonts w:asciiTheme="majorHAnsi" w:hAnsiTheme="majorHAnsi" w:cstheme="majorHAnsi"/>
          <w:color w:val="000000" w:themeColor="text1"/>
          <w:sz w:val="26"/>
          <w:szCs w:val="26"/>
          <w:highlight w:val="cyan"/>
          <w:u w:val="single"/>
        </w:rPr>
        <w:t>I argue for an alternative framing of mourning as a resource for democratic politics</w:t>
      </w:r>
      <w:r w:rsidRPr="00F15A3F">
        <w:rPr>
          <w:rFonts w:asciiTheme="majorHAnsi" w:hAnsiTheme="majorHAnsi" w:cstheme="majorHAnsi"/>
          <w:color w:val="000000" w:themeColor="text1"/>
          <w:sz w:val="16"/>
          <w:szCs w:val="26"/>
        </w:rPr>
        <w:t xml:space="preserve">, taking my bearing from the psychoanalytic theory of Melanie Klein. For Klein, </w:t>
      </w:r>
      <w:r w:rsidRPr="00F15A3F">
        <w:rPr>
          <w:rFonts w:asciiTheme="majorHAnsi" w:hAnsiTheme="majorHAnsi" w:cstheme="majorHAnsi"/>
          <w:color w:val="000000" w:themeColor="text1"/>
          <w:sz w:val="26"/>
          <w:szCs w:val="26"/>
          <w:highlight w:val="cyan"/>
          <w:u w:val="single"/>
        </w:rPr>
        <w:t>mourning is a process not only of working through painful losses but also of accepting the ambivalence of self and others</w:t>
      </w:r>
      <w:r w:rsidRPr="00F15A3F">
        <w:rPr>
          <w:rFonts w:asciiTheme="majorHAnsi" w:hAnsiTheme="majorHAnsi" w:cstheme="majorHAnsi"/>
          <w:color w:val="000000" w:themeColor="text1"/>
          <w:sz w:val="26"/>
          <w:szCs w:val="26"/>
          <w:u w:val="single"/>
        </w:rPr>
        <w:t>.</w:t>
      </w:r>
      <w:r w:rsidRPr="00F15A3F">
        <w:rPr>
          <w:rFonts w:asciiTheme="majorHAnsi" w:hAnsiTheme="majorHAnsi" w:cstheme="majorHAnsi"/>
          <w:color w:val="000000" w:themeColor="text1"/>
          <w:sz w:val="16"/>
          <w:szCs w:val="26"/>
        </w:rPr>
        <w:t xml:space="preserve"> I argue that an account of mourning that leans on Klein's work cashes in on ethico-political promises immanent yet unrealized in Butler's recent work while providing a new orientation for mourning in, and for, democratic </w:t>
      </w:r>
      <w:r w:rsidRPr="00F15A3F">
        <w:rPr>
          <w:rFonts w:asciiTheme="majorHAnsi" w:eastAsia="Times New Roman" w:hAnsiTheme="majorHAnsi" w:cstheme="majorHAnsi"/>
          <w:color w:val="000000" w:themeColor="text1"/>
          <w:sz w:val="16"/>
          <w:szCs w:val="26"/>
        </w:rPr>
        <w:t>For Butler, the politics of mourning has split into two dominant headings.</w:t>
      </w:r>
      <w:r w:rsidRPr="00F15A3F">
        <w:rPr>
          <w:rFonts w:asciiTheme="majorHAnsi" w:hAnsiTheme="majorHAnsi" w:cstheme="majorHAnsi"/>
          <w:color w:val="000000" w:themeColor="text1"/>
          <w:sz w:val="16"/>
          <w:szCs w:val="26"/>
        </w:rPr>
        <w:t xml:space="preserve"> </w:t>
      </w:r>
      <w:r w:rsidRPr="00F15A3F">
        <w:rPr>
          <w:rFonts w:asciiTheme="majorHAnsi" w:eastAsia="Times New Roman" w:hAnsiTheme="majorHAnsi" w:cstheme="majorHAnsi"/>
          <w:color w:val="000000" w:themeColor="text1"/>
          <w:sz w:val="16"/>
          <w:szCs w:val="26"/>
        </w:rPr>
        <w:t>The first heading extends Butler's early emphasis on subversive practices of</w:t>
      </w:r>
      <w:r w:rsidRPr="00F15A3F">
        <w:rPr>
          <w:rFonts w:asciiTheme="majorHAnsi" w:hAnsiTheme="majorHAnsi" w:cstheme="majorHAnsi"/>
          <w:color w:val="000000" w:themeColor="text1"/>
          <w:sz w:val="16"/>
          <w:szCs w:val="26"/>
        </w:rPr>
        <w:t xml:space="preserve"> </w:t>
      </w:r>
      <w:r w:rsidRPr="00F15A3F">
        <w:rPr>
          <w:rFonts w:asciiTheme="majorHAnsi" w:eastAsia="Times New Roman" w:hAnsiTheme="majorHAnsi" w:cstheme="majorHAnsi"/>
          <w:color w:val="000000" w:themeColor="text1"/>
          <w:sz w:val="16"/>
          <w:szCs w:val="26"/>
        </w:rPr>
        <w:t xml:space="preserve">resignification surrounding gender and kinship norms.7 Subjects formed on the basis of these norms could, for Butler, resist the disciplining effects of these prescriptions by emphasizing the norms' contingent and performative nature. The reliance of norms on repeated performances over time gives sub- jects an opportunity to redraft disciplinary prescriptions and open new path- ways for political and cultural life.8 </w:t>
      </w:r>
      <w:r w:rsidRPr="00F15A3F">
        <w:rPr>
          <w:rFonts w:asciiTheme="majorHAnsi" w:eastAsia="Times New Roman" w:hAnsiTheme="majorHAnsi" w:cstheme="majorHAnsi"/>
          <w:color w:val="000000" w:themeColor="text1"/>
          <w:sz w:val="26"/>
          <w:szCs w:val="26"/>
          <w:u w:val="single"/>
        </w:rPr>
        <w:t xml:space="preserve">In her reading of Antigone, Butler sees a model for this disruptive </w:t>
      </w:r>
      <w:r w:rsidRPr="00F15A3F">
        <w:rPr>
          <w:rFonts w:asciiTheme="majorHAnsi" w:eastAsia="Times New Roman" w:hAnsiTheme="majorHAnsi" w:cstheme="majorHAnsi"/>
          <w:color w:val="000000" w:themeColor="text1"/>
          <w:sz w:val="26"/>
          <w:szCs w:val="26"/>
          <w:u w:val="single"/>
        </w:rPr>
        <w:lastRenderedPageBreak/>
        <w:t>resistance in the struggle over the kinds of loss that can be publically honored. Butler therefore codes mourning as a potential eruption of "unspeakable" losses into public life that would revise the frames by which grief is organized</w:t>
      </w:r>
      <w:r w:rsidRPr="00F15A3F">
        <w:rPr>
          <w:rFonts w:asciiTheme="majorHAnsi" w:eastAsia="Times New Roman" w:hAnsiTheme="majorHAnsi" w:cstheme="majorHAnsi"/>
          <w:color w:val="000000" w:themeColor="text1"/>
          <w:sz w:val="16"/>
          <w:szCs w:val="26"/>
        </w:rPr>
        <w:t>.</w:t>
      </w:r>
      <w:r w:rsidRPr="00F15A3F">
        <w:rPr>
          <w:rFonts w:asciiTheme="majorHAnsi" w:eastAsia="Times New Roman" w:hAnsiTheme="majorHAnsi" w:cstheme="majorHAnsi"/>
          <w:color w:val="000000" w:themeColor="text1"/>
          <w:sz w:val="26"/>
          <w:szCs w:val="26"/>
          <w:u w:val="single"/>
        </w:rPr>
        <w:t xml:space="preserve">9 For readers of Butler such as Elena Lozidou, </w:t>
      </w:r>
      <w:r w:rsidRPr="00F15A3F">
        <w:rPr>
          <w:rFonts w:asciiTheme="majorHAnsi" w:eastAsia="Times New Roman" w:hAnsiTheme="majorHAnsi" w:cstheme="majorHAnsi"/>
          <w:b/>
          <w:color w:val="000000" w:themeColor="text1"/>
          <w:sz w:val="26"/>
          <w:szCs w:val="26"/>
          <w:highlight w:val="cyan"/>
          <w:u w:val="single"/>
        </w:rPr>
        <w:t>resignification of the ideality of the norm becomes the most effective means of resisting the "totalizing" and "suffocating" effects of our cultural and political terrain</w:t>
      </w:r>
      <w:r w:rsidRPr="00F15A3F">
        <w:rPr>
          <w:rFonts w:asciiTheme="majorHAnsi" w:eastAsia="Times New Roman" w:hAnsiTheme="majorHAnsi" w:cstheme="majorHAnsi"/>
          <w:color w:val="000000" w:themeColor="text1"/>
          <w:sz w:val="26"/>
          <w:szCs w:val="26"/>
          <w:u w:val="single"/>
        </w:rPr>
        <w:t xml:space="preserve">.10 </w:t>
      </w:r>
      <w:r w:rsidRPr="00F15A3F">
        <w:rPr>
          <w:rFonts w:asciiTheme="majorHAnsi" w:eastAsia="Times New Roman" w:hAnsiTheme="majorHAnsi" w:cstheme="majorHAnsi"/>
          <w:b/>
          <w:color w:val="000000" w:themeColor="text1"/>
          <w:sz w:val="26"/>
          <w:szCs w:val="26"/>
          <w:highlight w:val="cyan"/>
          <w:u w:val="single"/>
        </w:rPr>
        <w:t>By connecting with voices of suffering, subjects can revise the norms that prescribe both who can be mourned and how those others can be mourned</w:t>
      </w:r>
      <w:r w:rsidRPr="00F15A3F">
        <w:rPr>
          <w:rFonts w:asciiTheme="majorHAnsi" w:eastAsia="Times New Roman" w:hAnsiTheme="majorHAnsi" w:cstheme="majorHAnsi"/>
          <w:color w:val="000000" w:themeColor="text1"/>
          <w:sz w:val="16"/>
          <w:szCs w:val="26"/>
        </w:rPr>
        <w:t xml:space="preserve">. Nevertheless, this mode of public mourning remains underdetermined in Butler's work. Critics such as Moya Lloyd have faulted Butler for a relative lack of attention to the historical and political conditions of subversion and resistance, arguing that, as a result, Butler's political theory is still "embryonic."11 Alongside this emphasis on mourning as a practice of resignification, Butler has more recently described mourning in terms of an "identification with suffering itself' that cultivates ethical dispositions such as humility and generosity.12 An acknowledgement of the universal susceptibility to suffering and the "disorientation" of grief puts the individual in a salutary "mode of unknowingness" that might make for a more welcoming form of life.13 As David Gutterman and Sara Rushing see it, this represents a move by Butler towards an "ethics of grief," through which a common vulnerability to loss enables individuals to develop humility towards their constitutive limitations.14 In the wake of this move, however, critics such as Bonnie Honig and George Shulman have faulted Butler for displacing politics with ethics, a displacement that compromises her earlier insights into the inevitably contested nature of public life and disavows the political conditions necessary for the acknowledgment of others and their suffering.15 At best, the turn towards an ethics of grief in Butler cultivates virtues in "preparation" for politics.16 Mourning, then, is a red thread that connects Butler's early work with her more recent interventions. While it could be argued that, for Butler, mourn- ing is merely one mode of "dispossession," or of acknowledging the ek-static nature of subjectivity, the frequency with which Butler invokes mourning gives her work an internal thematic continuity. Many of her critics have missed this continuity, seeing her more recent interventions in terms of a sharp "ethical turn" that forsakes the directly political concerns of her earlier writings. By focusing on the theme of mourning in this essay I show the inter- connection between the various moments in Butler's work, along with their common root in a theory of melancholic subjectivity. As a </w:t>
      </w:r>
      <w:proofErr w:type="gramStart"/>
      <w:r w:rsidRPr="00F15A3F">
        <w:rPr>
          <w:rFonts w:asciiTheme="majorHAnsi" w:eastAsia="Times New Roman" w:hAnsiTheme="majorHAnsi" w:cstheme="majorHAnsi"/>
          <w:color w:val="000000" w:themeColor="text1"/>
          <w:sz w:val="16"/>
          <w:szCs w:val="26"/>
        </w:rPr>
        <w:t>result</w:t>
      </w:r>
      <w:proofErr w:type="gramEnd"/>
      <w:r w:rsidRPr="00F15A3F">
        <w:rPr>
          <w:rFonts w:asciiTheme="majorHAnsi" w:eastAsia="Times New Roman" w:hAnsiTheme="majorHAnsi" w:cstheme="majorHAnsi"/>
          <w:color w:val="000000" w:themeColor="text1"/>
          <w:sz w:val="16"/>
          <w:szCs w:val="26"/>
        </w:rPr>
        <w:t xml:space="preserve"> I show that, in fact, some of Butler's most important theoretical "turns" are the shifts within her account of mourning. </w:t>
      </w:r>
      <w:r w:rsidRPr="00F15A3F">
        <w:rPr>
          <w:rFonts w:asciiTheme="majorHAnsi" w:eastAsia="Times New Roman" w:hAnsiTheme="majorHAnsi" w:cstheme="majorHAnsi"/>
          <w:color w:val="000000" w:themeColor="text1"/>
          <w:sz w:val="26"/>
          <w:szCs w:val="26"/>
          <w:u w:val="single"/>
        </w:rPr>
        <w:t xml:space="preserve">Despite these shifts, I argue that Butler's approach to mourning - split between a view of mourning as a means of subversion and mourning as a means of dispossession - obscures the ambivalences within ethical and political commitments and communities and remains tethered to an account of subjectivity that cannot adequately imagine or pursue non-dogmatic forms of political identity. As a </w:t>
      </w:r>
      <w:proofErr w:type="gramStart"/>
      <w:r w:rsidRPr="00F15A3F">
        <w:rPr>
          <w:rFonts w:asciiTheme="majorHAnsi" w:eastAsia="Times New Roman" w:hAnsiTheme="majorHAnsi" w:cstheme="majorHAnsi"/>
          <w:color w:val="000000" w:themeColor="text1"/>
          <w:sz w:val="26"/>
          <w:szCs w:val="26"/>
          <w:u w:val="single"/>
        </w:rPr>
        <w:t>result</w:t>
      </w:r>
      <w:proofErr w:type="gramEnd"/>
      <w:r w:rsidRPr="00F15A3F">
        <w:rPr>
          <w:rFonts w:asciiTheme="majorHAnsi" w:eastAsia="Times New Roman" w:hAnsiTheme="majorHAnsi" w:cstheme="majorHAnsi"/>
          <w:color w:val="000000" w:themeColor="text1"/>
          <w:sz w:val="26"/>
          <w:szCs w:val="26"/>
          <w:u w:val="single"/>
        </w:rPr>
        <w:t xml:space="preserve"> I turn to Klein for </w:t>
      </w:r>
      <w:r w:rsidRPr="00F15A3F">
        <w:rPr>
          <w:rFonts w:asciiTheme="majorHAnsi" w:eastAsia="Times New Roman" w:hAnsiTheme="majorHAnsi" w:cstheme="majorHAnsi"/>
          <w:b/>
          <w:color w:val="000000" w:themeColor="text1"/>
          <w:sz w:val="26"/>
          <w:szCs w:val="26"/>
          <w:highlight w:val="cyan"/>
          <w:u w:val="single"/>
        </w:rPr>
        <w:t>an alternative account of mourning that better engages with these ambivalences and points towards political practices that exceed</w:t>
      </w:r>
      <w:r w:rsidRPr="00F15A3F">
        <w:rPr>
          <w:rFonts w:asciiTheme="majorHAnsi" w:eastAsia="Times New Roman" w:hAnsiTheme="majorHAnsi" w:cstheme="majorHAnsi"/>
          <w:color w:val="000000" w:themeColor="text1"/>
          <w:sz w:val="26"/>
          <w:szCs w:val="26"/>
          <w:u w:val="single"/>
        </w:rPr>
        <w:t xml:space="preserve"> Butler's </w:t>
      </w:r>
      <w:r w:rsidRPr="00F15A3F">
        <w:rPr>
          <w:rFonts w:asciiTheme="majorHAnsi" w:eastAsia="Times New Roman" w:hAnsiTheme="majorHAnsi" w:cstheme="majorHAnsi"/>
          <w:b/>
          <w:color w:val="000000" w:themeColor="text1"/>
          <w:sz w:val="26"/>
          <w:szCs w:val="26"/>
          <w:highlight w:val="cyan"/>
          <w:u w:val="single"/>
        </w:rPr>
        <w:t>melancholic investments</w:t>
      </w:r>
    </w:p>
    <w:p w14:paraId="691DEA52" w14:textId="77777777" w:rsidR="007540E6" w:rsidRPr="00EC5939" w:rsidRDefault="007540E6" w:rsidP="007540E6"/>
    <w:p w14:paraId="3BB3427A" w14:textId="77777777" w:rsidR="007540E6" w:rsidRPr="00F15A3F" w:rsidRDefault="007540E6" w:rsidP="007540E6">
      <w:pPr>
        <w:rPr>
          <w:color w:val="000000" w:themeColor="text1"/>
        </w:rPr>
      </w:pPr>
    </w:p>
    <w:p w14:paraId="670A115E" w14:textId="77777777" w:rsidR="007540E6" w:rsidRPr="00F15A3F" w:rsidRDefault="007540E6" w:rsidP="007540E6">
      <w:pPr>
        <w:pStyle w:val="Heading4"/>
      </w:pPr>
      <w:r>
        <w:t xml:space="preserve">In the presence of the dead, lost, and forgotten we must develop a language to restructure political conversation. The inherent barrier towards comprehensive immigration reform is our collective inability to visualize and empathize. Our incapacity to see migrants’ privation as tangible or relevant elicits disembodied politics. Only through engaging mourning </w:t>
      </w:r>
      <w:r w:rsidRPr="00AA2B06">
        <w:t xml:space="preserve">AS </w:t>
      </w:r>
      <w:r>
        <w:t xml:space="preserve">politics can we subvert the inherent barrier obstructing our view and proliferating melancholia </w:t>
      </w:r>
    </w:p>
    <w:p w14:paraId="08493531" w14:textId="77777777" w:rsidR="007540E6" w:rsidRPr="00F15A3F" w:rsidRDefault="007540E6" w:rsidP="007540E6">
      <w:pPr>
        <w:spacing w:after="0" w:line="240" w:lineRule="auto"/>
        <w:rPr>
          <w:rFonts w:asciiTheme="majorHAnsi" w:eastAsia="Times New Roman" w:hAnsiTheme="majorHAnsi" w:cstheme="majorHAnsi"/>
          <w:color w:val="000000" w:themeColor="text1"/>
          <w:sz w:val="20"/>
          <w:szCs w:val="20"/>
        </w:rPr>
      </w:pPr>
      <w:r w:rsidRPr="00F15A3F">
        <w:rPr>
          <w:rFonts w:asciiTheme="majorHAnsi" w:hAnsiTheme="majorHAnsi" w:cstheme="majorHAnsi"/>
          <w:b/>
          <w:color w:val="000000" w:themeColor="text1"/>
          <w:sz w:val="26"/>
          <w:szCs w:val="26"/>
        </w:rPr>
        <w:t>Lemus ’12</w:t>
      </w:r>
      <w:r w:rsidRPr="00F15A3F">
        <w:rPr>
          <w:rFonts w:asciiTheme="majorHAnsi" w:hAnsiTheme="majorHAnsi" w:cstheme="majorHAnsi"/>
          <w:color w:val="000000" w:themeColor="text1"/>
          <w:sz w:val="28"/>
          <w:szCs w:val="20"/>
        </w:rPr>
        <w:t xml:space="preserve"> </w:t>
      </w:r>
      <w:r w:rsidRPr="00F15A3F">
        <w:rPr>
          <w:rFonts w:asciiTheme="majorHAnsi" w:hAnsiTheme="majorHAnsi" w:cstheme="majorHAnsi"/>
          <w:color w:val="000000" w:themeColor="text1"/>
          <w:sz w:val="20"/>
          <w:szCs w:val="20"/>
        </w:rPr>
        <w:t xml:space="preserve">(Rafael Lemus, Assistant Professor (Spanish), </w:t>
      </w:r>
      <w:proofErr w:type="gramStart"/>
      <w:r w:rsidRPr="00F15A3F">
        <w:rPr>
          <w:rFonts w:asciiTheme="majorHAnsi" w:hAnsiTheme="majorHAnsi" w:cstheme="majorHAnsi"/>
          <w:color w:val="000000" w:themeColor="text1"/>
          <w:sz w:val="20"/>
          <w:szCs w:val="20"/>
        </w:rPr>
        <w:t>Ph.D</w:t>
      </w:r>
      <w:proofErr w:type="gramEnd"/>
      <w:r w:rsidRPr="00F15A3F">
        <w:rPr>
          <w:rFonts w:asciiTheme="majorHAnsi" w:hAnsiTheme="majorHAnsi" w:cstheme="majorHAnsi"/>
          <w:color w:val="000000" w:themeColor="text1"/>
          <w:sz w:val="20"/>
          <w:szCs w:val="20"/>
        </w:rPr>
        <w:t xml:space="preserve">, The Graduate Center, City University of New York/ “The Politics of Mourning”, </w:t>
      </w:r>
      <w:r w:rsidRPr="00F15A3F">
        <w:rPr>
          <w:rFonts w:asciiTheme="majorHAnsi" w:eastAsia="Times New Roman" w:hAnsiTheme="majorHAnsi" w:cstheme="majorHAnsi"/>
          <w:color w:val="000000" w:themeColor="text1"/>
          <w:sz w:val="20"/>
          <w:szCs w:val="20"/>
          <w:shd w:val="clear" w:color="auto" w:fill="FFFFFF"/>
        </w:rPr>
        <w:t>19th- to 21st-century Mexican literature, Latin American cultural studies, critical theory</w:t>
      </w:r>
      <w:r w:rsidRPr="00F15A3F">
        <w:rPr>
          <w:rFonts w:asciiTheme="majorHAnsi" w:hAnsiTheme="majorHAnsi" w:cstheme="majorHAnsi"/>
          <w:color w:val="000000" w:themeColor="text1"/>
          <w:sz w:val="20"/>
          <w:szCs w:val="20"/>
          <w:shd w:val="clear" w:color="auto" w:fill="FFFFFF"/>
        </w:rPr>
        <w:t xml:space="preserve">, From the March 2012 issue, </w:t>
      </w:r>
      <w:r w:rsidRPr="00F15A3F">
        <w:rPr>
          <w:rFonts w:asciiTheme="majorHAnsi" w:eastAsia="Times New Roman" w:hAnsiTheme="majorHAnsi" w:cstheme="majorHAnsi"/>
          <w:i/>
          <w:iCs/>
          <w:color w:val="000000" w:themeColor="text1"/>
          <w:sz w:val="20"/>
          <w:szCs w:val="20"/>
        </w:rPr>
        <w:t>An earlier version of this text was read (in Spanish) on April 29, 2011) VS</w:t>
      </w:r>
    </w:p>
    <w:p w14:paraId="7B8A5DCE" w14:textId="77777777" w:rsidR="007540E6" w:rsidRPr="009E436E" w:rsidRDefault="007540E6" w:rsidP="007540E6">
      <w:pPr>
        <w:spacing w:after="180" w:line="240" w:lineRule="auto"/>
        <w:rPr>
          <w:rFonts w:asciiTheme="majorHAnsi" w:eastAsia="Times New Roman" w:hAnsiTheme="majorHAnsi" w:cstheme="majorHAnsi"/>
          <w:b/>
          <w:color w:val="000000" w:themeColor="text1"/>
          <w:sz w:val="26"/>
          <w:szCs w:val="26"/>
          <w:u w:val="single"/>
        </w:rPr>
      </w:pPr>
      <w:r w:rsidRPr="00F15A3F">
        <w:rPr>
          <w:rFonts w:asciiTheme="majorHAnsi" w:eastAsia="Times New Roman" w:hAnsiTheme="majorHAnsi" w:cstheme="majorHAnsi"/>
          <w:color w:val="000000" w:themeColor="text1"/>
          <w:sz w:val="16"/>
          <w:szCs w:val="26"/>
        </w:rPr>
        <w:lastRenderedPageBreak/>
        <w:t>That is the view of those who, prior to April 6, demanded that the marches should not be politicized and who, from that day on, lamented the fact that mourning—which for them was a private and religious matter—should have </w:t>
      </w:r>
      <w:r w:rsidRPr="00F15A3F">
        <w:rPr>
          <w:rFonts w:asciiTheme="majorHAnsi" w:eastAsia="Times New Roman" w:hAnsiTheme="majorHAnsi" w:cstheme="majorHAnsi"/>
          <w:i/>
          <w:iCs/>
          <w:color w:val="000000" w:themeColor="text1"/>
          <w:sz w:val="16"/>
          <w:szCs w:val="26"/>
        </w:rPr>
        <w:t>degenerated</w:t>
      </w:r>
      <w:r w:rsidRPr="00F15A3F">
        <w:rPr>
          <w:rFonts w:asciiTheme="majorHAnsi" w:eastAsia="Times New Roman" w:hAnsiTheme="majorHAnsi" w:cstheme="majorHAnsi"/>
          <w:color w:val="000000" w:themeColor="text1"/>
          <w:sz w:val="16"/>
          <w:szCs w:val="26"/>
        </w:rPr>
        <w:t xml:space="preserve"> into politics. But </w:t>
      </w:r>
      <w:r w:rsidRPr="00F15A3F">
        <w:rPr>
          <w:rFonts w:asciiTheme="majorHAnsi" w:eastAsia="Times New Roman" w:hAnsiTheme="majorHAnsi" w:cstheme="majorHAnsi"/>
          <w:color w:val="000000" w:themeColor="text1"/>
          <w:sz w:val="26"/>
          <w:szCs w:val="26"/>
          <w:u w:val="single"/>
        </w:rPr>
        <w:t xml:space="preserve">mourning does not degenerate into politics: </w:t>
      </w:r>
      <w:r w:rsidRPr="00F15A3F">
        <w:rPr>
          <w:rFonts w:asciiTheme="majorHAnsi" w:eastAsia="Times New Roman" w:hAnsiTheme="majorHAnsi" w:cstheme="majorHAnsi"/>
          <w:b/>
          <w:color w:val="000000" w:themeColor="text1"/>
          <w:sz w:val="26"/>
          <w:szCs w:val="26"/>
          <w:highlight w:val="cyan"/>
          <w:u w:val="single"/>
        </w:rPr>
        <w:t>mourning </w:t>
      </w:r>
      <w:r w:rsidRPr="00F15A3F">
        <w:rPr>
          <w:rFonts w:asciiTheme="majorHAnsi" w:eastAsia="Times New Roman" w:hAnsiTheme="majorHAnsi" w:cstheme="majorHAnsi"/>
          <w:b/>
          <w:i/>
          <w:iCs/>
          <w:color w:val="000000" w:themeColor="text1"/>
          <w:sz w:val="26"/>
          <w:szCs w:val="26"/>
          <w:highlight w:val="cyan"/>
          <w:u w:val="single"/>
        </w:rPr>
        <w:t>is</w:t>
      </w:r>
      <w:r w:rsidRPr="00F15A3F">
        <w:rPr>
          <w:rFonts w:asciiTheme="majorHAnsi" w:eastAsia="Times New Roman" w:hAnsiTheme="majorHAnsi" w:cstheme="majorHAnsi"/>
          <w:b/>
          <w:color w:val="000000" w:themeColor="text1"/>
          <w:sz w:val="26"/>
          <w:szCs w:val="26"/>
          <w:highlight w:val="cyan"/>
          <w:u w:val="single"/>
        </w:rPr>
        <w:t> politics</w:t>
      </w:r>
      <w:r w:rsidRPr="00F15A3F">
        <w:rPr>
          <w:rFonts w:asciiTheme="majorHAnsi" w:eastAsia="Times New Roman" w:hAnsiTheme="majorHAnsi" w:cstheme="majorHAnsi"/>
          <w:color w:val="000000" w:themeColor="text1"/>
          <w:sz w:val="26"/>
          <w:szCs w:val="26"/>
          <w:highlight w:val="cyan"/>
          <w:u w:val="single"/>
        </w:rPr>
        <w:t xml:space="preserve">. </w:t>
      </w:r>
      <w:r w:rsidRPr="00F15A3F">
        <w:rPr>
          <w:rFonts w:asciiTheme="majorHAnsi" w:eastAsia="Times New Roman" w:hAnsiTheme="majorHAnsi" w:cstheme="majorHAnsi"/>
          <w:color w:val="000000" w:themeColor="text1"/>
          <w:sz w:val="26"/>
          <w:szCs w:val="26"/>
          <w:u w:val="single"/>
        </w:rPr>
        <w:t>How to recall the dead? Which dead? Who is to recall them? In what space is this to happen? When? Finding answers to any of these questions implies the adoption of a polemical position,</w:t>
      </w:r>
      <w:r w:rsidRPr="00F15A3F">
        <w:rPr>
          <w:rFonts w:asciiTheme="majorHAnsi" w:eastAsia="Times New Roman" w:hAnsiTheme="majorHAnsi" w:cstheme="majorHAnsi"/>
          <w:color w:val="000000" w:themeColor="text1"/>
          <w:sz w:val="26"/>
          <w:szCs w:val="26"/>
          <w:highlight w:val="cyan"/>
          <w:u w:val="single"/>
        </w:rPr>
        <w:t xml:space="preserve"> </w:t>
      </w:r>
      <w:r w:rsidRPr="00F15A3F">
        <w:rPr>
          <w:rFonts w:asciiTheme="majorHAnsi" w:eastAsia="Times New Roman" w:hAnsiTheme="majorHAnsi" w:cstheme="majorHAnsi"/>
          <w:color w:val="000000" w:themeColor="text1"/>
          <w:sz w:val="26"/>
          <w:szCs w:val="26"/>
          <w:u w:val="single"/>
        </w:rPr>
        <w:t xml:space="preserve">most </w:t>
      </w:r>
      <w:r w:rsidRPr="00F15A3F">
        <w:rPr>
          <w:rFonts w:asciiTheme="majorHAnsi" w:eastAsia="Times New Roman" w:hAnsiTheme="majorHAnsi" w:cstheme="majorHAnsi"/>
          <w:color w:val="000000" w:themeColor="text1"/>
          <w:sz w:val="26"/>
          <w:szCs w:val="26"/>
          <w:highlight w:val="cyan"/>
          <w:u w:val="single"/>
        </w:rPr>
        <w:t xml:space="preserve">especially in times of war or generalized violence. Institutions, bureaucracies, hierarchies, laws, codes: all </w:t>
      </w:r>
      <w:r w:rsidRPr="00F15A3F">
        <w:rPr>
          <w:rFonts w:eastAsia="Times New Roman" w:cs="Calibri"/>
          <w:color w:val="000000" w:themeColor="text1"/>
          <w:sz w:val="26"/>
          <w:szCs w:val="26"/>
          <w:highlight w:val="cyan"/>
          <w:u w:val="single"/>
        </w:rPr>
        <w:t>these</w:t>
      </w:r>
      <w:r w:rsidRPr="00F15A3F">
        <w:rPr>
          <w:rFonts w:asciiTheme="majorHAnsi" w:eastAsia="Times New Roman" w:hAnsiTheme="majorHAnsi" w:cstheme="majorHAnsi"/>
          <w:color w:val="000000" w:themeColor="text1"/>
          <w:sz w:val="26"/>
          <w:szCs w:val="26"/>
          <w:highlight w:val="cyan"/>
          <w:u w:val="single"/>
        </w:rPr>
        <w:t xml:space="preserve"> are set in motion when someone mourns for a person</w:t>
      </w:r>
      <w:r w:rsidRPr="00F15A3F">
        <w:rPr>
          <w:rFonts w:asciiTheme="majorHAnsi" w:eastAsia="Times New Roman" w:hAnsiTheme="majorHAnsi" w:cstheme="majorHAnsi"/>
          <w:color w:val="000000" w:themeColor="text1"/>
          <w:sz w:val="26"/>
          <w:szCs w:val="26"/>
          <w:u w:val="single"/>
        </w:rPr>
        <w:t xml:space="preserve"> </w:t>
      </w:r>
      <w:r w:rsidRPr="00F15A3F">
        <w:rPr>
          <w:rFonts w:asciiTheme="majorHAnsi" w:eastAsia="Times New Roman" w:hAnsiTheme="majorHAnsi" w:cstheme="majorHAnsi"/>
          <w:color w:val="000000" w:themeColor="text1"/>
          <w:sz w:val="16"/>
          <w:szCs w:val="26"/>
        </w:rPr>
        <w:t xml:space="preserve">who has died. </w:t>
      </w:r>
      <w:r w:rsidRPr="00F15A3F">
        <w:rPr>
          <w:rFonts w:asciiTheme="majorHAnsi" w:eastAsia="Times New Roman" w:hAnsiTheme="majorHAnsi" w:cstheme="majorHAnsi"/>
          <w:b/>
          <w:color w:val="000000" w:themeColor="text1"/>
          <w:sz w:val="26"/>
          <w:szCs w:val="26"/>
          <w:highlight w:val="cyan"/>
          <w:u w:val="single"/>
        </w:rPr>
        <w:t>The mere fact of </w:t>
      </w:r>
      <w:r w:rsidRPr="00F15A3F">
        <w:rPr>
          <w:rFonts w:asciiTheme="majorHAnsi" w:eastAsia="Times New Roman" w:hAnsiTheme="majorHAnsi" w:cstheme="majorHAnsi"/>
          <w:b/>
          <w:i/>
          <w:iCs/>
          <w:color w:val="000000" w:themeColor="text1"/>
          <w:sz w:val="26"/>
          <w:szCs w:val="26"/>
          <w:highlight w:val="cyan"/>
          <w:u w:val="single"/>
        </w:rPr>
        <w:t>recalling</w:t>
      </w:r>
      <w:r w:rsidRPr="00F15A3F">
        <w:rPr>
          <w:rFonts w:asciiTheme="majorHAnsi" w:eastAsia="Times New Roman" w:hAnsiTheme="majorHAnsi" w:cstheme="majorHAnsi"/>
          <w:b/>
          <w:color w:val="000000" w:themeColor="text1"/>
          <w:sz w:val="26"/>
          <w:szCs w:val="26"/>
          <w:highlight w:val="cyan"/>
          <w:u w:val="single"/>
        </w:rPr>
        <w:t> is already a political act: the person recalling resists the passing of the past, reconstructing in a biased way what has happened and bringing into a present a ghost that is ready to be given meaning. The idea that it is impossible to mourn and simultaneously be politically active is therefore just a trap: another invitation to melancholia.</w:t>
      </w:r>
      <w:r w:rsidRPr="00F15A3F">
        <w:rPr>
          <w:rFonts w:asciiTheme="majorHAnsi" w:eastAsia="Times New Roman" w:hAnsiTheme="majorHAnsi" w:cstheme="majorHAnsi"/>
          <w:b/>
          <w:color w:val="000000" w:themeColor="text1"/>
          <w:sz w:val="26"/>
          <w:szCs w:val="26"/>
          <w:u w:val="single"/>
        </w:rPr>
        <w:t xml:space="preserve"> </w:t>
      </w:r>
      <w:r w:rsidRPr="00F15A3F">
        <w:rPr>
          <w:rFonts w:asciiTheme="majorHAnsi" w:eastAsia="Times New Roman" w:hAnsiTheme="majorHAnsi" w:cstheme="majorHAnsi"/>
          <w:color w:val="000000" w:themeColor="text1"/>
          <w:sz w:val="16"/>
          <w:szCs w:val="26"/>
        </w:rPr>
        <w:t xml:space="preserve">Maybe it is because the origin of these demonstrations was the killing of seven people, or perhaps because at their head marched a father who had just lost his son, but only very few people have ventured openly to censure the movement, and many others have been obliged to hide their reservations, or their outright hostility, behind a couple of feeble moral criticisms. First, that the movement does not adequately condemn drug trafficking, and instead of railing against the cartels, it pins responsibility on the government. Second, that in lamenting the deaths of forty thousand people the movement is ignoring the fact that in doing so it is crying not only for the victims but also for the thousands of </w:t>
      </w:r>
      <w:proofErr w:type="gramStart"/>
      <w:r w:rsidRPr="00F15A3F">
        <w:rPr>
          <w:rFonts w:asciiTheme="majorHAnsi" w:eastAsia="Times New Roman" w:hAnsiTheme="majorHAnsi" w:cstheme="majorHAnsi"/>
          <w:color w:val="000000" w:themeColor="text1"/>
          <w:sz w:val="16"/>
          <w:szCs w:val="26"/>
        </w:rPr>
        <w:t>murderers  who</w:t>
      </w:r>
      <w:proofErr w:type="gramEnd"/>
      <w:r w:rsidRPr="00F15A3F">
        <w:rPr>
          <w:rFonts w:asciiTheme="majorHAnsi" w:eastAsia="Times New Roman" w:hAnsiTheme="majorHAnsi" w:cstheme="majorHAnsi"/>
          <w:color w:val="000000" w:themeColor="text1"/>
          <w:sz w:val="16"/>
          <w:szCs w:val="26"/>
        </w:rPr>
        <w:t xml:space="preserve"> have been executed. The first criticism scarcely needs to be refuted: do you really want the demonstrators to choose as their interlocutors the cartels rather than the elected authorities? Do you really think citizens should be demanding public safety from criminals rather than from those who govern them? As far as I’m aware Calderón is president of the country, and it’s up to his government to ensure a peaceful, secure civil life. As long as this remains the case, and violence continues to devastate the land, there is nothing more sensible and democratic than going out onto the streets to shout and criticize and jeer and condemn and make demands of Calderón’s government. </w:t>
      </w:r>
      <w:r w:rsidRPr="00F15A3F">
        <w:rPr>
          <w:rFonts w:asciiTheme="majorHAnsi" w:eastAsia="Times New Roman" w:hAnsiTheme="majorHAnsi" w:cstheme="majorHAnsi"/>
          <w:color w:val="000000" w:themeColor="text1"/>
          <w:sz w:val="26"/>
          <w:szCs w:val="26"/>
          <w:u w:val="single"/>
        </w:rPr>
        <w:t>It is true, on the other hand, that nowadays it isn’t possible to mourn for all the victims of violence in Mexico, identified and unidentified without, in the process</w:t>
      </w:r>
      <w:ins w:id="1" w:author="Rohan Kamicheril" w:date="2012-02-22T22:13:00Z">
        <w:r w:rsidRPr="00F15A3F">
          <w:rPr>
            <w:rFonts w:asciiTheme="majorHAnsi" w:eastAsia="Times New Roman" w:hAnsiTheme="majorHAnsi" w:cstheme="majorHAnsi"/>
            <w:color w:val="000000" w:themeColor="text1"/>
            <w:sz w:val="26"/>
            <w:szCs w:val="26"/>
            <w:u w:val="single"/>
          </w:rPr>
          <w:t>,</w:t>
        </w:r>
      </w:ins>
      <w:r w:rsidRPr="00F15A3F">
        <w:rPr>
          <w:rFonts w:asciiTheme="majorHAnsi" w:eastAsia="Times New Roman" w:hAnsiTheme="majorHAnsi" w:cstheme="majorHAnsi"/>
          <w:color w:val="000000" w:themeColor="text1"/>
          <w:sz w:val="26"/>
          <w:szCs w:val="26"/>
          <w:u w:val="single"/>
        </w:rPr>
        <w:t> ending up sitting vigil for thousands of murderers. Yes, in an ideal situation it would be best to know the identities and stories of those who have died, to distinguish between victims and murderers and then proceed accordingly. But this, evidently, is not an ideal situation, and here the victims and the murderers lie side by side in the same graves.</w:t>
      </w:r>
      <w:r w:rsidRPr="00F15A3F">
        <w:rPr>
          <w:rFonts w:asciiTheme="majorHAnsi" w:eastAsia="Times New Roman" w:hAnsiTheme="majorHAnsi" w:cstheme="majorHAnsi"/>
          <w:color w:val="000000" w:themeColor="text1"/>
          <w:sz w:val="16"/>
          <w:szCs w:val="26"/>
        </w:rPr>
        <w:t xml:space="preserve"> In this situation a citizen, unable to retrieve the bodies and identify them for himself, ultimately has </w:t>
      </w:r>
      <w:r w:rsidRPr="00F15A3F">
        <w:rPr>
          <w:rFonts w:asciiTheme="majorHAnsi" w:eastAsia="Times New Roman" w:hAnsiTheme="majorHAnsi" w:cstheme="majorHAnsi"/>
          <w:color w:val="000000" w:themeColor="text1"/>
          <w:sz w:val="26"/>
          <w:szCs w:val="26"/>
          <w:highlight w:val="cyan"/>
          <w:u w:val="single"/>
        </w:rPr>
        <w:t>two options: either</w:t>
      </w:r>
      <w:r w:rsidRPr="00F15A3F">
        <w:rPr>
          <w:rFonts w:asciiTheme="majorHAnsi" w:eastAsia="Times New Roman" w:hAnsiTheme="majorHAnsi" w:cstheme="majorHAnsi"/>
          <w:color w:val="000000" w:themeColor="text1"/>
          <w:sz w:val="26"/>
          <w:szCs w:val="26"/>
          <w:u w:val="single"/>
        </w:rPr>
        <w:t xml:space="preserve"> he </w:t>
      </w:r>
      <w:r w:rsidRPr="00F15A3F">
        <w:rPr>
          <w:rFonts w:asciiTheme="majorHAnsi" w:eastAsia="Times New Roman" w:hAnsiTheme="majorHAnsi" w:cstheme="majorHAnsi"/>
          <w:color w:val="000000" w:themeColor="text1"/>
          <w:sz w:val="26"/>
          <w:szCs w:val="26"/>
          <w:highlight w:val="cyan"/>
          <w:u w:val="single"/>
        </w:rPr>
        <w:t>do</w:t>
      </w:r>
      <w:r w:rsidRPr="00F15A3F">
        <w:rPr>
          <w:rFonts w:asciiTheme="majorHAnsi" w:eastAsia="Times New Roman" w:hAnsiTheme="majorHAnsi" w:cstheme="majorHAnsi"/>
          <w:color w:val="000000" w:themeColor="text1"/>
          <w:sz w:val="26"/>
          <w:szCs w:val="26"/>
          <w:u w:val="single"/>
        </w:rPr>
        <w:t xml:space="preserve">es </w:t>
      </w:r>
      <w:r w:rsidRPr="00F15A3F">
        <w:rPr>
          <w:rFonts w:asciiTheme="majorHAnsi" w:eastAsia="Times New Roman" w:hAnsiTheme="majorHAnsi" w:cstheme="majorHAnsi"/>
          <w:color w:val="000000" w:themeColor="text1"/>
          <w:sz w:val="26"/>
          <w:szCs w:val="26"/>
          <w:highlight w:val="cyan"/>
          <w:u w:val="single"/>
        </w:rPr>
        <w:t>nothing and allows the trauma to become normalized, or</w:t>
      </w:r>
      <w:r w:rsidRPr="00F15A3F">
        <w:rPr>
          <w:rFonts w:asciiTheme="majorHAnsi" w:eastAsia="Times New Roman" w:hAnsiTheme="majorHAnsi" w:cstheme="majorHAnsi"/>
          <w:color w:val="000000" w:themeColor="text1"/>
          <w:sz w:val="26"/>
          <w:szCs w:val="26"/>
          <w:u w:val="single"/>
        </w:rPr>
        <w:t xml:space="preserve"> he </w:t>
      </w:r>
      <w:r w:rsidRPr="00F15A3F">
        <w:rPr>
          <w:rFonts w:asciiTheme="majorHAnsi" w:eastAsia="Times New Roman" w:hAnsiTheme="majorHAnsi" w:cstheme="majorHAnsi"/>
          <w:color w:val="000000" w:themeColor="text1"/>
          <w:sz w:val="26"/>
          <w:szCs w:val="26"/>
          <w:highlight w:val="cyan"/>
          <w:u w:val="single"/>
        </w:rPr>
        <w:t>perform</w:t>
      </w:r>
      <w:r w:rsidRPr="00F15A3F">
        <w:rPr>
          <w:rFonts w:asciiTheme="majorHAnsi" w:eastAsia="Times New Roman" w:hAnsiTheme="majorHAnsi" w:cstheme="majorHAnsi"/>
          <w:color w:val="000000" w:themeColor="text1"/>
          <w:sz w:val="26"/>
          <w:szCs w:val="26"/>
          <w:u w:val="single"/>
        </w:rPr>
        <w:t xml:space="preserve">s </w:t>
      </w:r>
      <w:r w:rsidRPr="00F15A3F">
        <w:rPr>
          <w:rFonts w:asciiTheme="majorHAnsi" w:eastAsia="Times New Roman" w:hAnsiTheme="majorHAnsi" w:cstheme="majorHAnsi"/>
          <w:color w:val="000000" w:themeColor="text1"/>
          <w:sz w:val="26"/>
          <w:szCs w:val="26"/>
          <w:highlight w:val="cyan"/>
          <w:u w:val="single"/>
        </w:rPr>
        <w:t>a general, collective mourning of the dead</w:t>
      </w:r>
      <w:r w:rsidRPr="00F15A3F">
        <w:rPr>
          <w:rFonts w:asciiTheme="majorHAnsi" w:eastAsia="Times New Roman" w:hAnsiTheme="majorHAnsi" w:cstheme="majorHAnsi"/>
          <w:color w:val="000000" w:themeColor="text1"/>
          <w:sz w:val="26"/>
          <w:szCs w:val="26"/>
          <w:u w:val="single"/>
        </w:rPr>
        <w:t>, accepting that in the process he will be including thousands of criminals.</w:t>
      </w:r>
      <w:r w:rsidRPr="00F15A3F">
        <w:rPr>
          <w:rFonts w:asciiTheme="majorHAnsi" w:eastAsia="Times New Roman" w:hAnsiTheme="majorHAnsi" w:cstheme="majorHAnsi"/>
          <w:color w:val="000000" w:themeColor="text1"/>
          <w:sz w:val="16"/>
          <w:szCs w:val="26"/>
        </w:rPr>
        <w:t xml:space="preserve"> At one extreme, there is that sense of astonishment: waiting and watching as they pile up the dead—how many of them? And on the </w:t>
      </w:r>
      <w:proofErr w:type="gramStart"/>
      <w:r w:rsidRPr="00F15A3F">
        <w:rPr>
          <w:rFonts w:asciiTheme="majorHAnsi" w:eastAsia="Times New Roman" w:hAnsiTheme="majorHAnsi" w:cstheme="majorHAnsi"/>
          <w:color w:val="000000" w:themeColor="text1"/>
          <w:sz w:val="16"/>
          <w:szCs w:val="26"/>
        </w:rPr>
        <w:t>other,  the</w:t>
      </w:r>
      <w:proofErr w:type="gramEnd"/>
      <w:r w:rsidRPr="00F15A3F">
        <w:rPr>
          <w:rFonts w:asciiTheme="majorHAnsi" w:eastAsia="Times New Roman" w:hAnsiTheme="majorHAnsi" w:cstheme="majorHAnsi"/>
          <w:color w:val="000000" w:themeColor="text1"/>
          <w:sz w:val="16"/>
          <w:szCs w:val="26"/>
        </w:rPr>
        <w:t xml:space="preserve"> decision to act—an action that is polemical but is after all an action, at least: running the risk of including murderers in his mourning on condition that he can recover his power of agency and go out into the streets and voice his complaints to the government and bewail the destiny of thousands of beings who have been tortured, disappeared, murdered. </w:t>
      </w:r>
      <w:r w:rsidRPr="00F15A3F">
        <w:rPr>
          <w:rFonts w:asciiTheme="majorHAnsi" w:eastAsia="Times New Roman" w:hAnsiTheme="majorHAnsi" w:cstheme="majorHAnsi"/>
          <w:b/>
          <w:color w:val="000000" w:themeColor="text1"/>
          <w:sz w:val="26"/>
          <w:szCs w:val="26"/>
          <w:u w:val="single"/>
        </w:rPr>
        <w:t xml:space="preserve">Isn’t it evident that </w:t>
      </w:r>
      <w:r w:rsidRPr="00F15A3F">
        <w:rPr>
          <w:rFonts w:asciiTheme="majorHAnsi" w:eastAsia="Times New Roman" w:hAnsiTheme="majorHAnsi" w:cstheme="majorHAnsi"/>
          <w:b/>
          <w:color w:val="000000" w:themeColor="text1"/>
          <w:sz w:val="26"/>
          <w:szCs w:val="26"/>
          <w:highlight w:val="cyan"/>
          <w:u w:val="single"/>
        </w:rPr>
        <w:t>one option leads to melancholia and</w:t>
      </w:r>
      <w:r w:rsidRPr="00F15A3F">
        <w:rPr>
          <w:rFonts w:asciiTheme="majorHAnsi" w:eastAsia="Times New Roman" w:hAnsiTheme="majorHAnsi" w:cstheme="majorHAnsi"/>
          <w:b/>
          <w:color w:val="000000" w:themeColor="text1"/>
          <w:sz w:val="26"/>
          <w:szCs w:val="26"/>
          <w:u w:val="single"/>
        </w:rPr>
        <w:t xml:space="preserve"> that </w:t>
      </w:r>
      <w:r w:rsidRPr="00F15A3F">
        <w:rPr>
          <w:rFonts w:asciiTheme="majorHAnsi" w:eastAsia="Times New Roman" w:hAnsiTheme="majorHAnsi" w:cstheme="majorHAnsi"/>
          <w:b/>
          <w:color w:val="000000" w:themeColor="text1"/>
          <w:sz w:val="26"/>
          <w:szCs w:val="26"/>
          <w:highlight w:val="cyan"/>
          <w:u w:val="single"/>
        </w:rPr>
        <w:t>the other</w:t>
      </w:r>
      <w:r w:rsidRPr="00F15A3F">
        <w:rPr>
          <w:rFonts w:asciiTheme="majorHAnsi" w:eastAsia="Times New Roman" w:hAnsiTheme="majorHAnsi" w:cstheme="majorHAnsi"/>
          <w:b/>
          <w:color w:val="000000" w:themeColor="text1"/>
          <w:sz w:val="26"/>
          <w:szCs w:val="26"/>
          <w:u w:val="single"/>
        </w:rPr>
        <w:t xml:space="preserve">, while morally disputable, </w:t>
      </w:r>
      <w:r w:rsidRPr="00F15A3F">
        <w:rPr>
          <w:rFonts w:asciiTheme="majorHAnsi" w:eastAsia="Times New Roman" w:hAnsiTheme="majorHAnsi" w:cstheme="majorHAnsi"/>
          <w:b/>
          <w:color w:val="000000" w:themeColor="text1"/>
          <w:sz w:val="26"/>
          <w:szCs w:val="26"/>
          <w:highlight w:val="cyan"/>
          <w:u w:val="single"/>
        </w:rPr>
        <w:t xml:space="preserve">fires up </w:t>
      </w:r>
      <w:r w:rsidRPr="00F15A3F">
        <w:rPr>
          <w:rFonts w:asciiTheme="majorHAnsi" w:eastAsia="Times New Roman" w:hAnsiTheme="majorHAnsi" w:cstheme="majorHAnsi"/>
          <w:b/>
          <w:color w:val="000000" w:themeColor="text1"/>
          <w:sz w:val="26"/>
          <w:szCs w:val="26"/>
          <w:u w:val="single"/>
        </w:rPr>
        <w:t xml:space="preserve">whoever chooses it </w:t>
      </w:r>
      <w:r w:rsidRPr="00F15A3F">
        <w:rPr>
          <w:rFonts w:asciiTheme="majorHAnsi" w:eastAsia="Times New Roman" w:hAnsiTheme="majorHAnsi" w:cstheme="majorHAnsi"/>
          <w:b/>
          <w:color w:val="000000" w:themeColor="text1"/>
          <w:sz w:val="26"/>
          <w:szCs w:val="26"/>
          <w:highlight w:val="cyan"/>
          <w:u w:val="single"/>
        </w:rPr>
        <w:t>and contributes toward activating a civic life that is being depressed, almost destroyed, by the climate of violence</w:t>
      </w:r>
      <w:r w:rsidRPr="00F15A3F">
        <w:rPr>
          <w:rFonts w:asciiTheme="majorHAnsi" w:eastAsia="Times New Roman" w:hAnsiTheme="majorHAnsi" w:cstheme="majorHAnsi"/>
          <w:color w:val="000000" w:themeColor="text1"/>
          <w:sz w:val="16"/>
          <w:szCs w:val="26"/>
        </w:rPr>
        <w:t xml:space="preserve">? </w:t>
      </w:r>
      <w:proofErr w:type="gramStart"/>
      <w:r w:rsidRPr="00F15A3F">
        <w:rPr>
          <w:rFonts w:asciiTheme="majorHAnsi" w:eastAsia="Times New Roman" w:hAnsiTheme="majorHAnsi" w:cstheme="majorHAnsi"/>
          <w:color w:val="000000" w:themeColor="text1"/>
          <w:sz w:val="16"/>
          <w:szCs w:val="26"/>
        </w:rPr>
        <w:t>Ultimately</w:t>
      </w:r>
      <w:proofErr w:type="gramEnd"/>
      <w:r w:rsidRPr="00F15A3F">
        <w:rPr>
          <w:rFonts w:asciiTheme="majorHAnsi" w:eastAsia="Times New Roman" w:hAnsiTheme="majorHAnsi" w:cstheme="majorHAnsi"/>
          <w:color w:val="000000" w:themeColor="text1"/>
          <w:sz w:val="16"/>
          <w:szCs w:val="26"/>
        </w:rPr>
        <w:t xml:space="preserve"> it’s this that is the most beneficial about the movement led by Javier Sicilia: and a movement is exactly what it is. At this precise moment, as I write, a column of hundreds of people, with Sicilia at their head, the Convoy for Peace, is making its way along a Durango highway, heading toward Saltillo, having just left Cuernavaca and stopped at five of the country’s cities. We should hope that on its way the convoy will grow and receive the support of different groups—then it will be possible to criticize them, its contradictory makeup, the Pancho Villas, the </w:t>
      </w:r>
      <w:r w:rsidRPr="00F15A3F">
        <w:rPr>
          <w:rFonts w:asciiTheme="majorHAnsi" w:eastAsia="Times New Roman" w:hAnsiTheme="majorHAnsi" w:cstheme="majorHAnsi"/>
          <w:i/>
          <w:iCs/>
          <w:color w:val="000000" w:themeColor="text1"/>
          <w:sz w:val="16"/>
          <w:szCs w:val="26"/>
        </w:rPr>
        <w:t>perredistas</w:t>
      </w:r>
      <w:r w:rsidRPr="00F15A3F">
        <w:rPr>
          <w:rFonts w:asciiTheme="majorHAnsi" w:eastAsia="Times New Roman" w:hAnsiTheme="majorHAnsi" w:cstheme="majorHAnsi"/>
          <w:color w:val="000000" w:themeColor="text1"/>
          <w:sz w:val="16"/>
          <w:szCs w:val="26"/>
        </w:rPr>
        <w:t xml:space="preserve">, too (these are the militants from Mexico’s Party of the Democratic Revolution). </w:t>
      </w:r>
      <w:r w:rsidRPr="00F15A3F">
        <w:rPr>
          <w:rFonts w:asciiTheme="majorHAnsi" w:eastAsia="Times New Roman" w:hAnsiTheme="majorHAnsi" w:cstheme="majorHAnsi"/>
          <w:color w:val="000000" w:themeColor="text1"/>
          <w:sz w:val="26"/>
          <w:szCs w:val="26"/>
          <w:u w:val="single"/>
        </w:rPr>
        <w:t xml:space="preserve">There is no doubt that, as the days go by and the procession approaches its final destination, Ciudad Juárez, the movement will fire off new statements, new texts—then there will be things to say about them: about the </w:t>
      </w:r>
      <w:r w:rsidRPr="00F15A3F">
        <w:rPr>
          <w:rFonts w:asciiTheme="majorHAnsi" w:eastAsia="Times New Roman" w:hAnsiTheme="majorHAnsi" w:cstheme="majorHAnsi"/>
          <w:color w:val="000000" w:themeColor="text1"/>
          <w:sz w:val="26"/>
          <w:szCs w:val="26"/>
          <w:u w:val="single"/>
        </w:rPr>
        <w:lastRenderedPageBreak/>
        <w:t>poetic tone, as well as the ambiguity of the imagery, as well as Sicilia’s Messianism.</w:t>
      </w:r>
      <w:r w:rsidRPr="00F15A3F">
        <w:rPr>
          <w:rFonts w:asciiTheme="majorHAnsi" w:eastAsia="Times New Roman" w:hAnsiTheme="majorHAnsi" w:cstheme="majorHAnsi"/>
          <w:color w:val="000000" w:themeColor="text1"/>
          <w:sz w:val="16"/>
          <w:szCs w:val="26"/>
        </w:rPr>
        <w:t xml:space="preserve"> It’s fine like that: we must pay attention to whatever happens along the way, and criticize it, if we want; rather this than to go on pretending that this movement is a purely spiritual one, and therefore scarcely possible to criticize, and that it does not damage interests or create new ones or contribute toward reconfiguring public debate. In any case, </w:t>
      </w:r>
      <w:r w:rsidRPr="00F15A3F">
        <w:rPr>
          <w:rFonts w:asciiTheme="majorHAnsi" w:eastAsia="Times New Roman" w:hAnsiTheme="majorHAnsi" w:cstheme="majorHAnsi"/>
          <w:b/>
          <w:color w:val="000000" w:themeColor="text1"/>
          <w:sz w:val="26"/>
          <w:szCs w:val="26"/>
          <w:highlight w:val="cyan"/>
          <w:u w:val="single"/>
        </w:rPr>
        <w:t>what is most important is not what happens </w:t>
      </w:r>
      <w:r w:rsidRPr="00F15A3F">
        <w:rPr>
          <w:rFonts w:asciiTheme="majorHAnsi" w:eastAsia="Times New Roman" w:hAnsiTheme="majorHAnsi" w:cstheme="majorHAnsi"/>
          <w:b/>
          <w:i/>
          <w:iCs/>
          <w:color w:val="000000" w:themeColor="text1"/>
          <w:sz w:val="26"/>
          <w:szCs w:val="26"/>
          <w:highlight w:val="cyan"/>
          <w:u w:val="single"/>
        </w:rPr>
        <w:t>along</w:t>
      </w:r>
      <w:r w:rsidRPr="00F15A3F">
        <w:rPr>
          <w:rFonts w:asciiTheme="majorHAnsi" w:eastAsia="Times New Roman" w:hAnsiTheme="majorHAnsi" w:cstheme="majorHAnsi"/>
          <w:b/>
          <w:color w:val="000000" w:themeColor="text1"/>
          <w:sz w:val="26"/>
          <w:szCs w:val="26"/>
          <w:highlight w:val="cyan"/>
          <w:u w:val="single"/>
        </w:rPr>
        <w:t> the journey, but the journey itself</w:t>
      </w:r>
      <w:r w:rsidRPr="00F15A3F">
        <w:rPr>
          <w:rFonts w:asciiTheme="majorHAnsi" w:eastAsia="Times New Roman" w:hAnsiTheme="majorHAnsi" w:cstheme="majorHAnsi"/>
          <w:b/>
          <w:color w:val="000000" w:themeColor="text1"/>
          <w:sz w:val="26"/>
          <w:szCs w:val="26"/>
          <w:u w:val="single"/>
        </w:rPr>
        <w:t xml:space="preserve">: the fact that right now hundreds of people are making their way along a Durango highway and that just by doing this they are </w:t>
      </w:r>
      <w:r w:rsidRPr="00F15A3F">
        <w:rPr>
          <w:rFonts w:asciiTheme="majorHAnsi" w:eastAsia="Times New Roman" w:hAnsiTheme="majorHAnsi" w:cstheme="majorHAnsi"/>
          <w:b/>
          <w:color w:val="000000" w:themeColor="text1"/>
          <w:sz w:val="26"/>
          <w:szCs w:val="26"/>
          <w:highlight w:val="cyan"/>
          <w:u w:val="single"/>
        </w:rPr>
        <w:t>widening the horizons of public life and breaking the oppressive dichotomy of our times</w:t>
      </w:r>
      <w:r w:rsidRPr="00F15A3F">
        <w:rPr>
          <w:rFonts w:asciiTheme="majorHAnsi" w:eastAsia="Times New Roman" w:hAnsiTheme="majorHAnsi" w:cstheme="majorHAnsi"/>
          <w:color w:val="000000" w:themeColor="text1"/>
          <w:sz w:val="16"/>
          <w:szCs w:val="26"/>
        </w:rPr>
        <w:t xml:space="preserve"> (either it’s Calderón or it’s the traffickers</w:t>
      </w:r>
      <w:r w:rsidRPr="00F15A3F">
        <w:rPr>
          <w:rFonts w:asciiTheme="majorHAnsi" w:eastAsia="Times New Roman" w:hAnsiTheme="majorHAnsi" w:cstheme="majorHAnsi"/>
          <w:b/>
          <w:color w:val="000000" w:themeColor="text1"/>
          <w:sz w:val="26"/>
          <w:szCs w:val="26"/>
          <w:u w:val="single"/>
        </w:rPr>
        <w:t xml:space="preserve">) </w:t>
      </w:r>
      <w:r w:rsidRPr="00F15A3F">
        <w:rPr>
          <w:rFonts w:asciiTheme="majorHAnsi" w:eastAsia="Times New Roman" w:hAnsiTheme="majorHAnsi" w:cstheme="majorHAnsi"/>
          <w:b/>
          <w:color w:val="000000" w:themeColor="text1"/>
          <w:sz w:val="26"/>
          <w:szCs w:val="26"/>
          <w:highlight w:val="cyan"/>
          <w:u w:val="single"/>
        </w:rPr>
        <w:t>to introduce new social actors onto the scene—next of kin, poets, the fathers of the disappeared, citizens prepared to give the dead some meaning</w:t>
      </w:r>
      <w:r w:rsidRPr="00F15A3F">
        <w:rPr>
          <w:rFonts w:asciiTheme="majorHAnsi" w:eastAsia="Times New Roman" w:hAnsiTheme="majorHAnsi" w:cstheme="majorHAnsi"/>
          <w:b/>
          <w:color w:val="000000" w:themeColor="text1"/>
          <w:sz w:val="26"/>
          <w:szCs w:val="26"/>
          <w:u w:val="single"/>
        </w:rPr>
        <w:t xml:space="preserve">. </w:t>
      </w:r>
      <w:r w:rsidRPr="00F15A3F">
        <w:rPr>
          <w:rFonts w:asciiTheme="majorHAnsi" w:eastAsia="Times New Roman" w:hAnsiTheme="majorHAnsi" w:cstheme="majorHAnsi"/>
          <w:color w:val="000000" w:themeColor="text1"/>
          <w:sz w:val="16"/>
          <w:szCs w:val="26"/>
        </w:rPr>
        <w:t xml:space="preserve">A march might not seem much, and some people must be fed up with them by now. But what is undoubtedly true is that the marches called by Sicilia have brought something new, a breath of oxygen, into the country’s political life, and have had major consequences. Three or four months ago, nobody was marching to question the official campaign against the drug trade and these highways were things to be rushed across, fearfully. Three or four months ago, Mexican intellectuals—with a few isolated exceptions—sat petrified in their cubicles and their libraries, and now a poet is marching at the head of a multitude—does poetry embody something now? Three or four months ago, </w:t>
      </w:r>
      <w:r w:rsidRPr="00F15A3F">
        <w:rPr>
          <w:rFonts w:asciiTheme="majorHAnsi" w:eastAsia="Times New Roman" w:hAnsiTheme="majorHAnsi" w:cstheme="majorHAnsi"/>
          <w:color w:val="000000" w:themeColor="text1"/>
          <w:sz w:val="26"/>
          <w:szCs w:val="26"/>
          <w:u w:val="single"/>
        </w:rPr>
        <w:t>a feeling of generalized unease and disturbance was depressing almost all of civil society, and now this same feeling is propelling tens of thousands of people out onto the streets and organizing groups of citizens</w:t>
      </w:r>
      <w:r w:rsidRPr="00F15A3F">
        <w:rPr>
          <w:rFonts w:asciiTheme="majorHAnsi" w:eastAsia="Times New Roman" w:hAnsiTheme="majorHAnsi" w:cstheme="majorHAnsi"/>
          <w:color w:val="000000" w:themeColor="text1"/>
          <w:sz w:val="16"/>
          <w:szCs w:val="26"/>
        </w:rPr>
        <w:t xml:space="preserve">. This isn’t all that much? Of course, containing the violence requires more than just a march, and no demonstration will be able, alone, to provoke what this country most needs: profound structural changes, a radical redistribution of resources. But it’s important to be candid: </w:t>
      </w:r>
      <w:r w:rsidRPr="00F15A3F">
        <w:rPr>
          <w:rFonts w:asciiTheme="majorHAnsi" w:eastAsia="Times New Roman" w:hAnsiTheme="majorHAnsi" w:cstheme="majorHAnsi"/>
          <w:color w:val="000000" w:themeColor="text1"/>
          <w:sz w:val="26"/>
          <w:szCs w:val="26"/>
          <w:u w:val="single"/>
        </w:rPr>
        <w:t>there is something important happening right now—and it’s thanks to a father who refuses to allow his son to be dragged into nothingness.</w:t>
      </w:r>
    </w:p>
    <w:p w14:paraId="063DB335" w14:textId="77777777" w:rsidR="007540E6" w:rsidRDefault="007540E6" w:rsidP="007540E6"/>
    <w:p w14:paraId="0810A60A" w14:textId="77777777" w:rsidR="007540E6" w:rsidRDefault="007540E6" w:rsidP="007540E6"/>
    <w:p w14:paraId="01BE8070" w14:textId="77777777" w:rsidR="007540E6" w:rsidRDefault="007540E6" w:rsidP="007540E6">
      <w:pPr>
        <w:pStyle w:val="Heading4"/>
      </w:pPr>
      <w:r>
        <w:t xml:space="preserve">Mourning opens up spaces to ethically think about the position of immigrants and the current status of US immigration. To mourn is to connect ourselves with the voices of the suffering from past present and future. This is what it means to remember the dead </w:t>
      </w:r>
    </w:p>
    <w:p w14:paraId="04520203" w14:textId="77777777" w:rsidR="007540E6" w:rsidRPr="00A251F6" w:rsidRDefault="007540E6" w:rsidP="007540E6">
      <w:pPr>
        <w:rPr>
          <w:rFonts w:asciiTheme="majorHAnsi" w:hAnsiTheme="majorHAnsi" w:cstheme="majorHAnsi"/>
          <w:sz w:val="16"/>
          <w:szCs w:val="16"/>
        </w:rPr>
      </w:pPr>
      <w:r w:rsidRPr="00A251F6">
        <w:rPr>
          <w:rFonts w:asciiTheme="majorHAnsi" w:hAnsiTheme="majorHAnsi" w:cstheme="majorHAnsi"/>
          <w:b/>
          <w:sz w:val="26"/>
          <w:szCs w:val="26"/>
        </w:rPr>
        <w:t xml:space="preserve">Henry et al ’05 </w:t>
      </w:r>
      <w:r w:rsidRPr="00A251F6">
        <w:rPr>
          <w:rFonts w:asciiTheme="majorHAnsi" w:hAnsiTheme="majorHAnsi" w:cstheme="majorHAnsi"/>
          <w:i/>
          <w:sz w:val="20"/>
          <w:szCs w:val="20"/>
        </w:rPr>
        <w:t xml:space="preserve">(Hani Henry, </w:t>
      </w:r>
      <w:proofErr w:type="gramStart"/>
      <w:r w:rsidRPr="00A251F6">
        <w:rPr>
          <w:rFonts w:asciiTheme="majorHAnsi" w:hAnsiTheme="majorHAnsi" w:cstheme="majorHAnsi"/>
          <w:i/>
          <w:sz w:val="20"/>
          <w:szCs w:val="20"/>
        </w:rPr>
        <w:t>Ph.D</w:t>
      </w:r>
      <w:proofErr w:type="gramEnd"/>
      <w:r w:rsidRPr="00A251F6">
        <w:rPr>
          <w:rFonts w:asciiTheme="majorHAnsi" w:hAnsiTheme="majorHAnsi" w:cstheme="majorHAnsi"/>
          <w:i/>
          <w:sz w:val="20"/>
          <w:szCs w:val="20"/>
        </w:rPr>
        <w:t xml:space="preserve"> in clinical psychology, Miami University, Oxford, Ohio, William B. Stiles Department of Psychology, Miami University, Oxford, Ohio, Mia W. Biran, Ph.D, Department of Psychology, Miami University, Oxford, Ohio, “Loss and Mourning in Immigration: Using the Assimilation Model to Assess Continuing Bonds With Native Culture” Counselling Psychology Quarterly , June 2005; 18(2): 109-119) VS</w:t>
      </w:r>
    </w:p>
    <w:p w14:paraId="5923DED8" w14:textId="77777777" w:rsidR="007540E6" w:rsidRPr="00213417" w:rsidRDefault="007540E6" w:rsidP="007540E6">
      <w:pPr>
        <w:spacing w:after="0" w:line="240" w:lineRule="auto"/>
        <w:rPr>
          <w:rFonts w:asciiTheme="majorHAnsi" w:eastAsia="Times New Roman" w:hAnsiTheme="majorHAnsi" w:cstheme="majorHAnsi"/>
          <w:sz w:val="16"/>
        </w:rPr>
      </w:pPr>
      <w:r w:rsidRPr="00A251F6">
        <w:rPr>
          <w:rFonts w:asciiTheme="majorHAnsi" w:eastAsia="Times New Roman" w:hAnsiTheme="majorHAnsi" w:cstheme="majorHAnsi"/>
          <w:sz w:val="16"/>
        </w:rPr>
        <w:t xml:space="preserve">Immigrants’ responses to loss </w:t>
      </w:r>
      <w:proofErr w:type="gramStart"/>
      <w:r w:rsidRPr="00A251F6">
        <w:rPr>
          <w:rFonts w:asciiTheme="majorHAnsi" w:eastAsia="Times New Roman" w:hAnsiTheme="majorHAnsi" w:cstheme="majorHAnsi"/>
          <w:sz w:val="16"/>
        </w:rPr>
        <w:t>In</w:t>
      </w:r>
      <w:proofErr w:type="gramEnd"/>
      <w:r w:rsidRPr="00A251F6">
        <w:rPr>
          <w:rFonts w:asciiTheme="majorHAnsi" w:eastAsia="Times New Roman" w:hAnsiTheme="majorHAnsi" w:cstheme="majorHAnsi"/>
          <w:sz w:val="16"/>
        </w:rPr>
        <w:t xml:space="preserve"> response to these tremendous losses, some immigrants may be extremely confused and challenged. Losing their cultural elements may threaten their sense of security, may prevent them from confidently predicting the world according to their previously held assumptions, and may interfere with their ability to make decisions (Murray, 2001). Immigrants may react negatively to the loss of their culture by denial of or clinging to the lost elements. Denial and clinging are automatic non-reflective ways of dealing with loss and may prevent immigrants from effectively coping with the pain associated with loss. They may prevent immigrants from adjusting to the new country. They may also precipitate deep psychological problems for immigrants such as depression and isolation. </w:t>
      </w:r>
      <w:r w:rsidRPr="00213417">
        <w:rPr>
          <w:rFonts w:asciiTheme="majorHAnsi" w:eastAsia="Times New Roman" w:hAnsiTheme="majorHAnsi" w:cstheme="majorHAnsi"/>
          <w:sz w:val="24"/>
          <w:u w:val="single"/>
        </w:rPr>
        <w:t>Denial of loss and its problematic consequences</w:t>
      </w:r>
      <w:r w:rsidRPr="00A251F6">
        <w:rPr>
          <w:rFonts w:asciiTheme="majorHAnsi" w:eastAsia="Times New Roman" w:hAnsiTheme="majorHAnsi" w:cstheme="majorHAnsi"/>
          <w:sz w:val="24"/>
          <w:u w:val="single"/>
        </w:rPr>
        <w:t xml:space="preserve"> </w:t>
      </w:r>
      <w:r w:rsidRPr="00213417">
        <w:rPr>
          <w:rFonts w:asciiTheme="majorHAnsi" w:eastAsia="Times New Roman" w:hAnsiTheme="majorHAnsi" w:cstheme="majorHAnsi"/>
          <w:sz w:val="24"/>
          <w:u w:val="single"/>
        </w:rPr>
        <w:t>According to Klein’s (1994) theory of mourning, the bereaved may respond to their loss by</w:t>
      </w:r>
      <w:r w:rsidRPr="00A251F6">
        <w:rPr>
          <w:rFonts w:asciiTheme="majorHAnsi" w:eastAsia="Times New Roman" w:hAnsiTheme="majorHAnsi" w:cstheme="majorHAnsi"/>
          <w:sz w:val="24"/>
          <w:u w:val="single"/>
        </w:rPr>
        <w:t xml:space="preserve"> </w:t>
      </w:r>
      <w:r w:rsidRPr="00213417">
        <w:rPr>
          <w:rFonts w:asciiTheme="majorHAnsi" w:eastAsia="Times New Roman" w:hAnsiTheme="majorHAnsi" w:cstheme="majorHAnsi"/>
          <w:sz w:val="24"/>
          <w:u w:val="single"/>
        </w:rPr>
        <w:t>denial, which is the inability to acknowledge loss and the failure to recognize one’s internal</w:t>
      </w:r>
      <w:r w:rsidRPr="00A251F6">
        <w:rPr>
          <w:rFonts w:asciiTheme="majorHAnsi" w:eastAsia="Times New Roman" w:hAnsiTheme="majorHAnsi" w:cstheme="majorHAnsi"/>
          <w:sz w:val="24"/>
          <w:u w:val="single"/>
        </w:rPr>
        <w:t xml:space="preserve"> </w:t>
      </w:r>
      <w:r w:rsidRPr="00213417">
        <w:rPr>
          <w:rFonts w:asciiTheme="majorHAnsi" w:eastAsia="Times New Roman" w:hAnsiTheme="majorHAnsi" w:cstheme="majorHAnsi"/>
          <w:sz w:val="24"/>
          <w:u w:val="single"/>
        </w:rPr>
        <w:t>reality and inner injury that resulted from this loss</w:t>
      </w:r>
      <w:r w:rsidRPr="00213417">
        <w:rPr>
          <w:rFonts w:asciiTheme="majorHAnsi" w:eastAsia="Times New Roman" w:hAnsiTheme="majorHAnsi" w:cstheme="majorHAnsi"/>
          <w:sz w:val="16"/>
        </w:rPr>
        <w:t>. Hence, immigrants may deny the loss of</w:t>
      </w:r>
      <w:r w:rsidRPr="00A251F6">
        <w:rPr>
          <w:rFonts w:asciiTheme="majorHAnsi" w:eastAsia="Times New Roman" w:hAnsiTheme="majorHAnsi" w:cstheme="majorHAnsi"/>
          <w:sz w:val="16"/>
        </w:rPr>
        <w:t xml:space="preserve"> </w:t>
      </w:r>
      <w:r w:rsidRPr="00213417">
        <w:rPr>
          <w:rFonts w:asciiTheme="majorHAnsi" w:eastAsia="Times New Roman" w:hAnsiTheme="majorHAnsi" w:cstheme="majorHAnsi"/>
          <w:sz w:val="16"/>
        </w:rPr>
        <w:t>their native culture because of the possible pain that accompanies this process. Despite its</w:t>
      </w:r>
      <w:r w:rsidRPr="00A251F6">
        <w:rPr>
          <w:rFonts w:asciiTheme="majorHAnsi" w:eastAsia="Times New Roman" w:hAnsiTheme="majorHAnsi" w:cstheme="majorHAnsi"/>
          <w:sz w:val="16"/>
        </w:rPr>
        <w:t xml:space="preserve"> </w:t>
      </w:r>
      <w:r w:rsidRPr="00213417">
        <w:rPr>
          <w:rFonts w:asciiTheme="majorHAnsi" w:eastAsia="Times New Roman" w:hAnsiTheme="majorHAnsi" w:cstheme="majorHAnsi"/>
          <w:sz w:val="16"/>
        </w:rPr>
        <w:t>initial protective function, denial of loss can be problematic to immigrants. Marlin (1994)</w:t>
      </w:r>
      <w:r w:rsidRPr="00A251F6">
        <w:rPr>
          <w:rFonts w:asciiTheme="majorHAnsi" w:eastAsia="Times New Roman" w:hAnsiTheme="majorHAnsi" w:cstheme="majorHAnsi"/>
          <w:sz w:val="16"/>
        </w:rPr>
        <w:t xml:space="preserve"> </w:t>
      </w:r>
      <w:r w:rsidRPr="00213417">
        <w:rPr>
          <w:rFonts w:asciiTheme="majorHAnsi" w:eastAsia="Times New Roman" w:hAnsiTheme="majorHAnsi" w:cstheme="majorHAnsi"/>
          <w:sz w:val="16"/>
        </w:rPr>
        <w:t xml:space="preserve">suggested that </w:t>
      </w:r>
      <w:r w:rsidRPr="00213417">
        <w:rPr>
          <w:rFonts w:asciiTheme="majorHAnsi" w:eastAsia="Times New Roman" w:hAnsiTheme="majorHAnsi" w:cstheme="majorHAnsi"/>
          <w:sz w:val="24"/>
          <w:u w:val="single"/>
        </w:rPr>
        <w:t xml:space="preserve">if immigration-related loss is denied, </w:t>
      </w:r>
      <w:r w:rsidRPr="00213417">
        <w:rPr>
          <w:rFonts w:asciiTheme="majorHAnsi" w:eastAsia="Times New Roman" w:hAnsiTheme="majorHAnsi" w:cstheme="majorHAnsi"/>
          <w:sz w:val="24"/>
          <w:u w:val="single"/>
        </w:rPr>
        <w:lastRenderedPageBreak/>
        <w:t>immigrants may have an artificial</w:t>
      </w:r>
      <w:r w:rsidRPr="00A251F6">
        <w:rPr>
          <w:rFonts w:asciiTheme="majorHAnsi" w:eastAsia="Times New Roman" w:hAnsiTheme="majorHAnsi" w:cstheme="majorHAnsi"/>
          <w:sz w:val="24"/>
          <w:u w:val="single"/>
        </w:rPr>
        <w:t xml:space="preserve"> </w:t>
      </w:r>
      <w:r w:rsidRPr="00213417">
        <w:rPr>
          <w:rFonts w:asciiTheme="majorHAnsi" w:eastAsia="Times New Roman" w:hAnsiTheme="majorHAnsi" w:cstheme="majorHAnsi"/>
          <w:sz w:val="24"/>
          <w:u w:val="single"/>
        </w:rPr>
        <w:t>adjustment to the host country and may denigrate their native culture.</w:t>
      </w:r>
      <w:r w:rsidRPr="00A251F6">
        <w:rPr>
          <w:rFonts w:asciiTheme="majorHAnsi" w:eastAsia="Times New Roman" w:hAnsiTheme="majorHAnsi" w:cstheme="majorHAnsi"/>
          <w:sz w:val="24"/>
          <w:u w:val="single"/>
        </w:rPr>
        <w:t xml:space="preserve"> </w:t>
      </w:r>
      <w:r w:rsidRPr="00213417">
        <w:rPr>
          <w:rFonts w:asciiTheme="majorHAnsi" w:eastAsia="Times New Roman" w:hAnsiTheme="majorHAnsi" w:cstheme="majorHAnsi"/>
          <w:sz w:val="24"/>
          <w:u w:val="single"/>
        </w:rPr>
        <w:t>Clinging to loss (or prolonged grief) and its problematic consequences</w:t>
      </w:r>
      <w:r w:rsidRPr="00A251F6">
        <w:rPr>
          <w:rFonts w:asciiTheme="majorHAnsi" w:eastAsia="Times New Roman" w:hAnsiTheme="majorHAnsi" w:cstheme="majorHAnsi"/>
          <w:sz w:val="16"/>
        </w:rPr>
        <w:t xml:space="preserve"> </w:t>
      </w:r>
      <w:r w:rsidRPr="00213417">
        <w:rPr>
          <w:rFonts w:asciiTheme="majorHAnsi" w:eastAsia="Times New Roman" w:hAnsiTheme="majorHAnsi" w:cstheme="majorHAnsi"/>
          <w:sz w:val="16"/>
        </w:rPr>
        <w:t xml:space="preserve">According to Bowlby (1994), </w:t>
      </w:r>
      <w:r w:rsidRPr="00213417">
        <w:rPr>
          <w:rFonts w:asciiTheme="majorHAnsi" w:eastAsia="Times New Roman" w:hAnsiTheme="majorHAnsi" w:cstheme="majorHAnsi"/>
          <w:sz w:val="24"/>
          <w:highlight w:val="cyan"/>
          <w:u w:val="single"/>
        </w:rPr>
        <w:t>despair and disorganization may persist in reaction to loss.</w:t>
      </w:r>
      <w:r w:rsidRPr="00A251F6">
        <w:rPr>
          <w:rFonts w:asciiTheme="majorHAnsi" w:eastAsia="Times New Roman" w:hAnsiTheme="majorHAnsi" w:cstheme="majorHAnsi"/>
          <w:sz w:val="24"/>
          <w:highlight w:val="cyan"/>
          <w:u w:val="single"/>
        </w:rPr>
        <w:t xml:space="preserve"> </w:t>
      </w:r>
      <w:r w:rsidRPr="00213417">
        <w:rPr>
          <w:rFonts w:asciiTheme="majorHAnsi" w:eastAsia="Times New Roman" w:hAnsiTheme="majorHAnsi" w:cstheme="majorHAnsi"/>
          <w:b/>
          <w:sz w:val="24"/>
          <w:highlight w:val="cyan"/>
          <w:u w:val="single"/>
        </w:rPr>
        <w:t>Immigrants coping with immigration-associated loss may experience chronic grief reactions</w:t>
      </w:r>
      <w:r w:rsidRPr="00A251F6">
        <w:rPr>
          <w:rFonts w:asciiTheme="majorHAnsi" w:eastAsia="Times New Roman" w:hAnsiTheme="majorHAnsi" w:cstheme="majorHAnsi"/>
          <w:b/>
          <w:sz w:val="24"/>
          <w:highlight w:val="cyan"/>
          <w:u w:val="single"/>
        </w:rPr>
        <w:t xml:space="preserve"> </w:t>
      </w:r>
      <w:r w:rsidRPr="00213417">
        <w:rPr>
          <w:rFonts w:asciiTheme="majorHAnsi" w:eastAsia="Times New Roman" w:hAnsiTheme="majorHAnsi" w:cstheme="majorHAnsi"/>
          <w:b/>
          <w:sz w:val="24"/>
          <w:highlight w:val="cyan"/>
          <w:u w:val="single"/>
        </w:rPr>
        <w:t>and loss is experienced for a lengthy period without a reduction from the intensity and range</w:t>
      </w:r>
      <w:r w:rsidRPr="00A251F6">
        <w:rPr>
          <w:rFonts w:asciiTheme="majorHAnsi" w:eastAsia="Times New Roman" w:hAnsiTheme="majorHAnsi" w:cstheme="majorHAnsi"/>
          <w:b/>
          <w:sz w:val="24"/>
          <w:highlight w:val="cyan"/>
          <w:u w:val="single"/>
        </w:rPr>
        <w:t xml:space="preserve"> </w:t>
      </w:r>
      <w:r w:rsidRPr="00213417">
        <w:rPr>
          <w:rFonts w:asciiTheme="majorHAnsi" w:eastAsia="Times New Roman" w:hAnsiTheme="majorHAnsi" w:cstheme="majorHAnsi"/>
          <w:b/>
          <w:sz w:val="24"/>
          <w:highlight w:val="cyan"/>
          <w:u w:val="single"/>
        </w:rPr>
        <w:t>of emotions seen during the initial period following the loss</w:t>
      </w:r>
      <w:r w:rsidRPr="00213417">
        <w:rPr>
          <w:rFonts w:asciiTheme="majorHAnsi" w:eastAsia="Times New Roman" w:hAnsiTheme="majorHAnsi" w:cstheme="majorHAnsi"/>
          <w:sz w:val="16"/>
        </w:rPr>
        <w:t xml:space="preserve"> (Rando, 1993). This prolonged</w:t>
      </w:r>
      <w:r w:rsidRPr="00A251F6">
        <w:rPr>
          <w:rFonts w:asciiTheme="majorHAnsi" w:eastAsia="Times New Roman" w:hAnsiTheme="majorHAnsi" w:cstheme="majorHAnsi"/>
          <w:sz w:val="16"/>
        </w:rPr>
        <w:t xml:space="preserve"> </w:t>
      </w:r>
      <w:r w:rsidRPr="00213417">
        <w:rPr>
          <w:rFonts w:asciiTheme="majorHAnsi" w:eastAsia="Times New Roman" w:hAnsiTheme="majorHAnsi" w:cstheme="majorHAnsi"/>
          <w:sz w:val="16"/>
        </w:rPr>
        <w:t>grief may paralyze these immigrants and may prevent their adjustment to the new country.</w:t>
      </w:r>
      <w:r w:rsidRPr="00A251F6">
        <w:rPr>
          <w:rFonts w:asciiTheme="majorHAnsi" w:eastAsia="Times New Roman" w:hAnsiTheme="majorHAnsi" w:cstheme="majorHAnsi"/>
          <w:sz w:val="16"/>
        </w:rPr>
        <w:t xml:space="preserve"> </w:t>
      </w:r>
      <w:r w:rsidRPr="00213417">
        <w:rPr>
          <w:rFonts w:asciiTheme="majorHAnsi" w:eastAsia="Times New Roman" w:hAnsiTheme="majorHAnsi" w:cstheme="majorHAnsi"/>
          <w:sz w:val="16"/>
        </w:rPr>
        <w:t>They may cling to and idealize the lost culture, and at the same time devalue the new host</w:t>
      </w:r>
      <w:r w:rsidRPr="00A251F6">
        <w:rPr>
          <w:rFonts w:asciiTheme="majorHAnsi" w:eastAsia="Times New Roman" w:hAnsiTheme="majorHAnsi" w:cstheme="majorHAnsi"/>
          <w:sz w:val="16"/>
        </w:rPr>
        <w:t xml:space="preserve"> </w:t>
      </w:r>
      <w:r w:rsidRPr="00213417">
        <w:rPr>
          <w:rFonts w:asciiTheme="majorHAnsi" w:eastAsia="Times New Roman" w:hAnsiTheme="majorHAnsi" w:cstheme="majorHAnsi"/>
          <w:sz w:val="16"/>
        </w:rPr>
        <w:t>culture, a process Akhtar (1999) called ‘‘ethnocentric withdrawal’’.</w:t>
      </w:r>
      <w:r w:rsidRPr="00A251F6">
        <w:rPr>
          <w:rFonts w:asciiTheme="majorHAnsi" w:eastAsia="Times New Roman" w:hAnsiTheme="majorHAnsi" w:cstheme="majorHAnsi"/>
          <w:sz w:val="16"/>
        </w:rPr>
        <w:t xml:space="preserve"> </w:t>
      </w:r>
      <w:r w:rsidRPr="00213417">
        <w:rPr>
          <w:rFonts w:asciiTheme="majorHAnsi" w:eastAsia="Times New Roman" w:hAnsiTheme="majorHAnsi" w:cstheme="majorHAnsi"/>
          <w:sz w:val="16"/>
        </w:rPr>
        <w:t>A healthier response: The Continuing Bonds model of mourning</w:t>
      </w:r>
      <w:r w:rsidRPr="00A251F6">
        <w:rPr>
          <w:rFonts w:asciiTheme="majorHAnsi" w:eastAsia="Times New Roman" w:hAnsiTheme="majorHAnsi" w:cstheme="majorHAnsi"/>
          <w:sz w:val="16"/>
        </w:rPr>
        <w:t xml:space="preserve"> </w:t>
      </w:r>
      <w:proofErr w:type="gramStart"/>
      <w:r w:rsidRPr="00213417">
        <w:rPr>
          <w:rFonts w:asciiTheme="majorHAnsi" w:eastAsia="Times New Roman" w:hAnsiTheme="majorHAnsi" w:cstheme="majorHAnsi"/>
          <w:sz w:val="24"/>
          <w:u w:val="single"/>
        </w:rPr>
        <w:t>The</w:t>
      </w:r>
      <w:proofErr w:type="gramEnd"/>
      <w:r w:rsidRPr="00213417">
        <w:rPr>
          <w:rFonts w:asciiTheme="majorHAnsi" w:eastAsia="Times New Roman" w:hAnsiTheme="majorHAnsi" w:cstheme="majorHAnsi"/>
          <w:sz w:val="24"/>
          <w:u w:val="single"/>
        </w:rPr>
        <w:t xml:space="preserve"> literature covering individuals’ responses to loss suggests that </w:t>
      </w:r>
      <w:r w:rsidRPr="00213417">
        <w:rPr>
          <w:rFonts w:asciiTheme="majorHAnsi" w:eastAsia="Times New Roman" w:hAnsiTheme="majorHAnsi" w:cstheme="majorHAnsi"/>
          <w:b/>
          <w:sz w:val="24"/>
          <w:highlight w:val="cyan"/>
          <w:u w:val="single"/>
        </w:rPr>
        <w:t>it may be healthy</w:t>
      </w:r>
      <w:r w:rsidRPr="00D366C5">
        <w:rPr>
          <w:rFonts w:asciiTheme="majorHAnsi" w:eastAsia="Times New Roman" w:hAnsiTheme="majorHAnsi" w:cstheme="majorHAnsi"/>
          <w:b/>
          <w:sz w:val="24"/>
          <w:highlight w:val="cyan"/>
          <w:u w:val="single"/>
        </w:rPr>
        <w:t xml:space="preserve"> </w:t>
      </w:r>
      <w:r w:rsidRPr="00213417">
        <w:rPr>
          <w:rFonts w:asciiTheme="majorHAnsi" w:eastAsia="Times New Roman" w:hAnsiTheme="majorHAnsi" w:cstheme="majorHAnsi"/>
          <w:b/>
          <w:sz w:val="24"/>
          <w:highlight w:val="cyan"/>
          <w:u w:val="single"/>
        </w:rPr>
        <w:t>for the bereaved immigrant to undergo a process of</w:t>
      </w:r>
      <w:r w:rsidRPr="00D366C5">
        <w:rPr>
          <w:rFonts w:asciiTheme="majorHAnsi" w:eastAsia="Times New Roman" w:hAnsiTheme="majorHAnsi" w:cstheme="majorHAnsi"/>
          <w:b/>
          <w:sz w:val="24"/>
          <w:highlight w:val="cyan"/>
          <w:u w:val="single"/>
        </w:rPr>
        <w:t xml:space="preserve"> </w:t>
      </w:r>
      <w:r w:rsidRPr="00213417">
        <w:rPr>
          <w:rFonts w:asciiTheme="majorHAnsi" w:eastAsia="Times New Roman" w:hAnsiTheme="majorHAnsi" w:cstheme="majorHAnsi"/>
          <w:b/>
          <w:sz w:val="24"/>
          <w:highlight w:val="cyan"/>
          <w:u w:val="single"/>
        </w:rPr>
        <w:t>mourning</w:t>
      </w:r>
      <w:r w:rsidRPr="00213417">
        <w:rPr>
          <w:rFonts w:asciiTheme="majorHAnsi" w:eastAsia="Times New Roman" w:hAnsiTheme="majorHAnsi" w:cstheme="majorHAnsi"/>
          <w:sz w:val="24"/>
          <w:u w:val="single"/>
        </w:rPr>
        <w:t>, which is described by</w:t>
      </w:r>
      <w:r w:rsidRPr="00A251F6">
        <w:rPr>
          <w:rFonts w:asciiTheme="majorHAnsi" w:eastAsia="Times New Roman" w:hAnsiTheme="majorHAnsi" w:cstheme="majorHAnsi"/>
          <w:sz w:val="24"/>
          <w:u w:val="single"/>
        </w:rPr>
        <w:t xml:space="preserve"> </w:t>
      </w:r>
      <w:r w:rsidRPr="00213417">
        <w:rPr>
          <w:rFonts w:asciiTheme="majorHAnsi" w:eastAsia="Times New Roman" w:hAnsiTheme="majorHAnsi" w:cstheme="majorHAnsi"/>
          <w:sz w:val="24"/>
          <w:u w:val="single"/>
        </w:rPr>
        <w:t xml:space="preserve">Falton (2001) as </w:t>
      </w:r>
      <w:r w:rsidRPr="00213417">
        <w:rPr>
          <w:rFonts w:asciiTheme="majorHAnsi" w:eastAsia="Times New Roman" w:hAnsiTheme="majorHAnsi" w:cstheme="majorHAnsi"/>
          <w:sz w:val="24"/>
          <w:highlight w:val="cyan"/>
          <w:u w:val="single"/>
        </w:rPr>
        <w:t xml:space="preserve">a process that works towards coping with loss. </w:t>
      </w:r>
      <w:r w:rsidRPr="00213417">
        <w:rPr>
          <w:rFonts w:asciiTheme="majorHAnsi" w:eastAsia="Times New Roman" w:hAnsiTheme="majorHAnsi" w:cstheme="majorHAnsi"/>
          <w:b/>
          <w:sz w:val="24"/>
          <w:highlight w:val="cyan"/>
          <w:u w:val="single"/>
        </w:rPr>
        <w:t>This coping helps an</w:t>
      </w:r>
      <w:r w:rsidRPr="00D366C5">
        <w:rPr>
          <w:rFonts w:asciiTheme="majorHAnsi" w:eastAsia="Times New Roman" w:hAnsiTheme="majorHAnsi" w:cstheme="majorHAnsi"/>
          <w:b/>
          <w:sz w:val="24"/>
          <w:highlight w:val="cyan"/>
          <w:u w:val="single"/>
        </w:rPr>
        <w:t xml:space="preserve"> </w:t>
      </w:r>
      <w:r w:rsidRPr="00213417">
        <w:rPr>
          <w:rFonts w:asciiTheme="majorHAnsi" w:eastAsia="Times New Roman" w:hAnsiTheme="majorHAnsi" w:cstheme="majorHAnsi"/>
          <w:b/>
          <w:sz w:val="24"/>
          <w:highlight w:val="cyan"/>
          <w:u w:val="single"/>
        </w:rPr>
        <w:t>individual reach a new understanding of the world so that it matches reality. Mourning</w:t>
      </w:r>
      <w:r w:rsidRPr="00D366C5">
        <w:rPr>
          <w:rFonts w:asciiTheme="majorHAnsi" w:eastAsia="Times New Roman" w:hAnsiTheme="majorHAnsi" w:cstheme="majorHAnsi"/>
          <w:b/>
          <w:sz w:val="24"/>
          <w:highlight w:val="cyan"/>
          <w:u w:val="single"/>
        </w:rPr>
        <w:t xml:space="preserve"> </w:t>
      </w:r>
      <w:r w:rsidRPr="00213417">
        <w:rPr>
          <w:rFonts w:asciiTheme="majorHAnsi" w:eastAsia="Times New Roman" w:hAnsiTheme="majorHAnsi" w:cstheme="majorHAnsi"/>
          <w:b/>
          <w:sz w:val="24"/>
          <w:highlight w:val="cyan"/>
          <w:u w:val="single"/>
        </w:rPr>
        <w:t>optimizes function and potential by mixing previous experience with the present reality</w:t>
      </w:r>
      <w:r w:rsidRPr="00D366C5">
        <w:rPr>
          <w:rFonts w:asciiTheme="majorHAnsi" w:eastAsia="Times New Roman" w:hAnsiTheme="majorHAnsi" w:cstheme="majorHAnsi"/>
          <w:b/>
          <w:sz w:val="24"/>
          <w:highlight w:val="cyan"/>
          <w:u w:val="single"/>
        </w:rPr>
        <w:t xml:space="preserve"> </w:t>
      </w:r>
      <w:r w:rsidRPr="00213417">
        <w:rPr>
          <w:rFonts w:asciiTheme="majorHAnsi" w:eastAsia="Times New Roman" w:hAnsiTheme="majorHAnsi" w:cstheme="majorHAnsi"/>
          <w:b/>
          <w:sz w:val="24"/>
          <w:highlight w:val="cyan"/>
          <w:u w:val="single"/>
        </w:rPr>
        <w:t>of loss</w:t>
      </w:r>
      <w:r w:rsidRPr="00213417">
        <w:rPr>
          <w:rFonts w:asciiTheme="majorHAnsi" w:eastAsia="Times New Roman" w:hAnsiTheme="majorHAnsi" w:cstheme="majorHAnsi"/>
          <w:sz w:val="24"/>
          <w:u w:val="single"/>
        </w:rPr>
        <w:t>.</w:t>
      </w:r>
      <w:r w:rsidRPr="00A251F6">
        <w:rPr>
          <w:rFonts w:asciiTheme="majorHAnsi" w:eastAsia="Times New Roman" w:hAnsiTheme="majorHAnsi" w:cstheme="majorHAnsi"/>
          <w:sz w:val="24"/>
          <w:u w:val="single"/>
        </w:rPr>
        <w:t xml:space="preserve"> </w:t>
      </w:r>
      <w:r w:rsidRPr="00213417">
        <w:rPr>
          <w:rFonts w:asciiTheme="majorHAnsi" w:eastAsia="Times New Roman" w:hAnsiTheme="majorHAnsi" w:cstheme="majorHAnsi"/>
          <w:sz w:val="24"/>
          <w:u w:val="single"/>
        </w:rPr>
        <w:t xml:space="preserve">Some theorists have argued that </w:t>
      </w:r>
      <w:r w:rsidRPr="00213417">
        <w:rPr>
          <w:rFonts w:asciiTheme="majorHAnsi" w:eastAsia="Times New Roman" w:hAnsiTheme="majorHAnsi" w:cstheme="majorHAnsi"/>
          <w:sz w:val="24"/>
          <w:highlight w:val="cyan"/>
          <w:u w:val="single"/>
        </w:rPr>
        <w:t>mourning culminates in a continuing bond with what</w:t>
      </w:r>
      <w:r w:rsidRPr="00A251F6">
        <w:rPr>
          <w:rFonts w:asciiTheme="majorHAnsi" w:eastAsia="Times New Roman" w:hAnsiTheme="majorHAnsi" w:cstheme="majorHAnsi"/>
          <w:sz w:val="24"/>
          <w:highlight w:val="cyan"/>
          <w:u w:val="single"/>
        </w:rPr>
        <w:t xml:space="preserve"> </w:t>
      </w:r>
      <w:r w:rsidRPr="00213417">
        <w:rPr>
          <w:rFonts w:asciiTheme="majorHAnsi" w:eastAsia="Times New Roman" w:hAnsiTheme="majorHAnsi" w:cstheme="majorHAnsi"/>
          <w:sz w:val="24"/>
          <w:highlight w:val="cyan"/>
          <w:u w:val="single"/>
        </w:rPr>
        <w:t>has been lost</w:t>
      </w:r>
      <w:r w:rsidRPr="00213417">
        <w:rPr>
          <w:rFonts w:asciiTheme="majorHAnsi" w:eastAsia="Times New Roman" w:hAnsiTheme="majorHAnsi" w:cstheme="majorHAnsi"/>
          <w:sz w:val="24"/>
          <w:u w:val="single"/>
        </w:rPr>
        <w:t xml:space="preserve"> (Silverman &amp; Klass, 1996). </w:t>
      </w:r>
      <w:r w:rsidRPr="00213417">
        <w:rPr>
          <w:rFonts w:asciiTheme="majorHAnsi" w:eastAsia="Times New Roman" w:hAnsiTheme="majorHAnsi" w:cstheme="majorHAnsi"/>
          <w:sz w:val="24"/>
          <w:highlight w:val="cyan"/>
          <w:u w:val="single"/>
        </w:rPr>
        <w:t>Instead of ‘‘letting go’’ of lost internal objects</w:t>
      </w:r>
      <w:r w:rsidRPr="00A251F6">
        <w:rPr>
          <w:rFonts w:asciiTheme="majorHAnsi" w:eastAsia="Times New Roman" w:hAnsiTheme="majorHAnsi" w:cstheme="majorHAnsi"/>
          <w:sz w:val="24"/>
          <w:highlight w:val="cyan"/>
          <w:u w:val="single"/>
        </w:rPr>
        <w:t xml:space="preserve"> </w:t>
      </w:r>
      <w:r w:rsidRPr="00213417">
        <w:rPr>
          <w:rFonts w:asciiTheme="majorHAnsi" w:eastAsia="Times New Roman" w:hAnsiTheme="majorHAnsi" w:cstheme="majorHAnsi"/>
          <w:sz w:val="24"/>
          <w:highlight w:val="cyan"/>
          <w:u w:val="single"/>
        </w:rPr>
        <w:t>(representations of valued people, events, or activities)</w:t>
      </w:r>
      <w:r w:rsidRPr="00213417">
        <w:rPr>
          <w:rFonts w:asciiTheme="majorHAnsi" w:eastAsia="Times New Roman" w:hAnsiTheme="majorHAnsi" w:cstheme="majorHAnsi"/>
          <w:sz w:val="24"/>
          <w:u w:val="single"/>
        </w:rPr>
        <w:t xml:space="preserve"> and separating from them, </w:t>
      </w:r>
      <w:r w:rsidRPr="00213417">
        <w:rPr>
          <w:rFonts w:asciiTheme="majorHAnsi" w:eastAsia="Times New Roman" w:hAnsiTheme="majorHAnsi" w:cstheme="majorHAnsi"/>
          <w:sz w:val="24"/>
          <w:highlight w:val="cyan"/>
          <w:u w:val="single"/>
        </w:rPr>
        <w:t>this</w:t>
      </w:r>
      <w:r w:rsidRPr="00A251F6">
        <w:rPr>
          <w:rFonts w:asciiTheme="majorHAnsi" w:eastAsia="Times New Roman" w:hAnsiTheme="majorHAnsi" w:cstheme="majorHAnsi"/>
          <w:sz w:val="24"/>
          <w:highlight w:val="cyan"/>
          <w:u w:val="single"/>
        </w:rPr>
        <w:t xml:space="preserve"> </w:t>
      </w:r>
      <w:r w:rsidRPr="00213417">
        <w:rPr>
          <w:rFonts w:asciiTheme="majorHAnsi" w:eastAsia="Times New Roman" w:hAnsiTheme="majorHAnsi" w:cstheme="majorHAnsi"/>
          <w:sz w:val="24"/>
          <w:highlight w:val="cyan"/>
          <w:u w:val="single"/>
        </w:rPr>
        <w:t>view of mourning suggests that the bereaved continues to integrate, identifies with, and</w:t>
      </w:r>
      <w:r w:rsidRPr="00A251F6">
        <w:rPr>
          <w:rFonts w:asciiTheme="majorHAnsi" w:eastAsia="Times New Roman" w:hAnsiTheme="majorHAnsi" w:cstheme="majorHAnsi"/>
          <w:sz w:val="24"/>
          <w:highlight w:val="cyan"/>
          <w:u w:val="single"/>
        </w:rPr>
        <w:t xml:space="preserve"> </w:t>
      </w:r>
      <w:r w:rsidRPr="00213417">
        <w:rPr>
          <w:rFonts w:asciiTheme="majorHAnsi" w:eastAsia="Times New Roman" w:hAnsiTheme="majorHAnsi" w:cstheme="majorHAnsi"/>
          <w:sz w:val="24"/>
          <w:highlight w:val="cyan"/>
          <w:u w:val="single"/>
        </w:rPr>
        <w:t>creates a bond with these objects.</w:t>
      </w:r>
      <w:r w:rsidRPr="00213417">
        <w:rPr>
          <w:rFonts w:asciiTheme="majorHAnsi" w:eastAsia="Times New Roman" w:hAnsiTheme="majorHAnsi" w:cstheme="majorHAnsi"/>
          <w:sz w:val="24"/>
          <w:u w:val="single"/>
        </w:rPr>
        <w:t xml:space="preserve"> </w:t>
      </w:r>
      <w:proofErr w:type="gramStart"/>
      <w:r w:rsidRPr="00213417">
        <w:rPr>
          <w:rFonts w:asciiTheme="majorHAnsi" w:eastAsia="Times New Roman" w:hAnsiTheme="majorHAnsi" w:cstheme="majorHAnsi"/>
          <w:sz w:val="24"/>
          <w:u w:val="single"/>
        </w:rPr>
        <w:t>Also</w:t>
      </w:r>
      <w:proofErr w:type="gramEnd"/>
      <w:r w:rsidRPr="00213417">
        <w:rPr>
          <w:rFonts w:asciiTheme="majorHAnsi" w:eastAsia="Times New Roman" w:hAnsiTheme="majorHAnsi" w:cstheme="majorHAnsi"/>
          <w:sz w:val="24"/>
          <w:u w:val="single"/>
        </w:rPr>
        <w:t xml:space="preserve"> according to this model, there is no need for an</w:t>
      </w:r>
      <w:r w:rsidRPr="00A251F6">
        <w:rPr>
          <w:rFonts w:asciiTheme="majorHAnsi" w:eastAsia="Times New Roman" w:hAnsiTheme="majorHAnsi" w:cstheme="majorHAnsi"/>
          <w:sz w:val="24"/>
          <w:u w:val="single"/>
        </w:rPr>
        <w:t xml:space="preserve"> </w:t>
      </w:r>
      <w:r w:rsidRPr="00213417">
        <w:rPr>
          <w:rFonts w:asciiTheme="majorHAnsi" w:eastAsia="Times New Roman" w:hAnsiTheme="majorHAnsi" w:cstheme="majorHAnsi"/>
          <w:sz w:val="24"/>
          <w:u w:val="single"/>
        </w:rPr>
        <w:t xml:space="preserve">emotional detachment from these lost objects; instead, </w:t>
      </w:r>
      <w:r w:rsidRPr="00213417">
        <w:rPr>
          <w:rFonts w:asciiTheme="majorHAnsi" w:eastAsia="Times New Roman" w:hAnsiTheme="majorHAnsi" w:cstheme="majorHAnsi"/>
          <w:sz w:val="24"/>
          <w:highlight w:val="cyan"/>
          <w:u w:val="single"/>
        </w:rPr>
        <w:t>losses can be assimilated into the</w:t>
      </w:r>
      <w:r w:rsidRPr="00A251F6">
        <w:rPr>
          <w:rFonts w:asciiTheme="majorHAnsi" w:eastAsia="Times New Roman" w:hAnsiTheme="majorHAnsi" w:cstheme="majorHAnsi"/>
          <w:sz w:val="24"/>
          <w:highlight w:val="cyan"/>
          <w:u w:val="single"/>
        </w:rPr>
        <w:t xml:space="preserve"> </w:t>
      </w:r>
      <w:r w:rsidRPr="00213417">
        <w:rPr>
          <w:rFonts w:asciiTheme="majorHAnsi" w:eastAsia="Times New Roman" w:hAnsiTheme="majorHAnsi" w:cstheme="majorHAnsi"/>
          <w:sz w:val="24"/>
          <w:highlight w:val="cyan"/>
          <w:u w:val="single"/>
        </w:rPr>
        <w:t xml:space="preserve">mourner’s experiences and maintain their emotional bond. </w:t>
      </w:r>
      <w:r w:rsidRPr="00213417">
        <w:rPr>
          <w:rFonts w:asciiTheme="majorHAnsi" w:eastAsia="Times New Roman" w:hAnsiTheme="majorHAnsi" w:cstheme="majorHAnsi"/>
          <w:b/>
          <w:sz w:val="24"/>
          <w:highlight w:val="cyan"/>
          <w:u w:val="single"/>
        </w:rPr>
        <w:t>That is, mourning is not a</w:t>
      </w:r>
      <w:r w:rsidRPr="00D366C5">
        <w:rPr>
          <w:rFonts w:asciiTheme="majorHAnsi" w:eastAsia="Times New Roman" w:hAnsiTheme="majorHAnsi" w:cstheme="majorHAnsi"/>
          <w:b/>
          <w:sz w:val="24"/>
          <w:highlight w:val="cyan"/>
          <w:u w:val="single"/>
        </w:rPr>
        <w:t xml:space="preserve"> </w:t>
      </w:r>
      <w:r w:rsidRPr="00213417">
        <w:rPr>
          <w:rFonts w:asciiTheme="majorHAnsi" w:eastAsia="Times New Roman" w:hAnsiTheme="majorHAnsi" w:cstheme="majorHAnsi"/>
          <w:b/>
          <w:sz w:val="24"/>
          <w:highlight w:val="cyan"/>
          <w:u w:val="single"/>
        </w:rPr>
        <w:t>contained, time limited event that has an obvious beginning and an end point, but the</w:t>
      </w:r>
      <w:r w:rsidRPr="00D366C5">
        <w:rPr>
          <w:rFonts w:asciiTheme="majorHAnsi" w:eastAsia="Times New Roman" w:hAnsiTheme="majorHAnsi" w:cstheme="majorHAnsi"/>
          <w:b/>
          <w:sz w:val="24"/>
          <w:highlight w:val="cyan"/>
          <w:u w:val="single"/>
        </w:rPr>
        <w:t xml:space="preserve"> </w:t>
      </w:r>
      <w:r w:rsidRPr="00213417">
        <w:rPr>
          <w:rFonts w:asciiTheme="majorHAnsi" w:eastAsia="Times New Roman" w:hAnsiTheme="majorHAnsi" w:cstheme="majorHAnsi"/>
          <w:b/>
          <w:sz w:val="24"/>
          <w:highlight w:val="cyan"/>
          <w:u w:val="single"/>
        </w:rPr>
        <w:t>lost object is rather integrated and ‘‘becomes part of us’</w:t>
      </w:r>
      <w:r w:rsidRPr="00213417">
        <w:rPr>
          <w:rFonts w:asciiTheme="majorHAnsi" w:eastAsia="Times New Roman" w:hAnsiTheme="majorHAnsi" w:cstheme="majorHAnsi"/>
          <w:b/>
          <w:sz w:val="24"/>
          <w:u w:val="single"/>
        </w:rPr>
        <w:t>’</w:t>
      </w:r>
      <w:r w:rsidRPr="00213417">
        <w:rPr>
          <w:rFonts w:asciiTheme="majorHAnsi" w:eastAsia="Times New Roman" w:hAnsiTheme="majorHAnsi" w:cstheme="majorHAnsi"/>
          <w:sz w:val="16"/>
        </w:rPr>
        <w:t xml:space="preserve"> (Murray, 2001).</w:t>
      </w:r>
      <w:r w:rsidRPr="00A251F6">
        <w:rPr>
          <w:rFonts w:asciiTheme="majorHAnsi" w:eastAsia="Times New Roman" w:hAnsiTheme="majorHAnsi" w:cstheme="majorHAnsi"/>
          <w:sz w:val="16"/>
        </w:rPr>
        <w:t xml:space="preserve"> </w:t>
      </w:r>
      <w:r w:rsidRPr="00213417">
        <w:rPr>
          <w:rFonts w:asciiTheme="majorHAnsi" w:eastAsia="Times New Roman" w:hAnsiTheme="majorHAnsi" w:cstheme="majorHAnsi"/>
          <w:sz w:val="16"/>
        </w:rPr>
        <w:t>Through an eight-year ethnographic study with a local chapter of a self-help group of</w:t>
      </w:r>
      <w:r w:rsidRPr="00A251F6">
        <w:rPr>
          <w:rFonts w:asciiTheme="majorHAnsi" w:eastAsia="Times New Roman" w:hAnsiTheme="majorHAnsi" w:cstheme="majorHAnsi"/>
          <w:sz w:val="16"/>
        </w:rPr>
        <w:t xml:space="preserve"> </w:t>
      </w:r>
      <w:r w:rsidRPr="00213417">
        <w:rPr>
          <w:rFonts w:asciiTheme="majorHAnsi" w:eastAsia="Times New Roman" w:hAnsiTheme="majorHAnsi" w:cstheme="majorHAnsi"/>
          <w:sz w:val="16"/>
        </w:rPr>
        <w:t>bereaved parents, Klass (1989) explored the process of mourning of a child by parents.</w:t>
      </w:r>
      <w:r w:rsidRPr="00A251F6">
        <w:rPr>
          <w:rFonts w:asciiTheme="majorHAnsi" w:eastAsia="Times New Roman" w:hAnsiTheme="majorHAnsi" w:cstheme="majorHAnsi"/>
          <w:sz w:val="16"/>
        </w:rPr>
        <w:t xml:space="preserve"> </w:t>
      </w:r>
      <w:r w:rsidRPr="00213417">
        <w:rPr>
          <w:rFonts w:asciiTheme="majorHAnsi" w:eastAsia="Times New Roman" w:hAnsiTheme="majorHAnsi" w:cstheme="majorHAnsi"/>
          <w:sz w:val="16"/>
        </w:rPr>
        <w:t>He observed that bereaved parents do not withdraw energy from the relationship with</w:t>
      </w:r>
      <w:r w:rsidRPr="00A251F6">
        <w:rPr>
          <w:rFonts w:asciiTheme="majorHAnsi" w:eastAsia="Times New Roman" w:hAnsiTheme="majorHAnsi" w:cstheme="majorHAnsi"/>
          <w:sz w:val="16"/>
        </w:rPr>
        <w:t xml:space="preserve"> </w:t>
      </w:r>
      <w:r w:rsidRPr="00213417">
        <w:rPr>
          <w:rFonts w:asciiTheme="majorHAnsi" w:eastAsia="Times New Roman" w:hAnsiTheme="majorHAnsi" w:cstheme="majorHAnsi"/>
          <w:sz w:val="16"/>
        </w:rPr>
        <w:t>the child. Rather, they transform the inner representation of the child in a way that</w:t>
      </w:r>
      <w:r w:rsidRPr="00A251F6">
        <w:rPr>
          <w:rFonts w:asciiTheme="majorHAnsi" w:eastAsia="Times New Roman" w:hAnsiTheme="majorHAnsi" w:cstheme="majorHAnsi"/>
          <w:sz w:val="16"/>
        </w:rPr>
        <w:t xml:space="preserve"> </w:t>
      </w:r>
      <w:r w:rsidRPr="00213417">
        <w:rPr>
          <w:rFonts w:asciiTheme="majorHAnsi" w:eastAsia="Times New Roman" w:hAnsiTheme="majorHAnsi" w:cstheme="majorHAnsi"/>
          <w:sz w:val="16"/>
        </w:rPr>
        <w:t>allows them to maintain the relationship. They also have a continuing bond with the</w:t>
      </w:r>
      <w:r w:rsidRPr="00A251F6">
        <w:rPr>
          <w:rFonts w:asciiTheme="majorHAnsi" w:eastAsia="Times New Roman" w:hAnsiTheme="majorHAnsi" w:cstheme="majorHAnsi"/>
          <w:sz w:val="16"/>
        </w:rPr>
        <w:t xml:space="preserve"> </w:t>
      </w:r>
      <w:r w:rsidRPr="00213417">
        <w:rPr>
          <w:rFonts w:asciiTheme="majorHAnsi" w:eastAsia="Times New Roman" w:hAnsiTheme="majorHAnsi" w:cstheme="majorHAnsi"/>
          <w:sz w:val="16"/>
        </w:rPr>
        <w:t>child for the rest of their lives. He illustrated his point through a case of a mother who</w:t>
      </w:r>
      <w:r w:rsidRPr="00A251F6">
        <w:rPr>
          <w:rFonts w:asciiTheme="majorHAnsi" w:eastAsia="Times New Roman" w:hAnsiTheme="majorHAnsi" w:cstheme="majorHAnsi"/>
          <w:sz w:val="16"/>
        </w:rPr>
        <w:t xml:space="preserve"> </w:t>
      </w:r>
      <w:r w:rsidRPr="00213417">
        <w:rPr>
          <w:rFonts w:asciiTheme="majorHAnsi" w:eastAsia="Times New Roman" w:hAnsiTheme="majorHAnsi" w:cstheme="majorHAnsi"/>
          <w:sz w:val="16"/>
        </w:rPr>
        <w:t>lost her child after being hospitalized for some time before her death. This child had</w:t>
      </w:r>
      <w:r w:rsidRPr="00A251F6">
        <w:rPr>
          <w:rFonts w:asciiTheme="majorHAnsi" w:eastAsia="Times New Roman" w:hAnsiTheme="majorHAnsi" w:cstheme="majorHAnsi"/>
          <w:sz w:val="16"/>
        </w:rPr>
        <w:t xml:space="preserve"> </w:t>
      </w:r>
      <w:r w:rsidRPr="00213417">
        <w:rPr>
          <w:rFonts w:asciiTheme="majorHAnsi" w:eastAsia="Times New Roman" w:hAnsiTheme="majorHAnsi" w:cstheme="majorHAnsi"/>
          <w:sz w:val="16"/>
        </w:rPr>
        <w:t>blood drawn many times and feared it because it hurt her. Incidentally, few months</w:t>
      </w:r>
      <w:r w:rsidRPr="00A251F6">
        <w:rPr>
          <w:rFonts w:asciiTheme="majorHAnsi" w:eastAsia="Times New Roman" w:hAnsiTheme="majorHAnsi" w:cstheme="majorHAnsi"/>
          <w:sz w:val="16"/>
        </w:rPr>
        <w:t xml:space="preserve"> </w:t>
      </w:r>
      <w:r w:rsidRPr="00213417">
        <w:rPr>
          <w:rFonts w:asciiTheme="majorHAnsi" w:eastAsia="Times New Roman" w:hAnsiTheme="majorHAnsi" w:cstheme="majorHAnsi"/>
          <w:sz w:val="16"/>
        </w:rPr>
        <w:t>after the death of her daughter, the mother had her blood drawn as a part of a medical</w:t>
      </w:r>
      <w:r w:rsidRPr="00A251F6">
        <w:rPr>
          <w:rFonts w:asciiTheme="majorHAnsi" w:eastAsia="Times New Roman" w:hAnsiTheme="majorHAnsi" w:cstheme="majorHAnsi"/>
          <w:sz w:val="16"/>
        </w:rPr>
        <w:t xml:space="preserve"> </w:t>
      </w:r>
      <w:r w:rsidRPr="00213417">
        <w:rPr>
          <w:rFonts w:asciiTheme="majorHAnsi" w:eastAsia="Times New Roman" w:hAnsiTheme="majorHAnsi" w:cstheme="majorHAnsi"/>
          <w:sz w:val="16"/>
        </w:rPr>
        <w:t>examination she had to take. She said that as they stuck her with the needle, she was</w:t>
      </w:r>
      <w:r w:rsidRPr="00A251F6">
        <w:rPr>
          <w:rFonts w:asciiTheme="majorHAnsi" w:eastAsia="Times New Roman" w:hAnsiTheme="majorHAnsi" w:cstheme="majorHAnsi"/>
          <w:sz w:val="16"/>
        </w:rPr>
        <w:t xml:space="preserve"> </w:t>
      </w:r>
      <w:r w:rsidRPr="00213417">
        <w:rPr>
          <w:rFonts w:asciiTheme="majorHAnsi" w:eastAsia="Times New Roman" w:hAnsiTheme="majorHAnsi" w:cstheme="majorHAnsi"/>
          <w:sz w:val="16"/>
        </w:rPr>
        <w:t xml:space="preserve">very hurt. She had given blood many times in her </w:t>
      </w:r>
      <w:proofErr w:type="gramStart"/>
      <w:r w:rsidRPr="00213417">
        <w:rPr>
          <w:rFonts w:asciiTheme="majorHAnsi" w:eastAsia="Times New Roman" w:hAnsiTheme="majorHAnsi" w:cstheme="majorHAnsi"/>
          <w:sz w:val="16"/>
        </w:rPr>
        <w:t>life</w:t>
      </w:r>
      <w:proofErr w:type="gramEnd"/>
      <w:r w:rsidRPr="00213417">
        <w:rPr>
          <w:rFonts w:asciiTheme="majorHAnsi" w:eastAsia="Times New Roman" w:hAnsiTheme="majorHAnsi" w:cstheme="majorHAnsi"/>
          <w:sz w:val="16"/>
        </w:rPr>
        <w:t xml:space="preserve"> but it never hurt her the same</w:t>
      </w:r>
      <w:r w:rsidRPr="00A251F6">
        <w:rPr>
          <w:rFonts w:asciiTheme="majorHAnsi" w:eastAsia="Times New Roman" w:hAnsiTheme="majorHAnsi" w:cstheme="majorHAnsi"/>
          <w:sz w:val="16"/>
        </w:rPr>
        <w:t xml:space="preserve"> </w:t>
      </w:r>
      <w:r w:rsidRPr="00213417">
        <w:rPr>
          <w:rFonts w:asciiTheme="majorHAnsi" w:eastAsia="Times New Roman" w:hAnsiTheme="majorHAnsi" w:cstheme="majorHAnsi"/>
          <w:sz w:val="16"/>
        </w:rPr>
        <w:t>way as it did that time. The woman felt that despite her death, her daughter was the one</w:t>
      </w:r>
      <w:r w:rsidRPr="00A251F6">
        <w:rPr>
          <w:rFonts w:asciiTheme="majorHAnsi" w:eastAsia="Times New Roman" w:hAnsiTheme="majorHAnsi" w:cstheme="majorHAnsi"/>
          <w:sz w:val="16"/>
        </w:rPr>
        <w:t xml:space="preserve"> </w:t>
      </w:r>
      <w:r w:rsidRPr="00213417">
        <w:rPr>
          <w:rFonts w:asciiTheme="majorHAnsi" w:eastAsia="Times New Roman" w:hAnsiTheme="majorHAnsi" w:cstheme="majorHAnsi"/>
          <w:sz w:val="16"/>
        </w:rPr>
        <w:t>who was hurt. It was obvious that this mother had maintained her relationship with her</w:t>
      </w:r>
      <w:r w:rsidRPr="00A251F6">
        <w:rPr>
          <w:rFonts w:asciiTheme="majorHAnsi" w:eastAsia="Times New Roman" w:hAnsiTheme="majorHAnsi" w:cstheme="majorHAnsi"/>
          <w:sz w:val="16"/>
        </w:rPr>
        <w:t xml:space="preserve"> </w:t>
      </w:r>
      <w:r w:rsidRPr="00213417">
        <w:rPr>
          <w:rFonts w:asciiTheme="majorHAnsi" w:eastAsia="Times New Roman" w:hAnsiTheme="majorHAnsi" w:cstheme="majorHAnsi"/>
          <w:sz w:val="16"/>
        </w:rPr>
        <w:t>daughter, who had become a part of her—a part that was getting hurt.</w:t>
      </w:r>
      <w:r w:rsidRPr="00A251F6">
        <w:rPr>
          <w:rFonts w:asciiTheme="majorHAnsi" w:eastAsia="Times New Roman" w:hAnsiTheme="majorHAnsi" w:cstheme="majorHAnsi"/>
          <w:sz w:val="16"/>
        </w:rPr>
        <w:t xml:space="preserve"> </w:t>
      </w:r>
      <w:r w:rsidRPr="00213417">
        <w:rPr>
          <w:rFonts w:asciiTheme="majorHAnsi" w:eastAsia="Times New Roman" w:hAnsiTheme="majorHAnsi" w:cstheme="majorHAnsi"/>
          <w:sz w:val="16"/>
        </w:rPr>
        <w:t>Based on this model of mourning, immigrants may want t</w:t>
      </w:r>
      <w:r w:rsidRPr="00A251F6">
        <w:rPr>
          <w:rFonts w:asciiTheme="majorHAnsi" w:eastAsia="Times New Roman" w:hAnsiTheme="majorHAnsi" w:cstheme="majorHAnsi"/>
          <w:sz w:val="16"/>
        </w:rPr>
        <w:t>o preserve the inner representa</w:t>
      </w:r>
      <w:r w:rsidRPr="00213417">
        <w:rPr>
          <w:rFonts w:asciiTheme="majorHAnsi" w:eastAsia="Times New Roman" w:hAnsiTheme="majorHAnsi" w:cstheme="majorHAnsi"/>
          <w:sz w:val="16"/>
        </w:rPr>
        <w:t>tion of their lost countries and use them as a source of solace that may help them face their</w:t>
      </w:r>
      <w:r w:rsidRPr="00A251F6">
        <w:rPr>
          <w:rFonts w:asciiTheme="majorHAnsi" w:eastAsia="Times New Roman" w:hAnsiTheme="majorHAnsi" w:cstheme="majorHAnsi"/>
          <w:sz w:val="16"/>
        </w:rPr>
        <w:t xml:space="preserve"> </w:t>
      </w:r>
      <w:r w:rsidRPr="00213417">
        <w:rPr>
          <w:rFonts w:asciiTheme="majorHAnsi" w:eastAsia="Times New Roman" w:hAnsiTheme="majorHAnsi" w:cstheme="majorHAnsi"/>
          <w:sz w:val="16"/>
        </w:rPr>
        <w:t>new realities. That is, if immigrants preserve that which is important from the past such</w:t>
      </w:r>
      <w:r w:rsidRPr="00A251F6">
        <w:rPr>
          <w:rFonts w:asciiTheme="majorHAnsi" w:eastAsia="Times New Roman" w:hAnsiTheme="majorHAnsi" w:cstheme="majorHAnsi"/>
          <w:sz w:val="16"/>
        </w:rPr>
        <w:t xml:space="preserve"> </w:t>
      </w:r>
      <w:r w:rsidRPr="00213417">
        <w:rPr>
          <w:rFonts w:asciiTheme="majorHAnsi" w:eastAsia="Times New Roman" w:hAnsiTheme="majorHAnsi" w:cstheme="majorHAnsi"/>
          <w:sz w:val="16"/>
        </w:rPr>
        <w:t>as their culture, history, and significant emotional ties, they may eventually experience a</w:t>
      </w:r>
      <w:r w:rsidRPr="00A251F6">
        <w:rPr>
          <w:rFonts w:asciiTheme="majorHAnsi" w:eastAsia="Times New Roman" w:hAnsiTheme="majorHAnsi" w:cstheme="majorHAnsi"/>
          <w:sz w:val="16"/>
        </w:rPr>
        <w:t xml:space="preserve"> </w:t>
      </w:r>
      <w:r w:rsidRPr="00213417">
        <w:rPr>
          <w:rFonts w:asciiTheme="majorHAnsi" w:eastAsia="Times New Roman" w:hAnsiTheme="majorHAnsi" w:cstheme="majorHAnsi"/>
          <w:sz w:val="16"/>
        </w:rPr>
        <w:t>healthy mourning (Alvarez, 1999).</w:t>
      </w:r>
    </w:p>
    <w:p w14:paraId="5028E651" w14:textId="77777777" w:rsidR="007540E6" w:rsidRDefault="007540E6" w:rsidP="007540E6"/>
    <w:p w14:paraId="4C188485" w14:textId="77777777" w:rsidR="007540E6" w:rsidRDefault="007540E6" w:rsidP="007540E6"/>
    <w:p w14:paraId="63A0CD03" w14:textId="77777777" w:rsidR="007540E6" w:rsidRDefault="007540E6" w:rsidP="007540E6"/>
    <w:p w14:paraId="2AE5DF1B" w14:textId="77777777" w:rsidR="007540E6" w:rsidRDefault="007540E6" w:rsidP="007540E6"/>
    <w:p w14:paraId="4FACE1AE" w14:textId="77777777" w:rsidR="007540E6" w:rsidRDefault="007540E6" w:rsidP="007540E6"/>
    <w:p w14:paraId="365AA601" w14:textId="77777777" w:rsidR="007540E6" w:rsidRPr="00F17DCA" w:rsidRDefault="007540E6" w:rsidP="007540E6">
      <w:pPr>
        <w:rPr>
          <w:color w:val="000000" w:themeColor="text1"/>
        </w:rPr>
      </w:pPr>
    </w:p>
    <w:p w14:paraId="4E9F4D61" w14:textId="77777777" w:rsidR="007540E6" w:rsidRPr="006D4CE8" w:rsidRDefault="007540E6" w:rsidP="007540E6">
      <w:pPr>
        <w:rPr>
          <w:rFonts w:asciiTheme="majorHAnsi" w:hAnsiTheme="majorHAnsi" w:cstheme="majorHAnsi"/>
          <w:b/>
          <w:i/>
          <w:iCs/>
          <w:color w:val="000000" w:themeColor="text1"/>
          <w:sz w:val="20"/>
          <w:szCs w:val="20"/>
        </w:rPr>
      </w:pPr>
      <w:r w:rsidRPr="006D4CE8">
        <w:rPr>
          <w:rFonts w:asciiTheme="majorHAnsi" w:eastAsia="Times New Roman" w:hAnsiTheme="majorHAnsi" w:cstheme="majorHAnsi"/>
          <w:b/>
          <w:i/>
          <w:iCs/>
          <w:color w:val="000000" w:themeColor="text1"/>
          <w:sz w:val="20"/>
          <w:szCs w:val="20"/>
          <w:vertAlign w:val="superscript"/>
        </w:rPr>
        <w:t>1</w:t>
      </w:r>
      <w:r w:rsidRPr="006D4CE8">
        <w:rPr>
          <w:rFonts w:asciiTheme="majorHAnsi" w:eastAsia="Times New Roman" w:hAnsiTheme="majorHAnsi" w:cstheme="majorHAnsi"/>
          <w:b/>
          <w:i/>
          <w:iCs/>
          <w:color w:val="000000" w:themeColor="text1"/>
          <w:sz w:val="20"/>
          <w:szCs w:val="20"/>
        </w:rPr>
        <w:t xml:space="preserve"> Alma Guillermopriet</w:t>
      </w:r>
      <w:r w:rsidRPr="006D4CE8">
        <w:rPr>
          <w:rFonts w:asciiTheme="majorHAnsi" w:hAnsiTheme="majorHAnsi" w:cstheme="majorHAnsi"/>
          <w:b/>
          <w:i/>
          <w:iCs/>
          <w:color w:val="000000" w:themeColor="text1"/>
          <w:sz w:val="20"/>
          <w:szCs w:val="20"/>
        </w:rPr>
        <w:t xml:space="preserve">o. “Mexico 72 migrantes.” Berkeley Review of Latin American Studies, </w:t>
      </w:r>
      <w:proofErr w:type="gramStart"/>
      <w:r w:rsidRPr="006D4CE8">
        <w:rPr>
          <w:rFonts w:asciiTheme="majorHAnsi" w:hAnsiTheme="majorHAnsi" w:cstheme="majorHAnsi"/>
          <w:b/>
          <w:i/>
          <w:iCs/>
          <w:color w:val="000000" w:themeColor="text1"/>
          <w:sz w:val="20"/>
          <w:szCs w:val="20"/>
        </w:rPr>
        <w:t>Fall</w:t>
      </w:r>
      <w:proofErr w:type="gramEnd"/>
      <w:r w:rsidRPr="006D4CE8">
        <w:rPr>
          <w:rFonts w:asciiTheme="majorHAnsi" w:hAnsiTheme="majorHAnsi" w:cstheme="majorHAnsi"/>
          <w:b/>
          <w:i/>
          <w:iCs/>
          <w:color w:val="000000" w:themeColor="text1"/>
          <w:sz w:val="20"/>
          <w:szCs w:val="20"/>
        </w:rPr>
        <w:t xml:space="preserve"> 2011: An account of the 72 bodies of undocumented migrants found Tamaulipas</w:t>
      </w:r>
    </w:p>
    <w:p w14:paraId="506853FC" w14:textId="77777777" w:rsidR="007540E6" w:rsidRPr="006D4CE8" w:rsidRDefault="007540E6" w:rsidP="007540E6">
      <w:pPr>
        <w:rPr>
          <w:rFonts w:asciiTheme="majorHAnsi" w:hAnsiTheme="majorHAnsi" w:cstheme="majorHAnsi"/>
          <w:b/>
          <w:i/>
          <w:color w:val="000000" w:themeColor="text1"/>
          <w:sz w:val="20"/>
          <w:szCs w:val="20"/>
        </w:rPr>
      </w:pPr>
      <w:r w:rsidRPr="006D4CE8">
        <w:rPr>
          <w:rFonts w:asciiTheme="majorHAnsi" w:hAnsiTheme="majorHAnsi" w:cstheme="majorHAnsi"/>
          <w:b/>
          <w:i/>
          <w:iCs/>
          <w:color w:val="3B3B3B"/>
          <w:sz w:val="20"/>
          <w:szCs w:val="20"/>
          <w:vertAlign w:val="superscript"/>
        </w:rPr>
        <w:lastRenderedPageBreak/>
        <w:t>2</w:t>
      </w:r>
      <w:r w:rsidRPr="006D4CE8">
        <w:rPr>
          <w:rFonts w:asciiTheme="majorHAnsi" w:hAnsiTheme="majorHAnsi" w:cstheme="majorHAnsi"/>
          <w:b/>
          <w:i/>
          <w:color w:val="000000" w:themeColor="text1"/>
          <w:sz w:val="20"/>
          <w:szCs w:val="20"/>
        </w:rPr>
        <w:t xml:space="preserve"> Damien Cave and Frances Robles. “A smuggled Girl’s Odyssey of False Promise and Fear.” The New York Times, October. 5, 2014: The story of a Guatemalan girl who was smuggled into the US by “coyotes” and the overarching abuse and kidnappings inherent in smuggling </w:t>
      </w:r>
    </w:p>
    <w:p w14:paraId="4D6ACAE7" w14:textId="77777777" w:rsidR="007540E6" w:rsidRPr="006D4CE8" w:rsidRDefault="007540E6" w:rsidP="007540E6">
      <w:pPr>
        <w:rPr>
          <w:rFonts w:asciiTheme="majorHAnsi" w:hAnsiTheme="majorHAnsi" w:cstheme="majorHAnsi"/>
          <w:b/>
          <w:i/>
          <w:color w:val="000000" w:themeColor="text1"/>
          <w:sz w:val="20"/>
          <w:szCs w:val="20"/>
        </w:rPr>
      </w:pPr>
      <w:r w:rsidRPr="006D4CE8">
        <w:rPr>
          <w:b/>
          <w:i/>
          <w:sz w:val="20"/>
          <w:szCs w:val="20"/>
          <w:vertAlign w:val="superscript"/>
        </w:rPr>
        <w:t>3</w:t>
      </w:r>
      <w:r w:rsidRPr="006D4CE8">
        <w:rPr>
          <w:rFonts w:asciiTheme="majorHAnsi" w:hAnsiTheme="majorHAnsi" w:cstheme="majorHAnsi"/>
          <w:b/>
          <w:i/>
          <w:color w:val="000000" w:themeColor="text1"/>
          <w:sz w:val="20"/>
          <w:szCs w:val="20"/>
        </w:rPr>
        <w:t xml:space="preserve"> Miguel Tapia Alcaraz, translated by Renee Richardson. “Mexico 72 migrantes.” Berkeley Review of Latin American Studies, </w:t>
      </w:r>
      <w:proofErr w:type="gramStart"/>
      <w:r w:rsidRPr="006D4CE8">
        <w:rPr>
          <w:rFonts w:asciiTheme="majorHAnsi" w:hAnsiTheme="majorHAnsi" w:cstheme="majorHAnsi"/>
          <w:b/>
          <w:i/>
          <w:color w:val="000000" w:themeColor="text1"/>
          <w:sz w:val="20"/>
          <w:szCs w:val="20"/>
        </w:rPr>
        <w:t>Fall</w:t>
      </w:r>
      <w:proofErr w:type="gramEnd"/>
      <w:r w:rsidRPr="006D4CE8">
        <w:rPr>
          <w:rFonts w:asciiTheme="majorHAnsi" w:hAnsiTheme="majorHAnsi" w:cstheme="majorHAnsi"/>
          <w:b/>
          <w:i/>
          <w:color w:val="000000" w:themeColor="text1"/>
          <w:sz w:val="20"/>
          <w:szCs w:val="20"/>
        </w:rPr>
        <w:t xml:space="preserve"> 2011: An account for Junior Basillio Espinoza, Victim No. 34 of the 72 murdered in Tamaulipas </w:t>
      </w:r>
    </w:p>
    <w:p w14:paraId="14F6F063" w14:textId="77777777" w:rsidR="007540E6" w:rsidRPr="006D4CE8" w:rsidRDefault="007540E6" w:rsidP="007540E6">
      <w:pPr>
        <w:rPr>
          <w:rFonts w:asciiTheme="majorHAnsi" w:hAnsiTheme="majorHAnsi" w:cstheme="majorHAnsi"/>
          <w:b/>
          <w:i/>
          <w:color w:val="000000" w:themeColor="text1"/>
          <w:sz w:val="20"/>
          <w:szCs w:val="20"/>
        </w:rPr>
      </w:pPr>
      <w:r w:rsidRPr="006D4CE8">
        <w:rPr>
          <w:b/>
          <w:i/>
          <w:sz w:val="20"/>
          <w:szCs w:val="20"/>
          <w:vertAlign w:val="superscript"/>
        </w:rPr>
        <w:t>4</w:t>
      </w:r>
      <w:r w:rsidRPr="006D4CE8">
        <w:rPr>
          <w:rFonts w:asciiTheme="majorHAnsi" w:hAnsiTheme="majorHAnsi" w:cstheme="majorHAnsi"/>
          <w:b/>
          <w:i/>
          <w:color w:val="000000" w:themeColor="text1"/>
          <w:sz w:val="20"/>
          <w:szCs w:val="20"/>
        </w:rPr>
        <w:t xml:space="preserve"> Katie Annand. “I work with children separated from caregivers at the border. What happens is unforgivable.” Vox.com, June. 6, 2018: Siblings separated from their mother at the border tell their story  </w:t>
      </w:r>
    </w:p>
    <w:p w14:paraId="6070D217" w14:textId="77777777" w:rsidR="007540E6" w:rsidRPr="006D4CE8" w:rsidRDefault="007540E6" w:rsidP="007540E6">
      <w:pPr>
        <w:rPr>
          <w:rFonts w:asciiTheme="majorHAnsi" w:hAnsiTheme="majorHAnsi" w:cstheme="majorHAnsi"/>
          <w:b/>
          <w:i/>
          <w:color w:val="000000" w:themeColor="text1"/>
          <w:sz w:val="20"/>
          <w:szCs w:val="20"/>
        </w:rPr>
      </w:pPr>
      <w:r w:rsidRPr="006D4CE8">
        <w:rPr>
          <w:b/>
          <w:i/>
          <w:sz w:val="20"/>
          <w:szCs w:val="20"/>
          <w:vertAlign w:val="superscript"/>
        </w:rPr>
        <w:t>5</w:t>
      </w:r>
      <w:r w:rsidRPr="006D4CE8">
        <w:rPr>
          <w:rFonts w:asciiTheme="majorHAnsi" w:hAnsiTheme="majorHAnsi" w:cstheme="majorHAnsi"/>
          <w:b/>
          <w:i/>
          <w:color w:val="000000" w:themeColor="text1"/>
          <w:sz w:val="20"/>
          <w:szCs w:val="20"/>
        </w:rPr>
        <w:t xml:space="preserve"> Leon Wieseltier. “The Syrian Refugees and us.” Markaz, </w:t>
      </w:r>
      <w:proofErr w:type="gramStart"/>
      <w:r w:rsidRPr="006D4CE8">
        <w:rPr>
          <w:rFonts w:asciiTheme="majorHAnsi" w:hAnsiTheme="majorHAnsi" w:cstheme="majorHAnsi"/>
          <w:b/>
          <w:i/>
          <w:color w:val="000000" w:themeColor="text1"/>
          <w:sz w:val="20"/>
          <w:szCs w:val="20"/>
        </w:rPr>
        <w:t>Brooking,  Monday</w:t>
      </w:r>
      <w:proofErr w:type="gramEnd"/>
      <w:r w:rsidRPr="006D4CE8">
        <w:rPr>
          <w:rFonts w:asciiTheme="majorHAnsi" w:hAnsiTheme="majorHAnsi" w:cstheme="majorHAnsi"/>
          <w:b/>
          <w:i/>
          <w:color w:val="000000" w:themeColor="text1"/>
          <w:sz w:val="20"/>
          <w:szCs w:val="20"/>
        </w:rPr>
        <w:t xml:space="preserve">, June 13, 2016: The condemnation of US reaction towards the Syrian refugee crisis </w:t>
      </w:r>
    </w:p>
    <w:p w14:paraId="6338AB2C" w14:textId="77777777" w:rsidR="007540E6" w:rsidRDefault="007540E6" w:rsidP="007540E6">
      <w:pPr>
        <w:rPr>
          <w:b/>
          <w:sz w:val="20"/>
          <w:szCs w:val="20"/>
        </w:rPr>
      </w:pPr>
    </w:p>
    <w:p w14:paraId="766CC48B" w14:textId="7ED1E474" w:rsidR="00E42E4C" w:rsidRDefault="00E42E4C" w:rsidP="00F601E6"/>
    <w:p w14:paraId="553644BA" w14:textId="1DF786E3" w:rsidR="007540E6" w:rsidRDefault="007540E6" w:rsidP="00F601E6"/>
    <w:p w14:paraId="2CBB9C24" w14:textId="7C1F10FB" w:rsidR="007540E6" w:rsidRPr="00DF2C46" w:rsidRDefault="007540E6" w:rsidP="007540E6">
      <w:pPr>
        <w:pStyle w:val="Heading1"/>
        <w:rPr>
          <w:rFonts w:cs="Calibri"/>
          <w:sz w:val="44"/>
          <w:szCs w:val="26"/>
          <w:u w:val="double"/>
        </w:rPr>
      </w:pPr>
      <w:r>
        <w:rPr>
          <w:rFonts w:cs="Calibri"/>
        </w:rPr>
        <w:lastRenderedPageBreak/>
        <w:t xml:space="preserve">2AC </w:t>
      </w:r>
    </w:p>
    <w:p w14:paraId="3BFE7AD9" w14:textId="4EDB5808" w:rsidR="007540E6" w:rsidRDefault="007540E6" w:rsidP="00F601E6"/>
    <w:p w14:paraId="4B1C4087" w14:textId="3D169DFD" w:rsidR="007540E6" w:rsidRDefault="007540E6" w:rsidP="007540E6">
      <w:pPr>
        <w:pStyle w:val="Heading2"/>
        <w:rPr>
          <w:rFonts w:cs="Calibri"/>
        </w:rPr>
      </w:pPr>
      <w:r>
        <w:rPr>
          <w:rFonts w:cs="Calibri"/>
        </w:rPr>
        <w:lastRenderedPageBreak/>
        <w:t>Fwk</w:t>
      </w:r>
    </w:p>
    <w:p w14:paraId="1FD2C96A" w14:textId="77777777" w:rsidR="007540E6" w:rsidRPr="000C104B" w:rsidRDefault="007540E6" w:rsidP="007540E6">
      <w:pPr>
        <w:spacing w:after="0" w:line="240" w:lineRule="auto"/>
        <w:contextualSpacing/>
        <w:rPr>
          <w:rFonts w:cs="Calibri"/>
          <w:i/>
          <w:sz w:val="16"/>
          <w:szCs w:val="16"/>
        </w:rPr>
      </w:pPr>
      <w:r w:rsidRPr="000C104B">
        <w:rPr>
          <w:rFonts w:cs="Calibri"/>
          <w:b/>
          <w:szCs w:val="22"/>
        </w:rPr>
        <w:t xml:space="preserve">Gerber and Nagel ’17 </w:t>
      </w:r>
      <w:r w:rsidRPr="000C104B">
        <w:rPr>
          <w:rFonts w:cs="Calibri"/>
          <w:i/>
          <w:sz w:val="20"/>
          <w:szCs w:val="22"/>
        </w:rPr>
        <w:t>(</w:t>
      </w:r>
      <w:r w:rsidRPr="000C104B">
        <w:rPr>
          <w:rFonts w:cs="Calibri"/>
          <w:i/>
          <w:sz w:val="16"/>
          <w:szCs w:val="16"/>
        </w:rPr>
        <w:t xml:space="preserve">Matthew G. Gerber, Ph.D. Associate Professor of Communication &amp; Director of Debate at Baylor University, Jeff Nagel, Ph.D. Graduate Assistance in Communication Arts and Sciences at Baylor University, “Final Frontiers: The Perpetual Explanatory Power </w:t>
      </w:r>
      <w:proofErr w:type="gramStart"/>
      <w:r w:rsidRPr="000C104B">
        <w:rPr>
          <w:rFonts w:cs="Calibri"/>
          <w:i/>
          <w:sz w:val="16"/>
          <w:szCs w:val="16"/>
        </w:rPr>
        <w:t>Of</w:t>
      </w:r>
      <w:proofErr w:type="gramEnd"/>
      <w:r w:rsidRPr="000C104B">
        <w:rPr>
          <w:rFonts w:cs="Calibri"/>
          <w:i/>
          <w:sz w:val="16"/>
          <w:szCs w:val="16"/>
        </w:rPr>
        <w:t xml:space="preserve"> Alfred Snider’s Gaming Theories For Contemporary Intercollegiate Policy Debate”, Contemporary</w:t>
      </w:r>
      <w:r>
        <w:rPr>
          <w:rFonts w:cs="Calibri"/>
          <w:i/>
          <w:sz w:val="16"/>
          <w:szCs w:val="16"/>
        </w:rPr>
        <w:t xml:space="preserve"> Argumentation &amp; Debate, 2017</w:t>
      </w:r>
      <w:r w:rsidRPr="000C104B">
        <w:rPr>
          <w:rFonts w:cs="Calibri"/>
          <w:i/>
          <w:sz w:val="16"/>
          <w:szCs w:val="16"/>
        </w:rPr>
        <w:t xml:space="preserve"> VS</w:t>
      </w:r>
      <w:r>
        <w:rPr>
          <w:rFonts w:cs="Calibri"/>
          <w:i/>
          <w:sz w:val="16"/>
          <w:szCs w:val="16"/>
        </w:rPr>
        <w:t>)</w:t>
      </w:r>
    </w:p>
    <w:p w14:paraId="7485991C" w14:textId="39212D53" w:rsidR="007540E6" w:rsidRDefault="007540E6" w:rsidP="007540E6">
      <w:pPr>
        <w:spacing w:after="0" w:line="240" w:lineRule="auto"/>
        <w:contextualSpacing/>
        <w:rPr>
          <w:rFonts w:cs="Calibri"/>
          <w:sz w:val="16"/>
          <w:szCs w:val="22"/>
        </w:rPr>
      </w:pPr>
      <w:r w:rsidRPr="000C104B">
        <w:rPr>
          <w:rFonts w:cs="Calibri"/>
          <w:szCs w:val="22"/>
          <w:u w:val="single"/>
        </w:rPr>
        <w:t>There are multiple ways in which Snider’s gaming theories begin to account for the current schism in competitive intercollegiate policy debate. We argue that gaming theories might be useful for unpacking both the distinct split between “policy” debate and the more critical, theoretical, or “performative” styles of debate, a divide Snider has described as a “paradigmatic crisis” in modern policy debate</w:t>
      </w:r>
      <w:r w:rsidRPr="000C104B">
        <w:rPr>
          <w:rFonts w:cs="Calibri"/>
          <w:sz w:val="16"/>
          <w:szCs w:val="22"/>
        </w:rPr>
        <w:t xml:space="preserve"> (1984, p.170). First, it should be noted that the </w:t>
      </w:r>
      <w:r w:rsidRPr="000C104B">
        <w:rPr>
          <w:rFonts w:cs="Calibri"/>
          <w:szCs w:val="22"/>
          <w:highlight w:val="cyan"/>
          <w:u w:val="single"/>
        </w:rPr>
        <w:t>current</w:t>
      </w:r>
      <w:r w:rsidRPr="000C104B">
        <w:rPr>
          <w:rFonts w:cs="Calibri"/>
          <w:szCs w:val="22"/>
          <w:u w:val="single"/>
        </w:rPr>
        <w:t xml:space="preserve"> college </w:t>
      </w:r>
      <w:r w:rsidRPr="000C104B">
        <w:rPr>
          <w:rFonts w:cs="Calibri"/>
          <w:szCs w:val="22"/>
          <w:highlight w:val="cyan"/>
          <w:u w:val="single"/>
        </w:rPr>
        <w:t>policy debate community is</w:t>
      </w:r>
      <w:r w:rsidRPr="000C104B">
        <w:rPr>
          <w:rFonts w:cs="Calibri"/>
          <w:szCs w:val="22"/>
          <w:u w:val="single"/>
        </w:rPr>
        <w:t xml:space="preserve"> deeply </w:t>
      </w:r>
      <w:r w:rsidRPr="000C104B">
        <w:rPr>
          <w:rFonts w:cs="Calibri"/>
          <w:szCs w:val="22"/>
          <w:highlight w:val="cyan"/>
          <w:u w:val="single"/>
        </w:rPr>
        <w:t xml:space="preserve">divided over the question of what debate </w:t>
      </w:r>
      <w:r w:rsidRPr="000C104B">
        <w:rPr>
          <w:rFonts w:cs="Calibri"/>
          <w:i/>
          <w:iCs/>
          <w:szCs w:val="22"/>
          <w:highlight w:val="cyan"/>
          <w:u w:val="single"/>
        </w:rPr>
        <w:t xml:space="preserve">is </w:t>
      </w:r>
      <w:r w:rsidRPr="000C104B">
        <w:rPr>
          <w:rFonts w:cs="Calibri"/>
          <w:szCs w:val="22"/>
          <w:highlight w:val="cyan"/>
          <w:u w:val="single"/>
        </w:rPr>
        <w:t>and what it should be.</w:t>
      </w:r>
      <w:r w:rsidRPr="000C104B">
        <w:rPr>
          <w:rFonts w:cs="Calibri"/>
          <w:szCs w:val="22"/>
          <w:u w:val="single"/>
        </w:rPr>
        <w:t xml:space="preserve"> On one side, many debaters and coaches indeed view debate as an academic game in which competitors assume the levers of </w:t>
      </w:r>
      <w:proofErr w:type="gramStart"/>
      <w:r w:rsidRPr="000C104B">
        <w:rPr>
          <w:rFonts w:cs="Calibri"/>
          <w:szCs w:val="22"/>
          <w:u w:val="single"/>
        </w:rPr>
        <w:t>power, and</w:t>
      </w:r>
      <w:proofErr w:type="gramEnd"/>
      <w:r w:rsidRPr="000C104B">
        <w:rPr>
          <w:rFonts w:cs="Calibri"/>
          <w:szCs w:val="22"/>
          <w:u w:val="single"/>
        </w:rPr>
        <w:t xml:space="preserve"> pretend through </w:t>
      </w:r>
      <w:r w:rsidRPr="000C104B">
        <w:rPr>
          <w:rFonts w:cs="Calibri"/>
          <w:i/>
          <w:iCs/>
          <w:szCs w:val="22"/>
          <w:u w:val="single"/>
        </w:rPr>
        <w:t xml:space="preserve">fiat power </w:t>
      </w:r>
      <w:r w:rsidRPr="000C104B">
        <w:rPr>
          <w:rFonts w:cs="Calibri"/>
          <w:szCs w:val="22"/>
          <w:u w:val="single"/>
        </w:rPr>
        <w:t>to enact legislation and then deliberate over the relative advantages and disadvantages of a specific policy proposal. For this group, the implications of the debate game do not leave the classroom, other than in terms of the education and critical thinking skills generated by participation in the game.</w:t>
      </w:r>
      <w:r w:rsidRPr="000C104B">
        <w:rPr>
          <w:rFonts w:cs="Calibri"/>
          <w:sz w:val="16"/>
          <w:szCs w:val="22"/>
        </w:rPr>
        <w:t xml:space="preserve"> Debate judges who view the game in this way tend to reward debates that function within the bounds of the topic; debates that follow the “formula” for making and answering arguments; debates in which the affirmative offers a plan as a change to the status quo through traditional arguments like disadvantages, or alternative to the status quo in the form of counterplans. This traditional approach to debate clearly has appeal and pedagogical value for </w:t>
      </w:r>
      <w:proofErr w:type="gramStart"/>
      <w:r w:rsidRPr="000C104B">
        <w:rPr>
          <w:rFonts w:cs="Calibri"/>
          <w:sz w:val="16"/>
          <w:szCs w:val="22"/>
        </w:rPr>
        <w:t>many, and</w:t>
      </w:r>
      <w:proofErr w:type="gramEnd"/>
      <w:r w:rsidRPr="000C104B">
        <w:rPr>
          <w:rFonts w:cs="Calibri"/>
          <w:sz w:val="16"/>
          <w:szCs w:val="22"/>
        </w:rPr>
        <w:t xml:space="preserve"> focuses on learning policy issues to help debaters as they transition to public and professional life. On the other side of the ideological spectrum, </w:t>
      </w:r>
      <w:r w:rsidRPr="000C104B">
        <w:rPr>
          <w:rFonts w:cs="Calibri"/>
          <w:szCs w:val="22"/>
          <w:highlight w:val="cyan"/>
          <w:u w:val="single"/>
        </w:rPr>
        <w:t xml:space="preserve">there is a cadre of debaters </w:t>
      </w:r>
      <w:r w:rsidRPr="00865C6F">
        <w:rPr>
          <w:rFonts w:cs="Calibri"/>
          <w:szCs w:val="22"/>
          <w:u w:val="single"/>
        </w:rPr>
        <w:t xml:space="preserve">and critics </w:t>
      </w:r>
      <w:r w:rsidRPr="000C104B">
        <w:rPr>
          <w:rFonts w:cs="Calibri"/>
          <w:szCs w:val="22"/>
          <w:highlight w:val="cyan"/>
          <w:u w:val="single"/>
        </w:rPr>
        <w:t xml:space="preserve">who believe that debate is </w:t>
      </w:r>
      <w:r w:rsidRPr="00865C6F">
        <w:rPr>
          <w:rFonts w:cs="Calibri"/>
          <w:szCs w:val="22"/>
          <w:u w:val="single"/>
        </w:rPr>
        <w:t xml:space="preserve">not simply a game, but instead is considered </w:t>
      </w:r>
      <w:r w:rsidRPr="000C104B">
        <w:rPr>
          <w:rFonts w:cs="Calibri"/>
          <w:szCs w:val="22"/>
          <w:highlight w:val="cyan"/>
          <w:u w:val="single"/>
        </w:rPr>
        <w:t>more intrinsic to their lives outside of each round</w:t>
      </w:r>
      <w:r w:rsidRPr="000C104B">
        <w:rPr>
          <w:rFonts w:cs="Calibri"/>
          <w:szCs w:val="22"/>
          <w:u w:val="single"/>
        </w:rPr>
        <w:t xml:space="preserve">. For these participants, </w:t>
      </w:r>
      <w:r w:rsidRPr="000C104B">
        <w:rPr>
          <w:rFonts w:cs="Calibri"/>
          <w:szCs w:val="22"/>
          <w:highlight w:val="cyan"/>
          <w:u w:val="single"/>
        </w:rPr>
        <w:t xml:space="preserve">debate resembles a project, whose general mission is criticism of the traditional view of debate as a game, </w:t>
      </w:r>
      <w:r w:rsidRPr="006D07C5">
        <w:rPr>
          <w:rFonts w:cs="Calibri"/>
          <w:szCs w:val="22"/>
          <w:u w:val="single"/>
        </w:rPr>
        <w:t>often as or on behalf of those voices that often have been excluded through the logic of gaming. These debaters view the debate activity as a way to empower themselves or their communities; as a way</w:t>
      </w:r>
      <w:r w:rsidRPr="000C104B">
        <w:rPr>
          <w:rFonts w:cs="Calibri"/>
          <w:szCs w:val="22"/>
          <w:u w:val="single"/>
        </w:rPr>
        <w:t xml:space="preserve"> for them to attend college on a scholarship; or as a </w:t>
      </w:r>
      <w:r w:rsidRPr="000C104B">
        <w:rPr>
          <w:rFonts w:cs="Calibri"/>
          <w:i/>
          <w:szCs w:val="22"/>
          <w:u w:val="single"/>
        </w:rPr>
        <w:t xml:space="preserve">method </w:t>
      </w:r>
      <w:r w:rsidRPr="000C104B">
        <w:rPr>
          <w:rFonts w:cs="Calibri"/>
          <w:szCs w:val="22"/>
          <w:u w:val="single"/>
        </w:rPr>
        <w:t xml:space="preserve">that is instrumental in securing gainful employment after graduation. Judges who adhere to this view of debate tend to reward teams who think outside the box; who run non-traditional arguments; or who incorporate music, art, or performance into their debating strategies. </w:t>
      </w:r>
      <w:r w:rsidRPr="000C104B">
        <w:rPr>
          <w:rFonts w:cs="Calibri"/>
          <w:szCs w:val="22"/>
          <w:highlight w:val="cyan"/>
          <w:u w:val="single"/>
        </w:rPr>
        <w:t>These teams do not fully reject the idea that debate is a game, but rather question the existing and overly impersonal and exclusionary ways in which it is currently played</w:t>
      </w:r>
      <w:r w:rsidRPr="000C104B">
        <w:rPr>
          <w:rFonts w:cs="Calibri"/>
          <w:szCs w:val="22"/>
          <w:u w:val="single"/>
        </w:rPr>
        <w:t>.</w:t>
      </w:r>
      <w:r w:rsidRPr="000C104B">
        <w:rPr>
          <w:rFonts w:cs="Calibri"/>
          <w:sz w:val="16"/>
          <w:szCs w:val="22"/>
        </w:rPr>
        <w:t xml:space="preserve"> The length of this essay prevents a full interrogation of the policy/ performance bifurcation in contemporary college debate, and the authors hope that the description here is not overly simplistic. Severly scholars have already examined this shift, and it continues a ripe area for further research (Dillard-Knox, 2014). In any case, this distinct split within the American college policy debate community was accurately described by, and predicted by Dr. Snider, who viewed the paradigm crisis as an inevitable outgrowth of the evolution of the debate game. </w:t>
      </w:r>
      <w:r w:rsidRPr="000C104B">
        <w:rPr>
          <w:rFonts w:cs="Calibri"/>
          <w:szCs w:val="22"/>
          <w:u w:val="single"/>
        </w:rPr>
        <w:t xml:space="preserve">We argue that Snider’s </w:t>
      </w:r>
      <w:r w:rsidRPr="000C104B">
        <w:rPr>
          <w:rFonts w:cs="Calibri"/>
          <w:szCs w:val="22"/>
          <w:highlight w:val="cyan"/>
          <w:u w:val="single"/>
        </w:rPr>
        <w:t>gaming perspective</w:t>
      </w:r>
      <w:r w:rsidRPr="000C104B">
        <w:rPr>
          <w:rFonts w:cs="Calibri"/>
          <w:szCs w:val="22"/>
          <w:u w:val="single"/>
        </w:rPr>
        <w:t xml:space="preserve"> continues to be relevant to the current situation in college debate, and it </w:t>
      </w:r>
      <w:r w:rsidRPr="000C104B">
        <w:rPr>
          <w:rFonts w:cs="Calibri"/>
          <w:szCs w:val="22"/>
          <w:highlight w:val="cyan"/>
          <w:u w:val="single"/>
        </w:rPr>
        <w:t>offers an inclusive framework within which both traditional and performative styles of policy debate can co-exist</w:t>
      </w:r>
      <w:r w:rsidRPr="000C104B">
        <w:rPr>
          <w:rFonts w:cs="Calibri"/>
          <w:szCs w:val="22"/>
          <w:u w:val="single"/>
        </w:rPr>
        <w:t>.</w:t>
      </w:r>
      <w:r w:rsidRPr="000C104B">
        <w:rPr>
          <w:rFonts w:cs="Calibri"/>
          <w:sz w:val="16"/>
          <w:szCs w:val="22"/>
        </w:rPr>
        <w:t xml:space="preserve"> We isolate several points of support for this conclusion, all of which emerge from Snider’s lifelong research endeavors. </w:t>
      </w:r>
      <w:r w:rsidRPr="000C104B">
        <w:rPr>
          <w:rFonts w:cs="Calibri"/>
          <w:szCs w:val="22"/>
          <w:u w:val="single"/>
        </w:rPr>
        <w:t>First, Dr. Snider always described the Lawrence Debate Union at The University of Vermont as a “big tent” program, meaning that it accommodated multiple debate formats and styles.</w:t>
      </w:r>
      <w:r w:rsidRPr="000C104B">
        <w:rPr>
          <w:rFonts w:cs="Calibri"/>
          <w:sz w:val="16"/>
          <w:szCs w:val="22"/>
        </w:rPr>
        <w:t xml:space="preserve"> This was especially true after 2005, when Snider introduced the team to British Parliamentary-style (or Worlds-style) </w:t>
      </w:r>
      <w:proofErr w:type="gramStart"/>
      <w:r w:rsidRPr="000C104B">
        <w:rPr>
          <w:rFonts w:cs="Calibri"/>
          <w:sz w:val="16"/>
          <w:szCs w:val="22"/>
        </w:rPr>
        <w:t>debates, and</w:t>
      </w:r>
      <w:proofErr w:type="gramEnd"/>
      <w:r w:rsidRPr="000C104B">
        <w:rPr>
          <w:rFonts w:cs="Calibri"/>
          <w:sz w:val="16"/>
          <w:szCs w:val="22"/>
        </w:rPr>
        <w:t xml:space="preserve"> moved away from a sole focus on American policy debating. Snider’s gaming model of debate operates largely in the same accessible way. </w:t>
      </w:r>
      <w:r w:rsidRPr="000C104B">
        <w:rPr>
          <w:rFonts w:cs="Calibri"/>
          <w:b/>
          <w:szCs w:val="22"/>
          <w:highlight w:val="cyan"/>
          <w:u w:val="single"/>
        </w:rPr>
        <w:t>The</w:t>
      </w:r>
      <w:r w:rsidRPr="000C104B">
        <w:rPr>
          <w:rFonts w:cs="Calibri"/>
          <w:b/>
          <w:szCs w:val="22"/>
          <w:u w:val="single"/>
        </w:rPr>
        <w:t xml:space="preserve"> overarching </w:t>
      </w:r>
      <w:r w:rsidRPr="000C104B">
        <w:rPr>
          <w:rFonts w:cs="Calibri"/>
          <w:b/>
          <w:szCs w:val="22"/>
          <w:highlight w:val="cyan"/>
          <w:u w:val="single"/>
        </w:rPr>
        <w:t>model allows for polysemous meanings of what constitutes a “game”</w:t>
      </w:r>
      <w:r w:rsidRPr="000C104B">
        <w:rPr>
          <w:rFonts w:cs="Calibri"/>
          <w:b/>
          <w:szCs w:val="22"/>
          <w:u w:val="single"/>
        </w:rPr>
        <w:t>; it can mean different things to different competitors, and this is a strength of his model.</w:t>
      </w:r>
      <w:r w:rsidRPr="000C104B">
        <w:rPr>
          <w:rFonts w:cs="Calibri"/>
          <w:sz w:val="16"/>
          <w:szCs w:val="22"/>
        </w:rPr>
        <w:t xml:space="preserve"> </w:t>
      </w:r>
      <w:r w:rsidRPr="000C104B">
        <w:rPr>
          <w:rFonts w:cs="Calibri"/>
          <w:b/>
          <w:szCs w:val="22"/>
          <w:highlight w:val="cyan"/>
          <w:u w:val="single"/>
        </w:rPr>
        <w:t>In Snider’s perspective, debates about the parameters or meaning of the game are both welcome and productive</w:t>
      </w:r>
      <w:r w:rsidRPr="000C104B">
        <w:rPr>
          <w:rFonts w:cs="Calibri"/>
          <w:b/>
          <w:szCs w:val="22"/>
          <w:u w:val="single"/>
        </w:rPr>
        <w:t>.</w:t>
      </w:r>
      <w:r w:rsidRPr="000C104B">
        <w:rPr>
          <w:rFonts w:cs="Calibri"/>
          <w:sz w:val="16"/>
          <w:szCs w:val="22"/>
        </w:rPr>
        <w:t xml:space="preserve"> Much like how friends argue over the interpretation of a rulebook, </w:t>
      </w:r>
      <w:r w:rsidRPr="000C104B">
        <w:rPr>
          <w:rFonts w:cs="Calibri"/>
          <w:b/>
          <w:szCs w:val="22"/>
          <w:highlight w:val="cyan"/>
          <w:u w:val="single"/>
        </w:rPr>
        <w:t xml:space="preserve">debates </w:t>
      </w:r>
      <w:r w:rsidRPr="000C104B">
        <w:rPr>
          <w:rFonts w:cs="Calibri"/>
          <w:b/>
          <w:i/>
          <w:iCs/>
          <w:szCs w:val="22"/>
          <w:highlight w:val="cyan"/>
          <w:u w:val="single"/>
        </w:rPr>
        <w:t xml:space="preserve">about debate </w:t>
      </w:r>
      <w:r w:rsidRPr="000C104B">
        <w:rPr>
          <w:rFonts w:cs="Calibri"/>
          <w:b/>
          <w:szCs w:val="22"/>
          <w:highlight w:val="cyan"/>
          <w:u w:val="single"/>
        </w:rPr>
        <w:t>are a natural and likely necessary outgrowth of Snider’s gaming model</w:t>
      </w:r>
      <w:r w:rsidRPr="000C104B">
        <w:rPr>
          <w:rFonts w:cs="Calibri"/>
          <w:b/>
          <w:szCs w:val="22"/>
          <w:u w:val="single"/>
        </w:rPr>
        <w:t>.</w:t>
      </w:r>
      <w:r w:rsidRPr="000C104B">
        <w:rPr>
          <w:rFonts w:cs="Calibri"/>
          <w:sz w:val="16"/>
          <w:szCs w:val="22"/>
        </w:rPr>
        <w:t xml:space="preserve"> </w:t>
      </w:r>
      <w:r w:rsidRPr="000C104B">
        <w:rPr>
          <w:rFonts w:cs="Calibri"/>
          <w:szCs w:val="22"/>
          <w:u w:val="single"/>
        </w:rPr>
        <w:t xml:space="preserve">Tuna’s gaming theory of debate, while wildly influential and now pervasive in competitive college debate judging and practice, is a fairly simple construct, with only a few rules to guide the process, and the rest of </w:t>
      </w:r>
      <w:r w:rsidRPr="000C104B">
        <w:rPr>
          <w:rFonts w:cs="Calibri"/>
          <w:szCs w:val="22"/>
          <w:u w:val="single"/>
        </w:rPr>
        <w:lastRenderedPageBreak/>
        <w:t xml:space="preserve">the details open to interpretation and debate. </w:t>
      </w:r>
      <w:r w:rsidRPr="000C104B">
        <w:rPr>
          <w:rFonts w:cs="Calibri"/>
          <w:sz w:val="16"/>
          <w:szCs w:val="22"/>
        </w:rPr>
        <w:t xml:space="preserve">For Tuna (1984), “academic debate is, really, already a game” (p. 169). Because of the dialectical process of competitive debate, and the burden of rejoinder called forth in the very nature of organized deliberation, debate was/is always already a game. According to Snider, rather than functioning to replace or supplant other methods of adjudication, “gaming provides an overarching theoretical basis for debate and a framework within which the various paradigms can compete” (p. 169). Tuna’s model also espoused adherence to baseline procedural rules to help facilitate the dialectical game of debate, including respect for time limits, and the tradition of two opposing teams debating in front of a judge, whose role was to decide the winner of the debate and to assign speaker points to each competitor. </w:t>
      </w:r>
      <w:r w:rsidRPr="000C104B">
        <w:rPr>
          <w:rFonts w:cs="Calibri"/>
          <w:szCs w:val="22"/>
          <w:u w:val="single"/>
        </w:rPr>
        <w:t>Other than the respect for those foundational assumptions of the process, Tuna’s model simply asks its audience to recognize that “as games are defined in literature, and as academic debate is now being practiced in America, debate is a game”</w:t>
      </w:r>
      <w:r w:rsidRPr="000C104B">
        <w:rPr>
          <w:rFonts w:cs="Calibri"/>
          <w:sz w:val="16"/>
          <w:szCs w:val="22"/>
        </w:rPr>
        <w:t xml:space="preserve"> (p. 169). Second, </w:t>
      </w:r>
      <w:r w:rsidRPr="000C104B">
        <w:rPr>
          <w:rFonts w:cs="Calibri"/>
          <w:b/>
          <w:szCs w:val="22"/>
          <w:highlight w:val="cyan"/>
          <w:u w:val="single"/>
        </w:rPr>
        <w:t>the gaming model of debate allows for the proliferation of non-traditional arguments</w:t>
      </w:r>
      <w:r w:rsidRPr="000C104B">
        <w:rPr>
          <w:rFonts w:cs="Calibri"/>
          <w:sz w:val="16"/>
          <w:szCs w:val="22"/>
        </w:rPr>
        <w:t xml:space="preserve"> that go “beyond the mere spoken word” (Snider, 1984, p.164). Just as recent developments in rhetorical theory have begun to account for non-traditional forms of argument, </w:t>
      </w:r>
      <w:r w:rsidRPr="000C104B">
        <w:rPr>
          <w:rFonts w:cs="Calibri"/>
          <w:szCs w:val="22"/>
          <w:u w:val="single"/>
        </w:rPr>
        <w:t xml:space="preserve">the gaming model of debate creates space for visual argument, aesthetic argument, performative strategies, and myriad other forms without excluding traditional linguistic/verbal forms and approaches to debate. Rather, the deployment of alternative strategies and radical tactical argument choices are played out in the debate round, </w:t>
      </w:r>
      <w:r w:rsidRPr="000C104B">
        <w:rPr>
          <w:rFonts w:cs="Calibri"/>
          <w:i/>
          <w:iCs/>
          <w:szCs w:val="22"/>
          <w:u w:val="single"/>
        </w:rPr>
        <w:t xml:space="preserve">debated out, </w:t>
      </w:r>
      <w:r w:rsidRPr="000C104B">
        <w:rPr>
          <w:rFonts w:cs="Calibri"/>
          <w:szCs w:val="22"/>
          <w:u w:val="single"/>
        </w:rPr>
        <w:t>and evaluated by a judge.</w:t>
      </w:r>
      <w:r w:rsidRPr="000C104B">
        <w:rPr>
          <w:rFonts w:cs="Calibri"/>
          <w:sz w:val="16"/>
          <w:szCs w:val="22"/>
        </w:rPr>
        <w:t xml:space="preserve"> These so-called “clash of civilizations” debates do not end when alternative or non-traditional arguments are introduced, the debates go on and the game continues to be played until its conclusion. As Snider (2003) put it, “the dance of argument going on inside the game may be different, but it is still inside the game” (p.21). Even in instances where the debate is decided upon “discourse, performance, or project,” the debate has still occurred “within the gaming construct” (p.21). Those who decry the end of “traditional policy debate” might best be instructed to play the game better if they perceive an unfair (or at least unexpected) rise in the efficacy of non-traditional strategies within the confines of the competition space. Third, Snider’s (1984) gaming model allows for an activity in which both sides, indeed all participants in the debate space, have the opportunity to “communicate about alternative futures” (p.166). For traditional or more policy-oriented competitors, the gaming model would obviously allow for the use of fiat power, or the ability of both the affirmative and negative teams to pretend to control legislative authority in order to discuss the future outcomes of a given policy proposal. While Tuna’s struggles with the notion of fiat power are well documented, the gaming model would certainly not </w:t>
      </w:r>
      <w:r w:rsidRPr="000C104B">
        <w:rPr>
          <w:rFonts w:cs="Calibri"/>
          <w:i/>
          <w:iCs/>
          <w:sz w:val="16"/>
          <w:szCs w:val="22"/>
        </w:rPr>
        <w:t xml:space="preserve">exclude </w:t>
      </w:r>
      <w:r w:rsidRPr="000C104B">
        <w:rPr>
          <w:rFonts w:cs="Calibri"/>
          <w:sz w:val="16"/>
          <w:szCs w:val="22"/>
        </w:rPr>
        <w:t xml:space="preserve">debate gamers who wanted to play that way (Snider, 1987, pp.119- 129). Similarly, </w:t>
      </w:r>
      <w:r w:rsidRPr="000C104B">
        <w:rPr>
          <w:rFonts w:cs="Calibri"/>
          <w:b/>
          <w:szCs w:val="22"/>
          <w:highlight w:val="cyan"/>
          <w:u w:val="single"/>
        </w:rPr>
        <w:t>the gaming model also accommodates non-traditional styles and approaches to debate, by providing “a method for teaching students to deal with new situations and new crises</w:t>
      </w:r>
      <w:r w:rsidRPr="000C104B">
        <w:rPr>
          <w:rFonts w:cs="Calibri"/>
          <w:b/>
          <w:szCs w:val="22"/>
          <w:u w:val="single"/>
        </w:rPr>
        <w:t>”</w:t>
      </w:r>
      <w:r w:rsidRPr="000C104B">
        <w:rPr>
          <w:rFonts w:cs="Calibri"/>
          <w:sz w:val="16"/>
          <w:szCs w:val="22"/>
        </w:rPr>
        <w:t xml:space="preserve"> (Snider, 1984, p.166). </w:t>
      </w:r>
      <w:r w:rsidRPr="000C104B">
        <w:rPr>
          <w:rFonts w:cs="Calibri"/>
          <w:b/>
          <w:szCs w:val="22"/>
          <w:highlight w:val="cyan"/>
          <w:u w:val="single"/>
        </w:rPr>
        <w:t>For debaters and judges who view the game as a survival strategy, or as training for life in the real world, it is easy to see why the gaming model of competitive debate continues to hold both emancipatory and explanatory power.</w:t>
      </w:r>
      <w:r w:rsidRPr="000C104B">
        <w:rPr>
          <w:rFonts w:cs="Calibri"/>
          <w:sz w:val="16"/>
          <w:szCs w:val="22"/>
        </w:rPr>
        <w:t xml:space="preserve"> Fourth, Snider argued that the gaming model of competitive debate was a potential way to make the debate activity more accessible to the general public, and to “take the game of debate to new audiences, reaching out beyond the elite and scholarly as well as beyond the realm of rhetoricians, beyond the ivory tower, and beyond the realm of speech communication” (Snider, 2003, p.42). Tuna’s lifelong vision was to grow the game, “through outreach, public debating, and debate across the curriculum” (Snider, 2003, p.42). The gaming model, as an educational construct, functions to take the complex activities that comprise contemporary intercollegiate policy </w:t>
      </w:r>
      <w:proofErr w:type="gramStart"/>
      <w:r w:rsidRPr="000C104B">
        <w:rPr>
          <w:rFonts w:cs="Calibri"/>
          <w:sz w:val="16"/>
          <w:szCs w:val="22"/>
        </w:rPr>
        <w:t>debate, and</w:t>
      </w:r>
      <w:proofErr w:type="gramEnd"/>
      <w:r w:rsidRPr="000C104B">
        <w:rPr>
          <w:rFonts w:cs="Calibri"/>
          <w:sz w:val="16"/>
          <w:szCs w:val="22"/>
        </w:rPr>
        <w:t xml:space="preserve"> explain it to an audience of non-academics in a way that is more familiar to them. Many of us grew up playing games, and games are an easy symbolic referent for people across cultures. Thus, Snider (2003) ultimately envisioned the debate game inhabiting every classroom, as method “to activate learning in a new way” (p.42). </w:t>
      </w:r>
      <w:r w:rsidRPr="000C104B">
        <w:rPr>
          <w:rFonts w:cs="Calibri"/>
          <w:szCs w:val="22"/>
          <w:u w:val="single"/>
        </w:rPr>
        <w:t xml:space="preserve">While this has historically been understood as a way to ease the transition of technocratic policy details into a lay setting, an expansion of the “curriculum” </w:t>
      </w:r>
      <w:r w:rsidRPr="000C104B">
        <w:rPr>
          <w:rFonts w:cs="Calibri"/>
          <w:szCs w:val="22"/>
          <w:highlight w:val="cyan"/>
          <w:u w:val="single"/>
        </w:rPr>
        <w:t>to include more critical and non-traditional arguments is equally valuable and can help to serve and inform policy and decision-making at a state, community, or even personal level.</w:t>
      </w:r>
      <w:r w:rsidRPr="000C104B">
        <w:rPr>
          <w:rFonts w:cs="Calibri"/>
          <w:sz w:val="16"/>
          <w:szCs w:val="22"/>
        </w:rPr>
        <w:t xml:space="preserve"> </w:t>
      </w:r>
    </w:p>
    <w:p w14:paraId="48D49C19" w14:textId="1F7547D8" w:rsidR="007540E6" w:rsidRDefault="007540E6" w:rsidP="007540E6">
      <w:pPr>
        <w:spacing w:after="0" w:line="240" w:lineRule="auto"/>
        <w:contextualSpacing/>
        <w:rPr>
          <w:rFonts w:cs="Calibri"/>
          <w:sz w:val="16"/>
          <w:szCs w:val="22"/>
        </w:rPr>
      </w:pPr>
    </w:p>
    <w:p w14:paraId="7151FE5C" w14:textId="719807E7" w:rsidR="007540E6" w:rsidRDefault="007540E6" w:rsidP="007540E6">
      <w:pPr>
        <w:spacing w:after="0" w:line="240" w:lineRule="auto"/>
        <w:contextualSpacing/>
        <w:rPr>
          <w:rFonts w:cs="Calibri"/>
          <w:sz w:val="16"/>
          <w:szCs w:val="22"/>
        </w:rPr>
      </w:pPr>
    </w:p>
    <w:p w14:paraId="70742C1D" w14:textId="33CD56D6" w:rsidR="007540E6" w:rsidRDefault="007540E6" w:rsidP="007540E6">
      <w:pPr>
        <w:spacing w:after="0" w:line="240" w:lineRule="auto"/>
        <w:contextualSpacing/>
        <w:rPr>
          <w:rFonts w:cs="Calibri"/>
          <w:sz w:val="16"/>
          <w:szCs w:val="22"/>
        </w:rPr>
      </w:pPr>
    </w:p>
    <w:p w14:paraId="13551315" w14:textId="77777777" w:rsidR="007540E6" w:rsidRPr="00EE00CA" w:rsidRDefault="007540E6" w:rsidP="007540E6">
      <w:r w:rsidRPr="00EE00CA">
        <w:rPr>
          <w:b/>
          <w:sz w:val="26"/>
        </w:rPr>
        <w:t>McIvor ’12</w:t>
      </w:r>
      <w:r w:rsidRPr="00EE00CA">
        <w:rPr>
          <w:sz w:val="26"/>
        </w:rPr>
        <w:t xml:space="preserve"> </w:t>
      </w:r>
      <w:r w:rsidRPr="00EE00CA">
        <w:t xml:space="preserve">(David W. McIvor, BA in Political Science, Western Washington University, MA and </w:t>
      </w:r>
      <w:proofErr w:type="gramStart"/>
      <w:r w:rsidRPr="00EE00CA">
        <w:t>Ph.D</w:t>
      </w:r>
      <w:proofErr w:type="gramEnd"/>
      <w:r w:rsidRPr="00EE00CA">
        <w:t xml:space="preserve"> in Political Science, Duke University, “Bringing Ourselves to Grief: Judith Butler and the Politics of Mourning”, Political Theory, 2012 SAGE Publications VS)</w:t>
      </w:r>
    </w:p>
    <w:p w14:paraId="41C9BADC" w14:textId="77777777" w:rsidR="007540E6" w:rsidRDefault="007540E6" w:rsidP="007540E6">
      <w:pPr>
        <w:pStyle w:val="NormalWeb"/>
        <w:contextualSpacing/>
        <w:rPr>
          <w:rFonts w:asciiTheme="majorHAnsi" w:hAnsiTheme="majorHAnsi" w:cstheme="majorHAnsi"/>
          <w:sz w:val="16"/>
        </w:rPr>
      </w:pPr>
      <w:r w:rsidRPr="00E6679F">
        <w:rPr>
          <w:rFonts w:ascii="Arial" w:hAnsi="Arial" w:cs="Arial"/>
          <w:sz w:val="16"/>
          <w:szCs w:val="25"/>
        </w:rPr>
        <w:t xml:space="preserve">Bringing Ourselves to Grief, I: </w:t>
      </w:r>
      <w:r w:rsidRPr="00E6679F">
        <w:rPr>
          <w:rFonts w:asciiTheme="majorHAnsi" w:hAnsiTheme="majorHAnsi" w:cstheme="majorHAnsi"/>
          <w:sz w:val="16"/>
        </w:rPr>
        <w:t xml:space="preserve">From Foreclosure to Prohibition Butler's investments in melancholic subjectivity inspire two seemingly very different ethical-political responses in her recent work. The first move is an Antigone-inspired politics of disruption and repudiation that is sparked by the antagonistic struggle between foreclosed desire and social and cultural forces of prohibition. </w:t>
      </w:r>
      <w:r w:rsidRPr="00731E3B">
        <w:rPr>
          <w:rFonts w:asciiTheme="majorHAnsi" w:hAnsiTheme="majorHAnsi" w:cstheme="majorHAnsi"/>
          <w:sz w:val="16"/>
        </w:rPr>
        <w:t>Antigone's insistent mourning updates and recasts Butler's early emphasis on performative resistance to cultural prohibitions surrounding kinship and desire.</w:t>
      </w:r>
      <w:r w:rsidRPr="00E6679F">
        <w:rPr>
          <w:rFonts w:asciiTheme="majorHAnsi" w:hAnsiTheme="majorHAnsi" w:cstheme="majorHAnsi"/>
          <w:sz w:val="16"/>
        </w:rPr>
        <w:t xml:space="preserve">37 This move is marked by a slight shift in emphasis from "foreclosed" to "prohibited" mourning. Yet another shift occurs as Butler pairs this antagonistic politics with a seemingly antithetical emphasis on the cultivation of ethical </w:t>
      </w:r>
      <w:r w:rsidRPr="00E6679F">
        <w:rPr>
          <w:rFonts w:asciiTheme="majorHAnsi" w:hAnsiTheme="majorHAnsi" w:cstheme="majorHAnsi"/>
          <w:sz w:val="16"/>
        </w:rPr>
        <w:lastRenderedPageBreak/>
        <w:t xml:space="preserve">attitudes of humility and generosity drawn from her reading of Lévinas and Adorno. Here the emphasis is less on cultural prohibitions than it is on ethical dispositions cultivated through practices of acknowledgement and self-care. In Butler's hands, then, </w:t>
      </w:r>
      <w:r w:rsidRPr="005C7B93">
        <w:rPr>
          <w:rFonts w:asciiTheme="majorHAnsi" w:hAnsiTheme="majorHAnsi" w:cstheme="majorHAnsi"/>
          <w:u w:val="single"/>
        </w:rPr>
        <w:t xml:space="preserve">the work </w:t>
      </w:r>
      <w:r w:rsidRPr="00264C9F">
        <w:rPr>
          <w:rFonts w:asciiTheme="majorHAnsi" w:hAnsiTheme="majorHAnsi" w:cstheme="majorHAnsi"/>
          <w:u w:val="single"/>
        </w:rPr>
        <w:t>of mourning has a split orientation: it operates as an effective means of mobilizing rage against the material and discursive powers that be, while simultaneously involving an ethical responsiveness to the other and to "precarious life.</w:t>
      </w:r>
      <w:r w:rsidRPr="00264C9F">
        <w:rPr>
          <w:rFonts w:asciiTheme="majorHAnsi" w:hAnsiTheme="majorHAnsi" w:cstheme="majorHAnsi"/>
          <w:sz w:val="16"/>
        </w:rPr>
        <w:t>” Butler's turn fro</w:t>
      </w:r>
      <w:r w:rsidRPr="00E6679F">
        <w:rPr>
          <w:rFonts w:asciiTheme="majorHAnsi" w:hAnsiTheme="majorHAnsi" w:cstheme="majorHAnsi"/>
          <w:sz w:val="16"/>
        </w:rPr>
        <w:t>m foreclosed mourning to prohibited mourning enabled her to employ the themes of mourning and melancholia in writing about a variety of cultural refusals of mourning such as the AIDS crisis, the cultural and political climate in the United State</w:t>
      </w:r>
      <w:r w:rsidRPr="00264C9F">
        <w:rPr>
          <w:rFonts w:asciiTheme="majorHAnsi" w:hAnsiTheme="majorHAnsi" w:cstheme="majorHAnsi"/>
          <w:sz w:val="16"/>
        </w:rPr>
        <w:t xml:space="preserve">s following September 11, and U.S. practices of indefinite detention and torture.38 In all of this work </w:t>
      </w:r>
      <w:r w:rsidRPr="00264C9F">
        <w:rPr>
          <w:rFonts w:asciiTheme="majorHAnsi" w:hAnsiTheme="majorHAnsi" w:cstheme="majorHAnsi"/>
          <w:u w:val="single"/>
        </w:rPr>
        <w:t xml:space="preserve">Butler drew attention to the paucity of available means for the public expression of certain losses and the inability of the marginalized to make their grief visible because their </w:t>
      </w:r>
      <w:r w:rsidRPr="00E6679F">
        <w:rPr>
          <w:rFonts w:asciiTheme="majorHAnsi" w:hAnsiTheme="majorHAnsi" w:cstheme="majorHAnsi"/>
          <w:highlight w:val="cyan"/>
          <w:u w:val="single"/>
        </w:rPr>
        <w:t>losses are prohibited by social stigma</w:t>
      </w:r>
      <w:r w:rsidRPr="00E6679F">
        <w:rPr>
          <w:rFonts w:asciiTheme="majorHAnsi" w:hAnsiTheme="majorHAnsi" w:cstheme="majorHAnsi"/>
          <w:sz w:val="16"/>
        </w:rPr>
        <w:t xml:space="preserve">. As Butler argued, the losses from AIDS could not rise above the stigma attached to homosexual desire, just as the deaths of foreign civilians caught up in the global war on terror had difficulty breaking through the dominant administrative and media frames of the conflict. In these instances, </w:t>
      </w:r>
      <w:r w:rsidRPr="00EF5892">
        <w:rPr>
          <w:rFonts w:asciiTheme="majorHAnsi" w:hAnsiTheme="majorHAnsi" w:cstheme="majorHAnsi"/>
          <w:u w:val="single"/>
        </w:rPr>
        <w:t>melancholia is less an individual pathology than a political and cultural phenomenon.</w:t>
      </w:r>
      <w:r w:rsidRPr="00E6679F">
        <w:rPr>
          <w:rFonts w:asciiTheme="majorHAnsi" w:hAnsiTheme="majorHAnsi" w:cstheme="majorHAnsi"/>
          <w:sz w:val="16"/>
        </w:rPr>
        <w:t xml:space="preserve"> As Butler put it, </w:t>
      </w:r>
      <w:r w:rsidRPr="00E6679F">
        <w:rPr>
          <w:rFonts w:asciiTheme="majorHAnsi" w:hAnsiTheme="majorHAnsi" w:cstheme="majorHAnsi"/>
          <w:b/>
          <w:highlight w:val="cyan"/>
          <w:u w:val="single"/>
        </w:rPr>
        <w:t>"where there is no public recognition or discourse through which such [losses] might be named and mourned, then melancholia takes on cultural dimensions</w:t>
      </w:r>
      <w:r w:rsidRPr="00E6679F">
        <w:rPr>
          <w:rFonts w:asciiTheme="majorHAnsi" w:hAnsiTheme="majorHAnsi" w:cstheme="majorHAnsi"/>
        </w:rPr>
        <w:t xml:space="preserve"> </w:t>
      </w:r>
      <w:proofErr w:type="gramStart"/>
      <w:r w:rsidRPr="00E6679F">
        <w:rPr>
          <w:rFonts w:asciiTheme="majorHAnsi" w:hAnsiTheme="majorHAnsi" w:cstheme="majorHAnsi"/>
          <w:sz w:val="16"/>
        </w:rPr>
        <w:t>. . . .</w:t>
      </w:r>
      <w:proofErr w:type="gramEnd"/>
      <w:r w:rsidRPr="00E6679F">
        <w:rPr>
          <w:rFonts w:asciiTheme="majorHAnsi" w:hAnsiTheme="majorHAnsi" w:cstheme="majorHAnsi"/>
          <w:sz w:val="16"/>
        </w:rPr>
        <w:t xml:space="preserve">"39 </w:t>
      </w:r>
      <w:r w:rsidRPr="00E6679F">
        <w:rPr>
          <w:rFonts w:asciiTheme="majorHAnsi" w:hAnsiTheme="majorHAnsi" w:cstheme="majorHAnsi"/>
          <w:highlight w:val="cyan"/>
          <w:u w:val="single"/>
        </w:rPr>
        <w:t>The prohibition of public mourning</w:t>
      </w:r>
      <w:r w:rsidRPr="00EF5892">
        <w:rPr>
          <w:rFonts w:asciiTheme="majorHAnsi" w:hAnsiTheme="majorHAnsi" w:cstheme="majorHAnsi"/>
          <w:u w:val="single"/>
        </w:rPr>
        <w:t xml:space="preserve">, in effect, </w:t>
      </w:r>
      <w:r w:rsidRPr="00E6679F">
        <w:rPr>
          <w:rFonts w:asciiTheme="majorHAnsi" w:hAnsiTheme="majorHAnsi" w:cstheme="majorHAnsi"/>
          <w:highlight w:val="cyan"/>
          <w:u w:val="single"/>
        </w:rPr>
        <w:t>doubles the trauma of loss</w:t>
      </w:r>
      <w:r w:rsidRPr="00EF5892">
        <w:rPr>
          <w:rFonts w:asciiTheme="majorHAnsi" w:hAnsiTheme="majorHAnsi" w:cstheme="majorHAnsi"/>
          <w:u w:val="single"/>
        </w:rPr>
        <w:t xml:space="preserve">. To confront these cultural prohibitions, Butler draws attention to the discursive frames by which experience is organized. As she puts it, </w:t>
      </w:r>
      <w:r w:rsidRPr="00E6679F">
        <w:rPr>
          <w:rFonts w:asciiTheme="majorHAnsi" w:hAnsiTheme="majorHAnsi" w:cstheme="majorHAnsi"/>
          <w:highlight w:val="cyan"/>
          <w:u w:val="single"/>
        </w:rPr>
        <w:t>"</w:t>
      </w:r>
      <w:r w:rsidRPr="00E6679F">
        <w:rPr>
          <w:rFonts w:asciiTheme="majorHAnsi" w:hAnsiTheme="majorHAnsi" w:cstheme="majorHAnsi"/>
          <w:b/>
          <w:highlight w:val="cyan"/>
          <w:u w:val="single"/>
        </w:rPr>
        <w:t>a frame for understanding violence emerges in tandem with the experience, and that frame works ... to preclude certain kinds of questions</w:t>
      </w:r>
      <w:r w:rsidRPr="00E6679F">
        <w:rPr>
          <w:rFonts w:asciiTheme="majorHAnsi" w:hAnsiTheme="majorHAnsi" w:cstheme="majorHAnsi"/>
          <w:sz w:val="16"/>
        </w:rPr>
        <w:t xml:space="preserve">."40 </w:t>
      </w:r>
    </w:p>
    <w:p w14:paraId="678924C9" w14:textId="4B3CFDC8" w:rsidR="007540E6" w:rsidRDefault="007540E6" w:rsidP="007540E6">
      <w:pPr>
        <w:spacing w:after="0" w:line="240" w:lineRule="auto"/>
        <w:contextualSpacing/>
        <w:rPr>
          <w:rFonts w:cs="Calibri"/>
          <w:sz w:val="24"/>
          <w:szCs w:val="22"/>
        </w:rPr>
      </w:pPr>
    </w:p>
    <w:p w14:paraId="7DE0C096" w14:textId="32494004" w:rsidR="007540E6" w:rsidRDefault="007540E6" w:rsidP="007540E6">
      <w:pPr>
        <w:spacing w:after="0" w:line="240" w:lineRule="auto"/>
        <w:contextualSpacing/>
        <w:rPr>
          <w:rFonts w:cs="Calibri"/>
          <w:sz w:val="24"/>
          <w:szCs w:val="22"/>
        </w:rPr>
      </w:pPr>
    </w:p>
    <w:p w14:paraId="3C042A9C" w14:textId="77777777" w:rsidR="007540E6" w:rsidRPr="005B78E7" w:rsidRDefault="007540E6" w:rsidP="007540E6">
      <w:pPr>
        <w:pStyle w:val="Heading4"/>
        <w:rPr>
          <w:rFonts w:cs="Times New Roman"/>
        </w:rPr>
      </w:pPr>
      <w:r w:rsidRPr="00E2056D">
        <w:rPr>
          <w:rFonts w:cs="Times New Roman"/>
        </w:rPr>
        <w:t>Fairness is</w:t>
      </w:r>
      <w:r>
        <w:rPr>
          <w:rFonts w:cs="Times New Roman"/>
        </w:rPr>
        <w:t xml:space="preserve"> not neutral and pleas to it proliferate a </w:t>
      </w:r>
      <w:r w:rsidRPr="00E2056D">
        <w:rPr>
          <w:rFonts w:cs="Times New Roman"/>
        </w:rPr>
        <w:t xml:space="preserve">myth that </w:t>
      </w:r>
      <w:r>
        <w:rPr>
          <w:rFonts w:cs="Times New Roman"/>
        </w:rPr>
        <w:t>results in structural inequality</w:t>
      </w:r>
      <w:r w:rsidRPr="00E2056D">
        <w:rPr>
          <w:rFonts w:cs="Times New Roman"/>
        </w:rPr>
        <w:t xml:space="preserve"> </w:t>
      </w:r>
    </w:p>
    <w:p w14:paraId="06E38342" w14:textId="77777777" w:rsidR="007540E6" w:rsidRPr="00E2056D" w:rsidRDefault="007540E6" w:rsidP="007540E6">
      <w:r w:rsidRPr="00E2056D">
        <w:rPr>
          <w:rStyle w:val="Style13ptBold"/>
        </w:rPr>
        <w:t>Egnor 11</w:t>
      </w:r>
      <w:r w:rsidRPr="00E2056D">
        <w:t xml:space="preserve"> </w:t>
      </w:r>
      <w:r w:rsidRPr="007F2D04">
        <w:rPr>
          <w:sz w:val="16"/>
        </w:rPr>
        <w:t>(Bill Egnor, contributor and assistant to the publisher at Firedoglake, Nov 28, 2011, “Occupy Wall St: It is All About Fairness, and that is the Strength of It”, http://www.dailykos.com/story/2011/11/28/1040453/-Occupy-Wall-St:-It-is-All-About-Fairness,-and-that-is-the-Strength-of-It)</w:t>
      </w:r>
    </w:p>
    <w:p w14:paraId="612F339F" w14:textId="77777777" w:rsidR="007540E6" w:rsidRDefault="007540E6" w:rsidP="007540E6">
      <w:pPr>
        <w:rPr>
          <w:sz w:val="16"/>
        </w:rPr>
      </w:pPr>
      <w:r w:rsidRPr="00E2056D">
        <w:rPr>
          <w:rStyle w:val="IntenseEmphasis"/>
          <w:b/>
          <w:bCs/>
          <w:highlight w:val="green"/>
        </w:rPr>
        <w:t>America has a lot of national myths</w:t>
      </w:r>
      <w:r w:rsidRPr="00E2056D">
        <w:rPr>
          <w:b/>
          <w:sz w:val="16"/>
        </w:rPr>
        <w:t>.</w:t>
      </w:r>
      <w:r w:rsidRPr="00E2056D">
        <w:rPr>
          <w:sz w:val="16"/>
        </w:rPr>
        <w:t xml:space="preserve"> In this we are not so different from any nation in the history of nations. Still the myths are not always true, but they are what we think should be true, what we want to be true, about out nation. </w:t>
      </w:r>
      <w:r w:rsidRPr="00E2056D">
        <w:rPr>
          <w:rStyle w:val="IntenseEmphasis"/>
          <w:b/>
          <w:bCs/>
          <w:highlight w:val="green"/>
        </w:rPr>
        <w:t>One of these is the idea of a level playing field</w:t>
      </w:r>
      <w:r w:rsidRPr="00E2056D">
        <w:rPr>
          <w:rStyle w:val="IntenseEmphasis"/>
          <w:b/>
          <w:bCs/>
        </w:rPr>
        <w:t>.</w:t>
      </w:r>
      <w:r w:rsidRPr="00E2056D">
        <w:rPr>
          <w:rStyle w:val="IntenseEmphasis"/>
          <w:bCs/>
        </w:rPr>
        <w:t xml:space="preserve"> </w:t>
      </w:r>
      <w:r w:rsidRPr="00E2056D">
        <w:rPr>
          <w:sz w:val="16"/>
        </w:rPr>
        <w:t xml:space="preserve">I </w:t>
      </w:r>
      <w:proofErr w:type="gramStart"/>
      <w:r w:rsidRPr="00E2056D">
        <w:rPr>
          <w:sz w:val="16"/>
        </w:rPr>
        <w:t>know</w:t>
      </w:r>
      <w:proofErr w:type="gramEnd"/>
      <w:r w:rsidRPr="00E2056D">
        <w:rPr>
          <w:sz w:val="16"/>
        </w:rPr>
        <w:t xml:space="preserve"> and you know that </w:t>
      </w:r>
      <w:r w:rsidRPr="00E2056D">
        <w:rPr>
          <w:rStyle w:val="IntenseEmphasis"/>
          <w:b/>
          <w:bCs/>
        </w:rPr>
        <w:t>it very rarely is truly level.</w:t>
      </w:r>
      <w:r w:rsidRPr="00E2056D">
        <w:rPr>
          <w:sz w:val="16"/>
        </w:rPr>
        <w:t xml:space="preserve"> The existence of clichés like “It is not what you know but who you know” shows that </w:t>
      </w:r>
      <w:r w:rsidRPr="00E2056D">
        <w:rPr>
          <w:rStyle w:val="IntenseEmphasis"/>
          <w:b/>
          <w:bCs/>
          <w:highlight w:val="green"/>
        </w:rPr>
        <w:t xml:space="preserve">there </w:t>
      </w:r>
      <w:proofErr w:type="gramStart"/>
      <w:r w:rsidRPr="00E2056D">
        <w:rPr>
          <w:rStyle w:val="IntenseEmphasis"/>
          <w:b/>
          <w:bCs/>
          <w:highlight w:val="green"/>
        </w:rPr>
        <w:t>has</w:t>
      </w:r>
      <w:proofErr w:type="gramEnd"/>
      <w:r w:rsidRPr="00E2056D">
        <w:rPr>
          <w:rStyle w:val="IntenseEmphasis"/>
          <w:b/>
          <w:bCs/>
          <w:highlight w:val="green"/>
        </w:rPr>
        <w:t xml:space="preserve"> always been groups </w:t>
      </w:r>
      <w:r w:rsidRPr="00E2056D">
        <w:rPr>
          <w:rStyle w:val="IntenseEmphasis"/>
          <w:b/>
          <w:bCs/>
        </w:rPr>
        <w:t xml:space="preserve">of people </w:t>
      </w:r>
      <w:r w:rsidRPr="00E2056D">
        <w:rPr>
          <w:rStyle w:val="IntenseEmphasis"/>
          <w:b/>
          <w:bCs/>
          <w:highlight w:val="green"/>
        </w:rPr>
        <w:t>subverting the</w:t>
      </w:r>
      <w:r w:rsidRPr="00E2056D">
        <w:rPr>
          <w:rStyle w:val="IntenseEmphasis"/>
          <w:b/>
          <w:bCs/>
        </w:rPr>
        <w:t xml:space="preserve"> level </w:t>
      </w:r>
      <w:r w:rsidRPr="00E2056D">
        <w:rPr>
          <w:rStyle w:val="IntenseEmphasis"/>
          <w:b/>
          <w:bCs/>
          <w:highlight w:val="green"/>
        </w:rPr>
        <w:t>field</w:t>
      </w:r>
      <w:r w:rsidRPr="00E2056D">
        <w:rPr>
          <w:rStyle w:val="IntenseEmphasis"/>
          <w:b/>
          <w:bCs/>
        </w:rPr>
        <w:t xml:space="preserve">, but it is still something we grow up internalizing, </w:t>
      </w:r>
      <w:r w:rsidRPr="00E2056D">
        <w:rPr>
          <w:rStyle w:val="IntenseEmphasis"/>
          <w:b/>
          <w:bCs/>
          <w:highlight w:val="green"/>
        </w:rPr>
        <w:t xml:space="preserve">that all things should </w:t>
      </w:r>
      <w:r w:rsidRPr="00E2056D">
        <w:rPr>
          <w:rStyle w:val="IntenseEmphasis"/>
          <w:b/>
          <w:bCs/>
        </w:rPr>
        <w:t xml:space="preserve">generally </w:t>
      </w:r>
      <w:r w:rsidRPr="00E2056D">
        <w:rPr>
          <w:rStyle w:val="IntenseEmphasis"/>
          <w:b/>
          <w:bCs/>
          <w:highlight w:val="green"/>
        </w:rPr>
        <w:t xml:space="preserve">be fair and if they are then the best rise </w:t>
      </w:r>
      <w:r w:rsidRPr="00E2056D">
        <w:rPr>
          <w:rStyle w:val="IntenseEmphasis"/>
          <w:b/>
          <w:bCs/>
        </w:rPr>
        <w:t xml:space="preserve">or the hardest working or even the luckiest will rise </w:t>
      </w:r>
      <w:r w:rsidRPr="00E2056D">
        <w:rPr>
          <w:rStyle w:val="IntenseEmphasis"/>
          <w:b/>
          <w:bCs/>
          <w:highlight w:val="green"/>
        </w:rPr>
        <w:t xml:space="preserve">to the top. It is </w:t>
      </w:r>
      <w:r w:rsidRPr="00C805EB">
        <w:rPr>
          <w:rStyle w:val="IntenseEmphasis"/>
          <w:b/>
          <w:bCs/>
        </w:rPr>
        <w:t>such</w:t>
      </w:r>
      <w:r w:rsidRPr="00E2056D">
        <w:rPr>
          <w:rStyle w:val="IntenseEmphasis"/>
          <w:b/>
          <w:bCs/>
          <w:highlight w:val="green"/>
        </w:rPr>
        <w:t xml:space="preserve"> a basic concept </w:t>
      </w:r>
      <w:r w:rsidRPr="00C805EB">
        <w:rPr>
          <w:rStyle w:val="IntenseEmphasis"/>
          <w:b/>
          <w:bCs/>
        </w:rPr>
        <w:t>that</w:t>
      </w:r>
      <w:r w:rsidRPr="00C805EB">
        <w:rPr>
          <w:rStyle w:val="IntenseEmphasis"/>
          <w:bCs/>
        </w:rPr>
        <w:t xml:space="preserve"> </w:t>
      </w:r>
      <w:r w:rsidRPr="00E2056D">
        <w:rPr>
          <w:rStyle w:val="Emphasis"/>
        </w:rPr>
        <w:t xml:space="preserve">elected </w:t>
      </w:r>
      <w:r w:rsidRPr="00C805EB">
        <w:rPr>
          <w:rStyle w:val="Emphasis"/>
        </w:rPr>
        <w:t>Republicans have been using it for years to argue for</w:t>
      </w:r>
      <w:r w:rsidRPr="00C805EB">
        <w:rPr>
          <w:sz w:val="16"/>
        </w:rPr>
        <w:t xml:space="preserve"> tax breaks for </w:t>
      </w:r>
      <w:r w:rsidRPr="00C805EB">
        <w:rPr>
          <w:rStyle w:val="Emphasis"/>
        </w:rPr>
        <w:t>the ultra-wealthy</w:t>
      </w:r>
      <w:r w:rsidRPr="00C805EB">
        <w:rPr>
          <w:rStyle w:val="IntenseEmphasis"/>
          <w:bCs/>
        </w:rPr>
        <w:t>.</w:t>
      </w:r>
      <w:r w:rsidRPr="00C805EB">
        <w:rPr>
          <w:sz w:val="16"/>
        </w:rPr>
        <w:t xml:space="preserve"> They say it is not fair that they pay so</w:t>
      </w:r>
      <w:r w:rsidRPr="00E2056D">
        <w:rPr>
          <w:sz w:val="16"/>
        </w:rPr>
        <w:t xml:space="preserve"> much more in absolute dollars (even though they are paying far, far less in taxes as a percent of their total income) than other people. Or that we have to abolish the estate tax because it is unfair to family farmers or small businesses. But there is a realization that has been pushed by the Occupy Movement, namely that when it is basically 300 million on one side and 4 million or so on the other most of the 300 million are going to agree on the problem. The 99% really do have more in common on this issue than the 1%. If my cousin can see these realities, feel the inequity and want to do some of the same things that I do, then </w:t>
      </w:r>
      <w:r w:rsidRPr="00E2056D">
        <w:rPr>
          <w:rStyle w:val="IntenseEmphasis"/>
          <w:b/>
          <w:bCs/>
          <w:highlight w:val="green"/>
        </w:rPr>
        <w:t xml:space="preserve">there is a dawning realization </w:t>
      </w:r>
      <w:r w:rsidRPr="00E2056D">
        <w:rPr>
          <w:rStyle w:val="IntenseEmphasis"/>
          <w:b/>
          <w:bCs/>
        </w:rPr>
        <w:t xml:space="preserve">in this nation </w:t>
      </w:r>
      <w:r w:rsidRPr="00E2056D">
        <w:rPr>
          <w:rStyle w:val="IntenseEmphasis"/>
          <w:b/>
          <w:bCs/>
          <w:highlight w:val="green"/>
        </w:rPr>
        <w:t>that the promise of</w:t>
      </w:r>
      <w:r w:rsidRPr="00E2056D">
        <w:rPr>
          <w:rStyle w:val="IntenseEmphasis"/>
          <w:bCs/>
          <w:highlight w:val="green"/>
        </w:rPr>
        <w:t xml:space="preserve"> </w:t>
      </w:r>
      <w:r w:rsidRPr="00E2056D">
        <w:rPr>
          <w:rStyle w:val="Emphasis"/>
          <w:highlight w:val="green"/>
        </w:rPr>
        <w:t xml:space="preserve">even a fig leaf of fairness has been betrayed </w:t>
      </w:r>
      <w:r w:rsidRPr="00E2056D">
        <w:rPr>
          <w:rStyle w:val="Emphasis"/>
        </w:rPr>
        <w:t xml:space="preserve">and needs to be fixed. </w:t>
      </w:r>
      <w:r w:rsidRPr="00E2056D">
        <w:rPr>
          <w:sz w:val="16"/>
        </w:rPr>
        <w:t xml:space="preserve">This is the meme that I think we need to embrace. </w:t>
      </w:r>
      <w:r w:rsidRPr="00E2056D">
        <w:rPr>
          <w:rStyle w:val="IntenseEmphasis"/>
          <w:b/>
          <w:bCs/>
        </w:rPr>
        <w:t xml:space="preserve">The premise of this nation is that we are all equal, but we have managed to get ourselves into a situation where </w:t>
      </w:r>
      <w:r w:rsidRPr="00E2056D">
        <w:rPr>
          <w:rStyle w:val="IntenseEmphasis"/>
          <w:b/>
          <w:bCs/>
          <w:highlight w:val="green"/>
        </w:rPr>
        <w:t>some are more equal than others</w:t>
      </w:r>
      <w:r w:rsidRPr="00E2056D">
        <w:rPr>
          <w:b/>
          <w:sz w:val="16"/>
          <w:highlight w:val="green"/>
        </w:rPr>
        <w:t xml:space="preserve"> </w:t>
      </w:r>
      <w:r w:rsidRPr="00E2056D">
        <w:rPr>
          <w:b/>
          <w:sz w:val="16"/>
        </w:rPr>
        <w:t xml:space="preserve">due to their wealth. While I think most </w:t>
      </w:r>
      <w:r w:rsidRPr="00E2056D">
        <w:rPr>
          <w:rStyle w:val="IntenseEmphasis"/>
          <w:b/>
          <w:bCs/>
        </w:rPr>
        <w:t>people</w:t>
      </w:r>
      <w:r w:rsidRPr="00E2056D">
        <w:rPr>
          <w:b/>
          <w:sz w:val="16"/>
        </w:rPr>
        <w:t xml:space="preserve"> </w:t>
      </w:r>
      <w:r w:rsidRPr="00E2056D">
        <w:rPr>
          <w:sz w:val="16"/>
        </w:rPr>
        <w:t xml:space="preserve">are okay with the idea that there are always going to be some really wealthy people, they </w:t>
      </w:r>
      <w:r w:rsidRPr="00E2056D">
        <w:rPr>
          <w:rStyle w:val="IntenseEmphasis"/>
          <w:b/>
          <w:bCs/>
        </w:rPr>
        <w:t xml:space="preserve">are not okay with the idea of people being so wealthy that they can </w:t>
      </w:r>
      <w:r w:rsidRPr="00E2056D">
        <w:rPr>
          <w:rStyle w:val="IntenseEmphasis"/>
          <w:b/>
          <w:bCs/>
        </w:rPr>
        <w:lastRenderedPageBreak/>
        <w:t>control the rest of us</w:t>
      </w:r>
      <w:r w:rsidRPr="00E2056D">
        <w:rPr>
          <w:sz w:val="16"/>
        </w:rPr>
        <w:t xml:space="preserve"> with their </w:t>
      </w:r>
      <w:r w:rsidRPr="00E2056D">
        <w:rPr>
          <w:b/>
          <w:sz w:val="16"/>
        </w:rPr>
        <w:t>money</w:t>
      </w:r>
      <w:r w:rsidRPr="00E2056D">
        <w:rPr>
          <w:sz w:val="16"/>
        </w:rPr>
        <w:t xml:space="preserve"> and move government to benefit them solely at the expense of the rest of us. There is a split forming between the elected Republicans and the Republicans who make up the bulk of the party. Poll after poll shows that the nation as a whole and even </w:t>
      </w:r>
      <w:proofErr w:type="gramStart"/>
      <w:r w:rsidRPr="00E2056D">
        <w:rPr>
          <w:sz w:val="16"/>
        </w:rPr>
        <w:t>the a</w:t>
      </w:r>
      <w:proofErr w:type="gramEnd"/>
      <w:r w:rsidRPr="00E2056D">
        <w:rPr>
          <w:sz w:val="16"/>
        </w:rPr>
        <w:t xml:space="preserve"> majority of the self-identified Republicans want things that the elected officials of the GOP do not want. From taxing the rich to collective bargaining to health care reform to unemployment extensions to spending on infrastructure and jobs, </w:t>
      </w:r>
      <w:r w:rsidRPr="00E2056D">
        <w:rPr>
          <w:rStyle w:val="IntenseEmphasis"/>
          <w:b/>
          <w:bCs/>
        </w:rPr>
        <w:t>the nation is firmly behind ideas that the Republicans will not even allow to come up for debate or a vote.</w:t>
      </w:r>
      <w:r w:rsidRPr="00E2056D">
        <w:rPr>
          <w:rStyle w:val="IntenseEmphasis"/>
          <w:bCs/>
        </w:rPr>
        <w:t xml:space="preserve"> </w:t>
      </w:r>
      <w:r w:rsidRPr="00E2056D">
        <w:rPr>
          <w:sz w:val="16"/>
        </w:rPr>
        <w:t xml:space="preserve">It seems to me that this offers us an opportunity to make some common cause with some conservatives. I don’t think that David and I will ever agree on a range of social issues, but do we have to when there is a problem that confronts us both and we agree on some solutions? When I grew up around politics in the late 1970’s and all of the 1980’s one of the things that Mom was always on about was the need to work together with Republicans where there is common ground. Sometimes you would have to really fight on issues, but most of the time there was a clear understanding that there was a problem and it needs some addressing, and that got done more often than not. </w:t>
      </w:r>
      <w:r w:rsidRPr="00E2056D">
        <w:rPr>
          <w:rStyle w:val="IntenseEmphasis"/>
          <w:b/>
          <w:bCs/>
        </w:rPr>
        <w:t xml:space="preserve">We have a rash of </w:t>
      </w:r>
      <w:r w:rsidRPr="00C805EB">
        <w:rPr>
          <w:rStyle w:val="IntenseEmphasis"/>
          <w:b/>
          <w:bCs/>
        </w:rPr>
        <w:t>elected Republicans who are listening to the voices of the 1%</w:t>
      </w:r>
      <w:r w:rsidRPr="00C805EB">
        <w:rPr>
          <w:rStyle w:val="IntenseEmphasis"/>
          <w:bCs/>
        </w:rPr>
        <w:t xml:space="preserve"> </w:t>
      </w:r>
      <w:r w:rsidRPr="00C805EB">
        <w:rPr>
          <w:sz w:val="16"/>
        </w:rPr>
        <w:t>who can and do donate to and coordinate (not always staying on</w:t>
      </w:r>
      <w:r w:rsidRPr="00E2056D">
        <w:rPr>
          <w:sz w:val="16"/>
        </w:rPr>
        <w:t xml:space="preserve"> the right side of the law) with them instead of the voice of their own party. </w:t>
      </w:r>
      <w:proofErr w:type="gramStart"/>
      <w:r w:rsidRPr="00E2056D">
        <w:rPr>
          <w:sz w:val="16"/>
        </w:rPr>
        <w:t>Sure</w:t>
      </w:r>
      <w:proofErr w:type="gramEnd"/>
      <w:r w:rsidRPr="00E2056D">
        <w:rPr>
          <w:sz w:val="16"/>
        </w:rPr>
        <w:t xml:space="preserve"> the faux grassroots Tea Party has a large voice and is supposedly the base of the GOP, but they are, mostly, just another Astroturf group propped up by Koch brother’s money. </w:t>
      </w:r>
      <w:r w:rsidRPr="00E2056D">
        <w:rPr>
          <w:rStyle w:val="IntenseEmphasis"/>
          <w:b/>
          <w:bCs/>
        </w:rPr>
        <w:t xml:space="preserve">There are always going to be myriad little areas of unfairness. It has been that way for the whole of human history, but that does not prevent us from striving to make things </w:t>
      </w:r>
      <w:proofErr w:type="gramStart"/>
      <w:r w:rsidRPr="00E2056D">
        <w:rPr>
          <w:rStyle w:val="IntenseEmphasis"/>
          <w:b/>
          <w:bCs/>
        </w:rPr>
        <w:t>more fair</w:t>
      </w:r>
      <w:proofErr w:type="gramEnd"/>
      <w:r w:rsidRPr="00E2056D">
        <w:rPr>
          <w:rStyle w:val="IntenseEmphasis"/>
          <w:b/>
          <w:bCs/>
        </w:rPr>
        <w:t xml:space="preserve"> over all.</w:t>
      </w:r>
      <w:r w:rsidRPr="00E2056D">
        <w:rPr>
          <w:rStyle w:val="IntenseEmphasis"/>
          <w:bCs/>
        </w:rPr>
        <w:t xml:space="preserve"> </w:t>
      </w:r>
      <w:r w:rsidRPr="00E2056D">
        <w:rPr>
          <w:sz w:val="16"/>
        </w:rPr>
        <w:t xml:space="preserve">The information that is coming out from the OWS movement and its repetition has made it clear that </w:t>
      </w:r>
      <w:r w:rsidRPr="00E2056D">
        <w:rPr>
          <w:rStyle w:val="IntenseEmphasis"/>
          <w:b/>
          <w:bCs/>
        </w:rPr>
        <w:t>there is a major lack of fairness</w:t>
      </w:r>
      <w:r w:rsidRPr="00E2056D">
        <w:rPr>
          <w:sz w:val="16"/>
        </w:rPr>
        <w:t xml:space="preserve"> in economic terms. It is hard to know if we would have addressed this if it had not become so stark, and there were not so many people out of work or underemployed. However now that we are talking </w:t>
      </w:r>
      <w:r w:rsidRPr="00C805EB">
        <w:rPr>
          <w:sz w:val="16"/>
        </w:rPr>
        <w:t xml:space="preserve">about it, </w:t>
      </w:r>
      <w:r w:rsidRPr="00C805EB">
        <w:rPr>
          <w:rStyle w:val="IntenseEmphasis"/>
          <w:b/>
          <w:bCs/>
        </w:rPr>
        <w:t>the time has come to stand up for fairness. If we</w:t>
      </w:r>
      <w:r w:rsidRPr="00C805EB">
        <w:rPr>
          <w:rStyle w:val="IntenseEmphasis"/>
          <w:bCs/>
        </w:rPr>
        <w:t xml:space="preserve"> </w:t>
      </w:r>
      <w:r w:rsidRPr="00C805EB">
        <w:rPr>
          <w:sz w:val="16"/>
        </w:rPr>
        <w:t>take this</w:t>
      </w:r>
      <w:r w:rsidRPr="00E2056D">
        <w:rPr>
          <w:sz w:val="16"/>
        </w:rPr>
        <w:t xml:space="preserve"> essential meme and really push it, </w:t>
      </w:r>
      <w:r w:rsidRPr="00E2056D">
        <w:rPr>
          <w:rStyle w:val="IntenseEmphasis"/>
          <w:b/>
          <w:bCs/>
        </w:rPr>
        <w:t xml:space="preserve">focus on the fact that </w:t>
      </w:r>
      <w:r w:rsidRPr="00E2056D">
        <w:rPr>
          <w:rStyle w:val="IntenseEmphasis"/>
          <w:b/>
          <w:bCs/>
          <w:highlight w:val="green"/>
        </w:rPr>
        <w:t>most of us</w:t>
      </w:r>
      <w:r w:rsidRPr="00E2056D">
        <w:rPr>
          <w:sz w:val="16"/>
        </w:rPr>
        <w:t xml:space="preserve">, Republican and Democrat, Liberal and Conservative, Hippy and Square alike </w:t>
      </w:r>
      <w:r w:rsidRPr="00E2056D">
        <w:rPr>
          <w:rStyle w:val="IntenseEmphasis"/>
          <w:b/>
          <w:bCs/>
          <w:highlight w:val="green"/>
        </w:rPr>
        <w:t xml:space="preserve">are </w:t>
      </w:r>
      <w:r w:rsidRPr="00E2056D">
        <w:rPr>
          <w:rStyle w:val="IntenseEmphasis"/>
          <w:b/>
          <w:bCs/>
        </w:rPr>
        <w:t xml:space="preserve">mostly </w:t>
      </w:r>
      <w:r w:rsidRPr="00E2056D">
        <w:rPr>
          <w:rStyle w:val="IntenseEmphasis"/>
          <w:b/>
          <w:bCs/>
          <w:highlight w:val="green"/>
        </w:rPr>
        <w:t xml:space="preserve">being treated unfair, </w:t>
      </w:r>
      <w:r w:rsidRPr="00C805EB">
        <w:rPr>
          <w:rStyle w:val="IntenseEmphasis"/>
          <w:b/>
          <w:bCs/>
        </w:rPr>
        <w:t>then there is a chance to actually move the nation in</w:t>
      </w:r>
      <w:r w:rsidRPr="00E2056D">
        <w:rPr>
          <w:rStyle w:val="IntenseEmphasis"/>
          <w:b/>
          <w:bCs/>
        </w:rPr>
        <w:t xml:space="preserve"> the direction we need to go. Every kid will tell you that what is fair is right</w:t>
      </w:r>
      <w:r w:rsidRPr="00E2056D">
        <w:rPr>
          <w:sz w:val="16"/>
        </w:rPr>
        <w:t xml:space="preserve">, even if it is not always advantageous to oneself. </w:t>
      </w:r>
      <w:r w:rsidRPr="00E2056D">
        <w:rPr>
          <w:rStyle w:val="IntenseEmphasis"/>
          <w:b/>
          <w:bCs/>
        </w:rPr>
        <w:t>That is not a flaw of callow youth, but a virtue that we should be looking for in our politics and our politicians.</w:t>
      </w:r>
      <w:r w:rsidRPr="00E2056D">
        <w:rPr>
          <w:rStyle w:val="IntenseEmphasis"/>
          <w:bCs/>
        </w:rPr>
        <w:t xml:space="preserve"> </w:t>
      </w:r>
      <w:r w:rsidRPr="00E2056D">
        <w:rPr>
          <w:sz w:val="16"/>
        </w:rPr>
        <w:t>We are the 99% and as such, if we work together, we can change things.</w:t>
      </w:r>
    </w:p>
    <w:p w14:paraId="3F29A74E" w14:textId="2569B39B" w:rsidR="007540E6" w:rsidRDefault="007540E6" w:rsidP="007540E6">
      <w:pPr>
        <w:spacing w:after="0" w:line="240" w:lineRule="auto"/>
        <w:contextualSpacing/>
        <w:rPr>
          <w:rFonts w:cs="Calibri"/>
          <w:sz w:val="24"/>
          <w:szCs w:val="22"/>
        </w:rPr>
      </w:pPr>
    </w:p>
    <w:p w14:paraId="44A13CA3" w14:textId="77777777" w:rsidR="007540E6" w:rsidRPr="00F94544" w:rsidRDefault="007540E6" w:rsidP="007540E6">
      <w:pPr>
        <w:pStyle w:val="Heading4"/>
        <w:rPr>
          <w:rFonts w:cs="Calibri"/>
        </w:rPr>
      </w:pPr>
      <w:r w:rsidRPr="00F94544">
        <w:rPr>
          <w:rFonts w:cs="Calibri"/>
        </w:rPr>
        <w:t xml:space="preserve">procedural fairness is an </w:t>
      </w:r>
      <w:r w:rsidRPr="00F94544">
        <w:rPr>
          <w:rFonts w:cs="Calibri"/>
          <w:u w:val="single"/>
        </w:rPr>
        <w:t>internal link</w:t>
      </w:r>
      <w:r w:rsidRPr="00F94544">
        <w:rPr>
          <w:rFonts w:cs="Calibri"/>
        </w:rPr>
        <w:t xml:space="preserve">, not a </w:t>
      </w:r>
      <w:r w:rsidRPr="00F94544">
        <w:rPr>
          <w:rFonts w:cs="Calibri"/>
          <w:u w:val="single"/>
        </w:rPr>
        <w:t>terminal impact</w:t>
      </w:r>
      <w:r w:rsidRPr="00F94544">
        <w:rPr>
          <w:rFonts w:cs="Calibri"/>
        </w:rPr>
        <w:t>, and their vision of procedural rules that cannot be questioned produces a “normal game” that recreates hierarchies that stifle alterity—their frame should be viewed with suspicion because non-traditional teams prove the game can still be played and that the aff CHANGES the game itself toward new solutions</w:t>
      </w:r>
    </w:p>
    <w:p w14:paraId="78A0135A" w14:textId="77777777" w:rsidR="007540E6" w:rsidRPr="00F94544" w:rsidRDefault="007540E6" w:rsidP="007540E6">
      <w:pPr>
        <w:rPr>
          <w:sz w:val="16"/>
          <w:szCs w:val="16"/>
        </w:rPr>
      </w:pPr>
      <w:r w:rsidRPr="00F94544">
        <w:rPr>
          <w:rStyle w:val="Style13ptBold"/>
        </w:rPr>
        <w:t>Bryant 16</w:t>
      </w:r>
      <w:r w:rsidRPr="00F94544">
        <w:t xml:space="preserve"> </w:t>
      </w:r>
      <w:r w:rsidRPr="00F94544">
        <w:rPr>
          <w:sz w:val="16"/>
          <w:szCs w:val="16"/>
        </w:rPr>
        <w:t xml:space="preserve">(Levi, Professor of Philosophy at Collin College. “Rupture/Events: Normal and Revolutionary Politics.”  </w:t>
      </w:r>
      <w:hyperlink r:id="rId9" w:history="1">
        <w:r w:rsidRPr="00F94544">
          <w:rPr>
            <w:rStyle w:val="Hyperlink"/>
            <w:sz w:val="16"/>
            <w:szCs w:val="16"/>
          </w:rPr>
          <w:t>https://larvalsubjects.wordpress.com/2016/03/09/ruptureevents-normal-and-revolutionary-politics/</w:t>
        </w:r>
      </w:hyperlink>
      <w:r w:rsidRPr="00F94544">
        <w:rPr>
          <w:sz w:val="16"/>
          <w:szCs w:val="16"/>
        </w:rPr>
        <w:t>)</w:t>
      </w:r>
    </w:p>
    <w:p w14:paraId="3013513E" w14:textId="77777777" w:rsidR="007540E6" w:rsidRPr="009032CB" w:rsidRDefault="007540E6" w:rsidP="007540E6">
      <w:pPr>
        <w:rPr>
          <w:rStyle w:val="Style13ptBold"/>
          <w:bCs/>
        </w:rPr>
      </w:pPr>
      <w:r w:rsidRPr="00F94544">
        <w:rPr>
          <w:sz w:val="16"/>
          <w:szCs w:val="16"/>
        </w:rPr>
        <w:t>I am not here en</w:t>
      </w:r>
      <w:r w:rsidRPr="00F94544">
        <w:rPr>
          <w:sz w:val="16"/>
        </w:rPr>
        <w:t xml:space="preserve">dorsing structural linguistics, but using these basic concepts as posing the question of the event or rupture within the social field and politics.  Following Kuhn, </w:t>
      </w:r>
      <w:r w:rsidRPr="00F94544">
        <w:rPr>
          <w:rStyle w:val="StyleUnderline"/>
          <w:highlight w:val="green"/>
        </w:rPr>
        <w:t>we can distinguish between</w:t>
      </w:r>
      <w:r w:rsidRPr="00F94544">
        <w:rPr>
          <w:rStyle w:val="StyleUnderline"/>
        </w:rPr>
        <w:t xml:space="preserve"> two types of politics</w:t>
      </w:r>
      <w:r w:rsidRPr="00F94544">
        <w:rPr>
          <w:sz w:val="16"/>
        </w:rPr>
        <w:t xml:space="preserve">:  </w:t>
      </w:r>
      <w:r w:rsidRPr="00F94544">
        <w:rPr>
          <w:rStyle w:val="Emphasis"/>
          <w:highlight w:val="green"/>
        </w:rPr>
        <w:t>normal</w:t>
      </w:r>
      <w:r w:rsidRPr="00F94544">
        <w:rPr>
          <w:sz w:val="16"/>
          <w:highlight w:val="green"/>
        </w:rPr>
        <w:t xml:space="preserve"> </w:t>
      </w:r>
      <w:r w:rsidRPr="00F94544">
        <w:rPr>
          <w:rStyle w:val="StyleUnderline"/>
          <w:highlight w:val="green"/>
        </w:rPr>
        <w:t>and</w:t>
      </w:r>
      <w:r w:rsidRPr="00F94544">
        <w:rPr>
          <w:sz w:val="16"/>
          <w:highlight w:val="green"/>
        </w:rPr>
        <w:t xml:space="preserve"> </w:t>
      </w:r>
      <w:r w:rsidRPr="00F94544">
        <w:rPr>
          <w:rStyle w:val="Emphasis"/>
          <w:highlight w:val="green"/>
        </w:rPr>
        <w:t>revolutionary</w:t>
      </w:r>
      <w:r w:rsidRPr="00F94544">
        <w:rPr>
          <w:sz w:val="16"/>
        </w:rPr>
        <w:t xml:space="preserve"> politics.  </w:t>
      </w:r>
      <w:r w:rsidRPr="00F94544">
        <w:rPr>
          <w:rStyle w:val="StyleUnderline"/>
        </w:rPr>
        <w:t xml:space="preserve">What sort of </w:t>
      </w:r>
      <w:r w:rsidRPr="00F94544">
        <w:rPr>
          <w:rStyle w:val="StyleUnderline"/>
          <w:highlight w:val="green"/>
        </w:rPr>
        <w:t>games</w:t>
      </w:r>
      <w:r w:rsidRPr="00F94544">
        <w:rPr>
          <w:rStyle w:val="StyleUnderline"/>
        </w:rPr>
        <w:t xml:space="preserve"> are we imagining in these two politics?  </w:t>
      </w:r>
      <w:r w:rsidRPr="00F94544">
        <w:rPr>
          <w:rStyle w:val="StyleUnderline"/>
          <w:highlight w:val="green"/>
        </w:rPr>
        <w:t>Normal politics</w:t>
      </w:r>
      <w:r w:rsidRPr="00F94544">
        <w:rPr>
          <w:rStyle w:val="StyleUnderline"/>
        </w:rPr>
        <w:t xml:space="preserve"> would be that form of politics that </w:t>
      </w:r>
      <w:r w:rsidRPr="00F94544">
        <w:rPr>
          <w:rStyle w:val="StyleUnderline"/>
          <w:highlight w:val="green"/>
        </w:rPr>
        <w:t>proceeds by making moves within an existing structure</w:t>
      </w:r>
      <w:r w:rsidRPr="00F94544">
        <w:rPr>
          <w:sz w:val="16"/>
        </w:rPr>
        <w:t xml:space="preserve">.  The question here would be one of how to make the best, most strategic move within an existing structure.  In the United States, this would be the game played by new or third way democrats with their talk of pragmatism, realism, and incrementalism.  There thesis is that structure is fixed, that </w:t>
      </w:r>
      <w:r w:rsidRPr="00F94544">
        <w:rPr>
          <w:rStyle w:val="StyleUnderline"/>
        </w:rPr>
        <w:t>the game’s rules are defined and set, and that the best one can hope for is to make strategically effective moves within that structural field</w:t>
      </w:r>
      <w:r w:rsidRPr="00F94544">
        <w:rPr>
          <w:sz w:val="16"/>
        </w:rPr>
        <w:t xml:space="preserve">.  Here, of course, </w:t>
      </w:r>
      <w:r w:rsidRPr="00F94544">
        <w:rPr>
          <w:rStyle w:val="StyleUnderline"/>
        </w:rPr>
        <w:t xml:space="preserve">the </w:t>
      </w:r>
      <w:r w:rsidRPr="00F94544">
        <w:rPr>
          <w:rStyle w:val="StyleUnderline"/>
          <w:highlight w:val="green"/>
        </w:rPr>
        <w:t>rules</w:t>
      </w:r>
      <w:r w:rsidRPr="00F94544">
        <w:rPr>
          <w:rStyle w:val="StyleUnderline"/>
        </w:rPr>
        <w:t xml:space="preserve"> of the game </w:t>
      </w:r>
      <w:r w:rsidRPr="00F94544">
        <w:rPr>
          <w:rStyle w:val="StyleUnderline"/>
          <w:highlight w:val="green"/>
        </w:rPr>
        <w:t>never change</w:t>
      </w:r>
      <w:r w:rsidRPr="00F94544">
        <w:rPr>
          <w:sz w:val="16"/>
        </w:rPr>
        <w:t xml:space="preserve">.  Minor victories can be achieved against </w:t>
      </w:r>
      <w:proofErr w:type="gramStart"/>
      <w:r w:rsidRPr="00F94544">
        <w:rPr>
          <w:sz w:val="16"/>
        </w:rPr>
        <w:t>ones</w:t>
      </w:r>
      <w:proofErr w:type="gramEnd"/>
      <w:r w:rsidRPr="00F94544">
        <w:rPr>
          <w:sz w:val="16"/>
        </w:rPr>
        <w:t xml:space="preserve"> opponent, but the identities and distribution of classes ultimately remain the same regardless of the moves that are made. </w:t>
      </w:r>
      <w:r w:rsidRPr="00F94544">
        <w:rPr>
          <w:rStyle w:val="StyleUnderline"/>
        </w:rPr>
        <w:t>The deep grammar of the game never changes</w:t>
      </w:r>
      <w:r w:rsidRPr="00F94544">
        <w:rPr>
          <w:sz w:val="16"/>
        </w:rPr>
        <w:t xml:space="preserve">; there are only tactical moves that confer advantage over </w:t>
      </w:r>
      <w:proofErr w:type="gramStart"/>
      <w:r w:rsidRPr="00F94544">
        <w:rPr>
          <w:sz w:val="16"/>
        </w:rPr>
        <w:t>ones</w:t>
      </w:r>
      <w:proofErr w:type="gramEnd"/>
      <w:r w:rsidRPr="00F94544">
        <w:rPr>
          <w:sz w:val="16"/>
        </w:rPr>
        <w:t xml:space="preserve"> opponent. Here it’s worth noting that the aim of this game is to best </w:t>
      </w:r>
      <w:proofErr w:type="gramStart"/>
      <w:r w:rsidRPr="00F94544">
        <w:rPr>
          <w:sz w:val="16"/>
        </w:rPr>
        <w:t>ones</w:t>
      </w:r>
      <w:proofErr w:type="gramEnd"/>
      <w:r w:rsidRPr="00F94544">
        <w:rPr>
          <w:sz w:val="16"/>
        </w:rPr>
        <w:t xml:space="preserve"> opponent. </w:t>
      </w:r>
      <w:r w:rsidRPr="00F94544">
        <w:rPr>
          <w:rStyle w:val="StyleUnderline"/>
          <w:highlight w:val="green"/>
        </w:rPr>
        <w:t>Revolutionary politics</w:t>
      </w:r>
      <w:r w:rsidRPr="00F94544">
        <w:rPr>
          <w:sz w:val="16"/>
        </w:rPr>
        <w:t xml:space="preserve">, by contrast, </w:t>
      </w:r>
      <w:r w:rsidRPr="00F94544">
        <w:rPr>
          <w:rStyle w:val="StyleUnderline"/>
          <w:highlight w:val="green"/>
        </w:rPr>
        <w:t>envisions</w:t>
      </w:r>
      <w:r w:rsidRPr="00F94544">
        <w:rPr>
          <w:rStyle w:val="StyleUnderline"/>
        </w:rPr>
        <w:t xml:space="preserve"> the possibility of making a move or series of </w:t>
      </w:r>
      <w:r w:rsidRPr="00F94544">
        <w:rPr>
          <w:rStyle w:val="StyleUnderline"/>
          <w:highlight w:val="green"/>
        </w:rPr>
        <w:t>moves that change</w:t>
      </w:r>
      <w:r w:rsidRPr="00F94544">
        <w:rPr>
          <w:rStyle w:val="StyleUnderline"/>
        </w:rPr>
        <w:t xml:space="preserve">s the syntagmatic and paradigmatic structure of </w:t>
      </w:r>
      <w:r w:rsidRPr="00F94544">
        <w:rPr>
          <w:rStyle w:val="StyleUnderline"/>
          <w:highlight w:val="green"/>
        </w:rPr>
        <w:t>the game itself</w:t>
      </w:r>
      <w:r w:rsidRPr="00F94544">
        <w:rPr>
          <w:rStyle w:val="StyleUnderline"/>
        </w:rPr>
        <w:t>.</w:t>
      </w:r>
      <w:r w:rsidRPr="00F94544">
        <w:rPr>
          <w:sz w:val="16"/>
        </w:rPr>
        <w:t xml:space="preserve"> In </w:t>
      </w:r>
      <w:r w:rsidRPr="00F94544">
        <w:rPr>
          <w:sz w:val="16"/>
        </w:rPr>
        <w:lastRenderedPageBreak/>
        <w:t xml:space="preserve">revolutionary politics one is not so much playing against an opponent– though that too –but aim to mutate the deep grammar of the game itself. In revolutionary politics– the politics of rupture and event –victory consists not in triumph over </w:t>
      </w:r>
      <w:proofErr w:type="gramStart"/>
      <w:r w:rsidRPr="00F94544">
        <w:rPr>
          <w:sz w:val="16"/>
        </w:rPr>
        <w:t>ones</w:t>
      </w:r>
      <w:proofErr w:type="gramEnd"/>
      <w:r w:rsidRPr="00F94544">
        <w:rPr>
          <w:sz w:val="16"/>
        </w:rPr>
        <w:t xml:space="preserve"> enemy (here I’m thinking of Schmitt’s friend/enemy distinction), but in transformation in the very nature of the game. Revolutionary politics institutes an entirely new axis of combination and selection; an entirely different set of rules and identities. </w:t>
      </w:r>
      <w:r w:rsidRPr="00F94544">
        <w:rPr>
          <w:rStyle w:val="StyleUnderline"/>
          <w:highlight w:val="green"/>
        </w:rPr>
        <w:t xml:space="preserve">Revolutionary politics is successful when we begin by playing one </w:t>
      </w:r>
      <w:proofErr w:type="gramStart"/>
      <w:r w:rsidRPr="00F94544">
        <w:rPr>
          <w:rStyle w:val="StyleUnderline"/>
          <w:highlight w:val="green"/>
        </w:rPr>
        <w:t>game, but</w:t>
      </w:r>
      <w:proofErr w:type="gramEnd"/>
      <w:r w:rsidRPr="00F94544">
        <w:rPr>
          <w:rStyle w:val="StyleUnderline"/>
          <w:highlight w:val="green"/>
        </w:rPr>
        <w:t xml:space="preserve"> do so in</w:t>
      </w:r>
      <w:r w:rsidRPr="00F94544">
        <w:rPr>
          <w:rStyle w:val="StyleUnderline"/>
        </w:rPr>
        <w:t xml:space="preserve"> such </w:t>
      </w:r>
      <w:r w:rsidRPr="00F94544">
        <w:rPr>
          <w:rStyle w:val="StyleUnderline"/>
          <w:highlight w:val="green"/>
        </w:rPr>
        <w:t xml:space="preserve">a way </w:t>
      </w:r>
      <w:r w:rsidRPr="00F94544">
        <w:rPr>
          <w:rStyle w:val="StyleUnderline"/>
        </w:rPr>
        <w:t xml:space="preserve">as </w:t>
      </w:r>
      <w:r w:rsidRPr="00F94544">
        <w:rPr>
          <w:rStyle w:val="StyleUnderline"/>
          <w:highlight w:val="green"/>
        </w:rPr>
        <w:t>to create a new game through moves within that game</w:t>
      </w:r>
      <w:r w:rsidRPr="00F94544">
        <w:rPr>
          <w:rStyle w:val="StyleUnderline"/>
        </w:rPr>
        <w:t>.</w:t>
      </w:r>
      <w:r w:rsidRPr="00F94544">
        <w:rPr>
          <w:sz w:val="16"/>
        </w:rPr>
        <w:t xml:space="preserve"> It is for this reason that </w:t>
      </w:r>
      <w:r w:rsidRPr="00F94544">
        <w:rPr>
          <w:rStyle w:val="StyleUnderline"/>
        </w:rPr>
        <w:t xml:space="preserve">revolutionary politics necessarily targets its own side to the same degree that it targets its opposition. </w:t>
      </w:r>
      <w:r w:rsidRPr="00F94544">
        <w:rPr>
          <w:sz w:val="16"/>
        </w:rPr>
        <w:t xml:space="preserve">Its own side also reinforces and defends the deep grammar of the game that the revolutionary seeks to transmute. Within revolutionary games, then, the operative distinction is not the friend/enemy distinction, but rather the speech/language, sentence/deep-grammar distinction. </w:t>
      </w:r>
      <w:r w:rsidRPr="00F94544">
        <w:rPr>
          <w:rStyle w:val="StyleUnderline"/>
          <w:highlight w:val="green"/>
        </w:rPr>
        <w:t>The revolutionary game dreams of a “speech” that</w:t>
      </w:r>
      <w:r w:rsidRPr="00F94544">
        <w:rPr>
          <w:rStyle w:val="StyleUnderline"/>
        </w:rPr>
        <w:t xml:space="preserve"> mutates or </w:t>
      </w:r>
      <w:r w:rsidRPr="00F94544">
        <w:rPr>
          <w:rStyle w:val="StyleUnderline"/>
          <w:highlight w:val="green"/>
        </w:rPr>
        <w:t>transmutes the very grammar that renders it possible</w:t>
      </w:r>
      <w:r w:rsidRPr="00F94544">
        <w:rPr>
          <w:rStyle w:val="StyleUnderline"/>
        </w:rPr>
        <w:t>. It is for this reason that revolutionary politics is indiscernible to normal politics. Normal politics can only discern moves within an established game. It is incapable of imagining a game other than the one it is playing and for this reason can only discern a system according to the friend/enemy distinction structured by a deep grammar that is seen as an essential and immutable structure of being itself</w:t>
      </w:r>
      <w:r w:rsidRPr="00F94544">
        <w:rPr>
          <w:sz w:val="16"/>
        </w:rPr>
        <w:t xml:space="preserve">. “This is the way the world is! Be a realist! Nothing is to be done!” The figure of the revolutionary is therefore encountered with deep perplexity. On the one hand, the revolutionary seems to be on their side, fighting for their causes. Yet on the other hand, the revolutionary seems to be a double agent because she targets her own side as much as she targets the other side. </w:t>
      </w:r>
      <w:r w:rsidRPr="00F94544">
        <w:rPr>
          <w:rStyle w:val="StyleUnderline"/>
        </w:rPr>
        <w:t>Her motives are always interpreted with distrust because she doesn’t seem to be entirely committed to triumph over the enem</w:t>
      </w:r>
      <w:r w:rsidRPr="00F94544">
        <w:rPr>
          <w:sz w:val="16"/>
        </w:rPr>
        <w:t xml:space="preserve">y. And indeed, </w:t>
      </w:r>
      <w:r w:rsidRPr="00F94544">
        <w:rPr>
          <w:rStyle w:val="StyleUnderline"/>
        </w:rPr>
        <w:t xml:space="preserve">she’s not entirely committed to triumph over the enemy because </w:t>
      </w:r>
      <w:r w:rsidRPr="00F94544">
        <w:rPr>
          <w:rStyle w:val="StyleUnderline"/>
          <w:highlight w:val="green"/>
        </w:rPr>
        <w:t>she’s angling for</w:t>
      </w:r>
      <w:r w:rsidRPr="00F94544">
        <w:rPr>
          <w:rStyle w:val="StyleUnderline"/>
        </w:rPr>
        <w:t xml:space="preserve"> something much more profound: </w:t>
      </w:r>
      <w:r w:rsidRPr="00F94544">
        <w:rPr>
          <w:rStyle w:val="StyleUnderline"/>
          <w:highlight w:val="green"/>
        </w:rPr>
        <w:t>a mutation</w:t>
      </w:r>
      <w:r w:rsidRPr="00F94544">
        <w:rPr>
          <w:rStyle w:val="StyleUnderline"/>
        </w:rPr>
        <w:t xml:space="preserve"> of the structure of the game itself </w:t>
      </w:r>
      <w:r w:rsidRPr="00F94544">
        <w:rPr>
          <w:rStyle w:val="StyleUnderline"/>
          <w:highlight w:val="green"/>
        </w:rPr>
        <w:t>that defines</w:t>
      </w:r>
      <w:r w:rsidRPr="00F94544">
        <w:rPr>
          <w:rStyle w:val="StyleUnderline"/>
        </w:rPr>
        <w:t xml:space="preserve"> the rules of the game, the identities at play in the game, and </w:t>
      </w:r>
      <w:r w:rsidRPr="00F94544">
        <w:rPr>
          <w:rStyle w:val="StyleUnderline"/>
          <w:highlight w:val="green"/>
        </w:rPr>
        <w:t>the hierarchies that distribute</w:t>
      </w:r>
      <w:r w:rsidRPr="00F94544">
        <w:rPr>
          <w:rStyle w:val="StyleUnderline"/>
        </w:rPr>
        <w:t xml:space="preserve"> these </w:t>
      </w:r>
      <w:r w:rsidRPr="00F94544">
        <w:rPr>
          <w:rStyle w:val="StyleUnderline"/>
          <w:highlight w:val="green"/>
        </w:rPr>
        <w:t>identities within the game</w:t>
      </w:r>
      <w:r w:rsidRPr="00F94544">
        <w:rPr>
          <w:rStyle w:val="StyleUnderline"/>
        </w:rPr>
        <w:t>.</w:t>
      </w:r>
      <w:r w:rsidRPr="00F94544">
        <w:rPr>
          <w:sz w:val="16"/>
        </w:rPr>
        <w:t xml:space="preserve"> </w:t>
      </w:r>
      <w:r w:rsidRPr="00F94544">
        <w:rPr>
          <w:rStyle w:val="StyleUnderline"/>
        </w:rPr>
        <w:t xml:space="preserve">Revolutionary politics aims at a non-Euclidean transformation of the Euclidean sphere of play so as to institute a very different space of action, life, meaning, goals, and affect.  To normal politics </w:t>
      </w:r>
      <w:r w:rsidRPr="00F94544">
        <w:rPr>
          <w:rStyle w:val="StyleUnderline"/>
          <w:highlight w:val="green"/>
        </w:rPr>
        <w:t>this looks like chaos because normal politics is unable to imagine a different game</w:t>
      </w:r>
      <w:r w:rsidRPr="00F94544">
        <w:rPr>
          <w:rStyle w:val="StyleUnderline"/>
        </w:rPr>
        <w:t xml:space="preserve">.  We could say that normal politics is scholarly prose, whereas </w:t>
      </w:r>
      <w:r w:rsidRPr="00F94544">
        <w:rPr>
          <w:rStyle w:val="StyleUnderline"/>
          <w:highlight w:val="green"/>
        </w:rPr>
        <w:t>revolutionary politics is poetry</w:t>
      </w:r>
      <w:r w:rsidRPr="00F94544">
        <w:rPr>
          <w:rStyle w:val="StyleUnderline"/>
        </w:rPr>
        <w:t xml:space="preserve"> at its best:  that poetry </w:t>
      </w:r>
      <w:r w:rsidRPr="00F94544">
        <w:rPr>
          <w:rStyle w:val="StyleUnderline"/>
          <w:highlight w:val="green"/>
        </w:rPr>
        <w:t>that transforms the fabric of language</w:t>
      </w:r>
      <w:r w:rsidRPr="00F94544">
        <w:rPr>
          <w:rStyle w:val="StyleUnderline"/>
        </w:rPr>
        <w:t>.</w:t>
      </w:r>
    </w:p>
    <w:p w14:paraId="631C02B8" w14:textId="41474CBD" w:rsidR="007540E6" w:rsidRDefault="007540E6" w:rsidP="007540E6">
      <w:pPr>
        <w:spacing w:after="0" w:line="240" w:lineRule="auto"/>
        <w:contextualSpacing/>
        <w:rPr>
          <w:rFonts w:cs="Calibri"/>
          <w:sz w:val="24"/>
          <w:szCs w:val="22"/>
        </w:rPr>
      </w:pPr>
    </w:p>
    <w:p w14:paraId="2D96E977" w14:textId="77777777" w:rsidR="007540E6" w:rsidRPr="002822E6" w:rsidRDefault="007540E6" w:rsidP="007540E6">
      <w:pPr>
        <w:pStyle w:val="Heading4"/>
      </w:pPr>
      <w:r>
        <w:t>W</w:t>
      </w:r>
      <w:r w:rsidRPr="002822E6">
        <w:t xml:space="preserve">here we locate political authority is a prerequisite to </w:t>
      </w:r>
      <w:r>
        <w:t>your models of political engagement and roleplaying—Turns the TVA</w:t>
      </w:r>
    </w:p>
    <w:p w14:paraId="11875678" w14:textId="77777777" w:rsidR="007540E6" w:rsidRPr="002822E6" w:rsidRDefault="007540E6" w:rsidP="007540E6">
      <w:r w:rsidRPr="002822E6">
        <w:rPr>
          <w:rStyle w:val="Style13ptBold"/>
        </w:rPr>
        <w:t>Walker 9</w:t>
      </w:r>
      <w:r w:rsidRPr="002822E6">
        <w:t xml:space="preserve"> [RBJ, Professor in the Department of Political Science at the University of Victoria, Canada, After the Globe, Before the World, p 33-35]</w:t>
      </w:r>
    </w:p>
    <w:p w14:paraId="100D0413" w14:textId="78B28798" w:rsidR="007540E6" w:rsidRDefault="007540E6" w:rsidP="007540E6">
      <w:pPr>
        <w:rPr>
          <w:sz w:val="16"/>
        </w:rPr>
      </w:pPr>
      <w:r w:rsidRPr="002822E6">
        <w:rPr>
          <w:sz w:val="16"/>
        </w:rPr>
        <w:t xml:space="preserve">The list of challenges to established political conventions is undoubtedly long. It offers ample potential for scholarly squabbles and public debates about sequencing and priorities. It certainly exceeds the analytical competence of established disciplinary traditions of scholarship, not least because established scholarly disciplines are already overcommitted to specific sequences and priorities. It feeds multiple disputes about the interpretation of information and the specific ontological, epistemological and axiological commitments these interpretations should stimulate. Specific claims sometimes lead to sophisticated conceptual and empirical innovation; though they also lead to disputes about the grounds on which conceptual and empirical sophistication might now be judged. Sometimes such claims generate wild speculation, righteous indignation, and desperate affirmations of entrenched theoretical traditions; though they also intensify suspicions that the grounds on which we have come to think about both tradition and radical possibility are now precisely what is being called into question. Most significantly, </w:t>
      </w:r>
      <w:r w:rsidRPr="00B20C36">
        <w:rPr>
          <w:rStyle w:val="StyleUnderline"/>
          <w:color w:val="000000" w:themeColor="text1"/>
        </w:rPr>
        <w:t>claims about specific trends and problems generate further claims about the limitations of established forms of political authority,</w:t>
      </w:r>
      <w:r w:rsidRPr="00B20C36">
        <w:rPr>
          <w:color w:val="000000" w:themeColor="text1"/>
          <w:sz w:val="16"/>
        </w:rPr>
        <w:t xml:space="preserve"> </w:t>
      </w:r>
      <w:r w:rsidRPr="00B20C36">
        <w:rPr>
          <w:rStyle w:val="StyleUnderline"/>
          <w:color w:val="000000" w:themeColor="text1"/>
        </w:rPr>
        <w:t xml:space="preserve">especially about the always </w:t>
      </w:r>
      <w:r w:rsidRPr="006A66ED">
        <w:rPr>
          <w:rStyle w:val="StyleUnderline"/>
          <w:highlight w:val="yellow"/>
        </w:rPr>
        <w:t>uncertain relationship between various practices of power and the territorially located institution</w:t>
      </w:r>
      <w:r w:rsidRPr="002822E6">
        <w:rPr>
          <w:rStyle w:val="StyleUnderline"/>
        </w:rPr>
        <w:t>s and procedures through which deployments of, and responses to, power are understood to be legitimate</w:t>
      </w:r>
      <w:r w:rsidRPr="002822E6">
        <w:rPr>
          <w:sz w:val="16"/>
        </w:rPr>
        <w:t xml:space="preserve">. Whether in relation to narratives about new or intensified trends and dangers, or to contestations over basic principles that have long been taken for granted, </w:t>
      </w:r>
      <w:r w:rsidRPr="002822E6">
        <w:rPr>
          <w:rStyle w:val="StyleUnderline"/>
        </w:rPr>
        <w:t xml:space="preserve">claims that we need to </w:t>
      </w:r>
      <w:r w:rsidRPr="002822E6">
        <w:rPr>
          <w:rStyle w:val="StyleUnderline"/>
        </w:rPr>
        <w:lastRenderedPageBreak/>
        <w:t>be more imaginative in our ability to work together</w:t>
      </w:r>
      <w:r w:rsidRPr="002822E6">
        <w:rPr>
          <w:sz w:val="16"/>
        </w:rPr>
        <w:t xml:space="preserve"> (as the political animals of the polis, as Aristotle would put it, as participants in some community as we tend to put it now</w:t>
      </w:r>
      <w:r w:rsidRPr="006A66ED">
        <w:rPr>
          <w:sz w:val="16"/>
          <w:highlight w:val="yellow"/>
        </w:rPr>
        <w:t xml:space="preserve">) </w:t>
      </w:r>
      <w:r w:rsidRPr="006A66ED">
        <w:rPr>
          <w:rStyle w:val="StyleUnderline"/>
          <w:highlight w:val="yellow"/>
        </w:rPr>
        <w:t>increasingly run up against the multiple ways in which our authoritative expressions of political engagement are firmly located in a particular somewhere</w:t>
      </w:r>
      <w:r w:rsidRPr="002822E6">
        <w:rPr>
          <w:rStyle w:val="StyleUnderline"/>
        </w:rPr>
        <w:t>: within and between the spatial boundaries of modern states.</w:t>
      </w:r>
      <w:r w:rsidRPr="002822E6">
        <w:rPr>
          <w:sz w:val="16"/>
        </w:rPr>
        <w:t xml:space="preserve"> 7 </w:t>
      </w:r>
      <w:r w:rsidRPr="006A66ED">
        <w:rPr>
          <w:rStyle w:val="StyleUnderline"/>
          <w:highlight w:val="yellow"/>
        </w:rPr>
        <w:t>To imagine some other way of being political</w:t>
      </w:r>
      <w:r w:rsidRPr="002822E6">
        <w:rPr>
          <w:sz w:val="16"/>
        </w:rPr>
        <w:t xml:space="preserve">, it is often assumed, </w:t>
      </w:r>
      <w:r w:rsidRPr="006A66ED">
        <w:rPr>
          <w:rStyle w:val="StyleUnderline"/>
          <w:highlight w:val="yellow"/>
        </w:rPr>
        <w:t>is also to imagine future possibilities without the benefit of those boundaries</w:t>
      </w:r>
      <w:r w:rsidRPr="002822E6">
        <w:rPr>
          <w:sz w:val="16"/>
        </w:rPr>
        <w:t xml:space="preserve">, </w:t>
      </w:r>
      <w:r w:rsidRPr="006A66ED">
        <w:rPr>
          <w:rStyle w:val="StyleUnderline"/>
          <w:highlight w:val="yellow"/>
        </w:rPr>
        <w:t>those lines of both discrimination and relation that have shaped our most basic assumptions about what it means to be modern political subjects</w:t>
      </w:r>
      <w:r w:rsidRPr="002822E6">
        <w:rPr>
          <w:rStyle w:val="StyleUnderline"/>
        </w:rPr>
        <w:t xml:space="preserve"> capable of responding to specific challenges or to more general structural and historical transformations</w:t>
      </w:r>
      <w:r w:rsidRPr="002822E6">
        <w:rPr>
          <w:sz w:val="16"/>
        </w:rPr>
        <w:t xml:space="preserve">. </w:t>
      </w:r>
    </w:p>
    <w:p w14:paraId="7408D185" w14:textId="77777777" w:rsidR="007540E6" w:rsidRPr="002822E6" w:rsidRDefault="007540E6" w:rsidP="007540E6">
      <w:pPr>
        <w:rPr>
          <w:sz w:val="16"/>
        </w:rPr>
      </w:pPr>
    </w:p>
    <w:p w14:paraId="6757C7BF" w14:textId="623F9454" w:rsidR="007540E6" w:rsidRDefault="007540E6" w:rsidP="007540E6">
      <w:pPr>
        <w:spacing w:after="0" w:line="240" w:lineRule="auto"/>
        <w:contextualSpacing/>
        <w:rPr>
          <w:rFonts w:cs="Calibri"/>
          <w:sz w:val="24"/>
          <w:szCs w:val="22"/>
        </w:rPr>
      </w:pPr>
    </w:p>
    <w:p w14:paraId="3C2A41FE" w14:textId="3112C74D" w:rsidR="007540E6" w:rsidRDefault="007540E6" w:rsidP="007540E6">
      <w:pPr>
        <w:spacing w:after="0" w:line="240" w:lineRule="auto"/>
        <w:contextualSpacing/>
        <w:rPr>
          <w:rFonts w:cs="Calibri"/>
          <w:sz w:val="24"/>
          <w:szCs w:val="22"/>
        </w:rPr>
      </w:pPr>
      <w:r>
        <w:rPr>
          <w:rFonts w:cs="Calibri"/>
          <w:sz w:val="24"/>
          <w:szCs w:val="22"/>
        </w:rPr>
        <w:t>TVA-</w:t>
      </w:r>
    </w:p>
    <w:p w14:paraId="74C9980C" w14:textId="56144247" w:rsidR="007540E6" w:rsidRPr="007540E6" w:rsidRDefault="007540E6" w:rsidP="007540E6">
      <w:pPr>
        <w:spacing w:after="0" w:line="240" w:lineRule="auto"/>
        <w:rPr>
          <w:rFonts w:asciiTheme="majorHAnsi" w:eastAsia="Times New Roman" w:hAnsiTheme="majorHAnsi" w:cstheme="majorHAnsi"/>
          <w:color w:val="000000" w:themeColor="text1"/>
          <w:sz w:val="20"/>
          <w:szCs w:val="20"/>
        </w:rPr>
      </w:pPr>
      <w:r w:rsidRPr="00F15A3F">
        <w:rPr>
          <w:rFonts w:asciiTheme="majorHAnsi" w:hAnsiTheme="majorHAnsi" w:cstheme="majorHAnsi"/>
          <w:b/>
          <w:color w:val="000000" w:themeColor="text1"/>
          <w:sz w:val="26"/>
          <w:szCs w:val="26"/>
        </w:rPr>
        <w:t>Lemus ’12</w:t>
      </w:r>
      <w:r w:rsidRPr="00F15A3F">
        <w:rPr>
          <w:rFonts w:asciiTheme="majorHAnsi" w:hAnsiTheme="majorHAnsi" w:cstheme="majorHAnsi"/>
          <w:color w:val="000000" w:themeColor="text1"/>
          <w:sz w:val="28"/>
          <w:szCs w:val="20"/>
        </w:rPr>
        <w:t xml:space="preserve"> </w:t>
      </w:r>
      <w:r w:rsidRPr="00F15A3F">
        <w:rPr>
          <w:rFonts w:asciiTheme="majorHAnsi" w:hAnsiTheme="majorHAnsi" w:cstheme="majorHAnsi"/>
          <w:color w:val="000000" w:themeColor="text1"/>
          <w:sz w:val="20"/>
          <w:szCs w:val="20"/>
        </w:rPr>
        <w:t xml:space="preserve">(Rafael Lemus, Assistant Professor (Spanish), </w:t>
      </w:r>
      <w:proofErr w:type="gramStart"/>
      <w:r w:rsidRPr="00F15A3F">
        <w:rPr>
          <w:rFonts w:asciiTheme="majorHAnsi" w:hAnsiTheme="majorHAnsi" w:cstheme="majorHAnsi"/>
          <w:color w:val="000000" w:themeColor="text1"/>
          <w:sz w:val="20"/>
          <w:szCs w:val="20"/>
        </w:rPr>
        <w:t>Ph.D</w:t>
      </w:r>
      <w:proofErr w:type="gramEnd"/>
      <w:r w:rsidRPr="00F15A3F">
        <w:rPr>
          <w:rFonts w:asciiTheme="majorHAnsi" w:hAnsiTheme="majorHAnsi" w:cstheme="majorHAnsi"/>
          <w:color w:val="000000" w:themeColor="text1"/>
          <w:sz w:val="20"/>
          <w:szCs w:val="20"/>
        </w:rPr>
        <w:t xml:space="preserve">, The Graduate Center, City University of New York/ “The Politics of Mourning”, </w:t>
      </w:r>
      <w:r w:rsidRPr="00F15A3F">
        <w:rPr>
          <w:rFonts w:asciiTheme="majorHAnsi" w:eastAsia="Times New Roman" w:hAnsiTheme="majorHAnsi" w:cstheme="majorHAnsi"/>
          <w:color w:val="000000" w:themeColor="text1"/>
          <w:sz w:val="20"/>
          <w:szCs w:val="20"/>
          <w:shd w:val="clear" w:color="auto" w:fill="FFFFFF"/>
        </w:rPr>
        <w:t>19th- to 21st-century Mexican literature, Latin American cultural studies, critical theory</w:t>
      </w:r>
      <w:r w:rsidRPr="00F15A3F">
        <w:rPr>
          <w:rFonts w:asciiTheme="majorHAnsi" w:hAnsiTheme="majorHAnsi" w:cstheme="majorHAnsi"/>
          <w:color w:val="000000" w:themeColor="text1"/>
          <w:sz w:val="20"/>
          <w:szCs w:val="20"/>
          <w:shd w:val="clear" w:color="auto" w:fill="FFFFFF"/>
        </w:rPr>
        <w:t xml:space="preserve">, From the March 2012 issue, </w:t>
      </w:r>
      <w:r w:rsidRPr="00F15A3F">
        <w:rPr>
          <w:rFonts w:asciiTheme="majorHAnsi" w:eastAsia="Times New Roman" w:hAnsiTheme="majorHAnsi" w:cstheme="majorHAnsi"/>
          <w:i/>
          <w:iCs/>
          <w:color w:val="000000" w:themeColor="text1"/>
          <w:sz w:val="20"/>
          <w:szCs w:val="20"/>
        </w:rPr>
        <w:t>An earlier version of this text was read (in Spanish) on April 29, 2011) VS</w:t>
      </w:r>
    </w:p>
    <w:p w14:paraId="5C760EAC" w14:textId="77777777" w:rsidR="007540E6" w:rsidRPr="00C10C26" w:rsidRDefault="007540E6" w:rsidP="007540E6">
      <w:pPr>
        <w:spacing w:after="180" w:line="240" w:lineRule="auto"/>
        <w:rPr>
          <w:rFonts w:asciiTheme="majorHAnsi" w:eastAsia="Times New Roman" w:hAnsiTheme="majorHAnsi" w:cstheme="majorHAnsi"/>
          <w:color w:val="333333"/>
          <w:sz w:val="16"/>
          <w:szCs w:val="29"/>
        </w:rPr>
      </w:pPr>
      <w:r w:rsidRPr="00C10C26">
        <w:rPr>
          <w:rFonts w:asciiTheme="majorHAnsi" w:eastAsia="Times New Roman" w:hAnsiTheme="majorHAnsi" w:cstheme="majorHAnsi"/>
          <w:color w:val="333333"/>
          <w:sz w:val="16"/>
          <w:szCs w:val="29"/>
        </w:rPr>
        <w:t xml:space="preserve">It’s quite clear that </w:t>
      </w:r>
      <w:r w:rsidRPr="003F0DFF">
        <w:rPr>
          <w:rFonts w:asciiTheme="majorHAnsi" w:eastAsia="Times New Roman" w:hAnsiTheme="majorHAnsi" w:cstheme="majorHAnsi"/>
          <w:color w:val="333333"/>
          <w:sz w:val="29"/>
          <w:szCs w:val="29"/>
          <w:u w:val="single"/>
        </w:rPr>
        <w:t xml:space="preserve">the federal </w:t>
      </w:r>
      <w:r w:rsidRPr="00C10C26">
        <w:rPr>
          <w:rFonts w:asciiTheme="majorHAnsi" w:eastAsia="Times New Roman" w:hAnsiTheme="majorHAnsi" w:cstheme="majorHAnsi"/>
          <w:color w:val="333333"/>
          <w:sz w:val="29"/>
          <w:szCs w:val="29"/>
          <w:u w:val="single"/>
        </w:rPr>
        <w:t>government could have acted differently</w:t>
      </w:r>
      <w:r w:rsidRPr="00C10C26">
        <w:rPr>
          <w:rFonts w:asciiTheme="majorHAnsi" w:eastAsia="Times New Roman" w:hAnsiTheme="majorHAnsi" w:cstheme="majorHAnsi"/>
          <w:color w:val="333333"/>
          <w:sz w:val="16"/>
          <w:szCs w:val="29"/>
        </w:rPr>
        <w:t xml:space="preserve">. Rather than turning their noses up at the dead, and stigmatizing them, </w:t>
      </w:r>
      <w:r w:rsidRPr="00C10C26">
        <w:rPr>
          <w:rFonts w:asciiTheme="majorHAnsi" w:eastAsia="Times New Roman" w:hAnsiTheme="majorHAnsi" w:cstheme="majorHAnsi"/>
          <w:color w:val="333333"/>
          <w:sz w:val="29"/>
          <w:szCs w:val="29"/>
          <w:u w:val="single"/>
        </w:rPr>
        <w:t xml:space="preserve">they could have appropriated thousands of them and taken advantage of them for use in </w:t>
      </w:r>
      <w:r>
        <w:rPr>
          <w:rFonts w:asciiTheme="majorHAnsi" w:eastAsia="Times New Roman" w:hAnsiTheme="majorHAnsi" w:cstheme="majorHAnsi"/>
          <w:color w:val="333333"/>
          <w:sz w:val="29"/>
          <w:szCs w:val="29"/>
          <w:u w:val="single"/>
        </w:rPr>
        <w:t xml:space="preserve">their campaign against the drug </w:t>
      </w:r>
      <w:r w:rsidRPr="00C10C26">
        <w:rPr>
          <w:rFonts w:asciiTheme="majorHAnsi" w:eastAsia="Times New Roman" w:hAnsiTheme="majorHAnsi" w:cstheme="majorHAnsi"/>
          <w:color w:val="333333"/>
          <w:sz w:val="29"/>
          <w:szCs w:val="29"/>
          <w:u w:val="single"/>
        </w:rPr>
        <w:t>trade. </w:t>
      </w:r>
      <w:r w:rsidRPr="00C10C26">
        <w:rPr>
          <w:rFonts w:asciiTheme="majorHAnsi" w:eastAsia="Times New Roman" w:hAnsiTheme="majorHAnsi" w:cstheme="majorHAnsi"/>
          <w:i/>
          <w:iCs/>
          <w:color w:val="333333"/>
          <w:sz w:val="16"/>
          <w:szCs w:val="29"/>
        </w:rPr>
        <w:t>Appropriating</w:t>
      </w:r>
      <w:r w:rsidRPr="00C10C26">
        <w:rPr>
          <w:rFonts w:asciiTheme="majorHAnsi" w:eastAsia="Times New Roman" w:hAnsiTheme="majorHAnsi" w:cstheme="majorHAnsi"/>
          <w:color w:val="333333"/>
          <w:sz w:val="16"/>
          <w:szCs w:val="29"/>
        </w:rPr>
        <w:t> and </w:t>
      </w:r>
      <w:r w:rsidRPr="00C10C26">
        <w:rPr>
          <w:rFonts w:asciiTheme="majorHAnsi" w:eastAsia="Times New Roman" w:hAnsiTheme="majorHAnsi" w:cstheme="majorHAnsi"/>
          <w:i/>
          <w:iCs/>
          <w:color w:val="333333"/>
          <w:sz w:val="16"/>
          <w:szCs w:val="29"/>
        </w:rPr>
        <w:t>taking advantage </w:t>
      </w:r>
      <w:r w:rsidRPr="00C10C26">
        <w:rPr>
          <w:rFonts w:asciiTheme="majorHAnsi" w:eastAsia="Times New Roman" w:hAnsiTheme="majorHAnsi" w:cstheme="majorHAnsi"/>
          <w:color w:val="333333"/>
          <w:sz w:val="16"/>
          <w:szCs w:val="29"/>
        </w:rPr>
        <w:t>are not happy phrases to apply to the dead, it’s true, but what they describe are in fact fairly common practice and outside the country</w:t>
      </w:r>
      <w:r w:rsidRPr="00C10C26">
        <w:rPr>
          <w:rFonts w:asciiTheme="majorHAnsi" w:eastAsia="Times New Roman" w:hAnsiTheme="majorHAnsi" w:cstheme="majorHAnsi"/>
          <w:color w:val="333333"/>
          <w:sz w:val="29"/>
          <w:szCs w:val="29"/>
          <w:u w:val="single"/>
        </w:rPr>
        <w:t xml:space="preserve">. </w:t>
      </w:r>
      <w:r w:rsidRPr="00245FA5">
        <w:rPr>
          <w:rFonts w:asciiTheme="majorHAnsi" w:eastAsia="Times New Roman" w:hAnsiTheme="majorHAnsi" w:cstheme="majorHAnsi"/>
          <w:b/>
          <w:color w:val="333333"/>
          <w:sz w:val="29"/>
          <w:szCs w:val="29"/>
          <w:highlight w:val="cyan"/>
          <w:u w:val="single"/>
        </w:rPr>
        <w:t>Governments often use the dead, turning them into martyrs for a cause, laying the blame for them on the enemy, employing them as a “free pass” and a banner for certain policies.</w:t>
      </w:r>
      <w:r w:rsidRPr="00C10C26">
        <w:rPr>
          <w:rFonts w:asciiTheme="majorHAnsi" w:eastAsia="Times New Roman" w:hAnsiTheme="majorHAnsi" w:cstheme="majorHAnsi"/>
          <w:color w:val="333333"/>
          <w:sz w:val="16"/>
          <w:szCs w:val="29"/>
        </w:rPr>
        <w:t xml:space="preserve"> In this case, the Calderón administration could have made an effort to identify the innocent victims of the conflict and recognize them as martyrs of the campaign against the narcos. But in order to do this, to integrate the victims into a story, they first need to have a story and the federal government has no such thing. Four and a half years after it started up, the crusade against the drug cartels is still not attached to a convincing narrative; forty thousand deaths later, the authorities still haven’t completely dispelled the suspicion that they launched the campaign without any prior planning, anxious about economic expectations and the shadow of illegitimacy hovering over them, without having supplied themselves in advance with any screenplay, without anticipating the motivations for the action, the roles played by each of the characters, the unfolding of the whole enterprise. Not that long ago, Calderón was still pondering whether the military offensive he had ordered was or was not a war: he said it wasn’t, and the following day a number of journalists pointed out to him that he himself had said that it was.</w:t>
      </w:r>
    </w:p>
    <w:p w14:paraId="759E7EDE" w14:textId="77777777" w:rsidR="007540E6" w:rsidRPr="000C104B" w:rsidRDefault="007540E6" w:rsidP="007540E6">
      <w:pPr>
        <w:spacing w:after="0" w:line="240" w:lineRule="auto"/>
        <w:contextualSpacing/>
        <w:rPr>
          <w:rFonts w:cs="Calibri"/>
          <w:sz w:val="24"/>
          <w:szCs w:val="22"/>
        </w:rPr>
      </w:pPr>
    </w:p>
    <w:p w14:paraId="27B7CC27" w14:textId="511FB475" w:rsidR="007540E6" w:rsidRDefault="007540E6" w:rsidP="007540E6"/>
    <w:p w14:paraId="5C97B9BA" w14:textId="78648C71" w:rsidR="007540E6" w:rsidRDefault="007540E6" w:rsidP="007540E6">
      <w:pPr>
        <w:pStyle w:val="Heading2"/>
        <w:rPr>
          <w:rFonts w:cs="Calibri"/>
        </w:rPr>
      </w:pPr>
      <w:r>
        <w:rPr>
          <w:rFonts w:cs="Calibri"/>
        </w:rPr>
        <w:lastRenderedPageBreak/>
        <w:t xml:space="preserve">Psychoanalisis </w:t>
      </w:r>
    </w:p>
    <w:p w14:paraId="446CC110" w14:textId="1B375FF3" w:rsidR="007540E6" w:rsidRDefault="007540E6" w:rsidP="007540E6"/>
    <w:p w14:paraId="6B66CA2F" w14:textId="77777777" w:rsidR="007540E6" w:rsidRPr="008B0B32" w:rsidRDefault="007540E6" w:rsidP="007540E6">
      <w:pPr>
        <w:spacing w:line="240" w:lineRule="auto"/>
        <w:contextualSpacing/>
        <w:rPr>
          <w:rFonts w:asciiTheme="minorHAnsi" w:hAnsiTheme="minorHAnsi" w:cstheme="minorHAnsi"/>
          <w:i/>
          <w:color w:val="000000" w:themeColor="text1"/>
          <w:sz w:val="21"/>
          <w:szCs w:val="21"/>
          <w:shd w:val="clear" w:color="auto" w:fill="FFFFFF"/>
        </w:rPr>
      </w:pPr>
      <w:r w:rsidRPr="008B0B32">
        <w:rPr>
          <w:rFonts w:asciiTheme="minorHAnsi" w:hAnsiTheme="minorHAnsi" w:cstheme="minorHAnsi"/>
          <w:b/>
          <w:color w:val="000000" w:themeColor="text1"/>
          <w:sz w:val="26"/>
          <w:szCs w:val="26"/>
          <w:shd w:val="clear" w:color="auto" w:fill="FFFFFF"/>
        </w:rPr>
        <w:t>McIvor ’12</w:t>
      </w:r>
      <w:r w:rsidRPr="008B0B32">
        <w:rPr>
          <w:rFonts w:asciiTheme="minorHAnsi" w:hAnsiTheme="minorHAnsi" w:cstheme="minorHAnsi"/>
          <w:color w:val="000000" w:themeColor="text1"/>
          <w:sz w:val="28"/>
          <w:szCs w:val="28"/>
          <w:shd w:val="clear" w:color="auto" w:fill="FFFFFF"/>
        </w:rPr>
        <w:t xml:space="preserve"> </w:t>
      </w:r>
      <w:r w:rsidRPr="008B0B32">
        <w:rPr>
          <w:rFonts w:asciiTheme="minorHAnsi" w:hAnsiTheme="minorHAnsi" w:cstheme="minorHAnsi"/>
          <w:i/>
          <w:color w:val="000000" w:themeColor="text1"/>
          <w:sz w:val="21"/>
          <w:szCs w:val="21"/>
          <w:shd w:val="clear" w:color="auto" w:fill="FFFFFF"/>
        </w:rPr>
        <w:t xml:space="preserve">(David W. McIvor, BA in Political Science, Western Washington University, MA and </w:t>
      </w:r>
      <w:proofErr w:type="gramStart"/>
      <w:r w:rsidRPr="008B0B32">
        <w:rPr>
          <w:rFonts w:asciiTheme="minorHAnsi" w:hAnsiTheme="minorHAnsi" w:cstheme="minorHAnsi"/>
          <w:i/>
          <w:color w:val="000000" w:themeColor="text1"/>
          <w:sz w:val="21"/>
          <w:szCs w:val="21"/>
          <w:shd w:val="clear" w:color="auto" w:fill="FFFFFF"/>
        </w:rPr>
        <w:t>Ph.D</w:t>
      </w:r>
      <w:proofErr w:type="gramEnd"/>
      <w:r w:rsidRPr="008B0B32">
        <w:rPr>
          <w:rFonts w:asciiTheme="minorHAnsi" w:hAnsiTheme="minorHAnsi" w:cstheme="minorHAnsi"/>
          <w:i/>
          <w:color w:val="000000" w:themeColor="text1"/>
          <w:sz w:val="21"/>
          <w:szCs w:val="21"/>
          <w:shd w:val="clear" w:color="auto" w:fill="FFFFFF"/>
        </w:rPr>
        <w:t xml:space="preserve"> in Political Science, Duke University, “Bringing Ourselves to Grief: Judith Butler and the Politics of Mourning”, Political Theory, 2012 SAGE Publications) VS</w:t>
      </w:r>
    </w:p>
    <w:p w14:paraId="61674BC8" w14:textId="77777777" w:rsidR="007540E6" w:rsidRPr="00E42AE1" w:rsidRDefault="007540E6" w:rsidP="007540E6">
      <w:pPr>
        <w:rPr>
          <w:sz w:val="16"/>
        </w:rPr>
      </w:pPr>
      <w:r w:rsidRPr="00E42AE1">
        <w:rPr>
          <w:sz w:val="16"/>
        </w:rPr>
        <w:t xml:space="preserve">The Inability to Mourn: Butler's Investments in Melancholia Butler's interest in mourning and melancholia traces back to her influential theory of gender constructivism.17 In this work, Butler wrote about "aborted" or "foreclosed" mourning surrounding homosexual desire.18 Because this desire faced social stigma, homosexual losses could not be registered or acknowledged; the "absence of cultural conventions for avowing the loss of homosexual love" amounted to a "preemption of grief."19 Drawing on Freud's account of character formation through gender consolidation, Butler argued that a foundational repudiation of same-sex desire inaugurated the gendered subject. In this way, the child internalizes, as "an interior moral directive," a prohibition resulting from social taboo.20 By accepting this directive, the heretofore loose or anarchic desire of the young child is channeled according to the dictates of cultural prejudice, and the loss that occurs at this moment cannot thereafter be consciously acknowledged or mourned. </w:t>
      </w:r>
      <w:r w:rsidRPr="0009094A">
        <w:rPr>
          <w:u w:val="single"/>
        </w:rPr>
        <w:t>The loss, denied as such, becomes unspeakable</w:t>
      </w:r>
      <w:r w:rsidRPr="00E42AE1">
        <w:rPr>
          <w:sz w:val="16"/>
        </w:rPr>
        <w:t xml:space="preserve">. Butler leans upon the transition in Freud's account of mourning as repre- sented by the distance between "Mourning and Melancholia" and The Ego and the Id. Freud's original account of mourning described a process of libidinal substitution where the ego, obeying the dictates of the reality principle, replaces the lost object with a suitable alternative.21 Later Freud shifted his view and came to see that </w:t>
      </w:r>
      <w:r w:rsidRPr="00BD4C10">
        <w:rPr>
          <w:highlight w:val="cyan"/>
          <w:u w:val="single"/>
        </w:rPr>
        <w:t>melancholic incorporation of lost objects was a fundamental determinant of the ego's character.</w:t>
      </w:r>
      <w:r w:rsidRPr="00BD4C10">
        <w:rPr>
          <w:sz w:val="16"/>
          <w:highlight w:val="cyan"/>
        </w:rPr>
        <w:t xml:space="preserve"> </w:t>
      </w:r>
      <w:r w:rsidRPr="00BD4C10">
        <w:rPr>
          <w:highlight w:val="cyan"/>
          <w:u w:val="single"/>
        </w:rPr>
        <w:t>Identification with others precedes the psyche's ability to mourn its losses</w:t>
      </w:r>
      <w:r w:rsidRPr="0009094A">
        <w:rPr>
          <w:u w:val="single"/>
        </w:rPr>
        <w:t>:</w:t>
      </w:r>
      <w:r w:rsidRPr="00E42AE1">
        <w:rPr>
          <w:sz w:val="16"/>
        </w:rPr>
        <w:t xml:space="preserve"> "introjection ... is the sole condition under which the id can give up its objects."22 In Gender </w:t>
      </w:r>
      <w:proofErr w:type="gramStart"/>
      <w:r w:rsidRPr="00E42AE1">
        <w:rPr>
          <w:sz w:val="16"/>
        </w:rPr>
        <w:t>Trouble ,</w:t>
      </w:r>
      <w:proofErr w:type="gramEnd"/>
      <w:r w:rsidRPr="00E42AE1">
        <w:rPr>
          <w:sz w:val="16"/>
        </w:rPr>
        <w:t xml:space="preserve"> Butler interpreted this to mean that subjective life is inaugurated by an original experience of loss that predates and inaugurates the ego. This experience of loss cannot be experienced; it subsists at the unconscious level and haunts the subject formed as a result of its occurrence: "</w:t>
      </w:r>
      <w:r w:rsidRPr="0012701F">
        <w:rPr>
          <w:b/>
          <w:highlight w:val="cyan"/>
          <w:u w:val="single"/>
        </w:rPr>
        <w:t xml:space="preserve">melancholy designates a failure to grieve in which loss is simply internalized and, in that sense, </w:t>
      </w:r>
      <w:proofErr w:type="gramStart"/>
      <w:r w:rsidRPr="0012701F">
        <w:rPr>
          <w:b/>
          <w:highlight w:val="cyan"/>
          <w:u w:val="single"/>
        </w:rPr>
        <w:t>refused</w:t>
      </w:r>
      <w:r w:rsidRPr="0012701F">
        <w:rPr>
          <w:highlight w:val="cyan"/>
          <w:u w:val="single"/>
        </w:rPr>
        <w:t xml:space="preserve"> ,</w:t>
      </w:r>
      <w:proofErr w:type="gramEnd"/>
      <w:r w:rsidRPr="00E42AE1">
        <w:rPr>
          <w:sz w:val="16"/>
        </w:rPr>
        <w:t xml:space="preserve">"23 The implication is that all identity is troubled at its origin, haunted by an incompleteness or incoherence that can never be fully acknowledged. Butler's first turn to Freud, then, produced a deconstructive account of identity whereby disavowed losses haunt the ego and trouble its supposedly coherent identity. In The Psychic Life of </w:t>
      </w:r>
      <w:proofErr w:type="gramStart"/>
      <w:r w:rsidRPr="00E42AE1">
        <w:rPr>
          <w:sz w:val="16"/>
        </w:rPr>
        <w:t>Power ,</w:t>
      </w:r>
      <w:proofErr w:type="gramEnd"/>
      <w:r w:rsidRPr="00E42AE1">
        <w:rPr>
          <w:sz w:val="16"/>
        </w:rPr>
        <w:t xml:space="preserve"> Butler deepened her Freud- inflected analysis of identification, inspired by what she perceived as inadequacies in both Althusser' s theory of interpellation and Foucault' s account of subjugation. Butler wanted to explain what she referred to as the "reflexive" nature of subjectivity - the ability of the subject to take itself as an object of reflection and judgment - along with what she calls our "passionate attachment" to the very discursive norms that bind us. As Butler puts it, "is this a guilty subject and, if so, how did it become guilty? Might the theory of interpellation require a theory of conscience?"24 Butler argued that Freud's theories on superego development showed how unwilled passionate attachments to others require that the subject make an investment in its own subordination. Fundamental relationality leads to a passionate attachment to subordination itself. Or, at Butler puts it, "</w:t>
      </w:r>
      <w:r w:rsidRPr="0012701F">
        <w:rPr>
          <w:highlight w:val="cyan"/>
          <w:u w:val="single"/>
        </w:rPr>
        <w:t>if there is no formation of the subject without a passionate attachment to those by whom she or he is subordinated, then subordination proves central to the becoming of the subject</w:t>
      </w:r>
      <w:r w:rsidRPr="0009094A">
        <w:rPr>
          <w:u w:val="single"/>
        </w:rPr>
        <w:t>.</w:t>
      </w:r>
      <w:r w:rsidRPr="00E42AE1">
        <w:rPr>
          <w:sz w:val="16"/>
        </w:rPr>
        <w:t xml:space="preserve">"25 The prohibitive voice of the other is internalized and interiorized, which gives subjectivity its "reflexive" nature, but which also makes subjectivity without subordination impossible. At best, however, this reading is a mild contortion that obscures the ambiguities in Freud's account. It is true that, for Freud, attachment makes for subjection: socialization requires a level of de-individuation. Since we must receive care from our early attachments in order to survive, we treasure these attachments and aim to protect them by adapting ourselves to their demands and desires. But, according to Freud, </w:t>
      </w:r>
      <w:r w:rsidRPr="0012701F">
        <w:rPr>
          <w:b/>
          <w:highlight w:val="cyan"/>
          <w:u w:val="single"/>
        </w:rPr>
        <w:t>we are not in love with these demands themselves. In effect the subject accepts these norms, works from within them, and fights back against them</w:t>
      </w:r>
      <w:r w:rsidRPr="0009094A">
        <w:rPr>
          <w:b/>
          <w:u w:val="single"/>
        </w:rPr>
        <w:t xml:space="preserve">. </w:t>
      </w:r>
      <w:r w:rsidRPr="00E42AE1">
        <w:rPr>
          <w:sz w:val="16"/>
        </w:rPr>
        <w:t xml:space="preserve">The ego's subordination to norms is incomplete not because the demands are weak (due to their performative nature) but because they are plural. The ego counterbalances these demands with those of the id, not by an exertion of sovereign control but through the hesitant negotiation of external and internal worlds replete with competing demands.26 Between the superego, the id, and the external world the ego is a "poor creature" operating at an unstable "frontier."27 Ultimately, Freud provides two distinct accounts of the superego. In normal development the superego prohibits the child's libidinal advances towards the parental dyad but also helps to sublimate this libido into productive love-relationships. This "mild" superego offers prohibitions alongside enticements. However, the superego can also transform into a "one-sided" and cruel agency of prohibition and control.28 When the Oedipal anxieties cannot be adequately expressed and worked through, the fear of disappointment gives way to a dread of persecution, what Freud called castration- anxiety. As castration fantasies become castration fears the superego morphs from a mild force into an ever- vigilant monitor of deviant behavior. Since the aggression towards the loved object cannot be expressed, it turns back on itself, and becomes a masochistic force of self-beratement.29 At this point prohibition, over enticement and "persuasion," rises to the fore: </w:t>
      </w:r>
      <w:r w:rsidRPr="00EC4670">
        <w:rPr>
          <w:u w:val="single"/>
        </w:rPr>
        <w:t>"</w:t>
      </w:r>
      <w:r w:rsidRPr="0012701F">
        <w:rPr>
          <w:highlight w:val="cyan"/>
          <w:u w:val="single"/>
        </w:rPr>
        <w:t xml:space="preserve">if we turn to melancholia ... we find that the excessively </w:t>
      </w:r>
      <w:r w:rsidRPr="0012701F">
        <w:rPr>
          <w:highlight w:val="cyan"/>
          <w:u w:val="single"/>
        </w:rPr>
        <w:lastRenderedPageBreak/>
        <w:t>strong superego . . . rages against the ego with merciless violence</w:t>
      </w:r>
      <w:r w:rsidRPr="00EC4670">
        <w:rPr>
          <w:u w:val="single"/>
        </w:rPr>
        <w:t xml:space="preserve">."30 The melancholic superego manifests itself through a "dictatorial Thou shalt,'" becoming a sadistic, "super-moral" force that becomes "as cruel as only the id can be."31 </w:t>
      </w:r>
      <w:r w:rsidRPr="0012701F">
        <w:rPr>
          <w:highlight w:val="cyan"/>
          <w:u w:val="single"/>
        </w:rPr>
        <w:t>The ego, in the face of this onslaught, is weakened to the point that it develops a perverse need for, and satisfaction in, its illness</w:t>
      </w:r>
      <w:r w:rsidRPr="00EC4670">
        <w:rPr>
          <w:u w:val="single"/>
        </w:rPr>
        <w:t>. It holds on to the dictatorial and persecutory 'Thou Shalt' rather than return to the risky balancing act of equivocal ideals and ambivalent realities.</w:t>
      </w:r>
      <w:r w:rsidRPr="00E42AE1">
        <w:rPr>
          <w:sz w:val="16"/>
        </w:rPr>
        <w:t xml:space="preserve"> </w:t>
      </w:r>
      <w:r w:rsidRPr="00EC4670">
        <w:rPr>
          <w:u w:val="single"/>
        </w:rPr>
        <w:t xml:space="preserve">Butler elides the distinction Freud draws between the normal sense of guilt and the melancholic superego. Instead Butler sees Freud's settled view of conscience as the "effect of an internalized prohibition" that "produces . . . a psychic habit of self-beratement, one that is consolidated over time as con- science."32 Butler takes license for her reading from what she sees as Freud's admission in The Ego and the Id that all subjective life is predicated on loss that cannot be acknowledged or avowed. Melancholia is not simply one pos- sible psychological outcome, but that which "grounds the subject."33 As Butler reads Freud, "the 'character of the ego' appears to be . . . the archaeo- logical remainder ... of unresolved grief."34 </w:t>
      </w:r>
      <w:r w:rsidRPr="00C35CD8">
        <w:rPr>
          <w:highlight w:val="cyan"/>
          <w:u w:val="single"/>
        </w:rPr>
        <w:t>The consolidation of the ego results from losses repressed and radically foreclosed. We come to con- sciousness on the basis of denied injury.</w:t>
      </w:r>
      <w:r w:rsidRPr="00EC4670">
        <w:rPr>
          <w:u w:val="single"/>
        </w:rPr>
        <w:t xml:space="preserve"> Like an amnesiac waking up to the cold, foreign light of a hospital room, </w:t>
      </w:r>
      <w:r w:rsidRPr="00C35CD8">
        <w:rPr>
          <w:highlight w:val="cyan"/>
          <w:u w:val="single"/>
        </w:rPr>
        <w:t xml:space="preserve">we know we have suffered a </w:t>
      </w:r>
      <w:proofErr w:type="gramStart"/>
      <w:r w:rsidRPr="00C35CD8">
        <w:rPr>
          <w:highlight w:val="cyan"/>
          <w:u w:val="single"/>
        </w:rPr>
        <w:t>loss</w:t>
      </w:r>
      <w:proofErr w:type="gramEnd"/>
      <w:r w:rsidRPr="00C35CD8">
        <w:rPr>
          <w:highlight w:val="cyan"/>
          <w:u w:val="single"/>
        </w:rPr>
        <w:t xml:space="preserve"> but we cannot recover this loss itself</w:t>
      </w:r>
      <w:r w:rsidRPr="00EC4670">
        <w:rPr>
          <w:u w:val="single"/>
        </w:rPr>
        <w:t>.</w:t>
      </w:r>
      <w:r w:rsidRPr="00E42AE1">
        <w:rPr>
          <w:sz w:val="16"/>
        </w:rPr>
        <w:t xml:space="preserve"> Here is Butler: </w:t>
      </w:r>
      <w:r w:rsidRPr="00C35CD8">
        <w:rPr>
          <w:highlight w:val="cyan"/>
          <w:u w:val="single"/>
        </w:rPr>
        <w:t>The foreclosure of certain forms of love suggests that the melancholia</w:t>
      </w:r>
      <w:r w:rsidRPr="00EC4670">
        <w:rPr>
          <w:u w:val="single"/>
        </w:rPr>
        <w:t xml:space="preserve"> that grounds the subject (and hence always threatens to unsettle and disrupt that ground) </w:t>
      </w:r>
      <w:r w:rsidRPr="00C35CD8">
        <w:rPr>
          <w:highlight w:val="cyan"/>
          <w:u w:val="single"/>
        </w:rPr>
        <w:t>signals an incomplete and irresolvable grief</w:t>
      </w:r>
      <w:r w:rsidRPr="00EC4670">
        <w:rPr>
          <w:u w:val="single"/>
        </w:rPr>
        <w:t xml:space="preserve">. Unowned and incomplete, </w:t>
      </w:r>
      <w:r w:rsidRPr="00C35CD8">
        <w:rPr>
          <w:highlight w:val="cyan"/>
          <w:u w:val="single"/>
        </w:rPr>
        <w:t>melancholia is the limit of the subject's</w:t>
      </w:r>
      <w:r w:rsidRPr="00EC4670">
        <w:rPr>
          <w:u w:val="single"/>
        </w:rPr>
        <w:t xml:space="preserve"> sense of </w:t>
      </w:r>
      <w:proofErr w:type="gramStart"/>
      <w:r w:rsidRPr="00EC4670">
        <w:rPr>
          <w:u w:val="single"/>
        </w:rPr>
        <w:t>pouvoir ,</w:t>
      </w:r>
      <w:proofErr w:type="gramEnd"/>
      <w:r w:rsidRPr="00EC4670">
        <w:rPr>
          <w:u w:val="single"/>
        </w:rPr>
        <w:t xml:space="preserve"> its sense of what it can accomplish and, in that sense, its </w:t>
      </w:r>
      <w:r w:rsidRPr="00C35CD8">
        <w:rPr>
          <w:highlight w:val="cyan"/>
          <w:u w:val="single"/>
        </w:rPr>
        <w:t>power</w:t>
      </w:r>
      <w:r w:rsidRPr="00EC4670">
        <w:rPr>
          <w:u w:val="single"/>
        </w:rPr>
        <w:t xml:space="preserve"> . . . </w:t>
      </w:r>
      <w:r w:rsidRPr="00C35CD8">
        <w:rPr>
          <w:highlight w:val="cyan"/>
          <w:u w:val="single"/>
        </w:rPr>
        <w:t>Because the subject</w:t>
      </w:r>
      <w:r w:rsidRPr="00EC4670">
        <w:rPr>
          <w:u w:val="single"/>
        </w:rPr>
        <w:t xml:space="preserve"> does not, </w:t>
      </w:r>
      <w:r w:rsidRPr="00C35CD8">
        <w:rPr>
          <w:highlight w:val="cyan"/>
          <w:u w:val="single"/>
        </w:rPr>
        <w:t>cannot, reflect on that loss</w:t>
      </w:r>
      <w:r w:rsidRPr="00EC4670">
        <w:rPr>
          <w:u w:val="single"/>
        </w:rPr>
        <w:t>, that loss marks the limit of reflexivity, that which exceeds (and condi- tions) its circuitry.</w:t>
      </w:r>
      <w:r w:rsidRPr="00E42AE1">
        <w:rPr>
          <w:sz w:val="16"/>
        </w:rPr>
        <w:t xml:space="preserve">35 The above passage reveals what can only be described as Butler's investments in melancholia, as an inescapable limit internal to the subject. She goes out of Freud's text to assert </w:t>
      </w:r>
      <w:r w:rsidRPr="00E42AE1">
        <w:rPr>
          <w:u w:val="single"/>
        </w:rPr>
        <w:t>both a reflexive nature to subjectivity that absorbs, only to reflect back, social prohibitions and a melancholia underneath this subjectivity that loosens and troubles the prohibitive identifications that inaugurate conscious life</w:t>
      </w:r>
      <w:r w:rsidRPr="00E42AE1">
        <w:rPr>
          <w:sz w:val="16"/>
        </w:rPr>
        <w:t xml:space="preserve">.36 In the process, </w:t>
      </w:r>
      <w:r w:rsidRPr="00E42AE1">
        <w:rPr>
          <w:u w:val="single"/>
        </w:rPr>
        <w:t>Butler lets Freud's The Ego and the Id silently incorporate his "Mourning and Melancholia," which replaces the process of working through with endless melancholia.</w:t>
      </w:r>
      <w:r w:rsidRPr="00E42AE1">
        <w:rPr>
          <w:sz w:val="16"/>
        </w:rPr>
        <w:t xml:space="preserve"> The plurivocal superego, the frontier ego, and Freud's differentiation between pathological and mundane guilt all go missing in Butler's account.</w:t>
      </w:r>
    </w:p>
    <w:p w14:paraId="3668BEA6" w14:textId="2DD6CB5A" w:rsidR="007540E6" w:rsidRDefault="007540E6" w:rsidP="007540E6"/>
    <w:p w14:paraId="244408B9" w14:textId="610F708E" w:rsidR="007540E6" w:rsidRDefault="007540E6" w:rsidP="007540E6"/>
    <w:p w14:paraId="285DDF23" w14:textId="34461C9B" w:rsidR="007540E6" w:rsidRDefault="007540E6" w:rsidP="007540E6"/>
    <w:p w14:paraId="0003CFD7" w14:textId="77777777" w:rsidR="007540E6" w:rsidRPr="008B0B32" w:rsidRDefault="007540E6" w:rsidP="007540E6">
      <w:pPr>
        <w:spacing w:line="240" w:lineRule="auto"/>
        <w:contextualSpacing/>
        <w:rPr>
          <w:rFonts w:asciiTheme="minorHAnsi" w:hAnsiTheme="minorHAnsi" w:cstheme="minorHAnsi"/>
          <w:i/>
          <w:color w:val="000000" w:themeColor="text1"/>
          <w:sz w:val="21"/>
          <w:szCs w:val="21"/>
          <w:shd w:val="clear" w:color="auto" w:fill="FFFFFF"/>
        </w:rPr>
      </w:pPr>
      <w:r w:rsidRPr="008B0B32">
        <w:rPr>
          <w:rFonts w:asciiTheme="minorHAnsi" w:hAnsiTheme="minorHAnsi" w:cstheme="minorHAnsi"/>
          <w:b/>
          <w:color w:val="000000" w:themeColor="text1"/>
          <w:sz w:val="26"/>
          <w:szCs w:val="26"/>
          <w:shd w:val="clear" w:color="auto" w:fill="FFFFFF"/>
        </w:rPr>
        <w:t>McIvor ’12</w:t>
      </w:r>
      <w:r w:rsidRPr="008B0B32">
        <w:rPr>
          <w:rFonts w:asciiTheme="minorHAnsi" w:hAnsiTheme="minorHAnsi" w:cstheme="minorHAnsi"/>
          <w:color w:val="000000" w:themeColor="text1"/>
          <w:sz w:val="28"/>
          <w:szCs w:val="28"/>
          <w:shd w:val="clear" w:color="auto" w:fill="FFFFFF"/>
        </w:rPr>
        <w:t xml:space="preserve"> </w:t>
      </w:r>
      <w:r w:rsidRPr="008B0B32">
        <w:rPr>
          <w:rFonts w:asciiTheme="minorHAnsi" w:hAnsiTheme="minorHAnsi" w:cstheme="minorHAnsi"/>
          <w:i/>
          <w:color w:val="000000" w:themeColor="text1"/>
          <w:sz w:val="21"/>
          <w:szCs w:val="21"/>
          <w:shd w:val="clear" w:color="auto" w:fill="FFFFFF"/>
        </w:rPr>
        <w:t xml:space="preserve">(David W. McIvor, BA in Political Science, Western Washington University, MA and </w:t>
      </w:r>
      <w:proofErr w:type="gramStart"/>
      <w:r w:rsidRPr="008B0B32">
        <w:rPr>
          <w:rFonts w:asciiTheme="minorHAnsi" w:hAnsiTheme="minorHAnsi" w:cstheme="minorHAnsi"/>
          <w:i/>
          <w:color w:val="000000" w:themeColor="text1"/>
          <w:sz w:val="21"/>
          <w:szCs w:val="21"/>
          <w:shd w:val="clear" w:color="auto" w:fill="FFFFFF"/>
        </w:rPr>
        <w:t>Ph.D</w:t>
      </w:r>
      <w:proofErr w:type="gramEnd"/>
      <w:r w:rsidRPr="008B0B32">
        <w:rPr>
          <w:rFonts w:asciiTheme="minorHAnsi" w:hAnsiTheme="minorHAnsi" w:cstheme="minorHAnsi"/>
          <w:i/>
          <w:color w:val="000000" w:themeColor="text1"/>
          <w:sz w:val="21"/>
          <w:szCs w:val="21"/>
          <w:shd w:val="clear" w:color="auto" w:fill="FFFFFF"/>
        </w:rPr>
        <w:t xml:space="preserve"> in Political Science, Duke University, “Bringing Ourselves to Grief: Judith Butler and the Politics of Mourning”, Political Theory, 2012 SAGE Publications) VS</w:t>
      </w:r>
    </w:p>
    <w:p w14:paraId="2D491837" w14:textId="31D60668" w:rsidR="007540E6" w:rsidRDefault="007540E6" w:rsidP="007540E6">
      <w:pPr>
        <w:rPr>
          <w:u w:val="single"/>
        </w:rPr>
      </w:pPr>
      <w:r w:rsidRPr="00215609">
        <w:rPr>
          <w:sz w:val="16"/>
        </w:rPr>
        <w:t xml:space="preserve">The Plurivocal Superego and Melanie Klein's Mourning Subject Not until the object is loved as a whole can its loss be felt as a whole. - Melanie Klein Butler's intellectual agon with psychoanalysis remains unresolved because she seemingly cannot fully quit the Freudian framework of melancholia because of its promise of inexhaustible resistance drawn from a picture of a subject inaugurated by unspeakable loss. As a result, her attempt to turn away from the "punitive scene" of melancholic inauguration falls back into a melancholic position in the thrall of a nearly unbearable guilt. However, given Butler's explicit concerns - exposing social melancholia, and thinking about ethical and political life on the basis of intersubjective vulnerability (the doubled task of "bringing ourselves/ouree/ves to grief') - her work on mourning would have been more convincing if she had started with Melanie Klein rather than Freud. </w:t>
      </w:r>
      <w:r w:rsidRPr="00BD5D2B">
        <w:rPr>
          <w:highlight w:val="cyan"/>
          <w:u w:val="single"/>
        </w:rPr>
        <w:t>Klein offers a comparably serious account of mourning that does not divorce us from the ambivalence that suffuses our political and ethical realities</w:t>
      </w:r>
      <w:r w:rsidRPr="00CE480B">
        <w:rPr>
          <w:u w:val="single"/>
        </w:rPr>
        <w:t>.</w:t>
      </w:r>
      <w:r w:rsidRPr="00215609">
        <w:rPr>
          <w:sz w:val="16"/>
        </w:rPr>
        <w:t xml:space="preserve"> Klein's early work emphasized its connections to the Freudian corpus, but over time crucial differences emerged between their accounts of the super- ego, the task of </w:t>
      </w:r>
      <w:r w:rsidRPr="00215609">
        <w:rPr>
          <w:sz w:val="16"/>
        </w:rPr>
        <w:lastRenderedPageBreak/>
        <w:t xml:space="preserve">mourning, and the development of the ego. According to Klein, Freud had over-emphasized the role of castration anxiety in the resolution of the Oedipus complex, and downplayed the role of reparative love. Beyond fear of the father's prohibitions, the child also experiences guilt regarding his own murderous rage. Aggression and fear form one part of an ambivalent relation to the other. As Klein sees it, "the Oedipus situation loses in power not only because the boy is afraid [of] a revengeful father, but also because he is driven by feelings of love and guilt to preserve his father as an internal and external figure."83 The Oedipal struggle is not only a scene of violent aggression. The supposed clarity of the conflict is, rather, a confused muddle of aggression, love, fear, and desire that characterizes not only the parent-child triad but all of our subsequent object relations. The typical superego, which for Klein arises at a much earlier point than for Freud, is made up of a "variety of figures built up from . . . experiences and phantasies."84 Yet even this plurivocal superego bears within itself the potential of melancholic persecution. The mundane guilt that results from interdependency (what Freud called sozial </w:t>
      </w:r>
      <w:proofErr w:type="gramStart"/>
      <w:r w:rsidRPr="00215609">
        <w:rPr>
          <w:sz w:val="16"/>
        </w:rPr>
        <w:t>Angst )</w:t>
      </w:r>
      <w:proofErr w:type="gramEnd"/>
      <w:r w:rsidRPr="00215609">
        <w:rPr>
          <w:sz w:val="16"/>
        </w:rPr>
        <w:t xml:space="preserve"> can shift into a cruel form of persecution. </w:t>
      </w:r>
      <w:r w:rsidRPr="00441C2F">
        <w:rPr>
          <w:u w:val="single"/>
        </w:rPr>
        <w:t>For Klein, these "</w:t>
      </w:r>
      <w:r w:rsidRPr="00BD5D2B">
        <w:rPr>
          <w:highlight w:val="cyan"/>
          <w:u w:val="single"/>
        </w:rPr>
        <w:t>anxieties of a psychotic nature" are unavoidable and must be worked through by the ego</w:t>
      </w:r>
      <w:r w:rsidRPr="00441C2F">
        <w:rPr>
          <w:u w:val="single"/>
        </w:rPr>
        <w:t>.</w:t>
      </w:r>
      <w:r w:rsidRPr="00215609">
        <w:rPr>
          <w:sz w:val="16"/>
        </w:rPr>
        <w:t xml:space="preserve">85 Klein's modification of Freud's account of the superego is tied to her reappraisal of his stage-model of psychic development. For Klein, psychic life is not characterized by evolving stages but by two alternating "positions" - the paranoid-schizoid and the depressive. The paranoid-schizoid position is characterized by a weak ego, unable to tolerate the co-presence of good and bad objects. The compromised ego creates "larger than life" people and emotions, "unmodified by their opposites."86 Even though both the good and bad objects have been introjected, the latter are constantly seen to threaten the former. The subject feels persecuted and attacked, and in turn musters its defenses to fight against these threats. These anxieties are generated by the infant's early relation to the breast, which is either present or absent, and thus alternately perceived (and subsequently fantasized) as comforting or punitive. For Klein, however, the paranoid-schizoid position, and its characteristic psychic defenses, is not merely a temporary phenomenon but, rather, a continual temptation throughout our lives. The stresses and anxieties accompanying deeply felt losses especially draw us back to this position. From there, the lost object assumes an outsized character, and we feel compelled to defend it at all costs from internal and external threats. We thereby project the hatred that is mixed up in this object - and we have no attachments that do not involve hatred - into another object, or we absorb it into the ego and enter a period of self-loathing. Enslaved to the other and beset by persecutory phantasies, </w:t>
      </w:r>
      <w:r w:rsidRPr="00BD5D2B">
        <w:rPr>
          <w:highlight w:val="cyan"/>
          <w:u w:val="single"/>
        </w:rPr>
        <w:t>Klein's paranoid-schizoid position corresponds to Freud's description of the cruel superego inherent to melancholia</w:t>
      </w:r>
      <w:r w:rsidRPr="00E06AF1">
        <w:rPr>
          <w:highlight w:val="cyan"/>
          <w:u w:val="single"/>
        </w:rPr>
        <w:t>.</w:t>
      </w:r>
      <w:r w:rsidRPr="00E06AF1">
        <w:rPr>
          <w:sz w:val="16"/>
          <w:highlight w:val="cyan"/>
        </w:rPr>
        <w:t xml:space="preserve"> </w:t>
      </w:r>
      <w:r w:rsidRPr="00E06AF1">
        <w:rPr>
          <w:highlight w:val="cyan"/>
          <w:u w:val="single"/>
        </w:rPr>
        <w:t>The weak ego turns violently against itself beneath the dictatorial other. To arrest this cycle the subject must reintegrate whole, ambivalent objects into the psyche.</w:t>
      </w:r>
      <w:r w:rsidRPr="00E06AF1">
        <w:rPr>
          <w:sz w:val="16"/>
          <w:highlight w:val="cyan"/>
        </w:rPr>
        <w:t xml:space="preserve"> </w:t>
      </w:r>
      <w:r w:rsidRPr="00E06AF1">
        <w:rPr>
          <w:highlight w:val="cyan"/>
          <w:u w:val="single"/>
        </w:rPr>
        <w:t>This labor occurs within what Klein calls the depressive position</w:t>
      </w:r>
      <w:r w:rsidRPr="00A01127">
        <w:rPr>
          <w:u w:val="single"/>
        </w:rPr>
        <w:t xml:space="preserve">. </w:t>
      </w:r>
      <w:r w:rsidRPr="00E06AF1">
        <w:rPr>
          <w:highlight w:val="cyan"/>
          <w:u w:val="single"/>
        </w:rPr>
        <w:t>The depressive position</w:t>
      </w:r>
      <w:r w:rsidRPr="00A01127">
        <w:rPr>
          <w:u w:val="single"/>
        </w:rPr>
        <w:t xml:space="preserve">, unlike clinical depression, is not characterized by complete libidinal disinvestment. Instead it </w:t>
      </w:r>
      <w:r w:rsidRPr="00E06AF1">
        <w:rPr>
          <w:highlight w:val="cyan"/>
          <w:u w:val="single"/>
        </w:rPr>
        <w:t>marks a turning away from fantastical "part-objects" that have heretofore been idealized or demonized through defense mechanisms against overwhelming anxiety. By acknowledging the simultaneous presence of "good" and "bad" within objects of attachment the subject recognizes what Klein described as "the poignant psychic reality.</w:t>
      </w:r>
      <w:r w:rsidRPr="00A01127">
        <w:rPr>
          <w:u w:val="single"/>
        </w:rPr>
        <w:t>"</w:t>
      </w:r>
      <w:r w:rsidRPr="00215609">
        <w:rPr>
          <w:sz w:val="16"/>
        </w:rPr>
        <w:t>87 Subsequently the need for external objects resembling outsized villains and impregnable heroes withers away.88 C</w:t>
      </w:r>
      <w:r w:rsidRPr="00A01127">
        <w:rPr>
          <w:u w:val="single"/>
        </w:rPr>
        <w:t xml:space="preserve">onflicts that remain with these objects are not denied or pushed out of </w:t>
      </w:r>
      <w:proofErr w:type="gramStart"/>
      <w:r w:rsidRPr="00A01127">
        <w:rPr>
          <w:u w:val="single"/>
        </w:rPr>
        <w:t>consciousness, but</w:t>
      </w:r>
      <w:proofErr w:type="gramEnd"/>
      <w:r w:rsidRPr="00A01127">
        <w:rPr>
          <w:u w:val="single"/>
        </w:rPr>
        <w:t xml:space="preserve"> are confronted fully for the first time outside the Manichean picture of the paranoid-schizoid position. </w:t>
      </w:r>
      <w:r w:rsidRPr="00215609">
        <w:rPr>
          <w:sz w:val="16"/>
        </w:rPr>
        <w:t xml:space="preserve">Thus, in contrast to the ordinary language under- standing of "depression," </w:t>
      </w:r>
      <w:r w:rsidRPr="00A01127">
        <w:rPr>
          <w:u w:val="single"/>
        </w:rPr>
        <w:t>Klein portrays depressive attitudes as a measure of psychic growth and ego-complexity.</w:t>
      </w:r>
      <w:r w:rsidRPr="00215609">
        <w:rPr>
          <w:sz w:val="16"/>
        </w:rPr>
        <w:t xml:space="preserve"> </w:t>
      </w:r>
      <w:r w:rsidRPr="00E06AF1">
        <w:rPr>
          <w:b/>
          <w:highlight w:val="cyan"/>
          <w:u w:val="single"/>
        </w:rPr>
        <w:t xml:space="preserve">What makes the attainment of the depressive position possible is a process of mourning. </w:t>
      </w:r>
      <w:r w:rsidRPr="00E06AF1">
        <w:rPr>
          <w:highlight w:val="cyan"/>
          <w:u w:val="single"/>
        </w:rPr>
        <w:t>Klein,</w:t>
      </w:r>
      <w:r w:rsidRPr="00A01127">
        <w:rPr>
          <w:u w:val="single"/>
        </w:rPr>
        <w:t xml:space="preserve"> in distinction to Freud's earlier theory of mourning as replacement</w:t>
      </w:r>
      <w:r w:rsidRPr="00E06AF1">
        <w:rPr>
          <w:highlight w:val="cyan"/>
          <w:u w:val="single"/>
        </w:rPr>
        <w:t>, takes mourning to be a broadened process of creating and keeping in circulation a rich internal world of ambivalent objects</w:t>
      </w:r>
      <w:r w:rsidRPr="00A01127">
        <w:rPr>
          <w:u w:val="single"/>
        </w:rPr>
        <w:t xml:space="preserve">. As she puts it, [the subject's] inner world, the one which he has built up from his earliest days onwards . . . [is] destroyed when the actual loss occurred. </w:t>
      </w:r>
      <w:r w:rsidRPr="00E06AF1">
        <w:rPr>
          <w:highlight w:val="cyan"/>
          <w:u w:val="single"/>
        </w:rPr>
        <w:t>The rebuilding of this inner world characterizes the successful work of mourning.</w:t>
      </w:r>
      <w:r w:rsidRPr="00A01127">
        <w:rPr>
          <w:u w:val="single"/>
        </w:rPr>
        <w:t>"</w:t>
      </w:r>
      <w:r w:rsidRPr="00CF7D46">
        <w:rPr>
          <w:u w:val="single"/>
        </w:rPr>
        <w:t xml:space="preserve">89 </w:t>
      </w:r>
      <w:r w:rsidRPr="00E06AF1">
        <w:rPr>
          <w:highlight w:val="cyan"/>
          <w:u w:val="single"/>
        </w:rPr>
        <w:t>The work of mourning becomes</w:t>
      </w:r>
      <w:r w:rsidRPr="00CF7D46">
        <w:rPr>
          <w:u w:val="single"/>
        </w:rPr>
        <w:t xml:space="preserve">, in Klein's hands, </w:t>
      </w:r>
      <w:r w:rsidRPr="00E06AF1">
        <w:rPr>
          <w:highlight w:val="cyan"/>
          <w:u w:val="single"/>
        </w:rPr>
        <w:t>the task of "ego-integration</w:t>
      </w:r>
      <w:r w:rsidRPr="00CF7D46">
        <w:rPr>
          <w:u w:val="single"/>
        </w:rPr>
        <w:t xml:space="preserve">." Ego integration implies a greater synthesis between internal and external worlds, and a repopulation of the psyche with whole, ambivalent objects bearing fantasies of both love and murder. </w:t>
      </w:r>
      <w:r w:rsidRPr="00E06AF1">
        <w:rPr>
          <w:highlight w:val="cyan"/>
          <w:u w:val="single"/>
        </w:rPr>
        <w:t>The integrated ego is an enriched ego, capable of holding together the contradictory and conflictual elements of psychic life.</w:t>
      </w:r>
      <w:r w:rsidRPr="00E06AF1">
        <w:rPr>
          <w:sz w:val="16"/>
          <w:highlight w:val="cyan"/>
        </w:rPr>
        <w:t xml:space="preserve"> </w:t>
      </w:r>
      <w:r w:rsidRPr="00E06AF1">
        <w:rPr>
          <w:highlight w:val="cyan"/>
          <w:u w:val="single"/>
        </w:rPr>
        <w:t>By overcoming the melancholic scene of the paranoid-schizoid position, the milder superego appears and inspires engagements with others outside overpowering fantasies of persecutory dread and idealized love</w:t>
      </w:r>
      <w:r w:rsidRPr="00CF7D46">
        <w:rPr>
          <w:u w:val="single"/>
        </w:rPr>
        <w:t>.</w:t>
      </w:r>
      <w:r w:rsidRPr="00215609">
        <w:rPr>
          <w:sz w:val="16"/>
        </w:rPr>
        <w:t xml:space="preserve"> Yet the depressive position does not amount to a final transcendence of dread and the violent mechanisms by which we defend ourselves against the melancholic superego's demanding face. The melancholic superego of the paranoid-schizoid position is pathological, but it is also mundane. For Klein, every infant's first superego is outsized in its cruelty, and </w:t>
      </w:r>
      <w:r w:rsidRPr="00215609">
        <w:rPr>
          <w:sz w:val="16"/>
        </w:rPr>
        <w:lastRenderedPageBreak/>
        <w:t xml:space="preserve">since the paranoid- schizoid position from which this superego is formed is a perpetual temptation throughout life we will all periodically feel the excessive criticism of this menacing face. The melancholic superego is but one possibility, however. If the conditions are right, persecutory angst can yield to a productive and open form of anxiety. This heralds the appearance of a milder superego: "there emerge beneficent and helpful imagos . . . which approximate more closely to the real objects; and [the] super-ego, from being a threatening, despotic force . . . begins to exert a milder and more persuasive rule."90 This second superego overcomes the "slavery" to which the ego had submitted when complying with the "cruel demands and admonitions" of the melancholic superego.91 Within the depressive position, we are able to come to terms with the ambivalence of our beloved objects. We mourn not (only) their actual death but their deaths as perfect and idealized forms. In sum, </w:t>
      </w:r>
      <w:r w:rsidRPr="00E06AF1">
        <w:rPr>
          <w:highlight w:val="cyan"/>
          <w:u w:val="single"/>
        </w:rPr>
        <w:t>mourning involves the acceptance of ambivalence through the integration of complex, multi-sided objects into the subject's identity. Klein's theory of what we could call a "mourning subject" forms the ker- nel of a more capacious understanding of ethical and political life</w:t>
      </w:r>
      <w:r w:rsidRPr="00E73683">
        <w:rPr>
          <w:u w:val="single"/>
        </w:rPr>
        <w:t>.</w:t>
      </w:r>
      <w:r w:rsidRPr="00215609">
        <w:rPr>
          <w:sz w:val="16"/>
        </w:rPr>
        <w:t xml:space="preserve"> Therefore, with Butler's move from mourning as the subversion of cultural prohibitions to mourning as a mode of cultivating ethical dispositions, she is well positioned to draw from Klein's account. Yet Butler's investment in an account of melancholic subjectivity overshadows her reading of Klein, in the few moments where Butler has discussed her work.92 Butler's turn to Klein post- dates her appropriation of (and strange allegiance to) Freud, and perhaps because of this she misses the key elements of Klein's work as it deviates from Freud's: the emphasis on early and continual object-relations, the lack of a narcissistic stage, and the distinction between persecutory and depressive anxiety. Butler interprets Klein as insisting on the primacy of the ego and its search for survival over and against a moral responsiveness to the other. She explains away Klein's language of guilt and reparation by suggesting that "</w:t>
      </w:r>
      <w:r w:rsidRPr="00DD4721">
        <w:rPr>
          <w:u w:val="single"/>
        </w:rPr>
        <w:t>for Klein, the question of survival precedes the question of morality; indeed, it would seem that guilt does not index a moral relation to the other, but an unbridled desire for self-preservation."</w:t>
      </w:r>
      <w:r w:rsidRPr="00215609">
        <w:rPr>
          <w:sz w:val="16"/>
        </w:rPr>
        <w:t>93 As such Butler leaves unexplored the dispositions that might follow from a Kleinian approach to the subject, even as she acknowledges that, "</w:t>
      </w:r>
      <w:r w:rsidRPr="00E73683">
        <w:rPr>
          <w:u w:val="single"/>
        </w:rPr>
        <w:t>for Klein, as well as for Lévinas, the meaning of responsibility does not settle an ambivalence through disavowal, but rather gives rise to a certain ethical practice, itself experimental, that seeks to preserve life better than it destroys it</w:t>
      </w:r>
      <w:r w:rsidRPr="00215609">
        <w:rPr>
          <w:sz w:val="16"/>
        </w:rPr>
        <w:t xml:space="preserve">."94 Instead Butler elides Klein's under- standing of depressive identification by reading the internalization of the other that takes place in mourning as a "melancholic solution" that "constitutes a reflexive turn that constitutes the surviving subject's self-annihilating soliloquy."95 Yet it is clearly Butler here who repeats the melancholic solution at the root of her own work: the singular, unshakable assumption that melancholia is the ground of subjectivity. Because Butler is leery of the regnant social forces that structure and uphold identity, she emphasizes mourning as a "disidentificatory" practice, in the style of Antigone. </w:t>
      </w:r>
      <w:proofErr w:type="gramStart"/>
      <w:r w:rsidRPr="00215609">
        <w:rPr>
          <w:sz w:val="16"/>
        </w:rPr>
        <w:t>Hence</w:t>
      </w:r>
      <w:proofErr w:type="gramEnd"/>
      <w:r w:rsidRPr="00215609">
        <w:rPr>
          <w:sz w:val="16"/>
        </w:rPr>
        <w:t xml:space="preserve"> she initially conceives of mourning as a limit ethos that exposes, tests and resignifies identity claims that are too dogmatic or too much in denial over identity's contingent foundation. Seemingly unsatisfied with the limited nature of an Antigonean politics, Butler turned to claim mourning as a positive process of cultivating ethical dispositions such as generosity and humility, which could serve as resources for a nonviolent politics. However, the subject's identity is not secured by this process but, instead, perpetually deferred and decentered by unwilled susceptibility to others. Hence this turn still rests on a claim of melancholic subjectivity rein- forced now by a dictatorial, melancholic "Thou Shalt" that obscures the vexed and ambivalent nature of our interactions with, and responsibilities to, multi-faceted others. For Klein, on the other hand, non-dogmatic identity results not from dis- identificatory refusals or a perpetual deferral of the self, but from positive identifications with ambivalent internal and external realities and objects. In the depressive position we experience loss but manage to internalize objects that make this loss bearable and continued life possible. </w:t>
      </w:r>
      <w:r w:rsidRPr="00E06AF1">
        <w:rPr>
          <w:highlight w:val="cyan"/>
          <w:u w:val="single"/>
        </w:rPr>
        <w:t>The work of mourning</w:t>
      </w:r>
      <w:r w:rsidRPr="00215609">
        <w:rPr>
          <w:u w:val="single"/>
        </w:rPr>
        <w:t xml:space="preserve"> succeeds not through disintegration but integration of the subject, which will not eliminate our grief over, or grievances with, others but </w:t>
      </w:r>
      <w:r w:rsidRPr="00E06AF1">
        <w:rPr>
          <w:highlight w:val="cyan"/>
          <w:u w:val="single"/>
        </w:rPr>
        <w:t>will make these grievances more realistic and our efforts to address them more reparative.</w:t>
      </w:r>
    </w:p>
    <w:p w14:paraId="7AC08989" w14:textId="47695118" w:rsidR="007540E6" w:rsidRDefault="007540E6" w:rsidP="007540E6">
      <w:pPr>
        <w:rPr>
          <w:u w:val="single"/>
        </w:rPr>
      </w:pPr>
    </w:p>
    <w:p w14:paraId="73D7221D" w14:textId="7B6E627A" w:rsidR="007540E6" w:rsidRPr="00215609" w:rsidRDefault="007540E6" w:rsidP="007540E6">
      <w:pPr>
        <w:rPr>
          <w:sz w:val="16"/>
        </w:rPr>
      </w:pPr>
    </w:p>
    <w:p w14:paraId="00C42674" w14:textId="0D182D20" w:rsidR="007540E6" w:rsidRDefault="007540E6" w:rsidP="007540E6"/>
    <w:p w14:paraId="3DA82D0C" w14:textId="77777777" w:rsidR="007540E6" w:rsidRPr="008B0B32" w:rsidRDefault="007540E6" w:rsidP="007540E6">
      <w:pPr>
        <w:spacing w:line="240" w:lineRule="auto"/>
        <w:contextualSpacing/>
        <w:rPr>
          <w:rFonts w:asciiTheme="minorHAnsi" w:hAnsiTheme="minorHAnsi" w:cstheme="minorHAnsi"/>
          <w:i/>
          <w:color w:val="000000" w:themeColor="text1"/>
          <w:sz w:val="21"/>
          <w:szCs w:val="21"/>
          <w:shd w:val="clear" w:color="auto" w:fill="FFFFFF"/>
        </w:rPr>
      </w:pPr>
      <w:r w:rsidRPr="008B0B32">
        <w:rPr>
          <w:rFonts w:asciiTheme="minorHAnsi" w:hAnsiTheme="minorHAnsi" w:cstheme="minorHAnsi"/>
          <w:b/>
          <w:color w:val="000000" w:themeColor="text1"/>
          <w:sz w:val="26"/>
          <w:szCs w:val="26"/>
          <w:shd w:val="clear" w:color="auto" w:fill="FFFFFF"/>
        </w:rPr>
        <w:t>McIvor ’12</w:t>
      </w:r>
      <w:r w:rsidRPr="008B0B32">
        <w:rPr>
          <w:rFonts w:asciiTheme="minorHAnsi" w:hAnsiTheme="minorHAnsi" w:cstheme="minorHAnsi"/>
          <w:color w:val="000000" w:themeColor="text1"/>
          <w:sz w:val="28"/>
          <w:szCs w:val="28"/>
          <w:shd w:val="clear" w:color="auto" w:fill="FFFFFF"/>
        </w:rPr>
        <w:t xml:space="preserve"> </w:t>
      </w:r>
      <w:r w:rsidRPr="008B0B32">
        <w:rPr>
          <w:rFonts w:asciiTheme="minorHAnsi" w:hAnsiTheme="minorHAnsi" w:cstheme="minorHAnsi"/>
          <w:i/>
          <w:color w:val="000000" w:themeColor="text1"/>
          <w:sz w:val="21"/>
          <w:szCs w:val="21"/>
          <w:shd w:val="clear" w:color="auto" w:fill="FFFFFF"/>
        </w:rPr>
        <w:t xml:space="preserve">(David W. McIvor, BA in Political Science, Western Washington University, MA and </w:t>
      </w:r>
      <w:proofErr w:type="gramStart"/>
      <w:r w:rsidRPr="008B0B32">
        <w:rPr>
          <w:rFonts w:asciiTheme="minorHAnsi" w:hAnsiTheme="minorHAnsi" w:cstheme="minorHAnsi"/>
          <w:i/>
          <w:color w:val="000000" w:themeColor="text1"/>
          <w:sz w:val="21"/>
          <w:szCs w:val="21"/>
          <w:shd w:val="clear" w:color="auto" w:fill="FFFFFF"/>
        </w:rPr>
        <w:t>Ph.D</w:t>
      </w:r>
      <w:proofErr w:type="gramEnd"/>
      <w:r w:rsidRPr="008B0B32">
        <w:rPr>
          <w:rFonts w:asciiTheme="minorHAnsi" w:hAnsiTheme="minorHAnsi" w:cstheme="minorHAnsi"/>
          <w:i/>
          <w:color w:val="000000" w:themeColor="text1"/>
          <w:sz w:val="21"/>
          <w:szCs w:val="21"/>
          <w:shd w:val="clear" w:color="auto" w:fill="FFFFFF"/>
        </w:rPr>
        <w:t xml:space="preserve"> in Political Science, Duke University, “Bringing Ourselves to Grief: Judith Butler and the Politics of Mourning”, Political Theory, 2012 SAGE Publications) VS</w:t>
      </w:r>
    </w:p>
    <w:p w14:paraId="77D509AF" w14:textId="77777777" w:rsidR="007540E6" w:rsidRDefault="007540E6" w:rsidP="007540E6">
      <w:pPr>
        <w:rPr>
          <w:u w:val="single"/>
        </w:rPr>
      </w:pPr>
      <w:r w:rsidRPr="004E609D">
        <w:rPr>
          <w:sz w:val="16"/>
        </w:rPr>
        <w:t xml:space="preserve">Bringing Ourselves to Grief, I: From Foreclosure to Prohibition Butler's investments in melancholic subjectivity inspire two seemingly very different ethical-political responses in her recent work. The first move is an </w:t>
      </w:r>
      <w:r w:rsidRPr="000A2E1B">
        <w:rPr>
          <w:highlight w:val="cyan"/>
          <w:u w:val="single"/>
        </w:rPr>
        <w:t>Antigone-inspired politics of disruption and repudiation that is sparked by the antagonistic struggle between foreclosed desire and social and cultural forces of prohibition</w:t>
      </w:r>
      <w:r w:rsidRPr="00660C57">
        <w:rPr>
          <w:u w:val="single"/>
        </w:rPr>
        <w:t xml:space="preserve">. </w:t>
      </w:r>
      <w:r w:rsidRPr="004E609D">
        <w:rPr>
          <w:sz w:val="16"/>
        </w:rPr>
        <w:t xml:space="preserve">Antigone's insistent mourning updates and recasts Butler's </w:t>
      </w:r>
      <w:r w:rsidRPr="004E609D">
        <w:rPr>
          <w:sz w:val="16"/>
        </w:rPr>
        <w:lastRenderedPageBreak/>
        <w:t xml:space="preserve">early emphasis on performative resistance to cultural prohibitions surrounding kinship and desire.37 </w:t>
      </w:r>
      <w:r w:rsidRPr="00660C57">
        <w:rPr>
          <w:u w:val="single"/>
        </w:rPr>
        <w:t>This move is marked by a slight shift in emphasis from "foreclosed" to "prohibited" mourning.</w:t>
      </w:r>
      <w:r w:rsidRPr="004E609D">
        <w:rPr>
          <w:sz w:val="16"/>
        </w:rPr>
        <w:t xml:space="preserve"> Yet another shift occurs as Butler pairs this antagonistic politics with a seemingly antithetical emphasis on the cultivation of ethical attitudes of humility and generosity drawn from her reading of Lévinas and Adorno. Here the emphasis is less on cultural prohibitions than it is on ethical dispositions cultivated through practices of acknowledgement and self-care. In Butler's hands, then</w:t>
      </w:r>
      <w:r w:rsidRPr="000A2E1B">
        <w:rPr>
          <w:sz w:val="16"/>
          <w:highlight w:val="cyan"/>
        </w:rPr>
        <w:t xml:space="preserve">, </w:t>
      </w:r>
      <w:r w:rsidRPr="000A2E1B">
        <w:rPr>
          <w:b/>
          <w:highlight w:val="cyan"/>
          <w:u w:val="single"/>
        </w:rPr>
        <w:t>the work of mourning has a split orientation: it operates as an effective means of mobilizing rage against the material and discursive powers that be, while simultaneously involving an ethical responsiveness to the other and to "precarious life.</w:t>
      </w:r>
      <w:r w:rsidRPr="00660C57">
        <w:rPr>
          <w:b/>
          <w:u w:val="single"/>
        </w:rPr>
        <w:t xml:space="preserve">" </w:t>
      </w:r>
      <w:r w:rsidRPr="00660C57">
        <w:rPr>
          <w:u w:val="single"/>
        </w:rPr>
        <w:t>Butler's turn from foreclosed mourning to prohibited mourning enabled her to employ the themes of mourning and melancholia in writing about a variety of cultural refusals of mourning such as the AIDS crisis, the cultural and political climate in the United States following September 11, and U.S. practices of indefinite detention and torture.</w:t>
      </w:r>
      <w:r w:rsidRPr="004E609D">
        <w:rPr>
          <w:sz w:val="16"/>
        </w:rPr>
        <w:t xml:space="preserve">38 </w:t>
      </w:r>
      <w:r w:rsidRPr="00660C57">
        <w:rPr>
          <w:u w:val="single"/>
        </w:rPr>
        <w:t xml:space="preserve">In all of this work </w:t>
      </w:r>
      <w:r w:rsidRPr="000A2E1B">
        <w:rPr>
          <w:highlight w:val="cyan"/>
          <w:u w:val="single"/>
        </w:rPr>
        <w:t>Butler drew attention to the paucity of available means for the public expression of certain losses and the inability of the marginalized to make their grief visible because their losses are prohibited by social stigma</w:t>
      </w:r>
      <w:r w:rsidRPr="00660C57">
        <w:rPr>
          <w:u w:val="single"/>
        </w:rPr>
        <w:t>.</w:t>
      </w:r>
      <w:r w:rsidRPr="004E609D">
        <w:rPr>
          <w:sz w:val="16"/>
        </w:rPr>
        <w:t xml:space="preserve"> </w:t>
      </w:r>
      <w:r w:rsidRPr="00660C57">
        <w:rPr>
          <w:u w:val="single"/>
        </w:rPr>
        <w:t>As Butler argued, the losses from AIDS could not rise above the stigma attached to homosexual desire, just as the deaths of foreign civilians caught up in the global war on terror had difficulty breaking through the dominant administrative and media frames of the conflict. In these instances</w:t>
      </w:r>
      <w:r w:rsidRPr="000A2E1B">
        <w:rPr>
          <w:highlight w:val="cyan"/>
          <w:u w:val="single"/>
        </w:rPr>
        <w:t xml:space="preserve">, </w:t>
      </w:r>
      <w:r w:rsidRPr="000A2E1B">
        <w:rPr>
          <w:b/>
          <w:highlight w:val="cyan"/>
          <w:u w:val="single"/>
        </w:rPr>
        <w:t>melancholia is less an individual pathology than a political and cultural phenomenon</w:t>
      </w:r>
      <w:r w:rsidRPr="00660C57">
        <w:rPr>
          <w:b/>
          <w:u w:val="single"/>
        </w:rPr>
        <w:t>.</w:t>
      </w:r>
      <w:r w:rsidRPr="004E609D">
        <w:rPr>
          <w:sz w:val="16"/>
        </w:rPr>
        <w:t xml:space="preserve"> As Butler put it, "</w:t>
      </w:r>
      <w:r w:rsidRPr="000A2E1B">
        <w:rPr>
          <w:b/>
          <w:highlight w:val="cyan"/>
          <w:u w:val="single"/>
        </w:rPr>
        <w:t xml:space="preserve">where there is no public recognition or discourse through which such [losses] might be named and mourned, then melancholia takes on cultural dimensions </w:t>
      </w:r>
      <w:proofErr w:type="gramStart"/>
      <w:r w:rsidRPr="000A2E1B">
        <w:rPr>
          <w:b/>
          <w:highlight w:val="cyan"/>
          <w:u w:val="single"/>
        </w:rPr>
        <w:t>. . . .</w:t>
      </w:r>
      <w:proofErr w:type="gramEnd"/>
      <w:r w:rsidRPr="000A2E1B">
        <w:rPr>
          <w:b/>
          <w:highlight w:val="cyan"/>
          <w:u w:val="single"/>
        </w:rPr>
        <w:t>"39 The prohibition of public mourning, in effect, doubles the trauma of loss.</w:t>
      </w:r>
      <w:r w:rsidRPr="00660C57">
        <w:rPr>
          <w:b/>
          <w:u w:val="single"/>
        </w:rPr>
        <w:t xml:space="preserve"> </w:t>
      </w:r>
      <w:r w:rsidRPr="00660C57">
        <w:rPr>
          <w:u w:val="single"/>
        </w:rPr>
        <w:t>To confront these cultural prohibitions, Butler draws attention to the discursive frames by which experience is organized. As she puts it, "</w:t>
      </w:r>
      <w:r w:rsidRPr="000A2E1B">
        <w:rPr>
          <w:highlight w:val="cyan"/>
          <w:u w:val="single"/>
        </w:rPr>
        <w:t>a frame for understanding violence emerges in tandem with the experience, and that frame works ... to preclude certain kinds of questions</w:t>
      </w:r>
      <w:r w:rsidRPr="00660C57">
        <w:rPr>
          <w:u w:val="single"/>
        </w:rPr>
        <w:t>."</w:t>
      </w:r>
      <w:r w:rsidRPr="004E609D">
        <w:rPr>
          <w:sz w:val="16"/>
        </w:rPr>
        <w:t xml:space="preserve">40 For instance, in describing the dominant response to September 1 </w:t>
      </w:r>
      <w:proofErr w:type="gramStart"/>
      <w:r w:rsidRPr="004E609D">
        <w:rPr>
          <w:sz w:val="16"/>
        </w:rPr>
        <w:t>1 ,</w:t>
      </w:r>
      <w:proofErr w:type="gramEnd"/>
      <w:r w:rsidRPr="004E609D">
        <w:rPr>
          <w:sz w:val="16"/>
        </w:rPr>
        <w:t xml:space="preserve"> Butler laments the fact that efforts to contextualize the terrorists' actions in a history of U.S. foreign intervention, or in global patterns of poverty and religiosity, were delegitimized as rationalizations for the attacks. Instead media coverage focused on the attackers' personal histories and on shadowy AI Qaeda "masterminds" like Osama bin Laden. On Butler's understanding, this was largely an effort to make sense of the events by situating them within a recognizable frame of subjective agency and charismatic leadership. As she puts it, "isolating the individuals involved absolves us of the necessity of coming up with a broader explanation for events."41 Moreover</w:t>
      </w:r>
      <w:r w:rsidRPr="00660C57">
        <w:rPr>
          <w:u w:val="single"/>
        </w:rPr>
        <w:t>, public commemoration of these events are typified by a "monumental" style of mourning that short-circuits critical reflection on these losses.42 At these moments, critical modes of questioning are drowned out and overwhelmed by rituals of "spectacular public grief."</w:t>
      </w:r>
      <w:r w:rsidRPr="004E609D">
        <w:rPr>
          <w:sz w:val="16"/>
        </w:rPr>
        <w:t xml:space="preserve">43 </w:t>
      </w:r>
      <w:r w:rsidRPr="007D76FE">
        <w:rPr>
          <w:u w:val="single"/>
        </w:rPr>
        <w:t>Recognition of the limited enframing of loss and the monumental performances of mourning that perpetuate denials inspire Butler to assert a disruptive politics of grief as the means of resignifying the "conditions of grievability</w:t>
      </w:r>
      <w:r w:rsidRPr="004E609D">
        <w:rPr>
          <w:sz w:val="16"/>
        </w:rPr>
        <w:t xml:space="preserve">."44 Butler turns to Antigone, that perpetually troublesome figure of resistance, as a model for this eruptive politics. </w:t>
      </w:r>
      <w:r w:rsidRPr="007D76FE">
        <w:rPr>
          <w:u w:val="single"/>
        </w:rPr>
        <w:t>Antigone represents the possibility of refusing the hegemonic orders of the intelligible by which grief is apportioned out</w:t>
      </w:r>
      <w:r w:rsidRPr="004E609D">
        <w:rPr>
          <w:sz w:val="16"/>
        </w:rPr>
        <w:t xml:space="preserve">. She does so by revealing what Butler calls the "aberrant temporality of the norm," or its dependence on sustained performances that are never guaranteed.45 Creon's edict outlawing mourning rites for Polyneices functions only insofar as it is taken up and repeated by the Theban subjects. Antigone's insistent refusal to recognize Creon's law gives momentum to growing doubts within the city, first voiced in the play by Haemon and later echoed by the chorus of Theban elders. Ultimately, </w:t>
      </w:r>
      <w:r w:rsidRPr="007D76FE">
        <w:rPr>
          <w:b/>
          <w:u w:val="single"/>
        </w:rPr>
        <w:t>Antigone sparks a political conflagration by refusing the frame that organizes the city's grief. For Butler, Antigone's predicament offers an allegory about similar crises in our time. As she puts it, "</w:t>
      </w:r>
      <w:r w:rsidRPr="004E5048">
        <w:rPr>
          <w:b/>
          <w:highlight w:val="cyan"/>
          <w:u w:val="single"/>
        </w:rPr>
        <w:t>Antigone refuses to obey any law that refuses public recognition of her loss, and in this way prefigures the situation that those with publicly ungrievable losses</w:t>
      </w:r>
      <w:r w:rsidRPr="004E609D">
        <w:rPr>
          <w:sz w:val="16"/>
        </w:rPr>
        <w:t xml:space="preserve"> - from AIDS, for instance - know too well."46 By her actions Antigone hints at the possibility that </w:t>
      </w:r>
      <w:r w:rsidRPr="004E5048">
        <w:rPr>
          <w:highlight w:val="cyan"/>
          <w:u w:val="single"/>
        </w:rPr>
        <w:t>subjects might resist and reconfigure the discursive norms that bind them.</w:t>
      </w:r>
      <w:r w:rsidRPr="004E609D">
        <w:rPr>
          <w:sz w:val="16"/>
        </w:rPr>
        <w:t xml:space="preserve"> Her particular claims over the body of her fallen brother ultimately force a polis-wide recognition of the law's inherent instability. </w:t>
      </w:r>
      <w:r w:rsidRPr="004E5048">
        <w:rPr>
          <w:highlight w:val="cyan"/>
          <w:u w:val="single"/>
        </w:rPr>
        <w:t>Antigone</w:t>
      </w:r>
      <w:r w:rsidRPr="007D76FE">
        <w:rPr>
          <w:u w:val="single"/>
        </w:rPr>
        <w:t xml:space="preserve">, in </w:t>
      </w:r>
      <w:r w:rsidRPr="007D76FE">
        <w:rPr>
          <w:u w:val="single"/>
        </w:rPr>
        <w:lastRenderedPageBreak/>
        <w:t xml:space="preserve">other words, brings Thebes to grief. She </w:t>
      </w:r>
      <w:r w:rsidRPr="004E5048">
        <w:rPr>
          <w:highlight w:val="cyan"/>
          <w:u w:val="single"/>
        </w:rPr>
        <w:t>troubles the rigid distinctions of the polis over who can speak in public and over what losses should be mourned and how</w:t>
      </w:r>
      <w:r w:rsidRPr="004E609D">
        <w:rPr>
          <w:sz w:val="16"/>
        </w:rPr>
        <w:t xml:space="preserve">. On the one hand, Antigone's claim is concrete and political. She insists on a proper burial for Polyneices, against the dictates of Creon. In this respect she "speaks in the name of politics and the law."47 However, for Butler, </w:t>
      </w:r>
      <w:r w:rsidRPr="007D76FE">
        <w:rPr>
          <w:u w:val="single"/>
        </w:rPr>
        <w:t xml:space="preserve">Antigone's claims do not point to the "question of representation" but "some- where else ... </w:t>
      </w:r>
      <w:r w:rsidRPr="004E5048">
        <w:rPr>
          <w:highlight w:val="cyan"/>
          <w:u w:val="single"/>
        </w:rPr>
        <w:t>to that political possibility that emerges when the limits to representation and representability are exposed</w:t>
      </w:r>
      <w:r w:rsidRPr="007D76FE">
        <w:rPr>
          <w:u w:val="single"/>
        </w:rPr>
        <w:t>.</w:t>
      </w:r>
      <w:r w:rsidRPr="004E609D">
        <w:rPr>
          <w:sz w:val="16"/>
        </w:rPr>
        <w:t>"48 Antigone's politics consist in the way that she voices a limit that is "internal to normative construction itself."</w:t>
      </w:r>
      <w:r w:rsidRPr="007D76FE">
        <w:rPr>
          <w:u w:val="single"/>
        </w:rPr>
        <w:t>49 The power of Antigone's claim is that it demonstrates an inherent instability within discursive subjugation.</w:t>
      </w:r>
      <w:r w:rsidRPr="004E609D">
        <w:rPr>
          <w:sz w:val="16"/>
        </w:rPr>
        <w:t>50 The norm or prohibition that structures subjectivity never fully determines the subject because, "The 'subject' created is not for that reason fixed in place: it becomes the occasion for a further making ... a subject only remains a subject through a reiteration or rearticulation of itself as a subject, and this dependency of the subject on repetition for coherence may constitute that subject's incoherence."51 Hence, for Butler</w:t>
      </w:r>
      <w:r w:rsidRPr="004E5048">
        <w:rPr>
          <w:sz w:val="16"/>
          <w:highlight w:val="cyan"/>
        </w:rPr>
        <w:t xml:space="preserve">, </w:t>
      </w:r>
      <w:r w:rsidRPr="004E5048">
        <w:rPr>
          <w:b/>
          <w:highlight w:val="cyan"/>
          <w:u w:val="single"/>
        </w:rPr>
        <w:t>Antigone's grief is not exemplary because it attempts to create more public space for the working through of traumatic loss or to slowly bend the norms and codes of speech. Instead Antigone is exemplary because she signals the "scandal" by "which the unspeakable . . . makes itself heard through borrowing and exploiting the very terms that are meant to enforce its silence</w:t>
      </w:r>
      <w:r w:rsidRPr="007D76FE">
        <w:rPr>
          <w:b/>
          <w:u w:val="single"/>
        </w:rPr>
        <w:t>."</w:t>
      </w:r>
      <w:r w:rsidRPr="004E609D">
        <w:rPr>
          <w:sz w:val="16"/>
        </w:rPr>
        <w:t xml:space="preserve">52 Antigone's speech acts are, as literal claims, irrelevant; instead what is significant is the way in which her speech leads to a "fatality [that] exceeds her life and enters the discourse of intelligibility as its own promising fatality, the social form of its aberrant, unprecedented future."53 In other words, the socially instituted melancholia at Thebes becomes an occasion for Butler's melancholic subjectivity to insinuate itself into Sophocles' text. However, Butler's suturing between the praxis of incessant disruption and melancholic subjectivity is not without costs. In the particular case of Antigone, it serves to push her concrete claims, and her acts of mourning, outside of the polis (a replication, in effect, of Creon's prohibition). Butler's investments in melancholia elevate Antigone's acts of grieving into a paradigmatic politics of disruption, yet in this elevation Antigone's actual laments seem to lose the texture and ambivalence that comes from their location within codes of speech and public interaction. That these norms sought to exclude the rights of the claimant to speak is surely relevant to any reading of the play, but also relevant is Sophocles' inversion of these norms and Antigone's discursive success in undermining Creon's claims for legitimacy and, even, in altering the Theban codes of speech surrounding grief. It is worth recalling that Antigone's first recorded laments in the play are not directed at her brother but at the polis and her fellow </w:t>
      </w:r>
      <w:proofErr w:type="gramStart"/>
      <w:r w:rsidRPr="004E609D">
        <w:rPr>
          <w:sz w:val="16"/>
        </w:rPr>
        <w:t>politai :</w:t>
      </w:r>
      <w:proofErr w:type="gramEnd"/>
      <w:r w:rsidRPr="004E609D">
        <w:rPr>
          <w:sz w:val="16"/>
        </w:rPr>
        <w:t xml:space="preserve"> "My City! Rich citizens of my city! ... I would still have you as my witnesses" (line 842). Even more important and remarkable is the transformative effect that Antigone's efforts have on how the citizens of Thebes view the traditional codes surrounding lamentation and speech. Towards the end of the drama, when Eurydice learns of the death of her son Haemon, she retreats into the home in order - we soon discover - to commit suicide. In the wake of her departure, the leader of the chorus and the messenger begin to question the wisdom of domestic "repression" surrounding grief (1250). As the chorus leader puts it, "a silence so extreme is as dangerous as a flood of silly tears" (1248). The messenger concurs: "you are right: in an excess of silence, too, there may be trouble" (1256). The agon between Antigone and Creon is hardly an ideal speech situation, but it does appear to have yielded public reflection on the norms by which speech and action were organized at Thebes. </w:t>
      </w:r>
      <w:r w:rsidRPr="004E609D">
        <w:rPr>
          <w:u w:val="single"/>
        </w:rPr>
        <w:t>Butler's allegiance to melancholic subjectivity serves to obscure this outcome. Despite Butler's acknowledgment that Antigone is "trying to grieve, to grieve publicly," she avers that these "loud proclamations of grief presuppose a domain of the ungrievable."</w:t>
      </w:r>
      <w:r w:rsidRPr="004E609D">
        <w:rPr>
          <w:sz w:val="16"/>
        </w:rPr>
        <w:t xml:space="preserve">54 Unsatisfied with a diagnosis of Thebes' political melancholia, manifested by Creon's dictatorial prohibition of discursive contestation surrounding the death of Eteocles and Polyneices, Butler insists on a register of unacknowledged and unspoken loss perpetually beyond our discursive grasp. </w:t>
      </w:r>
      <w:r w:rsidRPr="004E5048">
        <w:rPr>
          <w:highlight w:val="cyan"/>
          <w:u w:val="single"/>
        </w:rPr>
        <w:t>The insistence on melancholia obscures the ambivalence of</w:t>
      </w:r>
      <w:r w:rsidRPr="004E609D">
        <w:rPr>
          <w:u w:val="single"/>
        </w:rPr>
        <w:t xml:space="preserve"> Antigone's </w:t>
      </w:r>
      <w:r w:rsidRPr="004E5048">
        <w:rPr>
          <w:highlight w:val="cyan"/>
          <w:u w:val="single"/>
        </w:rPr>
        <w:t>public mourning</w:t>
      </w:r>
      <w:r w:rsidRPr="004E609D">
        <w:rPr>
          <w:u w:val="single"/>
        </w:rPr>
        <w:t>, seeing it less as a representable claim within a concrete community than as an irruptive force that reveals the limits of representation, sovereignty, and the law</w:t>
      </w:r>
      <w:r w:rsidRPr="004E609D">
        <w:rPr>
          <w:sz w:val="16"/>
        </w:rPr>
        <w:t xml:space="preserve">.55 Butler's insistence on reading Antigone's claim as an "impossible" form of mourning, then, still operates in the shadow of her early work on foreclosed grief and melancholic subjectivity. Yet </w:t>
      </w:r>
      <w:r w:rsidRPr="004E609D">
        <w:rPr>
          <w:u w:val="single"/>
        </w:rPr>
        <w:t>this frame ultimately excludes the texture of Antigone's claims and their ambivalent success. As a result, mourning as a political practice becomes abstracted from the actual communities within which losses are described, contested, and enacted.56</w:t>
      </w:r>
    </w:p>
    <w:p w14:paraId="7387D94C" w14:textId="28D9BE72" w:rsidR="007540E6" w:rsidRDefault="007540E6" w:rsidP="007540E6"/>
    <w:p w14:paraId="7C399574" w14:textId="77777777" w:rsidR="007540E6" w:rsidRPr="00AA2A5C" w:rsidRDefault="007540E6" w:rsidP="007540E6">
      <w:pPr>
        <w:pStyle w:val="Heading4"/>
        <w:rPr>
          <w:sz w:val="28"/>
        </w:rPr>
      </w:pPr>
      <w:r w:rsidRPr="00AA2A5C">
        <w:rPr>
          <w:sz w:val="28"/>
        </w:rPr>
        <w:lastRenderedPageBreak/>
        <w:t>The impact outweighs—deliberative debate models impart skills vital to respond to existential threats</w:t>
      </w:r>
    </w:p>
    <w:p w14:paraId="48278E48" w14:textId="77777777" w:rsidR="007540E6" w:rsidRPr="00AA2A5C" w:rsidRDefault="007540E6" w:rsidP="007540E6">
      <w:pPr>
        <w:rPr>
          <w:rStyle w:val="Style13ptBold"/>
          <w:highlight w:val="cyan"/>
        </w:rPr>
      </w:pPr>
      <w:r w:rsidRPr="00AA2A5C">
        <w:rPr>
          <w:rStyle w:val="Style13ptBold"/>
          <w:highlight w:val="cyan"/>
        </w:rPr>
        <w:t xml:space="preserve">Lundberg 10 </w:t>
      </w:r>
    </w:p>
    <w:p w14:paraId="308A45D6" w14:textId="77777777" w:rsidR="007540E6" w:rsidRPr="00AA2A5C" w:rsidRDefault="007540E6" w:rsidP="007540E6">
      <w:r w:rsidRPr="00AA2A5C">
        <w:t xml:space="preserve">Christian O. Professor of Communications @ University of North Carolina, Chapel Hill, “Tradition of Debate in North Carolina” in Navigating Opportunity: Policy Debate in the 21st Century </w:t>
      </w:r>
      <w:proofErr w:type="gramStart"/>
      <w:r w:rsidRPr="00AA2A5C">
        <w:t>By</w:t>
      </w:r>
      <w:proofErr w:type="gramEnd"/>
      <w:r w:rsidRPr="00AA2A5C">
        <w:t xml:space="preserve"> Allan D. Louden, p. 311</w:t>
      </w:r>
    </w:p>
    <w:p w14:paraId="43A5E8E0" w14:textId="77777777" w:rsidR="007540E6" w:rsidRDefault="007540E6" w:rsidP="007540E6">
      <w:pPr>
        <w:rPr>
          <w:sz w:val="16"/>
        </w:rPr>
      </w:pPr>
      <w:r w:rsidRPr="000B0922">
        <w:rPr>
          <w:sz w:val="16"/>
        </w:rPr>
        <w:t xml:space="preserve">The second major problem with the critique that identifies a naivety in articulating debate and democracy is that it presumes that the primary pedagogical outcome of debate is speech capacities. But the democratic capacities built by debate are not limited to speech—as indicated earlier, debate builds capacity for critical thinking, analysis of public claims, informed decision making, and better public judgment. If the picture of modem political life that underwrites this critique of debate is a pessimistic view of increasingly labyrinthine and bureaucratic administrative politics, rapid scientific and technological change outpacing the capacities of the citizenry to comprehend them, and ever-expanding insular special-interest- and money-driven politics, it is a puzzling solution, at best, to argue that these conditions warrant giving up on debate. If democracy is open to rearticulation, it is open to rearticulation precisely because as the challenges of modern political life proliferate, the citizenry's capacities can change, which is one of the primary reasons that theorists of democracy such as Ocwey in The Public awl Its Problems place such a high premium on education (Dewey 1988,63, 154). Debate provides an indispensible form of education in the modem articulation of democracy because it builds precisely the skills that allow the citizenry to research and be informed about policy decisions that impact them, to sort through and evaluate the evidence for and relative merits of arguments for and against a policy in an increasingly information-rich environment, and to prioritize their time and political energies toward policies that matter the most to them. The merits of debate as a tool for building democratic capacity-building take on a special significance in the context of information literacy. John Larkin (2005, HO) argues that one of the primary failings of modern colleges and universities is that they have not changed curriculum to match with the challenges of a new information environment. This is a problem for the course of academic study in our current context, but perhaps more important, argues Larkin, for the future of a citizenry that will need to make evaluative choices against an increasingly complex and multimediated information environment (ibid-). Larkin's study tested the benefits of debate participation on information-literacy skills and concluded that in-class debate participants reported significantly higher self-efficacy ratings of their ability to navigate academic search databases and to effectively search and use other Web resources: To analyze the self-report ratings of the instructional and control group students, we first conducted a multivariate analysis of variance on all of the ratings, looking jointly at the effect of instmction/no instruction and debate topic . . . that it did not matter which topic students had been assigned . . . students in the Instnictional [debate) group were significantly more confident in their ability to access information and less likely to feel that they needed </w:t>
      </w:r>
      <w:r w:rsidRPr="000B0922">
        <w:rPr>
          <w:sz w:val="16"/>
          <w:szCs w:val="16"/>
        </w:rPr>
        <w:t>help to do so----These findings clearly indicate greater self-efficacy for online searching among students who participated in (debate).... These results constitute strong support for the effectiveness of the project on students' self-efficacy for online searching in the academic databases. There was</w:t>
      </w:r>
      <w:r w:rsidRPr="000B0922">
        <w:rPr>
          <w:sz w:val="16"/>
          <w:szCs w:val="8"/>
        </w:rPr>
        <w:t xml:space="preserve"> an unintended effect, however: After doing ... the project, instructional group students also felt more confident than the other students in their ability to get good information from Yahoo and Google. It may be that the library research experience increased self-efficacy for any searching, not just in academic databases. (Larkin 2005, 144) </w:t>
      </w:r>
      <w:r w:rsidRPr="000B0922">
        <w:rPr>
          <w:sz w:val="16"/>
        </w:rPr>
        <w:t>Larkin's study substantiates Thomas Worthcn and Gaylcn Pack's (1992, 3) claim that</w:t>
      </w:r>
      <w:r w:rsidRPr="00AA2A5C">
        <w:rPr>
          <w:rStyle w:val="StyleUnderline"/>
        </w:rPr>
        <w:t xml:space="preserve"> </w:t>
      </w:r>
      <w:r w:rsidRPr="00AA2A5C">
        <w:rPr>
          <w:rStyle w:val="StyleUnderline"/>
          <w:highlight w:val="cyan"/>
        </w:rPr>
        <w:t xml:space="preserve">debate </w:t>
      </w:r>
      <w:r w:rsidRPr="00AA2A5C">
        <w:rPr>
          <w:rStyle w:val="StyleUnderline"/>
        </w:rPr>
        <w:t xml:space="preserve">in </w:t>
      </w:r>
      <w:r w:rsidRPr="000B0922">
        <w:rPr>
          <w:sz w:val="16"/>
        </w:rPr>
        <w:t>the</w:t>
      </w:r>
      <w:r w:rsidRPr="00AA2A5C">
        <w:rPr>
          <w:rStyle w:val="StyleUnderline"/>
        </w:rPr>
        <w:t xml:space="preserve"> college </w:t>
      </w:r>
      <w:r w:rsidRPr="000B0922">
        <w:rPr>
          <w:sz w:val="16"/>
        </w:rPr>
        <w:t>classroom</w:t>
      </w:r>
      <w:r w:rsidRPr="00AA2A5C">
        <w:rPr>
          <w:rStyle w:val="StyleUnderline"/>
        </w:rPr>
        <w:t xml:space="preserve"> </w:t>
      </w:r>
      <w:r w:rsidRPr="00AA2A5C">
        <w:rPr>
          <w:rStyle w:val="StyleUnderline"/>
          <w:highlight w:val="cyan"/>
        </w:rPr>
        <w:t xml:space="preserve">plays a critical role in </w:t>
      </w:r>
      <w:r w:rsidRPr="00AA2A5C">
        <w:rPr>
          <w:rStyle w:val="StyleUnderline"/>
        </w:rPr>
        <w:t xml:space="preserve">fostering the kind of </w:t>
      </w:r>
      <w:r w:rsidRPr="00AA2A5C">
        <w:rPr>
          <w:rStyle w:val="StyleUnderline"/>
          <w:highlight w:val="cyan"/>
        </w:rPr>
        <w:t xml:space="preserve">problem-solving skills </w:t>
      </w:r>
      <w:r w:rsidRPr="00AA2A5C">
        <w:rPr>
          <w:rStyle w:val="StyleUnderline"/>
        </w:rPr>
        <w:t>demanded by the increasingly rich media and information environment of modernity</w:t>
      </w:r>
      <w:r w:rsidRPr="000B0922">
        <w:rPr>
          <w:sz w:val="16"/>
        </w:rPr>
        <w:t xml:space="preserve">. Though their essay was written in 1992 on the cusp of the eventual explosion of the Internet as a medium, Worthcn and Pack's framing of the issue was prescient: the primary question facing today's student has changed from how to best research a topic to the crucial question of learning how to best evaluate which arguments to cite and rely upon from an easily accessible and veritable cornucopia of materials. There are, without a doubt, a number of important criticisms of employing debate as a model for democratic deliberation. But cumulatively, </w:t>
      </w:r>
      <w:r w:rsidRPr="00AA2A5C">
        <w:rPr>
          <w:rStyle w:val="StyleUnderline"/>
          <w:highlight w:val="cyan"/>
        </w:rPr>
        <w:t xml:space="preserve">the evidence </w:t>
      </w:r>
      <w:r w:rsidRPr="00AA2A5C">
        <w:rPr>
          <w:rStyle w:val="StyleUnderline"/>
        </w:rPr>
        <w:t xml:space="preserve">presented here </w:t>
      </w:r>
      <w:r w:rsidRPr="00AA2A5C">
        <w:rPr>
          <w:rStyle w:val="StyleUnderline"/>
          <w:highlight w:val="cyan"/>
        </w:rPr>
        <w:t xml:space="preserve">warrants strong support for </w:t>
      </w:r>
      <w:r w:rsidRPr="00AA2A5C">
        <w:rPr>
          <w:rStyle w:val="StyleUnderline"/>
        </w:rPr>
        <w:t xml:space="preserve">expanding </w:t>
      </w:r>
      <w:r w:rsidRPr="00AA2A5C">
        <w:rPr>
          <w:rStyle w:val="StyleUnderline"/>
          <w:highlight w:val="cyan"/>
        </w:rPr>
        <w:t xml:space="preserve">debate </w:t>
      </w:r>
      <w:r w:rsidRPr="00AA2A5C">
        <w:rPr>
          <w:rStyle w:val="StyleUnderline"/>
        </w:rPr>
        <w:t>practice</w:t>
      </w:r>
      <w:r w:rsidRPr="000B0922">
        <w:rPr>
          <w:sz w:val="16"/>
        </w:rPr>
        <w:t xml:space="preserve"> in the classroom </w:t>
      </w:r>
      <w:r w:rsidRPr="00AA2A5C">
        <w:rPr>
          <w:rStyle w:val="StyleUnderline"/>
          <w:highlight w:val="cyan"/>
        </w:rPr>
        <w:t>as</w:t>
      </w:r>
      <w:r w:rsidRPr="000B0922">
        <w:rPr>
          <w:sz w:val="16"/>
        </w:rPr>
        <w:t xml:space="preserve"> a technology for</w:t>
      </w:r>
      <w:r w:rsidRPr="00AA2A5C">
        <w:rPr>
          <w:rStyle w:val="StyleUnderline"/>
          <w:highlight w:val="cyan"/>
        </w:rPr>
        <w:t xml:space="preserve"> enhancing democratic deliberative capacities</w:t>
      </w:r>
      <w:r w:rsidRPr="000B0922">
        <w:rPr>
          <w:sz w:val="16"/>
        </w:rPr>
        <w:t xml:space="preserve">. </w:t>
      </w:r>
      <w:r w:rsidRPr="00AA2A5C">
        <w:rPr>
          <w:rStyle w:val="StyleUnderline"/>
          <w:highlight w:val="cyan"/>
        </w:rPr>
        <w:t>The</w:t>
      </w:r>
      <w:r w:rsidRPr="00AA2A5C">
        <w:rPr>
          <w:rStyle w:val="StyleUnderline"/>
        </w:rPr>
        <w:t xml:space="preserve"> unique </w:t>
      </w:r>
      <w:r w:rsidRPr="00AA2A5C">
        <w:rPr>
          <w:rStyle w:val="StyleUnderline"/>
          <w:highlight w:val="cyan"/>
        </w:rPr>
        <w:t>combination of critical thinking</w:t>
      </w:r>
      <w:r w:rsidRPr="00AA2A5C">
        <w:rPr>
          <w:rStyle w:val="StyleUnderline"/>
        </w:rPr>
        <w:t xml:space="preserve"> skills, research and </w:t>
      </w:r>
      <w:r w:rsidRPr="00AA2A5C">
        <w:rPr>
          <w:rStyle w:val="StyleUnderline"/>
          <w:highlight w:val="cyan"/>
        </w:rPr>
        <w:t>info</w:t>
      </w:r>
      <w:r w:rsidRPr="00AA2A5C">
        <w:rPr>
          <w:rStyle w:val="StyleUnderline"/>
        </w:rPr>
        <w:t xml:space="preserve">rmation </w:t>
      </w:r>
      <w:r w:rsidRPr="00AA2A5C">
        <w:rPr>
          <w:rStyle w:val="StyleUnderline"/>
          <w:highlight w:val="cyan"/>
        </w:rPr>
        <w:t>processing</w:t>
      </w:r>
      <w:r w:rsidRPr="00AA2A5C">
        <w:rPr>
          <w:rStyle w:val="StyleUnderline"/>
        </w:rPr>
        <w:t xml:space="preserve"> skills, oral communication skills, </w:t>
      </w:r>
      <w:r w:rsidRPr="00AA2A5C">
        <w:rPr>
          <w:rStyle w:val="StyleUnderline"/>
          <w:highlight w:val="cyan"/>
        </w:rPr>
        <w:t xml:space="preserve">and capacities for </w:t>
      </w:r>
      <w:r w:rsidRPr="00AA2A5C">
        <w:rPr>
          <w:rStyle w:val="StyleUnderline"/>
        </w:rPr>
        <w:t xml:space="preserve">listening and </w:t>
      </w:r>
      <w:r w:rsidRPr="00AA2A5C">
        <w:rPr>
          <w:rStyle w:val="StyleUnderline"/>
          <w:highlight w:val="cyan"/>
        </w:rPr>
        <w:t>thoughtful, open engagement</w:t>
      </w:r>
      <w:r w:rsidRPr="00AA2A5C">
        <w:rPr>
          <w:rStyle w:val="StyleUnderline"/>
        </w:rPr>
        <w:t xml:space="preserve"> with hotly contested issues </w:t>
      </w:r>
      <w:r w:rsidRPr="00AA2A5C">
        <w:rPr>
          <w:rStyle w:val="StyleUnderline"/>
          <w:highlight w:val="cyan"/>
        </w:rPr>
        <w:t>argues for</w:t>
      </w:r>
      <w:r w:rsidRPr="00AA2A5C">
        <w:rPr>
          <w:rStyle w:val="StyleUnderline"/>
        </w:rPr>
        <w:t xml:space="preserve"> </w:t>
      </w:r>
      <w:r w:rsidRPr="00AA2A5C">
        <w:rPr>
          <w:rStyle w:val="StyleUnderline"/>
          <w:highlight w:val="cyan"/>
        </w:rPr>
        <w:t>debate as a crucial component of a rich</w:t>
      </w:r>
      <w:r w:rsidRPr="00AA2A5C">
        <w:rPr>
          <w:rStyle w:val="StyleUnderline"/>
        </w:rPr>
        <w:t xml:space="preserve"> and vital </w:t>
      </w:r>
      <w:r w:rsidRPr="00AA2A5C">
        <w:rPr>
          <w:rStyle w:val="StyleUnderline"/>
          <w:highlight w:val="cyan"/>
        </w:rPr>
        <w:t>democratic life</w:t>
      </w:r>
      <w:r w:rsidRPr="000B0922">
        <w:rPr>
          <w:sz w:val="16"/>
        </w:rPr>
        <w:t xml:space="preserve">. In-class debate practice both aids students in achieving the best goals of college and university education, </w:t>
      </w:r>
      <w:r w:rsidRPr="00AA2A5C">
        <w:rPr>
          <w:rStyle w:val="StyleUnderline"/>
          <w:highlight w:val="cyan"/>
        </w:rPr>
        <w:t xml:space="preserve">and </w:t>
      </w:r>
      <w:r w:rsidRPr="00AA2A5C">
        <w:rPr>
          <w:rStyle w:val="StyleUnderline"/>
        </w:rPr>
        <w:t xml:space="preserve">serves as an </w:t>
      </w:r>
      <w:r w:rsidRPr="00AA2A5C">
        <w:rPr>
          <w:rStyle w:val="StyleUnderline"/>
          <w:highlight w:val="cyan"/>
        </w:rPr>
        <w:t xml:space="preserve">unmatched </w:t>
      </w:r>
      <w:r w:rsidRPr="00AA2A5C">
        <w:rPr>
          <w:rStyle w:val="StyleUnderline"/>
        </w:rPr>
        <w:t xml:space="preserve">practice </w:t>
      </w:r>
      <w:r w:rsidRPr="00AA2A5C">
        <w:rPr>
          <w:rStyle w:val="StyleUnderline"/>
          <w:highlight w:val="cyan"/>
        </w:rPr>
        <w:t>for creating</w:t>
      </w:r>
      <w:r w:rsidRPr="00AA2A5C">
        <w:rPr>
          <w:rStyle w:val="StyleUnderline"/>
        </w:rPr>
        <w:t xml:space="preserve"> thoughtful, engaged, open-minded and </w:t>
      </w:r>
      <w:r w:rsidRPr="00AA2A5C">
        <w:rPr>
          <w:rStyle w:val="StyleUnderline"/>
          <w:highlight w:val="cyan"/>
        </w:rPr>
        <w:t>self-critical students</w:t>
      </w:r>
      <w:r w:rsidRPr="00AA2A5C">
        <w:rPr>
          <w:rStyle w:val="StyleUnderline"/>
        </w:rPr>
        <w:t xml:space="preserve"> who are </w:t>
      </w:r>
      <w:r w:rsidRPr="00AA2A5C">
        <w:rPr>
          <w:rStyle w:val="StyleUnderline"/>
          <w:highlight w:val="cyan"/>
        </w:rPr>
        <w:t>open to</w:t>
      </w:r>
      <w:r w:rsidRPr="00AA2A5C">
        <w:rPr>
          <w:rStyle w:val="StyleUnderline"/>
        </w:rPr>
        <w:t xml:space="preserve"> the possibilities of </w:t>
      </w:r>
      <w:r w:rsidRPr="00AA2A5C">
        <w:rPr>
          <w:rStyle w:val="StyleUnderline"/>
          <w:highlight w:val="cyan"/>
        </w:rPr>
        <w:t>meaningful political engagement and new articulations of democratic life.</w:t>
      </w:r>
      <w:r w:rsidRPr="00AA2A5C">
        <w:rPr>
          <w:rStyle w:val="StyleUnderline"/>
        </w:rPr>
        <w:t xml:space="preserve"> Expanding this practice is crucial, if only because </w:t>
      </w:r>
      <w:r w:rsidRPr="00AA2A5C">
        <w:rPr>
          <w:rStyle w:val="StyleUnderline"/>
          <w:highlight w:val="cyan"/>
        </w:rPr>
        <w:t xml:space="preserve">the more </w:t>
      </w:r>
      <w:r w:rsidRPr="00AA2A5C">
        <w:rPr>
          <w:rStyle w:val="StyleUnderline"/>
        </w:rPr>
        <w:t xml:space="preserve">we produce citizens </w:t>
      </w:r>
      <w:r w:rsidRPr="00AA2A5C">
        <w:rPr>
          <w:rStyle w:val="StyleUnderline"/>
          <w:highlight w:val="cyan"/>
        </w:rPr>
        <w:t>that can</w:t>
      </w:r>
      <w:r w:rsidRPr="00AA2A5C">
        <w:rPr>
          <w:rStyle w:val="StyleUnderline"/>
        </w:rPr>
        <w:t xml:space="preserve"> actively and effectively </w:t>
      </w:r>
      <w:r w:rsidRPr="00AA2A5C">
        <w:rPr>
          <w:rStyle w:val="StyleUnderline"/>
          <w:highlight w:val="cyan"/>
        </w:rPr>
        <w:t>engage the</w:t>
      </w:r>
      <w:r w:rsidRPr="00AA2A5C">
        <w:rPr>
          <w:rStyle w:val="StyleUnderline"/>
        </w:rPr>
        <w:t xml:space="preserve"> political </w:t>
      </w:r>
      <w:r w:rsidRPr="00AA2A5C">
        <w:rPr>
          <w:rStyle w:val="StyleUnderline"/>
          <w:highlight w:val="cyan"/>
        </w:rPr>
        <w:t xml:space="preserve">process, the more likely we are to produce revisions of democratic life that </w:t>
      </w:r>
      <w:r w:rsidRPr="00AA2A5C">
        <w:rPr>
          <w:rStyle w:val="StyleUnderline"/>
        </w:rPr>
        <w:lastRenderedPageBreak/>
        <w:t xml:space="preserve">are </w:t>
      </w:r>
      <w:r w:rsidRPr="00AA2A5C">
        <w:rPr>
          <w:rStyle w:val="StyleUnderline"/>
          <w:highlight w:val="cyan"/>
        </w:rPr>
        <w:t>necessary if democracy is</w:t>
      </w:r>
      <w:r w:rsidRPr="00AA2A5C">
        <w:rPr>
          <w:rStyle w:val="StyleUnderline"/>
        </w:rPr>
        <w:t xml:space="preserve"> not only to survive, but </w:t>
      </w:r>
      <w:r w:rsidRPr="00AA2A5C">
        <w:rPr>
          <w:rStyle w:val="StyleUnderline"/>
          <w:highlight w:val="cyan"/>
        </w:rPr>
        <w:t>to thrive. Democracy faces</w:t>
      </w:r>
      <w:r w:rsidRPr="00AA2A5C">
        <w:rPr>
          <w:rStyle w:val="StyleUnderline"/>
        </w:rPr>
        <w:t xml:space="preserve"> a myriad of </w:t>
      </w:r>
      <w:r w:rsidRPr="00AA2A5C">
        <w:rPr>
          <w:rStyle w:val="StyleUnderline"/>
          <w:highlight w:val="cyan"/>
        </w:rPr>
        <w:t>challenges, including</w:t>
      </w:r>
      <w:r w:rsidRPr="000B0922">
        <w:rPr>
          <w:sz w:val="16"/>
        </w:rPr>
        <w:t xml:space="preserve">: domestic and international </w:t>
      </w:r>
      <w:r w:rsidRPr="00AA2A5C">
        <w:rPr>
          <w:rStyle w:val="StyleUnderline"/>
        </w:rPr>
        <w:t xml:space="preserve">issues of </w:t>
      </w:r>
      <w:r w:rsidRPr="00AA2A5C">
        <w:rPr>
          <w:rStyle w:val="StyleUnderline"/>
          <w:highlight w:val="cyan"/>
        </w:rPr>
        <w:t>class, gender, and racial justice</w:t>
      </w:r>
      <w:r w:rsidRPr="000B0922">
        <w:rPr>
          <w:sz w:val="16"/>
        </w:rPr>
        <w:t xml:space="preserve">; </w:t>
      </w:r>
      <w:r w:rsidRPr="00AA2A5C">
        <w:rPr>
          <w:rStyle w:val="StyleUnderline"/>
        </w:rPr>
        <w:t xml:space="preserve">wholesale </w:t>
      </w:r>
      <w:r w:rsidRPr="00AA2A5C">
        <w:rPr>
          <w:rStyle w:val="StyleUnderline"/>
          <w:highlight w:val="cyan"/>
        </w:rPr>
        <w:t>environmental destruction</w:t>
      </w:r>
      <w:r w:rsidRPr="00AA2A5C">
        <w:rPr>
          <w:rStyle w:val="StyleUnderline"/>
        </w:rPr>
        <w:t xml:space="preserve"> and the potential for rapid </w:t>
      </w:r>
      <w:r w:rsidRPr="00AA2A5C">
        <w:rPr>
          <w:rStyle w:val="StyleUnderline"/>
          <w:highlight w:val="cyan"/>
        </w:rPr>
        <w:t xml:space="preserve">climate </w:t>
      </w:r>
      <w:r w:rsidRPr="00AA2A5C">
        <w:rPr>
          <w:rStyle w:val="StyleUnderline"/>
        </w:rPr>
        <w:t>change</w:t>
      </w:r>
      <w:r w:rsidRPr="000B0922">
        <w:rPr>
          <w:sz w:val="16"/>
        </w:rPr>
        <w:t xml:space="preserve">; emerging </w:t>
      </w:r>
      <w:r w:rsidRPr="00AA2A5C">
        <w:rPr>
          <w:rStyle w:val="StyleUnderline"/>
        </w:rPr>
        <w:t>threats to international stability</w:t>
      </w:r>
      <w:r w:rsidRPr="000B0922">
        <w:rPr>
          <w:sz w:val="16"/>
        </w:rPr>
        <w:t xml:space="preserve"> </w:t>
      </w:r>
      <w:r w:rsidRPr="00AA2A5C">
        <w:rPr>
          <w:u w:val="single"/>
        </w:rPr>
        <w:t xml:space="preserve">in the form of terrorism, </w:t>
      </w:r>
      <w:r w:rsidRPr="00AA2A5C">
        <w:rPr>
          <w:highlight w:val="cyan"/>
          <w:u w:val="single"/>
        </w:rPr>
        <w:t>intervention and</w:t>
      </w:r>
      <w:r w:rsidRPr="000B0922">
        <w:rPr>
          <w:sz w:val="16"/>
        </w:rPr>
        <w:t xml:space="preserve"> new possibilities for </w:t>
      </w:r>
      <w:r w:rsidRPr="00AA2A5C">
        <w:rPr>
          <w:u w:val="single"/>
        </w:rPr>
        <w:t xml:space="preserve">great power </w:t>
      </w:r>
      <w:r w:rsidRPr="00AA2A5C">
        <w:rPr>
          <w:highlight w:val="cyan"/>
          <w:u w:val="single"/>
        </w:rPr>
        <w:t>conflict</w:t>
      </w:r>
      <w:r w:rsidRPr="00AA2A5C">
        <w:rPr>
          <w:u w:val="single"/>
        </w:rPr>
        <w:t xml:space="preserve">; </w:t>
      </w:r>
      <w:r w:rsidRPr="00AA2A5C">
        <w:rPr>
          <w:rStyle w:val="StyleUnderline"/>
        </w:rPr>
        <w:t>and increasing challenges of rapid globalization</w:t>
      </w:r>
      <w:r w:rsidRPr="000B0922">
        <w:rPr>
          <w:sz w:val="16"/>
        </w:rPr>
        <w:t xml:space="preserve"> including an increasingly volatile global economic structure. </w:t>
      </w:r>
      <w:r w:rsidRPr="00AA2A5C">
        <w:rPr>
          <w:rStyle w:val="StyleUnderline"/>
          <w:highlight w:val="cyan"/>
        </w:rPr>
        <w:t>More than any specific</w:t>
      </w:r>
      <w:r w:rsidRPr="00AA2A5C">
        <w:rPr>
          <w:rStyle w:val="StyleUnderline"/>
        </w:rPr>
        <w:t xml:space="preserve"> policy or </w:t>
      </w:r>
      <w:r w:rsidRPr="00AA2A5C">
        <w:rPr>
          <w:rStyle w:val="StyleUnderline"/>
          <w:highlight w:val="cyan"/>
        </w:rPr>
        <w:t>proposal</w:t>
      </w:r>
      <w:r w:rsidRPr="00AA2A5C">
        <w:rPr>
          <w:rStyle w:val="StyleUnderline"/>
        </w:rPr>
        <w:t xml:space="preserve">, an informed and active </w:t>
      </w:r>
      <w:r w:rsidRPr="00AA2A5C">
        <w:rPr>
          <w:rStyle w:val="StyleUnderline"/>
          <w:highlight w:val="cyan"/>
        </w:rPr>
        <w:t>citizenry that deliberates with greater skill</w:t>
      </w:r>
      <w:r w:rsidRPr="00AA2A5C">
        <w:rPr>
          <w:rStyle w:val="StyleUnderline"/>
        </w:rPr>
        <w:t xml:space="preserve"> </w:t>
      </w:r>
      <w:r w:rsidRPr="000B0922">
        <w:rPr>
          <w:sz w:val="16"/>
        </w:rPr>
        <w:t xml:space="preserve">and sensitivity </w:t>
      </w:r>
      <w:r w:rsidRPr="00AA2A5C">
        <w:rPr>
          <w:rStyle w:val="StyleUnderline"/>
          <w:highlight w:val="cyan"/>
        </w:rPr>
        <w:t xml:space="preserve">provides </w:t>
      </w:r>
      <w:r w:rsidRPr="00AA2A5C">
        <w:rPr>
          <w:rStyle w:val="StyleUnderline"/>
        </w:rPr>
        <w:t xml:space="preserve">one of </w:t>
      </w:r>
      <w:r w:rsidRPr="00AA2A5C">
        <w:rPr>
          <w:rStyle w:val="StyleUnderline"/>
          <w:highlight w:val="cyan"/>
        </w:rPr>
        <w:t>the best hopes for</w:t>
      </w:r>
      <w:r w:rsidRPr="00AA2A5C">
        <w:rPr>
          <w:rStyle w:val="StyleUnderline"/>
        </w:rPr>
        <w:t xml:space="preserve"> responsive and effective democratic governance, and by extension, one of the last best hopes for dealing with </w:t>
      </w:r>
      <w:r w:rsidRPr="000B0922">
        <w:rPr>
          <w:sz w:val="16"/>
        </w:rPr>
        <w:t xml:space="preserve">the </w:t>
      </w:r>
      <w:r w:rsidRPr="00AA2A5C">
        <w:rPr>
          <w:rStyle w:val="StyleUnderline"/>
          <w:highlight w:val="cyan"/>
        </w:rPr>
        <w:t>existential challenges</w:t>
      </w:r>
      <w:r w:rsidRPr="000B0922">
        <w:rPr>
          <w:sz w:val="16"/>
        </w:rPr>
        <w:t xml:space="preserve"> to democracy [in an] increasingly complex world. </w:t>
      </w:r>
    </w:p>
    <w:p w14:paraId="446BF242" w14:textId="77777777" w:rsidR="007540E6" w:rsidRDefault="007540E6" w:rsidP="007540E6"/>
    <w:p w14:paraId="1F9207AC" w14:textId="403D0C14" w:rsidR="007540E6" w:rsidRDefault="007540E6" w:rsidP="007540E6"/>
    <w:p w14:paraId="010536C2" w14:textId="40125BA3" w:rsidR="007540E6" w:rsidRDefault="007540E6" w:rsidP="007540E6"/>
    <w:p w14:paraId="1A915045" w14:textId="77777777" w:rsidR="006B5E53" w:rsidRDefault="006B5E53" w:rsidP="007540E6">
      <w:pPr>
        <w:spacing w:line="240" w:lineRule="auto"/>
        <w:contextualSpacing/>
        <w:rPr>
          <w:rFonts w:asciiTheme="minorHAnsi" w:hAnsiTheme="minorHAnsi" w:cstheme="minorHAnsi"/>
          <w:b/>
          <w:color w:val="000000" w:themeColor="text1"/>
          <w:sz w:val="26"/>
          <w:szCs w:val="26"/>
          <w:shd w:val="clear" w:color="auto" w:fill="FFFFFF"/>
        </w:rPr>
      </w:pPr>
    </w:p>
    <w:p w14:paraId="32691511" w14:textId="77777777" w:rsidR="006B5E53" w:rsidRDefault="006B5E53" w:rsidP="007540E6">
      <w:pPr>
        <w:spacing w:line="240" w:lineRule="auto"/>
        <w:contextualSpacing/>
        <w:rPr>
          <w:rFonts w:asciiTheme="minorHAnsi" w:hAnsiTheme="minorHAnsi" w:cstheme="minorHAnsi"/>
          <w:b/>
          <w:color w:val="000000" w:themeColor="text1"/>
          <w:sz w:val="26"/>
          <w:szCs w:val="26"/>
          <w:shd w:val="clear" w:color="auto" w:fill="FFFFFF"/>
        </w:rPr>
      </w:pPr>
    </w:p>
    <w:p w14:paraId="0459F064" w14:textId="192DEAB0" w:rsidR="006B5E53" w:rsidRDefault="006B5E53" w:rsidP="006B5E53">
      <w:pPr>
        <w:pStyle w:val="Heading1"/>
        <w:rPr>
          <w:rFonts w:cs="Calibri"/>
        </w:rPr>
      </w:pPr>
      <w:r>
        <w:rPr>
          <w:rFonts w:cs="Calibri"/>
        </w:rPr>
        <w:lastRenderedPageBreak/>
        <w:t>Other</w:t>
      </w:r>
    </w:p>
    <w:p w14:paraId="1191230E" w14:textId="208D8B76" w:rsidR="006B5E53" w:rsidRDefault="006B5E53" w:rsidP="006B5E53"/>
    <w:p w14:paraId="712BE815" w14:textId="74532AB2" w:rsidR="006B5E53" w:rsidRDefault="006B5E53" w:rsidP="006B5E53"/>
    <w:p w14:paraId="0806A141" w14:textId="77777777" w:rsidR="006B5E53" w:rsidRDefault="006B5E53" w:rsidP="006B5E53">
      <w:pPr>
        <w:pStyle w:val="Heading2"/>
      </w:pPr>
      <w:r>
        <w:lastRenderedPageBreak/>
        <w:t>borders k</w:t>
      </w:r>
    </w:p>
    <w:p w14:paraId="0164E733" w14:textId="77777777" w:rsidR="006B5E53" w:rsidRPr="0061337F" w:rsidRDefault="006B5E53" w:rsidP="006B5E53">
      <w:pPr>
        <w:pStyle w:val="Heading4"/>
      </w:pPr>
      <w:r>
        <w:t xml:space="preserve">The border is the great divider as it retains the power to rearticulate what constitutes the citizen and what constitutes the foreigner. At the border one appeals to the sovereign for recognition while the sovereign employs its power to deem us the enemy, the stranger, and the exile </w:t>
      </w:r>
    </w:p>
    <w:p w14:paraId="170645EE" w14:textId="77777777" w:rsidR="006B5E53" w:rsidRPr="0061337F" w:rsidRDefault="006B5E53" w:rsidP="006B5E53">
      <w:r w:rsidRPr="30F61B65">
        <w:rPr>
          <w:rStyle w:val="Style13ptBold"/>
        </w:rPr>
        <w:t>Salter ’08</w:t>
      </w:r>
      <w:r>
        <w:t xml:space="preserve"> (Mark B. Salte, School of Political Studies, University of Ottawa, Canada, </w:t>
      </w:r>
      <w:r w:rsidRPr="30F61B65">
        <w:rPr>
          <w:i/>
          <w:iCs/>
        </w:rPr>
        <w:t>When the exception becomes the rule: borders, sovereignty, and citizenshi</w:t>
      </w:r>
      <w:r>
        <w:rPr>
          <w:i/>
          <w:iCs/>
        </w:rPr>
        <w:t>p) vs</w:t>
      </w:r>
    </w:p>
    <w:p w14:paraId="66B569FE" w14:textId="77777777" w:rsidR="006B5E53" w:rsidRPr="00D51C48" w:rsidRDefault="006B5E53" w:rsidP="006B5E53">
      <w:pPr>
        <w:rPr>
          <w:sz w:val="16"/>
        </w:rPr>
      </w:pPr>
      <w:r w:rsidRPr="00D51C48">
        <w:rPr>
          <w:sz w:val="16"/>
        </w:rPr>
        <w:t xml:space="preserve">As I have argued elsewhere, </w:t>
      </w:r>
      <w:r w:rsidRPr="00932510">
        <w:rPr>
          <w:rStyle w:val="StyleUnderline"/>
        </w:rPr>
        <w:t>a dominant mood of this border</w:t>
      </w:r>
      <w:r w:rsidRPr="00D51C48">
        <w:rPr>
          <w:sz w:val="16"/>
        </w:rPr>
        <w:t xml:space="preserve"> examination </w:t>
      </w:r>
      <w:r w:rsidRPr="00932510">
        <w:rPr>
          <w:rStyle w:val="StyleUnderline"/>
        </w:rPr>
        <w:t>is anxiety</w:t>
      </w:r>
      <w:r w:rsidRPr="00D51C48">
        <w:rPr>
          <w:sz w:val="16"/>
        </w:rPr>
        <w:t xml:space="preserve">. </w:t>
      </w:r>
      <w:r w:rsidRPr="001F3537">
        <w:rPr>
          <w:rStyle w:val="StyleUnderline"/>
          <w:highlight w:val="cyan"/>
        </w:rPr>
        <w:t>The border operates</w:t>
      </w:r>
      <w:r w:rsidRPr="00D51C48">
        <w:rPr>
          <w:sz w:val="16"/>
        </w:rPr>
        <w:t xml:space="preserve"> (to the extent it operates) </w:t>
      </w:r>
      <w:r w:rsidRPr="001F3537">
        <w:rPr>
          <w:rStyle w:val="StyleUnderline"/>
          <w:highlight w:val="cyan"/>
        </w:rPr>
        <w:t>as a confessionary machine for producing the categories of insider/outsider, citizen/foreigner</w:t>
      </w:r>
      <w:r w:rsidRPr="004F1269">
        <w:rPr>
          <w:rStyle w:val="StyleUnderline"/>
        </w:rPr>
        <w:t>.</w:t>
      </w:r>
      <w:r w:rsidRPr="00D51C48">
        <w:rPr>
          <w:sz w:val="16"/>
        </w:rPr>
        <w:t xml:space="preserve"> Isin makes the argument that: the ﬁgure that also occupies a central role in our times is the neurotic citizen who governs itself through responses to anxieties and uncertainties... [and] is incited to make social and cultural investments to eliminate various dangers by calibrating its conduct on the basis of anxieties and insecurities rather than rationalities. (2004, p. 223) The ﬁgure of the ‘neurotic citizen’ was in fact a response by Isin to </w:t>
      </w:r>
      <w:r w:rsidRPr="004F1269">
        <w:rPr>
          <w:rStyle w:val="StyleUnderline"/>
        </w:rPr>
        <w:t>‘</w:t>
      </w:r>
      <w:r w:rsidRPr="00D51C48">
        <w:rPr>
          <w:rStyle w:val="StyleUnderline"/>
          <w:highlight w:val="cyan"/>
        </w:rPr>
        <w:t>the anxiety about the Other that has been articulating itself through various discourses about the border</w:t>
      </w:r>
      <w:r w:rsidRPr="00D51C48">
        <w:rPr>
          <w:sz w:val="16"/>
        </w:rPr>
        <w:t xml:space="preserve"> and which has gathered strength and reassembled itself since the events named after a month and a day’ (p. 231). I would argue that, not only have these discourses of anxiety and neurosis been dominant since 9/11, but also </w:t>
      </w:r>
      <w:r w:rsidRPr="004F1269">
        <w:rPr>
          <w:rStyle w:val="StyleUnderline"/>
        </w:rPr>
        <w:t xml:space="preserve">these affective politics have been in play to some degree or other since the consolidation of the territorial-sovereign state. </w:t>
      </w:r>
      <w:r w:rsidRPr="00D51C48">
        <w:rPr>
          <w:rStyle w:val="StyleUnderline"/>
          <w:highlight w:val="cyan"/>
        </w:rPr>
        <w:t>The pressure to produce a truth for a representative of the sovereign</w:t>
      </w:r>
      <w:r w:rsidRPr="004F1269">
        <w:rPr>
          <w:rStyle w:val="StyleUnderline"/>
        </w:rPr>
        <w:t xml:space="preserve"> – a truth which only that representative may authorize – </w:t>
      </w:r>
      <w:r w:rsidRPr="00D51C48">
        <w:rPr>
          <w:rStyle w:val="StyleUnderline"/>
          <w:highlight w:val="cyan"/>
        </w:rPr>
        <w:t>has been essential to the construction of borders</w:t>
      </w:r>
      <w:r w:rsidRPr="004F1269">
        <w:rPr>
          <w:rStyle w:val="StyleUnderline"/>
        </w:rPr>
        <w:t xml:space="preserve">. </w:t>
      </w:r>
      <w:r w:rsidRPr="00D51C48">
        <w:rPr>
          <w:sz w:val="16"/>
        </w:rPr>
        <w:t xml:space="preserve">There is something pressing here about the connection of psychoanalytic and confessionary dynamics that has gone unexplored. Foucault states that ‘we are a confessionary society’ (Salter 2006) and points to the ethic of producing truth to others as a primary arrangement of contemporary power/knowledge structures. Elden sketches a planned Foucauldian genealogy of the confession which was never realized (2005). Foucault’s work on sexuality, the clinic, and the production of politico-medical authority are all informed by psychoanalysis. </w:t>
      </w:r>
      <w:r w:rsidRPr="00D51C48">
        <w:rPr>
          <w:rStyle w:val="StyleUnderline"/>
          <w:highlight w:val="cyan"/>
        </w:rPr>
        <w:t>There is a</w:t>
      </w:r>
      <w:r w:rsidRPr="004F1269">
        <w:rPr>
          <w:rStyle w:val="StyleUnderline"/>
        </w:rPr>
        <w:t xml:space="preserve"> very productive </w:t>
      </w:r>
      <w:r w:rsidRPr="00D51C48">
        <w:rPr>
          <w:rStyle w:val="StyleUnderline"/>
          <w:highlight w:val="cyan"/>
        </w:rPr>
        <w:t>interface</w:t>
      </w:r>
      <w:r w:rsidRPr="004F1269">
        <w:rPr>
          <w:rStyle w:val="StyleUnderline"/>
        </w:rPr>
        <w:t xml:space="preserve">, </w:t>
      </w:r>
      <w:r w:rsidRPr="00D51C48">
        <w:rPr>
          <w:sz w:val="16"/>
        </w:rPr>
        <w:t xml:space="preserve">indicated by Isin, Elden, Butler, and Papastergiadis, </w:t>
      </w:r>
      <w:r w:rsidRPr="00D51C48">
        <w:rPr>
          <w:rStyle w:val="StyleUnderline"/>
          <w:highlight w:val="cyan"/>
        </w:rPr>
        <w:t>between</w:t>
      </w:r>
      <w:r w:rsidRPr="004F1269">
        <w:rPr>
          <w:rStyle w:val="StyleUnderline"/>
        </w:rPr>
        <w:t xml:space="preserve"> psychoanalytic </w:t>
      </w:r>
      <w:r w:rsidRPr="00D51C48">
        <w:rPr>
          <w:rStyle w:val="StyleUnderline"/>
          <w:highlight w:val="cyan"/>
        </w:rPr>
        <w:t>conceptions of power and identity and modern state apparati of sovereignty and citizenship.</w:t>
      </w:r>
      <w:r w:rsidRPr="00D51C48">
        <w:rPr>
          <w:sz w:val="16"/>
        </w:rPr>
        <w:t xml:space="preserve"> The latter combines Agamben’s analysis of the refugee with psychoanalytic readings of the abject to put forward an extremely provocative ‘invasion complex’ (2006, p. 431). However, in this article, I want to build distinctions between Isin’s circulation of neurosis and Foucault’s displinary society. Foucault argues that </w:t>
      </w:r>
      <w:r w:rsidRPr="003620E3">
        <w:rPr>
          <w:rStyle w:val="StyleUnderline"/>
        </w:rPr>
        <w:t>within disciplinary societies, there is a pressure to appear normal, which is internalized in the panopticon, and that confession is the outward ‘technology of the self’ that veriﬁes our normalization to the agents of power</w:t>
      </w:r>
      <w:r w:rsidRPr="00D51C48">
        <w:rPr>
          <w:sz w:val="16"/>
        </w:rPr>
        <w:t>. What Isin adds to this understanding is something we see in later Foucault: abnormality becomes the dominant mode of subjectivity through which power operates. In Foucault, power and discipline normalize. In Isin, power makes use of abnormality, takes neurosis as a resource. Bigo argues that ‘</w:t>
      </w:r>
      <w:r w:rsidRPr="006E1401">
        <w:rPr>
          <w:rStyle w:val="StyleUnderline"/>
        </w:rPr>
        <w:t>the “management of unease” in contemporary policing, is a symptom of the lowering of the level of the acceptability of the other’</w:t>
      </w:r>
      <w:r w:rsidRPr="00D51C48">
        <w:rPr>
          <w:sz w:val="16"/>
        </w:rPr>
        <w:t xml:space="preserve"> (2001, p. 111). </w:t>
      </w:r>
      <w:r w:rsidRPr="00D51C48">
        <w:rPr>
          <w:rStyle w:val="StyleUnderline"/>
          <w:highlight w:val="cyan"/>
        </w:rPr>
        <w:t>What is important about</w:t>
      </w:r>
      <w:r w:rsidRPr="006E1401">
        <w:rPr>
          <w:rStyle w:val="StyleUnderline"/>
        </w:rPr>
        <w:t xml:space="preserve"> this </w:t>
      </w:r>
      <w:r w:rsidRPr="00D51C48">
        <w:rPr>
          <w:rStyle w:val="StyleUnderline"/>
          <w:highlight w:val="cyan"/>
        </w:rPr>
        <w:t>management is</w:t>
      </w:r>
      <w:r w:rsidRPr="006E1401">
        <w:rPr>
          <w:rStyle w:val="StyleUnderline"/>
        </w:rPr>
        <w:t xml:space="preserve"> precisely that </w:t>
      </w:r>
      <w:r w:rsidRPr="00D51C48">
        <w:rPr>
          <w:rStyle w:val="StyleUnderline"/>
          <w:highlight w:val="cyan"/>
        </w:rPr>
        <w:t>the unease, the fear of the self as potential other</w:t>
      </w:r>
      <w:r w:rsidRPr="006E1401">
        <w:rPr>
          <w:rStyle w:val="StyleUnderline"/>
        </w:rPr>
        <w:t>, then makes possible the decision at the border.</w:t>
      </w:r>
      <w:r w:rsidRPr="00D51C48">
        <w:rPr>
          <w:sz w:val="16"/>
        </w:rPr>
        <w:t xml:space="preserve"> </w:t>
      </w:r>
      <w:r w:rsidRPr="00936BAE">
        <w:rPr>
          <w:rStyle w:val="StyleUnderline"/>
          <w:highlight w:val="cyan"/>
        </w:rPr>
        <w:t>There is</w:t>
      </w:r>
      <w:r w:rsidRPr="006E1401">
        <w:rPr>
          <w:rStyle w:val="StyleUnderline"/>
        </w:rPr>
        <w:t xml:space="preserve"> also </w:t>
      </w:r>
      <w:r w:rsidRPr="00936BAE">
        <w:rPr>
          <w:rStyle w:val="StyleUnderline"/>
          <w:highlight w:val="cyan"/>
        </w:rPr>
        <w:t>a</w:t>
      </w:r>
      <w:r w:rsidRPr="00936BAE">
        <w:rPr>
          <w:rStyle w:val="StyleUnderline"/>
        </w:rPr>
        <w:t xml:space="preserve"> </w:t>
      </w:r>
      <w:r w:rsidRPr="00936BAE">
        <w:rPr>
          <w:rStyle w:val="StyleUnderline"/>
          <w:highlight w:val="cyan"/>
        </w:rPr>
        <w:t>marshalling of pleasure as a political resource in the correct presentation of authentic documents, and the telling of an acceptable story</w:t>
      </w:r>
      <w:r w:rsidRPr="006E1401">
        <w:rPr>
          <w:rStyle w:val="StyleUnderline"/>
        </w:rPr>
        <w:t>.</w:t>
      </w:r>
      <w:r w:rsidRPr="00D51C48">
        <w:rPr>
          <w:sz w:val="16"/>
        </w:rPr>
        <w:t xml:space="preserve"> Fasttracks, frequent-traveler streams, and biometric </w:t>
      </w:r>
      <w:r w:rsidRPr="00936BAE">
        <w:rPr>
          <w:rStyle w:val="StyleUnderline"/>
        </w:rPr>
        <w:t>borders are all presented as conveniences, privileges, and rewards for docility and obedience.</w:t>
      </w:r>
      <w:r w:rsidRPr="006E1401">
        <w:rPr>
          <w:rStyle w:val="StyleUnderline"/>
        </w:rPr>
        <w:t xml:space="preserve"> </w:t>
      </w:r>
      <w:r w:rsidRPr="00D51C48">
        <w:rPr>
          <w:sz w:val="16"/>
        </w:rPr>
        <w:t xml:space="preserve">Thus, </w:t>
      </w:r>
      <w:r w:rsidRPr="00936BAE">
        <w:rPr>
          <w:rStyle w:val="StyleUnderline"/>
          <w:highlight w:val="cyan"/>
        </w:rPr>
        <w:t>we have an affective and effective dialectic of pleasure and anxiety at the border post. Sovereignty is performed dialogically and reconstituted through the continual expression of decisions about its constitutive members: citizen/foreign</w:t>
      </w:r>
      <w:r w:rsidRPr="006E1401">
        <w:rPr>
          <w:rStyle w:val="StyleUnderline"/>
        </w:rPr>
        <w:t>.</w:t>
      </w:r>
      <w:r w:rsidRPr="00D51C48">
        <w:rPr>
          <w:sz w:val="16"/>
        </w:rPr>
        <w:t xml:space="preserve"> </w:t>
      </w:r>
      <w:r w:rsidRPr="006E1401">
        <w:rPr>
          <w:rStyle w:val="StyleUnderline"/>
        </w:rPr>
        <w:t xml:space="preserve">Within the dominant imaginary of the nation-state, </w:t>
      </w:r>
      <w:r w:rsidRPr="00936BAE">
        <w:rPr>
          <w:rStyle w:val="StyleUnderline"/>
        </w:rPr>
        <w:t>the ability to deﬁne admission/exclusion of both citizens and foreigners depends upon the presumption that mobility is an occasion for normality/abnormality that requires adjudication</w:t>
      </w:r>
      <w:r w:rsidRPr="00D51C48">
        <w:rPr>
          <w:sz w:val="16"/>
        </w:rPr>
        <w:t xml:space="preserve">. Just as criminal guilt or sexual deviance is deﬁned externally by </w:t>
      </w:r>
      <w:r w:rsidRPr="00D51C48">
        <w:rPr>
          <w:sz w:val="16"/>
        </w:rPr>
        <w:lastRenderedPageBreak/>
        <w:t xml:space="preserve">experts, so too </w:t>
      </w:r>
      <w:r w:rsidRPr="006E1401">
        <w:rPr>
          <w:rStyle w:val="StyleUnderline"/>
        </w:rPr>
        <w:t xml:space="preserve">at the border the moral quality of mobility is decided by external ‘experts’ of citizenship, security, and hospitality. </w:t>
      </w:r>
      <w:r w:rsidRPr="00936BAE">
        <w:rPr>
          <w:rStyle w:val="StyleUnderline"/>
          <w:highlight w:val="cyan"/>
        </w:rPr>
        <w:t>The border inspection is a primary institution of citizenship which contains, disciplines, and normalizes the passage from the anarchic, dangerous international to the political, safe domestic</w:t>
      </w:r>
      <w:r w:rsidRPr="006E1401">
        <w:rPr>
          <w:rStyle w:val="StyleUnderline"/>
        </w:rPr>
        <w:t>.</w:t>
      </w:r>
      <w:r w:rsidRPr="00D51C48">
        <w:rPr>
          <w:sz w:val="16"/>
        </w:rPr>
        <w:t xml:space="preserve"> As Foucault argues, ‘the examination is the technique by which power, instead of emitting the signs of its potency, instead of imposing its mark on its subjects, holds them in a mechanism of objectiﬁcation...’ (1977, p. 187). In doing so, </w:t>
      </w:r>
      <w:r w:rsidRPr="00936BAE">
        <w:rPr>
          <w:rStyle w:val="StyleUnderline"/>
        </w:rPr>
        <w:t>the border examination represents a site where citizens, foreigners, and refugees come to recognize themselves and the sovereign power of the state to deﬁne them</w:t>
      </w:r>
      <w:r w:rsidRPr="006E1401">
        <w:rPr>
          <w:rStyle w:val="StyleUnderline"/>
        </w:rPr>
        <w:t xml:space="preserve">. Sovereignty/dominion and citizenship/foreigner are the dominant tropes of this performance. It is not the foreigner who is the constitutive outside of the sovereign population, but rather it is the examination of the citizen at the border which is the supplement to sovereign order, the </w:t>
      </w:r>
      <w:r w:rsidRPr="00AC2733">
        <w:rPr>
          <w:rStyle w:val="StyleUnderline"/>
        </w:rPr>
        <w:t>constitutive outside</w:t>
      </w:r>
      <w:r w:rsidRPr="00AC2733">
        <w:rPr>
          <w:sz w:val="16"/>
        </w:rPr>
        <w:t xml:space="preserve"> (Salter 2006, p. 171</w:t>
      </w:r>
      <w:r w:rsidRPr="00AC2733">
        <w:rPr>
          <w:sz w:val="16"/>
          <w:highlight w:val="cyan"/>
        </w:rPr>
        <w:t xml:space="preserve">). </w:t>
      </w:r>
      <w:r w:rsidRPr="00AC2733">
        <w:rPr>
          <w:rStyle w:val="StyleUnderline"/>
          <w:highlight w:val="cyan"/>
        </w:rPr>
        <w:t>The foreign and the refugee are</w:t>
      </w:r>
      <w:r w:rsidRPr="00AC2733">
        <w:rPr>
          <w:rStyle w:val="StyleUnderline"/>
        </w:rPr>
        <w:t xml:space="preserve"> simply </w:t>
      </w:r>
      <w:r w:rsidRPr="00AC2733">
        <w:rPr>
          <w:rStyle w:val="StyleUnderline"/>
          <w:highlight w:val="cyan"/>
        </w:rPr>
        <w:t>surplus categories</w:t>
      </w:r>
      <w:r w:rsidRPr="00AC2733">
        <w:rPr>
          <w:rStyle w:val="StyleUnderline"/>
        </w:rPr>
        <w:t>. The decision to exclude the foreigner or refugee is political in the sense that it admits to or expels from the polis</w:t>
      </w:r>
      <w:r w:rsidRPr="006E1401">
        <w:rPr>
          <w:rStyle w:val="StyleUnderline"/>
        </w:rPr>
        <w:t>. But this foreign decision is secondary, derivative of the primary ability/force to admit or expel citizens from the polis</w:t>
      </w:r>
      <w:r w:rsidRPr="00D51C48">
        <w:rPr>
          <w:sz w:val="16"/>
        </w:rPr>
        <w:t xml:space="preserve">. The cases of Padilla and Hamdi in America or Khadr in Canada are citizens that have been excised from the community – despite their legitimate claim to citizenship. It is the decision to admit or expel the citizen – who already has a claim on the sovereign – which is the real limit of the population and thus the performance of sovereignty. </w:t>
      </w:r>
      <w:r w:rsidRPr="00AC2733">
        <w:rPr>
          <w:rStyle w:val="StyleUnderline"/>
          <w:highlight w:val="cyan"/>
        </w:rPr>
        <w:t>The performance of sovereignty comes in the need for the citizen to repeatedly ask for recognition from the sovereign</w:t>
      </w:r>
      <w:r w:rsidRPr="006E1401">
        <w:rPr>
          <w:rStyle w:val="StyleUnderline"/>
        </w:rPr>
        <w:t>.</w:t>
      </w:r>
      <w:r w:rsidRPr="00D51C48">
        <w:rPr>
          <w:sz w:val="16"/>
        </w:rPr>
        <w:t xml:space="preserve"> This is mindful of Nyers’ argument that all agents of the state may present the potential for deportation for the non-status migrant (2003), and consequently that </w:t>
      </w:r>
      <w:r w:rsidRPr="006E1401">
        <w:rPr>
          <w:rStyle w:val="StyleUnderline"/>
        </w:rPr>
        <w:t xml:space="preserve">the recognition of citizen/sovereign occurs not exclusively at the border but rather in the kind of admission/exclusion decision. Thus, </w:t>
      </w:r>
      <w:r w:rsidRPr="00AC2733">
        <w:rPr>
          <w:rStyle w:val="StyleUnderline"/>
        </w:rPr>
        <w:t>the decision of the sovereign to constitute a population is ‘simultaneously inside the space of order as the source of its foundational principles and outside it’</w:t>
      </w:r>
      <w:r w:rsidRPr="00D51C48">
        <w:rPr>
          <w:sz w:val="16"/>
        </w:rPr>
        <w:t xml:space="preserve"> (Prozorov 2005, p. 87): the citizen is always already and never fully inscribed as part of the population. </w:t>
      </w:r>
      <w:r w:rsidRPr="00AC2733">
        <w:rPr>
          <w:rStyle w:val="StyleUnderline"/>
          <w:highlight w:val="cyan"/>
        </w:rPr>
        <w:t>In the moment of examination, we are made ‘strangers to ourselves</w:t>
      </w:r>
      <w:r w:rsidRPr="006E1401">
        <w:rPr>
          <w:rStyle w:val="StyleUnderline"/>
        </w:rPr>
        <w:t>’</w:t>
      </w:r>
      <w:r w:rsidRPr="00D51C48">
        <w:rPr>
          <w:sz w:val="16"/>
        </w:rPr>
        <w:t xml:space="preserve"> – not exclusively in the psychoanalytic sense, but in the political sense (Kristeva 1991). More precisely, </w:t>
      </w:r>
      <w:r w:rsidRPr="000039FF">
        <w:rPr>
          <w:rStyle w:val="StyleUnderline"/>
          <w:highlight w:val="cyan"/>
        </w:rPr>
        <w:t>we are all strangers to the sovereign</w:t>
      </w:r>
      <w:r w:rsidRPr="00D51C48">
        <w:rPr>
          <w:sz w:val="16"/>
        </w:rPr>
        <w:t xml:space="preserve">. As multiple writers have termed it, </w:t>
      </w:r>
      <w:r w:rsidRPr="006E1401">
        <w:rPr>
          <w:rStyle w:val="StyleUnderline"/>
        </w:rPr>
        <w:t>‘</w:t>
      </w:r>
      <w:r w:rsidRPr="000039FF">
        <w:rPr>
          <w:rStyle w:val="StyleUnderline"/>
          <w:highlight w:val="cyan"/>
        </w:rPr>
        <w:t>we are all exiles’</w:t>
      </w:r>
      <w:r w:rsidRPr="006E1401">
        <w:rPr>
          <w:rStyle w:val="StyleUnderline"/>
        </w:rPr>
        <w:t xml:space="preserve"> </w:t>
      </w:r>
      <w:r w:rsidRPr="00D51C48">
        <w:rPr>
          <w:sz w:val="16"/>
        </w:rPr>
        <w:t xml:space="preserve">– or to use Schmittian terminology, </w:t>
      </w:r>
      <w:r w:rsidRPr="000039FF">
        <w:rPr>
          <w:rStyle w:val="StyleUnderline"/>
          <w:highlight w:val="cyan"/>
        </w:rPr>
        <w:t>at the border we are all enemies. At the border, each claimant is a stranger</w:t>
      </w:r>
      <w:r w:rsidRPr="00AC2733">
        <w:rPr>
          <w:rStyle w:val="StyleUnderline"/>
          <w:highlight w:val="cyan"/>
        </w:rPr>
        <w:t>:</w:t>
      </w:r>
      <w:r w:rsidRPr="005379A4">
        <w:rPr>
          <w:rStyle w:val="StyleUnderline"/>
        </w:rPr>
        <w:t xml:space="preserve"> every new arrival, therefore, raises a profound and inescapable question, that of the provenance of the native </w:t>
      </w:r>
      <w:r w:rsidRPr="00D51C48">
        <w:rPr>
          <w:sz w:val="16"/>
        </w:rPr>
        <w:t xml:space="preserve">(so-called sovereign subject at home with and within herself) </w:t>
      </w:r>
      <w:r w:rsidRPr="005379A4">
        <w:rPr>
          <w:rStyle w:val="StyleUnderline"/>
        </w:rPr>
        <w:t>as well as the provenance of the stranger. The strangers, by his or her very nature, is outside the settled modes of questioning, the received understandings of truth and identity, and the sovereign will and law of which the sovereign subject is comprised</w:t>
      </w:r>
      <w:r w:rsidRPr="00D51C48">
        <w:rPr>
          <w:sz w:val="16"/>
        </w:rPr>
        <w:t xml:space="preserve">. (Dillon 1999, pp. 120–121) And, yet, </w:t>
      </w:r>
      <w:r w:rsidRPr="005379A4">
        <w:rPr>
          <w:rStyle w:val="StyleUnderline"/>
        </w:rPr>
        <w:t xml:space="preserve">every new arrival is a stranger, even the identity/knowledge granted by admission is temporary, arbitrary, and able to be reversed. The state may choose to revisit its friend/enemy identiﬁcation at any point. </w:t>
      </w:r>
      <w:r w:rsidRPr="000039FF">
        <w:rPr>
          <w:rStyle w:val="StyleUnderline"/>
          <w:highlight w:val="cyan"/>
        </w:rPr>
        <w:t>The sovereign retains the absolute right to refuse any claim of citizenship and belonging, and exercises that right at each and every border examination</w:t>
      </w:r>
      <w:r w:rsidRPr="00D51C48">
        <w:rPr>
          <w:sz w:val="16"/>
        </w:rPr>
        <w:t xml:space="preserve">. Balibar makes this point in terms of converging politics of ‘anti-citizenship’ (p. 78). In this, I disagree with Dillon: </w:t>
      </w:r>
      <w:r w:rsidRPr="00AC2733">
        <w:rPr>
          <w:rStyle w:val="StyleUnderline"/>
          <w:highlight w:val="cyan"/>
        </w:rPr>
        <w:t>the foundation of the political community is not solely in the enemy, but in the potential for deﬁning any subject as potential enemy –</w:t>
      </w:r>
      <w:r w:rsidRPr="005379A4">
        <w:rPr>
          <w:rStyle w:val="StyleUnderline"/>
        </w:rPr>
        <w:t xml:space="preserve"> in this sense, a friend (the </w:t>
      </w:r>
      <w:r w:rsidRPr="00AC2733">
        <w:rPr>
          <w:rStyle w:val="StyleUnderline"/>
          <w:highlight w:val="cyan"/>
        </w:rPr>
        <w:t>status of being</w:t>
      </w:r>
      <w:r w:rsidRPr="005379A4">
        <w:rPr>
          <w:rStyle w:val="StyleUnderline"/>
        </w:rPr>
        <w:t xml:space="preserve"> a citizen) </w:t>
      </w:r>
      <w:r w:rsidRPr="00AC2733">
        <w:rPr>
          <w:rStyle w:val="StyleUnderline"/>
          <w:highlight w:val="cyan"/>
        </w:rPr>
        <w:t>is</w:t>
      </w:r>
      <w:r w:rsidRPr="005379A4">
        <w:rPr>
          <w:rStyle w:val="StyleUnderline"/>
        </w:rPr>
        <w:t xml:space="preserve"> only ever </w:t>
      </w:r>
      <w:r w:rsidRPr="00AC2733">
        <w:rPr>
          <w:rStyle w:val="StyleUnderline"/>
          <w:highlight w:val="cyan"/>
        </w:rPr>
        <w:t>temporary</w:t>
      </w:r>
      <w:r w:rsidRPr="00AC2733">
        <w:rPr>
          <w:rStyle w:val="StyleUnderline"/>
        </w:rPr>
        <w:t>.</w:t>
      </w:r>
      <w:r w:rsidRPr="00AC2733">
        <w:rPr>
          <w:sz w:val="16"/>
        </w:rPr>
        <w:t xml:space="preserve"> In this, I want to distinguish my argument from that of the usual critical argument: I am not saying that the ‘other’ is always already part</w:t>
      </w:r>
      <w:r w:rsidRPr="00D51C48">
        <w:rPr>
          <w:sz w:val="16"/>
        </w:rPr>
        <w:t xml:space="preserve"> of the self, and thus the performance of sovereign identity concerns the continual representation of a false homogeneity. Rather, </w:t>
      </w:r>
      <w:r w:rsidRPr="005379A4">
        <w:rPr>
          <w:rStyle w:val="StyleUnderline"/>
        </w:rPr>
        <w:t>I am saying that the sovereign subject, the citizen, is always available to the potential for exclusion – and it is the representation of this threat that is crucial to the smooth operation of sovereignty.</w:t>
      </w:r>
      <w:r w:rsidRPr="00D51C48">
        <w:rPr>
          <w:sz w:val="16"/>
        </w:rPr>
        <w:t xml:space="preserve"> In order for the sovereign state to maintain its monopoly on spatio-temporal authority, as argued most persuasively by Walker (1993), it is not enough to ‘defend’ against the potential danger of the international anarchy. </w:t>
      </w:r>
      <w:r w:rsidRPr="00AC2733">
        <w:rPr>
          <w:rStyle w:val="StyleUnderline"/>
          <w:highlight w:val="cyan"/>
        </w:rPr>
        <w:t>The state must always be ready attack its own citizens</w:t>
      </w:r>
      <w:r w:rsidRPr="005379A4">
        <w:rPr>
          <w:rStyle w:val="StyleUnderline"/>
        </w:rPr>
        <w:t>.</w:t>
      </w:r>
      <w:r w:rsidRPr="00D51C48">
        <w:rPr>
          <w:sz w:val="16"/>
        </w:rPr>
        <w:t xml:space="preserve"> One can see this in the cases of Padillia, Hamdi, and Arar. </w:t>
      </w:r>
      <w:r w:rsidRPr="005379A4">
        <w:rPr>
          <w:rStyle w:val="StyleUnderline"/>
        </w:rPr>
        <w:t xml:space="preserve">The state is not only forever deﬁning the enemy thereby deﬁning the friend, but rather the sovereign </w:t>
      </w:r>
      <w:r w:rsidRPr="005379A4">
        <w:rPr>
          <w:rStyle w:val="StyleUnderline"/>
        </w:rPr>
        <w:lastRenderedPageBreak/>
        <w:t>subject is always deﬁned as a potential enemy and a temporary friend permitting the ‘peace’ of the state to exist within a general condition of war. This allows us to escape the binary self/other theorizations of much critical thought to understand the radical uncertainty of all identity or citizenship claims grounded in capricious sovereignty.</w:t>
      </w:r>
      <w:r w:rsidRPr="00D51C48">
        <w:rPr>
          <w:sz w:val="16"/>
        </w:rPr>
        <w:t xml:space="preserve"> Experientially, this is demonstrated in the ‘pedagogy of space and the ritualization of borders...they are black holes, attracting a lot of energy and anxiety’ (Lofgren 1999, p. 6). He continues to stress the importance of ‘the actual crossing as a critical movement of identity ﬁxation, the conﬂation of the national and the personal’ (p. 25). This anxiety/identity is crucial to understanding the performance of sovereign power and the construction of mobility as deviance. Part of the reason that this anxiety is institutionalized in the border is that there is no way of adjudicating the truth claims of the entrant that can be described.12 This works in two ways. First, we ﬁnd that the bureaucracies of admission/expulsion attempt to systematize this discretionary power. As a consequence, ‘the encounter with “arrival” is never a fresh encounter; it contains the institutional reference to those who have arrived before’; in essence, a kind of decision has ‘always already made/calculated in advance and never made at all’ (Parsley 2003, pp. 65, 75). Thus, the essentially discretionary, sovereign decision to admit/exclude is folded into administrative functions, which obscure and elide the power at work/play.13 The state of exception where law and force are indivisible remains the heart of the examination – and even if there are policies, procedures, and risk algorithms that structure the representation of those decisions, the interpretation of the claimant’s narrative is entirely discretionary. </w:t>
      </w:r>
    </w:p>
    <w:p w14:paraId="58B012E5" w14:textId="77777777" w:rsidR="006B5E53" w:rsidRDefault="006B5E53" w:rsidP="006B5E53"/>
    <w:p w14:paraId="75D1C6A3" w14:textId="77777777" w:rsidR="006B5E53" w:rsidRPr="00DD6E81" w:rsidRDefault="006B5E53" w:rsidP="006B5E53">
      <w:pPr>
        <w:pStyle w:val="Heading4"/>
      </w:pPr>
      <w:r w:rsidRPr="00DD6E81">
        <w:t xml:space="preserve">There’s a distinction between </w:t>
      </w:r>
      <w:r>
        <w:t xml:space="preserve">the </w:t>
      </w:r>
      <w:r w:rsidRPr="00DD6E81">
        <w:t>spatio-legal proce</w:t>
      </w:r>
      <w:r>
        <w:t xml:space="preserve">sses of border politics </w:t>
      </w:r>
      <w:r w:rsidRPr="00DD6E81">
        <w:t xml:space="preserve">and the deconstruction of borders as they relate to notions of identity, citizenship, and law </w:t>
      </w:r>
      <w:r>
        <w:t>which we endorse</w:t>
      </w:r>
    </w:p>
    <w:p w14:paraId="0BBE4731" w14:textId="77777777" w:rsidR="006B5E53" w:rsidRPr="002515FD" w:rsidRDefault="006B5E53" w:rsidP="006B5E53">
      <w:r w:rsidRPr="30F61B65">
        <w:rPr>
          <w:rStyle w:val="Style13ptBold"/>
        </w:rPr>
        <w:t>Salter ’08</w:t>
      </w:r>
      <w:r>
        <w:t xml:space="preserve"> (Mark B. Salte, School of Political Studies, University of Ottawa, Canada, </w:t>
      </w:r>
      <w:r w:rsidRPr="30F61B65">
        <w:rPr>
          <w:i/>
          <w:iCs/>
        </w:rPr>
        <w:t xml:space="preserve">When the exception becomes the rule: borders, sovereignty, and </w:t>
      </w:r>
      <w:r>
        <w:rPr>
          <w:i/>
          <w:iCs/>
        </w:rPr>
        <w:t>citizenship) vs</w:t>
      </w:r>
    </w:p>
    <w:p w14:paraId="1DBDCC8A" w14:textId="77777777" w:rsidR="006B5E53" w:rsidRPr="00DD6E81" w:rsidRDefault="006B5E53" w:rsidP="006B5E53">
      <w:pPr>
        <w:rPr>
          <w:sz w:val="16"/>
        </w:rPr>
      </w:pPr>
      <w:r w:rsidRPr="00DD6E81">
        <w:rPr>
          <w:sz w:val="16"/>
        </w:rPr>
        <w:t xml:space="preserve">It is important to place borders within their spatio-historical context because of two prevailing hypotheses about </w:t>
      </w:r>
      <w:proofErr w:type="gramStart"/>
      <w:r w:rsidRPr="00DD6E81">
        <w:rPr>
          <w:sz w:val="16"/>
        </w:rPr>
        <w:t>the‘</w:t>
      </w:r>
      <w:proofErr w:type="gramEnd"/>
      <w:r w:rsidRPr="00DD6E81">
        <w:rPr>
          <w:sz w:val="16"/>
        </w:rPr>
        <w:t xml:space="preserve">boundingoftheborderingprocess’prevalentinbothcriticalgeographyand international relations theories. </w:t>
      </w:r>
      <w:r w:rsidRPr="005379A4">
        <w:rPr>
          <w:rStyle w:val="StyleUnderline"/>
        </w:rPr>
        <w:t>Newman argues,</w:t>
      </w:r>
      <w:r w:rsidRPr="00DD6E81">
        <w:rPr>
          <w:sz w:val="16"/>
        </w:rPr>
        <w:t xml:space="preserve"> ‘</w:t>
      </w:r>
      <w:r w:rsidRPr="005379A4">
        <w:rPr>
          <w:rStyle w:val="StyleUnderline"/>
        </w:rPr>
        <w:t>It is the process of bordering, rather than the border line per se, that has universal signiﬁcance in the ordering of society. All borders share a common function to the extent that they include some and exclude many others’</w:t>
      </w:r>
      <w:r w:rsidRPr="00DD6E81">
        <w:rPr>
          <w:sz w:val="16"/>
        </w:rPr>
        <w:t xml:space="preserve"> (2003, p. 15). This focus on the bordering process resists both the vapid suggestions that borders are disappearing or that borders are hardening or ‘rebordering’. But the largesse of </w:t>
      </w:r>
      <w:r w:rsidRPr="000039FF">
        <w:rPr>
          <w:rStyle w:val="StyleUnderline"/>
          <w:highlight w:val="cyan"/>
        </w:rPr>
        <w:t>Newman’s claim</w:t>
      </w:r>
      <w:r w:rsidRPr="00DD6E81">
        <w:rPr>
          <w:sz w:val="16"/>
        </w:rPr>
        <w:t xml:space="preserve">, productive as it may be for border studies in casting a wide net to all bordering processes, </w:t>
      </w:r>
      <w:r w:rsidRPr="000039FF">
        <w:rPr>
          <w:rStyle w:val="StyleUnderline"/>
          <w:highlight w:val="cyan"/>
        </w:rPr>
        <w:t>fails to differentiate between sovereign borders and other types of borders.</w:t>
      </w:r>
      <w:r w:rsidRPr="000039FF">
        <w:rPr>
          <w:b/>
          <w:sz w:val="16"/>
          <w:highlight w:val="cyan"/>
        </w:rPr>
        <w:t xml:space="preserve"> </w:t>
      </w:r>
      <w:r w:rsidRPr="000039FF">
        <w:rPr>
          <w:rStyle w:val="StyleUnderline"/>
          <w:highlight w:val="cyan"/>
        </w:rPr>
        <w:t>Exclusion from a cultural, economic, or social space may have important and political consequences</w:t>
      </w:r>
      <w:r w:rsidRPr="00AC2733">
        <w:rPr>
          <w:rStyle w:val="StyleUnderline"/>
          <w:highlight w:val="cyan"/>
        </w:rPr>
        <w:t>.</w:t>
      </w:r>
      <w:r w:rsidRPr="005379A4">
        <w:rPr>
          <w:rStyle w:val="StyleUnderline"/>
        </w:rPr>
        <w:t xml:space="preserve"> For this reason, it is important to differentiate borders and checkpoints</w:t>
      </w:r>
      <w:r w:rsidRPr="00DD6E81">
        <w:rPr>
          <w:sz w:val="16"/>
        </w:rPr>
        <w:t xml:space="preserve"> (such as those in the Occupied Palestinian Territories): borders represent a legal admission by a sovereign into the domain of his/her authority and protection; checkpoints are not (Parsons and Salter forthcoming).8 I would argue that </w:t>
      </w:r>
      <w:r w:rsidRPr="00AC2733">
        <w:rPr>
          <w:rStyle w:val="StyleUnderline"/>
          <w:highlight w:val="cyan"/>
        </w:rPr>
        <w:t>the exclusion from the protection of the sovereign state</w:t>
      </w:r>
      <w:r w:rsidRPr="00DD6E81">
        <w:rPr>
          <w:sz w:val="16"/>
        </w:rPr>
        <w:t xml:space="preserve"> (including the failure to protect refugees</w:t>
      </w:r>
      <w:proofErr w:type="gramStart"/>
      <w:r w:rsidRPr="00AC2733">
        <w:rPr>
          <w:sz w:val="16"/>
        </w:rPr>
        <w:t>)</w:t>
      </w:r>
      <w:r w:rsidRPr="00AC2733">
        <w:rPr>
          <w:sz w:val="16"/>
          <w:highlight w:val="cyan"/>
        </w:rPr>
        <w:t>,</w:t>
      </w:r>
      <w:r w:rsidRPr="00AC2733">
        <w:rPr>
          <w:rStyle w:val="StyleUnderline"/>
          <w:highlight w:val="cyan"/>
        </w:rPr>
        <w:t>is</w:t>
      </w:r>
      <w:proofErr w:type="gramEnd"/>
      <w:r w:rsidRPr="00AC2733">
        <w:rPr>
          <w:rStyle w:val="StyleUnderline"/>
          <w:highlight w:val="cyan"/>
        </w:rPr>
        <w:t xml:space="preserve"> of a different quality</w:t>
      </w:r>
      <w:r w:rsidRPr="00DD6E81">
        <w:rPr>
          <w:sz w:val="16"/>
        </w:rPr>
        <w:t>. Entry is a moment of crisis – a moment of absolute surrender to the sovereign power of the state, within a particular governmental machinery of border, customs, and immigration ofﬁcers. The decision by the state is fundamentally an admission into the legal contract of the state, which differentiates it from other kinds of decisions (such as admission to a club, a corporation, an organization, or a space</w:t>
      </w:r>
      <w:proofErr w:type="gramStart"/>
      <w:r w:rsidRPr="00DD6E81">
        <w:rPr>
          <w:sz w:val="16"/>
        </w:rPr>
        <w:t>).Or</w:t>
      </w:r>
      <w:proofErr w:type="gramEnd"/>
      <w:r w:rsidRPr="00DD6E81">
        <w:rPr>
          <w:sz w:val="16"/>
        </w:rPr>
        <w:t xml:space="preserve">, to put it another way, </w:t>
      </w:r>
      <w:r w:rsidRPr="004B08F7">
        <w:rPr>
          <w:rStyle w:val="StyleUnderline"/>
        </w:rPr>
        <w:t xml:space="preserve">all decisions to exclude are political, but </w:t>
      </w:r>
      <w:r w:rsidRPr="00AC3529">
        <w:rPr>
          <w:rStyle w:val="StyleUnderline"/>
          <w:highlight w:val="cyan"/>
        </w:rPr>
        <w:t>the decision to exclude from the state is the domain of sovereign politics</w:t>
      </w:r>
      <w:r w:rsidRPr="00DD6E81">
        <w:rPr>
          <w:sz w:val="16"/>
        </w:rPr>
        <w:t>. Similarly, Balibar has argued that ‘the border is everywhere’ (2002, p. 80).9 But border functions occur at speciﬁc sites</w:t>
      </w:r>
      <w:r w:rsidRPr="000039FF">
        <w:rPr>
          <w:b/>
          <w:sz w:val="16"/>
          <w:highlight w:val="cyan"/>
        </w:rPr>
        <w:t xml:space="preserve">. </w:t>
      </w:r>
      <w:r w:rsidRPr="000039FF">
        <w:rPr>
          <w:rStyle w:val="StyleUnderline"/>
          <w:highlight w:val="cyan"/>
        </w:rPr>
        <w:t>It is</w:t>
      </w:r>
      <w:r w:rsidRPr="004B08F7">
        <w:rPr>
          <w:rStyle w:val="StyleUnderline"/>
        </w:rPr>
        <w:t xml:space="preserve"> analytically </w:t>
      </w:r>
      <w:r w:rsidRPr="000039FF">
        <w:rPr>
          <w:rStyle w:val="StyleUnderline"/>
          <w:highlight w:val="cyan"/>
        </w:rPr>
        <w:t>important to separate processes of social sorting, surveillance, self-policing from the bordering process of suppliance in the face an admission/expulsion decision</w:t>
      </w:r>
      <w:r w:rsidRPr="004B08F7">
        <w:rPr>
          <w:rStyle w:val="StyleUnderline"/>
        </w:rPr>
        <w:t xml:space="preserve"> </w:t>
      </w:r>
      <w:r w:rsidRPr="00DD6E81">
        <w:rPr>
          <w:sz w:val="16"/>
        </w:rPr>
        <w:t xml:space="preserve">(Lyon 2002). In other words, I want to retain something speciﬁc about the border – and in particular the border inspection (see Lugo 2000, Salter 2006). </w:t>
      </w:r>
      <w:r w:rsidRPr="004B08F7">
        <w:rPr>
          <w:rStyle w:val="StyleUnderline"/>
        </w:rPr>
        <w:t>At the border, there is no ethic of hospitality which precedes the examination of citizenship, unlike at other institutions</w:t>
      </w:r>
      <w:r w:rsidRPr="00DD6E81">
        <w:rPr>
          <w:sz w:val="16"/>
        </w:rPr>
        <w:t xml:space="preserve">. This is an important supplement to Foucauldian analyses of institutions – even Citizenship Studies 371 Downloaded by [University of Miami] at 10:11 05 October 2013 if the function of the clinic, the prison, the military hospital, is control, </w:t>
      </w:r>
      <w:r w:rsidRPr="004B08F7">
        <w:rPr>
          <w:rStyle w:val="StyleUnderline"/>
        </w:rPr>
        <w:t xml:space="preserve">there is an ethic of care or and ethic of hospitality in whose name those managerial/punitive functions are </w:t>
      </w:r>
      <w:r w:rsidRPr="004B08F7">
        <w:rPr>
          <w:rStyle w:val="StyleUnderline"/>
        </w:rPr>
        <w:lastRenderedPageBreak/>
        <w:t>administered.</w:t>
      </w:r>
      <w:r w:rsidRPr="00DD6E81">
        <w:rPr>
          <w:sz w:val="16"/>
        </w:rPr>
        <w:t xml:space="preserve"> At the clinic, there is an ethic of care </w:t>
      </w:r>
      <w:r w:rsidRPr="004B08F7">
        <w:rPr>
          <w:rStyle w:val="StyleUnderline"/>
        </w:rPr>
        <w:t>that precedes the citizenship test</w:t>
      </w:r>
      <w:r w:rsidRPr="00DD6E81">
        <w:rPr>
          <w:sz w:val="16"/>
        </w:rPr>
        <w:t xml:space="preserve">; in the courts, there is an ethic of truth that precedes the citizenship test; at the prison, there is an ethic of rehabilitation that coincides with punishment. </w:t>
      </w:r>
      <w:r w:rsidRPr="00AC3529">
        <w:rPr>
          <w:rStyle w:val="StyleUnderline"/>
          <w:highlight w:val="cyan"/>
        </w:rPr>
        <w:t>The only ‘ethic’ which governs the border is the Machiavellian ‘virtue’ of security – which is a narrative of sovereign protection that obscures the running state of exception at the border</w:t>
      </w:r>
      <w:r w:rsidRPr="00DD6E81">
        <w:rPr>
          <w:sz w:val="16"/>
        </w:rPr>
        <w:t xml:space="preserve">.10 In short, </w:t>
      </w:r>
      <w:r w:rsidRPr="000039FF">
        <w:rPr>
          <w:rStyle w:val="StyleUnderline"/>
          <w:highlight w:val="cyan"/>
        </w:rPr>
        <w:t>I agree with Rumford that debordering/rebordering is the wrong dichotomy</w:t>
      </w:r>
      <w:r w:rsidRPr="00DD6E81">
        <w:rPr>
          <w:sz w:val="16"/>
        </w:rPr>
        <w:t xml:space="preserve">: displacement of border functions in time and space (in other words, delocalization and preemption) is the wrong set of metaphors (2006, pp. 157–159). </w:t>
      </w:r>
      <w:r w:rsidRPr="000039FF">
        <w:rPr>
          <w:rStyle w:val="StyleUnderline"/>
          <w:highlight w:val="cyan"/>
        </w:rPr>
        <w:t>What we should be distinguishing is the kind of decision that occurs at the border</w:t>
      </w:r>
      <w:r w:rsidRPr="00DD6E81">
        <w:rPr>
          <w:sz w:val="16"/>
        </w:rPr>
        <w:t>. This is why, though supportive of the main point, I want to take a slightly different tack than Doty concerning the dispersion of decisions along the Mexico–US border. Doty argues that contemporary analyses of Agamben and Schmitt have focused too exclusively on high politics, rather than the complicated, material circumstances of border politics. She argues: There have been many dispersed decisions that have had real consequences for the lives of those migrants who are affected by them. These ‘smaller’ decisions are just as much ‘the political’ as are the more attention-generating decisions the discipline of international relations generally judges worthy of scholarly attention. (2007, p. 124) Focusing on ‘civilian border patrol groups’, Doty argues that their ‘decision to patrol the Mexico–</w:t>
      </w:r>
      <w:proofErr w:type="gramStart"/>
      <w:r w:rsidRPr="00DD6E81">
        <w:rPr>
          <w:sz w:val="16"/>
        </w:rPr>
        <w:t>U.S</w:t>
      </w:r>
      <w:proofErr w:type="gramEnd"/>
      <w:r w:rsidRPr="00DD6E81">
        <w:rPr>
          <w:sz w:val="16"/>
        </w:rPr>
        <w:t xml:space="preserve"> border constitutes a decision in the Schmittian sense [because] the participants arguably do perceive themselves as involved in a life and death struggle’ (p. 125, emphasis in original). This is a productive and useful intervention in the debates in securitization theory concerning the construction of existential threats and ‘the possibility that securitization practices may originate from actors/agents who are not necessarily strategically positioned politically or institutionally’ (p. 130). This is an important point, well made. Building on Doty’s contention that the moments/spaces of decision are not simply at the border and not simply with the border guards, I agree that border is delocalized as is political agency. However, </w:t>
      </w:r>
      <w:r w:rsidRPr="00DD6E81">
        <w:rPr>
          <w:rStyle w:val="StyleUnderline"/>
        </w:rPr>
        <w:t xml:space="preserve">there remains value in examining the ghost of sovereignty, which also has very material consequences. </w:t>
      </w:r>
      <w:r w:rsidRPr="00AC3529">
        <w:rPr>
          <w:rStyle w:val="StyleUnderline"/>
          <w:highlight w:val="cyan"/>
        </w:rPr>
        <w:t>There is a difference between a political decision</w:t>
      </w:r>
      <w:r w:rsidRPr="00DD6E81">
        <w:rPr>
          <w:rStyle w:val="StyleUnderline"/>
        </w:rPr>
        <w:t xml:space="preserve"> – such as that by citizen groups to patrol the border themselves, which does involve deﬁnitions of security, perceptions of friend/enemy, self/other, and the condition of ‘emergency’ – </w:t>
      </w:r>
      <w:r w:rsidRPr="00AC3529">
        <w:rPr>
          <w:rStyle w:val="StyleUnderline"/>
          <w:highlight w:val="cyan"/>
        </w:rPr>
        <w:t>and a sovereign decision to exclude from the protection of the law</w:t>
      </w:r>
      <w:r w:rsidRPr="00DD6E81">
        <w:rPr>
          <w:rStyle w:val="StyleUnderline"/>
        </w:rPr>
        <w:t>.</w:t>
      </w:r>
      <w:r w:rsidRPr="00DD6E81">
        <w:rPr>
          <w:sz w:val="16"/>
        </w:rPr>
        <w:t xml:space="preserve"> </w:t>
      </w:r>
      <w:r w:rsidRPr="00DD6E81">
        <w:rPr>
          <w:rStyle w:val="StyleUnderline"/>
        </w:rPr>
        <w:t>These decisions by the citizen groups operate within a general condition of abandonment</w:t>
      </w:r>
      <w:r w:rsidRPr="00DD6E81">
        <w:rPr>
          <w:sz w:val="16"/>
        </w:rPr>
        <w:t xml:space="preserve">. Both sovereign states (Mexico and US) have abandoned those migrants – and it is this abandonment that grants the decisions of those dispersed actors greater consequence. The citizen border patrol groups are acting politically, and acting as security actors, but they are not acting as sovereigns. To take the inverse argument, even those civil society groups that act to protect migrants by placing water in the deserts – though the effect of their actions is the protection of life – cannot be called sovereign actors, since they cannot claim the authority to invoke law. Thus, </w:t>
      </w:r>
      <w:r w:rsidRPr="000039FF">
        <w:rPr>
          <w:rStyle w:val="StyleUnderline"/>
          <w:highlight w:val="cyan"/>
        </w:rPr>
        <w:t>it is important</w:t>
      </w:r>
      <w:r w:rsidRPr="00DD6E81">
        <w:rPr>
          <w:rStyle w:val="StyleUnderline"/>
        </w:rPr>
        <w:t xml:space="preserve"> in my view </w:t>
      </w:r>
      <w:r w:rsidRPr="000039FF">
        <w:rPr>
          <w:rStyle w:val="StyleUnderline"/>
          <w:highlight w:val="cyan"/>
        </w:rPr>
        <w:t>to differentiate border and identity politics from the spatio-legal processes of admission/exclusion that make up the state of exception at the border.</w:t>
      </w:r>
      <w:r w:rsidRPr="00AC3529">
        <w:rPr>
          <w:sz w:val="16"/>
          <w:highlight w:val="cyan"/>
        </w:rPr>
        <w:t xml:space="preserve"> </w:t>
      </w:r>
      <w:r w:rsidRPr="00AC3529">
        <w:rPr>
          <w:rStyle w:val="StyleUnderline"/>
          <w:highlight w:val="cyan"/>
        </w:rPr>
        <w:t>This is why I focus on the routinization of exceptional politics in the judgment and (re)performance of identity, citizenship, and law at the border</w:t>
      </w:r>
      <w:r w:rsidRPr="00DD6E81">
        <w:rPr>
          <w:sz w:val="16"/>
        </w:rPr>
        <w:t xml:space="preserve"> and not exceptional moments such the adjudication of the abject, the homo sacer, the sans papiers, the asylum seeker.</w:t>
      </w:r>
    </w:p>
    <w:p w14:paraId="155C8448" w14:textId="77777777" w:rsidR="006B5E53" w:rsidRDefault="006B5E53" w:rsidP="006B5E53"/>
    <w:p w14:paraId="194B6FD6" w14:textId="77777777" w:rsidR="006B5E53" w:rsidRDefault="006B5E53" w:rsidP="006B5E53">
      <w:pPr>
        <w:pStyle w:val="Heading4"/>
      </w:pPr>
      <w:r w:rsidRPr="001F3537">
        <w:t xml:space="preserve">Adopting the performative view of borders allows us to confront the modes of biopolitical control which construct hegemonic systems of sovereignty  </w:t>
      </w:r>
    </w:p>
    <w:p w14:paraId="7E0E28A0" w14:textId="77777777" w:rsidR="006B5E53" w:rsidRPr="001F3537" w:rsidRDefault="006B5E53" w:rsidP="006B5E53">
      <w:r w:rsidRPr="30F61B65">
        <w:rPr>
          <w:rStyle w:val="Style13ptBold"/>
        </w:rPr>
        <w:t>Salter ’08</w:t>
      </w:r>
      <w:r>
        <w:t xml:space="preserve"> (Mark B. Salte, School of Political Studies, University of Ottawa, Canada, </w:t>
      </w:r>
      <w:r w:rsidRPr="30F61B65">
        <w:rPr>
          <w:i/>
          <w:iCs/>
        </w:rPr>
        <w:t xml:space="preserve">When the exception becomes the rule: borders, sovereignty, and </w:t>
      </w:r>
      <w:r>
        <w:rPr>
          <w:i/>
          <w:iCs/>
        </w:rPr>
        <w:t>citizenship) vs</w:t>
      </w:r>
    </w:p>
    <w:p w14:paraId="003971B3" w14:textId="77777777" w:rsidR="006B5E53" w:rsidRPr="002515FD" w:rsidRDefault="006B5E53" w:rsidP="006B5E53">
      <w:r w:rsidRPr="00AC3529">
        <w:rPr>
          <w:rStyle w:val="StyleUnderline"/>
          <w:highlight w:val="cyan"/>
        </w:rPr>
        <w:t>The border is a permanent state of exception, which makes the ‘normal’ biopolitical control of government inside the territorial frontier of the state possible</w:t>
      </w:r>
      <w:r w:rsidRPr="00DD6E81">
        <w:rPr>
          <w:rStyle w:val="StyleUnderline"/>
        </w:rPr>
        <w:t xml:space="preserve">. </w:t>
      </w:r>
      <w:r w:rsidRPr="00D51C48">
        <w:rPr>
          <w:sz w:val="16"/>
        </w:rPr>
        <w:t xml:space="preserve">This paper argues that </w:t>
      </w:r>
      <w:r w:rsidRPr="00182B39">
        <w:rPr>
          <w:rStyle w:val="StyleUnderline"/>
        </w:rPr>
        <w:t xml:space="preserve">governmental </w:t>
      </w:r>
      <w:r w:rsidRPr="00AC3529">
        <w:rPr>
          <w:rStyle w:val="StyleUnderline"/>
          <w:highlight w:val="cyan"/>
        </w:rPr>
        <w:t>procedures of examination</w:t>
      </w:r>
      <w:r w:rsidRPr="00182B39">
        <w:rPr>
          <w:rStyle w:val="StyleUnderline"/>
        </w:rPr>
        <w:t xml:space="preserve"> at the border </w:t>
      </w:r>
      <w:r w:rsidRPr="00AC3529">
        <w:rPr>
          <w:rStyle w:val="StyleUnderline"/>
          <w:highlight w:val="cyan"/>
        </w:rPr>
        <w:t>institutionalize a continual state of exception</w:t>
      </w:r>
      <w:r w:rsidRPr="00182B39">
        <w:rPr>
          <w:rStyle w:val="StyleUnderline"/>
        </w:rPr>
        <w:t xml:space="preserve"> at the frontier </w:t>
      </w:r>
      <w:r w:rsidRPr="00AC3529">
        <w:rPr>
          <w:rStyle w:val="StyleUnderline"/>
          <w:highlight w:val="cyan"/>
        </w:rPr>
        <w:t>that</w:t>
      </w:r>
      <w:r w:rsidRPr="00182B39">
        <w:rPr>
          <w:rStyle w:val="StyleUnderline"/>
        </w:rPr>
        <w:t xml:space="preserve"> in turn </w:t>
      </w:r>
      <w:r w:rsidRPr="00AC3529">
        <w:rPr>
          <w:rStyle w:val="StyleUnderline"/>
          <w:highlight w:val="cyan"/>
        </w:rPr>
        <w:t>performs the spatio-legal ﬁction of territorial sovereign and the sovereign subject in each admission/exclusion decision</w:t>
      </w:r>
      <w:r w:rsidRPr="00182B39">
        <w:rPr>
          <w:rStyle w:val="StyleUnderline"/>
        </w:rPr>
        <w:t xml:space="preserve">. </w:t>
      </w:r>
      <w:r w:rsidRPr="00D51C48">
        <w:rPr>
          <w:sz w:val="16"/>
        </w:rPr>
        <w:t xml:space="preserve">This argument is made not from extraordinary cases or even from the consideration of the adjudication of asylum claims, but rather from the mundane, ordinary evidence of the everyday passage of millions of normal travelers across the border. </w:t>
      </w:r>
      <w:r w:rsidRPr="000039FF">
        <w:rPr>
          <w:rStyle w:val="StyleUnderline"/>
          <w:highlight w:val="cyan"/>
        </w:rPr>
        <w:t>Rather than view the border as a simple line indicating the limits of sovereign jurisdiction, this article adopts the performative view of borders</w:t>
      </w:r>
      <w:r w:rsidRPr="00182B39">
        <w:rPr>
          <w:rStyle w:val="StyleUnderline"/>
        </w:rPr>
        <w:t>.</w:t>
      </w:r>
      <w:r w:rsidRPr="00D51C48">
        <w:rPr>
          <w:sz w:val="16"/>
        </w:rPr>
        <w:t xml:space="preserve"> Following Butler’s analysis of the performativity of identity, Wonders argues that ‘although states attempt to choreograph national borders, often in response to global pressures, these state policies have little meaning until they are “performed” by state agents or by </w:t>
      </w:r>
      <w:r w:rsidRPr="00D51C48">
        <w:rPr>
          <w:sz w:val="16"/>
        </w:rPr>
        <w:lastRenderedPageBreak/>
        <w:t xml:space="preserve">border crossers...Border agents and state bureaucrats play a critical role in determining where, how, and on whose body a border will be performed’ (2006, p. 66). There are lessons to be learned about the politics of the sovereign state and citizenship in general from the speciﬁc and longstanding example of the ISSN 1362-1025 print/ISSN 1469-3593 online q 2008 Taylor &amp; Francis DOI: 10.1080/13621020802184234 http://www.informaworld.com *Email: msalter@uottawa.ca Citizenship Studies Vol. 12, No. 4, August 2008, 365–380 Downloaded by [University of Miami] at 10:11 05 October 2013 institutionalization of the state of exception at the borders. Isin provocatively argues that the dominant motif of contemporary state policies is anxiety, and the production of the neurotic citizen (2004). </w:t>
      </w:r>
      <w:r w:rsidRPr="00182B39">
        <w:rPr>
          <w:rStyle w:val="StyleUnderline"/>
        </w:rPr>
        <w:t xml:space="preserve">I want to push this analysis of the circulation of anxiety and neurosis further, and to suggest that </w:t>
      </w:r>
      <w:r w:rsidRPr="000039FF">
        <w:rPr>
          <w:rStyle w:val="StyleUnderline"/>
          <w:highlight w:val="cyan"/>
        </w:rPr>
        <w:t>the</w:t>
      </w:r>
      <w:r w:rsidRPr="00182B39">
        <w:rPr>
          <w:rStyle w:val="StyleUnderline"/>
        </w:rPr>
        <w:t xml:space="preserve"> (momentary) </w:t>
      </w:r>
      <w:r w:rsidRPr="000039FF">
        <w:rPr>
          <w:rStyle w:val="StyleUnderline"/>
          <w:highlight w:val="cyan"/>
        </w:rPr>
        <w:t>reduction of all travelers to homo sacer as they traverse the border can provide the ground for an empathetic, cosmopolitan ethic – based not on citizenship, but precisely on alienation</w:t>
      </w:r>
      <w:r w:rsidRPr="000039FF">
        <w:rPr>
          <w:rStyle w:val="StyleUnderline"/>
        </w:rPr>
        <w:t>.</w:t>
      </w:r>
      <w:r w:rsidRPr="00D51C48">
        <w:rPr>
          <w:sz w:val="16"/>
        </w:rPr>
        <w:t xml:space="preserve"> Though not a speciﬁc topic of their work, the border touches on a number of interests for both Foucault and Agamben, notably, security, law, sovereignty, population, and territory. In terms of policing the population, </w:t>
      </w:r>
      <w:r w:rsidRPr="00182B39">
        <w:rPr>
          <w:rStyle w:val="StyleUnderline"/>
        </w:rPr>
        <w:t>the border is crucial both in terms of constituting the population through the decision to admit or exclude and in terms of measuring and manipulating the quantities and qualities of the population through citizenship, immigration, and refugee claim adjudication.</w:t>
      </w:r>
      <w:r w:rsidRPr="00D51C48">
        <w:rPr>
          <w:sz w:val="16"/>
        </w:rPr>
        <w:t xml:space="preserve"> In addition, though unaddressed by either author, </w:t>
      </w:r>
      <w:r w:rsidRPr="001F3537">
        <w:rPr>
          <w:rStyle w:val="StyleUnderline"/>
          <w:highlight w:val="cyan"/>
        </w:rPr>
        <w:t>the border</w:t>
      </w:r>
      <w:r w:rsidRPr="00182B39">
        <w:rPr>
          <w:rStyle w:val="StyleUnderline"/>
        </w:rPr>
        <w:t xml:space="preserve"> also </w:t>
      </w:r>
      <w:r w:rsidRPr="001F3537">
        <w:rPr>
          <w:rStyle w:val="StyleUnderline"/>
          <w:highlight w:val="cyan"/>
        </w:rPr>
        <w:t>represents the distinction between inside and outside</w:t>
      </w:r>
      <w:r w:rsidRPr="00182B39">
        <w:rPr>
          <w:rStyle w:val="StyleUnderline"/>
        </w:rPr>
        <w:t>, domestic politics and international anarchy</w:t>
      </w:r>
      <w:r w:rsidRPr="00D51C48">
        <w:rPr>
          <w:sz w:val="16"/>
        </w:rPr>
        <w:t xml:space="preserve"> (Walker 1993). Foucault argued strongly for a multifaceted analysis of power: ‘sovereign and disciplinary mechanisms are two absolutely integral constituents of the general mechanisms of power in our society’ (1980, p. 108). The border represents a critical case of both of these kinds of power: the sovereign power to ban or exclude; the disciplinary effect of the border examination on sovereign subjects. Prozorov argues that the twin concepts of sovereignty and governmentality ‘are permanently at work in mutual deconstruction’ (2005, p. 82). As Honig argues, the dynamic play of power/law is continually in ﬂux: ‘the to and fro between administrative and judicial governance is most visible in exceptional settings that are least domesticated (emergency, national security, immigration politics, border policing, colonial governance)’ (2005, p. 211). In particular, </w:t>
      </w:r>
      <w:r w:rsidRPr="000039FF">
        <w:rPr>
          <w:rStyle w:val="StyleUnderline"/>
          <w:highlight w:val="cyan"/>
        </w:rPr>
        <w:t>this bordered state of exception is not a suspension of the law</w:t>
      </w:r>
      <w:r w:rsidRPr="00182B39">
        <w:rPr>
          <w:rStyle w:val="StyleUnderline"/>
        </w:rPr>
        <w:t xml:space="preserve"> (where there is no law), but </w:t>
      </w:r>
      <w:r w:rsidRPr="000039FF">
        <w:rPr>
          <w:rStyle w:val="StyleUnderline"/>
          <w:highlight w:val="cyan"/>
        </w:rPr>
        <w:t>rather the expression of the threshold of law</w:t>
      </w:r>
      <w:r w:rsidRPr="00182B39">
        <w:rPr>
          <w:rStyle w:val="StyleUnderline"/>
        </w:rPr>
        <w:t>.</w:t>
      </w:r>
      <w:r w:rsidRPr="00D51C48">
        <w:rPr>
          <w:sz w:val="16"/>
        </w:rPr>
        <w:t xml:space="preserve"> </w:t>
      </w:r>
      <w:r w:rsidRPr="00D51C48">
        <w:rPr>
          <w:rStyle w:val="StyleUnderline"/>
        </w:rPr>
        <w:t xml:space="preserve">Wherever the border is located, however it is administered, </w:t>
      </w:r>
      <w:r w:rsidRPr="001F3537">
        <w:rPr>
          <w:rStyle w:val="StyleUnderline"/>
          <w:highlight w:val="cyan"/>
        </w:rPr>
        <w:t>the border has been and continues to be an ongoing state of exception</w:t>
      </w:r>
      <w:r w:rsidRPr="00D51C48">
        <w:rPr>
          <w:rStyle w:val="StyleUnderline"/>
        </w:rPr>
        <w:t>.</w:t>
      </w:r>
      <w:r w:rsidRPr="00D51C48">
        <w:rPr>
          <w:sz w:val="16"/>
        </w:rPr>
        <w:t xml:space="preserve"> Though borders may be at airports, rail stations, cruise line terminals, prescreening points, or the physical frontier, the process I am concerned remains the same: an individual requests entry to a country, a claim which is adjudicated by a government ofﬁcial and granted or refused. This is not to say that crossing the biometric border of the US-VISIT program is experientially similar to crossing a remote post between two developing countries. Rather, it is to say that </w:t>
      </w:r>
      <w:r w:rsidRPr="00D51C48">
        <w:rPr>
          <w:rStyle w:val="StyleUnderline"/>
        </w:rPr>
        <w:t>the spatio-legal performance of that claim, adjudication, and admission/expulsion is a ‘deep structure’ of sovereign politics.</w:t>
      </w:r>
      <w:r w:rsidRPr="00D51C48">
        <w:rPr>
          <w:sz w:val="16"/>
        </w:rPr>
        <w:t xml:space="preserve"> Crossings are experience differently by the ‘kinetic elite’ and ‘deportation class’ (Walters 2002) – but the fundamental sovereign performance remains similar. Foucault does not examine the border speciﬁcally, but it is plain that mobility and in particular international mobility is an axis of deviance equal to others he examines: sexual, criminal, psychological and epistemological deviance. While Packer argues that ‘the governance of mobility then needs to be understood in terms of this new problematic, mobility as immanent threat’ (2006, p. 381, emphasis added), </w:t>
      </w:r>
      <w:r w:rsidRPr="00D51C48">
        <w:rPr>
          <w:rStyle w:val="StyleUnderline"/>
        </w:rPr>
        <w:t xml:space="preserve">I would argue that mobility has long been understood as a source of threat </w:t>
      </w:r>
      <w:r w:rsidRPr="00D51C48">
        <w:rPr>
          <w:sz w:val="16"/>
        </w:rPr>
        <w:t>(Torpey 2000).</w:t>
      </w:r>
    </w:p>
    <w:p w14:paraId="36CB7EF9" w14:textId="77777777" w:rsidR="006B5E53" w:rsidRDefault="006B5E53" w:rsidP="006B5E53"/>
    <w:p w14:paraId="37D2F0F9" w14:textId="77777777" w:rsidR="006B5E53" w:rsidRPr="00272ED6" w:rsidRDefault="006B5E53" w:rsidP="006B5E53">
      <w:pPr>
        <w:pStyle w:val="Heading4"/>
      </w:pPr>
      <w:r>
        <w:t>the alt is a movement against citizenship, rearticulating the framework we use ensures we work in spite of normative conceptions of things like time, law and citizenship</w:t>
      </w:r>
    </w:p>
    <w:p w14:paraId="32735281" w14:textId="77777777" w:rsidR="006B5E53" w:rsidRPr="00844122" w:rsidRDefault="006B5E53" w:rsidP="006B5E53">
      <w:r w:rsidRPr="00844122">
        <w:rPr>
          <w:rStyle w:val="Style13ptBold"/>
        </w:rPr>
        <w:t>Brandzel ’16</w:t>
      </w:r>
      <w:r>
        <w:t xml:space="preserve"> (</w:t>
      </w:r>
      <w:r w:rsidRPr="009A0175">
        <w:rPr>
          <w:i/>
        </w:rPr>
        <w:t>Amy L. Brandzel, interdisciplinary postcolonial scholar and Assistant Professor of Indigenous American and Women Studies at the University of New Mexico, Against Citizenship: The Violence of the Normative, University of Illinois Press) vs</w:t>
      </w:r>
    </w:p>
    <w:p w14:paraId="0D30F4BC" w14:textId="77777777" w:rsidR="006B5E53" w:rsidRPr="00DB51EC" w:rsidRDefault="006B5E53" w:rsidP="006B5E53">
      <w:pPr>
        <w:rPr>
          <w:sz w:val="16"/>
        </w:rPr>
      </w:pPr>
      <w:r w:rsidRPr="00B92061">
        <w:rPr>
          <w:rStyle w:val="StyleUnderline"/>
          <w:highlight w:val="cyan"/>
        </w:rPr>
        <w:t>U.S. citizenship is</w:t>
      </w:r>
      <w:r w:rsidRPr="00B92061">
        <w:rPr>
          <w:rStyle w:val="StyleUnderline"/>
        </w:rPr>
        <w:t xml:space="preserve"> the</w:t>
      </w:r>
      <w:r w:rsidRPr="00FC50C1">
        <w:rPr>
          <w:rStyle w:val="StyleUnderline"/>
        </w:rPr>
        <w:t xml:space="preserve"> difference engine of </w:t>
      </w:r>
      <w:r w:rsidRPr="00B92061">
        <w:rPr>
          <w:rStyle w:val="StyleUnderline"/>
          <w:highlight w:val="cyan"/>
        </w:rPr>
        <w:t>human devaluing</w:t>
      </w:r>
      <w:r w:rsidRPr="00C57008">
        <w:rPr>
          <w:rStyle w:val="StyleUnderline"/>
        </w:rPr>
        <w:t xml:space="preserve">. </w:t>
      </w:r>
      <w:r w:rsidRPr="00B92061">
        <w:rPr>
          <w:rStyle w:val="StyleUnderline"/>
          <w:highlight w:val="cyan"/>
        </w:rPr>
        <w:t>It twists</w:t>
      </w:r>
      <w:r w:rsidRPr="00C57008">
        <w:rPr>
          <w:rStyle w:val="StyleUnderline"/>
        </w:rPr>
        <w:t xml:space="preserve"> </w:t>
      </w:r>
      <w:r w:rsidRPr="00B92061">
        <w:rPr>
          <w:rStyle w:val="StyleUnderline"/>
          <w:highlight w:val="cyan"/>
        </w:rPr>
        <w:t>and contorts arguments</w:t>
      </w:r>
      <w:r w:rsidRPr="00C57008">
        <w:rPr>
          <w:rStyle w:val="StyleUnderline"/>
        </w:rPr>
        <w:t xml:space="preserve"> for social change </w:t>
      </w:r>
      <w:r w:rsidRPr="00B92061">
        <w:rPr>
          <w:rStyle w:val="StyleUnderline"/>
          <w:highlight w:val="cyan"/>
        </w:rPr>
        <w:t>into narratives of citizenship that</w:t>
      </w:r>
      <w:r w:rsidRPr="00C57008">
        <w:rPr>
          <w:rStyle w:val="StyleUnderline"/>
        </w:rPr>
        <w:t xml:space="preserve"> consistently </w:t>
      </w:r>
      <w:r w:rsidRPr="00B92061">
        <w:rPr>
          <w:rStyle w:val="StyleUnderline"/>
          <w:highlight w:val="cyan"/>
        </w:rPr>
        <w:t>return</w:t>
      </w:r>
      <w:r w:rsidRPr="00C57008">
        <w:rPr>
          <w:rStyle w:val="StyleUnderline"/>
        </w:rPr>
        <w:t xml:space="preserve"> us </w:t>
      </w:r>
      <w:r w:rsidRPr="00B92061">
        <w:rPr>
          <w:rStyle w:val="StyleUnderline"/>
          <w:highlight w:val="cyan"/>
        </w:rPr>
        <w:t>to the master’s tools</w:t>
      </w:r>
      <w:r w:rsidRPr="00C57008">
        <w:rPr>
          <w:rStyle w:val="StyleUnderline"/>
        </w:rPr>
        <w:t>.</w:t>
      </w:r>
      <w:r w:rsidRPr="00DB51EC">
        <w:rPr>
          <w:sz w:val="16"/>
        </w:rPr>
        <w:t xml:space="preserve"> </w:t>
      </w:r>
      <w:r w:rsidRPr="00B92061">
        <w:rPr>
          <w:rStyle w:val="StyleUnderline"/>
          <w:highlight w:val="cyan"/>
        </w:rPr>
        <w:t>Thinking outside of and beyond citizenship requires an active disrespect toward the unifying themes and promises of citizenship</w:t>
      </w:r>
      <w:r w:rsidRPr="00B92061">
        <w:rPr>
          <w:rStyle w:val="StyleUnderline"/>
        </w:rPr>
        <w:t>,</w:t>
      </w:r>
      <w:r w:rsidRPr="00C57008">
        <w:rPr>
          <w:rStyle w:val="StyleUnderline"/>
        </w:rPr>
        <w:t xml:space="preserve"> particularly as articulated through appeals to American orthodoxies of white settler heteronormative multiculturalism. </w:t>
      </w:r>
      <w:r w:rsidRPr="00B92061">
        <w:rPr>
          <w:rStyle w:val="StyleUnderline"/>
          <w:highlight w:val="cyan"/>
        </w:rPr>
        <w:t xml:space="preserve">Being against citizenship is a </w:t>
      </w:r>
      <w:r w:rsidRPr="00B92061">
        <w:rPr>
          <w:rStyle w:val="StyleUnderline"/>
          <w:highlight w:val="cyan"/>
        </w:rPr>
        <w:lastRenderedPageBreak/>
        <w:t>coalitional stance against systemized human de/</w:t>
      </w:r>
      <w:proofErr w:type="gramStart"/>
      <w:r w:rsidRPr="00B92061">
        <w:rPr>
          <w:rStyle w:val="StyleUnderline"/>
          <w:highlight w:val="cyan"/>
        </w:rPr>
        <w:t>valuing</w:t>
      </w:r>
      <w:r w:rsidRPr="00C57008">
        <w:rPr>
          <w:rStyle w:val="StyleUnderline"/>
        </w:rPr>
        <w:t>, and</w:t>
      </w:r>
      <w:proofErr w:type="gramEnd"/>
      <w:r w:rsidRPr="00C57008">
        <w:rPr>
          <w:rStyle w:val="StyleUnderline"/>
        </w:rPr>
        <w:t xml:space="preserve"> calls for the envisioning of difference “as a fund of necessary polarities”</w:t>
      </w:r>
      <w:r w:rsidRPr="00DB51EC">
        <w:rPr>
          <w:sz w:val="16"/>
        </w:rPr>
        <w:t xml:space="preserve"> that Lorde asked for so many years ago. It is a “coalition of incommensurability,” that comes together in order to “spark like a dialectic” to forge an intersectional present.38 This is happening right now . . . as I write these words. Against the practical, pragmatic politics of single-issue, liberal politics, activists, scholars, and visionaries are enacting intersectional politics against citizenship. It is in prison abolition movements, divestment organizing against border militarizations, queer economic justice work, decolonial activisms against border patrol violence, migrant activisms in defense of Indigenous sovereignties, Black-led coalitions against police assassinations, queer youth of color reclaiming access to public spaces, and radical feminists of color-led organizing against violence. These are just a few of the many ways in which people refuse the politics of antiintersectional inclusion. And these coalitions are not easy, they are not perfect, and they are not without their shortcomings, momentary lapses, and painful faults. They negotiate power and their own varied and variable intersectional positionalities, sometimes replicating normative power and its embodiments, oftentimes trying to configure what accountability looks like. And they try to refuse, work against, and sometimes fall prey to the script that political actions should contort to the anti-intersectionalities of citizenship in order to be successful. And then they regroup and try again. </w:t>
      </w:r>
      <w:r w:rsidRPr="00DB51EC">
        <w:rPr>
          <w:rStyle w:val="StyleUnderline"/>
          <w:highlight w:val="cyan"/>
        </w:rPr>
        <w:t>Against Citizenship is an argument for and vision of coalition building, political organizing, and justice that abandons the normative frameworks of citizenship, law, and temporality</w:t>
      </w:r>
      <w:r w:rsidRPr="00C57008">
        <w:rPr>
          <w:rStyle w:val="StyleUnderline"/>
        </w:rPr>
        <w:t xml:space="preserve">. These normative frameworks continue to limit and thwart intersectional political visions; </w:t>
      </w:r>
      <w:r w:rsidRPr="00B92061">
        <w:rPr>
          <w:rStyle w:val="StyleUnderline"/>
          <w:highlight w:val="cyan"/>
        </w:rPr>
        <w:t>dismantling the violence of citizenship and normativities requires a radical rerouting of faith,</w:t>
      </w:r>
      <w:r w:rsidRPr="00C57008">
        <w:rPr>
          <w:rStyle w:val="StyleUnderline"/>
        </w:rPr>
        <w:t xml:space="preserve"> a process in which the devalued and disenfranchised and their allies give up any belief </w:t>
      </w:r>
      <w:r w:rsidRPr="00B92061">
        <w:rPr>
          <w:rStyle w:val="StyleUnderline"/>
          <w:highlight w:val="cyan"/>
        </w:rPr>
        <w:t>in citizenship</w:t>
      </w:r>
      <w:r w:rsidRPr="00C57008">
        <w:rPr>
          <w:rStyle w:val="StyleUnderline"/>
        </w:rPr>
        <w:t>,</w:t>
      </w:r>
      <w:r w:rsidRPr="00DB51EC">
        <w:rPr>
          <w:sz w:val="16"/>
        </w:rPr>
        <w:t xml:space="preserve"> Brandzel_text.indd 146 3/8/16 10:21 AM Conclusion • 147 </w:t>
      </w:r>
      <w:r w:rsidRPr="00C57008">
        <w:rPr>
          <w:rStyle w:val="StyleUnderline"/>
        </w:rPr>
        <w:t xml:space="preserve">law, and futurity as avenues for salvation and justice. Rather than continuing the faithful return to these frameworks, </w:t>
      </w:r>
      <w:r w:rsidRPr="00DB51EC">
        <w:rPr>
          <w:rStyle w:val="StyleUnderline"/>
          <w:highlight w:val="cyan"/>
        </w:rPr>
        <w:t>I ask that we mark the faiths in time, law, and citizenship as</w:t>
      </w:r>
      <w:r w:rsidRPr="00C57008">
        <w:rPr>
          <w:rStyle w:val="StyleUnderline"/>
        </w:rPr>
        <w:t xml:space="preserve"> queer—as in odd, off the mark, </w:t>
      </w:r>
      <w:r w:rsidRPr="00DB51EC">
        <w:rPr>
          <w:rStyle w:val="StyleUnderline"/>
          <w:highlight w:val="cyan"/>
        </w:rPr>
        <w:t>unnatural</w:t>
      </w:r>
      <w:r w:rsidRPr="00C57008">
        <w:rPr>
          <w:rStyle w:val="StyleUnderline"/>
        </w:rPr>
        <w:t>—</w:t>
      </w:r>
      <w:r w:rsidRPr="00DB51EC">
        <w:rPr>
          <w:rStyle w:val="StyleUnderline"/>
          <w:highlight w:val="cyan"/>
        </w:rPr>
        <w:t>in order to demand knowledge, envision justice, and claim responsibility, not based on time, law, or citizenship, but in spite of them</w:t>
      </w:r>
      <w:r w:rsidRPr="00B92061">
        <w:rPr>
          <w:rStyle w:val="StyleUnderline"/>
          <w:highlight w:val="cyan"/>
        </w:rPr>
        <w:t>.</w:t>
      </w:r>
      <w:r w:rsidRPr="00DB51EC">
        <w:rPr>
          <w:sz w:val="16"/>
        </w:rPr>
        <w:t xml:space="preserve"> Queering the faiths in citizenship, law, and temporality creates a space in which decolonial, queer, feminist and critical race scholars and activists work toward imagining and restructuring accountability in order to see oppression, seek change, and envision justice in the present. Against Citizenship not only suggests that we can embark on such intersectional </w:t>
      </w:r>
      <w:proofErr w:type="gramStart"/>
      <w:r w:rsidRPr="00DB51EC">
        <w:rPr>
          <w:sz w:val="16"/>
        </w:rPr>
        <w:t>present, but</w:t>
      </w:r>
      <w:proofErr w:type="gramEnd"/>
      <w:r w:rsidRPr="00DB51EC">
        <w:rPr>
          <w:sz w:val="16"/>
        </w:rPr>
        <w:t xml:space="preserve"> insists that we must. And it is about time.</w:t>
      </w:r>
    </w:p>
    <w:p w14:paraId="2A2989EB" w14:textId="77777777" w:rsidR="006B5E53" w:rsidRDefault="006B5E53" w:rsidP="006B5E53"/>
    <w:p w14:paraId="169CCA00" w14:textId="77777777" w:rsidR="006B5E53" w:rsidRPr="001B6DE6" w:rsidRDefault="006B5E53" w:rsidP="006B5E53">
      <w:pPr>
        <w:pStyle w:val="Heading4"/>
      </w:pPr>
      <w:r>
        <w:t xml:space="preserve">The nation-state weaponizes discussions of security to justify the immigrant’s position as an existential threat to the state </w:t>
      </w:r>
    </w:p>
    <w:p w14:paraId="17FE1C5F" w14:textId="77777777" w:rsidR="006B5E53" w:rsidRPr="00F85473" w:rsidRDefault="006B5E53" w:rsidP="006B5E53">
      <w:r w:rsidRPr="30F61B65">
        <w:rPr>
          <w:rStyle w:val="Style13ptBold"/>
        </w:rPr>
        <w:t>Bigo ’02</w:t>
      </w:r>
      <w:r>
        <w:t xml:space="preserve"> </w:t>
      </w:r>
      <w:r w:rsidRPr="00C052C1">
        <w:rPr>
          <w:i/>
          <w:sz w:val="20"/>
          <w:szCs w:val="16"/>
        </w:rPr>
        <w:t xml:space="preserve">(Didier Bigo, Professor of International Relations at King’s College London and of Political Sciences, Paris, with scholarships dwelling within post-modern power relationality, </w:t>
      </w:r>
      <w:r w:rsidRPr="00C052C1">
        <w:rPr>
          <w:i/>
          <w:iCs/>
          <w:sz w:val="20"/>
          <w:szCs w:val="16"/>
        </w:rPr>
        <w:t>Security and immigration: Towards a critique of the governmentality of unease</w:t>
      </w:r>
      <w:r w:rsidRPr="00C052C1">
        <w:rPr>
          <w:i/>
          <w:sz w:val="20"/>
          <w:szCs w:val="16"/>
        </w:rPr>
        <w:t>, Alternatives) vs</w:t>
      </w:r>
    </w:p>
    <w:p w14:paraId="0A932F19" w14:textId="77777777" w:rsidR="006B5E53" w:rsidRPr="00357CF8" w:rsidRDefault="006B5E53" w:rsidP="006B5E53">
      <w:pPr>
        <w:rPr>
          <w:sz w:val="16"/>
        </w:rPr>
      </w:pPr>
      <w:r w:rsidRPr="00357CF8">
        <w:rPr>
          <w:sz w:val="16"/>
        </w:rPr>
        <w:t xml:space="preserve">The political work of the political professionals, then, is at the heart of the relation between security and migration. Neither of those two words are natural; neither describes “phenomena.” They do not stem from societal problems coming up toward the state via politicians. </w:t>
      </w:r>
      <w:r w:rsidRPr="00357CF8">
        <w:rPr>
          <w:rStyle w:val="StyleUnderline"/>
          <w:highlight w:val="cyan"/>
        </w:rPr>
        <w:t>The relation between security and migration is fully and immediately political. The wording is never innocent</w:t>
      </w:r>
      <w:r w:rsidRPr="00357CF8">
        <w:rPr>
          <w:sz w:val="16"/>
        </w:rPr>
        <w:t xml:space="preserve">. Both migration and security are contested concepts,33 and they are used to mobilize political responses, not to explain anything. Immigration is now problematized in Western countries in a way that is very different from the distinction between citizen and foreigner. </w:t>
      </w:r>
      <w:r w:rsidRPr="00C052C1">
        <w:rPr>
          <w:rStyle w:val="StyleUnderline"/>
          <w:highlight w:val="cyan"/>
        </w:rPr>
        <w:t>It is not a legal status that is under discussion but a social image, concerning</w:t>
      </w:r>
      <w:r w:rsidRPr="00357CF8">
        <w:rPr>
          <w:sz w:val="16"/>
        </w:rPr>
        <w:t>, to quote Erickson</w:t>
      </w:r>
      <w:r w:rsidRPr="00357CF8">
        <w:rPr>
          <w:sz w:val="16"/>
          <w:highlight w:val="cyan"/>
        </w:rPr>
        <w:t xml:space="preserve">, </w:t>
      </w:r>
      <w:r w:rsidRPr="00C052C1">
        <w:rPr>
          <w:rStyle w:val="StyleUnderline"/>
          <w:highlight w:val="cyan"/>
        </w:rPr>
        <w:t>the “social distribution of bad.</w:t>
      </w:r>
      <w:r w:rsidRPr="00C052C1">
        <w:rPr>
          <w:rStyle w:val="StyleUnderline"/>
        </w:rPr>
        <w:t>”</w:t>
      </w:r>
      <w:r w:rsidRPr="00357CF8">
        <w:rPr>
          <w:sz w:val="16"/>
        </w:rPr>
        <w:t xml:space="preserve"> Migration is seen as a political problem because it enters into the political arena in a way that contests the premises of polity and state</w:t>
      </w:r>
      <w:r w:rsidRPr="00CE3F1C">
        <w:rPr>
          <w:rStyle w:val="StyleUnderline"/>
        </w:rPr>
        <w:t xml:space="preserve">. Immigration is always seen as problematic, a problem that cannot be solved by law making. </w:t>
      </w:r>
      <w:r w:rsidRPr="00357CF8">
        <w:rPr>
          <w:sz w:val="16"/>
        </w:rPr>
        <w:t>For some, it is a problem that might be solved through compromise and a clear view of national interests in which migrants could be an asset for the “receiving country.” For others, coming from the particular point of view of the security professionals, especially the intelligence service and the military, migrants are not a political dilemma but a nationalsecurity problem.34 From this perspective</w:t>
      </w:r>
      <w:r w:rsidRPr="00CE3F1C">
        <w:rPr>
          <w:rStyle w:val="StyleUnderline"/>
        </w:rPr>
        <w:t>, migrants were a problem in the past and they continue to be an insidious danger:</w:t>
      </w:r>
      <w:r w:rsidRPr="00357CF8">
        <w:rPr>
          <w:sz w:val="16"/>
        </w:rPr>
        <w:t xml:space="preserve"> the term Didier Bigo 71 </w:t>
      </w:r>
      <w:r w:rsidRPr="00357CF8">
        <w:rPr>
          <w:rStyle w:val="StyleUnderline"/>
          <w:highlight w:val="cyan"/>
        </w:rPr>
        <w:t xml:space="preserve">immigrant is politically meaningful only in a discourse of “struggle against illegal immigrants,” or in a discourse of “regulation,” </w:t>
      </w:r>
      <w:r w:rsidRPr="00C052C1">
        <w:rPr>
          <w:rStyle w:val="StyleUnderline"/>
        </w:rPr>
        <w:t xml:space="preserve">but in any case in </w:t>
      </w:r>
      <w:r w:rsidRPr="00C052C1">
        <w:rPr>
          <w:rStyle w:val="StyleUnderline"/>
          <w:highlight w:val="cyan"/>
        </w:rPr>
        <w:t xml:space="preserve">a rhetoric of cultural nationalism creating citizenship by </w:t>
      </w:r>
      <w:r w:rsidRPr="00C052C1">
        <w:rPr>
          <w:rStyle w:val="StyleUnderline"/>
          <w:highlight w:val="cyan"/>
        </w:rPr>
        <w:lastRenderedPageBreak/>
        <w:t>difference with these outsiders inside the state</w:t>
      </w:r>
      <w:r w:rsidRPr="00357CF8">
        <w:rPr>
          <w:sz w:val="16"/>
        </w:rPr>
        <w:t xml:space="preserve">.35 Often, the discourses “against” securitization (such as speaking of Fortress Europe or criticizing the immigration/invasion metaphors) themselves use the basic presuppositions of the discourses they criticize (sovereignty, state, body politic). They contest the content but rarely the formulation of questions—and almost never on the basis of an analysis of discursive formation rules, even though it is there that the security process draws part of its symbolic strength.36 The Europeanization of politics has created new fora in which different </w:t>
      </w:r>
      <w:r w:rsidRPr="00357CF8">
        <w:rPr>
          <w:rStyle w:val="StyleUnderline"/>
        </w:rPr>
        <w:t>politicians</w:t>
      </w:r>
      <w:r w:rsidRPr="00357CF8">
        <w:rPr>
          <w:sz w:val="16"/>
        </w:rPr>
        <w:t xml:space="preserve"> (whether from Right or Left) </w:t>
      </w:r>
      <w:r w:rsidRPr="00357CF8">
        <w:rPr>
          <w:rStyle w:val="StyleUnderline"/>
        </w:rPr>
        <w:t>map out a program on “law-and-order reestablishment” on behalf of the control of migratory flows (in order either to exclude or for better integration) but to safeguard their idea of their own power.</w:t>
      </w:r>
      <w:r w:rsidRPr="00357CF8">
        <w:rPr>
          <w:sz w:val="16"/>
        </w:rPr>
        <w:t xml:space="preserve"> </w:t>
      </w:r>
      <w:r w:rsidRPr="00357CF8">
        <w:rPr>
          <w:rStyle w:val="StyleUnderline"/>
        </w:rPr>
        <w:t xml:space="preserve">These </w:t>
      </w:r>
      <w:r w:rsidRPr="00357CF8">
        <w:rPr>
          <w:rStyle w:val="StyleUnderline"/>
          <w:highlight w:val="cyan"/>
        </w:rPr>
        <w:t>politicians</w:t>
      </w:r>
      <w:r w:rsidRPr="00357CF8">
        <w:rPr>
          <w:sz w:val="16"/>
        </w:rPr>
        <w:t xml:space="preserve"> always ask (with some success at the electoral level) for more controls, more monitoring, more private participation from business and citizens in order to consolidate a security threatened at the borders and at home. They mobilize security agencies of ever greater scope, call for help from citizens, and </w:t>
      </w:r>
      <w:r w:rsidRPr="00357CF8">
        <w:rPr>
          <w:rStyle w:val="StyleUnderline"/>
          <w:highlight w:val="cyan"/>
        </w:rPr>
        <w:t>build a fantasy figure of an internal-security state (participative through vigilantism</w:t>
      </w:r>
      <w:r w:rsidRPr="00357CF8">
        <w:rPr>
          <w:rStyle w:val="StyleUnderline"/>
        </w:rPr>
        <w:t xml:space="preserve">, police-made, with a </w:t>
      </w:r>
      <w:r w:rsidRPr="00357CF8">
        <w:rPr>
          <w:rStyle w:val="StyleUnderline"/>
          <w:highlight w:val="cyan"/>
        </w:rPr>
        <w:t>proactive surveillance</w:t>
      </w:r>
      <w:r w:rsidRPr="00357CF8">
        <w:rPr>
          <w:rStyle w:val="StyleUnderline"/>
        </w:rPr>
        <w:t xml:space="preserve"> dimension, and punitive with its penal sprawl</w:t>
      </w:r>
      <w:r w:rsidRPr="00357CF8">
        <w:rPr>
          <w:rStyle w:val="StyleUnderline"/>
          <w:highlight w:val="cyan"/>
        </w:rPr>
        <w:t>) whose monitoring powers have never been so mighty since the state was declared to be weakening</w:t>
      </w:r>
      <w:r w:rsidRPr="00357CF8">
        <w:rPr>
          <w:sz w:val="16"/>
        </w:rPr>
        <w:t xml:space="preserve">.37 And yet this is a state that they are completely unable to implement in the program they propose.38 Security is here considered by the more traditional groups as the peak of a political problem where “exceptional measures,” “measures beyond law,” need to be taken. </w:t>
      </w:r>
      <w:proofErr w:type="gramStart"/>
      <w:r w:rsidRPr="00357CF8">
        <w:rPr>
          <w:sz w:val="16"/>
        </w:rPr>
        <w:t>Thus</w:t>
      </w:r>
      <w:proofErr w:type="gramEnd"/>
      <w:r w:rsidRPr="00357CF8">
        <w:rPr>
          <w:sz w:val="16"/>
        </w:rPr>
        <w:t xml:space="preserve"> the security process itself is the result of mobilization of the work of political discourses and of practices of security agencies based on the argument of danger and emergency. Many studies of security forget this primary work of political mobilization leading to securitization. </w:t>
      </w:r>
      <w:r w:rsidRPr="00C052C1">
        <w:rPr>
          <w:rStyle w:val="StyleUnderline"/>
          <w:highlight w:val="cyan"/>
        </w:rPr>
        <w:t>They reproduce at the analytical level the discourses of the “hardliners” or security professionals</w:t>
      </w:r>
      <w:r w:rsidRPr="00357CF8">
        <w:rPr>
          <w:sz w:val="16"/>
        </w:rPr>
        <w:t xml:space="preserve">.39 </w:t>
      </w:r>
      <w:r w:rsidRPr="00357CF8">
        <w:rPr>
          <w:rStyle w:val="StyleUnderline"/>
        </w:rPr>
        <w:t>They analyze security as being a different realm from politics, or as being “a particular type of politics applicable to a wide range of issues</w:t>
      </w:r>
      <w:r w:rsidRPr="00357CF8">
        <w:rPr>
          <w:sz w:val="16"/>
        </w:rPr>
        <w:t xml:space="preserve">.”40 They consider that security is like a “sphere” placed under the responsibility of the army and other experts on security, a sphere that is the mirror of existential threats concerning survival but that could come eventually from separate sectors.41 </w:t>
      </w:r>
      <w:r w:rsidRPr="00357CF8">
        <w:rPr>
          <w:rStyle w:val="StyleUnderline"/>
        </w:rPr>
        <w:t xml:space="preserve">By so doing, </w:t>
      </w:r>
      <w:r w:rsidRPr="00C052C1">
        <w:rPr>
          <w:rStyle w:val="StyleUnderline"/>
          <w:highlight w:val="cyan"/>
        </w:rPr>
        <w:t>they validate the view of the security professionals that security is an “explanation” of the security process and not a discourse to be challenged</w:t>
      </w:r>
      <w:r w:rsidRPr="00357CF8">
        <w:rPr>
          <w:rStyle w:val="StyleUnderline"/>
        </w:rPr>
        <w:t>.</w:t>
      </w:r>
      <w:r>
        <w:rPr>
          <w:rStyle w:val="StyleUnderline"/>
        </w:rPr>
        <w:t xml:space="preserve"> </w:t>
      </w:r>
      <w:r w:rsidRPr="00357CF8">
        <w:rPr>
          <w:sz w:val="16"/>
        </w:rPr>
        <w:t xml:space="preserve">By neglecting this, the critical vision of security developed by Barry Buzan, Ole Wæver, and Jaap de Wilde introduces into the academic field the military discourses on societal or internal security. </w:t>
      </w:r>
      <w:r w:rsidRPr="00C052C1">
        <w:rPr>
          <w:rStyle w:val="StyleUnderline"/>
          <w:highlight w:val="cyan"/>
        </w:rPr>
        <w:t>They repeat the discourses</w:t>
      </w:r>
      <w:r w:rsidRPr="00357CF8">
        <w:rPr>
          <w:rStyle w:val="StyleUnderline"/>
        </w:rPr>
        <w:t xml:space="preserve"> of a part of the military working on low-intensity conflict—discourses </w:t>
      </w:r>
      <w:r w:rsidRPr="00C052C1">
        <w:rPr>
          <w:rStyle w:val="StyleUnderline"/>
          <w:highlight w:val="cyan"/>
        </w:rPr>
        <w:t>that,</w:t>
      </w:r>
      <w:r w:rsidRPr="00357CF8">
        <w:rPr>
          <w:rStyle w:val="StyleUnderline"/>
        </w:rPr>
        <w:t xml:space="preserve"> after the end of the Cold War, </w:t>
      </w:r>
      <w:r w:rsidRPr="00C052C1">
        <w:rPr>
          <w:rStyle w:val="StyleUnderline"/>
          <w:highlight w:val="cyan"/>
        </w:rPr>
        <w:t>seek to explain that immigration is an existential threat to national identity, even if migrants do not directly threaten the state</w:t>
      </w:r>
      <w:r w:rsidRPr="00357CF8">
        <w:rPr>
          <w:rStyle w:val="StyleUnderline"/>
        </w:rPr>
        <w:t>.</w:t>
      </w:r>
      <w:r w:rsidRPr="00357CF8">
        <w:rPr>
          <w:sz w:val="16"/>
        </w:rPr>
        <w:t xml:space="preserve"> They accept the “truth” about what security is not in the way they agree with the military (Wæver in particular is critical of the existential character of the threat), but do so by accepting the framing of a different domain of security beyond the political—one linked with emergency and exception.42 In doing so, they agree with the idea of an “exceptionalization,” or a “beyond the law” politics, and come back to “cynicism and realism,” forgetting “democracy.” Sharing the illusio of the field they analyze, they do not really understand the “field effect” of the struggle between the managers of unease, imposing, despite their resistance, the vision of the professionals as the “truth,” and their coercive means as “solutions.”  </w:t>
      </w:r>
    </w:p>
    <w:p w14:paraId="3599F5C3" w14:textId="4B82899B" w:rsidR="006B5E53" w:rsidRDefault="006B5E53" w:rsidP="006B5E53"/>
    <w:p w14:paraId="69E5C9A3" w14:textId="77777777" w:rsidR="006B5E53" w:rsidRDefault="006B5E53" w:rsidP="006B5E53"/>
    <w:p w14:paraId="0B7992A2" w14:textId="0CCA6F34" w:rsidR="006B5E53" w:rsidRDefault="006B5E53" w:rsidP="006B5E53">
      <w:pPr>
        <w:pStyle w:val="Heading2"/>
        <w:rPr>
          <w:rFonts w:cs="Calibri"/>
        </w:rPr>
      </w:pPr>
      <w:r>
        <w:rPr>
          <w:rFonts w:cs="Calibri"/>
        </w:rPr>
        <w:lastRenderedPageBreak/>
        <w:t>Black Biopol</w:t>
      </w:r>
    </w:p>
    <w:p w14:paraId="3FFDECFE" w14:textId="77777777" w:rsidR="006B5E53" w:rsidRDefault="006B5E53" w:rsidP="006B5E53"/>
    <w:p w14:paraId="438B83A0" w14:textId="77777777" w:rsidR="006B5E53" w:rsidRPr="00B5170E" w:rsidRDefault="006B5E53" w:rsidP="006B5E53">
      <w:pPr>
        <w:pStyle w:val="NormalWeb"/>
        <w:contextualSpacing/>
        <w:rPr>
          <w:rFonts w:asciiTheme="majorHAnsi" w:hAnsiTheme="majorHAnsi" w:cstheme="majorHAnsi"/>
          <w:b/>
          <w:sz w:val="26"/>
          <w:szCs w:val="26"/>
        </w:rPr>
      </w:pPr>
      <w:r w:rsidRPr="00B5170E">
        <w:rPr>
          <w:rFonts w:asciiTheme="majorHAnsi" w:hAnsiTheme="majorHAnsi" w:cstheme="majorHAnsi"/>
          <w:b/>
          <w:sz w:val="26"/>
          <w:szCs w:val="26"/>
        </w:rPr>
        <w:t xml:space="preserve">Immigration policies and practices of detention proliferate biopolitical models of control and regulation of bodies and identities </w:t>
      </w:r>
    </w:p>
    <w:p w14:paraId="5A455D2D" w14:textId="77777777" w:rsidR="006B5E53" w:rsidRPr="0048561D" w:rsidRDefault="006B5E53" w:rsidP="006B5E53">
      <w:pPr>
        <w:pStyle w:val="NormalWeb"/>
        <w:contextualSpacing/>
        <w:rPr>
          <w:rFonts w:asciiTheme="majorHAnsi" w:hAnsiTheme="majorHAnsi" w:cstheme="majorHAnsi"/>
          <w:i/>
        </w:rPr>
      </w:pPr>
      <w:r w:rsidRPr="0048561D">
        <w:rPr>
          <w:rFonts w:asciiTheme="majorHAnsi" w:hAnsiTheme="majorHAnsi" w:cstheme="majorHAnsi"/>
          <w:b/>
        </w:rPr>
        <w:t>Hannabach ’13</w:t>
      </w:r>
      <w:r w:rsidRPr="0048561D">
        <w:rPr>
          <w:rFonts w:asciiTheme="majorHAnsi" w:hAnsiTheme="majorHAnsi" w:cstheme="majorHAnsi"/>
        </w:rPr>
        <w:t xml:space="preserve"> </w:t>
      </w:r>
      <w:r w:rsidRPr="0048561D">
        <w:rPr>
          <w:rFonts w:asciiTheme="majorHAnsi" w:hAnsiTheme="majorHAnsi" w:cstheme="majorHAnsi"/>
          <w:i/>
        </w:rPr>
        <w:t xml:space="preserve">(Cathy Hannabach, Assistant Professor in Women’s Studies and American Studies, Temple University, Technologies of Blood Asylum, Medicine, and Biopolitics) VS </w:t>
      </w:r>
    </w:p>
    <w:p w14:paraId="32146F33" w14:textId="77777777" w:rsidR="006B5E53" w:rsidRPr="0048561D" w:rsidRDefault="006B5E53" w:rsidP="006B5E53">
      <w:pPr>
        <w:pStyle w:val="NormalWeb"/>
        <w:contextualSpacing/>
        <w:rPr>
          <w:rFonts w:asciiTheme="majorHAnsi" w:hAnsiTheme="majorHAnsi" w:cstheme="majorHAnsi"/>
          <w:sz w:val="32"/>
        </w:rPr>
      </w:pPr>
      <w:r w:rsidRPr="0048561D">
        <w:rPr>
          <w:rFonts w:asciiTheme="majorHAnsi" w:hAnsiTheme="majorHAnsi" w:cstheme="majorHAnsi"/>
          <w:sz w:val="22"/>
          <w:szCs w:val="18"/>
          <w:u w:val="single"/>
        </w:rPr>
        <w:t>on September 29, 1991,</w:t>
      </w:r>
      <w:r w:rsidRPr="0048561D">
        <w:rPr>
          <w:rFonts w:asciiTheme="majorHAnsi" w:hAnsiTheme="majorHAnsi" w:cstheme="majorHAnsi"/>
          <w:sz w:val="16"/>
          <w:szCs w:val="18"/>
        </w:rPr>
        <w:t xml:space="preserve"> democratically elected Haitian president Jean-Bertrand Aristide was overthrown in a bloody military-led coup d’e ́ tat. Fleeing the brutal violence targeting Aristide supporters and members of his leftist political party, Organisation Politique Lavalas (Lavalas Political Organization), </w:t>
      </w:r>
      <w:r w:rsidRPr="0048561D">
        <w:rPr>
          <w:rFonts w:asciiTheme="majorHAnsi" w:hAnsiTheme="majorHAnsi" w:cstheme="majorHAnsi"/>
          <w:sz w:val="22"/>
          <w:szCs w:val="18"/>
          <w:u w:val="single"/>
        </w:rPr>
        <w:t>several thousand Haitians left their country by boat</w:t>
      </w:r>
      <w:r w:rsidRPr="0048561D">
        <w:rPr>
          <w:rFonts w:asciiTheme="majorHAnsi" w:hAnsiTheme="majorHAnsi" w:cstheme="majorHAnsi"/>
          <w:sz w:val="16"/>
          <w:szCs w:val="18"/>
        </w:rPr>
        <w:t xml:space="preserve"> only </w:t>
      </w:r>
      <w:r w:rsidRPr="0048561D">
        <w:rPr>
          <w:rFonts w:asciiTheme="majorHAnsi" w:hAnsiTheme="majorHAnsi" w:cstheme="majorHAnsi"/>
          <w:sz w:val="22"/>
          <w:szCs w:val="18"/>
          <w:u w:val="single"/>
        </w:rPr>
        <w:t>to run into</w:t>
      </w:r>
      <w:r w:rsidRPr="0048561D">
        <w:rPr>
          <w:rFonts w:asciiTheme="majorHAnsi" w:hAnsiTheme="majorHAnsi" w:cstheme="majorHAnsi"/>
          <w:sz w:val="16"/>
          <w:szCs w:val="18"/>
        </w:rPr>
        <w:t xml:space="preserve"> another military force: </w:t>
      </w:r>
      <w:proofErr w:type="gramStart"/>
      <w:r w:rsidRPr="0048561D">
        <w:rPr>
          <w:rFonts w:asciiTheme="majorHAnsi" w:hAnsiTheme="majorHAnsi" w:cstheme="majorHAnsi"/>
          <w:sz w:val="22"/>
          <w:szCs w:val="18"/>
          <w:u w:val="single"/>
        </w:rPr>
        <w:t>the</w:t>
      </w:r>
      <w:proofErr w:type="gramEnd"/>
      <w:r w:rsidRPr="0048561D">
        <w:rPr>
          <w:rFonts w:asciiTheme="majorHAnsi" w:hAnsiTheme="majorHAnsi" w:cstheme="majorHAnsi"/>
          <w:sz w:val="22"/>
          <w:szCs w:val="18"/>
          <w:u w:val="single"/>
        </w:rPr>
        <w:t xml:space="preserve"> United States Coast Guard</w:t>
      </w:r>
      <w:r w:rsidRPr="0048561D">
        <w:rPr>
          <w:rFonts w:asciiTheme="majorHAnsi" w:hAnsiTheme="majorHAnsi" w:cstheme="majorHAnsi"/>
          <w:sz w:val="16"/>
          <w:szCs w:val="18"/>
        </w:rPr>
        <w:t>. Requesting asylum from political persecution—a status that would allow them to stay in the United States and be protected by the US government—</w:t>
      </w:r>
      <w:r w:rsidRPr="0048561D">
        <w:rPr>
          <w:rFonts w:asciiTheme="majorHAnsi" w:hAnsiTheme="majorHAnsi" w:cstheme="majorHAnsi"/>
          <w:sz w:val="22"/>
          <w:szCs w:val="18"/>
          <w:u w:val="single"/>
        </w:rPr>
        <w:t xml:space="preserve">the </w:t>
      </w:r>
      <w:r w:rsidRPr="0048561D">
        <w:rPr>
          <w:rFonts w:asciiTheme="majorHAnsi" w:hAnsiTheme="majorHAnsi" w:cstheme="majorHAnsi"/>
          <w:sz w:val="22"/>
          <w:szCs w:val="18"/>
          <w:highlight w:val="cyan"/>
          <w:u w:val="single"/>
        </w:rPr>
        <w:t>Haitian refugees were detained on coast guard vessels</w:t>
      </w:r>
      <w:r w:rsidRPr="0048561D">
        <w:rPr>
          <w:rFonts w:asciiTheme="majorHAnsi" w:hAnsiTheme="majorHAnsi" w:cstheme="majorHAnsi"/>
          <w:sz w:val="22"/>
          <w:szCs w:val="18"/>
          <w:u w:val="single"/>
        </w:rPr>
        <w:t xml:space="preserve"> </w:t>
      </w:r>
      <w:r w:rsidRPr="0048561D">
        <w:rPr>
          <w:rFonts w:asciiTheme="majorHAnsi" w:hAnsiTheme="majorHAnsi" w:cstheme="majorHAnsi"/>
          <w:sz w:val="16"/>
          <w:szCs w:val="18"/>
        </w:rPr>
        <w:t xml:space="preserve">while the George H. W. Bush administration debated what to do. The administration did not want to allow them entry into the United States as political refugees but was also bound by the 1951 United Nations Convention relating to the Status of Refugees to not return asylum seekers with a well-founded fear of persecution to their countries of origin. </w:t>
      </w:r>
      <w:r w:rsidRPr="0048561D">
        <w:rPr>
          <w:rFonts w:asciiTheme="majorHAnsi" w:hAnsiTheme="majorHAnsi" w:cstheme="majorHAnsi"/>
          <w:sz w:val="22"/>
          <w:szCs w:val="18"/>
          <w:u w:val="single"/>
        </w:rPr>
        <w:t>The Bush administration decided that the best place to detain the refugees while such international legal questions and public relations battles were settled would be the US naval base at Guanta ́namo Bay, Cuba</w:t>
      </w:r>
      <w:r w:rsidRPr="0048561D">
        <w:rPr>
          <w:rFonts w:asciiTheme="majorHAnsi" w:hAnsiTheme="majorHAnsi" w:cstheme="majorHAnsi"/>
          <w:sz w:val="16"/>
          <w:szCs w:val="18"/>
        </w:rPr>
        <w:t>—a space the administration considered exempt from US immigration, asylum, and constitutional law. Incarcerated in makeshift camps</w:t>
      </w:r>
      <w:r w:rsidRPr="0048561D">
        <w:rPr>
          <w:rFonts w:asciiTheme="majorHAnsi" w:hAnsiTheme="majorHAnsi" w:cstheme="majorHAnsi"/>
          <w:sz w:val="22"/>
          <w:szCs w:val="18"/>
          <w:u w:val="single"/>
        </w:rPr>
        <w:t xml:space="preserve">, </w:t>
      </w:r>
      <w:r w:rsidRPr="0048561D">
        <w:rPr>
          <w:rFonts w:asciiTheme="majorHAnsi" w:hAnsiTheme="majorHAnsi" w:cstheme="majorHAnsi"/>
          <w:sz w:val="22"/>
          <w:szCs w:val="18"/>
          <w:highlight w:val="cyan"/>
          <w:u w:val="single"/>
        </w:rPr>
        <w:t>the refugees were interrogated about their activities in Haiti to determine whether they were under a credible threat of political persecution and were thus eligible to apply for asylum</w:t>
      </w:r>
      <w:r w:rsidRPr="0048561D">
        <w:rPr>
          <w:rFonts w:asciiTheme="majorHAnsi" w:hAnsiTheme="majorHAnsi" w:cstheme="majorHAnsi"/>
          <w:sz w:val="22"/>
          <w:szCs w:val="18"/>
          <w:u w:val="single"/>
        </w:rPr>
        <w:t xml:space="preserve"> based on one of the five categories recognized by US law: race, nationality, religion, membership in a particular social group, and political opinion. </w:t>
      </w:r>
      <w:r w:rsidRPr="0048561D">
        <w:rPr>
          <w:rFonts w:asciiTheme="majorHAnsi" w:hAnsiTheme="majorHAnsi" w:cstheme="majorHAnsi"/>
          <w:sz w:val="22"/>
          <w:szCs w:val="18"/>
          <w:highlight w:val="cyan"/>
          <w:u w:val="single"/>
        </w:rPr>
        <w:t>Those found worthy were subjected to a second round of questioning and a medical exam, including a mandatory blood test. Soon after this testing, several hundred refugees were moved to a separate facility surrounded by razor wire and armed guards</w:t>
      </w:r>
      <w:r w:rsidRPr="0048561D">
        <w:rPr>
          <w:rFonts w:asciiTheme="majorHAnsi" w:hAnsiTheme="majorHAnsi" w:cstheme="majorHAnsi"/>
          <w:sz w:val="16"/>
          <w:szCs w:val="18"/>
          <w:highlight w:val="cyan"/>
        </w:rPr>
        <w:t>. The</w:t>
      </w:r>
      <w:r w:rsidRPr="0048561D">
        <w:rPr>
          <w:rFonts w:asciiTheme="majorHAnsi" w:hAnsiTheme="majorHAnsi" w:cstheme="majorHAnsi"/>
          <w:sz w:val="16"/>
          <w:szCs w:val="18"/>
        </w:rPr>
        <w:t xml:space="preserve"> blood of these refugees had tested positive for HIV, and Camp Bulkeley, where they were detained, was set up as what Michael Ratner calls “the world’s first and only detention camp for refugees with HIV” (1998: 187). Subsequently, the women in that facility who were found to be HIV positive were subjected to forced permanent or semipermanent sterilization (Farmer 2003: 62; Goldstein 2005: 154; Ordover 2003: 181). In our contemporary moment this incarceration has been all but forgotten, as the Guanta ́ namo Bay Naval Base (GBNB) has become synonymous with the incarceration of a new group of racialized and gendered bodies: those of suspected “terrorists.” Intervening in exceptionalist narratives of the base and US state making that ignore their gendered, racial, and sexual histories, this essay argues that </w:t>
      </w:r>
      <w:r w:rsidRPr="0048561D">
        <w:rPr>
          <w:rFonts w:asciiTheme="majorHAnsi" w:hAnsiTheme="majorHAnsi" w:cstheme="majorHAnsi"/>
          <w:b/>
          <w:sz w:val="22"/>
          <w:szCs w:val="18"/>
          <w:highlight w:val="cyan"/>
          <w:u w:val="single"/>
        </w:rPr>
        <w:t xml:space="preserve">sites and practices of detention have been key in producing the US body politic over the course of the twentieth century, including what is imagined </w:t>
      </w:r>
      <w:proofErr w:type="gramStart"/>
      <w:r w:rsidRPr="0048561D">
        <w:rPr>
          <w:rFonts w:asciiTheme="majorHAnsi" w:hAnsiTheme="majorHAnsi" w:cstheme="majorHAnsi"/>
          <w:b/>
          <w:sz w:val="22"/>
          <w:szCs w:val="18"/>
          <w:highlight w:val="cyan"/>
          <w:u w:val="single"/>
        </w:rPr>
        <w:t>to count</w:t>
      </w:r>
      <w:proofErr w:type="gramEnd"/>
      <w:r w:rsidRPr="0048561D">
        <w:rPr>
          <w:rFonts w:asciiTheme="majorHAnsi" w:hAnsiTheme="majorHAnsi" w:cstheme="majorHAnsi"/>
          <w:b/>
          <w:sz w:val="22"/>
          <w:szCs w:val="18"/>
          <w:highlight w:val="cyan"/>
          <w:u w:val="single"/>
        </w:rPr>
        <w:t xml:space="preserve"> as “domestic” and “foreign.”</w:t>
      </w:r>
      <w:r w:rsidRPr="0048561D">
        <w:rPr>
          <w:rFonts w:asciiTheme="majorHAnsi" w:hAnsiTheme="majorHAnsi" w:cstheme="majorHAnsi"/>
          <w:sz w:val="16"/>
          <w:szCs w:val="18"/>
        </w:rPr>
        <w:t xml:space="preserve"> Indeed, as I explore, the penal archipelago linking the GBNB to other spaces of punishment is a crucial legal and medical technology that has helped </w:t>
      </w:r>
      <w:r w:rsidRPr="0048561D">
        <w:rPr>
          <w:rFonts w:asciiTheme="majorHAnsi" w:hAnsiTheme="majorHAnsi" w:cstheme="majorHAnsi"/>
          <w:sz w:val="22"/>
          <w:szCs w:val="18"/>
          <w:highlight w:val="cyan"/>
          <w:u w:val="single"/>
        </w:rPr>
        <w:t>to construct the boundaries of the US nation-state and its body politic in a transnational frame</w:t>
      </w:r>
      <w:r w:rsidRPr="0048561D">
        <w:rPr>
          <w:rFonts w:asciiTheme="majorHAnsi" w:hAnsiTheme="majorHAnsi" w:cstheme="majorHAnsi"/>
          <w:sz w:val="16"/>
          <w:szCs w:val="18"/>
        </w:rPr>
        <w:t xml:space="preserve">. While much recent work has impressively articulated the ways that the base is being positioned legally and culturally as a “space of exception” for the purposes of indefinite detention (see, e.g., Kaplan 2005; and McClintock 2009), an examination of this earlier period reveals that this space and the technologies of law and medicine enacted there have a much longer history and are not unique to the contemporary war on terror. In fact, the treatment of the Haitian refugees in the 1990s has been instrumental in enabling twenty-first-century incarceration at the base. Further, their treatment was crucial in overturning the twenty-three-year-old ban on HIV-positive migrants entering the United States, making this 1990s event a vital, if underexamined, node in histories of medical and legal technologies as they shape the production of US national identity. </w:t>
      </w:r>
      <w:r w:rsidRPr="0048561D">
        <w:rPr>
          <w:rFonts w:asciiTheme="majorHAnsi" w:hAnsiTheme="majorHAnsi" w:cstheme="majorHAnsi"/>
          <w:sz w:val="22"/>
          <w:szCs w:val="18"/>
        </w:rPr>
        <w:t xml:space="preserve">Toward this end, this article examines the various </w:t>
      </w:r>
      <w:r w:rsidRPr="0048561D">
        <w:rPr>
          <w:rFonts w:asciiTheme="majorHAnsi" w:hAnsiTheme="majorHAnsi" w:cstheme="majorHAnsi"/>
          <w:sz w:val="22"/>
          <w:szCs w:val="18"/>
          <w:u w:val="single"/>
        </w:rPr>
        <w:t xml:space="preserve">legal, medical, and cultural </w:t>
      </w:r>
      <w:r w:rsidRPr="0048561D">
        <w:rPr>
          <w:rFonts w:asciiTheme="majorHAnsi" w:hAnsiTheme="majorHAnsi" w:cstheme="majorHAnsi"/>
          <w:sz w:val="22"/>
          <w:szCs w:val="18"/>
          <w:highlight w:val="cyan"/>
          <w:u w:val="single"/>
        </w:rPr>
        <w:t>technologies</w:t>
      </w:r>
      <w:r w:rsidRPr="0048561D">
        <w:rPr>
          <w:rFonts w:asciiTheme="majorHAnsi" w:hAnsiTheme="majorHAnsi" w:cstheme="majorHAnsi"/>
          <w:sz w:val="22"/>
          <w:szCs w:val="18"/>
        </w:rPr>
        <w:t xml:space="preserve"> </w:t>
      </w:r>
      <w:r w:rsidRPr="0048561D">
        <w:rPr>
          <w:rFonts w:asciiTheme="majorHAnsi" w:hAnsiTheme="majorHAnsi" w:cstheme="majorHAnsi"/>
          <w:sz w:val="22"/>
          <w:szCs w:val="18"/>
          <w:highlight w:val="cyan"/>
        </w:rPr>
        <w:t xml:space="preserve">that </w:t>
      </w:r>
      <w:r w:rsidRPr="0048561D">
        <w:rPr>
          <w:rFonts w:asciiTheme="majorHAnsi" w:hAnsiTheme="majorHAnsi" w:cstheme="majorHAnsi"/>
          <w:sz w:val="22"/>
          <w:szCs w:val="18"/>
          <w:highlight w:val="cyan"/>
          <w:u w:val="single"/>
        </w:rPr>
        <w:t>produced these Haitian refugees’ blood</w:t>
      </w:r>
      <w:r w:rsidRPr="0048561D">
        <w:rPr>
          <w:rFonts w:asciiTheme="majorHAnsi" w:hAnsiTheme="majorHAnsi" w:cstheme="majorHAnsi"/>
          <w:sz w:val="22"/>
          <w:szCs w:val="18"/>
          <w:u w:val="single"/>
        </w:rPr>
        <w:t>—and specifically Haitian women’s blood—</w:t>
      </w:r>
      <w:r w:rsidRPr="0048561D">
        <w:rPr>
          <w:rFonts w:asciiTheme="majorHAnsi" w:hAnsiTheme="majorHAnsi" w:cstheme="majorHAnsi"/>
          <w:sz w:val="22"/>
          <w:szCs w:val="18"/>
          <w:highlight w:val="cyan"/>
          <w:u w:val="single"/>
        </w:rPr>
        <w:t>as a site of international anxiety over legal sovereignty, biopolitics, and reproductive rights</w:t>
      </w:r>
      <w:r w:rsidRPr="0048561D">
        <w:rPr>
          <w:rFonts w:asciiTheme="majorHAnsi" w:hAnsiTheme="majorHAnsi" w:cstheme="majorHAnsi"/>
          <w:sz w:val="22"/>
          <w:szCs w:val="18"/>
          <w:u w:val="single"/>
        </w:rPr>
        <w:t>.</w:t>
      </w:r>
      <w:r w:rsidRPr="0048561D">
        <w:rPr>
          <w:rFonts w:asciiTheme="majorHAnsi" w:hAnsiTheme="majorHAnsi" w:cstheme="majorHAnsi"/>
          <w:sz w:val="22"/>
          <w:szCs w:val="18"/>
        </w:rPr>
        <w:t xml:space="preserve"> Technologies here are sites of contestation and struggle, and I focus specifically on the ways that law and medicine intertwine. The technologies shaping blood in the 1990s (and today) also encompass the social rituals surrounding those tools, the material practices of their use and contestation, and the cultural authority they are granted or denied. I argue that </w:t>
      </w:r>
      <w:r w:rsidRPr="0048561D">
        <w:rPr>
          <w:rFonts w:asciiTheme="majorHAnsi" w:hAnsiTheme="majorHAnsi" w:cstheme="majorHAnsi"/>
          <w:sz w:val="22"/>
          <w:szCs w:val="18"/>
          <w:u w:val="single"/>
        </w:rPr>
        <w:t xml:space="preserve">the intertwining </w:t>
      </w:r>
      <w:r w:rsidRPr="0048561D">
        <w:rPr>
          <w:rFonts w:asciiTheme="majorHAnsi" w:hAnsiTheme="majorHAnsi" w:cstheme="majorHAnsi"/>
          <w:sz w:val="22"/>
          <w:szCs w:val="18"/>
          <w:u w:val="single"/>
        </w:rPr>
        <w:lastRenderedPageBreak/>
        <w:t xml:space="preserve">of law and medicine (specifically </w:t>
      </w:r>
      <w:r w:rsidRPr="0048561D">
        <w:rPr>
          <w:rFonts w:asciiTheme="majorHAnsi" w:hAnsiTheme="majorHAnsi" w:cstheme="majorHAnsi"/>
          <w:b/>
          <w:sz w:val="22"/>
          <w:szCs w:val="18"/>
          <w:highlight w:val="cyan"/>
          <w:u w:val="single"/>
        </w:rPr>
        <w:t>asylum law and blood medicine) functions as a biopolitical technology producing and regulating the bodies and identities that it purports to merely encounter, legitimating some populations and practices while delegitimizing others</w:t>
      </w:r>
      <w:r w:rsidRPr="0048561D">
        <w:rPr>
          <w:rFonts w:asciiTheme="majorHAnsi" w:hAnsiTheme="majorHAnsi" w:cstheme="majorHAnsi"/>
          <w:sz w:val="22"/>
          <w:szCs w:val="18"/>
          <w:u w:val="single"/>
        </w:rPr>
        <w:t>.</w:t>
      </w:r>
      <w:r w:rsidRPr="0048561D">
        <w:rPr>
          <w:rFonts w:asciiTheme="majorHAnsi" w:hAnsiTheme="majorHAnsi" w:cstheme="majorHAnsi"/>
          <w:sz w:val="22"/>
          <w:szCs w:val="18"/>
        </w:rPr>
        <w:t xml:space="preserve"> Understanding law and medicine as intertwined cultural technologies both expands what we think of as “technologies” </w:t>
      </w:r>
      <w:r w:rsidRPr="0048561D">
        <w:rPr>
          <w:rFonts w:asciiTheme="majorHAnsi" w:hAnsiTheme="majorHAnsi" w:cstheme="majorHAnsi"/>
          <w:sz w:val="22"/>
          <w:szCs w:val="18"/>
          <w:highlight w:val="cyan"/>
          <w:u w:val="single"/>
        </w:rPr>
        <w:t>and enables us to trace the ways they produce and police the boundaries of the US nation-state and the body politic</w:t>
      </w:r>
      <w:r w:rsidRPr="0048561D">
        <w:rPr>
          <w:rFonts w:asciiTheme="majorHAnsi" w:hAnsiTheme="majorHAnsi" w:cstheme="majorHAnsi"/>
          <w:sz w:val="22"/>
          <w:szCs w:val="18"/>
        </w:rPr>
        <w:t xml:space="preserve">. Drawing on transnational feminist, postcolonial, and queer studies, </w:t>
      </w:r>
      <w:r w:rsidRPr="0048561D">
        <w:rPr>
          <w:rFonts w:asciiTheme="majorHAnsi" w:hAnsiTheme="majorHAnsi" w:cstheme="majorHAnsi"/>
          <w:sz w:val="22"/>
          <w:szCs w:val="18"/>
          <w:u w:val="single"/>
        </w:rPr>
        <w:t>I place the asylum process and the HIV antibody blood test alongside each other as technologies of confession that seek to parse “good, truthful” desirable bodies from “bad, deceptive” bodies threatening to contaminate the body politic</w:t>
      </w:r>
      <w:r w:rsidRPr="0048561D">
        <w:rPr>
          <w:rFonts w:asciiTheme="majorHAnsi" w:hAnsiTheme="majorHAnsi" w:cstheme="majorHAnsi"/>
          <w:sz w:val="22"/>
          <w:szCs w:val="18"/>
        </w:rPr>
        <w:t xml:space="preserve">. I argue that penal institutions, military practices, legal frameworks, and medical testing braid together through blood to construct the US nation-state in a transnational frame and in gendered and racialized ways. </w:t>
      </w:r>
    </w:p>
    <w:p w14:paraId="54FAC7ED" w14:textId="77777777" w:rsidR="006B5E53" w:rsidRPr="0048561D" w:rsidRDefault="006B5E53" w:rsidP="006B5E53">
      <w:pPr>
        <w:pStyle w:val="NormalWeb"/>
        <w:contextualSpacing/>
        <w:rPr>
          <w:rFonts w:asciiTheme="majorHAnsi" w:hAnsiTheme="majorHAnsi" w:cstheme="majorHAnsi"/>
        </w:rPr>
      </w:pPr>
    </w:p>
    <w:p w14:paraId="33D4A51E" w14:textId="77777777" w:rsidR="006B5E53" w:rsidRPr="00302167" w:rsidRDefault="006B5E53" w:rsidP="006B5E53">
      <w:pPr>
        <w:pStyle w:val="NormalWeb"/>
        <w:contextualSpacing/>
        <w:rPr>
          <w:rFonts w:asciiTheme="majorHAnsi" w:hAnsiTheme="majorHAnsi" w:cstheme="majorHAnsi"/>
          <w:b/>
        </w:rPr>
      </w:pPr>
      <w:r w:rsidRPr="00302167">
        <w:rPr>
          <w:rFonts w:asciiTheme="majorHAnsi" w:hAnsiTheme="majorHAnsi" w:cstheme="majorHAnsi"/>
          <w:b/>
        </w:rPr>
        <w:t xml:space="preserve">The states and other sovereign powers construct binary categories of legitimate and illegitimate migrants which are then weaponized against immigrants  </w:t>
      </w:r>
    </w:p>
    <w:p w14:paraId="7FCF3774" w14:textId="77777777" w:rsidR="006B5E53" w:rsidRPr="0048561D" w:rsidRDefault="006B5E53" w:rsidP="006B5E53">
      <w:pPr>
        <w:pStyle w:val="NormalWeb"/>
        <w:contextualSpacing/>
        <w:rPr>
          <w:rFonts w:asciiTheme="majorHAnsi" w:hAnsiTheme="majorHAnsi" w:cstheme="majorHAnsi"/>
          <w:i/>
        </w:rPr>
      </w:pPr>
      <w:r w:rsidRPr="0048561D">
        <w:rPr>
          <w:rFonts w:asciiTheme="majorHAnsi" w:hAnsiTheme="majorHAnsi" w:cstheme="majorHAnsi"/>
          <w:b/>
        </w:rPr>
        <w:t>Hannabach ’13</w:t>
      </w:r>
      <w:r w:rsidRPr="0048561D">
        <w:rPr>
          <w:rFonts w:asciiTheme="majorHAnsi" w:hAnsiTheme="majorHAnsi" w:cstheme="majorHAnsi"/>
        </w:rPr>
        <w:t xml:space="preserve"> </w:t>
      </w:r>
      <w:r w:rsidRPr="0048561D">
        <w:rPr>
          <w:rFonts w:asciiTheme="majorHAnsi" w:hAnsiTheme="majorHAnsi" w:cstheme="majorHAnsi"/>
          <w:i/>
        </w:rPr>
        <w:t xml:space="preserve">(Cathy Hannabach, Assistant Professor in Women’s Studies and American Studies, Temple University, Technologies of Blood Asylum, Medicine, and Biopolitics) VS </w:t>
      </w:r>
    </w:p>
    <w:p w14:paraId="4B8F48E3" w14:textId="77777777" w:rsidR="006B5E53" w:rsidRDefault="006B5E53" w:rsidP="006B5E53">
      <w:pPr>
        <w:pStyle w:val="NormalWeb"/>
        <w:rPr>
          <w:rFonts w:asciiTheme="majorHAnsi" w:hAnsiTheme="majorHAnsi" w:cstheme="majorHAnsi"/>
          <w:sz w:val="22"/>
          <w:szCs w:val="18"/>
          <w:u w:val="single"/>
        </w:rPr>
      </w:pPr>
      <w:r w:rsidRPr="0048561D">
        <w:rPr>
          <w:rFonts w:asciiTheme="majorHAnsi" w:hAnsiTheme="majorHAnsi" w:cstheme="majorHAnsi"/>
          <w:sz w:val="16"/>
          <w:szCs w:val="18"/>
        </w:rPr>
        <w:t xml:space="preserve">This framework of a deceptive body from which it is the expert’s job to elicit a confession of truth and concealment is a key element of the asylum process, as the system positions asylum seekers as potential deceivers. Consider, for example, the multiple confessions of violence and trauma required of the asylum seeker, narratives that are matched against each other for inconsistencies and examined by immigration “experts” (Cantu ́ 2009; Lewis 2010; Luibhe ́ id 2002; Randazzo 2005; Rodr ́ıguez2003).Suchcoercednarratives— which must match state definitions of identity, trauma, and persecution—are in effect confessions extracted from an asylum seeker’s body since they are required to perform their sincerity for </w:t>
      </w:r>
      <w:r w:rsidRPr="0048561D">
        <w:rPr>
          <w:rFonts w:asciiTheme="majorHAnsi" w:hAnsiTheme="majorHAnsi" w:cstheme="majorHAnsi"/>
          <w:b/>
          <w:sz w:val="22"/>
          <w:szCs w:val="18"/>
          <w:highlight w:val="cyan"/>
          <w:u w:val="single"/>
        </w:rPr>
        <w:t>the state</w:t>
      </w:r>
      <w:r w:rsidRPr="0048561D">
        <w:rPr>
          <w:rFonts w:asciiTheme="majorHAnsi" w:hAnsiTheme="majorHAnsi" w:cstheme="majorHAnsi"/>
          <w:sz w:val="16"/>
          <w:szCs w:val="18"/>
        </w:rPr>
        <w:t xml:space="preserve"> as it </w:t>
      </w:r>
      <w:r w:rsidRPr="0048561D">
        <w:rPr>
          <w:rFonts w:asciiTheme="majorHAnsi" w:hAnsiTheme="majorHAnsi" w:cstheme="majorHAnsi"/>
          <w:b/>
          <w:sz w:val="22"/>
          <w:szCs w:val="18"/>
          <w:highlight w:val="cyan"/>
          <w:u w:val="single"/>
        </w:rPr>
        <w:t>seeks to discern the truthful and worthy asylee from the fraudulent and unworthy “illegal” immigrant</w:t>
      </w:r>
      <w:r w:rsidRPr="0048561D">
        <w:rPr>
          <w:rFonts w:asciiTheme="majorHAnsi" w:hAnsiTheme="majorHAnsi" w:cstheme="majorHAnsi"/>
          <w:sz w:val="22"/>
          <w:szCs w:val="18"/>
          <w:u w:val="single"/>
        </w:rPr>
        <w:t>.</w:t>
      </w:r>
      <w:r w:rsidRPr="0048561D">
        <w:rPr>
          <w:rFonts w:asciiTheme="majorHAnsi" w:hAnsiTheme="majorHAnsi" w:cstheme="majorHAnsi"/>
          <w:sz w:val="16"/>
          <w:szCs w:val="18"/>
        </w:rPr>
        <w:t xml:space="preserve"> As analyzed earlier, </w:t>
      </w:r>
      <w:r w:rsidRPr="0048561D">
        <w:rPr>
          <w:rFonts w:asciiTheme="majorHAnsi" w:hAnsiTheme="majorHAnsi" w:cstheme="majorHAnsi"/>
          <w:b/>
          <w:sz w:val="22"/>
          <w:szCs w:val="18"/>
          <w:highlight w:val="cyan"/>
          <w:u w:val="single"/>
        </w:rPr>
        <w:t>asylum law</w:t>
      </w:r>
      <w:r w:rsidRPr="0048561D">
        <w:rPr>
          <w:rFonts w:asciiTheme="majorHAnsi" w:hAnsiTheme="majorHAnsi" w:cstheme="majorHAnsi"/>
          <w:sz w:val="22"/>
          <w:szCs w:val="18"/>
          <w:u w:val="single"/>
        </w:rPr>
        <w:t xml:space="preserve"> in this way </w:t>
      </w:r>
      <w:r w:rsidRPr="0048561D">
        <w:rPr>
          <w:rFonts w:asciiTheme="majorHAnsi" w:hAnsiTheme="majorHAnsi" w:cstheme="majorHAnsi"/>
          <w:b/>
          <w:sz w:val="22"/>
          <w:szCs w:val="18"/>
          <w:highlight w:val="cyan"/>
          <w:u w:val="single"/>
        </w:rPr>
        <w:t>functions as a technology of nation building and neocolonial control, producing a nationalist narrative of salvation “over here” and barbaric violence “over there</w:t>
      </w:r>
      <w:r w:rsidRPr="0048561D">
        <w:rPr>
          <w:rFonts w:asciiTheme="majorHAnsi" w:hAnsiTheme="majorHAnsi" w:cstheme="majorHAnsi"/>
          <w:b/>
          <w:sz w:val="22"/>
          <w:szCs w:val="18"/>
          <w:u w:val="single"/>
        </w:rPr>
        <w:t>”</w:t>
      </w:r>
      <w:r w:rsidRPr="0048561D">
        <w:rPr>
          <w:rFonts w:asciiTheme="majorHAnsi" w:hAnsiTheme="majorHAnsi" w:cstheme="majorHAnsi"/>
          <w:sz w:val="16"/>
          <w:szCs w:val="18"/>
        </w:rPr>
        <w:t xml:space="preserve"> (narratives naming US economic policy or military invasion as the source of trauma, for example, are disallowed by the asylum process). Additionally, the asylum interrogation process appears to tautologically justify the very necessity of the asylum surveillance apparatus itself, or what Juana Mar ́ıa Rodr ́ıguez (drawing on Rifkin 2009) in a forthcoming work terms “the authority to authorize.” </w:t>
      </w:r>
      <w:r w:rsidRPr="0048561D">
        <w:rPr>
          <w:rFonts w:asciiTheme="majorHAnsi" w:hAnsiTheme="majorHAnsi" w:cstheme="majorHAnsi"/>
          <w:sz w:val="22"/>
          <w:szCs w:val="18"/>
          <w:u w:val="single"/>
        </w:rPr>
        <w:t>This is the framework affecting the Haitian asylum seekers in the 1990s, and it also continues to be the way asylum law functions today.</w:t>
      </w:r>
      <w:r w:rsidRPr="0048561D">
        <w:rPr>
          <w:rFonts w:asciiTheme="majorHAnsi" w:hAnsiTheme="majorHAnsi" w:cstheme="majorHAnsi"/>
          <w:sz w:val="16"/>
          <w:szCs w:val="18"/>
        </w:rPr>
        <w:t xml:space="preserve"> At the HIV detention camp, Haitian asylum seekers were subjected to two intertwined examinations: the asylum process and the HIV blood test. </w:t>
      </w:r>
      <w:r w:rsidRPr="0048561D">
        <w:rPr>
          <w:rFonts w:asciiTheme="majorHAnsi" w:hAnsiTheme="majorHAnsi" w:cstheme="majorHAnsi"/>
          <w:sz w:val="22"/>
          <w:szCs w:val="18"/>
          <w:u w:val="single"/>
        </w:rPr>
        <w:t>Both of these technologies function as regimes of truth positing a potentially deceptive body whose hidden reality can be illuminated by the medical and/or legal expert</w:t>
      </w:r>
      <w:r w:rsidRPr="0048561D">
        <w:rPr>
          <w:rFonts w:asciiTheme="majorHAnsi" w:hAnsiTheme="majorHAnsi" w:cstheme="majorHAnsi"/>
          <w:sz w:val="16"/>
          <w:szCs w:val="18"/>
        </w:rPr>
        <w:t xml:space="preserve">. </w:t>
      </w:r>
      <w:r w:rsidRPr="0048561D">
        <w:rPr>
          <w:rFonts w:asciiTheme="majorHAnsi" w:hAnsiTheme="majorHAnsi" w:cstheme="majorHAnsi"/>
          <w:sz w:val="22"/>
          <w:szCs w:val="18"/>
          <w:u w:val="single"/>
        </w:rPr>
        <w:t>Haitian migrants were figured as deceptively passing as both uninfected and “legitimate” asylum seekers</w:t>
      </w:r>
      <w:r w:rsidRPr="0048561D">
        <w:rPr>
          <w:rFonts w:asciiTheme="majorHAnsi" w:hAnsiTheme="majorHAnsi" w:cstheme="majorHAnsi"/>
          <w:sz w:val="16"/>
          <w:szCs w:val="18"/>
        </w:rPr>
        <w:t xml:space="preserve">. Indeed, due to the HIV ban, their ability to “prove” the legitimacy of their asylum </w:t>
      </w:r>
      <w:proofErr w:type="gramStart"/>
      <w:r w:rsidRPr="0048561D">
        <w:rPr>
          <w:rFonts w:asciiTheme="majorHAnsi" w:hAnsiTheme="majorHAnsi" w:cstheme="majorHAnsi"/>
          <w:sz w:val="16"/>
          <w:szCs w:val="18"/>
        </w:rPr>
        <w:t>claim</w:t>
      </w:r>
      <w:proofErr w:type="gramEnd"/>
      <w:r w:rsidRPr="0048561D">
        <w:rPr>
          <w:rFonts w:asciiTheme="majorHAnsi" w:hAnsiTheme="majorHAnsi" w:cstheme="majorHAnsi"/>
          <w:sz w:val="16"/>
          <w:szCs w:val="18"/>
        </w:rPr>
        <w:t xml:space="preserve"> to the legal gaze depended upon properly performing HIV negativity to the medical gaze. These twinned technologies of confession require the potentially HIV-positive body and the asylum seeker to make themselves knowable to administration and identification by medical andlegalauthorities. Catherine Waldby has observed that the HIV test presumes a deceptive body capable of concealing a hidden pathology. It is the job of the medical expert to ferret out the truth from this “drama of concealment, disguise, [and] misrecognition” (Waldby 1996: 117). This drama is figured through the possibility of passing—the virus is able to “pass” as the body’s regular cells, and the HIV carrier is able to “pass” as uninfected. This double passing legitimizes the hypersurveillance of bodies in the name of unveiling which are merely passing as “normal” (and thus are unsafe and unworthy of trust) and which are truly “normal,” safe, and trustworthy. Indeed, “the infected macrophage presents the same problem for the immune system as the infected person presents to epidemiology and public health strategies” (Waldby 1996: 118). As the HIV blood test is used as a screening device by </w:t>
      </w:r>
      <w:r w:rsidRPr="0048561D">
        <w:rPr>
          <w:rFonts w:asciiTheme="majorHAnsi" w:hAnsiTheme="majorHAnsi" w:cstheme="majorHAnsi"/>
          <w:b/>
          <w:sz w:val="22"/>
          <w:szCs w:val="18"/>
          <w:highlight w:val="cyan"/>
          <w:u w:val="single"/>
        </w:rPr>
        <w:t>the state</w:t>
      </w:r>
      <w:r w:rsidRPr="0048561D">
        <w:rPr>
          <w:rFonts w:asciiTheme="majorHAnsi" w:hAnsiTheme="majorHAnsi" w:cstheme="majorHAnsi"/>
          <w:sz w:val="16"/>
          <w:szCs w:val="18"/>
        </w:rPr>
        <w:t xml:space="preserve">, it </w:t>
      </w:r>
      <w:r w:rsidRPr="0048561D">
        <w:rPr>
          <w:rFonts w:asciiTheme="majorHAnsi" w:hAnsiTheme="majorHAnsi" w:cstheme="majorHAnsi"/>
          <w:b/>
          <w:sz w:val="22"/>
          <w:szCs w:val="18"/>
          <w:highlight w:val="cyan"/>
          <w:u w:val="single"/>
        </w:rPr>
        <w:t>not only detects but produces legitimate and illegitimate migrant bodies</w:t>
      </w:r>
      <w:r w:rsidRPr="0048561D">
        <w:rPr>
          <w:rFonts w:asciiTheme="majorHAnsi" w:hAnsiTheme="majorHAnsi" w:cstheme="majorHAnsi"/>
          <w:sz w:val="22"/>
          <w:szCs w:val="18"/>
          <w:u w:val="single"/>
        </w:rPr>
        <w:t xml:space="preserve">, </w:t>
      </w:r>
      <w:r w:rsidRPr="0048561D">
        <w:rPr>
          <w:rFonts w:asciiTheme="majorHAnsi" w:hAnsiTheme="majorHAnsi" w:cstheme="majorHAnsi"/>
          <w:sz w:val="16"/>
          <w:szCs w:val="18"/>
        </w:rPr>
        <w:t xml:space="preserve">enlisting medicine in such a project. While the HIV test is often described as testing for AIDS, researchers and activists since the development of the enzyme-linked immunosorpent assay (ELISA test) have cautioned that a much more complicated relation exists between these two entities, as diagnostic technologies seek to frame and give coherence to the messiness of bodies, blood, fluids, and identities (Wailoo 1997: 2). </w:t>
      </w:r>
      <w:r w:rsidRPr="0048561D">
        <w:rPr>
          <w:rFonts w:asciiTheme="majorHAnsi" w:hAnsiTheme="majorHAnsi" w:cstheme="majorHAnsi"/>
          <w:sz w:val="22"/>
          <w:szCs w:val="18"/>
          <w:highlight w:val="cyan"/>
          <w:u w:val="single"/>
        </w:rPr>
        <w:t xml:space="preserve">Similar to how migrants’ verbal narratives are scrutinized for deceptive inconsistencies enabling them to fraudulently enter the country, their bodies are scrutinized for hidden disease capable of </w:t>
      </w:r>
      <w:r w:rsidRPr="0048561D">
        <w:rPr>
          <w:rFonts w:asciiTheme="majorHAnsi" w:hAnsiTheme="majorHAnsi" w:cstheme="majorHAnsi"/>
          <w:sz w:val="22"/>
          <w:szCs w:val="18"/>
          <w:highlight w:val="cyan"/>
          <w:u w:val="single"/>
        </w:rPr>
        <w:lastRenderedPageBreak/>
        <w:t xml:space="preserve">infecting the US body politic. </w:t>
      </w:r>
      <w:r w:rsidRPr="0048561D">
        <w:rPr>
          <w:rFonts w:asciiTheme="majorHAnsi" w:hAnsiTheme="majorHAnsi" w:cstheme="majorHAnsi"/>
          <w:b/>
          <w:sz w:val="22"/>
          <w:szCs w:val="18"/>
          <w:highlight w:val="cyan"/>
          <w:u w:val="single"/>
        </w:rPr>
        <w:t>Linking legal, economic, military, and medical interests, such hypersurveillance of migrant bodies reveals the failure of visuality to provide truth and a desperate reassertion of its potential to do so, if only administered correctly</w:t>
      </w:r>
      <w:r w:rsidRPr="0048561D">
        <w:rPr>
          <w:rFonts w:asciiTheme="majorHAnsi" w:hAnsiTheme="majorHAnsi" w:cstheme="majorHAnsi"/>
          <w:b/>
          <w:sz w:val="16"/>
          <w:szCs w:val="18"/>
        </w:rPr>
        <w:t xml:space="preserve">. </w:t>
      </w:r>
      <w:r w:rsidRPr="0048561D">
        <w:rPr>
          <w:rFonts w:asciiTheme="majorHAnsi" w:hAnsiTheme="majorHAnsi" w:cstheme="majorHAnsi"/>
          <w:sz w:val="16"/>
          <w:szCs w:val="18"/>
        </w:rPr>
        <w:t xml:space="preserve">Cindy Patton names the HIV antibody test a Foucauldian “coercive technology of confession” (1990: 128) since it forces into visibility the secret, inner truth of the self and forces the body to speak that truth in a field of power relations. Foucault notes that in a regime of truth, bodily identity (sexual, national, racial, serological) becomes that which must be spoken aloud and subjected to rational administration: “One had to speak of it as a thing to be not simply condemned or tolerated but managed, inserted into systems of utility, regulated for the greater good of all” (1978: 24). </w:t>
      </w:r>
      <w:r w:rsidRPr="0048561D">
        <w:rPr>
          <w:rFonts w:asciiTheme="majorHAnsi" w:hAnsiTheme="majorHAnsi" w:cstheme="majorHAnsi"/>
          <w:b/>
          <w:sz w:val="22"/>
          <w:szCs w:val="18"/>
          <w:highlight w:val="cyan"/>
          <w:u w:val="single"/>
        </w:rPr>
        <w:t>Blood medicine and asylum law intertwine as a biopolitical technology of confession, positioning specific kinds of bodies—particularly women, migrants, queers, and people of color—as always already suspicious, always already potentially passing, and thus always already a threat</w:t>
      </w:r>
      <w:r w:rsidRPr="0048561D">
        <w:rPr>
          <w:rFonts w:asciiTheme="majorHAnsi" w:hAnsiTheme="majorHAnsi" w:cstheme="majorHAnsi"/>
          <w:b/>
          <w:sz w:val="22"/>
          <w:szCs w:val="18"/>
          <w:u w:val="single"/>
        </w:rPr>
        <w:t xml:space="preserve">. </w:t>
      </w:r>
      <w:r w:rsidRPr="0048561D">
        <w:rPr>
          <w:rFonts w:asciiTheme="majorHAnsi" w:hAnsiTheme="majorHAnsi" w:cstheme="majorHAnsi"/>
          <w:sz w:val="22"/>
          <w:szCs w:val="18"/>
          <w:u w:val="single"/>
        </w:rPr>
        <w:t xml:space="preserve">Functioning tautologically, medical and legal technologies performatively assert a deceptive body they purport to merely discover, </w:t>
      </w:r>
      <w:r w:rsidRPr="0048561D">
        <w:rPr>
          <w:rFonts w:asciiTheme="majorHAnsi" w:hAnsiTheme="majorHAnsi" w:cstheme="majorHAnsi"/>
          <w:sz w:val="22"/>
          <w:szCs w:val="18"/>
          <w:highlight w:val="cyan"/>
          <w:u w:val="single"/>
        </w:rPr>
        <w:t>justifying both the surveillance technologies themselves and the authority granted to them and their “expert” readers</w:t>
      </w:r>
      <w:r w:rsidRPr="0048561D">
        <w:rPr>
          <w:rFonts w:asciiTheme="majorHAnsi" w:hAnsiTheme="majorHAnsi" w:cstheme="majorHAnsi"/>
          <w:sz w:val="22"/>
          <w:szCs w:val="18"/>
          <w:u w:val="single"/>
        </w:rPr>
        <w:t xml:space="preserve">. </w:t>
      </w:r>
    </w:p>
    <w:p w14:paraId="52EC0E18" w14:textId="77777777" w:rsidR="006B5E53" w:rsidRPr="0048561D" w:rsidRDefault="006B5E53" w:rsidP="006B5E53">
      <w:pPr>
        <w:pStyle w:val="NormalWeb"/>
        <w:rPr>
          <w:rFonts w:asciiTheme="majorHAnsi" w:hAnsiTheme="majorHAnsi" w:cstheme="majorHAnsi"/>
          <w:sz w:val="32"/>
          <w:u w:val="single"/>
        </w:rPr>
      </w:pPr>
    </w:p>
    <w:p w14:paraId="44E5A28F" w14:textId="77777777" w:rsidR="006B5E53" w:rsidRPr="0048561D" w:rsidRDefault="006B5E53" w:rsidP="006B5E53">
      <w:pPr>
        <w:snapToGrid w:val="0"/>
        <w:contextualSpacing/>
        <w:rPr>
          <w:rFonts w:asciiTheme="majorHAnsi" w:hAnsiTheme="majorHAnsi" w:cstheme="majorHAnsi"/>
        </w:rPr>
      </w:pPr>
    </w:p>
    <w:p w14:paraId="389A1ABF" w14:textId="77777777" w:rsidR="006B5E53" w:rsidRDefault="006B5E53" w:rsidP="006B5E53">
      <w:pPr>
        <w:contextualSpacing/>
        <w:rPr>
          <w:rFonts w:asciiTheme="majorHAnsi" w:hAnsiTheme="majorHAnsi" w:cstheme="majorHAnsi"/>
          <w:b/>
          <w:sz w:val="26"/>
          <w:szCs w:val="26"/>
        </w:rPr>
      </w:pPr>
      <w:r w:rsidRPr="00013EFB">
        <w:rPr>
          <w:rFonts w:asciiTheme="majorHAnsi" w:hAnsiTheme="majorHAnsi" w:cstheme="majorHAnsi"/>
          <w:b/>
          <w:sz w:val="26"/>
          <w:szCs w:val="26"/>
        </w:rPr>
        <w:t xml:space="preserve">Makes some claims about blood and its relationship towards citizenship and biopol idk what it could be used for tho </w:t>
      </w:r>
    </w:p>
    <w:p w14:paraId="0B00E037" w14:textId="77777777" w:rsidR="006B5E53" w:rsidRPr="00013EFB" w:rsidRDefault="006B5E53" w:rsidP="006B5E53">
      <w:pPr>
        <w:contextualSpacing/>
        <w:rPr>
          <w:rFonts w:asciiTheme="majorHAnsi" w:hAnsiTheme="majorHAnsi" w:cstheme="majorHAnsi"/>
          <w:b/>
        </w:rPr>
      </w:pPr>
      <w:r w:rsidRPr="00013EFB">
        <w:rPr>
          <w:rFonts w:asciiTheme="majorHAnsi" w:hAnsiTheme="majorHAnsi" w:cstheme="majorHAnsi"/>
          <w:b/>
        </w:rPr>
        <w:t>Hannabach ’13</w:t>
      </w:r>
      <w:r w:rsidRPr="00013EFB">
        <w:rPr>
          <w:rFonts w:asciiTheme="majorHAnsi" w:hAnsiTheme="majorHAnsi" w:cstheme="majorHAnsi"/>
        </w:rPr>
        <w:t xml:space="preserve"> </w:t>
      </w:r>
      <w:r w:rsidRPr="00013EFB">
        <w:rPr>
          <w:rFonts w:asciiTheme="majorHAnsi" w:hAnsiTheme="majorHAnsi" w:cstheme="majorHAnsi"/>
          <w:i/>
        </w:rPr>
        <w:t xml:space="preserve">(Cathy Hannabach, Assistant Professor in Women’s Studies and American Studies, Temple University, Technologies of Blood Asylum, Medicine, and Biopolitics) VS </w:t>
      </w:r>
    </w:p>
    <w:p w14:paraId="3BA654C1" w14:textId="77777777" w:rsidR="006B5E53" w:rsidRDefault="006B5E53" w:rsidP="006B5E53">
      <w:pPr>
        <w:pStyle w:val="NormalWeb"/>
        <w:rPr>
          <w:rFonts w:asciiTheme="majorHAnsi" w:hAnsiTheme="majorHAnsi" w:cstheme="majorHAnsi"/>
          <w:szCs w:val="18"/>
          <w:u w:val="single"/>
        </w:rPr>
      </w:pPr>
      <w:r w:rsidRPr="0048561D">
        <w:rPr>
          <w:rFonts w:asciiTheme="majorHAnsi" w:hAnsiTheme="majorHAnsi" w:cstheme="majorHAnsi"/>
          <w:sz w:val="16"/>
          <w:szCs w:val="18"/>
        </w:rPr>
        <w:t xml:space="preserve">As we’ve seen, </w:t>
      </w:r>
      <w:r w:rsidRPr="0048561D">
        <w:rPr>
          <w:rFonts w:asciiTheme="majorHAnsi" w:hAnsiTheme="majorHAnsi" w:cstheme="majorHAnsi"/>
          <w:b/>
          <w:szCs w:val="18"/>
          <w:highlight w:val="cyan"/>
          <w:u w:val="single"/>
        </w:rPr>
        <w:t>blood has long been a key site for the negotiation of intersecting anxieties regarding citizenship,</w:t>
      </w:r>
      <w:r w:rsidRPr="0048561D">
        <w:rPr>
          <w:rFonts w:asciiTheme="majorHAnsi" w:hAnsiTheme="majorHAnsi" w:cstheme="majorHAnsi"/>
          <w:b/>
          <w:szCs w:val="18"/>
          <w:u w:val="single"/>
        </w:rPr>
        <w:t xml:space="preserve"> gender, sexuality, </w:t>
      </w:r>
      <w:r w:rsidRPr="0048561D">
        <w:rPr>
          <w:rFonts w:asciiTheme="majorHAnsi" w:hAnsiTheme="majorHAnsi" w:cstheme="majorHAnsi"/>
          <w:b/>
          <w:szCs w:val="18"/>
          <w:highlight w:val="cyan"/>
          <w:u w:val="single"/>
        </w:rPr>
        <w:t>and race</w:t>
      </w:r>
      <w:r w:rsidRPr="0048561D">
        <w:rPr>
          <w:rFonts w:asciiTheme="majorHAnsi" w:hAnsiTheme="majorHAnsi" w:cstheme="majorHAnsi"/>
          <w:szCs w:val="18"/>
          <w:u w:val="single"/>
        </w:rPr>
        <w:t>.</w:t>
      </w:r>
      <w:r w:rsidRPr="0048561D">
        <w:rPr>
          <w:rFonts w:asciiTheme="majorHAnsi" w:hAnsiTheme="majorHAnsi" w:cstheme="majorHAnsi"/>
          <w:sz w:val="16"/>
          <w:szCs w:val="18"/>
        </w:rPr>
        <w:t xml:space="preserve"> Legal and medical </w:t>
      </w:r>
      <w:r w:rsidRPr="0048561D">
        <w:rPr>
          <w:rFonts w:asciiTheme="majorHAnsi" w:hAnsiTheme="majorHAnsi" w:cstheme="majorHAnsi"/>
          <w:szCs w:val="18"/>
          <w:highlight w:val="cyan"/>
          <w:u w:val="single"/>
        </w:rPr>
        <w:t>technologies intertwine to produce potentially deceptive bodies that are scrutinized for deviance</w:t>
      </w:r>
      <w:r w:rsidRPr="0048561D">
        <w:rPr>
          <w:rFonts w:asciiTheme="majorHAnsi" w:hAnsiTheme="majorHAnsi" w:cstheme="majorHAnsi"/>
          <w:szCs w:val="18"/>
          <w:u w:val="single"/>
        </w:rPr>
        <w:t>.</w:t>
      </w:r>
      <w:r w:rsidRPr="0048561D">
        <w:rPr>
          <w:rFonts w:asciiTheme="majorHAnsi" w:hAnsiTheme="majorHAnsi" w:cstheme="majorHAnsi"/>
          <w:sz w:val="16"/>
          <w:szCs w:val="18"/>
        </w:rPr>
        <w:t xml:space="preserve"> The forced blood testing of Haitian asylum seekers, and the targeting of HIV-positive women for reproductive intervention, reflects such logics. While this essay has focused on an underexamined historical event in the 1990s, the logics of asylum law and blood medicine analyzed here live on in twenty-first-century contexts. Indeed, </w:t>
      </w:r>
      <w:r w:rsidRPr="0048561D">
        <w:rPr>
          <w:rFonts w:asciiTheme="majorHAnsi" w:hAnsiTheme="majorHAnsi" w:cstheme="majorHAnsi"/>
          <w:b/>
          <w:szCs w:val="18"/>
          <w:highlight w:val="cyan"/>
          <w:u w:val="single"/>
        </w:rPr>
        <w:t>the legal</w:t>
      </w:r>
      <w:r w:rsidRPr="0048561D">
        <w:rPr>
          <w:rFonts w:asciiTheme="majorHAnsi" w:hAnsiTheme="majorHAnsi" w:cstheme="majorHAnsi"/>
          <w:b/>
          <w:szCs w:val="18"/>
          <w:u w:val="single"/>
        </w:rPr>
        <w:t xml:space="preserve"> and medical</w:t>
      </w:r>
      <w:r w:rsidRPr="0048561D">
        <w:rPr>
          <w:rFonts w:asciiTheme="majorHAnsi" w:hAnsiTheme="majorHAnsi" w:cstheme="majorHAnsi"/>
          <w:szCs w:val="18"/>
          <w:u w:val="single"/>
        </w:rPr>
        <w:t xml:space="preserve"> </w:t>
      </w:r>
      <w:r w:rsidRPr="0048561D">
        <w:rPr>
          <w:rFonts w:asciiTheme="majorHAnsi" w:hAnsiTheme="majorHAnsi" w:cstheme="majorHAnsi"/>
          <w:b/>
          <w:szCs w:val="18"/>
          <w:highlight w:val="cyan"/>
          <w:u w:val="single"/>
        </w:rPr>
        <w:t>construction and treatment of Haitian refugees</w:t>
      </w:r>
      <w:r w:rsidRPr="0048561D">
        <w:rPr>
          <w:rFonts w:asciiTheme="majorHAnsi" w:hAnsiTheme="majorHAnsi" w:cstheme="majorHAnsi"/>
          <w:szCs w:val="18"/>
          <w:u w:val="single"/>
        </w:rPr>
        <w:t xml:space="preserve"> </w:t>
      </w:r>
      <w:r w:rsidRPr="0048561D">
        <w:rPr>
          <w:rFonts w:asciiTheme="majorHAnsi" w:hAnsiTheme="majorHAnsi" w:cstheme="majorHAnsi"/>
          <w:b/>
          <w:szCs w:val="18"/>
          <w:u w:val="single"/>
        </w:rPr>
        <w:t xml:space="preserve">at the GBNB </w:t>
      </w:r>
      <w:r w:rsidRPr="0048561D">
        <w:rPr>
          <w:rFonts w:asciiTheme="majorHAnsi" w:hAnsiTheme="majorHAnsi" w:cstheme="majorHAnsi"/>
          <w:b/>
          <w:szCs w:val="18"/>
          <w:highlight w:val="cyan"/>
          <w:u w:val="single"/>
        </w:rPr>
        <w:t>set the stage for contemporary policies affecting asylum seekers</w:t>
      </w:r>
      <w:r w:rsidRPr="0048561D">
        <w:rPr>
          <w:rFonts w:asciiTheme="majorHAnsi" w:hAnsiTheme="majorHAnsi" w:cstheme="majorHAnsi"/>
          <w:b/>
          <w:szCs w:val="18"/>
          <w:u w:val="single"/>
        </w:rPr>
        <w:t xml:space="preserve">, </w:t>
      </w:r>
      <w:r w:rsidRPr="0048561D">
        <w:rPr>
          <w:rFonts w:asciiTheme="majorHAnsi" w:hAnsiTheme="majorHAnsi" w:cstheme="majorHAnsi"/>
          <w:b/>
          <w:szCs w:val="18"/>
          <w:highlight w:val="cyan"/>
          <w:u w:val="single"/>
        </w:rPr>
        <w:t>other immigrants</w:t>
      </w:r>
      <w:r w:rsidRPr="0048561D">
        <w:rPr>
          <w:rFonts w:asciiTheme="majorHAnsi" w:hAnsiTheme="majorHAnsi" w:cstheme="majorHAnsi"/>
          <w:b/>
          <w:szCs w:val="18"/>
          <w:u w:val="single"/>
        </w:rPr>
        <w:t>, and incarcerated suspected “terrorists” today</w:t>
      </w:r>
      <w:r w:rsidRPr="0048561D">
        <w:rPr>
          <w:rFonts w:asciiTheme="majorHAnsi" w:hAnsiTheme="majorHAnsi" w:cstheme="majorHAnsi"/>
          <w:szCs w:val="18"/>
          <w:u w:val="single"/>
        </w:rPr>
        <w:t>.</w:t>
      </w:r>
      <w:r w:rsidRPr="0048561D">
        <w:rPr>
          <w:rFonts w:asciiTheme="majorHAnsi" w:hAnsiTheme="majorHAnsi" w:cstheme="majorHAnsi"/>
          <w:sz w:val="16"/>
          <w:szCs w:val="18"/>
        </w:rPr>
        <w:t xml:space="preserve"> While the Caribbean—and post/neocolonial island sites more broadly—is by no means the only place where these histories and technologies converge, it does offer a quite rich archive of the ways the global penal archipelago functions and why, given these histories, it functions the way it does. As I’ve shown, </w:t>
      </w:r>
      <w:r w:rsidRPr="0048561D">
        <w:rPr>
          <w:rFonts w:asciiTheme="majorHAnsi" w:hAnsiTheme="majorHAnsi" w:cstheme="majorHAnsi"/>
          <w:szCs w:val="18"/>
          <w:highlight w:val="cyan"/>
          <w:u w:val="single"/>
        </w:rPr>
        <w:t xml:space="preserve">the regulation of blood marks the convergence of US nation building, </w:t>
      </w:r>
      <w:r w:rsidRPr="0048561D">
        <w:rPr>
          <w:rFonts w:asciiTheme="majorHAnsi" w:hAnsiTheme="majorHAnsi" w:cstheme="majorHAnsi"/>
          <w:szCs w:val="18"/>
          <w:u w:val="single"/>
        </w:rPr>
        <w:t>economic markets, military interventions</w:t>
      </w:r>
      <w:r w:rsidRPr="0048561D">
        <w:rPr>
          <w:rFonts w:asciiTheme="majorHAnsi" w:hAnsiTheme="majorHAnsi" w:cstheme="majorHAnsi"/>
          <w:szCs w:val="18"/>
          <w:highlight w:val="cyan"/>
          <w:u w:val="single"/>
        </w:rPr>
        <w:t>, and biopolitical control</w:t>
      </w:r>
      <w:r w:rsidRPr="0048561D">
        <w:rPr>
          <w:rFonts w:asciiTheme="majorHAnsi" w:hAnsiTheme="majorHAnsi" w:cstheme="majorHAnsi"/>
          <w:szCs w:val="18"/>
          <w:u w:val="single"/>
        </w:rPr>
        <w:t xml:space="preserve"> over the course of the twentieth century, a process that has only increased in the twenty-first century.</w:t>
      </w:r>
      <w:r w:rsidRPr="0048561D">
        <w:rPr>
          <w:rFonts w:asciiTheme="majorHAnsi" w:hAnsiTheme="majorHAnsi" w:cstheme="majorHAnsi"/>
          <w:sz w:val="16"/>
          <w:szCs w:val="18"/>
        </w:rPr>
        <w:t xml:space="preserve"> I’ve argued here that </w:t>
      </w:r>
      <w:r w:rsidRPr="0048561D">
        <w:rPr>
          <w:rFonts w:asciiTheme="majorHAnsi" w:hAnsiTheme="majorHAnsi" w:cstheme="majorHAnsi"/>
          <w:szCs w:val="18"/>
          <w:u w:val="single"/>
        </w:rPr>
        <w:t xml:space="preserve">both </w:t>
      </w:r>
      <w:r w:rsidRPr="0048561D">
        <w:rPr>
          <w:rFonts w:asciiTheme="majorHAnsi" w:hAnsiTheme="majorHAnsi" w:cstheme="majorHAnsi"/>
          <w:b/>
          <w:szCs w:val="18"/>
          <w:highlight w:val="cyan"/>
          <w:u w:val="single"/>
        </w:rPr>
        <w:t>law</w:t>
      </w:r>
      <w:r w:rsidRPr="0048561D">
        <w:rPr>
          <w:rFonts w:asciiTheme="majorHAnsi" w:hAnsiTheme="majorHAnsi" w:cstheme="majorHAnsi"/>
          <w:szCs w:val="18"/>
          <w:u w:val="single"/>
        </w:rPr>
        <w:t xml:space="preserve"> and medicine </w:t>
      </w:r>
      <w:r w:rsidRPr="0048561D">
        <w:rPr>
          <w:rFonts w:asciiTheme="majorHAnsi" w:hAnsiTheme="majorHAnsi" w:cstheme="majorHAnsi"/>
          <w:b/>
          <w:szCs w:val="18"/>
          <w:highlight w:val="cyan"/>
          <w:u w:val="single"/>
        </w:rPr>
        <w:t>should be understood as</w:t>
      </w:r>
      <w:r w:rsidRPr="0048561D">
        <w:rPr>
          <w:rFonts w:asciiTheme="majorHAnsi" w:hAnsiTheme="majorHAnsi" w:cstheme="majorHAnsi"/>
          <w:szCs w:val="18"/>
          <w:u w:val="single"/>
        </w:rPr>
        <w:t xml:space="preserve"> technologies, as </w:t>
      </w:r>
      <w:r w:rsidRPr="0048561D">
        <w:rPr>
          <w:rFonts w:asciiTheme="majorHAnsi" w:hAnsiTheme="majorHAnsi" w:cstheme="majorHAnsi"/>
          <w:b/>
          <w:szCs w:val="18"/>
          <w:highlight w:val="cyan"/>
          <w:u w:val="single"/>
        </w:rPr>
        <w:t>biopolitical social practices producing the boundaries of the US body politic</w:t>
      </w:r>
      <w:r w:rsidRPr="0048561D">
        <w:rPr>
          <w:rFonts w:asciiTheme="majorHAnsi" w:hAnsiTheme="majorHAnsi" w:cstheme="majorHAnsi"/>
          <w:szCs w:val="18"/>
          <w:u w:val="single"/>
        </w:rPr>
        <w:t xml:space="preserve"> (as well as that which is imagined </w:t>
      </w:r>
      <w:proofErr w:type="gramStart"/>
      <w:r w:rsidRPr="0048561D">
        <w:rPr>
          <w:rFonts w:asciiTheme="majorHAnsi" w:hAnsiTheme="majorHAnsi" w:cstheme="majorHAnsi"/>
          <w:szCs w:val="18"/>
          <w:u w:val="single"/>
        </w:rPr>
        <w:t>to threaten</w:t>
      </w:r>
      <w:proofErr w:type="gramEnd"/>
      <w:r w:rsidRPr="0048561D">
        <w:rPr>
          <w:rFonts w:asciiTheme="majorHAnsi" w:hAnsiTheme="majorHAnsi" w:cstheme="majorHAnsi"/>
          <w:szCs w:val="18"/>
          <w:u w:val="single"/>
        </w:rPr>
        <w:t xml:space="preserve"> it</w:t>
      </w:r>
      <w:r w:rsidRPr="0048561D">
        <w:rPr>
          <w:rFonts w:asciiTheme="majorHAnsi" w:hAnsiTheme="majorHAnsi" w:cstheme="majorHAnsi"/>
          <w:szCs w:val="18"/>
          <w:highlight w:val="cyan"/>
          <w:u w:val="single"/>
        </w:rPr>
        <w:t xml:space="preserve">) </w:t>
      </w:r>
      <w:r w:rsidRPr="0048561D">
        <w:rPr>
          <w:rFonts w:asciiTheme="majorHAnsi" w:hAnsiTheme="majorHAnsi" w:cstheme="majorHAnsi"/>
          <w:b/>
          <w:szCs w:val="18"/>
          <w:highlight w:val="cyan"/>
          <w:u w:val="single"/>
        </w:rPr>
        <w:t>through logics of control and regulation</w:t>
      </w:r>
      <w:r w:rsidRPr="0048561D">
        <w:rPr>
          <w:rFonts w:asciiTheme="majorHAnsi" w:hAnsiTheme="majorHAnsi" w:cstheme="majorHAnsi"/>
          <w:szCs w:val="18"/>
          <w:highlight w:val="cyan"/>
          <w:u w:val="single"/>
        </w:rPr>
        <w:t>.</w:t>
      </w:r>
      <w:r w:rsidRPr="0048561D">
        <w:rPr>
          <w:rFonts w:asciiTheme="majorHAnsi" w:hAnsiTheme="majorHAnsi" w:cstheme="majorHAnsi"/>
          <w:sz w:val="16"/>
          <w:szCs w:val="18"/>
          <w:highlight w:val="cyan"/>
        </w:rPr>
        <w:t xml:space="preserve"> </w:t>
      </w:r>
      <w:r w:rsidRPr="0048561D">
        <w:rPr>
          <w:rFonts w:asciiTheme="majorHAnsi" w:hAnsiTheme="majorHAnsi" w:cstheme="majorHAnsi"/>
          <w:szCs w:val="18"/>
          <w:highlight w:val="cyan"/>
          <w:u w:val="single"/>
        </w:rPr>
        <w:t>As</w:t>
      </w:r>
      <w:r w:rsidRPr="0048561D">
        <w:rPr>
          <w:rFonts w:asciiTheme="majorHAnsi" w:hAnsiTheme="majorHAnsi" w:cstheme="majorHAnsi"/>
          <w:szCs w:val="18"/>
          <w:u w:val="single"/>
        </w:rPr>
        <w:t xml:space="preserve"> medical technologies of disease surveillance, military technologies of war making, and </w:t>
      </w:r>
      <w:r w:rsidRPr="0048561D">
        <w:rPr>
          <w:rFonts w:asciiTheme="majorHAnsi" w:hAnsiTheme="majorHAnsi" w:cstheme="majorHAnsi"/>
          <w:szCs w:val="18"/>
          <w:highlight w:val="cyan"/>
          <w:u w:val="single"/>
        </w:rPr>
        <w:t xml:space="preserve">legal technologies of “immigration control” become more and more specialized, enabling </w:t>
      </w:r>
      <w:r w:rsidRPr="0048561D">
        <w:rPr>
          <w:rFonts w:asciiTheme="majorHAnsi" w:hAnsiTheme="majorHAnsi" w:cstheme="majorHAnsi"/>
          <w:szCs w:val="18"/>
          <w:u w:val="single"/>
        </w:rPr>
        <w:t xml:space="preserve">an almost unimaginable degree of </w:t>
      </w:r>
      <w:r w:rsidRPr="0048561D">
        <w:rPr>
          <w:rFonts w:asciiTheme="majorHAnsi" w:hAnsiTheme="majorHAnsi" w:cstheme="majorHAnsi"/>
          <w:szCs w:val="18"/>
          <w:highlight w:val="cyan"/>
          <w:u w:val="single"/>
        </w:rPr>
        <w:t>penetration into the human body and human populations, and as all are consistently enacted in the name of “public safety,” it becomes crucial to mark how these technologies have developed and the violences they enact</w:t>
      </w:r>
      <w:r w:rsidRPr="0048561D">
        <w:rPr>
          <w:rFonts w:asciiTheme="majorHAnsi" w:hAnsiTheme="majorHAnsi" w:cstheme="majorHAnsi"/>
          <w:szCs w:val="18"/>
          <w:u w:val="single"/>
        </w:rPr>
        <w:t>.</w:t>
      </w:r>
      <w:r w:rsidRPr="0048561D">
        <w:rPr>
          <w:rFonts w:asciiTheme="majorHAnsi" w:hAnsiTheme="majorHAnsi" w:cstheme="majorHAnsi"/>
          <w:sz w:val="16"/>
          <w:szCs w:val="18"/>
        </w:rPr>
        <w:t xml:space="preserve"> In particular, the rising discourse of “human security” links medical, military, and legal practices, since they are often employed to expand the imperial aims of the United States and other powerful nation-states (Fassin and Pandolfi 2010), </w:t>
      </w:r>
      <w:r w:rsidRPr="0048561D">
        <w:rPr>
          <w:rFonts w:asciiTheme="majorHAnsi" w:hAnsiTheme="majorHAnsi" w:cstheme="majorHAnsi"/>
          <w:b/>
          <w:szCs w:val="18"/>
          <w:highlight w:val="cyan"/>
          <w:u w:val="single"/>
        </w:rPr>
        <w:t xml:space="preserve">demanding that as cultural critics and activists we interrogate who this “human” is </w:t>
      </w:r>
      <w:r w:rsidRPr="0048561D">
        <w:rPr>
          <w:rFonts w:asciiTheme="majorHAnsi" w:hAnsiTheme="majorHAnsi" w:cstheme="majorHAnsi"/>
          <w:b/>
          <w:szCs w:val="18"/>
          <w:highlight w:val="cyan"/>
          <w:u w:val="single"/>
        </w:rPr>
        <w:lastRenderedPageBreak/>
        <w:t>imagined to be and whose “security” is being consolidated at the expense of those excluded from the category of “human.”</w:t>
      </w:r>
      <w:r w:rsidRPr="0048561D">
        <w:rPr>
          <w:rFonts w:asciiTheme="majorHAnsi" w:hAnsiTheme="majorHAnsi" w:cstheme="majorHAnsi"/>
          <w:szCs w:val="18"/>
          <w:u w:val="single"/>
        </w:rPr>
        <w:t xml:space="preserve"> Doing so requires historicizing, questioning, and perhaps unraveling the braided nature of medical, military, and legal technologies as they lend one another weight through their circulations. </w:t>
      </w:r>
    </w:p>
    <w:p w14:paraId="770E417B" w14:textId="77777777" w:rsidR="006B5E53" w:rsidRPr="0048561D" w:rsidRDefault="006B5E53" w:rsidP="006B5E53">
      <w:pPr>
        <w:pStyle w:val="NormalWeb"/>
        <w:rPr>
          <w:rFonts w:asciiTheme="majorHAnsi" w:hAnsiTheme="majorHAnsi" w:cstheme="majorHAnsi"/>
          <w:sz w:val="36"/>
          <w:u w:val="single"/>
        </w:rPr>
      </w:pPr>
    </w:p>
    <w:p w14:paraId="78F315EC" w14:textId="77777777" w:rsidR="006B5E53" w:rsidRDefault="006B5E53" w:rsidP="006B5E53">
      <w:pPr>
        <w:pStyle w:val="NormalWeb"/>
        <w:snapToGrid w:val="0"/>
        <w:contextualSpacing/>
        <w:rPr>
          <w:rFonts w:asciiTheme="majorHAnsi" w:hAnsiTheme="majorHAnsi" w:cstheme="majorHAnsi"/>
        </w:rPr>
      </w:pPr>
    </w:p>
    <w:p w14:paraId="209D03E2" w14:textId="77777777" w:rsidR="006B5E53" w:rsidRPr="00013EFB" w:rsidRDefault="006B5E53" w:rsidP="006B5E53">
      <w:pPr>
        <w:pStyle w:val="NormalWeb"/>
        <w:snapToGrid w:val="0"/>
        <w:contextualSpacing/>
        <w:rPr>
          <w:rFonts w:asciiTheme="majorHAnsi" w:hAnsiTheme="majorHAnsi" w:cstheme="majorHAnsi"/>
          <w:b/>
        </w:rPr>
      </w:pPr>
      <w:r w:rsidRPr="00013EFB">
        <w:rPr>
          <w:rFonts w:asciiTheme="majorHAnsi" w:hAnsiTheme="majorHAnsi" w:cstheme="majorHAnsi"/>
          <w:b/>
        </w:rPr>
        <w:t xml:space="preserve">US immigration practices allow for the management of migrant bodies. This circulation feeds into biopolitical and neoliberal systems which ultimately seek to eradicate the nonproductive/undesirable while simultaneously sparing some to further </w:t>
      </w:r>
      <w:proofErr w:type="gramStart"/>
      <w:r w:rsidRPr="00013EFB">
        <w:rPr>
          <w:rFonts w:asciiTheme="majorHAnsi" w:hAnsiTheme="majorHAnsi" w:cstheme="majorHAnsi"/>
          <w:b/>
        </w:rPr>
        <w:t>a  US</w:t>
      </w:r>
      <w:proofErr w:type="gramEnd"/>
      <w:r w:rsidRPr="00013EFB">
        <w:rPr>
          <w:rFonts w:asciiTheme="majorHAnsi" w:hAnsiTheme="majorHAnsi" w:cstheme="majorHAnsi"/>
          <w:b/>
        </w:rPr>
        <w:t xml:space="preserve"> salvationist narrative </w:t>
      </w:r>
    </w:p>
    <w:p w14:paraId="42AAC666" w14:textId="77777777" w:rsidR="006B5E53" w:rsidRPr="0048561D" w:rsidRDefault="006B5E53" w:rsidP="006B5E53">
      <w:pPr>
        <w:pStyle w:val="NormalWeb"/>
        <w:snapToGrid w:val="0"/>
        <w:contextualSpacing/>
        <w:rPr>
          <w:rFonts w:asciiTheme="majorHAnsi" w:hAnsiTheme="majorHAnsi" w:cstheme="majorHAnsi"/>
          <w:i/>
        </w:rPr>
      </w:pPr>
      <w:r w:rsidRPr="0048561D">
        <w:rPr>
          <w:rFonts w:asciiTheme="majorHAnsi" w:hAnsiTheme="majorHAnsi" w:cstheme="majorHAnsi"/>
          <w:b/>
        </w:rPr>
        <w:t>Hannabach ’13</w:t>
      </w:r>
      <w:r w:rsidRPr="0048561D">
        <w:rPr>
          <w:rFonts w:asciiTheme="majorHAnsi" w:hAnsiTheme="majorHAnsi" w:cstheme="majorHAnsi"/>
        </w:rPr>
        <w:t xml:space="preserve"> </w:t>
      </w:r>
      <w:r w:rsidRPr="0048561D">
        <w:rPr>
          <w:rFonts w:asciiTheme="majorHAnsi" w:hAnsiTheme="majorHAnsi" w:cstheme="majorHAnsi"/>
          <w:i/>
        </w:rPr>
        <w:t xml:space="preserve">(Cathy Hannabach, Assistant Professor in Women’s Studies and American Studies, Temple University, Technologies of Blood Asylum, Medicine, and Biopolitics) VS </w:t>
      </w:r>
    </w:p>
    <w:p w14:paraId="2C8A13F8" w14:textId="77777777" w:rsidR="006B5E53" w:rsidRPr="0048561D" w:rsidRDefault="006B5E53" w:rsidP="006B5E53">
      <w:pPr>
        <w:pStyle w:val="NormalWeb"/>
        <w:rPr>
          <w:rFonts w:asciiTheme="majorHAnsi" w:hAnsiTheme="majorHAnsi" w:cstheme="majorHAnsi"/>
          <w:b/>
          <w:sz w:val="16"/>
          <w:szCs w:val="18"/>
        </w:rPr>
      </w:pPr>
      <w:r w:rsidRPr="0048561D">
        <w:rPr>
          <w:rFonts w:asciiTheme="majorHAnsi" w:hAnsiTheme="majorHAnsi" w:cstheme="majorHAnsi"/>
          <w:sz w:val="16"/>
          <w:szCs w:val="20"/>
        </w:rPr>
        <w:t xml:space="preserve">Medico-Military Surveillance Technologies and the Making of US Empire </w:t>
      </w:r>
      <w:r w:rsidRPr="0048561D">
        <w:rPr>
          <w:rFonts w:asciiTheme="majorHAnsi" w:hAnsiTheme="majorHAnsi" w:cstheme="majorHAnsi"/>
          <w:sz w:val="16"/>
          <w:szCs w:val="18"/>
        </w:rPr>
        <w:t xml:space="preserve">To understand what happened to the Haitian refugees in the 1990s, we need to turn to the context that put them on a US military base and under medico-military surveillance to begin with. The turn of the twentieth century brought two intertwined global developments: the rise of US empire and a global, Euro-American-led disease surveillance network. Medical screening practices installed at threshold spaces (ports, islands) were intended as an “imperial defense” against contagious diseases that could threaten Western capitalism (Shah 2001: 179). </w:t>
      </w:r>
      <w:r w:rsidRPr="0048561D">
        <w:rPr>
          <w:rFonts w:asciiTheme="majorHAnsi" w:hAnsiTheme="majorHAnsi" w:cstheme="majorHAnsi"/>
          <w:b/>
          <w:szCs w:val="18"/>
          <w:highlight w:val="cyan"/>
          <w:u w:val="single"/>
        </w:rPr>
        <w:t>In the United States</w:t>
      </w:r>
      <w:r w:rsidRPr="0048561D">
        <w:rPr>
          <w:rFonts w:asciiTheme="majorHAnsi" w:hAnsiTheme="majorHAnsi" w:cstheme="majorHAnsi"/>
          <w:b/>
          <w:szCs w:val="18"/>
          <w:u w:val="single"/>
        </w:rPr>
        <w:t xml:space="preserve">, such </w:t>
      </w:r>
      <w:r w:rsidRPr="0048561D">
        <w:rPr>
          <w:rFonts w:asciiTheme="majorHAnsi" w:hAnsiTheme="majorHAnsi" w:cstheme="majorHAnsi"/>
          <w:b/>
          <w:szCs w:val="18"/>
          <w:highlight w:val="cyan"/>
          <w:u w:val="single"/>
        </w:rPr>
        <w:t>screening practices</w:t>
      </w:r>
      <w:r w:rsidRPr="0048561D">
        <w:rPr>
          <w:rFonts w:asciiTheme="majorHAnsi" w:hAnsiTheme="majorHAnsi" w:cstheme="majorHAnsi"/>
          <w:b/>
          <w:szCs w:val="18"/>
          <w:u w:val="single"/>
        </w:rPr>
        <w:t xml:space="preserve"> were consolidated </w:t>
      </w:r>
      <w:r w:rsidRPr="0048561D">
        <w:rPr>
          <w:rFonts w:asciiTheme="majorHAnsi" w:hAnsiTheme="majorHAnsi" w:cstheme="majorHAnsi"/>
          <w:b/>
          <w:szCs w:val="18"/>
          <w:highlight w:val="cyan"/>
          <w:u w:val="single"/>
        </w:rPr>
        <w:t>under Immigration Services</w:t>
      </w:r>
      <w:r w:rsidRPr="0048561D">
        <w:rPr>
          <w:rFonts w:asciiTheme="majorHAnsi" w:hAnsiTheme="majorHAnsi" w:cstheme="majorHAnsi"/>
          <w:b/>
          <w:szCs w:val="18"/>
          <w:u w:val="single"/>
        </w:rPr>
        <w:t xml:space="preserve">, which </w:t>
      </w:r>
      <w:r w:rsidRPr="0048561D">
        <w:rPr>
          <w:rFonts w:asciiTheme="majorHAnsi" w:hAnsiTheme="majorHAnsi" w:cstheme="majorHAnsi"/>
          <w:b/>
          <w:szCs w:val="18"/>
          <w:highlight w:val="cyan"/>
          <w:u w:val="single"/>
        </w:rPr>
        <w:t>used scientific management theories to police the circulation of bodies across national borders</w:t>
      </w:r>
      <w:r w:rsidRPr="0048561D">
        <w:rPr>
          <w:rFonts w:asciiTheme="majorHAnsi" w:hAnsiTheme="majorHAnsi" w:cstheme="majorHAnsi"/>
          <w:b/>
          <w:szCs w:val="18"/>
          <w:u w:val="single"/>
        </w:rPr>
        <w:t xml:space="preserve">. </w:t>
      </w:r>
      <w:r w:rsidRPr="0048561D">
        <w:rPr>
          <w:rFonts w:asciiTheme="majorHAnsi" w:hAnsiTheme="majorHAnsi" w:cstheme="majorHAnsi"/>
          <w:b/>
          <w:szCs w:val="18"/>
          <w:highlight w:val="cyan"/>
          <w:u w:val="single"/>
        </w:rPr>
        <w:t>Technologies of law</w:t>
      </w:r>
      <w:r w:rsidRPr="0048561D">
        <w:rPr>
          <w:rFonts w:asciiTheme="majorHAnsi" w:hAnsiTheme="majorHAnsi" w:cstheme="majorHAnsi"/>
          <w:b/>
          <w:szCs w:val="18"/>
          <w:u w:val="single"/>
        </w:rPr>
        <w:t xml:space="preserve"> and medicine </w:t>
      </w:r>
      <w:r w:rsidRPr="0048561D">
        <w:rPr>
          <w:rFonts w:asciiTheme="majorHAnsi" w:hAnsiTheme="majorHAnsi" w:cstheme="majorHAnsi"/>
          <w:b/>
          <w:szCs w:val="18"/>
          <w:highlight w:val="cyan"/>
          <w:u w:val="single"/>
        </w:rPr>
        <w:t>were interlaced in the desire to regulate which bodies cross which borders</w:t>
      </w:r>
      <w:r w:rsidRPr="0048561D">
        <w:rPr>
          <w:rFonts w:asciiTheme="majorHAnsi" w:hAnsiTheme="majorHAnsi" w:cstheme="majorHAnsi"/>
          <w:sz w:val="16"/>
          <w:szCs w:val="18"/>
          <w:highlight w:val="cyan"/>
        </w:rPr>
        <w:t>.</w:t>
      </w:r>
      <w:r w:rsidRPr="0048561D">
        <w:rPr>
          <w:rFonts w:asciiTheme="majorHAnsi" w:hAnsiTheme="majorHAnsi" w:cstheme="majorHAnsi"/>
          <w:sz w:val="16"/>
          <w:szCs w:val="18"/>
        </w:rPr>
        <w:t xml:space="preserve"> Although </w:t>
      </w:r>
      <w:r w:rsidRPr="0048561D">
        <w:rPr>
          <w:rFonts w:asciiTheme="majorHAnsi" w:hAnsiTheme="majorHAnsi" w:cstheme="majorHAnsi"/>
          <w:szCs w:val="18"/>
          <w:highlight w:val="cyan"/>
          <w:u w:val="single"/>
        </w:rPr>
        <w:t>European and US powers had selectively quarantined migrant bodies in the name of disease surveillance since the seventeenth century</w:t>
      </w:r>
      <w:r w:rsidRPr="0048561D">
        <w:rPr>
          <w:rFonts w:asciiTheme="majorHAnsi" w:hAnsiTheme="majorHAnsi" w:cstheme="majorHAnsi"/>
          <w:szCs w:val="18"/>
          <w:u w:val="single"/>
        </w:rPr>
        <w:t>,</w:t>
      </w:r>
      <w:r w:rsidRPr="0048561D">
        <w:rPr>
          <w:rFonts w:asciiTheme="majorHAnsi" w:hAnsiTheme="majorHAnsi" w:cstheme="majorHAnsi"/>
          <w:sz w:val="16"/>
          <w:szCs w:val="18"/>
        </w:rPr>
        <w:t xml:space="preserve"> the policy of quarantine shifted at the turn of the twentieth century to a policy of “fitness” screening, as Nayan Shah (2001: 186) demonstrates. Quarantine largely targeted ships (including the people and goods aboard), but </w:t>
      </w:r>
      <w:r w:rsidRPr="0048561D">
        <w:rPr>
          <w:rFonts w:asciiTheme="majorHAnsi" w:hAnsiTheme="majorHAnsi" w:cstheme="majorHAnsi"/>
          <w:szCs w:val="18"/>
          <w:u w:val="single"/>
        </w:rPr>
        <w:t>medical inspections targeted bodies, using new racial science and its claims about race, disease, and fitness</w:t>
      </w:r>
      <w:r w:rsidRPr="0048561D">
        <w:rPr>
          <w:rFonts w:asciiTheme="majorHAnsi" w:hAnsiTheme="majorHAnsi" w:cstheme="majorHAnsi"/>
          <w:sz w:val="16"/>
          <w:szCs w:val="18"/>
        </w:rPr>
        <w:t xml:space="preserve">. Amy Fairchild (2003) argues that the rise of the eugenic category of fitness and </w:t>
      </w:r>
      <w:r w:rsidRPr="0048561D">
        <w:rPr>
          <w:rFonts w:asciiTheme="majorHAnsi" w:hAnsiTheme="majorHAnsi" w:cstheme="majorHAnsi"/>
          <w:b/>
          <w:szCs w:val="18"/>
          <w:highlight w:val="cyan"/>
          <w:u w:val="single"/>
        </w:rPr>
        <w:t xml:space="preserve">the application of scientific management techniques to the immigration process </w:t>
      </w:r>
      <w:r w:rsidRPr="0048561D">
        <w:rPr>
          <w:rFonts w:asciiTheme="majorHAnsi" w:hAnsiTheme="majorHAnsi" w:cstheme="majorHAnsi"/>
          <w:b/>
          <w:szCs w:val="18"/>
          <w:u w:val="single"/>
        </w:rPr>
        <w:t xml:space="preserve">at Ellis Island and other processing sites </w:t>
      </w:r>
      <w:r w:rsidRPr="0048561D">
        <w:rPr>
          <w:rFonts w:asciiTheme="majorHAnsi" w:hAnsiTheme="majorHAnsi" w:cstheme="majorHAnsi"/>
          <w:b/>
          <w:szCs w:val="18"/>
          <w:highlight w:val="cyan"/>
          <w:u w:val="single"/>
        </w:rPr>
        <w:t>marks a specifically productive technology that</w:t>
      </w:r>
      <w:r w:rsidRPr="0048561D">
        <w:rPr>
          <w:rFonts w:asciiTheme="majorHAnsi" w:hAnsiTheme="majorHAnsi" w:cstheme="majorHAnsi"/>
          <w:b/>
          <w:szCs w:val="18"/>
          <w:u w:val="single"/>
        </w:rPr>
        <w:t xml:space="preserve"> not only </w:t>
      </w:r>
      <w:r w:rsidRPr="0048561D">
        <w:rPr>
          <w:rFonts w:asciiTheme="majorHAnsi" w:hAnsiTheme="majorHAnsi" w:cstheme="majorHAnsi"/>
          <w:b/>
          <w:szCs w:val="18"/>
          <w:highlight w:val="cyan"/>
          <w:u w:val="single"/>
        </w:rPr>
        <w:t>sought to parse “desirable” laborers from “undesirable” ones</w:t>
      </w:r>
      <w:r w:rsidRPr="0048561D">
        <w:rPr>
          <w:rFonts w:asciiTheme="majorHAnsi" w:hAnsiTheme="majorHAnsi" w:cstheme="majorHAnsi"/>
          <w:b/>
          <w:szCs w:val="18"/>
          <w:u w:val="single"/>
        </w:rPr>
        <w:t xml:space="preserve"> but </w:t>
      </w:r>
      <w:r w:rsidRPr="0048561D">
        <w:rPr>
          <w:rFonts w:asciiTheme="majorHAnsi" w:hAnsiTheme="majorHAnsi" w:cstheme="majorHAnsi"/>
          <w:b/>
          <w:szCs w:val="18"/>
          <w:highlight w:val="cyan"/>
          <w:u w:val="single"/>
        </w:rPr>
        <w:t>also sought to educate migrants in the ways of capitalist labor, preparing them for the factory floor</w:t>
      </w:r>
      <w:r w:rsidRPr="0048561D">
        <w:rPr>
          <w:rFonts w:asciiTheme="majorHAnsi" w:hAnsiTheme="majorHAnsi" w:cstheme="majorHAnsi"/>
          <w:b/>
          <w:szCs w:val="18"/>
          <w:u w:val="single"/>
        </w:rPr>
        <w:t>.</w:t>
      </w:r>
      <w:r w:rsidRPr="0048561D">
        <w:rPr>
          <w:rFonts w:asciiTheme="majorHAnsi" w:hAnsiTheme="majorHAnsi" w:cstheme="majorHAnsi"/>
          <w:sz w:val="16"/>
          <w:szCs w:val="18"/>
        </w:rPr>
        <w:t xml:space="preserve"> “Fitness,” then, measured not only migrant bodies and disease but also the potential contribution a body could make to the US nation-state and the labor force imagined </w:t>
      </w:r>
      <w:proofErr w:type="gramStart"/>
      <w:r w:rsidRPr="0048561D">
        <w:rPr>
          <w:rFonts w:asciiTheme="majorHAnsi" w:hAnsiTheme="majorHAnsi" w:cstheme="majorHAnsi"/>
          <w:sz w:val="16"/>
          <w:szCs w:val="18"/>
        </w:rPr>
        <w:t>to represent</w:t>
      </w:r>
      <w:proofErr w:type="gramEnd"/>
      <w:r w:rsidRPr="0048561D">
        <w:rPr>
          <w:rFonts w:asciiTheme="majorHAnsi" w:hAnsiTheme="majorHAnsi" w:cstheme="majorHAnsi"/>
          <w:sz w:val="16"/>
          <w:szCs w:val="18"/>
        </w:rPr>
        <w:t xml:space="preserve"> it. </w:t>
      </w:r>
      <w:r w:rsidRPr="0048561D">
        <w:rPr>
          <w:rFonts w:asciiTheme="majorHAnsi" w:hAnsiTheme="majorHAnsi" w:cstheme="majorHAnsi"/>
          <w:szCs w:val="18"/>
          <w:highlight w:val="cyan"/>
          <w:u w:val="single"/>
        </w:rPr>
        <w:t>This</w:t>
      </w:r>
      <w:r w:rsidRPr="0048561D">
        <w:rPr>
          <w:rFonts w:asciiTheme="majorHAnsi" w:hAnsiTheme="majorHAnsi" w:cstheme="majorHAnsi"/>
          <w:szCs w:val="18"/>
          <w:u w:val="single"/>
        </w:rPr>
        <w:t xml:space="preserve"> shift</w:t>
      </w:r>
      <w:r w:rsidRPr="0048561D">
        <w:rPr>
          <w:rFonts w:asciiTheme="majorHAnsi" w:hAnsiTheme="majorHAnsi" w:cstheme="majorHAnsi"/>
          <w:sz w:val="16"/>
          <w:szCs w:val="18"/>
        </w:rPr>
        <w:t xml:space="preserve"> from quarantine to fitness screening </w:t>
      </w:r>
      <w:r w:rsidRPr="0048561D">
        <w:rPr>
          <w:rFonts w:asciiTheme="majorHAnsi" w:hAnsiTheme="majorHAnsi" w:cstheme="majorHAnsi"/>
          <w:szCs w:val="18"/>
          <w:highlight w:val="cyan"/>
          <w:u w:val="single"/>
        </w:rPr>
        <w:t>exemplifies a larger transition from</w:t>
      </w:r>
      <w:r w:rsidRPr="0048561D">
        <w:rPr>
          <w:rFonts w:asciiTheme="majorHAnsi" w:hAnsiTheme="majorHAnsi" w:cstheme="majorHAnsi"/>
          <w:szCs w:val="18"/>
          <w:u w:val="single"/>
        </w:rPr>
        <w:t xml:space="preserve"> the nineteenth-century </w:t>
      </w:r>
      <w:r w:rsidRPr="0048561D">
        <w:rPr>
          <w:rFonts w:asciiTheme="majorHAnsi" w:hAnsiTheme="majorHAnsi" w:cstheme="majorHAnsi"/>
          <w:szCs w:val="18"/>
          <w:highlight w:val="cyan"/>
          <w:u w:val="single"/>
        </w:rPr>
        <w:t>desire to contain and eradicate bodily difference to</w:t>
      </w:r>
      <w:r w:rsidRPr="0048561D">
        <w:rPr>
          <w:rFonts w:asciiTheme="majorHAnsi" w:hAnsiTheme="majorHAnsi" w:cstheme="majorHAnsi"/>
          <w:szCs w:val="18"/>
          <w:u w:val="single"/>
        </w:rPr>
        <w:t xml:space="preserve"> a twentieth-century desire to </w:t>
      </w:r>
      <w:r w:rsidRPr="0048561D">
        <w:rPr>
          <w:rFonts w:asciiTheme="majorHAnsi" w:hAnsiTheme="majorHAnsi" w:cstheme="majorHAnsi"/>
          <w:szCs w:val="18"/>
          <w:highlight w:val="cyan"/>
          <w:u w:val="single"/>
        </w:rPr>
        <w:t>selectively incorporate and diffuse difference through biopolitical technologies of life and health</w:t>
      </w:r>
      <w:r w:rsidRPr="0048561D">
        <w:rPr>
          <w:rFonts w:asciiTheme="majorHAnsi" w:hAnsiTheme="majorHAnsi" w:cstheme="majorHAnsi"/>
          <w:szCs w:val="18"/>
          <w:u w:val="single"/>
        </w:rPr>
        <w:t xml:space="preserve">—a project that would undergo another large transition at the end of the twentieth century with the rise of neoliberalism and remaking of US empire. </w:t>
      </w:r>
      <w:proofErr w:type="gramStart"/>
      <w:r w:rsidRPr="0048561D">
        <w:rPr>
          <w:rFonts w:asciiTheme="majorHAnsi" w:hAnsiTheme="majorHAnsi" w:cstheme="majorHAnsi"/>
          <w:szCs w:val="18"/>
          <w:u w:val="single"/>
        </w:rPr>
        <w:t>Thus</w:t>
      </w:r>
      <w:proofErr w:type="gramEnd"/>
      <w:r w:rsidRPr="0048561D">
        <w:rPr>
          <w:rFonts w:asciiTheme="majorHAnsi" w:hAnsiTheme="majorHAnsi" w:cstheme="majorHAnsi"/>
          <w:szCs w:val="18"/>
          <w:u w:val="single"/>
        </w:rPr>
        <w:t xml:space="preserve"> the beginning and end of the twentieth century bookend a period in which </w:t>
      </w:r>
      <w:r w:rsidRPr="0048561D">
        <w:rPr>
          <w:rFonts w:asciiTheme="majorHAnsi" w:hAnsiTheme="majorHAnsi" w:cstheme="majorHAnsi"/>
          <w:szCs w:val="18"/>
          <w:highlight w:val="cyan"/>
          <w:u w:val="single"/>
        </w:rPr>
        <w:t>national borders were produced and regulated through eugenicist anxieties and medical practices.</w:t>
      </w:r>
      <w:r w:rsidRPr="0048561D">
        <w:rPr>
          <w:rFonts w:asciiTheme="majorHAnsi" w:hAnsiTheme="majorHAnsi" w:cstheme="majorHAnsi"/>
          <w:sz w:val="16"/>
          <w:szCs w:val="18"/>
          <w:highlight w:val="cyan"/>
        </w:rPr>
        <w:t xml:space="preserve"> </w:t>
      </w:r>
      <w:r w:rsidRPr="0048561D">
        <w:rPr>
          <w:rFonts w:asciiTheme="majorHAnsi" w:hAnsiTheme="majorHAnsi" w:cstheme="majorHAnsi"/>
          <w:szCs w:val="18"/>
          <w:highlight w:val="cyan"/>
          <w:u w:val="single"/>
        </w:rPr>
        <w:t>The intertwined legal and medical technologies of immigration law, colonial conquest, and health surveillance were a key technique for constructing those very national borders in an era of massive imperial expansion</w:t>
      </w:r>
      <w:r w:rsidRPr="0048561D">
        <w:rPr>
          <w:rFonts w:asciiTheme="majorHAnsi" w:hAnsiTheme="majorHAnsi" w:cstheme="majorHAnsi"/>
          <w:szCs w:val="18"/>
          <w:u w:val="single"/>
        </w:rPr>
        <w:t>.</w:t>
      </w:r>
      <w:r w:rsidRPr="0048561D">
        <w:rPr>
          <w:rFonts w:asciiTheme="majorHAnsi" w:hAnsiTheme="majorHAnsi" w:cstheme="majorHAnsi"/>
          <w:sz w:val="16"/>
          <w:szCs w:val="18"/>
        </w:rPr>
        <w:t xml:space="preserve"> In the early twentieth century, blood screening of migrants became mandatory at several immigration processing sites, selectively targeting groups of migrants and reflecting shifting ideologies of race, class, gender, and sexuality. Epidemiological concerns were </w:t>
      </w:r>
      <w:r w:rsidRPr="0048561D">
        <w:rPr>
          <w:rFonts w:asciiTheme="majorHAnsi" w:hAnsiTheme="majorHAnsi" w:cstheme="majorHAnsi"/>
          <w:sz w:val="16"/>
          <w:szCs w:val="18"/>
        </w:rPr>
        <w:lastRenderedPageBreak/>
        <w:t>yoked to eugenicist discourses of “blood” as defining a “national stock,” and, as a result, particular kinds of bodies (mostly African American, Asian, and Latino bodies) were considered potential health threats to the American nation through their supposedly infected blood (Shah 2001: 197–99). Mandatory screening was understood to be able to detect hidden disease lurking in this blood, rendering it visible and knowable as a selective basis of exclusion. The close of the twentieth century saw analogous medical, legal, and military transformations in the ways migrant bodies were treated, and this context heavily informs the blood testing of Haitian refugees. Beginning in 1987, HIV-positive travelers were barred from entering the United States.</w:t>
      </w:r>
      <w:r w:rsidRPr="0048561D">
        <w:rPr>
          <w:rFonts w:asciiTheme="majorHAnsi" w:hAnsiTheme="majorHAnsi" w:cstheme="majorHAnsi"/>
          <w:position w:val="8"/>
          <w:sz w:val="16"/>
          <w:szCs w:val="16"/>
        </w:rPr>
        <w:t xml:space="preserve">1 </w:t>
      </w:r>
      <w:r w:rsidRPr="0048561D">
        <w:rPr>
          <w:rFonts w:asciiTheme="majorHAnsi" w:hAnsiTheme="majorHAnsi" w:cstheme="majorHAnsi"/>
          <w:sz w:val="16"/>
          <w:szCs w:val="18"/>
        </w:rPr>
        <w:t xml:space="preserve">The entry bar was implemented irregularly, however, as only certain groups of travelers were routinely tested. For example, mandatory HIV screening by an Immigration and Naturalization Service–approved physician was required of permanent visa applicants but not other travelers (tourists, researchers, etc.) (Luibhe ́id 2002: 26–27). Asylum applicants—those petitioning for permission to stay in the country due to persecution in their country of origin—were not uniformly tested. The mandatory testing of Haitian refugees at the GBNB is thus both selective and unusual. The entry bar has been recently lifted due to extensive queer, HIV, and immigrant rights activism, and the treatment of the Haitian asylum seekers in the 1990s was a key case used by activists to get the entry bar lifted (Ordover 2012). </w:t>
      </w:r>
      <w:r w:rsidRPr="0048561D">
        <w:rPr>
          <w:rFonts w:asciiTheme="majorHAnsi" w:hAnsiTheme="majorHAnsi" w:cstheme="majorHAnsi"/>
          <w:b/>
          <w:szCs w:val="18"/>
          <w:highlight w:val="cyan"/>
          <w:u w:val="single"/>
        </w:rPr>
        <w:t xml:space="preserve">Legal policy on blood—specifically as it shapes juridical constructions of citizenship and asylum— can be understood as a type of technology, which produces an image of the US population (reflecting particular norms) and an image of those bodies imagined </w:t>
      </w:r>
      <w:proofErr w:type="gramStart"/>
      <w:r w:rsidRPr="0048561D">
        <w:rPr>
          <w:rFonts w:asciiTheme="majorHAnsi" w:hAnsiTheme="majorHAnsi" w:cstheme="majorHAnsi"/>
          <w:b/>
          <w:szCs w:val="18"/>
          <w:highlight w:val="cyan"/>
          <w:u w:val="single"/>
        </w:rPr>
        <w:t>to threaten</w:t>
      </w:r>
      <w:proofErr w:type="gramEnd"/>
      <w:r w:rsidRPr="0048561D">
        <w:rPr>
          <w:rFonts w:asciiTheme="majorHAnsi" w:hAnsiTheme="majorHAnsi" w:cstheme="majorHAnsi"/>
          <w:b/>
          <w:szCs w:val="18"/>
          <w:highlight w:val="cyan"/>
          <w:u w:val="single"/>
        </w:rPr>
        <w:t xml:space="preserve"> it from both inside and outside</w:t>
      </w:r>
      <w:r w:rsidRPr="0048561D">
        <w:rPr>
          <w:rFonts w:asciiTheme="majorHAnsi" w:hAnsiTheme="majorHAnsi" w:cstheme="majorHAnsi"/>
          <w:b/>
          <w:szCs w:val="18"/>
          <w:u w:val="single"/>
        </w:rPr>
        <w:t>.</w:t>
      </w:r>
      <w:r w:rsidRPr="0048561D">
        <w:rPr>
          <w:rFonts w:asciiTheme="majorHAnsi" w:hAnsiTheme="majorHAnsi" w:cstheme="majorHAnsi"/>
          <w:sz w:val="16"/>
          <w:szCs w:val="18"/>
        </w:rPr>
        <w:t xml:space="preserve"> The HIV bar selectively targeted migrant populations, producing an image of the HIV-positive body as coming from elsewhere and threatening the (presumed) HIV-negative US body politic. As the entry bar was part of immigration and citizenship policy, it linked national belonging to health and dis/ability status.</w:t>
      </w:r>
      <w:r w:rsidRPr="0048561D">
        <w:rPr>
          <w:rFonts w:asciiTheme="majorHAnsi" w:hAnsiTheme="majorHAnsi" w:cstheme="majorHAnsi"/>
          <w:position w:val="8"/>
          <w:sz w:val="16"/>
          <w:szCs w:val="16"/>
        </w:rPr>
        <w:t xml:space="preserve">2 </w:t>
      </w:r>
      <w:r w:rsidRPr="0048561D">
        <w:rPr>
          <w:rFonts w:asciiTheme="majorHAnsi" w:hAnsiTheme="majorHAnsi" w:cstheme="majorHAnsi"/>
          <w:szCs w:val="18"/>
          <w:highlight w:val="cyan"/>
          <w:u w:val="single"/>
        </w:rPr>
        <w:t>Blood’s regulation in and by the US nation-state employs selective incorporation and selective quarantine logics</w:t>
      </w:r>
      <w:r w:rsidRPr="0048561D">
        <w:rPr>
          <w:rFonts w:asciiTheme="majorHAnsi" w:hAnsiTheme="majorHAnsi" w:cstheme="majorHAnsi"/>
          <w:szCs w:val="18"/>
          <w:u w:val="single"/>
        </w:rPr>
        <w:t>, both of which are made apparent in the treatment of the Haitian refugees</w:t>
      </w:r>
      <w:r w:rsidRPr="0048561D">
        <w:rPr>
          <w:rFonts w:asciiTheme="majorHAnsi" w:hAnsiTheme="majorHAnsi" w:cstheme="majorHAnsi"/>
          <w:sz w:val="16"/>
          <w:szCs w:val="18"/>
        </w:rPr>
        <w:t xml:space="preserve">. </w:t>
      </w:r>
      <w:r w:rsidRPr="0048561D">
        <w:rPr>
          <w:rFonts w:asciiTheme="majorHAnsi" w:hAnsiTheme="majorHAnsi" w:cstheme="majorHAnsi"/>
          <w:szCs w:val="18"/>
          <w:u w:val="single"/>
        </w:rPr>
        <w:t xml:space="preserve">The asylum process is a selective incorporation legal technology— </w:t>
      </w:r>
      <w:r w:rsidRPr="0048561D">
        <w:rPr>
          <w:rFonts w:asciiTheme="majorHAnsi" w:hAnsiTheme="majorHAnsi" w:cstheme="majorHAnsi"/>
          <w:szCs w:val="18"/>
          <w:highlight w:val="cyan"/>
          <w:u w:val="single"/>
        </w:rPr>
        <w:t>bodies are screened for their willingness to perform narratives of American salvation, where the United States is represented as a land of tolerance and freedom able to “save” worthy asylees from “barbaric” violence in their countries of origin</w:t>
      </w:r>
      <w:r w:rsidRPr="0048561D">
        <w:rPr>
          <w:rFonts w:asciiTheme="majorHAnsi" w:hAnsiTheme="majorHAnsi" w:cstheme="majorHAnsi"/>
          <w:sz w:val="16"/>
          <w:szCs w:val="18"/>
        </w:rPr>
        <w:t xml:space="preserve">. </w:t>
      </w:r>
      <w:r w:rsidRPr="0048561D">
        <w:rPr>
          <w:rFonts w:asciiTheme="majorHAnsi" w:hAnsiTheme="majorHAnsi" w:cstheme="majorHAnsi"/>
          <w:szCs w:val="18"/>
          <w:u w:val="single"/>
        </w:rPr>
        <w:t>The law itself produces this narrative, and in order to be granted asylum, applicants must reproduce it alongside recognized performances of affect and sincerity</w:t>
      </w:r>
      <w:r w:rsidRPr="0048561D">
        <w:rPr>
          <w:rFonts w:asciiTheme="majorHAnsi" w:hAnsiTheme="majorHAnsi" w:cstheme="majorHAnsi"/>
          <w:sz w:val="16"/>
          <w:szCs w:val="18"/>
        </w:rPr>
        <w:t xml:space="preserve">. Conversely though, the asylum screening process is also thoroughly structured by a quarantine and incarceration logic that has determined the ways that different kinds of asylum seekers are treated. Asylum law posits and then purports to discover the “fraudulent” or “diseased” asylum seeker, legitimating both the asylum process itself and the law’s authority to define health, violence, and freedom. For the Haitians incarcerated at the Guanta ́ namo base in the 1990s, the line between desired asylee and excludable agent of infection was determined through blood—more specifically, through the collection, manipulation, and interpretation of blood. Further, as blood screening was used to incarcerate and quarantine Haitian refugees, it also functioned as a technology of criminalization. </w:t>
      </w:r>
      <w:r w:rsidRPr="0048561D">
        <w:rPr>
          <w:rFonts w:asciiTheme="majorHAnsi" w:hAnsiTheme="majorHAnsi" w:cstheme="majorHAnsi"/>
          <w:szCs w:val="18"/>
          <w:u w:val="single"/>
        </w:rPr>
        <w:t>Blood screening determined whether one would be considered a worthy victim of political persecution, and thus an asylee who could enter the United States, or a diseased and threatening alien who would be incarcerated at Camp Bulkeley.</w:t>
      </w:r>
    </w:p>
    <w:p w14:paraId="3567E661" w14:textId="25637A2F" w:rsidR="006B5E53" w:rsidRPr="0048561D" w:rsidRDefault="006B5E53" w:rsidP="006B5E53">
      <w:pPr>
        <w:pStyle w:val="NormalWeb"/>
        <w:rPr>
          <w:rFonts w:asciiTheme="majorHAnsi" w:hAnsiTheme="majorHAnsi" w:cstheme="majorHAnsi"/>
          <w:szCs w:val="18"/>
        </w:rPr>
      </w:pPr>
    </w:p>
    <w:p w14:paraId="6DFDF652" w14:textId="77777777" w:rsidR="006B5E53" w:rsidRPr="0048561D" w:rsidRDefault="006B5E53" w:rsidP="006B5E53">
      <w:pPr>
        <w:pStyle w:val="NormalWeb"/>
        <w:rPr>
          <w:rFonts w:asciiTheme="majorHAnsi" w:hAnsiTheme="majorHAnsi" w:cstheme="majorHAnsi"/>
          <w:szCs w:val="18"/>
        </w:rPr>
      </w:pPr>
    </w:p>
    <w:p w14:paraId="42DF94E3" w14:textId="77777777" w:rsidR="006B5E53" w:rsidRPr="0048561D" w:rsidRDefault="006B5E53" w:rsidP="006B5E53">
      <w:pPr>
        <w:pStyle w:val="NormalWeb"/>
        <w:rPr>
          <w:rFonts w:asciiTheme="majorHAnsi" w:hAnsiTheme="majorHAnsi" w:cstheme="majorHAnsi"/>
          <w:szCs w:val="18"/>
        </w:rPr>
      </w:pPr>
    </w:p>
    <w:p w14:paraId="165F8DED" w14:textId="77777777" w:rsidR="006B5E53" w:rsidRPr="00013EFB" w:rsidRDefault="006B5E53" w:rsidP="006B5E53">
      <w:pPr>
        <w:pStyle w:val="NormalWeb"/>
        <w:snapToGrid w:val="0"/>
        <w:contextualSpacing/>
        <w:rPr>
          <w:rFonts w:asciiTheme="majorHAnsi" w:hAnsiTheme="majorHAnsi" w:cstheme="majorHAnsi"/>
          <w:b/>
        </w:rPr>
      </w:pPr>
      <w:r w:rsidRPr="00013EFB">
        <w:rPr>
          <w:rFonts w:asciiTheme="majorHAnsi" w:hAnsiTheme="majorHAnsi" w:cstheme="majorHAnsi"/>
          <w:b/>
        </w:rPr>
        <w:t xml:space="preserve">US immigration </w:t>
      </w:r>
      <w:r>
        <w:rPr>
          <w:rFonts w:asciiTheme="majorHAnsi" w:hAnsiTheme="majorHAnsi" w:cstheme="majorHAnsi"/>
          <w:b/>
        </w:rPr>
        <w:t xml:space="preserve">laws are tools of the sovereign state which aid in the control of immigrant circulation </w:t>
      </w:r>
    </w:p>
    <w:p w14:paraId="6AD47F2F" w14:textId="77777777" w:rsidR="006B5E53" w:rsidRPr="0048561D" w:rsidRDefault="006B5E53" w:rsidP="006B5E53">
      <w:pPr>
        <w:pStyle w:val="NormalWeb"/>
        <w:snapToGrid w:val="0"/>
        <w:contextualSpacing/>
        <w:rPr>
          <w:rFonts w:asciiTheme="majorHAnsi" w:hAnsiTheme="majorHAnsi" w:cstheme="majorHAnsi"/>
          <w:i/>
        </w:rPr>
      </w:pPr>
      <w:r w:rsidRPr="0048561D">
        <w:rPr>
          <w:rFonts w:asciiTheme="majorHAnsi" w:hAnsiTheme="majorHAnsi" w:cstheme="majorHAnsi"/>
          <w:b/>
        </w:rPr>
        <w:t>Hannabach ’13</w:t>
      </w:r>
      <w:r w:rsidRPr="0048561D">
        <w:rPr>
          <w:rFonts w:asciiTheme="majorHAnsi" w:hAnsiTheme="majorHAnsi" w:cstheme="majorHAnsi"/>
        </w:rPr>
        <w:t xml:space="preserve"> </w:t>
      </w:r>
      <w:r w:rsidRPr="0048561D">
        <w:rPr>
          <w:rFonts w:asciiTheme="majorHAnsi" w:hAnsiTheme="majorHAnsi" w:cstheme="majorHAnsi"/>
          <w:i/>
        </w:rPr>
        <w:t xml:space="preserve">(Cathy Hannabach, Assistant Professor in Women’s Studies and American Studies, Temple University, Technologies of Blood Asylum, Medicine, and Biopolitics) VS </w:t>
      </w:r>
    </w:p>
    <w:p w14:paraId="3515D1F2" w14:textId="6CB24D7B" w:rsidR="006B5E53" w:rsidRPr="006B5E53" w:rsidRDefault="006B5E53" w:rsidP="006B5E53">
      <w:pPr>
        <w:pStyle w:val="NormalWeb"/>
        <w:rPr>
          <w:rFonts w:asciiTheme="majorHAnsi" w:hAnsiTheme="majorHAnsi" w:cstheme="majorHAnsi"/>
          <w:sz w:val="16"/>
          <w:szCs w:val="22"/>
        </w:rPr>
      </w:pPr>
      <w:r w:rsidRPr="001E736D">
        <w:rPr>
          <w:rFonts w:asciiTheme="majorHAnsi" w:hAnsiTheme="majorHAnsi" w:cstheme="majorHAnsi"/>
          <w:sz w:val="16"/>
          <w:szCs w:val="22"/>
        </w:rPr>
        <w:t xml:space="preserve">In Society Must Be Defended, </w:t>
      </w:r>
      <w:r w:rsidRPr="0048561D">
        <w:rPr>
          <w:rFonts w:asciiTheme="majorHAnsi" w:hAnsiTheme="majorHAnsi" w:cstheme="majorHAnsi"/>
          <w:sz w:val="22"/>
          <w:szCs w:val="22"/>
          <w:u w:val="single"/>
        </w:rPr>
        <w:t xml:space="preserve">Michel Foucault articulates sovereignty as </w:t>
      </w:r>
      <w:r w:rsidRPr="0078100E">
        <w:rPr>
          <w:rFonts w:asciiTheme="majorHAnsi" w:hAnsiTheme="majorHAnsi" w:cstheme="majorHAnsi"/>
          <w:sz w:val="22"/>
          <w:szCs w:val="22"/>
          <w:highlight w:val="cyan"/>
          <w:u w:val="single"/>
        </w:rPr>
        <w:t>the absolute right of a sovereign</w:t>
      </w:r>
      <w:r w:rsidRPr="001E736D">
        <w:rPr>
          <w:rFonts w:asciiTheme="majorHAnsi" w:hAnsiTheme="majorHAnsi" w:cstheme="majorHAnsi"/>
          <w:sz w:val="16"/>
          <w:szCs w:val="22"/>
        </w:rPr>
        <w:t>—a political leader—</w:t>
      </w:r>
      <w:r w:rsidRPr="0078100E">
        <w:rPr>
          <w:rFonts w:asciiTheme="majorHAnsi" w:hAnsiTheme="majorHAnsi" w:cstheme="majorHAnsi"/>
          <w:sz w:val="22"/>
          <w:szCs w:val="22"/>
          <w:highlight w:val="cyan"/>
          <w:u w:val="single"/>
        </w:rPr>
        <w:t>to determine who will live and who will die</w:t>
      </w:r>
      <w:r w:rsidRPr="0048561D">
        <w:rPr>
          <w:rFonts w:asciiTheme="majorHAnsi" w:hAnsiTheme="majorHAnsi" w:cstheme="majorHAnsi"/>
          <w:sz w:val="22"/>
          <w:szCs w:val="22"/>
          <w:u w:val="single"/>
        </w:rPr>
        <w:t xml:space="preserve"> </w:t>
      </w:r>
      <w:r w:rsidRPr="001E736D">
        <w:rPr>
          <w:rFonts w:asciiTheme="majorHAnsi" w:hAnsiTheme="majorHAnsi" w:cstheme="majorHAnsi"/>
          <w:sz w:val="16"/>
          <w:szCs w:val="22"/>
        </w:rPr>
        <w:t xml:space="preserve">and specifically the right to kill with impunity: “It is at the moment when the sovereign can kill that he exercises his right over life. It is essentially the right of the sword” </w:t>
      </w:r>
      <w:r w:rsidRPr="001E736D">
        <w:rPr>
          <w:rFonts w:asciiTheme="majorHAnsi" w:hAnsiTheme="majorHAnsi" w:cstheme="majorHAnsi"/>
          <w:sz w:val="16"/>
          <w:szCs w:val="22"/>
        </w:rPr>
        <w:lastRenderedPageBreak/>
        <w:t>(1976: 240). Although Foucault differentiates the technology of sovereign power (the right to kill or let live) from the technology of biopower (the right to make live or let die), Achille Mbembe points out that the colonial condition prohibits an easy separation of these two technologies of power, as in the colonies sovereign power dovetails with biopower.</w:t>
      </w:r>
      <w:r w:rsidRPr="001E736D">
        <w:rPr>
          <w:rFonts w:asciiTheme="majorHAnsi" w:hAnsiTheme="majorHAnsi" w:cstheme="majorHAnsi"/>
          <w:position w:val="8"/>
          <w:sz w:val="16"/>
          <w:szCs w:val="22"/>
        </w:rPr>
        <w:t xml:space="preserve">4 </w:t>
      </w:r>
      <w:r w:rsidRPr="001E736D">
        <w:rPr>
          <w:rFonts w:asciiTheme="majorHAnsi" w:hAnsiTheme="majorHAnsi" w:cstheme="majorHAnsi"/>
          <w:sz w:val="16"/>
          <w:szCs w:val="22"/>
        </w:rPr>
        <w:t xml:space="preserve">Mbembe demonstrates that </w:t>
      </w:r>
      <w:r w:rsidRPr="0078100E">
        <w:rPr>
          <w:rFonts w:asciiTheme="majorHAnsi" w:hAnsiTheme="majorHAnsi" w:cstheme="majorHAnsi"/>
          <w:sz w:val="22"/>
          <w:szCs w:val="22"/>
          <w:highlight w:val="cyan"/>
          <w:u w:val="single"/>
        </w:rPr>
        <w:t>the production and control of space is central to the role of sovereignty</w:t>
      </w:r>
      <w:r w:rsidRPr="0048561D">
        <w:rPr>
          <w:rFonts w:asciiTheme="majorHAnsi" w:hAnsiTheme="majorHAnsi" w:cstheme="majorHAnsi"/>
          <w:sz w:val="22"/>
          <w:szCs w:val="22"/>
          <w:u w:val="single"/>
        </w:rPr>
        <w:t xml:space="preserve"> in the project of empire, as “space was therefore the raw material of sovereignty and the violence it carried with it. Sovereignty meant occupation, and occupation meant relegating the colonized into a third zone between subjecthood and objecthood” </w:t>
      </w:r>
      <w:r w:rsidRPr="001E736D">
        <w:rPr>
          <w:rFonts w:asciiTheme="majorHAnsi" w:hAnsiTheme="majorHAnsi" w:cstheme="majorHAnsi"/>
          <w:sz w:val="16"/>
          <w:szCs w:val="22"/>
        </w:rPr>
        <w:t xml:space="preserve">(2003: 26). Colonial law and its legacies (including </w:t>
      </w:r>
      <w:r w:rsidRPr="0078100E">
        <w:rPr>
          <w:rFonts w:asciiTheme="majorHAnsi" w:hAnsiTheme="majorHAnsi" w:cstheme="majorHAnsi"/>
          <w:b/>
          <w:sz w:val="22"/>
          <w:szCs w:val="22"/>
          <w:highlight w:val="cyan"/>
          <w:u w:val="single"/>
        </w:rPr>
        <w:t>US immigration</w:t>
      </w:r>
      <w:r w:rsidRPr="001E736D">
        <w:rPr>
          <w:rFonts w:asciiTheme="majorHAnsi" w:hAnsiTheme="majorHAnsi" w:cstheme="majorHAnsi"/>
          <w:sz w:val="16"/>
          <w:szCs w:val="22"/>
        </w:rPr>
        <w:t xml:space="preserve"> and asylum </w:t>
      </w:r>
      <w:r w:rsidRPr="0078100E">
        <w:rPr>
          <w:rFonts w:asciiTheme="majorHAnsi" w:hAnsiTheme="majorHAnsi" w:cstheme="majorHAnsi"/>
          <w:b/>
          <w:sz w:val="22"/>
          <w:szCs w:val="22"/>
          <w:highlight w:val="cyan"/>
          <w:u w:val="single"/>
        </w:rPr>
        <w:t>law</w:t>
      </w:r>
      <w:r w:rsidRPr="001E736D">
        <w:rPr>
          <w:rFonts w:asciiTheme="majorHAnsi" w:hAnsiTheme="majorHAnsi" w:cstheme="majorHAnsi"/>
          <w:sz w:val="16"/>
          <w:szCs w:val="22"/>
        </w:rPr>
        <w:t xml:space="preserve">) produce space as demarcated and controllable and </w:t>
      </w:r>
      <w:r w:rsidRPr="0078100E">
        <w:rPr>
          <w:rFonts w:asciiTheme="majorHAnsi" w:hAnsiTheme="majorHAnsi" w:cstheme="majorHAnsi"/>
          <w:b/>
          <w:sz w:val="22"/>
          <w:szCs w:val="22"/>
          <w:highlight w:val="cyan"/>
          <w:u w:val="single"/>
        </w:rPr>
        <w:t>produce knowledge about particular populations in the</w:t>
      </w:r>
      <w:r w:rsidRPr="0078100E">
        <w:rPr>
          <w:rFonts w:asciiTheme="majorHAnsi" w:hAnsiTheme="majorHAnsi" w:cstheme="majorHAnsi"/>
          <w:sz w:val="22"/>
          <w:szCs w:val="22"/>
          <w:highlight w:val="cyan"/>
          <w:u w:val="single"/>
        </w:rPr>
        <w:t xml:space="preserve"> </w:t>
      </w:r>
      <w:r w:rsidRPr="0078100E">
        <w:rPr>
          <w:rFonts w:asciiTheme="majorHAnsi" w:hAnsiTheme="majorHAnsi" w:cstheme="majorHAnsi"/>
          <w:b/>
          <w:sz w:val="22"/>
          <w:szCs w:val="22"/>
          <w:highlight w:val="cyan"/>
          <w:u w:val="single"/>
        </w:rPr>
        <w:t>name of controlling their circulation within and across particular spaces</w:t>
      </w:r>
      <w:r w:rsidRPr="001E736D">
        <w:rPr>
          <w:rFonts w:asciiTheme="majorHAnsi" w:hAnsiTheme="majorHAnsi" w:cstheme="majorHAnsi"/>
          <w:sz w:val="16"/>
          <w:szCs w:val="22"/>
        </w:rPr>
        <w:t xml:space="preserve">. Sovereignty is constituted through the production of a space of exception, as Giorgio Agamben (1998), among others, has theorized, and </w:t>
      </w:r>
      <w:r w:rsidRPr="001E736D">
        <w:rPr>
          <w:rFonts w:asciiTheme="majorHAnsi" w:hAnsiTheme="majorHAnsi" w:cstheme="majorHAnsi"/>
          <w:sz w:val="22"/>
          <w:szCs w:val="22"/>
          <w:u w:val="single"/>
        </w:rPr>
        <w:t xml:space="preserve">spatialization itself is a central component in the technology of sovereignty. </w:t>
      </w:r>
      <w:r w:rsidRPr="001E736D">
        <w:rPr>
          <w:rFonts w:asciiTheme="majorHAnsi" w:hAnsiTheme="majorHAnsi" w:cstheme="majorHAnsi"/>
          <w:sz w:val="16"/>
          <w:szCs w:val="22"/>
        </w:rPr>
        <w:t>Exceptional space is produced by sovereign power, and sovereign power is conversely constituted and made visible through exceptional space. The GBNB is firmly situated within this colonial negotiation of spatialized and exceptional sovereignty in both historical and contemporary ways, revealing links between the technologies of law and medicine. The forty-five square miles of land on which the base now sits was first claimed by the United States in 1898 during the Spanish-American War, which marked the United States’ entrance onto the global stage as an imperial power. The 1901 Platt Amendment granting the United States an indefinite lease of the land states: “While on the one hand the United States recognizes the continuance of the ultimate sovereignty of the Republic of Cuba over the above described areas of land and water, on the other hand the Republic of Cuba consents that during the period of the occupation by the United States of said areas under the terms of this agreement the United States shall exercise complete jurisdiction and control over and within said areas.”</w:t>
      </w:r>
      <w:r w:rsidRPr="001E736D">
        <w:rPr>
          <w:rFonts w:asciiTheme="majorHAnsi" w:hAnsiTheme="majorHAnsi" w:cstheme="majorHAnsi"/>
          <w:position w:val="8"/>
          <w:sz w:val="16"/>
          <w:szCs w:val="22"/>
        </w:rPr>
        <w:t xml:space="preserve">5 </w:t>
      </w:r>
      <w:r w:rsidRPr="001E736D">
        <w:rPr>
          <w:rFonts w:asciiTheme="majorHAnsi" w:hAnsiTheme="majorHAnsi" w:cstheme="majorHAnsi"/>
          <w:sz w:val="16"/>
          <w:szCs w:val="22"/>
        </w:rPr>
        <w:t>In order to justify the detention of Haitian refugees in the 1990s, and later suspected terrorists from 2001 onward, the US state has maintained that this language indicates that Cuba holds ultimate sovereignty over the base, US law does not apply in foreign nations, and thus US law does not apply to those incarcerated on the base. While this denial of US sovereignty over the base might seem at odds with Mbembe’s claim that imperialism is facilitated by the exercise of sovereignty over a colonized space, Amy Kaplan points out that “the government’s argument that the United States lacks sovereignty over the territory of Guanta ́namo has long facilitated rather than limited the actual implementation of sovereign power in the region” (2005: 837). The official denial of sovereign power actually enables the enactment of imperial power over incarcerated bodies at the base.</w:t>
      </w:r>
      <w:r w:rsidRPr="001E736D">
        <w:rPr>
          <w:rFonts w:asciiTheme="majorHAnsi" w:hAnsiTheme="majorHAnsi" w:cstheme="majorHAnsi"/>
          <w:position w:val="8"/>
          <w:sz w:val="16"/>
          <w:szCs w:val="22"/>
        </w:rPr>
        <w:t xml:space="preserve">6 </w:t>
      </w:r>
      <w:r w:rsidRPr="001E736D">
        <w:rPr>
          <w:rFonts w:asciiTheme="majorHAnsi" w:hAnsiTheme="majorHAnsi" w:cstheme="majorHAnsi"/>
          <w:sz w:val="16"/>
          <w:szCs w:val="22"/>
        </w:rPr>
        <w:t>The base is constituted as a state of exception—exempt from both US constitutional law and international human rights law—which enables indefinite detention as well as sexualized violence against refugee women that plays out in racially gendered ways. The suspension of rights for Haitians at the Guanta ́ namo base in the 1990s would prove to have other consequences after September 11, 2001. In 2001 federal officials relied on the court decisions addressing the legality of incarcerating Haitian refugees to argue that the GBNB was an ideal site to incarcerate suspected terrorists. In particular, they used the decision that Haitian refugee detainees “have no First Amendment or Fifth Amendment rights which they can assert” because both US and international law “bind the government only when refugees are at or within the borders of the United States.”</w:t>
      </w:r>
      <w:r w:rsidRPr="001E736D">
        <w:rPr>
          <w:rFonts w:asciiTheme="majorHAnsi" w:hAnsiTheme="majorHAnsi" w:cstheme="majorHAnsi"/>
          <w:position w:val="8"/>
          <w:sz w:val="16"/>
          <w:szCs w:val="22"/>
        </w:rPr>
        <w:t xml:space="preserve">7 </w:t>
      </w:r>
      <w:r w:rsidRPr="001E736D">
        <w:rPr>
          <w:rFonts w:asciiTheme="majorHAnsi" w:hAnsiTheme="majorHAnsi" w:cstheme="majorHAnsi"/>
          <w:sz w:val="16"/>
          <w:szCs w:val="22"/>
        </w:rPr>
        <w:t xml:space="preserve">In such rulings, the base sits as a quarantine and carceral site made possible through a curious declaration and evacuation of US sovereignty. </w:t>
      </w:r>
      <w:r w:rsidRPr="0078100E">
        <w:rPr>
          <w:rFonts w:asciiTheme="majorHAnsi" w:hAnsiTheme="majorHAnsi" w:cstheme="majorHAnsi"/>
          <w:sz w:val="22"/>
          <w:szCs w:val="22"/>
          <w:highlight w:val="cyan"/>
          <w:u w:val="single"/>
        </w:rPr>
        <w:t>The case of the Haitian refugees illustrates how this sovereign power is entangled with biopower in the form of blood medicine and health surveillance</w:t>
      </w:r>
      <w:r w:rsidRPr="001E736D">
        <w:rPr>
          <w:rFonts w:asciiTheme="majorHAnsi" w:hAnsiTheme="majorHAnsi" w:cstheme="majorHAnsi"/>
          <w:sz w:val="22"/>
          <w:szCs w:val="22"/>
          <w:u w:val="single"/>
        </w:rPr>
        <w:t>.</w:t>
      </w:r>
      <w:r w:rsidRPr="001E736D">
        <w:rPr>
          <w:rFonts w:asciiTheme="majorHAnsi" w:hAnsiTheme="majorHAnsi" w:cstheme="majorHAnsi"/>
          <w:sz w:val="16"/>
          <w:szCs w:val="22"/>
        </w:rPr>
        <w:t xml:space="preserve"> The GBNB thus illustrates the braiding together of several practices designed to both produce and regulate the US nation-state in a transnational context through imperial logics: military policing of the United States’ national borders, legal policing of constitutionality and citizenship, and medical policing of the body politic. In the case of the Haitian refugees, it was blood that wove these strands together. </w:t>
      </w:r>
    </w:p>
    <w:p w14:paraId="2123FC5E" w14:textId="77777777" w:rsidR="006B5E53" w:rsidRDefault="006B5E53" w:rsidP="006B5E53">
      <w:pPr>
        <w:pStyle w:val="NormalWeb"/>
        <w:rPr>
          <w:rFonts w:asciiTheme="majorHAnsi" w:hAnsiTheme="majorHAnsi" w:cstheme="majorHAnsi"/>
          <w:position w:val="8"/>
          <w:sz w:val="16"/>
          <w:szCs w:val="16"/>
        </w:rPr>
      </w:pPr>
    </w:p>
    <w:p w14:paraId="7C95789D" w14:textId="77777777" w:rsidR="006B5E53" w:rsidRPr="001E623A" w:rsidRDefault="006B5E53" w:rsidP="006B5E53"/>
    <w:p w14:paraId="0D411068" w14:textId="77777777" w:rsidR="006B5E53" w:rsidRPr="00187BED" w:rsidRDefault="006B5E53" w:rsidP="006B5E53">
      <w:pPr>
        <w:pStyle w:val="NormalWeb"/>
        <w:contextualSpacing/>
        <w:rPr>
          <w:rFonts w:asciiTheme="majorHAnsi" w:hAnsiTheme="majorHAnsi" w:cstheme="majorHAnsi"/>
          <w:b/>
          <w:sz w:val="26"/>
          <w:szCs w:val="26"/>
        </w:rPr>
      </w:pPr>
      <w:r w:rsidRPr="00187BED">
        <w:rPr>
          <w:rFonts w:asciiTheme="majorHAnsi" w:hAnsiTheme="majorHAnsi" w:cstheme="majorHAnsi"/>
          <w:b/>
          <w:sz w:val="26"/>
          <w:szCs w:val="26"/>
        </w:rPr>
        <w:t xml:space="preserve">The biopolitics of immigration produce ethics which determine the manner in which immigration laws and policies are applied to certain migrant bodies </w:t>
      </w:r>
    </w:p>
    <w:p w14:paraId="141F1284" w14:textId="77777777" w:rsidR="006B5E53" w:rsidRPr="0048561D" w:rsidRDefault="006B5E53" w:rsidP="006B5E53">
      <w:pPr>
        <w:pStyle w:val="NormalWeb"/>
        <w:snapToGrid w:val="0"/>
        <w:contextualSpacing/>
        <w:rPr>
          <w:rFonts w:asciiTheme="majorHAnsi" w:hAnsiTheme="majorHAnsi" w:cstheme="majorHAnsi"/>
          <w:i/>
        </w:rPr>
      </w:pPr>
      <w:r>
        <w:rPr>
          <w:rFonts w:asciiTheme="majorHAnsi" w:hAnsiTheme="majorHAnsi" w:cstheme="majorHAnsi"/>
          <w:b/>
        </w:rPr>
        <w:t>Zylinska</w:t>
      </w:r>
      <w:r w:rsidRPr="0048561D">
        <w:rPr>
          <w:rFonts w:asciiTheme="majorHAnsi" w:hAnsiTheme="majorHAnsi" w:cstheme="majorHAnsi"/>
          <w:b/>
        </w:rPr>
        <w:t xml:space="preserve"> ’</w:t>
      </w:r>
      <w:r>
        <w:rPr>
          <w:rFonts w:asciiTheme="majorHAnsi" w:hAnsiTheme="majorHAnsi" w:cstheme="majorHAnsi"/>
          <w:b/>
        </w:rPr>
        <w:t>06</w:t>
      </w:r>
      <w:r w:rsidRPr="0048561D">
        <w:rPr>
          <w:rFonts w:asciiTheme="majorHAnsi" w:hAnsiTheme="majorHAnsi" w:cstheme="majorHAnsi"/>
        </w:rPr>
        <w:t xml:space="preserve"> </w:t>
      </w:r>
      <w:r>
        <w:rPr>
          <w:rFonts w:asciiTheme="majorHAnsi" w:hAnsiTheme="majorHAnsi" w:cstheme="majorHAnsi"/>
          <w:i/>
        </w:rPr>
        <w:t>(Joanna Zylinska, Professor of New Media and Communication at Goldsmiths, University of London, The Universal Acts Judith Butler and the Biopolitics of Immigration</w:t>
      </w:r>
      <w:r w:rsidRPr="0048561D">
        <w:rPr>
          <w:rFonts w:asciiTheme="majorHAnsi" w:hAnsiTheme="majorHAnsi" w:cstheme="majorHAnsi"/>
          <w:i/>
        </w:rPr>
        <w:t xml:space="preserve">) VS </w:t>
      </w:r>
    </w:p>
    <w:p w14:paraId="0716164B" w14:textId="77777777" w:rsidR="006B5E53" w:rsidRPr="00833712" w:rsidRDefault="006B5E53" w:rsidP="006B5E53">
      <w:pPr>
        <w:spacing w:before="240" w:after="240"/>
        <w:rPr>
          <w:rFonts w:asciiTheme="majorHAnsi" w:hAnsiTheme="majorHAnsi" w:cstheme="majorHAnsi"/>
          <w:color w:val="333333"/>
          <w:sz w:val="16"/>
          <w:szCs w:val="26"/>
        </w:rPr>
      </w:pPr>
      <w:r w:rsidRPr="00833712">
        <w:rPr>
          <w:rFonts w:asciiTheme="majorHAnsi" w:hAnsiTheme="majorHAnsi" w:cstheme="majorHAnsi"/>
          <w:color w:val="333333"/>
          <w:sz w:val="16"/>
          <w:szCs w:val="26"/>
        </w:rPr>
        <w:t>The notion of biopolitics comes from Michel Foucault, who in the final section of</w:t>
      </w:r>
      <w:r w:rsidRPr="001E623A">
        <w:rPr>
          <w:rFonts w:asciiTheme="majorHAnsi" w:hAnsiTheme="majorHAnsi" w:cstheme="majorHAnsi"/>
          <w:color w:val="333333"/>
          <w:sz w:val="16"/>
          <w:szCs w:val="26"/>
        </w:rPr>
        <w:t xml:space="preserve"> </w:t>
      </w:r>
      <w:r w:rsidRPr="00833712">
        <w:rPr>
          <w:rFonts w:asciiTheme="majorHAnsi" w:hAnsiTheme="majorHAnsi" w:cstheme="majorHAnsi"/>
          <w:i/>
          <w:iCs/>
          <w:color w:val="333333"/>
          <w:sz w:val="16"/>
          <w:szCs w:val="26"/>
        </w:rPr>
        <w:t>The History of Sexuality</w:t>
      </w:r>
      <w:r w:rsidRPr="001E623A">
        <w:rPr>
          <w:rFonts w:asciiTheme="majorHAnsi" w:hAnsiTheme="majorHAnsi" w:cstheme="majorHAnsi"/>
          <w:color w:val="333333"/>
          <w:sz w:val="16"/>
          <w:szCs w:val="26"/>
        </w:rPr>
        <w:t xml:space="preserve"> </w:t>
      </w:r>
      <w:r w:rsidRPr="00833712">
        <w:rPr>
          <w:rFonts w:asciiTheme="majorHAnsi" w:hAnsiTheme="majorHAnsi" w:cstheme="majorHAnsi"/>
          <w:color w:val="333333"/>
          <w:sz w:val="16"/>
          <w:szCs w:val="26"/>
        </w:rPr>
        <w:t>puts forward a claim that, in modernity, ancient sovereign power exerted over life and death has been replaced by bio-power: ‘a power to</w:t>
      </w:r>
      <w:r w:rsidRPr="001E623A">
        <w:rPr>
          <w:rFonts w:asciiTheme="majorHAnsi" w:hAnsiTheme="majorHAnsi" w:cstheme="majorHAnsi"/>
          <w:color w:val="333333"/>
          <w:sz w:val="16"/>
          <w:szCs w:val="26"/>
        </w:rPr>
        <w:t xml:space="preserve"> </w:t>
      </w:r>
      <w:r w:rsidRPr="00833712">
        <w:rPr>
          <w:rFonts w:asciiTheme="majorHAnsi" w:hAnsiTheme="majorHAnsi" w:cstheme="majorHAnsi"/>
          <w:i/>
          <w:iCs/>
          <w:color w:val="333333"/>
          <w:sz w:val="16"/>
          <w:szCs w:val="26"/>
        </w:rPr>
        <w:t>foster</w:t>
      </w:r>
      <w:r w:rsidRPr="001E623A">
        <w:rPr>
          <w:rFonts w:asciiTheme="majorHAnsi" w:hAnsiTheme="majorHAnsi" w:cstheme="majorHAnsi"/>
          <w:color w:val="333333"/>
          <w:sz w:val="16"/>
          <w:szCs w:val="26"/>
        </w:rPr>
        <w:t xml:space="preserve"> </w:t>
      </w:r>
      <w:r w:rsidRPr="00833712">
        <w:rPr>
          <w:rFonts w:asciiTheme="majorHAnsi" w:hAnsiTheme="majorHAnsi" w:cstheme="majorHAnsi"/>
          <w:color w:val="333333"/>
          <w:sz w:val="16"/>
          <w:szCs w:val="26"/>
        </w:rPr>
        <w:t>life or</w:t>
      </w:r>
      <w:r w:rsidRPr="001E623A">
        <w:rPr>
          <w:rFonts w:asciiTheme="majorHAnsi" w:hAnsiTheme="majorHAnsi" w:cstheme="majorHAnsi"/>
          <w:color w:val="333333"/>
          <w:sz w:val="16"/>
          <w:szCs w:val="26"/>
        </w:rPr>
        <w:t xml:space="preserve"> </w:t>
      </w:r>
      <w:r w:rsidRPr="00833712">
        <w:rPr>
          <w:rFonts w:asciiTheme="majorHAnsi" w:hAnsiTheme="majorHAnsi" w:cstheme="majorHAnsi"/>
          <w:i/>
          <w:iCs/>
          <w:color w:val="333333"/>
          <w:sz w:val="16"/>
          <w:szCs w:val="26"/>
        </w:rPr>
        <w:t>disallow</w:t>
      </w:r>
      <w:r w:rsidRPr="001E623A">
        <w:rPr>
          <w:rFonts w:asciiTheme="majorHAnsi" w:hAnsiTheme="majorHAnsi" w:cstheme="majorHAnsi"/>
          <w:color w:val="333333"/>
          <w:sz w:val="16"/>
          <w:szCs w:val="26"/>
        </w:rPr>
        <w:t xml:space="preserve"> </w:t>
      </w:r>
      <w:r w:rsidRPr="00833712">
        <w:rPr>
          <w:rFonts w:asciiTheme="majorHAnsi" w:hAnsiTheme="majorHAnsi" w:cstheme="majorHAnsi"/>
          <w:color w:val="333333"/>
          <w:sz w:val="16"/>
          <w:szCs w:val="26"/>
        </w:rPr>
        <w:t>it to the point of death’ (</w:t>
      </w:r>
      <w:hyperlink r:id="rId10" w:history="1">
        <w:r w:rsidRPr="001E623A">
          <w:rPr>
            <w:rFonts w:asciiTheme="majorHAnsi" w:hAnsiTheme="majorHAnsi" w:cstheme="majorHAnsi"/>
            <w:color w:val="10147E"/>
            <w:sz w:val="26"/>
            <w:szCs w:val="26"/>
            <w:u w:val="single"/>
          </w:rPr>
          <w:t>1984</w:t>
        </w:r>
      </w:hyperlink>
      <w:r w:rsidRPr="001E623A">
        <w:rPr>
          <w:rFonts w:asciiTheme="majorHAnsi" w:hAnsiTheme="majorHAnsi" w:cstheme="majorHAnsi"/>
          <w:color w:val="333333"/>
          <w:sz w:val="16"/>
          <w:szCs w:val="26"/>
          <w:shd w:val="clear" w:color="auto" w:fill="FFFFFF"/>
        </w:rPr>
        <w:t xml:space="preserve">Foucault M (1984) </w:t>
      </w:r>
      <w:r w:rsidRPr="001E623A">
        <w:rPr>
          <w:rFonts w:asciiTheme="majorHAnsi" w:hAnsiTheme="majorHAnsi" w:cstheme="majorHAnsi"/>
          <w:i/>
          <w:iCs/>
          <w:color w:val="333333"/>
          <w:sz w:val="16"/>
          <w:szCs w:val="26"/>
          <w:shd w:val="clear" w:color="auto" w:fill="FFFFFF"/>
        </w:rPr>
        <w:t>The History of Sexuality: An Introduction</w:t>
      </w:r>
      <w:r w:rsidRPr="001E623A">
        <w:rPr>
          <w:rFonts w:asciiTheme="majorHAnsi" w:hAnsiTheme="majorHAnsi" w:cstheme="majorHAnsi"/>
          <w:color w:val="333333"/>
          <w:sz w:val="16"/>
          <w:szCs w:val="26"/>
          <w:shd w:val="clear" w:color="auto" w:fill="FFFFFF"/>
        </w:rPr>
        <w:t xml:space="preserve"> trans. Robert Hurley </w:t>
      </w:r>
      <w:r w:rsidRPr="001E623A">
        <w:rPr>
          <w:rFonts w:asciiTheme="majorHAnsi" w:hAnsiTheme="majorHAnsi" w:cstheme="majorHAnsi"/>
          <w:i/>
          <w:iCs/>
          <w:color w:val="333333"/>
          <w:sz w:val="16"/>
          <w:szCs w:val="26"/>
          <w:shd w:val="clear" w:color="auto" w:fill="FFFFFF"/>
        </w:rPr>
        <w:t>Penguin Books</w:t>
      </w:r>
      <w:r w:rsidRPr="001E623A">
        <w:rPr>
          <w:rFonts w:asciiTheme="majorHAnsi" w:hAnsiTheme="majorHAnsi" w:cstheme="majorHAnsi"/>
          <w:color w:val="333333"/>
          <w:sz w:val="16"/>
          <w:szCs w:val="26"/>
          <w:shd w:val="clear" w:color="auto" w:fill="FFFFFF"/>
        </w:rPr>
        <w:t xml:space="preserve"> Harmondsworth </w:t>
      </w:r>
      <w:r w:rsidRPr="00833712">
        <w:rPr>
          <w:rFonts w:asciiTheme="majorHAnsi" w:hAnsiTheme="majorHAnsi" w:cstheme="majorHAnsi"/>
          <w:color w:val="333333"/>
          <w:sz w:val="16"/>
          <w:szCs w:val="26"/>
        </w:rPr>
        <w:t>, p. 138</w:t>
      </w:r>
      <w:r w:rsidRPr="00833712">
        <w:rPr>
          <w:rFonts w:asciiTheme="majorHAnsi" w:hAnsiTheme="majorHAnsi" w:cstheme="majorHAnsi"/>
          <w:color w:val="333333"/>
          <w:sz w:val="26"/>
          <w:szCs w:val="26"/>
          <w:u w:val="single"/>
        </w:rPr>
        <w:t xml:space="preserve">). </w:t>
      </w:r>
      <w:r w:rsidRPr="00833712">
        <w:rPr>
          <w:rFonts w:asciiTheme="majorHAnsi" w:hAnsiTheme="majorHAnsi" w:cstheme="majorHAnsi"/>
          <w:color w:val="333333"/>
          <w:sz w:val="26"/>
          <w:szCs w:val="26"/>
          <w:highlight w:val="cyan"/>
          <w:u w:val="single"/>
        </w:rPr>
        <w:t>Biopolitics</w:t>
      </w:r>
      <w:r w:rsidRPr="00833712">
        <w:rPr>
          <w:rFonts w:asciiTheme="majorHAnsi" w:hAnsiTheme="majorHAnsi" w:cstheme="majorHAnsi"/>
          <w:color w:val="333333"/>
          <w:sz w:val="26"/>
          <w:szCs w:val="26"/>
          <w:u w:val="single"/>
        </w:rPr>
        <w:t xml:space="preserve"> thus </w:t>
      </w:r>
      <w:r w:rsidRPr="00833712">
        <w:rPr>
          <w:rFonts w:asciiTheme="majorHAnsi" w:hAnsiTheme="majorHAnsi" w:cstheme="majorHAnsi"/>
          <w:color w:val="333333"/>
          <w:sz w:val="26"/>
          <w:szCs w:val="26"/>
          <w:highlight w:val="cyan"/>
          <w:u w:val="single"/>
        </w:rPr>
        <w:t xml:space="preserve">describes the processes through which </w:t>
      </w:r>
      <w:r w:rsidRPr="00833712">
        <w:rPr>
          <w:rFonts w:asciiTheme="majorHAnsi" w:hAnsiTheme="majorHAnsi" w:cstheme="majorHAnsi"/>
          <w:color w:val="333333"/>
          <w:sz w:val="26"/>
          <w:szCs w:val="26"/>
          <w:highlight w:val="cyan"/>
          <w:u w:val="single"/>
        </w:rPr>
        <w:lastRenderedPageBreak/>
        <w:t>Western democracies</w:t>
      </w:r>
      <w:r w:rsidRPr="00833712">
        <w:rPr>
          <w:rFonts w:asciiTheme="majorHAnsi" w:hAnsiTheme="majorHAnsi" w:cstheme="majorHAnsi"/>
          <w:color w:val="333333"/>
          <w:sz w:val="26"/>
          <w:szCs w:val="26"/>
          <w:u w:val="single"/>
        </w:rPr>
        <w:t xml:space="preserve">, with all their regulatory and corrective mechanisms, </w:t>
      </w:r>
      <w:r w:rsidRPr="00833712">
        <w:rPr>
          <w:rFonts w:asciiTheme="majorHAnsi" w:hAnsiTheme="majorHAnsi" w:cstheme="majorHAnsi"/>
          <w:color w:val="333333"/>
          <w:sz w:val="26"/>
          <w:szCs w:val="26"/>
          <w:highlight w:val="cyan"/>
          <w:u w:val="single"/>
        </w:rPr>
        <w:t>administer life by exercising power over the species body</w:t>
      </w:r>
      <w:r w:rsidRPr="00833712">
        <w:rPr>
          <w:rFonts w:asciiTheme="majorHAnsi" w:hAnsiTheme="majorHAnsi" w:cstheme="majorHAnsi"/>
          <w:color w:val="333333"/>
          <w:sz w:val="26"/>
          <w:szCs w:val="26"/>
          <w:u w:val="single"/>
        </w:rPr>
        <w:t xml:space="preserve"> </w:t>
      </w:r>
      <w:r w:rsidRPr="00833712">
        <w:rPr>
          <w:rFonts w:asciiTheme="majorHAnsi" w:hAnsiTheme="majorHAnsi" w:cstheme="majorHAnsi"/>
          <w:color w:val="333333"/>
          <w:sz w:val="16"/>
          <w:szCs w:val="26"/>
        </w:rPr>
        <w:t xml:space="preserve">(1984, p. 139). What is now at issue, according to Foucault, is not so much ‘bringing death into play in the field of sovereignty’ as instantiating the idea and sense of the norm, which is supposed to regulate society and ensure the intactness of its sovereign authority. </w:t>
      </w:r>
      <w:r w:rsidRPr="00833712">
        <w:rPr>
          <w:rFonts w:asciiTheme="majorHAnsi" w:hAnsiTheme="majorHAnsi" w:cstheme="majorHAnsi"/>
          <w:color w:val="333333"/>
          <w:sz w:val="26"/>
          <w:szCs w:val="26"/>
          <w:u w:val="single"/>
        </w:rPr>
        <w:t>T</w:t>
      </w:r>
      <w:r w:rsidRPr="00833712">
        <w:rPr>
          <w:rFonts w:asciiTheme="majorHAnsi" w:hAnsiTheme="majorHAnsi" w:cstheme="majorHAnsi"/>
          <w:color w:val="333333"/>
          <w:sz w:val="26"/>
          <w:szCs w:val="26"/>
          <w:highlight w:val="cyan"/>
          <w:u w:val="single"/>
        </w:rPr>
        <w:t>he biopolitics of immigration</w:t>
      </w:r>
      <w:r w:rsidRPr="00833712">
        <w:rPr>
          <w:rFonts w:asciiTheme="majorHAnsi" w:hAnsiTheme="majorHAnsi" w:cstheme="majorHAnsi"/>
          <w:color w:val="333333"/>
          <w:sz w:val="16"/>
          <w:szCs w:val="26"/>
          <w:highlight w:val="cyan"/>
        </w:rPr>
        <w:t xml:space="preserve"> </w:t>
      </w:r>
      <w:r w:rsidRPr="00833712">
        <w:rPr>
          <w:rFonts w:asciiTheme="majorHAnsi" w:hAnsiTheme="majorHAnsi" w:cstheme="majorHAnsi"/>
          <w:color w:val="333333"/>
          <w:sz w:val="26"/>
          <w:szCs w:val="26"/>
          <w:highlight w:val="cyan"/>
          <w:u w:val="single"/>
        </w:rPr>
        <w:t>– one</w:t>
      </w:r>
      <w:r w:rsidRPr="00833712">
        <w:rPr>
          <w:rFonts w:asciiTheme="majorHAnsi" w:hAnsiTheme="majorHAnsi" w:cstheme="majorHAnsi"/>
          <w:color w:val="333333"/>
          <w:sz w:val="26"/>
          <w:szCs w:val="26"/>
          <w:u w:val="single"/>
        </w:rPr>
        <w:t xml:space="preserve"> of the </w:t>
      </w:r>
      <w:r w:rsidRPr="00833712">
        <w:rPr>
          <w:rFonts w:asciiTheme="majorHAnsi" w:hAnsiTheme="majorHAnsi" w:cstheme="majorHAnsi"/>
          <w:color w:val="333333"/>
          <w:sz w:val="26"/>
          <w:szCs w:val="26"/>
          <w:highlight w:val="cyan"/>
          <w:u w:val="single"/>
        </w:rPr>
        <w:t>form</w:t>
      </w:r>
      <w:r w:rsidRPr="00833712">
        <w:rPr>
          <w:rFonts w:asciiTheme="majorHAnsi" w:hAnsiTheme="majorHAnsi" w:cstheme="majorHAnsi"/>
          <w:color w:val="333333"/>
          <w:sz w:val="26"/>
          <w:szCs w:val="26"/>
          <w:u w:val="single"/>
        </w:rPr>
        <w:t xml:space="preserve">s </w:t>
      </w:r>
      <w:r w:rsidRPr="00833712">
        <w:rPr>
          <w:rFonts w:asciiTheme="majorHAnsi" w:hAnsiTheme="majorHAnsi" w:cstheme="majorHAnsi"/>
          <w:color w:val="333333"/>
          <w:sz w:val="26"/>
          <w:szCs w:val="26"/>
          <w:highlight w:val="cyan"/>
          <w:u w:val="single"/>
        </w:rPr>
        <w:t>through which</w:t>
      </w:r>
      <w:r w:rsidRPr="00833712">
        <w:rPr>
          <w:rFonts w:asciiTheme="majorHAnsi" w:hAnsiTheme="majorHAnsi" w:cstheme="majorHAnsi"/>
          <w:color w:val="333333"/>
          <w:sz w:val="26"/>
          <w:szCs w:val="26"/>
          <w:u w:val="single"/>
        </w:rPr>
        <w:t xml:space="preserve"> bio-power is enacted in Western democracies and through which </w:t>
      </w:r>
      <w:r w:rsidRPr="00833712">
        <w:rPr>
          <w:rFonts w:asciiTheme="majorHAnsi" w:hAnsiTheme="majorHAnsi" w:cstheme="majorHAnsi"/>
          <w:color w:val="333333"/>
          <w:sz w:val="26"/>
          <w:szCs w:val="26"/>
          <w:highlight w:val="cyan"/>
          <w:u w:val="single"/>
        </w:rPr>
        <w:t>life is ‘managed’</w:t>
      </w:r>
      <w:r w:rsidRPr="00833712">
        <w:rPr>
          <w:rFonts w:asciiTheme="majorHAnsi" w:hAnsiTheme="majorHAnsi" w:cstheme="majorHAnsi"/>
          <w:color w:val="333333"/>
          <w:sz w:val="26"/>
          <w:szCs w:val="26"/>
          <w:u w:val="single"/>
        </w:rPr>
        <w:t xml:space="preserve"> – </w:t>
      </w:r>
      <w:r w:rsidRPr="00833712">
        <w:rPr>
          <w:rFonts w:asciiTheme="majorHAnsi" w:hAnsiTheme="majorHAnsi" w:cstheme="majorHAnsi"/>
          <w:color w:val="333333"/>
          <w:sz w:val="26"/>
          <w:szCs w:val="26"/>
          <w:highlight w:val="cyan"/>
          <w:u w:val="single"/>
        </w:rPr>
        <w:t>thus contributes to the development of the idea of normative universality, against which particular acts of political (mis)practice can be judged</w:t>
      </w:r>
      <w:r w:rsidRPr="00833712">
        <w:rPr>
          <w:rFonts w:asciiTheme="majorHAnsi" w:hAnsiTheme="majorHAnsi" w:cstheme="majorHAnsi"/>
          <w:color w:val="333333"/>
          <w:sz w:val="16"/>
          <w:szCs w:val="26"/>
        </w:rPr>
        <w:t>.</w:t>
      </w:r>
      <w:r w:rsidRPr="001E623A">
        <w:rPr>
          <w:rFonts w:asciiTheme="majorHAnsi" w:hAnsiTheme="majorHAnsi" w:cstheme="majorHAnsi"/>
          <w:color w:val="333333"/>
          <w:sz w:val="16"/>
          <w:szCs w:val="26"/>
        </w:rPr>
        <w:t xml:space="preserve"> </w:t>
      </w:r>
      <w:r w:rsidRPr="00833712">
        <w:rPr>
          <w:rFonts w:asciiTheme="majorHAnsi" w:hAnsiTheme="majorHAnsi" w:cstheme="majorHAnsi"/>
          <w:color w:val="333333"/>
          <w:sz w:val="16"/>
          <w:szCs w:val="26"/>
        </w:rPr>
        <w:t xml:space="preserve">And yet, as Judith Butler, Jacques Derrida and Ernesto Laclau have demonstrated in numerous works, the notion of universality proposed in official political discourses always entails (or is contaminated by, as Laclau has it) a certain particularity. </w:t>
      </w:r>
      <w:r w:rsidRPr="00833712">
        <w:rPr>
          <w:rFonts w:asciiTheme="majorHAnsi" w:hAnsiTheme="majorHAnsi" w:cstheme="majorHAnsi"/>
          <w:color w:val="333333"/>
          <w:sz w:val="26"/>
          <w:szCs w:val="26"/>
          <w:u w:val="single"/>
        </w:rPr>
        <w:t>Indeed, the universal juridico-</w:t>
      </w:r>
      <w:r w:rsidRPr="00833712">
        <w:rPr>
          <w:rFonts w:asciiTheme="majorHAnsi" w:hAnsiTheme="majorHAnsi" w:cstheme="majorHAnsi"/>
          <w:color w:val="333333"/>
          <w:sz w:val="26"/>
          <w:szCs w:val="26"/>
          <w:highlight w:val="cyan"/>
          <w:u w:val="single"/>
        </w:rPr>
        <w:t>political acts acquire their ‘universal’ value only if they draw on the particularity of the official and non-official regulatory mechanisms that are supposed to exclude whatever may pose a threat to this idea of universality.</w:t>
      </w:r>
      <w:r w:rsidRPr="00833712">
        <w:rPr>
          <w:rFonts w:asciiTheme="majorHAnsi" w:hAnsiTheme="majorHAnsi" w:cstheme="majorHAnsi"/>
          <w:color w:val="333333"/>
          <w:sz w:val="26"/>
          <w:szCs w:val="26"/>
          <w:u w:val="single"/>
        </w:rPr>
        <w:t xml:space="preserve"> This is to say, </w:t>
      </w:r>
      <w:r w:rsidRPr="00833712">
        <w:rPr>
          <w:rFonts w:asciiTheme="majorHAnsi" w:hAnsiTheme="majorHAnsi" w:cstheme="majorHAnsi"/>
          <w:color w:val="333333"/>
          <w:sz w:val="26"/>
          <w:szCs w:val="26"/>
          <w:highlight w:val="cyan"/>
          <w:u w:val="single"/>
        </w:rPr>
        <w:t>they rely on state legislation already in place, on the concept of citizenship embraced by the democratic community, but also on ‘public opinion’ that has to be taken into account and responded to</w:t>
      </w:r>
      <w:r w:rsidRPr="00833712">
        <w:rPr>
          <w:rFonts w:asciiTheme="majorHAnsi" w:hAnsiTheme="majorHAnsi" w:cstheme="majorHAnsi"/>
          <w:color w:val="333333"/>
          <w:sz w:val="26"/>
          <w:szCs w:val="26"/>
          <w:u w:val="single"/>
        </w:rPr>
        <w:t>.</w:t>
      </w:r>
      <w:r w:rsidRPr="001E623A">
        <w:rPr>
          <w:rFonts w:asciiTheme="majorHAnsi" w:hAnsiTheme="majorHAnsi" w:cstheme="majorHAnsi"/>
          <w:color w:val="333333"/>
          <w:sz w:val="16"/>
          <w:szCs w:val="26"/>
        </w:rPr>
        <w:t xml:space="preserve"> </w:t>
      </w:r>
      <w:r w:rsidRPr="00833712">
        <w:rPr>
          <w:rFonts w:asciiTheme="majorHAnsi" w:hAnsiTheme="majorHAnsi" w:cstheme="majorHAnsi"/>
          <w:color w:val="333333"/>
          <w:sz w:val="16"/>
          <w:szCs w:val="26"/>
        </w:rPr>
        <w:t>Butler in particular has gone to great lengths to expose the productive ambiguity entailed in the notion of an act – an ambiguity that the title of my article is intended to convey.</w:t>
      </w:r>
      <w:hyperlink r:id="rId11" w:history="1">
        <w:r w:rsidRPr="001E623A">
          <w:rPr>
            <w:rFonts w:asciiTheme="majorHAnsi" w:hAnsiTheme="majorHAnsi" w:cstheme="majorHAnsi"/>
            <w:color w:val="10147E"/>
            <w:sz w:val="26"/>
            <w:szCs w:val="26"/>
            <w:u w:val="single"/>
          </w:rPr>
          <w:t>2</w:t>
        </w:r>
      </w:hyperlink>
      <w:r w:rsidRPr="001E623A">
        <w:rPr>
          <w:rFonts w:asciiTheme="majorHAnsi" w:hAnsiTheme="majorHAnsi" w:cstheme="majorHAnsi"/>
          <w:color w:val="333333"/>
          <w:sz w:val="16"/>
          <w:szCs w:val="26"/>
          <w:shd w:val="clear" w:color="auto" w:fill="FFFFFF"/>
        </w:rPr>
        <w:t xml:space="preserve">See in particular her </w:t>
      </w:r>
      <w:r w:rsidRPr="001E623A">
        <w:rPr>
          <w:rFonts w:asciiTheme="majorHAnsi" w:hAnsiTheme="majorHAnsi" w:cstheme="majorHAnsi"/>
          <w:i/>
          <w:iCs/>
          <w:color w:val="333333"/>
          <w:sz w:val="16"/>
          <w:szCs w:val="26"/>
          <w:shd w:val="clear" w:color="auto" w:fill="FFFFFF"/>
        </w:rPr>
        <w:t>Excitable Speech</w:t>
      </w:r>
      <w:r w:rsidRPr="001E623A">
        <w:rPr>
          <w:rFonts w:asciiTheme="majorHAnsi" w:hAnsiTheme="majorHAnsi" w:cstheme="majorHAnsi"/>
          <w:color w:val="333333"/>
          <w:sz w:val="16"/>
          <w:szCs w:val="26"/>
          <w:shd w:val="clear" w:color="auto" w:fill="FFFFFF"/>
        </w:rPr>
        <w:t xml:space="preserve"> (1997, pp. 1–41, p. 72, pp. 141–159). View all notes</w:t>
      </w:r>
      <w:r w:rsidRPr="001E623A">
        <w:rPr>
          <w:rFonts w:asciiTheme="majorHAnsi" w:hAnsiTheme="majorHAnsi" w:cstheme="majorHAnsi"/>
          <w:color w:val="333333"/>
          <w:sz w:val="16"/>
          <w:szCs w:val="26"/>
        </w:rPr>
        <w:t xml:space="preserve"> </w:t>
      </w:r>
      <w:proofErr w:type="gramStart"/>
      <w:r w:rsidRPr="00833712">
        <w:rPr>
          <w:rFonts w:asciiTheme="majorHAnsi" w:hAnsiTheme="majorHAnsi" w:cstheme="majorHAnsi"/>
          <w:color w:val="333333"/>
          <w:sz w:val="16"/>
          <w:szCs w:val="26"/>
        </w:rPr>
        <w:t>The</w:t>
      </w:r>
      <w:proofErr w:type="gramEnd"/>
      <w:r w:rsidRPr="00833712">
        <w:rPr>
          <w:rFonts w:asciiTheme="majorHAnsi" w:hAnsiTheme="majorHAnsi" w:cstheme="majorHAnsi"/>
          <w:color w:val="333333"/>
          <w:sz w:val="16"/>
          <w:szCs w:val="26"/>
        </w:rPr>
        <w:t xml:space="preserve"> noun group ‘the universal acts’ (no matter whether we are speaking more generally about foundational acts of Western democracies, or, more specifically, about legal acts regulating issues of nationality and immigration) is also a clause, pointing to the transition process in which the timelessness of universality is put in question. If the universal</w:t>
      </w:r>
      <w:r w:rsidRPr="001E623A">
        <w:rPr>
          <w:rFonts w:asciiTheme="majorHAnsi" w:hAnsiTheme="majorHAnsi" w:cstheme="majorHAnsi"/>
          <w:color w:val="333333"/>
          <w:sz w:val="16"/>
          <w:szCs w:val="26"/>
        </w:rPr>
        <w:t xml:space="preserve"> </w:t>
      </w:r>
      <w:r w:rsidRPr="00833712">
        <w:rPr>
          <w:rFonts w:asciiTheme="majorHAnsi" w:hAnsiTheme="majorHAnsi" w:cstheme="majorHAnsi"/>
          <w:i/>
          <w:iCs/>
          <w:color w:val="333333"/>
          <w:sz w:val="16"/>
          <w:szCs w:val="26"/>
        </w:rPr>
        <w:t>acts</w:t>
      </w:r>
      <w:r w:rsidRPr="00833712">
        <w:rPr>
          <w:rFonts w:asciiTheme="majorHAnsi" w:hAnsiTheme="majorHAnsi" w:cstheme="majorHAnsi"/>
          <w:color w:val="333333"/>
          <w:sz w:val="16"/>
          <w:szCs w:val="26"/>
        </w:rPr>
        <w:t xml:space="preserve">, it is then taken out of the frozenness of an instant and undergoes a certain transformation, maybe even a deformation. The acting out of universality simultaneously establishes this very idea of universality through the sequence of acts, through their citation, or repetition. I thus want to argue here that the </w:t>
      </w:r>
      <w:r w:rsidRPr="00833712">
        <w:rPr>
          <w:rFonts w:asciiTheme="majorHAnsi" w:hAnsiTheme="majorHAnsi" w:cstheme="majorHAnsi"/>
          <w:color w:val="333333"/>
          <w:sz w:val="26"/>
          <w:szCs w:val="26"/>
          <w:u w:val="single"/>
        </w:rPr>
        <w:t xml:space="preserve">alleged universality of the acts and actions directed at, or involving, asylum seekers, is in fact only established through the working of the performative, i.e. through the reiterative performance of these acts. However, I will also claim that this </w:t>
      </w:r>
      <w:r w:rsidRPr="00833712">
        <w:rPr>
          <w:rFonts w:asciiTheme="majorHAnsi" w:hAnsiTheme="majorHAnsi" w:cstheme="majorHAnsi"/>
          <w:color w:val="333333"/>
          <w:sz w:val="26"/>
          <w:szCs w:val="26"/>
          <w:highlight w:val="cyan"/>
          <w:u w:val="single"/>
        </w:rPr>
        <w:t>biopolitics of immigration both</w:t>
      </w:r>
      <w:r w:rsidRPr="00187BED">
        <w:rPr>
          <w:rFonts w:asciiTheme="majorHAnsi" w:hAnsiTheme="majorHAnsi" w:cstheme="majorHAnsi"/>
          <w:color w:val="333333"/>
          <w:sz w:val="26"/>
          <w:szCs w:val="26"/>
          <w:highlight w:val="cyan"/>
          <w:u w:val="single"/>
        </w:rPr>
        <w:t xml:space="preserve"> </w:t>
      </w:r>
      <w:r w:rsidRPr="00833712">
        <w:rPr>
          <w:rFonts w:asciiTheme="majorHAnsi" w:hAnsiTheme="majorHAnsi" w:cstheme="majorHAnsi"/>
          <w:i/>
          <w:iCs/>
          <w:color w:val="333333"/>
          <w:sz w:val="26"/>
          <w:szCs w:val="26"/>
          <w:highlight w:val="cyan"/>
          <w:u w:val="single"/>
        </w:rPr>
        <w:t>presupposes</w:t>
      </w:r>
      <w:r w:rsidRPr="00187BED">
        <w:rPr>
          <w:rFonts w:asciiTheme="majorHAnsi" w:hAnsiTheme="majorHAnsi" w:cstheme="majorHAnsi"/>
          <w:color w:val="333333"/>
          <w:sz w:val="26"/>
          <w:szCs w:val="26"/>
          <w:highlight w:val="cyan"/>
          <w:u w:val="single"/>
        </w:rPr>
        <w:t xml:space="preserve"> </w:t>
      </w:r>
      <w:r w:rsidRPr="00833712">
        <w:rPr>
          <w:rFonts w:asciiTheme="majorHAnsi" w:hAnsiTheme="majorHAnsi" w:cstheme="majorHAnsi"/>
          <w:color w:val="333333"/>
          <w:sz w:val="26"/>
          <w:szCs w:val="26"/>
          <w:highlight w:val="cyan"/>
          <w:u w:val="single"/>
        </w:rPr>
        <w:t>– in the form of an injunction – and</w:t>
      </w:r>
      <w:r w:rsidRPr="00187BED">
        <w:rPr>
          <w:rFonts w:asciiTheme="majorHAnsi" w:hAnsiTheme="majorHAnsi" w:cstheme="majorHAnsi"/>
          <w:color w:val="333333"/>
          <w:sz w:val="26"/>
          <w:szCs w:val="26"/>
          <w:highlight w:val="cyan"/>
          <w:u w:val="single"/>
        </w:rPr>
        <w:t xml:space="preserve"> </w:t>
      </w:r>
      <w:r w:rsidRPr="00833712">
        <w:rPr>
          <w:rFonts w:asciiTheme="majorHAnsi" w:hAnsiTheme="majorHAnsi" w:cstheme="majorHAnsi"/>
          <w:i/>
          <w:iCs/>
          <w:color w:val="333333"/>
          <w:sz w:val="26"/>
          <w:szCs w:val="26"/>
          <w:highlight w:val="cyan"/>
          <w:u w:val="single"/>
        </w:rPr>
        <w:t>produces</w:t>
      </w:r>
      <w:r w:rsidRPr="00187BED">
        <w:rPr>
          <w:rFonts w:asciiTheme="majorHAnsi" w:hAnsiTheme="majorHAnsi" w:cstheme="majorHAnsi"/>
          <w:color w:val="333333"/>
          <w:sz w:val="26"/>
          <w:szCs w:val="26"/>
          <w:highlight w:val="cyan"/>
          <w:u w:val="single"/>
        </w:rPr>
        <w:t xml:space="preserve"> </w:t>
      </w:r>
      <w:r w:rsidRPr="00833712">
        <w:rPr>
          <w:rFonts w:asciiTheme="majorHAnsi" w:hAnsiTheme="majorHAnsi" w:cstheme="majorHAnsi"/>
          <w:color w:val="333333"/>
          <w:sz w:val="26"/>
          <w:szCs w:val="26"/>
          <w:highlight w:val="cyan"/>
          <w:u w:val="single"/>
        </w:rPr>
        <w:t>a certain ethics:</w:t>
      </w:r>
      <w:r w:rsidRPr="00833712">
        <w:rPr>
          <w:rFonts w:asciiTheme="majorHAnsi" w:hAnsiTheme="majorHAnsi" w:cstheme="majorHAnsi"/>
          <w:color w:val="333333"/>
          <w:sz w:val="26"/>
          <w:szCs w:val="26"/>
          <w:u w:val="single"/>
        </w:rPr>
        <w:t xml:space="preserve"> what I will call, drawing on Butler's work, ‘an ethics of bodies that matter’.</w:t>
      </w:r>
      <w:r w:rsidRPr="00833712">
        <w:rPr>
          <w:rFonts w:asciiTheme="majorHAnsi" w:hAnsiTheme="majorHAnsi" w:cstheme="majorHAnsi"/>
          <w:color w:val="333333"/>
          <w:sz w:val="16"/>
          <w:szCs w:val="26"/>
        </w:rPr>
        <w:t xml:space="preserve"> It </w:t>
      </w:r>
      <w:r w:rsidRPr="00833712">
        <w:rPr>
          <w:rFonts w:asciiTheme="majorHAnsi" w:hAnsiTheme="majorHAnsi" w:cstheme="majorHAnsi"/>
          <w:color w:val="333333"/>
          <w:sz w:val="26"/>
          <w:szCs w:val="26"/>
          <w:u w:val="single"/>
        </w:rPr>
        <w:t>is precisely this</w:t>
      </w:r>
      <w:r w:rsidRPr="001E623A">
        <w:rPr>
          <w:rFonts w:asciiTheme="majorHAnsi" w:hAnsiTheme="majorHAnsi" w:cstheme="majorHAnsi"/>
          <w:color w:val="333333"/>
          <w:sz w:val="26"/>
          <w:szCs w:val="26"/>
          <w:u w:val="single"/>
        </w:rPr>
        <w:t xml:space="preserve"> </w:t>
      </w:r>
      <w:r w:rsidRPr="00833712">
        <w:rPr>
          <w:rFonts w:asciiTheme="majorHAnsi" w:hAnsiTheme="majorHAnsi" w:cstheme="majorHAnsi"/>
          <w:i/>
          <w:iCs/>
          <w:color w:val="333333"/>
          <w:sz w:val="26"/>
          <w:szCs w:val="26"/>
          <w:u w:val="single"/>
        </w:rPr>
        <w:t>ethics of bodies that matter</w:t>
      </w:r>
      <w:r w:rsidRPr="001E623A">
        <w:rPr>
          <w:rFonts w:asciiTheme="majorHAnsi" w:hAnsiTheme="majorHAnsi" w:cstheme="majorHAnsi"/>
          <w:color w:val="333333"/>
          <w:sz w:val="26"/>
          <w:szCs w:val="26"/>
          <w:u w:val="single"/>
        </w:rPr>
        <w:t xml:space="preserve"> </w:t>
      </w:r>
      <w:r w:rsidRPr="00833712">
        <w:rPr>
          <w:rFonts w:asciiTheme="majorHAnsi" w:hAnsiTheme="majorHAnsi" w:cstheme="majorHAnsi"/>
          <w:color w:val="333333"/>
          <w:sz w:val="26"/>
          <w:szCs w:val="26"/>
          <w:u w:val="single"/>
        </w:rPr>
        <w:t xml:space="preserve">that I will see as a source of political hope, </w:t>
      </w:r>
      <w:r w:rsidRPr="00833712">
        <w:rPr>
          <w:rFonts w:asciiTheme="majorHAnsi" w:hAnsiTheme="majorHAnsi" w:cstheme="majorHAnsi"/>
          <w:color w:val="333333"/>
          <w:sz w:val="26"/>
          <w:szCs w:val="26"/>
          <w:highlight w:val="cyan"/>
          <w:u w:val="single"/>
        </w:rPr>
        <w:t>as well as a guarantee of the possibility of</w:t>
      </w:r>
      <w:r w:rsidRPr="00187BED">
        <w:rPr>
          <w:rFonts w:asciiTheme="majorHAnsi" w:hAnsiTheme="majorHAnsi" w:cstheme="majorHAnsi"/>
          <w:color w:val="333333"/>
          <w:sz w:val="26"/>
          <w:szCs w:val="26"/>
          <w:highlight w:val="cyan"/>
          <w:u w:val="single"/>
        </w:rPr>
        <w:t xml:space="preserve"> </w:t>
      </w:r>
      <w:r w:rsidRPr="00833712">
        <w:rPr>
          <w:rFonts w:asciiTheme="majorHAnsi" w:hAnsiTheme="majorHAnsi" w:cstheme="majorHAnsi"/>
          <w:i/>
          <w:iCs/>
          <w:color w:val="333333"/>
          <w:sz w:val="26"/>
          <w:szCs w:val="26"/>
          <w:highlight w:val="cyan"/>
          <w:u w:val="single"/>
        </w:rPr>
        <w:t>enacting differently</w:t>
      </w:r>
      <w:r w:rsidRPr="00187BED">
        <w:rPr>
          <w:rFonts w:asciiTheme="majorHAnsi" w:hAnsiTheme="majorHAnsi" w:cstheme="majorHAnsi"/>
          <w:color w:val="333333"/>
          <w:sz w:val="26"/>
          <w:szCs w:val="26"/>
          <w:highlight w:val="cyan"/>
          <w:u w:val="single"/>
        </w:rPr>
        <w:t xml:space="preserve"> </w:t>
      </w:r>
      <w:r w:rsidRPr="00833712">
        <w:rPr>
          <w:rFonts w:asciiTheme="majorHAnsi" w:hAnsiTheme="majorHAnsi" w:cstheme="majorHAnsi"/>
          <w:color w:val="333333"/>
          <w:sz w:val="26"/>
          <w:szCs w:val="26"/>
          <w:highlight w:val="cyan"/>
          <w:u w:val="single"/>
        </w:rPr>
        <w:t>the political acts which regulate the issues of asylum, immigration and nationality</w:t>
      </w:r>
      <w:r w:rsidRPr="00833712">
        <w:rPr>
          <w:rFonts w:asciiTheme="majorHAnsi" w:hAnsiTheme="majorHAnsi" w:cstheme="majorHAnsi"/>
          <w:color w:val="333333"/>
          <w:sz w:val="26"/>
          <w:szCs w:val="26"/>
          <w:u w:val="single"/>
        </w:rPr>
        <w:t>.</w:t>
      </w:r>
      <w:r w:rsidRPr="001E623A">
        <w:rPr>
          <w:rFonts w:asciiTheme="majorHAnsi" w:hAnsiTheme="majorHAnsi" w:cstheme="majorHAnsi"/>
          <w:color w:val="333333"/>
          <w:sz w:val="16"/>
          <w:szCs w:val="26"/>
        </w:rPr>
        <w:t xml:space="preserve"> </w:t>
      </w:r>
      <w:r w:rsidRPr="00833712">
        <w:rPr>
          <w:rFonts w:asciiTheme="majorHAnsi" w:hAnsiTheme="majorHAnsi" w:cstheme="majorHAnsi"/>
          <w:color w:val="333333"/>
          <w:sz w:val="16"/>
          <w:szCs w:val="26"/>
        </w:rPr>
        <w:t>The notion of ethics I will use will be based on the work of Emmanuel Levinas, for whom ethics is the ‘first philosophy’, situated ‘even before ontology’, and thus ‘before politics’ – not in the temporal sense, but rather in the form of an unconditional demand on the conditioned universe, with its particular places, customs and political acts. Levinasian ethics – defined as concern about the alterity of the other, but also as response and responsibility – is most pertinent for my investigation as it seems to tally with the multiculturalist position of ‘respect for cultural difference’ that might be easily, perhaps</w:t>
      </w:r>
      <w:r w:rsidRPr="001E623A">
        <w:rPr>
          <w:rFonts w:asciiTheme="majorHAnsi" w:hAnsiTheme="majorHAnsi" w:cstheme="majorHAnsi"/>
          <w:color w:val="333333"/>
          <w:sz w:val="16"/>
          <w:szCs w:val="26"/>
        </w:rPr>
        <w:t xml:space="preserve"> </w:t>
      </w:r>
      <w:r w:rsidRPr="00833712">
        <w:rPr>
          <w:rFonts w:asciiTheme="majorHAnsi" w:hAnsiTheme="majorHAnsi" w:cstheme="majorHAnsi"/>
          <w:i/>
          <w:iCs/>
          <w:color w:val="333333"/>
          <w:sz w:val="16"/>
          <w:szCs w:val="26"/>
        </w:rPr>
        <w:t>too</w:t>
      </w:r>
      <w:r w:rsidRPr="001E623A">
        <w:rPr>
          <w:rFonts w:asciiTheme="majorHAnsi" w:hAnsiTheme="majorHAnsi" w:cstheme="majorHAnsi"/>
          <w:color w:val="333333"/>
          <w:sz w:val="16"/>
          <w:szCs w:val="26"/>
        </w:rPr>
        <w:t xml:space="preserve"> </w:t>
      </w:r>
      <w:r w:rsidRPr="00833712">
        <w:rPr>
          <w:rFonts w:asciiTheme="majorHAnsi" w:hAnsiTheme="majorHAnsi" w:cstheme="majorHAnsi"/>
          <w:color w:val="333333"/>
          <w:sz w:val="16"/>
          <w:szCs w:val="26"/>
        </w:rPr>
        <w:t>easily, applied to ‘the issue of asylum seekers’.</w:t>
      </w:r>
      <w:hyperlink r:id="rId12" w:history="1">
        <w:r w:rsidRPr="001E623A">
          <w:rPr>
            <w:rFonts w:asciiTheme="majorHAnsi" w:hAnsiTheme="majorHAnsi" w:cstheme="majorHAnsi"/>
            <w:color w:val="10147E"/>
            <w:sz w:val="26"/>
            <w:szCs w:val="26"/>
            <w:u w:val="single"/>
          </w:rPr>
          <w:t>3</w:t>
        </w:r>
      </w:hyperlink>
      <w:r w:rsidRPr="001E623A">
        <w:rPr>
          <w:rFonts w:asciiTheme="majorHAnsi" w:hAnsiTheme="majorHAnsi" w:cstheme="majorHAnsi"/>
          <w:color w:val="333333"/>
          <w:sz w:val="16"/>
          <w:szCs w:val="26"/>
          <w:shd w:val="clear" w:color="auto" w:fill="FFFFFF"/>
        </w:rPr>
        <w:t xml:space="preserve">This ethical position has subsequently been taken up by a number of contemporary thinkers, including Jacques Derrida, Luce Irigaray, Ernesto Laclau and Chantal Mouffe. Butler's own work engages with similar ethical discourses. This is most explicitly articulated in her </w:t>
      </w:r>
      <w:r w:rsidRPr="001E623A">
        <w:rPr>
          <w:rFonts w:asciiTheme="majorHAnsi" w:hAnsiTheme="majorHAnsi" w:cstheme="majorHAnsi"/>
          <w:i/>
          <w:iCs/>
          <w:color w:val="333333"/>
          <w:sz w:val="16"/>
          <w:szCs w:val="26"/>
          <w:shd w:val="clear" w:color="auto" w:fill="FFFFFF"/>
        </w:rPr>
        <w:t>Excitable Speech</w:t>
      </w:r>
      <w:r w:rsidRPr="001E623A">
        <w:rPr>
          <w:rFonts w:asciiTheme="majorHAnsi" w:hAnsiTheme="majorHAnsi" w:cstheme="majorHAnsi"/>
          <w:color w:val="333333"/>
          <w:sz w:val="16"/>
          <w:szCs w:val="26"/>
          <w:shd w:val="clear" w:color="auto" w:fill="FFFFFF"/>
        </w:rPr>
        <w:t xml:space="preserve"> (which to me has a quasi-Levinasian feel, although Butler develops her argument regarding response, responsibility and speech via Althusser's work on interpellation) and </w:t>
      </w:r>
      <w:r w:rsidRPr="001E623A">
        <w:rPr>
          <w:rFonts w:asciiTheme="majorHAnsi" w:hAnsiTheme="majorHAnsi" w:cstheme="majorHAnsi"/>
          <w:i/>
          <w:iCs/>
          <w:color w:val="333333"/>
          <w:sz w:val="16"/>
          <w:szCs w:val="26"/>
          <w:shd w:val="clear" w:color="auto" w:fill="FFFFFF"/>
        </w:rPr>
        <w:t>Antigone's Claim</w:t>
      </w:r>
      <w:r w:rsidRPr="001E623A">
        <w:rPr>
          <w:rFonts w:asciiTheme="majorHAnsi" w:hAnsiTheme="majorHAnsi" w:cstheme="majorHAnsi"/>
          <w:color w:val="333333"/>
          <w:sz w:val="16"/>
          <w:szCs w:val="26"/>
          <w:shd w:val="clear" w:color="auto" w:fill="FFFFFF"/>
        </w:rPr>
        <w:t xml:space="preserve">. But I would argue that a certain sense of ethical normativity that underpins any political practice – a normativity of the kind she discuses with Ernesto Laclau and Slavoj Zizek in their collaborative project, </w:t>
      </w:r>
      <w:r w:rsidRPr="001E623A">
        <w:rPr>
          <w:rFonts w:asciiTheme="majorHAnsi" w:hAnsiTheme="majorHAnsi" w:cstheme="majorHAnsi"/>
          <w:i/>
          <w:iCs/>
          <w:color w:val="333333"/>
          <w:sz w:val="16"/>
          <w:szCs w:val="26"/>
          <w:shd w:val="clear" w:color="auto" w:fill="FFFFFF"/>
        </w:rPr>
        <w:t>Contingency, Universality, Hegemony</w:t>
      </w:r>
      <w:r w:rsidRPr="001E623A">
        <w:rPr>
          <w:rFonts w:asciiTheme="majorHAnsi" w:hAnsiTheme="majorHAnsi" w:cstheme="majorHAnsi"/>
          <w:color w:val="333333"/>
          <w:sz w:val="16"/>
          <w:szCs w:val="26"/>
          <w:shd w:val="clear" w:color="auto" w:fill="FFFFFF"/>
        </w:rPr>
        <w:t xml:space="preserve"> – can already be traced in her </w:t>
      </w:r>
      <w:r w:rsidRPr="001E623A">
        <w:rPr>
          <w:rFonts w:asciiTheme="majorHAnsi" w:hAnsiTheme="majorHAnsi" w:cstheme="majorHAnsi"/>
          <w:i/>
          <w:iCs/>
          <w:color w:val="333333"/>
          <w:sz w:val="16"/>
          <w:szCs w:val="26"/>
          <w:shd w:val="clear" w:color="auto" w:fill="FFFFFF"/>
        </w:rPr>
        <w:t xml:space="preserve">Gender Trouble </w:t>
      </w:r>
      <w:r w:rsidRPr="001E623A">
        <w:rPr>
          <w:rFonts w:asciiTheme="majorHAnsi" w:hAnsiTheme="majorHAnsi" w:cstheme="majorHAnsi"/>
          <w:color w:val="333333"/>
          <w:sz w:val="16"/>
          <w:szCs w:val="26"/>
          <w:shd w:val="clear" w:color="auto" w:fill="FFFFFF"/>
        </w:rPr>
        <w:t xml:space="preserve">and </w:t>
      </w:r>
      <w:r w:rsidRPr="001E623A">
        <w:rPr>
          <w:rFonts w:asciiTheme="majorHAnsi" w:hAnsiTheme="majorHAnsi" w:cstheme="majorHAnsi"/>
          <w:i/>
          <w:iCs/>
          <w:color w:val="333333"/>
          <w:sz w:val="16"/>
          <w:szCs w:val="26"/>
          <w:shd w:val="clear" w:color="auto" w:fill="FFFFFF"/>
        </w:rPr>
        <w:t>Bodies That Matter</w:t>
      </w:r>
      <w:r w:rsidRPr="001E623A">
        <w:rPr>
          <w:rFonts w:asciiTheme="majorHAnsi" w:hAnsiTheme="majorHAnsi" w:cstheme="majorHAnsi"/>
          <w:color w:val="333333"/>
          <w:sz w:val="16"/>
          <w:szCs w:val="26"/>
          <w:shd w:val="clear" w:color="auto" w:fill="FFFFFF"/>
        </w:rPr>
        <w:t>. View all notes</w:t>
      </w:r>
      <w:r w:rsidRPr="001E623A">
        <w:rPr>
          <w:rFonts w:asciiTheme="majorHAnsi" w:hAnsiTheme="majorHAnsi" w:cstheme="majorHAnsi"/>
          <w:color w:val="333333"/>
          <w:sz w:val="16"/>
          <w:szCs w:val="26"/>
        </w:rPr>
        <w:t xml:space="preserve"> </w:t>
      </w:r>
      <w:proofErr w:type="gramStart"/>
      <w:r w:rsidRPr="00833712">
        <w:rPr>
          <w:rFonts w:asciiTheme="majorHAnsi" w:hAnsiTheme="majorHAnsi" w:cstheme="majorHAnsi"/>
          <w:color w:val="333333"/>
          <w:sz w:val="16"/>
          <w:szCs w:val="26"/>
        </w:rPr>
        <w:t>But</w:t>
      </w:r>
      <w:proofErr w:type="gramEnd"/>
      <w:r w:rsidRPr="00833712">
        <w:rPr>
          <w:rFonts w:asciiTheme="majorHAnsi" w:hAnsiTheme="majorHAnsi" w:cstheme="majorHAnsi"/>
          <w:color w:val="333333"/>
          <w:sz w:val="16"/>
          <w:szCs w:val="26"/>
        </w:rPr>
        <w:t xml:space="preserve"> it is the rigour of Levinas's philosophy that allows me to question what is actually meant by this idea of ‘respecting the other’. However, I would like to defer talking about ethics as response and responsibility and dwell for a little while on notions of</w:t>
      </w:r>
      <w:r w:rsidRPr="001E623A">
        <w:rPr>
          <w:rFonts w:asciiTheme="majorHAnsi" w:hAnsiTheme="majorHAnsi" w:cstheme="majorHAnsi"/>
          <w:color w:val="333333"/>
          <w:sz w:val="16"/>
          <w:szCs w:val="26"/>
        </w:rPr>
        <w:t xml:space="preserve"> </w:t>
      </w:r>
      <w:proofErr w:type="gramStart"/>
      <w:r w:rsidRPr="00833712">
        <w:rPr>
          <w:rFonts w:asciiTheme="majorHAnsi" w:hAnsiTheme="majorHAnsi" w:cstheme="majorHAnsi"/>
          <w:i/>
          <w:iCs/>
          <w:color w:val="333333"/>
          <w:sz w:val="16"/>
          <w:szCs w:val="26"/>
        </w:rPr>
        <w:t>ethos</w:t>
      </w:r>
      <w:r w:rsidRPr="00833712">
        <w:rPr>
          <w:rFonts w:asciiTheme="majorHAnsi" w:hAnsiTheme="majorHAnsi" w:cstheme="majorHAnsi"/>
          <w:color w:val="333333"/>
          <w:sz w:val="16"/>
          <w:szCs w:val="26"/>
        </w:rPr>
        <w:t>(</w:t>
      </w:r>
      <w:proofErr w:type="gramEnd"/>
      <w:r w:rsidRPr="00833712">
        <w:rPr>
          <w:rFonts w:asciiTheme="majorHAnsi" w:hAnsiTheme="majorHAnsi" w:cstheme="majorHAnsi"/>
          <w:color w:val="333333"/>
          <w:sz w:val="16"/>
          <w:szCs w:val="26"/>
        </w:rPr>
        <w:t>understood as ‘custom’) and</w:t>
      </w:r>
      <w:r w:rsidRPr="001E623A">
        <w:rPr>
          <w:rFonts w:asciiTheme="majorHAnsi" w:hAnsiTheme="majorHAnsi" w:cstheme="majorHAnsi"/>
          <w:color w:val="333333"/>
          <w:sz w:val="16"/>
          <w:szCs w:val="26"/>
        </w:rPr>
        <w:t xml:space="preserve"> </w:t>
      </w:r>
      <w:r w:rsidRPr="00833712">
        <w:rPr>
          <w:rFonts w:asciiTheme="majorHAnsi" w:hAnsiTheme="majorHAnsi" w:cstheme="majorHAnsi"/>
          <w:i/>
          <w:iCs/>
          <w:color w:val="333333"/>
          <w:sz w:val="16"/>
          <w:szCs w:val="26"/>
        </w:rPr>
        <w:t>ethnos</w:t>
      </w:r>
      <w:r w:rsidRPr="001E623A">
        <w:rPr>
          <w:rFonts w:asciiTheme="majorHAnsi" w:hAnsiTheme="majorHAnsi" w:cstheme="majorHAnsi"/>
          <w:color w:val="333333"/>
          <w:sz w:val="16"/>
          <w:szCs w:val="26"/>
        </w:rPr>
        <w:t xml:space="preserve"> </w:t>
      </w:r>
      <w:r w:rsidRPr="00833712">
        <w:rPr>
          <w:rFonts w:asciiTheme="majorHAnsi" w:hAnsiTheme="majorHAnsi" w:cstheme="majorHAnsi"/>
          <w:color w:val="333333"/>
          <w:sz w:val="16"/>
          <w:szCs w:val="26"/>
        </w:rPr>
        <w:t xml:space="preserve">(‘place’) that underlie certain ethical conceptions but which also </w:t>
      </w:r>
      <w:r w:rsidRPr="00833712">
        <w:rPr>
          <w:rFonts w:asciiTheme="majorHAnsi" w:hAnsiTheme="majorHAnsi" w:cstheme="majorHAnsi"/>
          <w:color w:val="333333"/>
          <w:sz w:val="16"/>
          <w:szCs w:val="26"/>
        </w:rPr>
        <w:lastRenderedPageBreak/>
        <w:t>provide a bridge to the political. It is the customs, norms and regulations of the democratic public sphere that will be of particular interest to me</w:t>
      </w:r>
    </w:p>
    <w:p w14:paraId="340FAD21" w14:textId="58719491" w:rsidR="006B5E53" w:rsidRDefault="006B5E53" w:rsidP="006B5E53"/>
    <w:p w14:paraId="185D66C1" w14:textId="523BB90D" w:rsidR="006B5E53" w:rsidRDefault="006B5E53" w:rsidP="006B5E53"/>
    <w:p w14:paraId="583717BD" w14:textId="54969CB4" w:rsidR="006B5E53" w:rsidRDefault="006B5E53" w:rsidP="006B5E53"/>
    <w:p w14:paraId="31068693" w14:textId="1B2C2DF2" w:rsidR="006B5E53" w:rsidRPr="006B5E53" w:rsidRDefault="006B5E53" w:rsidP="006B5E53">
      <w:pPr>
        <w:pStyle w:val="Heading2"/>
        <w:rPr>
          <w:rFonts w:cs="Calibri"/>
        </w:rPr>
      </w:pPr>
      <w:r>
        <w:rPr>
          <w:rFonts w:cs="Calibri"/>
        </w:rPr>
        <w:lastRenderedPageBreak/>
        <w:t xml:space="preserve">Miscellaneous </w:t>
      </w:r>
    </w:p>
    <w:p w14:paraId="6AD68A7B" w14:textId="77777777" w:rsidR="006B5E53" w:rsidRPr="006B5E53" w:rsidRDefault="006B5E53" w:rsidP="006B5E53"/>
    <w:p w14:paraId="54BA7162" w14:textId="53C11C57" w:rsidR="007540E6" w:rsidRPr="008B0B32" w:rsidRDefault="007540E6" w:rsidP="007540E6">
      <w:pPr>
        <w:spacing w:line="240" w:lineRule="auto"/>
        <w:contextualSpacing/>
        <w:rPr>
          <w:rFonts w:asciiTheme="minorHAnsi" w:hAnsiTheme="minorHAnsi" w:cstheme="minorHAnsi"/>
          <w:i/>
          <w:color w:val="000000" w:themeColor="text1"/>
          <w:sz w:val="21"/>
          <w:szCs w:val="21"/>
          <w:shd w:val="clear" w:color="auto" w:fill="FFFFFF"/>
        </w:rPr>
      </w:pPr>
      <w:r w:rsidRPr="008B0B32">
        <w:rPr>
          <w:rFonts w:asciiTheme="minorHAnsi" w:hAnsiTheme="minorHAnsi" w:cstheme="minorHAnsi"/>
          <w:b/>
          <w:color w:val="000000" w:themeColor="text1"/>
          <w:sz w:val="26"/>
          <w:szCs w:val="26"/>
          <w:shd w:val="clear" w:color="auto" w:fill="FFFFFF"/>
        </w:rPr>
        <w:t>McIvor ’12</w:t>
      </w:r>
      <w:r w:rsidRPr="008B0B32">
        <w:rPr>
          <w:rFonts w:asciiTheme="minorHAnsi" w:hAnsiTheme="minorHAnsi" w:cstheme="minorHAnsi"/>
          <w:color w:val="000000" w:themeColor="text1"/>
          <w:sz w:val="28"/>
          <w:szCs w:val="28"/>
          <w:shd w:val="clear" w:color="auto" w:fill="FFFFFF"/>
        </w:rPr>
        <w:t xml:space="preserve"> </w:t>
      </w:r>
      <w:r w:rsidRPr="008B0B32">
        <w:rPr>
          <w:rFonts w:asciiTheme="minorHAnsi" w:hAnsiTheme="minorHAnsi" w:cstheme="minorHAnsi"/>
          <w:i/>
          <w:color w:val="000000" w:themeColor="text1"/>
          <w:sz w:val="21"/>
          <w:szCs w:val="21"/>
          <w:shd w:val="clear" w:color="auto" w:fill="FFFFFF"/>
        </w:rPr>
        <w:t xml:space="preserve">(David W. McIvor, BA in Political Science, Western Washington University, MA and </w:t>
      </w:r>
      <w:proofErr w:type="gramStart"/>
      <w:r w:rsidRPr="008B0B32">
        <w:rPr>
          <w:rFonts w:asciiTheme="minorHAnsi" w:hAnsiTheme="minorHAnsi" w:cstheme="minorHAnsi"/>
          <w:i/>
          <w:color w:val="000000" w:themeColor="text1"/>
          <w:sz w:val="21"/>
          <w:szCs w:val="21"/>
          <w:shd w:val="clear" w:color="auto" w:fill="FFFFFF"/>
        </w:rPr>
        <w:t>Ph.D</w:t>
      </w:r>
      <w:proofErr w:type="gramEnd"/>
      <w:r w:rsidRPr="008B0B32">
        <w:rPr>
          <w:rFonts w:asciiTheme="minorHAnsi" w:hAnsiTheme="minorHAnsi" w:cstheme="minorHAnsi"/>
          <w:i/>
          <w:color w:val="000000" w:themeColor="text1"/>
          <w:sz w:val="21"/>
          <w:szCs w:val="21"/>
          <w:shd w:val="clear" w:color="auto" w:fill="FFFFFF"/>
        </w:rPr>
        <w:t xml:space="preserve"> in Political Science, Duke University, “Bringing Ourselves to Grief: Judith Butler and the Politics of Mourning”, Political Theory, 2012 SAGE Publications) VS</w:t>
      </w:r>
    </w:p>
    <w:p w14:paraId="0F9CAEA5" w14:textId="77777777" w:rsidR="007540E6" w:rsidRPr="00E47E24" w:rsidRDefault="007540E6" w:rsidP="007540E6">
      <w:pPr>
        <w:rPr>
          <w:b/>
          <w:u w:val="single"/>
        </w:rPr>
      </w:pPr>
      <w:r w:rsidRPr="00E47E24">
        <w:rPr>
          <w:sz w:val="16"/>
        </w:rPr>
        <w:t xml:space="preserve">Bringing Ourselves to Grief» II: From Prohibition to Dispossession Butler has added another register to her account of mourning in the course of what many of her critics have called her "ethical turn."57 Inspired by Lévinas and the late work of Foucault, Butler's shift could be described as a move the performative disruptions of the prescriptive norming of subjects and bod- from mourning as subversion to mourning as dispossession , or a change from ies through social stigma towards the productive cultivation of ethico-political dispositions such as generosity and humility. In making this move Butler consciously questioned her earlier acceptance of the "punitive scene" of melancholic subjectivity.58 Her new emphasis was less on performative resignification of oppressive norms and more on how the acknowledgement of universal "precariousness" could shape a less violent and more generous politics. Yet Butler's investments in melancholia are not fully supplanted here; instead they reappear in a different form. In Giving an Account of Oneself, Butler reflected on the ethical possibilities emanating from our "impingement" by an outside world: our "constitutive sociality" and "exposure" to the claims of others.59 For Butler this primal exposure can become the ground for a heightened sense of ethical responsibility. The challenge is to accept our "unwilled susceptibility" to others without attempting to overcome this susceptibility through the cultivation of an autonomous will.60 Instead, ethical responsibility involves using our expo- sure to others, our very lack of an autonomous will, as a resource for becoming more responsive to their needs. Butler draws upon Lévinas in order to make these claims.61 For Lévinas, responsibility begins not with an autonomous ego but, rather, through a pre- ontological relation that exists before anything resembling an ego. Lévinas calls this the "original traumatism" that is the very condition of the subject; it takes the form of a primary and unwilled relation to the Other who appears, in Lévinas' formulation, as a disembodied "face."62 This face is a reminder of our original traumatism, and its insistent demand is that we refuse the violent foreclosure of our ego lest we give in to "an impulsive aggression grounded in the self-preservative aims of egoism."63 The face of the Other, for Lévinas, issues a stark command: "You shall not kill."64 This demand accuses and persecutes the subject in ways that replicate the original impingements by others without which the ego could not appear. As Butler puts it, the Other's face "addresses me in a way that is singular, irreducible, and irreplaceable."65 Only by staying open to the singular claim of the Other can the subject avoid the "unbridled cruelty" of a self that "seeks to separate itself from its constitutive sociality."66 An ethics of nonviolence, then, would consist in remaining open to the impingements and impressions of others. Butler ties this ethics of responsibility to the work of mourning; we are responsive to the extent that we "insist upon not resolving grief and staunching vulnerability too soon . . . but to take the very unbearability of exposure as the sign ... of a common vulnerability."67 </w:t>
      </w:r>
      <w:r w:rsidRPr="00BD5D2B">
        <w:rPr>
          <w:highlight w:val="cyan"/>
          <w:u w:val="single"/>
        </w:rPr>
        <w:t>Mourning becomes a means of cultivating ethical dispositions towards the claims of others through the acknowledgment of social impingement and corporeal vulnerability.</w:t>
      </w:r>
      <w:r w:rsidRPr="00AA6C33">
        <w:rPr>
          <w:u w:val="single"/>
        </w:rPr>
        <w:t xml:space="preserve"> The acknowledgement of ego incoherence and object dependency prepares an "ethics based on our shared, invariable, and partial blindness to ourselves."</w:t>
      </w:r>
      <w:r w:rsidRPr="00E47E24">
        <w:rPr>
          <w:sz w:val="16"/>
        </w:rPr>
        <w:t xml:space="preserve">68 </w:t>
      </w:r>
      <w:r w:rsidRPr="00AA6C33">
        <w:rPr>
          <w:u w:val="single"/>
        </w:rPr>
        <w:t>Tarrying with grief marks a "slow process" through which "we develop a point of identification with suffering itself."</w:t>
      </w:r>
      <w:r w:rsidRPr="00E47E24">
        <w:rPr>
          <w:sz w:val="16"/>
        </w:rPr>
        <w:t xml:space="preserve">69 </w:t>
      </w:r>
      <w:r w:rsidRPr="00BD5D2B">
        <w:rPr>
          <w:highlight w:val="cyan"/>
          <w:u w:val="single"/>
        </w:rPr>
        <w:t>Incessant mourning keeps open our relations to others, provides a constant reminder of our constitutive sociality, and undergirds a more generous and humble approach to shared lives together</w:t>
      </w:r>
      <w:r w:rsidRPr="00EA06FB">
        <w:rPr>
          <w:u w:val="single"/>
        </w:rPr>
        <w:t>. Following this second turn, we can see how mourning, for Butler, is a doubled practice of bringing ourselves/ourse/ves to grief. We bring ourselves to grief by protesting the foreclosures that make certain lives unlivable and certain losses unmournable.</w:t>
      </w:r>
      <w:r w:rsidRPr="00E47E24">
        <w:rPr>
          <w:sz w:val="16"/>
        </w:rPr>
        <w:t xml:space="preserve"> </w:t>
      </w:r>
      <w:r w:rsidRPr="00BD5D2B">
        <w:rPr>
          <w:highlight w:val="cyan"/>
          <w:u w:val="single"/>
        </w:rPr>
        <w:t>Through experiences</w:t>
      </w:r>
      <w:r w:rsidRPr="00EA06FB">
        <w:rPr>
          <w:u w:val="single"/>
        </w:rPr>
        <w:t xml:space="preserve"> of the "impossible," </w:t>
      </w:r>
      <w:r w:rsidRPr="00BD5D2B">
        <w:rPr>
          <w:highlight w:val="cyan"/>
          <w:u w:val="single"/>
        </w:rPr>
        <w:t>such as the irruption of Antigone into the public sphere, we can discern the political frames by which grief is organized</w:t>
      </w:r>
      <w:r w:rsidRPr="00EA06FB">
        <w:rPr>
          <w:u w:val="single"/>
        </w:rPr>
        <w:t xml:space="preserve">.70 </w:t>
      </w:r>
      <w:r w:rsidRPr="00BD5D2B">
        <w:rPr>
          <w:highlight w:val="cyan"/>
          <w:u w:val="single"/>
        </w:rPr>
        <w:t>Once this structure is revealed, we can work to destabilize these norms and avow heretofore-unspeakable losses</w:t>
      </w:r>
      <w:r w:rsidRPr="00EA06FB">
        <w:rPr>
          <w:u w:val="single"/>
        </w:rPr>
        <w:t>.</w:t>
      </w:r>
      <w:r w:rsidRPr="00E47E24">
        <w:rPr>
          <w:sz w:val="16"/>
        </w:rPr>
        <w:t xml:space="preserve"> We also bring ourselves to grief through recognition of the ek-static nature of subjectivity, that is, we bring our selves to grief. The recognition of essential precariousness of life is a powerful means by which we can acknowledge and honor social and ethical inter-dependency. Through it we acknowledge, in Butler's words, "that the 'I,' first comes into being as a 'me' through being acted upon by </w:t>
      </w:r>
      <w:proofErr w:type="gramStart"/>
      <w:r w:rsidRPr="00E47E24">
        <w:rPr>
          <w:sz w:val="16"/>
        </w:rPr>
        <w:t>an other</w:t>
      </w:r>
      <w:proofErr w:type="gramEnd"/>
      <w:r w:rsidRPr="00E47E24">
        <w:rPr>
          <w:sz w:val="16"/>
        </w:rPr>
        <w:t xml:space="preserve">, and this primary impingement is already and from the start an ethical interpellation."71 By bringing our selves to grief, we resist the temptation towards violent foreclosures that a closed account of identity necessarily entails. </w:t>
      </w:r>
      <w:r w:rsidRPr="00BD5D2B">
        <w:rPr>
          <w:b/>
          <w:highlight w:val="cyan"/>
          <w:u w:val="single"/>
        </w:rPr>
        <w:t>An appreciation of subjective precariousness can in turn lead us to reflect on objective "precarity": the "politically induced condition in which certain populations . . . become differ</w:t>
      </w:r>
      <w:r>
        <w:rPr>
          <w:b/>
          <w:highlight w:val="cyan"/>
          <w:u w:val="single"/>
        </w:rPr>
        <w:t>entially exposed to injury, vio</w:t>
      </w:r>
      <w:r w:rsidRPr="00BD5D2B">
        <w:rPr>
          <w:b/>
          <w:highlight w:val="cyan"/>
          <w:u w:val="single"/>
        </w:rPr>
        <w:t>lence, and death</w:t>
      </w:r>
      <w:r w:rsidRPr="00E47E24">
        <w:rPr>
          <w:sz w:val="16"/>
        </w:rPr>
        <w:t xml:space="preserve">."72 Our lives and desires (even our deaths) are not present within us but are granted or given by socio-cultural powers over which we have little influence. Recognizing this, Butler hopes, will </w:t>
      </w:r>
      <w:r w:rsidRPr="00E47E24">
        <w:rPr>
          <w:sz w:val="16"/>
        </w:rPr>
        <w:lastRenderedPageBreak/>
        <w:t xml:space="preserve">lead us to a pre- sumptive generosity for those who are currently marginalized or persecuted.73 </w:t>
      </w:r>
      <w:r w:rsidRPr="00BD5D2B">
        <w:rPr>
          <w:highlight w:val="cyan"/>
          <w:u w:val="single"/>
        </w:rPr>
        <w:t>Grief</w:t>
      </w:r>
      <w:r w:rsidRPr="009021A5">
        <w:rPr>
          <w:u w:val="single"/>
        </w:rPr>
        <w:t xml:space="preserve">, along with a variety of other dispossessive experiences, such as anger or desire, sensitizes the subject to its own stubborn opacity, its internal "unknowingness," and this </w:t>
      </w:r>
      <w:r w:rsidRPr="00BD5D2B">
        <w:rPr>
          <w:highlight w:val="cyan"/>
          <w:u w:val="single"/>
        </w:rPr>
        <w:t>becomes the bas</w:t>
      </w:r>
      <w:r>
        <w:rPr>
          <w:highlight w:val="cyan"/>
          <w:u w:val="single"/>
        </w:rPr>
        <w:t>is for tenuous claims of common</w:t>
      </w:r>
      <w:r w:rsidRPr="00BD5D2B">
        <w:rPr>
          <w:highlight w:val="cyan"/>
          <w:u w:val="single"/>
        </w:rPr>
        <w:t>ality that can stitch together new communities and ways of life</w:t>
      </w:r>
      <w:r w:rsidRPr="00BD5D2B">
        <w:rPr>
          <w:sz w:val="16"/>
          <w:highlight w:val="cyan"/>
        </w:rPr>
        <w:t>.</w:t>
      </w:r>
      <w:r w:rsidRPr="00E47E24">
        <w:rPr>
          <w:sz w:val="16"/>
        </w:rPr>
        <w:t xml:space="preserve">74 </w:t>
      </w:r>
      <w:r w:rsidRPr="009021A5">
        <w:rPr>
          <w:u w:val="single"/>
        </w:rPr>
        <w:t>Insofar as these claims about precariousness and vulnerability, however, are pitched at the level of an abstract, universal humanism, they elide the concrete messiness of our actual, lived communities in which we (imper- fectly) act, speak, love, and mourn</w:t>
      </w:r>
      <w:r w:rsidRPr="00E47E24">
        <w:rPr>
          <w:sz w:val="16"/>
        </w:rPr>
        <w:t xml:space="preserve">. The difficulty with Butler's ethics of responsibility in the thrall of Lévinas is not that we can reasonably deny our impingement by the other's "face" but that we are responsive to a plurality of faces, and that each of these faces has more than one face. The origin of eth- ics in a pre-ontological relation can only serve to obscure the multiple ambiv- alent relationships that comprise our ethical and political commitments, visions, responsibilities, and actions. Butler herself seems nervous about the abstract nature of Lévinas' claims, which is why she turns to Adorno in order to reconnect an ethics of responsi- bility to a theorist indebted to a Weberian "ethic of responsibility." For Adorno, responsibility required a critical investigation of both the social and material conditions of our time and the ideological discourses surrounding and justifying those conditions. Adorno formulated this as "an element not just of self-criticism, but of criticism of that unyielding, inexorable some- thing that sets itself up in us."75 The pressure of this "inexorable something" puts into circulation a critical process of investigating "damaged life" that is the antipode to moral narcissism. For Butler, this resembles a tarrying with grief as a means of interrogating the limits of subjugation. She follows Adorno in seeing the "unyielding, inexorable something" as a means of recalling the subject to its own opacity or fallibility. Yet Adorno' s unyielding self-criticism reflects his melancholic faith that "life itself is so deformed and distorted that no one is able to live the good life.76 Therefore, the only respon- sible course for Adorno is to follow an absolute "negative prescription" of resistance "to all the things imposed on us, to everything the world has made of us."77 On this view, there are no benign or innocuous (let alone positive) actions or forms of life; even an occasional "visit to the cinema" becomes a "betrayal" of self-critical insights and an unforgiveable act of conformism to the deformed and violent world.78 Butler's turn to Adorno, then, seems to overcome the a-historical abstrac- tions of Lévinas only to fall back into shadow of an unbearable superego. The dictatorial "Thou Shalt" that emerges from Butler's reading of Lévinas and Adorno imitates a super-moral demand that, in its singularity and irreplace- ability, replicates the cruel persecution of the melancholic superego. The merciless criticism of this "unyielding, inexorable something" leaves no room for the ego; it borders on a tyrannical power that, as Freud would have it, "often enough succeeds in driving the ego into death."79 Butler's turn to Lévinas and Adorno asserts an undeniable relationality, then, but in the process it reinscribes the severe superego that she had con- sciously sought to move beyond. Seemingly unsatisfied with a political vision limited to subversion and a theory of an essentially reactive subject, Butler turns to Lévinas and Adorno for the cultivation of ethical dispositions in which mourning is refigured as a site of dispossession. Yet this move repeats the melancholic refrain. Under the thrall of the unforgiving superego figure derived from Lévinas and Adorno, the political expression of mourn- ing becomes a curious (if not paradoxical) enraged nonviolence, which Butler calls the "carefully crafted 'fuck you.'"80 Butler presumes that acts of ek-static acknowledgement beneath the gaze of a revised superego will allow enraged claims to take on a nonviolent character, but it is difficult to accept this idea at face value. On the contrary, the deep anger of the political "fuck you" - no matter how carefully crafted - seems to inevitably drift towards violence that, far from remaining in touch with the ek-static nature of subjectivity, obliterates the ambivalence of both the targeted other and the social-political world composed of a plurality of multi-faceted others.81 There is an irony at play here. Butler's early work comprised in part an attempt to loosen the strictures of an overwhelming superego that prohibited mourning surrounding gender and kinship norms. She did this by arguing for an essential weakness of the melancholic superego tied to its dependence on the repetition of its norms by the subject. The performative nature of the superego makes possible the subversion of these dictatorial decrees. In turning from prohibited mourning to claimed mourning, however, Butler implic- itly acknowledges the need for a superego-like figure to facilitate a less violent politics. However, this superego - the Levinasian face of the Other, Adorno' s "unyielding, inexorable something" - is a melancholic specter that rages against the ego with impossible and contradictory demands.82 Butler remains torn between two conflicting ethico-political impulses, and this tension cannot be resolved using the Freudian resources to which she remains loyal. However, what if there is an alternative to this split orientation between a moral and political narcissism that forgets its vulnerability and a fixated openness to the Other that forgoes responsibility to the competing demands of plural others? I believe we can locate resources for this alternative within the work of Melanie Klein. For Klein, </w:t>
      </w:r>
      <w:r w:rsidRPr="00BD5D2B">
        <w:rPr>
          <w:b/>
          <w:highlight w:val="cyan"/>
          <w:u w:val="single"/>
        </w:rPr>
        <w:t>there is a crucial difference between a melancholic subject that denies internal and external conflicts while living in bondage to a sadistic superego, and what we might call a mourning subject that is enriched and strengthened through experiences of loss, grief, and working through.</w:t>
      </w:r>
      <w:r w:rsidRPr="00E47E24">
        <w:rPr>
          <w:b/>
          <w:u w:val="single"/>
        </w:rPr>
        <w:t xml:space="preserve"> </w:t>
      </w:r>
    </w:p>
    <w:p w14:paraId="08E4B4F4" w14:textId="77777777" w:rsidR="007540E6" w:rsidRDefault="007540E6" w:rsidP="007540E6">
      <w:pPr>
        <w:rPr>
          <w:u w:val="single"/>
        </w:rPr>
      </w:pPr>
    </w:p>
    <w:p w14:paraId="1B5247AC" w14:textId="5B425423" w:rsidR="007540E6" w:rsidRDefault="007540E6" w:rsidP="007540E6"/>
    <w:p w14:paraId="6C42BAE9" w14:textId="77777777" w:rsidR="007540E6" w:rsidRPr="008B0B32" w:rsidRDefault="007540E6" w:rsidP="007540E6">
      <w:pPr>
        <w:spacing w:line="240" w:lineRule="auto"/>
        <w:contextualSpacing/>
        <w:rPr>
          <w:rFonts w:asciiTheme="minorHAnsi" w:hAnsiTheme="minorHAnsi" w:cstheme="minorHAnsi"/>
          <w:i/>
          <w:color w:val="000000" w:themeColor="text1"/>
          <w:sz w:val="21"/>
          <w:szCs w:val="21"/>
          <w:shd w:val="clear" w:color="auto" w:fill="FFFFFF"/>
        </w:rPr>
      </w:pPr>
      <w:r w:rsidRPr="008B0B32">
        <w:rPr>
          <w:rFonts w:asciiTheme="minorHAnsi" w:hAnsiTheme="minorHAnsi" w:cstheme="minorHAnsi"/>
          <w:b/>
          <w:color w:val="000000" w:themeColor="text1"/>
          <w:sz w:val="26"/>
          <w:szCs w:val="26"/>
          <w:shd w:val="clear" w:color="auto" w:fill="FFFFFF"/>
        </w:rPr>
        <w:lastRenderedPageBreak/>
        <w:t>McIvor ’12</w:t>
      </w:r>
      <w:r w:rsidRPr="008B0B32">
        <w:rPr>
          <w:rFonts w:asciiTheme="minorHAnsi" w:hAnsiTheme="minorHAnsi" w:cstheme="minorHAnsi"/>
          <w:color w:val="000000" w:themeColor="text1"/>
          <w:sz w:val="28"/>
          <w:szCs w:val="28"/>
          <w:shd w:val="clear" w:color="auto" w:fill="FFFFFF"/>
        </w:rPr>
        <w:t xml:space="preserve"> </w:t>
      </w:r>
      <w:r w:rsidRPr="008B0B32">
        <w:rPr>
          <w:rFonts w:asciiTheme="minorHAnsi" w:hAnsiTheme="minorHAnsi" w:cstheme="minorHAnsi"/>
          <w:i/>
          <w:color w:val="000000" w:themeColor="text1"/>
          <w:sz w:val="21"/>
          <w:szCs w:val="21"/>
          <w:shd w:val="clear" w:color="auto" w:fill="FFFFFF"/>
        </w:rPr>
        <w:t xml:space="preserve">(David W. McIvor, BA in Political Science, Western Washington University, MA and </w:t>
      </w:r>
      <w:proofErr w:type="gramStart"/>
      <w:r w:rsidRPr="008B0B32">
        <w:rPr>
          <w:rFonts w:asciiTheme="minorHAnsi" w:hAnsiTheme="minorHAnsi" w:cstheme="minorHAnsi"/>
          <w:i/>
          <w:color w:val="000000" w:themeColor="text1"/>
          <w:sz w:val="21"/>
          <w:szCs w:val="21"/>
          <w:shd w:val="clear" w:color="auto" w:fill="FFFFFF"/>
        </w:rPr>
        <w:t>Ph.D</w:t>
      </w:r>
      <w:proofErr w:type="gramEnd"/>
      <w:r w:rsidRPr="008B0B32">
        <w:rPr>
          <w:rFonts w:asciiTheme="minorHAnsi" w:hAnsiTheme="minorHAnsi" w:cstheme="minorHAnsi"/>
          <w:i/>
          <w:color w:val="000000" w:themeColor="text1"/>
          <w:sz w:val="21"/>
          <w:szCs w:val="21"/>
          <w:shd w:val="clear" w:color="auto" w:fill="FFFFFF"/>
        </w:rPr>
        <w:t xml:space="preserve"> in Political Science, Duke University, “Bringing Ourselves to Grief: Judith Butler and the Politics of Mourning”, Political Theory, 2012 SAGE Publications) VS</w:t>
      </w:r>
    </w:p>
    <w:p w14:paraId="5709659E" w14:textId="77777777" w:rsidR="007540E6" w:rsidRPr="00605827" w:rsidRDefault="007540E6" w:rsidP="007540E6">
      <w:pPr>
        <w:rPr>
          <w:u w:val="single"/>
        </w:rPr>
      </w:pPr>
      <w:r w:rsidRPr="00605827">
        <w:rPr>
          <w:sz w:val="16"/>
        </w:rPr>
        <w:t xml:space="preserve">Conclusion: From the Psychic to the Political Work of Mourning Any account of the politics of mourning that leans upon the work of Klein should not lean too heavily upon her work. Doing so could obscure how the achievement of the depressive position requires a supportive context that honors, avows, and helps give a shape to the losses inherent to intersubjective life. Here is where Butler's emphasis on cultural and political prohibitions proves its essential mettle. </w:t>
      </w:r>
      <w:r w:rsidRPr="00C4296D">
        <w:rPr>
          <w:highlight w:val="cyan"/>
          <w:u w:val="single"/>
        </w:rPr>
        <w:t>The mourning subject, as it were, requires a commitment to public mourning, to articulating and confronting the violence, trauma, and ambivalence of our common life together.</w:t>
      </w:r>
      <w:r w:rsidRPr="00851E54">
        <w:rPr>
          <w:u w:val="single"/>
        </w:rPr>
        <w:t xml:space="preserve"> Bringing about the mourning subject, then, is not solely a ta</w:t>
      </w:r>
      <w:r>
        <w:rPr>
          <w:u w:val="single"/>
        </w:rPr>
        <w:t>sk for the analyst or the analy</w:t>
      </w:r>
      <w:r w:rsidRPr="00851E54">
        <w:rPr>
          <w:u w:val="single"/>
        </w:rPr>
        <w:t xml:space="preserve">sand, but </w:t>
      </w:r>
      <w:r w:rsidRPr="00C4296D">
        <w:rPr>
          <w:highlight w:val="cyan"/>
          <w:u w:val="single"/>
        </w:rPr>
        <w:t>a socio-political and cultural project</w:t>
      </w:r>
      <w:r w:rsidRPr="00851E54">
        <w:rPr>
          <w:u w:val="single"/>
        </w:rPr>
        <w:t xml:space="preserve">. The mourning subject is, in Butler's language, an iterable and intersubjective process: it is continually being established and dissolved, torn and restored, over the course of our lives. </w:t>
      </w:r>
      <w:r w:rsidRPr="00C4296D">
        <w:rPr>
          <w:highlight w:val="cyan"/>
          <w:u w:val="single"/>
        </w:rPr>
        <w:t>It requires the presence of reflective, sympathetic objects that make possible a working through of grief</w:t>
      </w:r>
      <w:r w:rsidRPr="00851E54">
        <w:rPr>
          <w:u w:val="single"/>
        </w:rPr>
        <w:t>.</w:t>
      </w:r>
      <w:r w:rsidRPr="00605827">
        <w:rPr>
          <w:sz w:val="16"/>
        </w:rPr>
        <w:t xml:space="preserve"> </w:t>
      </w:r>
      <w:r w:rsidRPr="00851E54">
        <w:rPr>
          <w:u w:val="single"/>
        </w:rPr>
        <w:t xml:space="preserve">For Butler this involves public processes of avowing the lives and losses barred from recognition by the "reigning epistemes of cultural intelligibility" - </w:t>
      </w:r>
      <w:r w:rsidRPr="00C4296D">
        <w:rPr>
          <w:highlight w:val="cyan"/>
          <w:u w:val="single"/>
        </w:rPr>
        <w:t>a process of making public the silent losses of those dying</w:t>
      </w:r>
      <w:r w:rsidRPr="00851E54">
        <w:rPr>
          <w:u w:val="single"/>
        </w:rPr>
        <w:t xml:space="preserve"> of AIDS, </w:t>
      </w:r>
      <w:r w:rsidRPr="00C4296D">
        <w:rPr>
          <w:highlight w:val="cyan"/>
          <w:u w:val="single"/>
        </w:rPr>
        <w:t>or</w:t>
      </w:r>
      <w:r w:rsidRPr="00851E54">
        <w:rPr>
          <w:u w:val="single"/>
        </w:rPr>
        <w:t xml:space="preserve"> of </w:t>
      </w:r>
      <w:r w:rsidRPr="00C4296D">
        <w:rPr>
          <w:highlight w:val="cyan"/>
          <w:u w:val="single"/>
        </w:rPr>
        <w:t>speaking out for those caught in a netherworld of</w:t>
      </w:r>
      <w:r w:rsidRPr="00851E54">
        <w:rPr>
          <w:u w:val="single"/>
        </w:rPr>
        <w:t xml:space="preserve"> extrajudicial </w:t>
      </w:r>
      <w:r w:rsidRPr="00C4296D">
        <w:rPr>
          <w:highlight w:val="cyan"/>
          <w:u w:val="single"/>
        </w:rPr>
        <w:t>imprison- ment.</w:t>
      </w:r>
      <w:r w:rsidRPr="00605827">
        <w:rPr>
          <w:sz w:val="16"/>
        </w:rPr>
        <w:t xml:space="preserve">96 </w:t>
      </w:r>
      <w:r w:rsidRPr="00C4296D">
        <w:rPr>
          <w:highlight w:val="cyan"/>
          <w:u w:val="single"/>
        </w:rPr>
        <w:t>These discursive and political tasks of mourning can reset the frames by which grief and grievance can be worked through</w:t>
      </w:r>
      <w:r w:rsidRPr="00605827">
        <w:rPr>
          <w:sz w:val="16"/>
        </w:rPr>
        <w:t xml:space="preserve">. Butler's orientation to mourning begins from the crucial recognition that what counts as a "grievable life" is itself a political question. If there is a paucity of public spaces for the engagement and working through of the contentious politics surrounding grief and grievability, then practices of public mourning may merely serve to reinforce a cognitive and nationalistic dogmatism rather than providing an occasion to acknowledge corporeal vulnerability and ethico-political inter- connection. </w:t>
      </w:r>
      <w:r w:rsidRPr="00C4296D">
        <w:rPr>
          <w:highlight w:val="cyan"/>
          <w:u w:val="single"/>
        </w:rPr>
        <w:t>The desire or need to mourn "unmournable" lives and losses, then, involves us in a struggle to alter the conditions of responsiveness and the dominant modes of response</w:t>
      </w:r>
      <w:r w:rsidRPr="007A6E68">
        <w:rPr>
          <w:u w:val="single"/>
        </w:rPr>
        <w:t>, hence the value of Butler's mourning that perpetually asks after "what remains unspeakable."</w:t>
      </w:r>
      <w:r w:rsidRPr="00605827">
        <w:rPr>
          <w:sz w:val="16"/>
        </w:rPr>
        <w:t xml:space="preserve">97 </w:t>
      </w:r>
      <w:r w:rsidRPr="007A6E68">
        <w:rPr>
          <w:u w:val="single"/>
        </w:rPr>
        <w:t xml:space="preserve">However, </w:t>
      </w:r>
      <w:r w:rsidRPr="00C4296D">
        <w:rPr>
          <w:u w:val="single"/>
        </w:rPr>
        <w:t>these struggles must be waged in the service of establishing spaces and practices for working through, which in turn support the enrichment of social and subjective life through the inclusion of dispossessive loss and grief</w:t>
      </w:r>
      <w:r w:rsidRPr="007A6E68">
        <w:rPr>
          <w:u w:val="single"/>
        </w:rPr>
        <w:t xml:space="preserve"> within public life</w:t>
      </w:r>
      <w:r w:rsidRPr="00605827">
        <w:rPr>
          <w:sz w:val="16"/>
        </w:rPr>
        <w:t>. Conversely, there are moments in Butler's work where the emphasis on investigating what remains unspeakable slides into a valorization of the unspeakable itself. The traumatic kernel of Butler's melancholic subjectivity insists dogmatically on an internal limit to the subject that cannot be discursively captured. As Butler puts it, the ethos of asking "about the convergence of social prohibition and melancholia" is done "not in order to produce speech that will fill the gap" but in order to turn social condemnation into disruptive performances of repudiation.98 This evokes Lacan's notion of the cruel passage that the psyche takes as it is channeled through the symbolic.99 Yet just as Butler is critical of Lacan's positing of a desire outside of history, so too should we remain skeptical of Butler's melancholic limit outside of speech. Her investments in melancholia elide how speech itself is the means of expressing, holding, and working through the ambivalences that mark our conflicted relationships with others. Distaste for dogmatic identity claims does not absolve theorists of mourning from the need to inhabit and practice a non-melancholic form of life. Clearly Butler herself has a sense for this, even if she remains conflicted.100 On the other hand, a Klein-inspired emphasis on non-dogmatic identity seems to redeem immanent promises in Butler's account. An alternative account of mourning could maintain Butler's accent on the relational nature of identity while overcoming her melancholic commitments and her split orientation towards grief</w:t>
      </w:r>
      <w:r w:rsidRPr="00C4296D">
        <w:rPr>
          <w:highlight w:val="cyan"/>
          <w:u w:val="single"/>
        </w:rPr>
        <w:t>. If the subject is no longer posited as melancholic, then an alternative view of political space and action opens up here under the aegis of mourning</w:t>
      </w:r>
      <w:r w:rsidRPr="00E503EA">
        <w:rPr>
          <w:u w:val="single"/>
        </w:rPr>
        <w:t>.</w:t>
      </w:r>
      <w:r w:rsidRPr="00605827">
        <w:rPr>
          <w:sz w:val="16"/>
        </w:rPr>
        <w:t xml:space="preserve"> </w:t>
      </w:r>
      <w:r w:rsidRPr="00E503EA">
        <w:rPr>
          <w:u w:val="single"/>
        </w:rPr>
        <w:t>Once we admit that the passage to speech is necessary for avowing and working through public losses, then we should attempt to locate the norms and spaces to integrate these losses into individual and collective identity</w:t>
      </w:r>
      <w:r w:rsidRPr="00605827">
        <w:rPr>
          <w:sz w:val="16"/>
        </w:rPr>
        <w:t xml:space="preserve">. </w:t>
      </w:r>
      <w:r w:rsidRPr="008B0B32">
        <w:rPr>
          <w:highlight w:val="cyan"/>
          <w:u w:val="single"/>
        </w:rPr>
        <w:t>The politics of mourning would then be seen to arise from and remain connected to concrete claims for acknowledgement, justice, atonement, and reparation</w:t>
      </w:r>
      <w:r w:rsidRPr="00E503EA">
        <w:rPr>
          <w:u w:val="single"/>
        </w:rPr>
        <w:t>.</w:t>
      </w:r>
      <w:r w:rsidRPr="00605827">
        <w:rPr>
          <w:sz w:val="16"/>
        </w:rPr>
        <w:t xml:space="preserve"> In the space remaining I would like to point in the direction that this work might go. </w:t>
      </w:r>
      <w:r w:rsidRPr="00606E26">
        <w:rPr>
          <w:u w:val="single"/>
        </w:rPr>
        <w:t>For starters it would involve revising accounts of democratic theory and practice so that they might take seriously Antigone-like disruptive claims of grief and grievance while ultimately favoring a mode of politics that would cultivate and reinforce the dispositions of Klein's mourning subject.</w:t>
      </w:r>
      <w:r w:rsidRPr="00605827">
        <w:rPr>
          <w:sz w:val="16"/>
        </w:rPr>
        <w:t xml:space="preserve"> </w:t>
      </w:r>
      <w:r w:rsidRPr="00606E26">
        <w:rPr>
          <w:u w:val="single"/>
        </w:rPr>
        <w:t xml:space="preserve">In part, this is done by re-situating these claims within a broadened </w:t>
      </w:r>
      <w:r w:rsidRPr="00606E26">
        <w:rPr>
          <w:u w:val="single"/>
        </w:rPr>
        <w:lastRenderedPageBreak/>
        <w:t xml:space="preserve">concept of public discourse such that they can disrupt hasty prohibitions of grief while remaining committed to the possibility of articulating and working through these claims in public with multi-faceted others. These claims only originate from within concrete communities and modes of address, and more capacious or generous forms of civic identity must thereby originate through repeated acts of acknowledgement of, and identification with, these claims. </w:t>
      </w:r>
      <w:r w:rsidRPr="00605827">
        <w:rPr>
          <w:sz w:val="16"/>
        </w:rPr>
        <w:t xml:space="preserve">Clearly this is easier said than done. Butler's judgment regarding the poverty of regnant public discourses of loss and grief is largely borne out. Too often public modes of mourning do not exceed what she calls the "dry grief of an endless political rage."101 Yet </w:t>
      </w:r>
      <w:r w:rsidRPr="008B0B32">
        <w:rPr>
          <w:b/>
          <w:highlight w:val="cyan"/>
          <w:u w:val="single"/>
        </w:rPr>
        <w:t>Antigone's discursive success provides a model for how claims of grief can address and even overcome this dry form of grief in order to form the effective basis of a revised civic identity. Public contestation of the norms circumscribing life and loss is valuable not because it reveals an ineffable "limit" to subject formation but because it exposes our limited perspectives and life-experiences.</w:t>
      </w:r>
      <w:r w:rsidRPr="00606E26">
        <w:rPr>
          <w:b/>
          <w:u w:val="single"/>
        </w:rPr>
        <w:t xml:space="preserve"> Deliberation across differences can induce reflection on heretofore-inviolable articles of faith and dogmatic certainties.102 It can lead to an appreciation of the ambiguity and tragedy marking our lives with others while developing relatively open and public means of acting in the face of this instability and uncertainty. </w:t>
      </w:r>
      <w:r w:rsidRPr="008B0B32">
        <w:rPr>
          <w:b/>
          <w:highlight w:val="cyan"/>
          <w:u w:val="single"/>
        </w:rPr>
        <w:t>Reflexive comparisons regarding grief and loss can lead to the reexamination of deeply held norms and the evolution of unthinking doxa into more reflective judgments.</w:t>
      </w:r>
      <w:r w:rsidRPr="00606E26">
        <w:rPr>
          <w:b/>
          <w:u w:val="single"/>
        </w:rPr>
        <w:t xml:space="preserve"> Iterations of such processes in turn nurture a civic identity committed to honoring the dignity of political adversaries by acknowledging that disagreements and tensions cannot be wished away but only slowly and patiently worked through.</w:t>
      </w:r>
      <w:r w:rsidRPr="00605827">
        <w:rPr>
          <w:sz w:val="16"/>
        </w:rPr>
        <w:t xml:space="preserve"> Klein's account of what I have called the "mourning subject" mirrors this idea of civic identity achieved through repeated deliberative engagements across difference. The depressive position marks the relinquishment of out- sized fantasies of demons and angels and the arrival of equivocal ideals and adversaries.103 Just as public deliberations can induce a heightened appreciation of the other's ambiguity and </w:t>
      </w:r>
      <w:proofErr w:type="gramStart"/>
      <w:r w:rsidRPr="00605827">
        <w:rPr>
          <w:sz w:val="16"/>
        </w:rPr>
        <w:t>depth,</w:t>
      </w:r>
      <w:proofErr w:type="gramEnd"/>
      <w:r w:rsidRPr="00605827">
        <w:rPr>
          <w:sz w:val="16"/>
        </w:rPr>
        <w:t xml:space="preserve"> the depressive position marks the re-population of the inner "assembly" in the psyche through the acceptance of the simultaneity of love and hate in our objects of attachment. </w:t>
      </w:r>
      <w:r w:rsidRPr="00605827">
        <w:rPr>
          <w:u w:val="single"/>
        </w:rPr>
        <w:t xml:space="preserve">The mourning subject of the depressive position requires the repeated discovery of, as one of Klein's analysands put it, the fact "that there is no happiness without tragedy."104 </w:t>
      </w:r>
      <w:r w:rsidRPr="008B0B32">
        <w:rPr>
          <w:highlight w:val="cyan"/>
          <w:u w:val="single"/>
        </w:rPr>
        <w:t xml:space="preserve">Such moments of recognition short-circuit the abstractions and fantasies through which citizens often engage </w:t>
      </w:r>
      <w:proofErr w:type="gramStart"/>
      <w:r w:rsidRPr="008B0B32">
        <w:rPr>
          <w:highlight w:val="cyan"/>
          <w:u w:val="single"/>
        </w:rPr>
        <w:t>each other, and</w:t>
      </w:r>
      <w:proofErr w:type="gramEnd"/>
      <w:r w:rsidRPr="008B0B32">
        <w:rPr>
          <w:highlight w:val="cyan"/>
          <w:u w:val="single"/>
        </w:rPr>
        <w:t xml:space="preserve"> make possible deliberations and collective actions that can positively shape the conditions of our common life together</w:t>
      </w:r>
      <w:r w:rsidRPr="008B0B32">
        <w:rPr>
          <w:b/>
          <w:highlight w:val="cyan"/>
          <w:u w:val="single"/>
        </w:rPr>
        <w:t>. On this formulation the work of mourning takes place within a variety of civic spaces and practices through which citizens establish, contest, and revise the frames by which public losses are memorialized.</w:t>
      </w:r>
      <w:r w:rsidRPr="00605827">
        <w:rPr>
          <w:u w:val="single"/>
        </w:rPr>
        <w:t xml:space="preserve"> Here the theorist of the mourning subject has to engage in a conversation with a host of concrete publics through which grief and grievance are framed and filtered.</w:t>
      </w:r>
      <w:r w:rsidRPr="00605827">
        <w:rPr>
          <w:sz w:val="16"/>
        </w:rPr>
        <w:t xml:space="preserve"> </w:t>
      </w:r>
      <w:r w:rsidRPr="00605827">
        <w:rPr>
          <w:u w:val="single"/>
        </w:rPr>
        <w:t>Mourning in this light is conceived neither as subversion nor as dispossession; instead it is a means of speaking about loss in the name of establishing crosscutting relationships amidst social plurality and diversity. By emphasizing engagements across multiple, concrete publics we can overcome the abstractions and contradictions of Butler's politics of grief.</w:t>
      </w:r>
      <w:r w:rsidRPr="00605827">
        <w:rPr>
          <w:sz w:val="16"/>
        </w:rPr>
        <w:t xml:space="preserve"> This would cash in on the immanent promises of Antigone's (and Butler's) claims, which, </w:t>
      </w:r>
      <w:r w:rsidRPr="00605827">
        <w:rPr>
          <w:u w:val="single"/>
        </w:rPr>
        <w:t xml:space="preserve">when resituated within the discursive space of the polis, imply that the norms and frames of life and grief can be deliberatively reworked and revised. </w:t>
      </w:r>
      <w:r w:rsidRPr="008B0B32">
        <w:rPr>
          <w:highlight w:val="cyan"/>
          <w:u w:val="single"/>
        </w:rPr>
        <w:t>Bringing ourselves to grief is a vital ethical and political charge, but to embed this charge in our political and cultural practices we must work through, instead of endlessly repeating, the scene of melancholic subjugation.</w:t>
      </w:r>
      <w:r w:rsidRPr="008B0B32">
        <w:rPr>
          <w:sz w:val="16"/>
          <w:highlight w:val="cyan"/>
        </w:rPr>
        <w:t xml:space="preserve"> </w:t>
      </w:r>
      <w:r w:rsidRPr="008B0B32">
        <w:rPr>
          <w:highlight w:val="cyan"/>
          <w:u w:val="single"/>
        </w:rPr>
        <w:t>In the process we would return the politics of mourning to its location within the precarious life of the polity</w:t>
      </w:r>
    </w:p>
    <w:p w14:paraId="1AA2A28D" w14:textId="77777777" w:rsidR="007540E6" w:rsidRDefault="007540E6" w:rsidP="007540E6"/>
    <w:p w14:paraId="3F24E287" w14:textId="05132898" w:rsidR="007540E6" w:rsidRDefault="007540E6" w:rsidP="007540E6"/>
    <w:p w14:paraId="4B08F0A3" w14:textId="31047781" w:rsidR="007540E6" w:rsidRDefault="007540E6" w:rsidP="007540E6"/>
    <w:p w14:paraId="136964FC" w14:textId="4D53D836" w:rsidR="007540E6" w:rsidRDefault="007540E6" w:rsidP="007540E6"/>
    <w:p w14:paraId="249A6018" w14:textId="77777777" w:rsidR="007540E6" w:rsidRPr="007540E6" w:rsidRDefault="007540E6" w:rsidP="007540E6"/>
    <w:p w14:paraId="485AC080" w14:textId="77777777" w:rsidR="007540E6" w:rsidRPr="007540E6" w:rsidRDefault="007540E6" w:rsidP="007540E6"/>
    <w:p w14:paraId="4FCD05A5" w14:textId="77777777" w:rsidR="007540E6" w:rsidRPr="00F601E6" w:rsidRDefault="007540E6" w:rsidP="00F601E6"/>
    <w:sectPr w:rsidR="007540E6"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7540E6"/>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B5E53"/>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540E6"/>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522D"/>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291699"/>
  <w14:defaultImageDpi w14:val="300"/>
  <w15:docId w15:val="{9E02837F-530A-7A4C-AA27-7305FE691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7540E6"/>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7540E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540E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540E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9"/>
    <w:unhideWhenUsed/>
    <w:qFormat/>
    <w:rsid w:val="007540E6"/>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540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40E6"/>
  </w:style>
  <w:style w:type="character" w:customStyle="1" w:styleId="Heading1Char">
    <w:name w:val="Heading 1 Char"/>
    <w:aliases w:val="Pocket Char"/>
    <w:basedOn w:val="DefaultParagraphFont"/>
    <w:link w:val="Heading1"/>
    <w:uiPriority w:val="9"/>
    <w:rsid w:val="007540E6"/>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540E6"/>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540E6"/>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9"/>
    <w:rsid w:val="007540E6"/>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540E6"/>
    <w:rPr>
      <w:b/>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B"/>
    <w:basedOn w:val="DefaultParagraphFont"/>
    <w:uiPriority w:val="6"/>
    <w:qFormat/>
    <w:rsid w:val="007540E6"/>
    <w:rPr>
      <w:b w:val="0"/>
      <w:sz w:val="22"/>
      <w:u w:val="single"/>
    </w:rPr>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s"/>
    <w:basedOn w:val="DefaultParagraphFont"/>
    <w:link w:val="textbold"/>
    <w:uiPriority w:val="20"/>
    <w:qFormat/>
    <w:rsid w:val="007540E6"/>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540E6"/>
    <w:rPr>
      <w:color w:val="auto"/>
      <w:u w:val="none"/>
    </w:rPr>
  </w:style>
  <w:style w:type="character" w:styleId="Hyperlink">
    <w:name w:val="Hyperlink"/>
    <w:aliases w:val="heading 1 (block title),Read,Important,Card Text,Internet Link,Analytic Text,Internet link,Char Char1,Heading 1 Char1,Pocket Char1,F2 - Heading 1 Char1,AHeading 1 Char1,Brief - Heading 1 Char1,Block Name Char1,Block Header Char1,ALEX Char1"/>
    <w:basedOn w:val="DefaultParagraphFont"/>
    <w:uiPriority w:val="99"/>
    <w:unhideWhenUsed/>
    <w:rsid w:val="007540E6"/>
    <w:rPr>
      <w:color w:val="auto"/>
      <w:u w:val="none"/>
    </w:rPr>
  </w:style>
  <w:style w:type="paragraph" w:styleId="DocumentMap">
    <w:name w:val="Document Map"/>
    <w:basedOn w:val="Normal"/>
    <w:link w:val="DocumentMapChar"/>
    <w:uiPriority w:val="99"/>
    <w:semiHidden/>
    <w:unhideWhenUsed/>
    <w:rsid w:val="007540E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540E6"/>
    <w:rPr>
      <w:rFonts w:ascii="Lucida Grande" w:hAnsi="Lucida Grande" w:cs="Lucida Grande"/>
    </w:rPr>
  </w:style>
  <w:style w:type="paragraph" w:styleId="NormalWeb">
    <w:name w:val="Normal (Web)"/>
    <w:basedOn w:val="Normal"/>
    <w:uiPriority w:val="99"/>
    <w:unhideWhenUsed/>
    <w:rsid w:val="007540E6"/>
    <w:pPr>
      <w:spacing w:before="100" w:beforeAutospacing="1" w:after="100" w:afterAutospacing="1" w:line="240" w:lineRule="auto"/>
    </w:pPr>
    <w:rPr>
      <w:rFonts w:ascii="Times New Roman" w:eastAsia="Times New Roman" w:hAnsi="Times New Roman" w:cs="Times New Roman"/>
      <w:sz w:val="24"/>
    </w:rPr>
  </w:style>
  <w:style w:type="paragraph" w:customStyle="1" w:styleId="textbold">
    <w:name w:val="text bold"/>
    <w:basedOn w:val="Normal"/>
    <w:link w:val="Emphasis"/>
    <w:uiPriority w:val="20"/>
    <w:qFormat/>
    <w:rsid w:val="007540E6"/>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styleId="IntenseEmphasis">
    <w:name w:val="Intense Emphasis"/>
    <w:aliases w:val="Intense Emphasis4,Intense Emphasis5,Intense Emphasis6,cites Char Ch,cite,Intense Emphasis3,Body text + 9.5 pt,c,Heading 3 Char Char Char1,Citation Char,cites Char Char"/>
    <w:basedOn w:val="DefaultParagraphFont"/>
    <w:uiPriority w:val="1"/>
    <w:qFormat/>
    <w:rsid w:val="007540E6"/>
    <w:rPr>
      <w:rFonts w:cs="Times New Roman"/>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tandfonline.com/doi/full/10.1080/0950238042000181647"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andfonline.com/doi/full/10.1080/0950238042000181647" TargetMode="External"/><Relationship Id="rId5" Type="http://schemas.openxmlformats.org/officeDocument/2006/relationships/numbering" Target="numbering.xml"/><Relationship Id="rId10" Type="http://schemas.openxmlformats.org/officeDocument/2006/relationships/hyperlink" Target="https://www.tandfonline.com/doi/full/10.1080/0950238042000181647" TargetMode="External"/><Relationship Id="rId4" Type="http://schemas.openxmlformats.org/officeDocument/2006/relationships/customXml" Target="../customXml/item4.xml"/><Relationship Id="rId9" Type="http://schemas.openxmlformats.org/officeDocument/2006/relationships/hyperlink" Target="https://larvalsubjects.wordpress.com/2016/03/09/ruptureevents-normal-and-revolutionary-politics/"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valentinasarmient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254D764E-541E-284A-95FB-79F271FB8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23</TotalTime>
  <Pages>46</Pages>
  <Words>27651</Words>
  <Characters>157611</Characters>
  <Application>Microsoft Office Word</Application>
  <DocSecurity>0</DocSecurity>
  <Lines>1313</Lines>
  <Paragraphs>369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184893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1</cp:revision>
  <dcterms:created xsi:type="dcterms:W3CDTF">2018-07-23T20:27:00Z</dcterms:created>
  <dcterms:modified xsi:type="dcterms:W3CDTF">2018-07-23T20:55:00Z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