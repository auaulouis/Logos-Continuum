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AB79" w14:textId="77777777" w:rsidR="000D1B00" w:rsidRPr="00F61224" w:rsidRDefault="000D1B00" w:rsidP="000D1B00">
      <w:pPr>
        <w:pStyle w:val="Heading1"/>
        <w:rPr>
          <w:rFonts w:cs="Calibri"/>
        </w:rPr>
      </w:pPr>
      <w:r>
        <w:rPr>
          <w:rFonts w:cs="Calibri"/>
        </w:rPr>
        <w:t>CP---Advantage</w:t>
      </w:r>
    </w:p>
    <w:p w14:paraId="0BEB2823" w14:textId="77777777" w:rsidR="000D1B00" w:rsidRPr="00CC08A5" w:rsidRDefault="000D1B00" w:rsidP="000D1B00"/>
    <w:p w14:paraId="576F7EC3" w14:textId="77777777" w:rsidR="000D1B00" w:rsidRPr="00AD2371" w:rsidRDefault="000D1B00" w:rsidP="000D1B00">
      <w:pPr>
        <w:pStyle w:val="Heading2"/>
      </w:pPr>
      <w:r w:rsidRPr="00AD2371">
        <w:lastRenderedPageBreak/>
        <w:t>1NC</w:t>
      </w:r>
    </w:p>
    <w:p w14:paraId="6B5ED395" w14:textId="77777777" w:rsidR="000D1B00" w:rsidRDefault="000D1B00" w:rsidP="000D1B00">
      <w:pPr>
        <w:pStyle w:val="Heading3"/>
      </w:pPr>
      <w:r>
        <w:t>Advantage CP</w:t>
      </w:r>
    </w:p>
    <w:p w14:paraId="2FE7E5AE" w14:textId="77777777" w:rsidR="000D1B00" w:rsidRPr="00AD2371" w:rsidRDefault="000D1B00" w:rsidP="000D1B00">
      <w:pPr>
        <w:pStyle w:val="Heading4"/>
      </w:pPr>
      <w:r>
        <w:t xml:space="preserve">Plan: </w:t>
      </w:r>
      <w:r w:rsidRPr="00AD2371">
        <w:t xml:space="preserve">The United States federal government should </w:t>
      </w:r>
      <w:r>
        <w:t>increase its High North domain awareness through low-earth, medium earth, and large missile warning satellites.</w:t>
      </w:r>
    </w:p>
    <w:p w14:paraId="6E630313" w14:textId="77777777" w:rsidR="000D1B00" w:rsidRPr="00B03BF0" w:rsidRDefault="000D1B00" w:rsidP="000D1B00">
      <w:pPr>
        <w:rPr>
          <w:b/>
        </w:rPr>
      </w:pPr>
    </w:p>
    <w:p w14:paraId="6779D8F3" w14:textId="77777777" w:rsidR="000D1B00" w:rsidRPr="00B03BF0" w:rsidRDefault="000D1B00" w:rsidP="000D1B00">
      <w:pPr>
        <w:pStyle w:val="Heading4"/>
        <w:rPr>
          <w:rFonts w:cs="Calibri"/>
        </w:rPr>
      </w:pPr>
      <w:r w:rsidRPr="00B03BF0">
        <w:rPr>
          <w:rFonts w:cs="Calibri"/>
        </w:rPr>
        <w:t xml:space="preserve">Space satellites are key for domain </w:t>
      </w:r>
      <w:r w:rsidRPr="00B03BF0">
        <w:rPr>
          <w:rFonts w:eastAsia="Poppins" w:cs="Calibri"/>
        </w:rPr>
        <w:t>awareness</w:t>
      </w:r>
      <w:r w:rsidRPr="00B03BF0">
        <w:rPr>
          <w:rFonts w:cs="Calibri"/>
        </w:rPr>
        <w:t xml:space="preserve"> and tracking missiles</w:t>
      </w:r>
    </w:p>
    <w:p w14:paraId="4884D597" w14:textId="77777777" w:rsidR="000D1B00" w:rsidRPr="00B03BF0" w:rsidRDefault="000D1B00" w:rsidP="000D1B00">
      <w:r w:rsidRPr="00B03BF0">
        <w:rPr>
          <w:rStyle w:val="Style13ptBold"/>
        </w:rPr>
        <w:t>Erwin 24</w:t>
      </w:r>
      <w:r w:rsidRPr="00B03BF0">
        <w:rPr>
          <w:b/>
        </w:rPr>
        <w:t xml:space="preserve"> </w:t>
      </w:r>
      <w:r w:rsidRPr="00B03BF0">
        <w:t xml:space="preserve">[Sandra Erwin, (Sandra Erwin writes about military space programs, policy, technology and the industry that supports this sector. She has covered the military, the Pentagon, Congress and the defense industry for nearly two decades as editor of NDIA’s National Defense Magazine and Pentagon correspondent for Real Clear Defense.) "Space Force hails progress in missile-warning satellite program", 09/26/2024, </w:t>
      </w:r>
      <w:r w:rsidRPr="00A5013E">
        <w:t>https://spacenews.com/space-force-hails-progress-in-missile-warning-satellite-program/</w:t>
      </w:r>
      <w:r w:rsidRPr="00B03BF0">
        <w:t>]</w:t>
      </w:r>
    </w:p>
    <w:p w14:paraId="2B02F09A" w14:textId="77777777" w:rsidR="000D1B00" w:rsidRDefault="000D1B00" w:rsidP="000D1B00">
      <w:pPr>
        <w:rPr>
          <w:del w:id="0" w:author="Microsoft Word" w:date="2025-06-28T13:29:00Z" w16du:dateUtc="2025-06-28T20:29:00Z"/>
          <w:sz w:val="16"/>
          <w:szCs w:val="16"/>
        </w:rPr>
      </w:pPr>
      <w:r w:rsidRPr="7FE2BD64">
        <w:rPr>
          <w:rFonts w:eastAsia="Poppins"/>
          <w:sz w:val="16"/>
          <w:szCs w:val="16"/>
        </w:rPr>
        <w:t xml:space="preserve">WASHINGTON — </w:t>
      </w:r>
      <w:r w:rsidRPr="00E41A62">
        <w:rPr>
          <w:rFonts w:eastAsia="Poppins"/>
          <w:highlight w:val="cyan"/>
          <w:u w:val="single"/>
        </w:rPr>
        <w:t>Amid a growing focus on low Earth orbit satellites, the U.S. Space Force is making strides in a more traditional space-based capability: large missile-warning satellites.</w:t>
      </w:r>
      <w:r w:rsidRPr="7FE2BD64">
        <w:rPr>
          <w:rFonts w:eastAsia="Poppins"/>
          <w:sz w:val="16"/>
          <w:szCs w:val="16"/>
        </w:rPr>
        <w:t xml:space="preserve"> The Next-Generation Overhead Persistent Infrared (Next-Gen OPIR) program, with an estimated cost of $14 billion, is among the most expensive satellite procurement efforts in the Space Force today. </w:t>
      </w:r>
      <w:r w:rsidRPr="00E41A62">
        <w:rPr>
          <w:rFonts w:eastAsia="Poppins"/>
          <w:highlight w:val="cyan"/>
          <w:u w:val="single"/>
        </w:rPr>
        <w:t>These massive satellites play a crucial role in detecting missile launches and providing early warnings of potential threats to U.S. military forces and allied nations.</w:t>
      </w:r>
      <w:r w:rsidRPr="7FE2BD64">
        <w:rPr>
          <w:rFonts w:eastAsia="Poppins"/>
          <w:sz w:val="16"/>
          <w:szCs w:val="16"/>
        </w:rPr>
        <w:t xml:space="preserve"> Despite the trend towards smaller, cheaper satellites, the Next-Gen OPIR program underscores the military’s reliance on high-altitude, persistent observation sensors in geostationary and highly elliptical orbits. Progress amid complexity </w:t>
      </w:r>
      <w:r w:rsidRPr="00E41A62">
        <w:rPr>
          <w:rFonts w:eastAsia="Poppins"/>
          <w:highlight w:val="cyan"/>
          <w:u w:val="single"/>
        </w:rPr>
        <w:t>Raytheon delivered the first of two infrared payloads</w:t>
      </w:r>
      <w:r w:rsidRPr="7FE2BD64">
        <w:rPr>
          <w:rFonts w:eastAsia="Poppins"/>
          <w:sz w:val="16"/>
          <w:szCs w:val="16"/>
        </w:rPr>
        <w:t xml:space="preserve"> for Next-Gen OPIR geosynchronous (GEO) satellites</w:t>
      </w:r>
      <w:r w:rsidRPr="00E41A62">
        <w:rPr>
          <w:rFonts w:eastAsia="Poppins"/>
          <w:highlight w:val="cyan"/>
          <w:u w:val="single"/>
        </w:rPr>
        <w:t xml:space="preserve"> last month, marking a key milestone in the program.</w:t>
      </w:r>
      <w:r w:rsidRPr="7FE2BD64">
        <w:rPr>
          <w:rFonts w:eastAsia="Poppins"/>
          <w:sz w:val="16"/>
          <w:szCs w:val="16"/>
        </w:rPr>
        <w:t xml:space="preserve"> Lockheed Martin is building these satellites, with the</w:t>
      </w:r>
      <w:r w:rsidRPr="00E41A62">
        <w:rPr>
          <w:rFonts w:eastAsia="Poppins"/>
          <w:highlight w:val="cyan"/>
          <w:u w:val="single"/>
        </w:rPr>
        <w:t xml:space="preserve"> Space Force now expecting the first GEO satellite to be delivered in late 2025</w:t>
      </w:r>
      <w:r w:rsidRPr="7FE2BD64">
        <w:rPr>
          <w:rFonts w:eastAsia="Poppins"/>
          <w:sz w:val="16"/>
          <w:szCs w:val="16"/>
        </w:rPr>
        <w:t>. Frank Calvelli, the Space Force’s top procurement official, said contractors are meeting milestones and development timelines for Next-Gen OPIR at a faster pace than previous systems like SBIRS (Space-Based Infrared System). “Current production time has been reduced by 50 percent for Next-Gen OPIR GEO when compared to SBIRS’ initial development,” Calvelli said in a statement to SpaceNews. The Next-Gen OPIR program, initiated in 2018, includes two GEO and two polar satellites in highly elliptical orbits. Northrop Grumman, leading the polar-orbit satellite program, “has been meeting its planned milestones to date,” according to Calvelli. The first polar satellite, scheduled for launch in 2028, is seen as crucial for monitoring missile threats via Northern Hemisphere routes. Col. Robert Davis, program executive for space sensing at the Space Systems Command, described the delivery of the first GEO payload as a “key event” in the program. “</w:t>
      </w:r>
      <w:r w:rsidRPr="00E41A62">
        <w:rPr>
          <w:rFonts w:eastAsia="Poppins"/>
          <w:highlight w:val="cyan"/>
          <w:u w:val="single"/>
        </w:rPr>
        <w:t>We’re integrating it right now</w:t>
      </w:r>
      <w:r w:rsidRPr="7FE2BD64">
        <w:rPr>
          <w:rFonts w:eastAsia="Poppins"/>
          <w:sz w:val="16"/>
          <w:szCs w:val="16"/>
        </w:rPr>
        <w:t>,” Davis told reporters last week, adding that if tests go well,</w:t>
      </w:r>
      <w:r w:rsidRPr="00E41A62">
        <w:rPr>
          <w:rFonts w:eastAsia="Poppins"/>
          <w:highlight w:val="cyan"/>
          <w:u w:val="single"/>
        </w:rPr>
        <w:t xml:space="preserve"> the Space Force remains on track to potentially launch the first GEO satellite in late 2025.</w:t>
      </w:r>
      <w:r w:rsidRPr="7FE2BD64">
        <w:rPr>
          <w:rFonts w:eastAsia="Poppins"/>
          <w:sz w:val="16"/>
          <w:szCs w:val="16"/>
        </w:rPr>
        <w:t xml:space="preserve"> Meanwhile, the Government Accountability Office has warned of potential technical and schedule risks, citing flight hardware production and integration challenges due to supply chain issues and the complexity of integrating a novel payload. A layered approach While advocating for a shift to smaller, cheaper satellites leveraging commercial production lines, Calvelli stressed that some space missions still require “larger, low volume satellite systems.” He emphasized that Next-Gen OPIR “fills a critical need for the missile warning mission and is the last low volume, large sized Space Force OPIR acquisition in the near future.” In parallel with Next-Gen OPIR,</w:t>
      </w:r>
      <w:r w:rsidRPr="00E41A62">
        <w:rPr>
          <w:rFonts w:eastAsia="Poppins"/>
          <w:highlight w:val="cyan"/>
          <w:u w:val="single"/>
        </w:rPr>
        <w:t xml:space="preserve"> the Pentagon is also investing in LEO and medium Earth orbit (MEO) missile-warning systems as part of a broader strategy to develop a layered missile warning architecture.</w:t>
      </w:r>
      <w:r w:rsidRPr="7FE2BD64">
        <w:rPr>
          <w:rFonts w:eastAsia="Poppins"/>
          <w:sz w:val="16"/>
          <w:szCs w:val="16"/>
        </w:rPr>
        <w:t xml:space="preserve"> </w:t>
      </w:r>
      <w:r w:rsidRPr="00E41A62">
        <w:rPr>
          <w:rFonts w:eastAsia="Poppins"/>
          <w:highlight w:val="cyan"/>
          <w:u w:val="single"/>
        </w:rPr>
        <w:t>This</w:t>
      </w:r>
      <w:r w:rsidRPr="7FE2BD64">
        <w:rPr>
          <w:rFonts w:eastAsia="Poppins"/>
          <w:sz w:val="16"/>
          <w:szCs w:val="16"/>
        </w:rPr>
        <w:t xml:space="preserve"> multi-orbit strategy</w:t>
      </w:r>
      <w:r w:rsidRPr="00E41A62">
        <w:rPr>
          <w:rFonts w:eastAsia="Poppins"/>
          <w:highlight w:val="cyan"/>
          <w:u w:val="single"/>
        </w:rPr>
        <w:t xml:space="preserve"> aims to counter sophisticated missile threats, including hypersonic glide vehicles and advanced ballistic missiles from adversaries like Russia and China.</w:t>
      </w:r>
      <w:r w:rsidRPr="7FE2BD64">
        <w:rPr>
          <w:rFonts w:eastAsia="Poppins"/>
          <w:sz w:val="16"/>
          <w:szCs w:val="16"/>
        </w:rPr>
        <w:t xml:space="preserve"> “A multilayer architecture is the right thing to do if you look at the resiliency calculations in some of the areas where we’re concerned about,” said Rob Mitrevski, vice president at L3Harris Technologies, a primary contractor for LEO missile-tracking spacecraft the company is producing for a proliferated constellation overseen by the Space Development Agency. While GEO satellites provide persistent, global coverage, much of the technological innovation in missile detection and tracking is occurring in LEO satellites, Mitrevski said at the recent Air Space &amp; Cyber Conference. These lower-flying </w:t>
      </w:r>
      <w:r w:rsidRPr="00E41A62">
        <w:rPr>
          <w:rStyle w:val="Emphasis"/>
          <w:highlight w:val="cyan"/>
        </w:rPr>
        <w:t>satellites can be deployed in larger numbers, at lower costs, and offer advantages in agility and resilience</w:t>
      </w:r>
      <w:r w:rsidRPr="7FE2BD64">
        <w:rPr>
          <w:rFonts w:eastAsia="Poppins"/>
          <w:sz w:val="16"/>
          <w:szCs w:val="16"/>
        </w:rPr>
        <w:t>, he said. LEO</w:t>
      </w:r>
      <w:r w:rsidRPr="00E41A62">
        <w:rPr>
          <w:rFonts w:eastAsia="Poppins"/>
          <w:highlight w:val="cyan"/>
          <w:u w:val="single"/>
        </w:rPr>
        <w:t xml:space="preserve"> sensors can more easily leverage AI for threat identification</w:t>
      </w:r>
      <w:r w:rsidRPr="7FE2BD64">
        <w:rPr>
          <w:rFonts w:eastAsia="Poppins"/>
          <w:sz w:val="16"/>
          <w:szCs w:val="16"/>
        </w:rPr>
        <w:t>, he added, allowing for quicker responses to emerging threats such as hypersonic missiles Jeff Schrader, vice president at Lockheed Martin Space, highlighted the incorporation of “smart sat” technology in LEO missile-tracking satellites that the company is producing for the Space</w:t>
      </w:r>
      <w:del w:id="1" w:author="Microsoft Word" w:date="2025-06-28T13:29:00Z" w16du:dateUtc="2025-06-28T20:29:00Z">
        <w:r w:rsidRPr="046AEC21">
          <w:rPr>
            <w:rFonts w:eastAsia="Poppins"/>
            <w:sz w:val="16"/>
            <w:szCs w:val="16"/>
          </w:rPr>
          <w:delText>.</w:delText>
        </w:r>
      </w:del>
    </w:p>
    <w:p w14:paraId="2AD50941" w14:textId="77777777" w:rsidR="000D1B00" w:rsidRPr="00A77696" w:rsidRDefault="000D1B00" w:rsidP="000D1B00">
      <w:pPr>
        <w:rPr>
          <w:sz w:val="16"/>
        </w:rPr>
      </w:pPr>
    </w:p>
    <w:p w14:paraId="07054796" w14:textId="7712B5C9" w:rsidR="00D845DA" w:rsidRPr="00883BAB" w:rsidRDefault="00D845DA" w:rsidP="00D845DA">
      <w:pPr>
        <w:pStyle w:val="Heading3"/>
      </w:pPr>
      <w:r>
        <w:t>ADV CP - Long</w:t>
      </w:r>
    </w:p>
    <w:p w14:paraId="7097FA8A" w14:textId="77777777" w:rsidR="00D845DA" w:rsidRDefault="00D845DA" w:rsidP="00D845DA">
      <w:pPr>
        <w:pStyle w:val="Heading4"/>
      </w:pPr>
      <w:r>
        <w:t xml:space="preserve">The United States Federal Government should increase funding for space-based defense capabilities. </w:t>
      </w:r>
    </w:p>
    <w:p w14:paraId="1173710E" w14:textId="77777777" w:rsidR="00D845DA" w:rsidRDefault="00D845DA" w:rsidP="00D845DA">
      <w:pPr>
        <w:pStyle w:val="Heading4"/>
      </w:pPr>
      <w:r>
        <w:t xml:space="preserve">That’s capable and solves all of the aff internal links. Disaggregation via the CP solves the difficulty in systems integration of blanket attempts such as the aff’s fiated action. </w:t>
      </w:r>
    </w:p>
    <w:p w14:paraId="14C4CF60" w14:textId="77777777" w:rsidR="00D845DA" w:rsidRDefault="00D845DA" w:rsidP="00D845DA">
      <w:r w:rsidRPr="00883BAB">
        <w:rPr>
          <w:rStyle w:val="Style13ptBold"/>
        </w:rPr>
        <w:t>Hadley 3-20,</w:t>
      </w:r>
      <w:r>
        <w:t xml:space="preserve"> Greg Hadley, </w:t>
      </w:r>
      <w:r w:rsidRPr="00883BAB">
        <w:t>Greg Hadley is the News Editor of Air &amp; Space Forces Magazine. A graduate of the University of Notre Dame, he has more than seven years of experience in national and local media, working for The State (Columbia, S.C.) and the McClatchy D.C. Bureau.</w:t>
      </w:r>
      <w:r>
        <w:t xml:space="preserve"> “</w:t>
      </w:r>
      <w:r w:rsidRPr="00883BAB">
        <w:t>Saltzman: US Can Overcome Hurdles to Develop Space-Based Interceptors</w:t>
      </w:r>
      <w:r>
        <w:t xml:space="preserve">”, </w:t>
      </w:r>
      <w:hyperlink r:id="rId8" w:history="1">
        <w:r w:rsidRPr="00DA74A0">
          <w:rPr>
            <w:rStyle w:val="Hyperlink"/>
          </w:rPr>
          <w:t>https://www.airandspaceforces.com/saltzman-confident-space-based-interceptors/</w:t>
        </w:r>
      </w:hyperlink>
      <w:r>
        <w:t xml:space="preserve"> JBlock</w:t>
      </w:r>
    </w:p>
    <w:p w14:paraId="5D544C92" w14:textId="77777777" w:rsidR="00D845DA" w:rsidRPr="00883BAB" w:rsidRDefault="00D845DA" w:rsidP="00D845DA">
      <w:pPr>
        <w:rPr>
          <w:sz w:val="16"/>
        </w:rPr>
      </w:pPr>
      <w:r w:rsidRPr="00883BAB">
        <w:rPr>
          <w:rStyle w:val="StyleUnderline"/>
          <w:highlight w:val="yellow"/>
        </w:rPr>
        <w:t>C</w:t>
      </w:r>
      <w:r w:rsidRPr="00883BAB">
        <w:rPr>
          <w:sz w:val="16"/>
        </w:rPr>
        <w:t xml:space="preserve">hief of </w:t>
      </w:r>
      <w:r w:rsidRPr="00883BAB">
        <w:rPr>
          <w:rStyle w:val="StyleUnderline"/>
          <w:highlight w:val="yellow"/>
        </w:rPr>
        <w:t>S</w:t>
      </w:r>
      <w:r w:rsidRPr="00883BAB">
        <w:rPr>
          <w:sz w:val="16"/>
        </w:rPr>
        <w:t xml:space="preserve">pace </w:t>
      </w:r>
      <w:r w:rsidRPr="00883BAB">
        <w:rPr>
          <w:rStyle w:val="StyleUnderline"/>
          <w:highlight w:val="yellow"/>
        </w:rPr>
        <w:t>O</w:t>
      </w:r>
      <w:r w:rsidRPr="00883BAB">
        <w:rPr>
          <w:sz w:val="16"/>
        </w:rPr>
        <w:t xml:space="preserve">perations Gen. B. Chance </w:t>
      </w:r>
      <w:r w:rsidRPr="00883BAB">
        <w:rPr>
          <w:rStyle w:val="StyleUnderline"/>
          <w:highlight w:val="yellow"/>
        </w:rPr>
        <w:t>Saltzman is confident the U.S.</w:t>
      </w:r>
      <w:r w:rsidRPr="00883BAB">
        <w:rPr>
          <w:rStyle w:val="StyleUnderline"/>
        </w:rPr>
        <w:t xml:space="preserve"> </w:t>
      </w:r>
      <w:r w:rsidRPr="00883BAB">
        <w:rPr>
          <w:sz w:val="16"/>
        </w:rPr>
        <w:t xml:space="preserve">defense industry </w:t>
      </w:r>
      <w:r w:rsidRPr="00883BAB">
        <w:rPr>
          <w:rStyle w:val="StyleUnderline"/>
          <w:highlight w:val="yellow"/>
        </w:rPr>
        <w:t>can develop space-based missile interceptors</w:t>
      </w:r>
      <w:r w:rsidRPr="00883BAB">
        <w:rPr>
          <w:sz w:val="16"/>
        </w:rPr>
        <w:t xml:space="preserve">, he said in a prerecorded interview that streamed March 20. Asked during the Defense One interview about America’s ability to solve perhaps the most complex, ambitious part of President Donald Trump’s “Golden Dome” air and missile defense system, Saltzman said he believed it would happen. ”I am so impressed by the innovative spirit of the American space industry,” Saltzman said. “I’m pretty convinced that we will be able to technically solve those challenges.” Acknowledging the complexity of what Space Force Lt. Gen. Shawn Bratton has called “no joke of a physics problem,” Saltzman said the challenge will be immense. “There are a lot of technical challenges,” Saltzman said. “Because it’s not just that we want space-based interceptors. We want them in boost phase. We want them to achieve their effects as far from the homeland as possible. So they’ve got to be fast, they’ve got to be accurate.” From the time a missile is launched, operators will have just a minute or two—perhaps only seconds—to launch a space-based interceptor. </w:t>
      </w:r>
      <w:r w:rsidRPr="00883BAB">
        <w:rPr>
          <w:rStyle w:val="StyleUnderline"/>
          <w:highlight w:val="yellow"/>
        </w:rPr>
        <w:t>Interceptors in low-Earth orbit will reach the target faster because they’re closer;</w:t>
      </w:r>
      <w:r w:rsidRPr="00883BAB">
        <w:rPr>
          <w:sz w:val="16"/>
        </w:rPr>
        <w:t xml:space="preserve"> the downside is that the closer the interceptors are to Earth, the more of them will be needed to defend against attack. </w:t>
      </w:r>
      <w:r w:rsidRPr="00883BAB">
        <w:rPr>
          <w:rStyle w:val="StyleUnderline"/>
          <w:highlight w:val="yellow"/>
        </w:rPr>
        <w:t>The cost of a large constellation will be high, but worthwhile</w:t>
      </w:r>
      <w:r w:rsidRPr="00883BAB">
        <w:rPr>
          <w:sz w:val="16"/>
        </w:rPr>
        <w:t xml:space="preserve">, Saltzman argued. “I’m pretty sure </w:t>
      </w:r>
      <w:r w:rsidRPr="00883BAB">
        <w:rPr>
          <w:rStyle w:val="StyleUnderline"/>
          <w:highlight w:val="yellow"/>
        </w:rPr>
        <w:t>they’re going to solve</w:t>
      </w:r>
      <w:r w:rsidRPr="00883BAB">
        <w:rPr>
          <w:sz w:val="16"/>
        </w:rPr>
        <w:t xml:space="preserve"> most of those </w:t>
      </w:r>
      <w:r w:rsidRPr="00883BAB">
        <w:rPr>
          <w:rStyle w:val="StyleUnderline"/>
          <w:highlight w:val="yellow"/>
        </w:rPr>
        <w:t>technical problems</w:t>
      </w:r>
      <w:r w:rsidRPr="00883BAB">
        <w:rPr>
          <w:sz w:val="16"/>
        </w:rPr>
        <w:t>,” Saltzman said. “So from that standpoint, I think it’s just about how fast can we leverage the technology and put it in place and test it, get a demo out there so we can see what’s possible.” “To say it’s the responsibility of the U.S. government to protect its citizens from emerging threats makes perfect sense to me,” he said. “</w:t>
      </w:r>
      <w:r w:rsidRPr="00883BAB">
        <w:rPr>
          <w:rStyle w:val="StyleUnderline"/>
          <w:highlight w:val="yellow"/>
        </w:rPr>
        <w:t>You</w:t>
      </w:r>
      <w:r w:rsidRPr="00883BAB">
        <w:rPr>
          <w:sz w:val="16"/>
        </w:rPr>
        <w:t xml:space="preserve"> clearly </w:t>
      </w:r>
      <w:r w:rsidRPr="00883BAB">
        <w:rPr>
          <w:rStyle w:val="StyleUnderline"/>
          <w:highlight w:val="yellow"/>
        </w:rPr>
        <w:t>see countries like [China] investing heavily in</w:t>
      </w:r>
      <w:r w:rsidRPr="00883BAB">
        <w:rPr>
          <w:sz w:val="16"/>
        </w:rPr>
        <w:t xml:space="preserve"> these kinds of threats, </w:t>
      </w:r>
      <w:r w:rsidRPr="00883BAB">
        <w:rPr>
          <w:rStyle w:val="StyleUnderline"/>
          <w:highlight w:val="yellow"/>
        </w:rPr>
        <w:t>whether</w:t>
      </w:r>
      <w:r w:rsidRPr="00883BAB">
        <w:rPr>
          <w:sz w:val="16"/>
        </w:rPr>
        <w:t xml:space="preserve"> it’s </w:t>
      </w:r>
      <w:r w:rsidRPr="00883BAB">
        <w:rPr>
          <w:rStyle w:val="StyleUnderline"/>
          <w:highlight w:val="yellow"/>
        </w:rPr>
        <w:t>hypersonic, whether</w:t>
      </w:r>
      <w:r w:rsidRPr="00883BAB">
        <w:rPr>
          <w:sz w:val="16"/>
        </w:rPr>
        <w:t xml:space="preserve"> it’s threats </w:t>
      </w:r>
      <w:r w:rsidRPr="00883BAB">
        <w:rPr>
          <w:rStyle w:val="StyleUnderline"/>
          <w:highlight w:val="yellow"/>
        </w:rPr>
        <w:t>from space</w:t>
      </w:r>
      <w:r w:rsidRPr="00883BAB">
        <w:rPr>
          <w:sz w:val="16"/>
        </w:rPr>
        <w:t>. And so now it’s time for the U.S. government to step up to the responsibilities to protect American citizens from those threats.” Saltzman has previously said he the Space Force will play a “central” role in Golden Dome, and on March 20, he argued that integrating multiple agencies’ efforts will be crucial. “That’s a lot of things coming together,” he said. “So the biggest hurdle is integration. How does it all fit together? Can we make such a large effort come together seamlessly? … Because things are going to be happening at supersonic speeds. We’ve got to be able to make the right decisions and put the right data in the right hands of the right shooters.” Saltzman did not say which agency should have the lead in that integration, however. Commercial Strength Saltzman’s confidence in industry was again apparent as he discussed the Space Force’s willingness to cancel or abandon large, legacy programs in favor of smaller, commercial solutions. Referring to USSF’s Commercial Space Strategy, he emphasized the service’s commitment to standardization open systems. “We’ve really committed to open architectures. We’ve really committed to industry standards,” he said. “</w:t>
      </w:r>
      <w:r w:rsidRPr="00883BAB">
        <w:rPr>
          <w:rStyle w:val="StyleUnderline"/>
          <w:highlight w:val="yellow"/>
        </w:rPr>
        <w:t>We’ve committed to using commercial products</w:t>
      </w:r>
      <w:r w:rsidRPr="00883BAB">
        <w:rPr>
          <w:sz w:val="16"/>
        </w:rPr>
        <w:t xml:space="preserve"> wherever we can: commercial busses and satellites, etc. </w:t>
      </w:r>
      <w:r w:rsidRPr="00883BAB">
        <w:rPr>
          <w:rStyle w:val="Emphasis"/>
          <w:highlight w:val="yellow"/>
        </w:rPr>
        <w:t>What that’s allowed is a level of interaction between companies to support each other to develop</w:t>
      </w:r>
      <w:r w:rsidRPr="00883BAB">
        <w:rPr>
          <w:sz w:val="16"/>
        </w:rPr>
        <w:t xml:space="preserve"> mission capabilities.” Now, in a bid to control costs and encourage competition, he said the service is eyeing new acquisition strategies. “If you break the requirements up, it allows those entities to compete better,” he said. “</w:t>
      </w:r>
      <w:r w:rsidRPr="00883BAB">
        <w:rPr>
          <w:rStyle w:val="StyleUnderline"/>
          <w:highlight w:val="yellow"/>
        </w:rPr>
        <w:t>It doesn’t have to be one big, integrated program that’s delivered. [It can be] a series of programs that work together</w:t>
      </w:r>
      <w:r w:rsidRPr="00883BAB">
        <w:rPr>
          <w:sz w:val="16"/>
        </w:rPr>
        <w:t xml:space="preserve">. Smaller programs seem to go a little faster, because you can control the requirements. You control the dollars that are spent. The </w:t>
      </w:r>
      <w:r w:rsidRPr="00883BAB">
        <w:rPr>
          <w:rStyle w:val="Emphasis"/>
          <w:highlight w:val="yellow"/>
        </w:rPr>
        <w:t>bigger programs start to get a little more unwieldy</w:t>
      </w:r>
      <w:r w:rsidRPr="00883BAB">
        <w:rPr>
          <w:sz w:val="16"/>
        </w:rPr>
        <w:t>. So every chance we get to disaggregate the requirements as an opportunity to go a little faster, be a little better stewards of taxpayer dollars.”</w:t>
      </w:r>
    </w:p>
    <w:p w14:paraId="060A6DCF" w14:textId="77777777" w:rsidR="00D845DA" w:rsidRDefault="00D845DA" w:rsidP="00D845DA">
      <w:pPr>
        <w:pStyle w:val="Heading4"/>
      </w:pPr>
      <w:r>
        <w:t xml:space="preserve">Funding for space based missile interception is the critical flaw which will result in Golden Dome failure, the CP is a prerequisite to aff success. </w:t>
      </w:r>
    </w:p>
    <w:p w14:paraId="59235FD6" w14:textId="77777777" w:rsidR="00D845DA" w:rsidRDefault="00D845DA" w:rsidP="00D845DA">
      <w:r w:rsidRPr="00883BAB">
        <w:rPr>
          <w:rStyle w:val="Style13ptBold"/>
        </w:rPr>
        <w:t>Rumbaugh 6-5,</w:t>
      </w:r>
      <w:r>
        <w:t xml:space="preserve"> Wes Rumbaugh</w:t>
      </w:r>
      <w:r w:rsidRPr="00883BAB">
        <w:t xml:space="preserve"> is a fellow in the Missile Defense Project at the Center for Strategic and International Studies. His work focuses on missile defense, conventional long-range strike, and defense budgets and organizations. He has published on the composition of the Missile Defense Agency budget, homeland ballistic missile defense, new operational concepts for missile defense systems, the role of elevated sensors in missile strike and defense, and trends in hypersonic strike. Previously, he was director of advocacy and a Van Cleave fellow at the Missile Defense Advocacy Alliance. </w:t>
      </w:r>
      <w:r>
        <w:t>“</w:t>
      </w:r>
      <w:r w:rsidRPr="00883BAB">
        <w:t>Prioritizing Air and Missile Defense Spending in the Broader Budget Debate</w:t>
      </w:r>
      <w:r>
        <w:t xml:space="preserve">”, </w:t>
      </w:r>
      <w:hyperlink r:id="rId9" w:history="1">
        <w:r w:rsidRPr="00DA74A0">
          <w:rPr>
            <w:rStyle w:val="Hyperlink"/>
          </w:rPr>
          <w:t>https://www.csis.org/analysis/prioritizing-air-and-missile-defense-spending-broader-budget-debate</w:t>
        </w:r>
      </w:hyperlink>
      <w:r>
        <w:t xml:space="preserve"> JBlock</w:t>
      </w:r>
    </w:p>
    <w:p w14:paraId="3D207314" w14:textId="77777777" w:rsidR="00D845DA" w:rsidRPr="00C07FE9" w:rsidRDefault="00D845DA" w:rsidP="00D845DA">
      <w:pPr>
        <w:rPr>
          <w:sz w:val="16"/>
        </w:rPr>
      </w:pPr>
      <w:r w:rsidRPr="00C07FE9">
        <w:rPr>
          <w:sz w:val="16"/>
        </w:rPr>
        <w:t xml:space="preserve">President Donald Trump’s January “Iron Dome for America” executive order and subsequent planning for the Golden Dome architecture mark a significant expansion of American missile defense policy. </w:t>
      </w:r>
      <w:r w:rsidRPr="00C07FE9">
        <w:rPr>
          <w:rStyle w:val="StyleUnderline"/>
          <w:highlight w:val="yellow"/>
        </w:rPr>
        <w:t>Gen</w:t>
      </w:r>
      <w:r w:rsidRPr="00C07FE9">
        <w:rPr>
          <w:sz w:val="16"/>
        </w:rPr>
        <w:t xml:space="preserve">. Michael </w:t>
      </w:r>
      <w:r w:rsidRPr="00C07FE9">
        <w:rPr>
          <w:rStyle w:val="StyleUnderline"/>
          <w:highlight w:val="yellow"/>
        </w:rPr>
        <w:t>Gutlein</w:t>
      </w:r>
      <w:r w:rsidRPr="00C07FE9">
        <w:rPr>
          <w:sz w:val="16"/>
        </w:rPr>
        <w:t xml:space="preserve">, vice chief of space operations for the U.S. Space Force, </w:t>
      </w:r>
      <w:r w:rsidRPr="00C07FE9">
        <w:rPr>
          <w:rStyle w:val="StyleUnderline"/>
          <w:highlight w:val="yellow"/>
        </w:rPr>
        <w:t>compared the scale of the Golden Dome to the Manhattan Project, requiring a whole-of-government effort.</w:t>
      </w:r>
      <w:r w:rsidRPr="00C07FE9">
        <w:rPr>
          <w:sz w:val="16"/>
        </w:rPr>
        <w:t xml:space="preserve"> This is not, however, the first time a Trump administration has set lofty goals for its missile defense policy. Yet </w:t>
      </w:r>
      <w:r w:rsidRPr="00C07FE9">
        <w:rPr>
          <w:rStyle w:val="StyleUnderline"/>
          <w:highlight w:val="yellow"/>
        </w:rPr>
        <w:t>previous attempts to invigorate</w:t>
      </w:r>
      <w:r w:rsidRPr="00C07FE9">
        <w:rPr>
          <w:rStyle w:val="StyleUnderline"/>
        </w:rPr>
        <w:t xml:space="preserve"> </w:t>
      </w:r>
      <w:r w:rsidRPr="00C07FE9">
        <w:rPr>
          <w:sz w:val="16"/>
        </w:rPr>
        <w:t xml:space="preserve">U.S. </w:t>
      </w:r>
      <w:r w:rsidRPr="00C07FE9">
        <w:rPr>
          <w:rStyle w:val="Emphasis"/>
          <w:highlight w:val="yellow"/>
        </w:rPr>
        <w:t>missile defense fell short</w:t>
      </w:r>
      <w:r w:rsidRPr="00C07FE9">
        <w:rPr>
          <w:sz w:val="16"/>
        </w:rPr>
        <w:t xml:space="preserve"> in part </w:t>
      </w:r>
      <w:r w:rsidRPr="00C07FE9">
        <w:rPr>
          <w:rStyle w:val="Emphasis"/>
          <w:highlight w:val="yellow"/>
        </w:rPr>
        <w:t>due to the lack of funding</w:t>
      </w:r>
      <w:r w:rsidRPr="00C07FE9">
        <w:rPr>
          <w:sz w:val="16"/>
        </w:rPr>
        <w:t xml:space="preserve"> to support them. Fundamentally, budgets are about prioritization. Because resources are finite, spending must be prioritized and, where priorities conflict, trade-offs are required. Understanding these tradeoffs when planning the Golden Dome architecture will help the administration better scope its efforts. Three levels of decision-making or prioritization stand out as having influence over the budget for Golden Dome: within the missile defense portfolio, in the overall Department of Defense (DOD) capability mix, and across the broader federal budget. </w:t>
      </w:r>
      <w:r w:rsidRPr="00C07FE9">
        <w:rPr>
          <w:rStyle w:val="StyleUnderline"/>
          <w:highlight w:val="yellow"/>
        </w:rPr>
        <w:t>The most expansive concepts for the Golden Dome architecture will require</w:t>
      </w:r>
      <w:r w:rsidRPr="00C07FE9">
        <w:rPr>
          <w:sz w:val="16"/>
        </w:rPr>
        <w:t xml:space="preserve"> making aligned </w:t>
      </w:r>
      <w:r w:rsidRPr="00C07FE9">
        <w:rPr>
          <w:rStyle w:val="StyleUnderline"/>
          <w:highlight w:val="yellow"/>
        </w:rPr>
        <w:t>prioritization</w:t>
      </w:r>
      <w:r w:rsidRPr="00C07FE9">
        <w:rPr>
          <w:sz w:val="16"/>
        </w:rPr>
        <w:t xml:space="preserve"> decisions across all three levels. Analyzing the Golden Dome resourcing challenge begins with understanding the size and makeup of the current air and missile defense portfolio. Since 2009, DOD spending on air and missile defense modernization has averaged a little over $20 billion per year (Figure 1). Because air and missile defense programs do not have their own spending title, this figure requires a manual aggregation of program lines into an estimate of overall modernization spending. Since 2018, average spending has been over $25 billion, with most of that growth coming from increased Army and Space Force funding. The first level of prioritization is within the Golden Dome architecture and the broader missile defense portfolio. Based on both the executive order and reported guidance from Secretary of Defense Pete Hegseth, the administration is likely to prioritize increasing funding for homeland missile defense. On average, about 12 percent of air and missile defense funding has gone to homeland defense since 2009 (Figure 2). Mixed-use air and missile defense systems, such as space-based missile tracking sensors, make up 32 percent of spending, and theater missile defense systems make up the remaining 56 percent. This spending profile makes sense considering the scope of prior missile defense policy; whereas DOD invested in theater defenses against the full spectrum of air and missile threats, its </w:t>
      </w:r>
      <w:r w:rsidRPr="00C07FE9">
        <w:rPr>
          <w:rStyle w:val="Emphasis"/>
          <w:highlight w:val="yellow"/>
        </w:rPr>
        <w:t>homeland defense investments were limited to ballistic missile defense against adversaries with limited capabilities, like North Korea</w:t>
      </w:r>
      <w:r w:rsidRPr="00C07FE9">
        <w:rPr>
          <w:sz w:val="16"/>
        </w:rPr>
        <w:t xml:space="preserve">. Decisions about priorities within the various mission sets of the Golden Dome architecture will determine the magnitude of the shift towards spending on homeland defense. </w:t>
      </w:r>
      <w:r w:rsidRPr="00C07FE9">
        <w:rPr>
          <w:rStyle w:val="Emphasis"/>
          <w:highlight w:val="yellow"/>
        </w:rPr>
        <w:t>Two choices stand out as likely cost drivers: the scale of</w:t>
      </w:r>
      <w:r w:rsidRPr="00C07FE9">
        <w:rPr>
          <w:rStyle w:val="Emphasis"/>
        </w:rPr>
        <w:t xml:space="preserve"> </w:t>
      </w:r>
      <w:r w:rsidRPr="00C07FE9">
        <w:rPr>
          <w:sz w:val="16"/>
        </w:rPr>
        <w:t>both the space-based interceptor (</w:t>
      </w:r>
      <w:r w:rsidRPr="00C07FE9">
        <w:rPr>
          <w:rStyle w:val="Emphasis"/>
          <w:highlight w:val="yellow"/>
        </w:rPr>
        <w:t>SBI) layer</w:t>
      </w:r>
      <w:r w:rsidRPr="00C07FE9">
        <w:rPr>
          <w:sz w:val="16"/>
        </w:rPr>
        <w:t xml:space="preserve"> and the homeland cruise missile defense architecture. In each case, maximalist goals would increase the cost of the Golden Dome effort considerably, which would increase the trade-offs required. With regards to SBIs, although certain assumptions of prior cost estimates have changed, other fundamental challenges remain. Technological developments like reusable space launch vehicles and miniaturization of key interceptor components like sensors, avionics, and turbopumps have combined to reduce the cost of space launch and the weight of each interceptor payload. These trends promise considerable savings as compared to prior cost estimates of an SBI constellation. Nevertheless, due to the physics of low Earth orbit, providing coverage against larger salvos of missiles requires procuring significant numbers of interceptors that might need to be refreshed every five years or so. As a result, a </w:t>
      </w:r>
      <w:r w:rsidRPr="00C07FE9">
        <w:rPr>
          <w:rStyle w:val="StyleUnderline"/>
          <w:highlight w:val="yellow"/>
        </w:rPr>
        <w:t xml:space="preserve">maximalist SBI architecture could balloon in cost, requiring </w:t>
      </w:r>
      <w:r w:rsidRPr="00C07FE9">
        <w:rPr>
          <w:sz w:val="16"/>
        </w:rPr>
        <w:t>even</w:t>
      </w:r>
      <w:r w:rsidRPr="00C07FE9">
        <w:rPr>
          <w:rStyle w:val="StyleUnderline"/>
          <w:highlight w:val="yellow"/>
        </w:rPr>
        <w:t xml:space="preserve"> greater resource allocation</w:t>
      </w:r>
      <w:r w:rsidRPr="00C07FE9">
        <w:rPr>
          <w:sz w:val="16"/>
        </w:rPr>
        <w:t xml:space="preserve">. The homeland cruise missile defense component of Golden Dome faces a similar problem. Compared to SBIs, cruise missile defense involves a relatively mature set of technologies, but maximalist goals would again cause significant cost growth. Two studies examining the costs of the homeland cruise missile defense mission illustrate this problem. In 2021, the Congressional Budget Office assessed that a maximal homeland cruise missile defense architecture with coverage of the entire continental United States could cost between $77 and $466 billion (in 2021 dollars) over a 20-year period. By contrast, the Center for Strategic and International Studies analyzed a more focused cruise missile defense architecture that provided preferential defense to certain key areas, with a resulting cost estimate of around $32 billion (in 2023 dollars). Marginal differences in the capabilities examined for each architecture explain some of this variance, but the scale of defended area envisioned was by far the biggest driver of cost savings. Some might be tempted to find funding for more expansive homeland missile defense projects by reallocating resources from theater defense programs. For example, certain theater defense systems could be repurposed as part of the homeland cruise missile defense architecture or a ballistic missile defense underlay. However, the persistent demand for these assets will constrain the ability to reallocate resources within the missile defense portfolio without incurring strategic risk. The administration’s challenges in redirecting scarce theater missile defense assets from the Indo-Pacific to the Middle East underscore this trade-off. Reallocating theater defense systems to the homeland or reducing investments in their capacity could meaningfully reduce the flexibility of the U.S. to deploy forces in increasingly contested and missile-rich environments. These homeland deployments also could have operational tempo implications for the already stretched air and missile defense force structure. To incorporate mature systems like Aegis, THAAD, and their associated elements into homeland defense, DOD should consider a more distributed and disaggregated approach, which could be less manning intensive. Golden Dome could also be prioritized within the DOD budget by making trade-offs between the missile defense portfolio and other capabilities. Figure 3 shows that, relative to other capabilities, air and missile defense funding has been prioritized at consistent levels since 2009, accounting for between 7 and 9 percent of modernization spending. If the Pentagon declines to make trade-offs within the missile defense portfolio itself, funding for Golden Dome programs might require cuts to other operations or capabilities. Secretary of Defense Pete Hegseth’s February memo seeking realignment of $50 billion suggests the Pentagon is already exploring this option. </w:t>
      </w:r>
      <w:r w:rsidRPr="00C07FE9">
        <w:rPr>
          <w:rStyle w:val="StyleUnderline"/>
          <w:highlight w:val="yellow"/>
        </w:rPr>
        <w:t xml:space="preserve">The </w:t>
      </w:r>
      <w:r w:rsidRPr="00C07FE9">
        <w:rPr>
          <w:rStyle w:val="Emphasis"/>
          <w:highlight w:val="yellow"/>
        </w:rPr>
        <w:t>largest challenge</w:t>
      </w:r>
      <w:r w:rsidRPr="00C07FE9">
        <w:rPr>
          <w:rStyle w:val="StyleUnderline"/>
          <w:highlight w:val="yellow"/>
        </w:rPr>
        <w:t xml:space="preserve"> to</w:t>
      </w:r>
      <w:r w:rsidRPr="00C07FE9">
        <w:rPr>
          <w:rStyle w:val="StyleUnderline"/>
        </w:rPr>
        <w:t xml:space="preserve"> </w:t>
      </w:r>
      <w:r w:rsidRPr="00C07FE9">
        <w:rPr>
          <w:sz w:val="16"/>
        </w:rPr>
        <w:t xml:space="preserve">resourcing </w:t>
      </w:r>
      <w:r w:rsidRPr="00C07FE9">
        <w:rPr>
          <w:rStyle w:val="StyleUnderline"/>
          <w:highlight w:val="yellow"/>
        </w:rPr>
        <w:t>Golden Dome</w:t>
      </w:r>
      <w:r w:rsidRPr="00C07FE9">
        <w:rPr>
          <w:sz w:val="16"/>
        </w:rPr>
        <w:t xml:space="preserve"> through internal DOD budget reallocation </w:t>
      </w:r>
      <w:r w:rsidRPr="00C07FE9">
        <w:rPr>
          <w:rStyle w:val="Emphasis"/>
          <w:highlight w:val="yellow"/>
        </w:rPr>
        <w:t>is finding meaningful funding</w:t>
      </w:r>
      <w:r w:rsidRPr="00C07FE9">
        <w:rPr>
          <w:sz w:val="16"/>
        </w:rPr>
        <w:t xml:space="preserve"> that can be cut easily. Budget exercises conducted by the American Enterprise Institute using the Hegseth memo constraints have required significant cuts to the Army and additional cuts to Air Force programs. Attempts to trim spending on older systems are likely to face congressional opposition, and previous administrations have already picked much of the low-hanging fruit. This suggests that trying to fund Golden Dome through internal reallocations alone would either yield too few resources for the supposedly transformational effort to succeed, or create unacceptable risk to other DOD priorities.</w:t>
      </w:r>
    </w:p>
    <w:p w14:paraId="756479F8" w14:textId="73BA7E81" w:rsidR="00D845DA" w:rsidRDefault="00D845DA" w:rsidP="00D845DA">
      <w:pPr>
        <w:pStyle w:val="Heading3"/>
      </w:pPr>
      <w:r>
        <w:t>1NC - Internal NB (Space Col)</w:t>
      </w:r>
    </w:p>
    <w:p w14:paraId="2AA80932" w14:textId="77777777" w:rsidR="00D845DA" w:rsidRDefault="00D845DA" w:rsidP="00D845DA">
      <w:pPr>
        <w:pStyle w:val="Heading4"/>
      </w:pPr>
      <w:r>
        <w:t>Funding cuts to space occurring now, only CP can reverse that trend to make colonization possible</w:t>
      </w:r>
    </w:p>
    <w:p w14:paraId="0B757E70" w14:textId="77777777" w:rsidR="00D845DA" w:rsidRPr="009528F7" w:rsidRDefault="00D845DA" w:rsidP="00D845DA">
      <w:r w:rsidRPr="009528F7">
        <w:rPr>
          <w:rStyle w:val="Style13ptBold"/>
        </w:rPr>
        <w:t>Planetary Radio 4-8,</w:t>
      </w:r>
      <w:r>
        <w:t xml:space="preserve"> citing members of the Planetary Societywhich happens at Johns Hopkins </w:t>
      </w:r>
      <w:r w:rsidRPr="009528F7">
        <w:t xml:space="preserve">University Bloomberg Center featuring experts and lawmakers in space science,  “Bill Nye, space leaders on why we must continue funding space exploration”, </w:t>
      </w:r>
      <w:hyperlink r:id="rId10" w:history="1">
        <w:r w:rsidRPr="009528F7">
          <w:rPr>
            <w:rStyle w:val="Hyperlink"/>
          </w:rPr>
          <w:t>https://washingtondc.jhu.edu/news/bill-nye-space-leaders-space-exploration-funding/</w:t>
        </w:r>
      </w:hyperlink>
      <w:r w:rsidRPr="009528F7">
        <w:t xml:space="preserve"> JBlock</w:t>
      </w:r>
    </w:p>
    <w:p w14:paraId="358035CD" w14:textId="77777777" w:rsidR="00D845DA" w:rsidRPr="009528F7" w:rsidRDefault="00D845DA" w:rsidP="00D845DA">
      <w:pPr>
        <w:rPr>
          <w:sz w:val="16"/>
        </w:rPr>
      </w:pPr>
      <w:r w:rsidRPr="009528F7">
        <w:rPr>
          <w:sz w:val="16"/>
        </w:rPr>
        <w:t xml:space="preserve">Reports indicate the </w:t>
      </w:r>
      <w:r w:rsidRPr="009528F7">
        <w:rPr>
          <w:rStyle w:val="StyleUnderline"/>
          <w:highlight w:val="yellow"/>
        </w:rPr>
        <w:t>Trump</w:t>
      </w:r>
      <w:r w:rsidRPr="009528F7">
        <w:rPr>
          <w:sz w:val="16"/>
        </w:rPr>
        <w:t xml:space="preserve"> administration could </w:t>
      </w:r>
      <w:r w:rsidRPr="009528F7">
        <w:rPr>
          <w:rStyle w:val="StyleUnderline"/>
          <w:highlight w:val="yellow"/>
        </w:rPr>
        <w:t>cut NASA’s overall budget by 25%</w:t>
      </w:r>
      <w:r w:rsidRPr="009528F7">
        <w:rPr>
          <w:rStyle w:val="StyleUnderline"/>
        </w:rPr>
        <w:t xml:space="preserve"> </w:t>
      </w:r>
      <w:r w:rsidRPr="009528F7">
        <w:rPr>
          <w:sz w:val="16"/>
        </w:rPr>
        <w:t xml:space="preserve">and the space agency’s science program budget by 50%. These </w:t>
      </w:r>
      <w:r w:rsidRPr="009528F7">
        <w:rPr>
          <w:rStyle w:val="StyleUnderline"/>
          <w:highlight w:val="yellow"/>
        </w:rPr>
        <w:t>cuts would</w:t>
      </w:r>
      <w:r w:rsidRPr="009528F7">
        <w:rPr>
          <w:rStyle w:val="StyleUnderline"/>
        </w:rPr>
        <w:t xml:space="preserve"> </w:t>
      </w:r>
      <w:r w:rsidRPr="009528F7">
        <w:rPr>
          <w:sz w:val="16"/>
        </w:rPr>
        <w:t xml:space="preserve">“ultimately potentially </w:t>
      </w:r>
      <w:r w:rsidRPr="009528F7">
        <w:rPr>
          <w:rStyle w:val="StyleUnderline"/>
          <w:highlight w:val="yellow"/>
        </w:rPr>
        <w:t>damage</w:t>
      </w:r>
      <w:r w:rsidRPr="009528F7">
        <w:rPr>
          <w:sz w:val="16"/>
        </w:rPr>
        <w:t xml:space="preserve"> what is one of the most notable pursuits of humankind: </w:t>
      </w:r>
      <w:r w:rsidRPr="009528F7">
        <w:rPr>
          <w:rStyle w:val="StyleUnderline"/>
          <w:highlight w:val="yellow"/>
        </w:rPr>
        <w:t>the exploration of space</w:t>
      </w:r>
      <w:r w:rsidRPr="009528F7">
        <w:rPr>
          <w:sz w:val="16"/>
        </w:rPr>
        <w:t xml:space="preserve">,” according to Rep. George Whitesides, a Democrat from California and former NASA chief of staff. Whitesides’ comments came at a recent live taping of Planetary Radio, a weekly podcast from the Planetary Society, at the Johns Hopkins University Bloomberg Center, featuring other lawmakers and experts in space science. The Planetary Society, founded in 1980 by Carl Sagan, Louis Friedman, and Bruce Murray, advocates for space exploration. “The reason the Planetary Society was formed was that these guys felt that enthusiasm for planetary exploration was very high among the public, but government support of it was not,” said Bill Nye, the organization’s current CEO and longtime host of popular science education TV show, “Bill Nye the Science Guy,” at the event. “It’s a problem once again, more than ever.” The significance of recent space science The podcast guests stressed the importance of exploration, noting that the </w:t>
      </w:r>
      <w:r w:rsidRPr="009528F7">
        <w:rPr>
          <w:rStyle w:val="StyleUnderline"/>
          <w:highlight w:val="yellow"/>
        </w:rPr>
        <w:t>breakthroughs in planetary science and technological innovations have expanded our knowledge in once unimaginable ways.</w:t>
      </w:r>
      <w:r w:rsidRPr="009528F7">
        <w:rPr>
          <w:sz w:val="16"/>
        </w:rPr>
        <w:t xml:space="preserve"> Nancy Chabot, a planetary scientist and chief scientist of space exploration at the Johns Hopkins Applied Physics Laboratory (APL), shared her experiences working on projects such as NASA’s MESSENGER mission, which was the first spacecraft to orbit Mercury in 2011. “I think this is what’s interesting about space science—</w:t>
      </w:r>
      <w:r w:rsidRPr="009528F7">
        <w:rPr>
          <w:rStyle w:val="StyleUnderline"/>
          <w:highlight w:val="yellow"/>
        </w:rPr>
        <w:t>nothing exists in isolation</w:t>
      </w:r>
      <w:r w:rsidRPr="009528F7">
        <w:rPr>
          <w:sz w:val="16"/>
        </w:rPr>
        <w:t>,” Chabot said. “Science and technology for space is not really separate from science and technology for other uses. As all of this grows, you can apply it to a whole variety of different things.” Chabot also worked on NASA’s Double Asteroid Redirection Test (DART) mission, which launched a spacecraft into an asteroid to adjust its speed and path. Chabot explained that asteroids are a “cosmic inevitability,” which prompted this mission. They have hit the Earth in the past, and they will hit the Earth in the future, so scientists are testing possible solutions. DART garnered worldwide attention, with more than a million people watching the collision in real-time in 2022. “</w:t>
      </w:r>
      <w:r w:rsidRPr="009528F7">
        <w:rPr>
          <w:rStyle w:val="StyleUnderline"/>
          <w:highlight w:val="yellow"/>
        </w:rPr>
        <w:t>Science and technology for space is not really separate from science and technology for other uses</w:t>
      </w:r>
      <w:r w:rsidRPr="009528F7">
        <w:rPr>
          <w:sz w:val="16"/>
        </w:rPr>
        <w:t>. As all of this grows, you can apply it to a whole variety of different things.” — Nancy Chabot, planetary scientist and chief scientist of space exploration at the Johns Hopkins Applied Physics Laboratory (APL) Now APL is gearing up to lead NASA’s Dragonfly mission in another first for space exploration. Launching in 2028, the mission will send a car-sized, nuclear-powered octocopter, built and operated by APL, to examine areas of the Saturn moon Titan, exploring its organic-rich dunes and collecting results to advance our understanding of life in the universe. Despite potential budget cuts, space can be bipartisan Although many in the space community are concerned about potential budget cuts, Whitesides and Rep. Judy Chu, D-Calif., who have both spent much of their careers advocating for scientific research, emphasized that space exploration remains a bipartisan issue for many lawmakers. “</w:t>
      </w:r>
      <w:r w:rsidRPr="009528F7">
        <w:rPr>
          <w:rStyle w:val="StyleUnderline"/>
          <w:highlight w:val="yellow"/>
        </w:rPr>
        <w:t>We are in such a crisis right now</w:t>
      </w:r>
      <w:r w:rsidRPr="009528F7">
        <w:rPr>
          <w:sz w:val="16"/>
        </w:rPr>
        <w:t>,” Whitesides said. “We’ve got to protect those things, all of those things are under attack right now, and my hope is that I can use the position that we’ve got as vice ranking [member] of [the Science, Space, and Technology Committee] and Armed Services [Committee] to fight back and push back against the wave of anti-science and anti-discovery and [anti-]innovation that we see coming.”</w:t>
      </w:r>
    </w:p>
    <w:p w14:paraId="129CCC46" w14:textId="77777777" w:rsidR="00D845DA" w:rsidRPr="008E14F8" w:rsidRDefault="00D845DA" w:rsidP="00D845DA">
      <w:pPr>
        <w:pStyle w:val="Heading4"/>
      </w:pPr>
      <w:r>
        <w:t>Extinction inevitable</w:t>
      </w:r>
      <w:r w:rsidRPr="008E14F8">
        <w:t>---</w:t>
      </w:r>
      <w:r>
        <w:t xml:space="preserve"> try or die to get off the rock.</w:t>
      </w:r>
    </w:p>
    <w:p w14:paraId="245541E5" w14:textId="77777777" w:rsidR="00D845DA" w:rsidRPr="007D214A" w:rsidRDefault="00D845DA" w:rsidP="00D845DA">
      <w:r w:rsidRPr="008E14F8">
        <w:t xml:space="preserve">Patrick </w:t>
      </w:r>
      <w:r w:rsidRPr="008E14F8">
        <w:rPr>
          <w:rStyle w:val="Style13ptBold"/>
        </w:rPr>
        <w:t>Collins</w:t>
      </w:r>
      <w:r w:rsidRPr="008E14F8">
        <w:t xml:space="preserve"> </w:t>
      </w:r>
      <w:r w:rsidRPr="008E14F8">
        <w:rPr>
          <w:rStyle w:val="Style13ptBold"/>
        </w:rPr>
        <w:t>&amp;</w:t>
      </w:r>
      <w:r w:rsidRPr="008E14F8">
        <w:t xml:space="preserve"> Adriano </w:t>
      </w:r>
      <w:r w:rsidRPr="008E14F8">
        <w:rPr>
          <w:rStyle w:val="Style13ptBold"/>
        </w:rPr>
        <w:t>Autino 10</w:t>
      </w:r>
      <w:r w:rsidRPr="008E14F8">
        <w:t xml:space="preserve">. </w:t>
      </w:r>
      <w:r>
        <w:t>*</w:t>
      </w:r>
      <w:r w:rsidRPr="007D214A">
        <w:t xml:space="preserve">Professor of Life &amp; Environmental Science </w:t>
      </w:r>
      <w:r>
        <w:t>at</w:t>
      </w:r>
      <w:r w:rsidRPr="007D214A">
        <w:t xml:space="preserve"> Azabu University &amp; Systems Engineer </w:t>
      </w:r>
      <w:r>
        <w:t xml:space="preserve">at </w:t>
      </w:r>
      <w:r w:rsidRPr="007D214A">
        <w:t>Andromeda Inc., Italy</w:t>
      </w:r>
      <w:r>
        <w:t xml:space="preserve">, </w:t>
      </w:r>
      <w:r w:rsidRPr="007D214A">
        <w:t>&amp; Adriano Autino</w:t>
      </w:r>
      <w:r>
        <w:t>**</w:t>
      </w:r>
      <w:r w:rsidRPr="007D214A">
        <w:t>Expert in the economics of energy supply from space</w:t>
      </w:r>
      <w:r>
        <w:t>.</w:t>
      </w:r>
      <w:r w:rsidRPr="007D214A">
        <w:t xml:space="preserve"> “What the growth of a space tourism industry could contribute to employment, economic growth, environmental protection, education, culture and world peace,” Acta Astronautica 66 (2010) 1553–1562</w:t>
      </w:r>
    </w:p>
    <w:p w14:paraId="75CDA4F6" w14:textId="77777777" w:rsidR="00D845DA" w:rsidRPr="000C5C0E" w:rsidRDefault="00D845DA" w:rsidP="00D845DA">
      <w:pPr>
        <w:rPr>
          <w:sz w:val="12"/>
        </w:rPr>
      </w:pPr>
      <w:r w:rsidRPr="000C5C0E">
        <w:rPr>
          <w:sz w:val="12"/>
        </w:rPr>
        <w:t xml:space="preserve">7.2. High return in safety from extra-terrestrial settlement </w:t>
      </w:r>
      <w:r w:rsidRPr="006D734F">
        <w:rPr>
          <w:b/>
          <w:bCs/>
          <w:u w:val="single"/>
        </w:rPr>
        <w:t xml:space="preserve">Investment in </w:t>
      </w:r>
      <w:r w:rsidRPr="00E57E6A">
        <w:rPr>
          <w:b/>
          <w:bCs/>
          <w:highlight w:val="cyan"/>
          <w:u w:val="single"/>
        </w:rPr>
        <w:t>low-cost orbital access</w:t>
      </w:r>
      <w:r w:rsidRPr="000C5C0E">
        <w:rPr>
          <w:sz w:val="12"/>
        </w:rPr>
        <w:t xml:space="preserve"> and other space infrastructure </w:t>
      </w:r>
      <w:r w:rsidRPr="00E57E6A">
        <w:rPr>
          <w:b/>
          <w:bCs/>
          <w:highlight w:val="cyan"/>
          <w:u w:val="single"/>
        </w:rPr>
        <w:t>will facilitate</w:t>
      </w:r>
      <w:r w:rsidRPr="006D734F">
        <w:rPr>
          <w:b/>
          <w:bCs/>
          <w:u w:val="single"/>
        </w:rPr>
        <w:t xml:space="preserve"> the establishment of </w:t>
      </w:r>
      <w:r w:rsidRPr="00E57E6A">
        <w:rPr>
          <w:b/>
          <w:bCs/>
          <w:highlight w:val="cyan"/>
          <w:u w:val="single"/>
        </w:rPr>
        <w:t xml:space="preserve">settlements </w:t>
      </w:r>
      <w:r w:rsidRPr="006D734F">
        <w:rPr>
          <w:b/>
          <w:bCs/>
          <w:u w:val="single"/>
        </w:rPr>
        <w:t>on the Moon, Mars, asteroids and in man-made space structures</w:t>
      </w:r>
      <w:r w:rsidRPr="000C5C0E">
        <w:rPr>
          <w:sz w:val="12"/>
        </w:rPr>
        <w:t xml:space="preserve">. In the first phase, </w:t>
      </w:r>
      <w:r w:rsidRPr="006D734F">
        <w:rPr>
          <w:b/>
          <w:bCs/>
          <w:u w:val="single"/>
        </w:rPr>
        <w:t xml:space="preserve">development of </w:t>
      </w:r>
      <w:r w:rsidRPr="00E57E6A">
        <w:rPr>
          <w:b/>
          <w:bCs/>
          <w:highlight w:val="cyan"/>
          <w:u w:val="single"/>
        </w:rPr>
        <w:t>new</w:t>
      </w:r>
      <w:r w:rsidRPr="006D734F">
        <w:rPr>
          <w:b/>
          <w:bCs/>
          <w:u w:val="single"/>
        </w:rPr>
        <w:t xml:space="preserve"> regulatory </w:t>
      </w:r>
      <w:r w:rsidRPr="00E57E6A">
        <w:rPr>
          <w:b/>
          <w:bCs/>
          <w:highlight w:val="cyan"/>
          <w:u w:val="single"/>
        </w:rPr>
        <w:t>infrastructure</w:t>
      </w:r>
      <w:r w:rsidRPr="006D734F">
        <w:rPr>
          <w:b/>
          <w:bCs/>
          <w:u w:val="single"/>
        </w:rPr>
        <w:t xml:space="preserve"> in various Earth orbits</w:t>
      </w:r>
      <w:r w:rsidRPr="000C5C0E">
        <w:rPr>
          <w:sz w:val="12"/>
        </w:rPr>
        <w:t xml:space="preserve">, including property/usufruct rights, real estate, mortgage financing and insurance, traffic management, pilotage, policing and other services </w:t>
      </w:r>
      <w:r w:rsidRPr="00E57E6A">
        <w:rPr>
          <w:b/>
          <w:bCs/>
          <w:highlight w:val="cyan"/>
          <w:u w:val="single"/>
        </w:rPr>
        <w:t xml:space="preserve">will enable the population </w:t>
      </w:r>
      <w:r w:rsidRPr="006D734F">
        <w:rPr>
          <w:b/>
          <w:bCs/>
          <w:u w:val="single"/>
        </w:rPr>
        <w:t xml:space="preserve">living in Earth orbits </w:t>
      </w:r>
      <w:r w:rsidRPr="00E57E6A">
        <w:rPr>
          <w:b/>
          <w:bCs/>
          <w:highlight w:val="cyan"/>
          <w:u w:val="single"/>
        </w:rPr>
        <w:t>to grow very large</w:t>
      </w:r>
      <w:r w:rsidRPr="000C5C0E">
        <w:rPr>
          <w:sz w:val="12"/>
        </w:rPr>
        <w:t xml:space="preserve">. Such activities aimed at making near-Earth space habitable are the logical extension of humans’ historical spread over the surface of the Earth. As trade spreads through near-Earth space, settlements are likely to follow, of which the inhabitants will add to the wealth of different cultures which humans have created in the many different environments in which they live. Success of such </w:t>
      </w:r>
      <w:r w:rsidRPr="00E57E6A">
        <w:rPr>
          <w:b/>
          <w:bCs/>
          <w:highlight w:val="cyan"/>
          <w:u w:val="single"/>
        </w:rPr>
        <w:t>extra-terrestrial settlements</w:t>
      </w:r>
      <w:r w:rsidRPr="006D734F">
        <w:rPr>
          <w:b/>
          <w:bCs/>
          <w:u w:val="single"/>
        </w:rPr>
        <w:t xml:space="preserve"> will have the</w:t>
      </w:r>
      <w:r w:rsidRPr="000C5C0E">
        <w:rPr>
          <w:sz w:val="12"/>
        </w:rPr>
        <w:t xml:space="preserve"> additional </w:t>
      </w:r>
      <w:r w:rsidRPr="006D734F">
        <w:rPr>
          <w:b/>
          <w:bCs/>
          <w:u w:val="single"/>
        </w:rPr>
        <w:t xml:space="preserve">benefit of </w:t>
      </w:r>
      <w:r w:rsidRPr="00E57E6A">
        <w:rPr>
          <w:b/>
          <w:bCs/>
          <w:highlight w:val="cyan"/>
          <w:u w:val="single"/>
        </w:rPr>
        <w:t>reduc</w:t>
      </w:r>
      <w:r w:rsidRPr="008F3413">
        <w:rPr>
          <w:b/>
          <w:bCs/>
          <w:u w:val="single"/>
        </w:rPr>
        <w:t xml:space="preserve">ing </w:t>
      </w:r>
      <w:r w:rsidRPr="00E57E6A">
        <w:rPr>
          <w:rStyle w:val="Emphasis"/>
          <w:sz w:val="28"/>
          <w:highlight w:val="cyan"/>
        </w:rPr>
        <w:t>the danger of human extinction</w:t>
      </w:r>
      <w:r w:rsidRPr="00F347EE">
        <w:rPr>
          <w:sz w:val="28"/>
          <w:u w:val="single"/>
        </w:rPr>
        <w:t xml:space="preserve"> </w:t>
      </w:r>
      <w:r w:rsidRPr="00E57E6A">
        <w:rPr>
          <w:b/>
          <w:bCs/>
          <w:highlight w:val="cyan"/>
          <w:u w:val="single"/>
        </w:rPr>
        <w:t xml:space="preserve">due to </w:t>
      </w:r>
      <w:r w:rsidRPr="006D734F">
        <w:rPr>
          <w:b/>
          <w:bCs/>
          <w:u w:val="single"/>
        </w:rPr>
        <w:t xml:space="preserve">planet-wide or cosmic </w:t>
      </w:r>
      <w:r w:rsidRPr="00E57E6A">
        <w:rPr>
          <w:b/>
          <w:bCs/>
          <w:highlight w:val="cyan"/>
          <w:u w:val="single"/>
        </w:rPr>
        <w:t>accidents</w:t>
      </w:r>
      <w:r w:rsidRPr="000C5C0E">
        <w:rPr>
          <w:sz w:val="12"/>
        </w:rPr>
        <w:t xml:space="preserve"> [27]. </w:t>
      </w:r>
      <w:r w:rsidRPr="006D734F">
        <w:rPr>
          <w:b/>
          <w:bCs/>
          <w:u w:val="single"/>
        </w:rPr>
        <w:t>These horrors include</w:t>
      </w:r>
      <w:r w:rsidRPr="000C5C0E">
        <w:rPr>
          <w:sz w:val="12"/>
        </w:rPr>
        <w:t xml:space="preserve"> both man-made disasters such as </w:t>
      </w:r>
      <w:r w:rsidRPr="00E57E6A">
        <w:rPr>
          <w:rStyle w:val="Emphasis"/>
          <w:highlight w:val="cyan"/>
        </w:rPr>
        <w:t>nuclear war</w:t>
      </w:r>
      <w:r w:rsidRPr="00E57E6A">
        <w:rPr>
          <w:b/>
          <w:bCs/>
          <w:highlight w:val="cyan"/>
          <w:u w:val="single"/>
        </w:rPr>
        <w:t xml:space="preserve">, </w:t>
      </w:r>
      <w:r w:rsidRPr="00E57E6A">
        <w:rPr>
          <w:rStyle w:val="Emphasis"/>
          <w:highlight w:val="cyan"/>
        </w:rPr>
        <w:t>plagues</w:t>
      </w:r>
      <w:r w:rsidRPr="000C5C0E">
        <w:rPr>
          <w:sz w:val="12"/>
        </w:rPr>
        <w:t xml:space="preserve"> or </w:t>
      </w:r>
      <w:r w:rsidRPr="006D734F">
        <w:rPr>
          <w:b/>
          <w:bCs/>
          <w:u w:val="single"/>
        </w:rPr>
        <w:t>growing pollution</w:t>
      </w:r>
      <w:r w:rsidRPr="000C5C0E">
        <w:rPr>
          <w:sz w:val="12"/>
        </w:rPr>
        <w:t xml:space="preserve">, and natural disasters such as </w:t>
      </w:r>
      <w:r w:rsidRPr="00E57E6A">
        <w:rPr>
          <w:rStyle w:val="Emphasis"/>
          <w:highlight w:val="cyan"/>
        </w:rPr>
        <w:t>super-volcanoes</w:t>
      </w:r>
      <w:r w:rsidRPr="006D734F">
        <w:rPr>
          <w:b/>
          <w:bCs/>
          <w:u w:val="single"/>
        </w:rPr>
        <w:t xml:space="preserve"> or </w:t>
      </w:r>
      <w:r w:rsidRPr="00E57E6A">
        <w:rPr>
          <w:rStyle w:val="Emphasis"/>
          <w:highlight w:val="cyan"/>
        </w:rPr>
        <w:t>asteroid</w:t>
      </w:r>
      <w:r w:rsidRPr="006D734F">
        <w:rPr>
          <w:b/>
          <w:bCs/>
          <w:u w:val="single"/>
        </w:rPr>
        <w:t xml:space="preserve"> impact</w:t>
      </w:r>
      <w:r w:rsidRPr="000C5C0E">
        <w:rPr>
          <w:sz w:val="12"/>
        </w:rPr>
        <w:t xml:space="preserve">. </w:t>
      </w:r>
      <w:r w:rsidRPr="006D734F">
        <w:rPr>
          <w:b/>
          <w:bCs/>
          <w:u w:val="single"/>
        </w:rPr>
        <w:t xml:space="preserve">It is hard to think of any objective that is more important </w:t>
      </w:r>
      <w:r w:rsidRPr="000C5C0E">
        <w:rPr>
          <w:sz w:val="12"/>
        </w:rPr>
        <w:t xml:space="preserve">than preserving peace. </w:t>
      </w:r>
      <w:r w:rsidRPr="006D734F">
        <w:rPr>
          <w:b/>
          <w:bCs/>
          <w:u w:val="single"/>
        </w:rPr>
        <w:t>Weapons developed in recent decades are so destructive</w:t>
      </w:r>
      <w:r w:rsidRPr="000C5C0E">
        <w:rPr>
          <w:sz w:val="12"/>
        </w:rPr>
        <w:t xml:space="preserve">, </w:t>
      </w:r>
      <w:r w:rsidRPr="006D734F">
        <w:rPr>
          <w:b/>
          <w:bCs/>
          <w:u w:val="single"/>
        </w:rPr>
        <w:t>and have such horrific, long-term side- effects that their use should be discouraged as strongly as possible</w:t>
      </w:r>
      <w:r w:rsidRPr="000C5C0E">
        <w:rPr>
          <w:sz w:val="12"/>
        </w:rPr>
        <w:t xml:space="preserve"> by the international community. Hence, </w:t>
      </w:r>
      <w:r w:rsidRPr="00E57E6A">
        <w:rPr>
          <w:b/>
          <w:bCs/>
          <w:highlight w:val="cyan"/>
          <w:u w:val="single"/>
        </w:rPr>
        <w:t>reducing the incentive to use</w:t>
      </w:r>
      <w:r w:rsidRPr="006D734F">
        <w:rPr>
          <w:b/>
          <w:bCs/>
          <w:u w:val="single"/>
        </w:rPr>
        <w:t xml:space="preserve"> these </w:t>
      </w:r>
      <w:r w:rsidRPr="00E57E6A">
        <w:rPr>
          <w:b/>
          <w:bCs/>
          <w:highlight w:val="cyan"/>
          <w:u w:val="single"/>
        </w:rPr>
        <w:t>weapons</w:t>
      </w:r>
      <w:r w:rsidRPr="006D734F">
        <w:rPr>
          <w:b/>
          <w:bCs/>
          <w:u w:val="single"/>
        </w:rPr>
        <w:t xml:space="preserve"> by rapidly developing the ability to use space-based resources</w:t>
      </w:r>
      <w:r w:rsidRPr="000C5C0E">
        <w:rPr>
          <w:sz w:val="12"/>
        </w:rPr>
        <w:t xml:space="preserve"> on a large scale </w:t>
      </w:r>
      <w:r w:rsidRPr="00E57E6A">
        <w:rPr>
          <w:b/>
          <w:bCs/>
          <w:highlight w:val="cyan"/>
          <w:u w:val="single"/>
        </w:rPr>
        <w:t>is</w:t>
      </w:r>
      <w:r w:rsidRPr="000C5C0E">
        <w:rPr>
          <w:sz w:val="12"/>
        </w:rPr>
        <w:t xml:space="preserve"> surely </w:t>
      </w:r>
      <w:r w:rsidRPr="006D734F">
        <w:rPr>
          <w:b/>
          <w:bCs/>
          <w:u w:val="single"/>
        </w:rPr>
        <w:t xml:space="preserve">equally </w:t>
      </w:r>
      <w:r w:rsidRPr="00E57E6A">
        <w:rPr>
          <w:b/>
          <w:bCs/>
          <w:highlight w:val="cyan"/>
          <w:u w:val="single"/>
        </w:rPr>
        <w:t>important</w:t>
      </w:r>
      <w:r w:rsidRPr="000C5C0E">
        <w:rPr>
          <w:sz w:val="12"/>
        </w:rPr>
        <w:t xml:space="preserve"> [11,16]. </w:t>
      </w:r>
      <w:r w:rsidRPr="00F347EE">
        <w:rPr>
          <w:rStyle w:val="StyleUnderline"/>
        </w:rPr>
        <w:t>The achievement of</w:t>
      </w:r>
      <w:r w:rsidRPr="008F3413">
        <w:rPr>
          <w:b/>
          <w:bCs/>
          <w:u w:val="single"/>
        </w:rPr>
        <w:t xml:space="preserve"> </w:t>
      </w:r>
      <w:r w:rsidRPr="00F347EE">
        <w:rPr>
          <w:rStyle w:val="StyleUnderline"/>
        </w:rPr>
        <w:t>this</w:t>
      </w:r>
      <w:r w:rsidRPr="008F3413">
        <w:rPr>
          <w:b/>
          <w:bCs/>
          <w:u w:val="single"/>
        </w:rPr>
        <w:t xml:space="preserve"> </w:t>
      </w:r>
      <w:r w:rsidRPr="00E57E6A">
        <w:rPr>
          <w:rStyle w:val="Emphasis"/>
          <w:highlight w:val="cyan"/>
        </w:rPr>
        <w:t>depends on low</w:t>
      </w:r>
      <w:r w:rsidRPr="00E57E6A">
        <w:rPr>
          <w:rStyle w:val="StyleUnderline"/>
          <w:highlight w:val="cyan"/>
        </w:rPr>
        <w:t xml:space="preserve"> </w:t>
      </w:r>
      <w:r w:rsidRPr="00F347EE">
        <w:rPr>
          <w:rStyle w:val="StyleUnderline"/>
        </w:rPr>
        <w:t xml:space="preserve">space travel </w:t>
      </w:r>
      <w:r w:rsidRPr="00E57E6A">
        <w:rPr>
          <w:rStyle w:val="Emphasis"/>
          <w:highlight w:val="cyan"/>
        </w:rPr>
        <w:t>costs</w:t>
      </w:r>
      <w:r w:rsidRPr="008F3413">
        <w:rPr>
          <w:b/>
          <w:bCs/>
          <w:u w:val="single"/>
        </w:rPr>
        <w:t xml:space="preserve"> </w:t>
      </w:r>
      <w:r w:rsidRPr="00F347EE">
        <w:rPr>
          <w:rStyle w:val="StyleUnderline"/>
        </w:rPr>
        <w:t>which</w:t>
      </w:r>
      <w:r w:rsidRPr="000C5C0E">
        <w:rPr>
          <w:sz w:val="12"/>
        </w:rPr>
        <w:t xml:space="preserve">, at the present time, </w:t>
      </w:r>
      <w:r w:rsidRPr="00F347EE">
        <w:rPr>
          <w:rStyle w:val="StyleUnderline"/>
        </w:rPr>
        <w:t>appear to be achievable only through the development of a vigorous space tourism industry</w:t>
      </w:r>
      <w:r w:rsidRPr="000C5C0E">
        <w:rPr>
          <w:sz w:val="12"/>
        </w:rPr>
        <w:t xml:space="preserve">. 8. Summary. As discussed above, if space travel services had started during the 1950s, the space industry would be enor- mously more developed than it is today. Hence the failure to develop passenger space travel has seriously distorted the path taken by humans’ technological and economic development since WW2, away from the path which would have been followed if capitalism and democracy operated as intended. Technological know-how which could have been used to supply services which are known to be very popular with a large proportion of the population has not been used for that purpose, while waste and suffering due to the unemployment and environmental damage caused by the resulting lack of new industrial opportunities have increased. In response, </w:t>
      </w:r>
      <w:r w:rsidRPr="006D734F">
        <w:rPr>
          <w:b/>
          <w:bCs/>
          <w:u w:val="single"/>
        </w:rPr>
        <w:t>policies should be implemented urgently</w:t>
      </w:r>
      <w:r w:rsidRPr="000C5C0E">
        <w:rPr>
          <w:sz w:val="12"/>
        </w:rPr>
        <w:t xml:space="preserve"> to correct this error, and </w:t>
      </w:r>
      <w:r w:rsidRPr="006D734F">
        <w:rPr>
          <w:b/>
          <w:bCs/>
          <w:u w:val="single"/>
        </w:rPr>
        <w:t xml:space="preserve">to catch up with the possibilities </w:t>
      </w:r>
      <w:r w:rsidRPr="000C5C0E">
        <w:rPr>
          <w:sz w:val="12"/>
        </w:rPr>
        <w:t xml:space="preserve">for industrial and economic growth that have been ignored for so long. </w:t>
      </w:r>
      <w:r w:rsidRPr="006D734F">
        <w:rPr>
          <w:b/>
          <w:bCs/>
          <w:u w:val="single"/>
        </w:rPr>
        <w:t xml:space="preserve">This policy renewal is urgent because of the </w:t>
      </w:r>
      <w:r w:rsidRPr="00E57E6A">
        <w:rPr>
          <w:b/>
          <w:bCs/>
          <w:highlight w:val="cyan"/>
          <w:u w:val="single"/>
        </w:rPr>
        <w:t>growing dangers of</w:t>
      </w:r>
      <w:r w:rsidRPr="000C5C0E">
        <w:rPr>
          <w:sz w:val="12"/>
        </w:rPr>
        <w:t xml:space="preserve"> unemployment, economic stagnation, </w:t>
      </w:r>
      <w:r w:rsidRPr="006D734F">
        <w:rPr>
          <w:b/>
          <w:bCs/>
          <w:u w:val="single"/>
        </w:rPr>
        <w:t xml:space="preserve">environmental </w:t>
      </w:r>
      <w:r w:rsidRPr="00E57E6A">
        <w:rPr>
          <w:b/>
          <w:bCs/>
          <w:highlight w:val="cyan"/>
          <w:u w:val="single"/>
        </w:rPr>
        <w:t>pollution</w:t>
      </w:r>
      <w:r w:rsidRPr="000C5C0E">
        <w:rPr>
          <w:sz w:val="12"/>
        </w:rPr>
        <w:t xml:space="preserve">, educational </w:t>
      </w:r>
      <w:r w:rsidRPr="00E57E6A">
        <w:rPr>
          <w:b/>
          <w:bCs/>
          <w:highlight w:val="cyan"/>
          <w:u w:val="single"/>
        </w:rPr>
        <w:t>and</w:t>
      </w:r>
      <w:r w:rsidRPr="000C5C0E">
        <w:rPr>
          <w:sz w:val="12"/>
        </w:rPr>
        <w:t xml:space="preserve"> cultural decline</w:t>
      </w:r>
      <w:r w:rsidRPr="000C5C0E">
        <w:rPr>
          <w:sz w:val="12"/>
          <w:highlight w:val="cyan"/>
        </w:rPr>
        <w:t xml:space="preserve">, </w:t>
      </w:r>
      <w:r w:rsidRPr="00E57E6A">
        <w:rPr>
          <w:b/>
          <w:bCs/>
          <w:highlight w:val="cyan"/>
          <w:u w:val="single"/>
        </w:rPr>
        <w:t>resource wars</w:t>
      </w:r>
      <w:r w:rsidRPr="000C5C0E">
        <w:rPr>
          <w:sz w:val="12"/>
        </w:rPr>
        <w:t xml:space="preserve"> and loss of civil liberties </w:t>
      </w:r>
      <w:r w:rsidRPr="006D734F">
        <w:rPr>
          <w:b/>
          <w:bCs/>
          <w:u w:val="single"/>
        </w:rPr>
        <w:t>which face civilisation today</w:t>
      </w:r>
      <w:r w:rsidRPr="000C5C0E">
        <w:rPr>
          <w:sz w:val="12"/>
        </w:rPr>
        <w:t xml:space="preserve">. In order to achieve the necessary progress there is a particular need for collaboration between those working in the two fields of civil aviation and civil space. Although the word ‘‘aerospace’’ is widely used, it is largely a misnomer since these two fields are in practice quite separate. True ‘‘aerospace’’ collaboration to realise passenger space travel will develop the wonderful profusion of possibilities outlined above. 8.1. Heaven or hell on Earth? As discussed above, </w:t>
      </w:r>
      <w:r w:rsidRPr="006D734F">
        <w:rPr>
          <w:b/>
          <w:bCs/>
          <w:u w:val="single"/>
        </w:rPr>
        <w:t xml:space="preserve">the claim that the Earth’s </w:t>
      </w:r>
      <w:r w:rsidRPr="00E57E6A">
        <w:rPr>
          <w:b/>
          <w:bCs/>
          <w:highlight w:val="cyan"/>
          <w:u w:val="single"/>
        </w:rPr>
        <w:t>resources</w:t>
      </w:r>
      <w:r w:rsidRPr="006D734F">
        <w:rPr>
          <w:b/>
          <w:bCs/>
          <w:u w:val="single"/>
        </w:rPr>
        <w:t xml:space="preserve"> are </w:t>
      </w:r>
      <w:r w:rsidRPr="00E57E6A">
        <w:rPr>
          <w:rStyle w:val="Emphasis"/>
          <w:highlight w:val="cyan"/>
        </w:rPr>
        <w:t>running out</w:t>
      </w:r>
      <w:r w:rsidRPr="00E57E6A">
        <w:rPr>
          <w:b/>
          <w:bCs/>
          <w:highlight w:val="cyan"/>
          <w:u w:val="single"/>
        </w:rPr>
        <w:t xml:space="preserve"> is used to justify wars which may never end</w:t>
      </w:r>
      <w:r w:rsidRPr="000C5C0E">
        <w:rPr>
          <w:sz w:val="12"/>
        </w:rPr>
        <w:t xml:space="preserve">: present-day rhetoric about ‘‘the long war’ ’or ‘‘100 years war’’ in Iraq and Afghanistan are current examples. If political leaders do not change their viewpoint, the recent aggression by the rich ‘‘Anglo-Saxon’’ countries, and their cutting back of traditional civil liberties, are ominous for the future. However, </w:t>
      </w:r>
      <w:r w:rsidRPr="006D734F">
        <w:rPr>
          <w:b/>
          <w:bCs/>
          <w:u w:val="single"/>
        </w:rPr>
        <w:t xml:space="preserve">this </w:t>
      </w:r>
      <w:r w:rsidRPr="00F347EE">
        <w:rPr>
          <w:rStyle w:val="StyleUnderline"/>
        </w:rPr>
        <w:t>‘‘hellish’’ vision of endless war</w:t>
      </w:r>
      <w:r w:rsidRPr="006D734F">
        <w:rPr>
          <w:b/>
          <w:bCs/>
          <w:u w:val="single"/>
        </w:rPr>
        <w:t xml:space="preserve"> is based on an assumption about</w:t>
      </w:r>
      <w:r w:rsidRPr="000C5C0E">
        <w:rPr>
          <w:sz w:val="12"/>
        </w:rPr>
        <w:t xml:space="preserve"> a single number—</w:t>
      </w:r>
      <w:r w:rsidRPr="006D734F">
        <w:rPr>
          <w:b/>
          <w:bCs/>
          <w:u w:val="single"/>
        </w:rPr>
        <w:t>the future cost of travel to orbit</w:t>
      </w:r>
      <w:r w:rsidRPr="000C5C0E">
        <w:rPr>
          <w:sz w:val="12"/>
        </w:rPr>
        <w:t>—</w:t>
      </w:r>
      <w:r w:rsidRPr="006D734F">
        <w:rPr>
          <w:b/>
          <w:bCs/>
          <w:u w:val="single"/>
        </w:rPr>
        <w:t>about which a different assumption leads to a ‘‘heavenly’’ vision of peace and ever-rising living standards for everyone</w:t>
      </w:r>
      <w:r w:rsidRPr="000C5C0E">
        <w:rPr>
          <w:sz w:val="12"/>
        </w:rPr>
        <w:t xml:space="preserve">. </w:t>
      </w:r>
      <w:r w:rsidRPr="00E57E6A">
        <w:rPr>
          <w:b/>
          <w:bCs/>
          <w:highlight w:val="cyan"/>
          <w:u w:val="single"/>
        </w:rPr>
        <w:t>If this cost stays</w:t>
      </w:r>
      <w:r w:rsidRPr="000C5C0E">
        <w:rPr>
          <w:sz w:val="12"/>
        </w:rPr>
        <w:t xml:space="preserve"> above 10,000 Euros/kg, where it has been </w:t>
      </w:r>
      <w:r w:rsidRPr="00E57E6A">
        <w:rPr>
          <w:b/>
          <w:bCs/>
          <w:highlight w:val="cyan"/>
          <w:u w:val="single"/>
        </w:rPr>
        <w:t>unchanged</w:t>
      </w:r>
      <w:r w:rsidRPr="000C5C0E">
        <w:rPr>
          <w:sz w:val="12"/>
        </w:rPr>
        <w:t xml:space="preserve"> for nearly 50years, </w:t>
      </w:r>
      <w:r w:rsidRPr="006D734F">
        <w:rPr>
          <w:b/>
          <w:bCs/>
          <w:u w:val="single"/>
        </w:rPr>
        <w:t xml:space="preserve">the </w:t>
      </w:r>
      <w:r w:rsidRPr="00E57E6A">
        <w:rPr>
          <w:b/>
          <w:bCs/>
          <w:highlight w:val="cyan"/>
          <w:u w:val="single"/>
        </w:rPr>
        <w:t xml:space="preserve">prospects </w:t>
      </w:r>
      <w:r w:rsidRPr="006D734F">
        <w:rPr>
          <w:b/>
          <w:bCs/>
          <w:u w:val="single"/>
        </w:rPr>
        <w:t xml:space="preserve">for humanity </w:t>
      </w:r>
      <w:r w:rsidRPr="00E57E6A">
        <w:rPr>
          <w:b/>
          <w:bCs/>
          <w:highlight w:val="cyan"/>
          <w:u w:val="single"/>
        </w:rPr>
        <w:t>are bleak</w:t>
      </w:r>
      <w:r w:rsidRPr="000C5C0E">
        <w:rPr>
          <w:sz w:val="12"/>
        </w:rPr>
        <w:t xml:space="preserve">. </w:t>
      </w:r>
      <w:r w:rsidRPr="006D734F">
        <w:rPr>
          <w:b/>
          <w:bCs/>
          <w:u w:val="single"/>
        </w:rPr>
        <w:t xml:space="preserve">But </w:t>
      </w:r>
      <w:r w:rsidRPr="00E57E6A">
        <w:rPr>
          <w:b/>
          <w:bCs/>
          <w:highlight w:val="cyan"/>
          <w:u w:val="single"/>
        </w:rPr>
        <w:t>if humans</w:t>
      </w:r>
      <w:r w:rsidRPr="006D734F">
        <w:rPr>
          <w:b/>
          <w:bCs/>
          <w:u w:val="single"/>
        </w:rPr>
        <w:t xml:space="preserve"> make the necessary effort,</w:t>
      </w:r>
      <w:r w:rsidRPr="000C5C0E">
        <w:rPr>
          <w:sz w:val="12"/>
        </w:rPr>
        <w:t xml:space="preserve"> and use the tiny amount of resources needed </w:t>
      </w:r>
      <w:r w:rsidRPr="006D734F">
        <w:rPr>
          <w:b/>
          <w:bCs/>
          <w:u w:val="single"/>
        </w:rPr>
        <w:t xml:space="preserve">to </w:t>
      </w:r>
      <w:r w:rsidRPr="00E57E6A">
        <w:rPr>
          <w:b/>
          <w:bCs/>
          <w:highlight w:val="cyan"/>
          <w:u w:val="single"/>
        </w:rPr>
        <w:t>develop vehicles</w:t>
      </w:r>
      <w:r w:rsidRPr="006D734F">
        <w:rPr>
          <w:b/>
          <w:bCs/>
          <w:u w:val="single"/>
        </w:rPr>
        <w:t xml:space="preserve"> for passengers space travel, then this cost will fall</w:t>
      </w:r>
      <w:r w:rsidRPr="000C5C0E">
        <w:rPr>
          <w:sz w:val="12"/>
        </w:rPr>
        <w:t xml:space="preserve"> to 100 Euros/kg, the use of extra-terrestrial resources will become economic, </w:t>
      </w:r>
      <w:r w:rsidRPr="006D734F">
        <w:rPr>
          <w:b/>
          <w:bCs/>
          <w:u w:val="single"/>
        </w:rPr>
        <w:t xml:space="preserve">and </w:t>
      </w:r>
      <w:r w:rsidRPr="00F347EE">
        <w:rPr>
          <w:rStyle w:val="StyleUnderline"/>
        </w:rPr>
        <w:t>arguments for</w:t>
      </w:r>
      <w:r w:rsidRPr="008F3413">
        <w:rPr>
          <w:b/>
          <w:bCs/>
          <w:u w:val="single"/>
        </w:rPr>
        <w:t xml:space="preserve"> </w:t>
      </w:r>
      <w:r w:rsidRPr="00E57E6A">
        <w:rPr>
          <w:rStyle w:val="Emphasis"/>
          <w:sz w:val="28"/>
          <w:highlight w:val="cyan"/>
        </w:rPr>
        <w:t>resource wars will evaporate</w:t>
      </w:r>
      <w:r w:rsidRPr="008F3413">
        <w:rPr>
          <w:b/>
          <w:bCs/>
          <w:u w:val="single"/>
        </w:rPr>
        <w:t xml:space="preserve"> entirely</w:t>
      </w:r>
      <w:r w:rsidRPr="000C5C0E">
        <w:rPr>
          <w:sz w:val="12"/>
        </w:rPr>
        <w:t xml:space="preserve">. The main reason why this has not yet happened seems to be lack of understanding of the myriad opportunities by investors and policy-makers. </w:t>
      </w:r>
      <w:r w:rsidRPr="006D734F">
        <w:rPr>
          <w:b/>
          <w:bCs/>
          <w:u w:val="single"/>
        </w:rPr>
        <w:t>Now that the potential</w:t>
      </w:r>
      <w:r w:rsidRPr="000C5C0E">
        <w:rPr>
          <w:sz w:val="12"/>
        </w:rPr>
        <w:t xml:space="preserve"> to catch up half a century of delay in the growth </w:t>
      </w:r>
      <w:r w:rsidRPr="006D734F">
        <w:rPr>
          <w:b/>
          <w:bCs/>
          <w:u w:val="single"/>
        </w:rPr>
        <w:t>of space travel is becoming understood, continuing to spend</w:t>
      </w:r>
      <w:r w:rsidRPr="000C5C0E">
        <w:rPr>
          <w:sz w:val="12"/>
        </w:rPr>
        <w:t xml:space="preserve"> 20 billion Euro-equivalents/year </w:t>
      </w:r>
      <w:r w:rsidRPr="006D734F">
        <w:rPr>
          <w:b/>
          <w:bCs/>
          <w:u w:val="single"/>
        </w:rPr>
        <w:t>on government space activities, while</w:t>
      </w:r>
      <w:r w:rsidRPr="000C5C0E">
        <w:rPr>
          <w:sz w:val="12"/>
        </w:rPr>
        <w:t xml:space="preserve"> </w:t>
      </w:r>
      <w:r w:rsidRPr="006D734F">
        <w:rPr>
          <w:b/>
          <w:bCs/>
          <w:u w:val="single"/>
        </w:rPr>
        <w:t>continuing to invest nothing in developing passenger space travel, would be a gross failure of economic policy</w:t>
      </w:r>
      <w:r w:rsidRPr="000C5C0E">
        <w:rPr>
          <w:sz w:val="12"/>
        </w:rPr>
        <w:t xml:space="preserve">, and strongly contrary to the economic and social interests of the public. </w:t>
      </w:r>
      <w:r w:rsidRPr="006D734F">
        <w:rPr>
          <w:b/>
          <w:bCs/>
          <w:u w:val="single"/>
        </w:rPr>
        <w:t>Correcting this error</w:t>
      </w:r>
      <w:r w:rsidRPr="000C5C0E">
        <w:rPr>
          <w:sz w:val="12"/>
        </w:rPr>
        <w:t xml:space="preserve">, even after such a costly delay, </w:t>
      </w:r>
      <w:r w:rsidRPr="006D734F">
        <w:rPr>
          <w:b/>
          <w:bCs/>
          <w:u w:val="single"/>
        </w:rPr>
        <w:t>will ameliorate many problems in the world today</w:t>
      </w:r>
      <w:r w:rsidRPr="000C5C0E">
        <w:rPr>
          <w:sz w:val="12"/>
        </w:rPr>
        <w:t xml:space="preserve">. </w:t>
      </w:r>
      <w:r w:rsidRPr="006D734F">
        <w:rPr>
          <w:b/>
          <w:bCs/>
          <w:u w:val="single"/>
        </w:rPr>
        <w:t>As this policy error is corrected, and investment in</w:t>
      </w:r>
      <w:r w:rsidRPr="000C5C0E">
        <w:rPr>
          <w:sz w:val="12"/>
        </w:rPr>
        <w:t xml:space="preserve"> </w:t>
      </w:r>
      <w:r w:rsidRPr="006D734F">
        <w:rPr>
          <w:b/>
          <w:bCs/>
          <w:u w:val="single"/>
        </w:rPr>
        <w:t>profitable space projects grows</w:t>
      </w:r>
      <w:r w:rsidRPr="000C5C0E">
        <w:rPr>
          <w:sz w:val="12"/>
        </w:rPr>
        <w:t xml:space="preserve"> rapidly in coming years</w:t>
      </w:r>
      <w:r w:rsidRPr="006D734F">
        <w:rPr>
          <w:b/>
          <w:bCs/>
          <w:u w:val="single"/>
        </w:rPr>
        <w:t xml:space="preserve">, we can look forward to a </w:t>
      </w:r>
      <w:r w:rsidRPr="00F347EE">
        <w:rPr>
          <w:rStyle w:val="StyleUnderline"/>
        </w:rPr>
        <w:t>growing world-wide boom</w:t>
      </w:r>
      <w:r w:rsidRPr="000C5C0E">
        <w:rPr>
          <w:sz w:val="12"/>
        </w:rPr>
        <w:t xml:space="preserve">. Viewed as a whole, humans’ industrial activities have been seriously underperforming for decades, due to the failure to exploit these immensely promising fields of activity. </w:t>
      </w:r>
      <w:r w:rsidRPr="006D734F">
        <w:rPr>
          <w:b/>
          <w:bCs/>
          <w:u w:val="single"/>
        </w:rPr>
        <w:t>The tens of thousands of unemployed space engineers in Russia, America and Europe alone are a huge waste. The potential manpower in rapidly developing India and China is clearly vast</w:t>
      </w:r>
      <w:r w:rsidRPr="000C5C0E">
        <w:rPr>
          <w:sz w:val="12"/>
        </w:rPr>
        <w:t>. The hundreds of millions of disappointed young people who have been taught that they cannot travel in space are another enormous wasted resource. Pg. 1561-1562</w:t>
      </w:r>
    </w:p>
    <w:p w14:paraId="49D0DD20" w14:textId="77777777" w:rsidR="000D1B00" w:rsidRPr="002843F4" w:rsidRDefault="000D1B00" w:rsidP="000D1B00">
      <w:pPr>
        <w:pStyle w:val="Heading2"/>
      </w:pPr>
      <w:r w:rsidRPr="00B03BF0">
        <w:rPr>
          <w:rFonts w:cs="Calibri"/>
        </w:rPr>
        <w:t>2NC</w:t>
      </w:r>
    </w:p>
    <w:p w14:paraId="6CBFFEA5" w14:textId="77777777" w:rsidR="000D1B00" w:rsidRPr="00B03BF0" w:rsidRDefault="000D1B00" w:rsidP="000D1B00"/>
    <w:p w14:paraId="32DC54DC" w14:textId="77777777" w:rsidR="00D845DA" w:rsidRDefault="00D845DA" w:rsidP="00D845DA">
      <w:pPr>
        <w:pStyle w:val="Heading3"/>
      </w:pPr>
      <w:r>
        <w:t>2NC – Solvency: General</w:t>
      </w:r>
    </w:p>
    <w:p w14:paraId="49B04341" w14:textId="77777777" w:rsidR="00D845DA" w:rsidRDefault="00D845DA" w:rsidP="00D845DA">
      <w:pPr>
        <w:pStyle w:val="Heading4"/>
      </w:pPr>
      <w:r>
        <w:t xml:space="preserve">Without boost phase development BMD failure becomes inevitable, the CP is sufficient to solve aff’s internal links and the arctic footprint is not necessary to solvency. Boost phase ensures that interception is in aggressor territory which disincentivizes weapons use for fear of their own civilian casualty toll. SBI will increase commercial investment in space which allows better protection against space based cyberattacks which are frequent occurrences and can cause significant harm. </w:t>
      </w:r>
    </w:p>
    <w:p w14:paraId="0A10EB75" w14:textId="77777777" w:rsidR="00D845DA" w:rsidRDefault="00D845DA" w:rsidP="00D845DA">
      <w:r w:rsidRPr="00C07FE9">
        <w:rPr>
          <w:rStyle w:val="Style13ptBold"/>
        </w:rPr>
        <w:t>Trevithick 3-20</w:t>
      </w:r>
      <w:r>
        <w:t>, Joseph Trevithick, Deputy Editor at The War Zone “</w:t>
      </w:r>
      <w:r w:rsidRPr="00C07FE9">
        <w:t>Putting Missile Interceptors In Space Critical To Defending U.S. Citizens: Space Force Boss</w:t>
      </w:r>
      <w:r>
        <w:t xml:space="preserve">”, </w:t>
      </w:r>
      <w:hyperlink r:id="rId11" w:history="1">
        <w:r w:rsidRPr="00DA74A0">
          <w:rPr>
            <w:rStyle w:val="Hyperlink"/>
          </w:rPr>
          <w:t>https://www.twz.com/space/putting-missile-interceptors-in-space-critical-to-defending-u-s-citizens-space-force-boss</w:t>
        </w:r>
      </w:hyperlink>
      <w:r>
        <w:t xml:space="preserve"> JBlock</w:t>
      </w:r>
    </w:p>
    <w:p w14:paraId="4625AEFC" w14:textId="77777777" w:rsidR="00D845DA" w:rsidRPr="005D677D" w:rsidRDefault="00D845DA" w:rsidP="00D845DA">
      <w:pPr>
        <w:rPr>
          <w:sz w:val="16"/>
        </w:rPr>
      </w:pPr>
      <w:r w:rsidRPr="005D677D">
        <w:rPr>
          <w:sz w:val="16"/>
        </w:rPr>
        <w:t>“</w:t>
      </w:r>
      <w:r w:rsidRPr="008075E2">
        <w:rPr>
          <w:rStyle w:val="StyleUnderline"/>
          <w:highlight w:val="yellow"/>
        </w:rPr>
        <w:t>It’s not just</w:t>
      </w:r>
      <w:r w:rsidRPr="005D677D">
        <w:rPr>
          <w:sz w:val="16"/>
        </w:rPr>
        <w:t xml:space="preserve"> that we want </w:t>
      </w:r>
      <w:r w:rsidRPr="008075E2">
        <w:rPr>
          <w:rStyle w:val="StyleUnderline"/>
          <w:highlight w:val="yellow"/>
        </w:rPr>
        <w:t>s</w:t>
      </w:r>
      <w:r w:rsidRPr="005D677D">
        <w:rPr>
          <w:sz w:val="16"/>
        </w:rPr>
        <w:t>pace-</w:t>
      </w:r>
      <w:r w:rsidRPr="008075E2">
        <w:rPr>
          <w:rStyle w:val="StyleUnderline"/>
          <w:highlight w:val="yellow"/>
        </w:rPr>
        <w:t>b</w:t>
      </w:r>
      <w:r w:rsidRPr="005D677D">
        <w:rPr>
          <w:sz w:val="16"/>
        </w:rPr>
        <w:t xml:space="preserve">ased </w:t>
      </w:r>
      <w:r w:rsidRPr="008075E2">
        <w:rPr>
          <w:rStyle w:val="StyleUnderline"/>
          <w:highlight w:val="yellow"/>
        </w:rPr>
        <w:t>i</w:t>
      </w:r>
      <w:r w:rsidRPr="005D677D">
        <w:rPr>
          <w:sz w:val="16"/>
        </w:rPr>
        <w:t>nterceptor</w:t>
      </w:r>
      <w:r w:rsidRPr="008075E2">
        <w:rPr>
          <w:rStyle w:val="StyleUnderline"/>
          <w:highlight w:val="yellow"/>
        </w:rPr>
        <w:t>s</w:t>
      </w:r>
      <w:r w:rsidRPr="005D677D">
        <w:rPr>
          <w:sz w:val="16"/>
        </w:rPr>
        <w:t xml:space="preserve">, </w:t>
      </w:r>
      <w:r w:rsidRPr="008075E2">
        <w:rPr>
          <w:rStyle w:val="StyleUnderline"/>
          <w:highlight w:val="yellow"/>
        </w:rPr>
        <w:t>we want them in</w:t>
      </w:r>
      <w:r w:rsidRPr="005D677D">
        <w:rPr>
          <w:sz w:val="16"/>
        </w:rPr>
        <w:t xml:space="preserve"> [the] </w:t>
      </w:r>
      <w:r w:rsidRPr="008075E2">
        <w:rPr>
          <w:rStyle w:val="StyleUnderline"/>
          <w:highlight w:val="yellow"/>
        </w:rPr>
        <w:t>boost phase</w:t>
      </w:r>
      <w:r w:rsidRPr="005D677D">
        <w:rPr>
          <w:sz w:val="16"/>
        </w:rPr>
        <w:t xml:space="preserve">,” Saltzman said. “We want them to achieve their effects as far from the homeland. So </w:t>
      </w:r>
      <w:r w:rsidRPr="008075E2">
        <w:rPr>
          <w:rStyle w:val="Emphasis"/>
          <w:highlight w:val="yellow"/>
        </w:rPr>
        <w:t>they’ve got to be fast, they’ve got to be accurate</w:t>
      </w:r>
      <w:r w:rsidRPr="005D677D">
        <w:rPr>
          <w:sz w:val="16"/>
        </w:rPr>
        <w:t xml:space="preserve">.” The </w:t>
      </w:r>
      <w:r w:rsidRPr="008075E2">
        <w:rPr>
          <w:rStyle w:val="StyleUnderline"/>
          <w:highlight w:val="yellow"/>
        </w:rPr>
        <w:t>boost phase is where ballistic missiles</w:t>
      </w:r>
      <w:r w:rsidRPr="005D677D">
        <w:rPr>
          <w:sz w:val="16"/>
        </w:rPr>
        <w:t xml:space="preserve">, as well as highly maneuverable </w:t>
      </w:r>
      <w:r w:rsidRPr="008075E2">
        <w:rPr>
          <w:rStyle w:val="StyleUnderline"/>
          <w:highlight w:val="yellow"/>
        </w:rPr>
        <w:t>hypersonic boost-glide vehicles</w:t>
      </w:r>
      <w:r w:rsidRPr="005D677D">
        <w:rPr>
          <w:sz w:val="16"/>
        </w:rPr>
        <w:t xml:space="preserve"> that use ballistic missile-like rocket boosters, </w:t>
      </w:r>
      <w:r w:rsidRPr="008075E2">
        <w:rPr>
          <w:rStyle w:val="StyleUnderline"/>
          <w:highlight w:val="yellow"/>
        </w:rPr>
        <w:t>are moving slowest and are at their most vulnerable.</w:t>
      </w:r>
      <w:r w:rsidRPr="005D677D">
        <w:rPr>
          <w:sz w:val="16"/>
        </w:rPr>
        <w:t xml:space="preserve"> The bright </w:t>
      </w:r>
      <w:r w:rsidRPr="008075E2">
        <w:rPr>
          <w:rStyle w:val="StyleUnderline"/>
          <w:highlight w:val="yellow"/>
        </w:rPr>
        <w:t>plume of hot gas</w:t>
      </w:r>
      <w:r w:rsidRPr="005D677D">
        <w:rPr>
          <w:sz w:val="16"/>
        </w:rPr>
        <w:t xml:space="preserve"> also </w:t>
      </w:r>
      <w:r w:rsidRPr="008075E2">
        <w:rPr>
          <w:rStyle w:val="StyleUnderline"/>
          <w:highlight w:val="yellow"/>
        </w:rPr>
        <w:t>makes them easier to spot and track for an intercept</w:t>
      </w:r>
      <w:r w:rsidRPr="005D677D">
        <w:rPr>
          <w:sz w:val="16"/>
        </w:rPr>
        <w:t xml:space="preserve"> attempt. It is also a short engagement window and any such </w:t>
      </w:r>
      <w:r w:rsidRPr="008075E2">
        <w:rPr>
          <w:rStyle w:val="StyleUnderline"/>
          <w:highlight w:val="yellow"/>
        </w:rPr>
        <w:t>intercept is likely to occur well within an adversary’s territory</w:t>
      </w:r>
      <w:r w:rsidRPr="005D677D">
        <w:rPr>
          <w:sz w:val="16"/>
        </w:rPr>
        <w:t xml:space="preserve">. This all presents particular challenges for boost-phase missile defense concepts using air, sea, and/or ground-based assets, as you can read more about here. The U.S. military has moved to develop and field space-based anti-missile capabilities multiple times in the past only to abandon those plans due to technical complexities and high costs. Space-based weapons were a particularly key element of the Reagan-era Strategic Defense Initiative (SDI), infamously dubbed “Star Wars” by its critics, and which never came close to achieving its ambitious goals. Speaking today, Saltzman acknowledged those challenges, but also made clear that he felt they were surmountable. “I think there’s a lot of technical challenges,” he said. “I am so impressed by the innovative spirit of the American space industry. I’m pretty convinced that we will be able to technically solve those challenges.” “We’ve got a pretty amazing space industrial base and I’m pretty sure they’re going to solve most of those technical problems,” he continued. “So, from that standpoint, I think it’s just about how fast you want to go, you know, how fast can we leverage the technology, and put it in place and test it, [and] get a demo out there so you can see what’s possible.” Saltzman also addressed broader concerns about the potentially destabilizing impacts of </w:t>
      </w:r>
      <w:r w:rsidRPr="008075E2">
        <w:rPr>
          <w:rStyle w:val="StyleUnderline"/>
          <w:highlight w:val="yellow"/>
        </w:rPr>
        <w:t>weaponizing space</w:t>
      </w:r>
      <w:r w:rsidRPr="005D677D">
        <w:rPr>
          <w:sz w:val="16"/>
        </w:rPr>
        <w:t xml:space="preserve">. Space Force’s top officer countered, as he and other American officials have in the past, by highlighting examples of how this </w:t>
      </w:r>
      <w:r w:rsidRPr="008075E2">
        <w:rPr>
          <w:rStyle w:val="StyleUnderline"/>
          <w:highlight w:val="yellow"/>
        </w:rPr>
        <w:t>is already happening. China and Russia, in particular</w:t>
      </w:r>
      <w:r w:rsidRPr="005D677D">
        <w:rPr>
          <w:sz w:val="16"/>
        </w:rPr>
        <w:t xml:space="preserve">, have significant and still-expanding arsenals of space-based and terrestrial anti-satellite capabilities. “Depends on where you sit, right, you know? But to say that it’s the responsibility for the U.S. government to protect its citizens from emerging threats makes perfect sense to me,” Saltzman said. “And we clearly see a country like the PRC [People’s Republic of China] investing heavily in these kinds of threats, whether it’s hypersonic [weapons], whether it’s threats from space. And so now it’s time for the U.S. government to step up to the responsibilities to protect American citizens from those threats.” Saltzman’s comments here notably follow Vice Chief of Space Operations Gen. Michael Guetlein’s remarks at the McAleese and Associates annual Defense Programs Conference earlier this week about how China especially is expanding its ability to ‘dogfight’ in space. “There are five different objects in space maneuvering in and out around each other, in synchronicity and in control. That’s what we call dogfighting in space,” Guetlein said, according to Breaking Defense. “They are practicing tactics, techniques, and procedures to do on-orbit space operations from one satellite to another.” “Gen. Guetlein referenced Chinese satellite maneuvers observed in space. China conducted a series of proximity operations in 2024 involving three Shiyan-24C experimental satellites and two Chinese experimental space objects, the Shijian-6 05A/B,” a Space Force spokesperson subsequently clarified to that outlet. “These maneuvers were observed in low Earth orbit. These observations are based on commercially available information.” “Unfortunately, our </w:t>
      </w:r>
      <w:r w:rsidRPr="008075E2">
        <w:rPr>
          <w:rStyle w:val="StyleUnderline"/>
          <w:highlight w:val="yellow"/>
        </w:rPr>
        <w:t>current adversaries are willing to go against international norms of behavior, go against that gentleman’s agreement, and they’re willing to do it in very unsafe and unprofessional manners</w:t>
      </w:r>
      <w:r w:rsidRPr="005D677D">
        <w:rPr>
          <w:sz w:val="16"/>
        </w:rPr>
        <w:t xml:space="preserve">,” Guetlein also said, according to Air &amp; Space Forces Magazine. “The new norms of behavior in space, unfortunately, within the past three years: jamming, spoofing, dazzling … cyber hacks are happening all around us on a day-to-day basis.” Space Force officials have publicly highlighted this reality in the past. Saltzman has also already been a notably outspoken advocate of treating space as just as much of a potential arena for active warfare as the air, sea, and land below. He has also been among those pushing for the U.S. military to acquire new so-called “counter-space” capabilities, which could include additional types of space-based weapon systems, as well as ones within Earth’s atmosphere. “What I think we’re really recognizing is now </w:t>
      </w:r>
      <w:r w:rsidRPr="008075E2">
        <w:rPr>
          <w:rStyle w:val="StyleUnderline"/>
          <w:highlight w:val="yellow"/>
        </w:rPr>
        <w:t>space is a contested war-fighting domain</w:t>
      </w:r>
      <w:r w:rsidRPr="005D677D">
        <w:rPr>
          <w:sz w:val="16"/>
        </w:rPr>
        <w:t>, and that’s what’s new, not that the military is considering offensive and defensive operations,” Saltzman said today. “</w:t>
      </w:r>
      <w:r w:rsidRPr="008075E2">
        <w:rPr>
          <w:rStyle w:val="StyleUnderline"/>
          <w:highlight w:val="yellow"/>
        </w:rPr>
        <w:t>Militaries always conduct offensive and defensive operations to contest the domains to meet military objectives</w:t>
      </w:r>
      <w:r w:rsidRPr="005D677D">
        <w:rPr>
          <w:sz w:val="16"/>
        </w:rPr>
        <w:t>. We just recently had to up our game, if you will, because space has become a warfighting domain.”</w:t>
      </w:r>
    </w:p>
    <w:p w14:paraId="2EB6DE54" w14:textId="77777777" w:rsidR="00D845DA" w:rsidRPr="00E82DC7" w:rsidRDefault="00D845DA" w:rsidP="00D845DA"/>
    <w:p w14:paraId="7CB00319" w14:textId="77777777" w:rsidR="00D845DA" w:rsidRDefault="00D845DA" w:rsidP="00D845DA">
      <w:pPr>
        <w:pStyle w:val="Heading3"/>
      </w:pPr>
      <w:r>
        <w:t>2NC: Internal NB – Space Col</w:t>
      </w:r>
    </w:p>
    <w:p w14:paraId="0773CAE6" w14:textId="77777777" w:rsidR="00D845DA" w:rsidRDefault="00D845DA" w:rsidP="00D845DA">
      <w:pPr>
        <w:pStyle w:val="Heading4"/>
      </w:pPr>
      <w:r>
        <w:t>Colonization feasible.</w:t>
      </w:r>
    </w:p>
    <w:p w14:paraId="003B93EE" w14:textId="77777777" w:rsidR="00D845DA" w:rsidRDefault="00D845DA" w:rsidP="00D845DA">
      <w:r w:rsidRPr="00766307">
        <w:rPr>
          <w:rStyle w:val="Style13ptBold"/>
        </w:rPr>
        <w:t>Neukart, 24</w:t>
      </w:r>
      <w:r>
        <w:t xml:space="preserve">, Florian Neukart, </w:t>
      </w:r>
      <w:r w:rsidRPr="00766307">
        <w:t>Leiden Institute of Advanced Computer Science, Snellius Gebouw, Niels Bohrweg 1, Leiden, 2333 CA, South Holland, Netherlands</w:t>
      </w:r>
      <w:r>
        <w:t xml:space="preserve"> “</w:t>
      </w:r>
      <w:r w:rsidRPr="00766307">
        <w:t>Towards sustainable horizons: A comprehensive blueprint for Mars colonization</w:t>
      </w:r>
      <w:r>
        <w:t xml:space="preserve">”, Heliyon, </w:t>
      </w:r>
      <w:r w:rsidRPr="00766307">
        <w:t>Volume 10, Issue 4, 29 February 2024, e26180</w:t>
      </w:r>
      <w:r>
        <w:t xml:space="preserve">, </w:t>
      </w:r>
      <w:r w:rsidRPr="00766307">
        <w:t>https://www.sciencedirect.com/science/article/pii/S2405844024022114</w:t>
      </w:r>
      <w:r>
        <w:t xml:space="preserve"> JBlock</w:t>
      </w:r>
    </w:p>
    <w:p w14:paraId="08A6B1AF" w14:textId="77777777" w:rsidR="00D845DA" w:rsidRPr="00766307" w:rsidRDefault="00D845DA" w:rsidP="00D845DA">
      <w:pPr>
        <w:rPr>
          <w:sz w:val="16"/>
        </w:rPr>
      </w:pPr>
      <w:r w:rsidRPr="00766307">
        <w:rPr>
          <w:sz w:val="16"/>
        </w:rPr>
        <w:t xml:space="preserve">9. Conclusion The pursuit of Mars </w:t>
      </w:r>
      <w:r w:rsidRPr="00766307">
        <w:rPr>
          <w:rStyle w:val="StyleUnderline"/>
          <w:highlight w:val="yellow"/>
        </w:rPr>
        <w:t>colonization</w:t>
      </w:r>
      <w:r w:rsidRPr="00766307">
        <w:rPr>
          <w:sz w:val="16"/>
        </w:rPr>
        <w:t xml:space="preserve">, an ambition once nestled in the pages of science fiction, </w:t>
      </w:r>
      <w:r w:rsidRPr="00766307">
        <w:rPr>
          <w:rStyle w:val="StyleUnderline"/>
          <w:highlight w:val="yellow"/>
        </w:rPr>
        <w:t>is now evolving into a tangible goal within our tech</w:t>
      </w:r>
      <w:r w:rsidRPr="00766307">
        <w:rPr>
          <w:sz w:val="16"/>
        </w:rPr>
        <w:t xml:space="preserve">nological </w:t>
      </w:r>
      <w:r w:rsidRPr="00766307">
        <w:rPr>
          <w:rStyle w:val="StyleUnderline"/>
          <w:highlight w:val="yellow"/>
        </w:rPr>
        <w:t>and scientific reach</w:t>
      </w:r>
      <w:r w:rsidRPr="00766307">
        <w:rPr>
          <w:sz w:val="16"/>
        </w:rPr>
        <w:t xml:space="preserve">. This paper has thoroughly explored the multifaceted aspects necessary for establishing human habitation on Mars, underlining the importance of a multidisciplinary approach that intertwines environmental, technological, human, and economic considerations. Central to the sustainability of Martian colonization is the strategic use of in-situ resources, a key factor in reducing Earth dependency and revolutionizing interplanetary settlement from both logistical and economic perspectives. This approach opens doors to novel economic opportunities and scientific discoveries, pivotal in making Mars colonization feasible and viable. The human aspect of Mars colonization is equally critical. Ensuring astronauts' physical and psychological well-being necessitates comprehensive strategies encompassing advanced life support systems, psychological support, and extensive training. The challenges of reduced gravity, isolation, and adaptation to a new environment demand robust solutions prioritizing Martian settlers' health and safety. </w:t>
      </w:r>
      <w:r w:rsidRPr="00766307">
        <w:rPr>
          <w:rStyle w:val="Emphasis"/>
          <w:highlight w:val="yellow"/>
        </w:rPr>
        <w:t>Tech</w:t>
      </w:r>
      <w:r w:rsidRPr="00766307">
        <w:rPr>
          <w:sz w:val="16"/>
        </w:rPr>
        <w:t xml:space="preserve">nological </w:t>
      </w:r>
      <w:r w:rsidRPr="00766307">
        <w:rPr>
          <w:rStyle w:val="StyleUnderline"/>
          <w:highlight w:val="yellow"/>
        </w:rPr>
        <w:t>advancements are the backbone of</w:t>
      </w:r>
      <w:r w:rsidRPr="00766307">
        <w:rPr>
          <w:sz w:val="16"/>
        </w:rPr>
        <w:t xml:space="preserve"> Mars </w:t>
      </w:r>
      <w:r w:rsidRPr="00766307">
        <w:rPr>
          <w:rStyle w:val="StyleUnderline"/>
          <w:highlight w:val="yellow"/>
        </w:rPr>
        <w:t>colonization. From developing</w:t>
      </w:r>
      <w:r w:rsidRPr="00766307">
        <w:rPr>
          <w:sz w:val="16"/>
        </w:rPr>
        <w:t xml:space="preserve"> durable </w:t>
      </w:r>
      <w:r w:rsidRPr="00766307">
        <w:rPr>
          <w:rStyle w:val="StyleUnderline"/>
          <w:highlight w:val="yellow"/>
        </w:rPr>
        <w:t>spacesuits and habitats to establishing</w:t>
      </w:r>
      <w:r w:rsidRPr="00766307">
        <w:rPr>
          <w:rStyle w:val="StyleUnderline"/>
        </w:rPr>
        <w:t xml:space="preserve"> </w:t>
      </w:r>
      <w:r w:rsidRPr="00766307">
        <w:rPr>
          <w:sz w:val="16"/>
        </w:rPr>
        <w:t xml:space="preserve">efficient </w:t>
      </w:r>
      <w:r w:rsidRPr="00766307">
        <w:rPr>
          <w:rStyle w:val="StyleUnderline"/>
          <w:highlight w:val="yellow"/>
        </w:rPr>
        <w:t>energy and communication systems, each techn</w:t>
      </w:r>
      <w:r w:rsidRPr="00766307">
        <w:rPr>
          <w:sz w:val="16"/>
        </w:rPr>
        <w:t xml:space="preserve">ological </w:t>
      </w:r>
      <w:r w:rsidRPr="00766307">
        <w:rPr>
          <w:rStyle w:val="StyleUnderline"/>
          <w:highlight w:val="yellow"/>
        </w:rPr>
        <w:t>breakthrough brings us closer to realizing the goal of living on Mars</w:t>
      </w:r>
      <w:r w:rsidRPr="00766307">
        <w:rPr>
          <w:sz w:val="16"/>
        </w:rPr>
        <w:t>. However, these innovations must be specifically tailored to meet Mars's unique challenges and conditions. Econo</w:t>
      </w:r>
      <w:r w:rsidRPr="00766307">
        <w:rPr>
          <w:rStyle w:val="StyleUnderline"/>
          <w:highlight w:val="yellow"/>
        </w:rPr>
        <w:t>mically, the venture into Mars colonization requires a pragmatic approach. Public and private investments should be directed</w:t>
      </w:r>
      <w:r w:rsidRPr="00766307">
        <w:rPr>
          <w:rStyle w:val="StyleUnderline"/>
        </w:rPr>
        <w:t xml:space="preserve"> </w:t>
      </w:r>
      <w:r w:rsidRPr="00766307">
        <w:rPr>
          <w:sz w:val="16"/>
        </w:rPr>
        <w:t xml:space="preserve">towards initiatives that offer scientific and potential economic returns. The involvement of the private sector and international collaboration is crucial for funding this ambitious endeavor. The journey to Mars symbolizes humanity's enduring spirit of exploration and quest for knowledge. </w:t>
      </w:r>
      <w:r w:rsidRPr="00766307">
        <w:rPr>
          <w:rStyle w:val="StyleUnderline"/>
          <w:highlight w:val="yellow"/>
        </w:rPr>
        <w:t>It marks a critical step in our expansion beyond Earth</w:t>
      </w:r>
      <w:r w:rsidRPr="00766307">
        <w:rPr>
          <w:sz w:val="16"/>
        </w:rPr>
        <w:t xml:space="preserve">, driven by our desire to understand the universe, stimulate technological and scientific advancement, and inspire future generations. The path is marked with complexities and challenges, yet with collaborative efforts, innovative solutions, and strategic planning, </w:t>
      </w:r>
      <w:r w:rsidRPr="00766307">
        <w:rPr>
          <w:rStyle w:val="StyleUnderline"/>
          <w:highlight w:val="yellow"/>
        </w:rPr>
        <w:t xml:space="preserve">Mars colonization is within our </w:t>
      </w:r>
      <w:r w:rsidRPr="00766307">
        <w:rPr>
          <w:rStyle w:val="StyleUnderline"/>
        </w:rPr>
        <w:t xml:space="preserve">potential </w:t>
      </w:r>
      <w:r w:rsidRPr="00766307">
        <w:rPr>
          <w:rStyle w:val="StyleUnderline"/>
          <w:highlight w:val="yellow"/>
        </w:rPr>
        <w:t>reach</w:t>
      </w:r>
      <w:r w:rsidRPr="00766307">
        <w:rPr>
          <w:sz w:val="16"/>
        </w:rPr>
        <w:t xml:space="preserve">. This paper has outlined a feasible timeline for this monumental endeavor, from preliminary unmanned missions for resource assessment to short-term manned missions, eventually leading to long-term, sustainable settlements. </w:t>
      </w:r>
      <w:r w:rsidRPr="00766307">
        <w:rPr>
          <w:rStyle w:val="Emphasis"/>
          <w:highlight w:val="yellow"/>
        </w:rPr>
        <w:t>As we stand on the brink of this new era in human history, our actions and decisions must be guided by caution, creativity, and unwavering commitment to scientific integrity and ethical responsibility</w:t>
      </w:r>
      <w:r w:rsidRPr="00766307">
        <w:rPr>
          <w:sz w:val="16"/>
        </w:rPr>
        <w:t xml:space="preserve">. Mars colonization transcends the goal of establishing a human presence on another planet; it represents a journey to broaden our cosmic understanding, catalyze growth in various fields, and ignite people's imaginations worldwide. </w:t>
      </w:r>
      <w:r w:rsidRPr="00766307">
        <w:rPr>
          <w:rStyle w:val="StyleUnderline"/>
          <w:highlight w:val="yellow"/>
        </w:rPr>
        <w:t>The complexities and challenges are immense</w:t>
      </w:r>
      <w:r w:rsidRPr="00766307">
        <w:rPr>
          <w:sz w:val="16"/>
        </w:rPr>
        <w:t xml:space="preserve">, </w:t>
      </w:r>
      <w:r w:rsidRPr="00766307">
        <w:rPr>
          <w:rStyle w:val="StyleUnderline"/>
          <w:highlight w:val="yellow"/>
        </w:rPr>
        <w:t>but with collaborative effort, innovative solutions, and thoughtful planning</w:t>
      </w:r>
      <w:r w:rsidRPr="00766307">
        <w:rPr>
          <w:sz w:val="16"/>
        </w:rPr>
        <w:t xml:space="preserve">, the red sands of </w:t>
      </w:r>
      <w:r w:rsidRPr="00766307">
        <w:rPr>
          <w:rStyle w:val="StyleUnderline"/>
          <w:highlight w:val="yellow"/>
        </w:rPr>
        <w:t>Mars could well be within our reach,</w:t>
      </w:r>
      <w:r w:rsidRPr="00766307">
        <w:rPr>
          <w:sz w:val="16"/>
        </w:rPr>
        <w:t xml:space="preserve"> marking a monumental milestone in our cosmic journey.</w:t>
      </w:r>
    </w:p>
    <w:p w14:paraId="7DFB3E18" w14:textId="77777777" w:rsidR="00D845DA" w:rsidRDefault="00D845DA" w:rsidP="00D845DA">
      <w:pPr>
        <w:pStyle w:val="Heading4"/>
      </w:pPr>
      <w:r>
        <w:t>Empirics prove cooperation and space development can lead to colonization through tech advances.</w:t>
      </w:r>
    </w:p>
    <w:p w14:paraId="2A8A1DCA" w14:textId="77777777" w:rsidR="00D845DA" w:rsidRDefault="00D845DA" w:rsidP="00D845DA">
      <w:r w:rsidRPr="00766307">
        <w:rPr>
          <w:rStyle w:val="Style13ptBold"/>
        </w:rPr>
        <w:t>NSE ’24</w:t>
      </w:r>
      <w:r>
        <w:t>, New Space Economy “</w:t>
      </w:r>
      <w:r w:rsidRPr="003F2F75">
        <w:t>The Future of Humanity: The Promise and Challenges of Space Colonization</w:t>
      </w:r>
      <w:r>
        <w:t xml:space="preserve">”, </w:t>
      </w:r>
      <w:hyperlink r:id="rId12" w:history="1">
        <w:r w:rsidRPr="00DA74A0">
          <w:rPr>
            <w:rStyle w:val="Hyperlink"/>
          </w:rPr>
          <w:t>https://newspaceeconomy.ca/2024/12/10/the-future-of-humanity-the-promise-and-challenges-of-space-colonization/</w:t>
        </w:r>
      </w:hyperlink>
      <w:r>
        <w:t xml:space="preserve"> JBlock</w:t>
      </w:r>
    </w:p>
    <w:p w14:paraId="0FA59B7D" w14:textId="77777777" w:rsidR="00D845DA" w:rsidRPr="00766307" w:rsidRDefault="00D845DA" w:rsidP="00D845DA">
      <w:pPr>
        <w:rPr>
          <w:rStyle w:val="Emphasis"/>
        </w:rPr>
      </w:pPr>
      <w:r w:rsidRPr="00766307">
        <w:rPr>
          <w:sz w:val="16"/>
        </w:rPr>
        <w:t xml:space="preserve">The Role of International Cooperation Given the scale and complexity of the challenges involved in space colonization, </w:t>
      </w:r>
      <w:r w:rsidRPr="00766307">
        <w:rPr>
          <w:rStyle w:val="StyleUnderline"/>
          <w:highlight w:val="yellow"/>
        </w:rPr>
        <w:t>international cooperation will be essential</w:t>
      </w:r>
      <w:r w:rsidRPr="00766307">
        <w:rPr>
          <w:sz w:val="16"/>
        </w:rPr>
        <w:t xml:space="preserve"> for making this vision a reality. No single nation or organization has the resources or expertise to undertake this endeavor alone, and </w:t>
      </w:r>
      <w:r w:rsidRPr="00766307">
        <w:rPr>
          <w:rStyle w:val="StyleUnderline"/>
          <w:highlight w:val="yellow"/>
        </w:rPr>
        <w:t>collaboration across borders will be necessary to pool knowledge, share costs, and mitigate risks.</w:t>
      </w:r>
      <w:r>
        <w:rPr>
          <w:rStyle w:val="StyleUnderline"/>
        </w:rPr>
        <w:t xml:space="preserve"> </w:t>
      </w:r>
      <w:r w:rsidRPr="00766307">
        <w:rPr>
          <w:sz w:val="16"/>
        </w:rPr>
        <w:t xml:space="preserve">One model for international cooperation in space is the International Space Station (ISS), which has been continuously occupied by astronauts from multiple countries since 2000. </w:t>
      </w:r>
      <w:r w:rsidRPr="00766307">
        <w:rPr>
          <w:rStyle w:val="StyleUnderline"/>
          <w:highlight w:val="yellow"/>
        </w:rPr>
        <w:t>The ISS has demonstrated the feasibility of long-duration human spaceflight and has served as a platform for groundbreaking scientific</w:t>
      </w:r>
      <w:r w:rsidRPr="00766307">
        <w:rPr>
          <w:sz w:val="16"/>
        </w:rPr>
        <w:t xml:space="preserve"> research and technology </w:t>
      </w:r>
      <w:r w:rsidRPr="00766307">
        <w:rPr>
          <w:rStyle w:val="StyleUnderline"/>
          <w:highlight w:val="yellow"/>
        </w:rPr>
        <w:t>development</w:t>
      </w:r>
      <w:r w:rsidRPr="00766307">
        <w:rPr>
          <w:sz w:val="16"/>
        </w:rPr>
        <w:t xml:space="preserve">. Building on the success of the ISS, future space colonization efforts could involve similar multilateral partnerships, with nations and organizations working together to establish shared infrastructure, conduct joint missions, and coordinate research and development activities. Another important aspect of international cooperation in space will be the development of common standards and protocols for space operations, including safety, communications, and data sharing. This will be particularly important as more nations and private companies enter the space arena, and as the number of objects and activities in orbit continues to grow. Establishing clear rules and guidelines for responsible behavior in space will be essential for avoiding conflicts and ensuring the long-term sustainability of space activities. The Importance of Public Engagement and Education As </w:t>
      </w:r>
      <w:r w:rsidRPr="00766307">
        <w:rPr>
          <w:rStyle w:val="StyleUnderline"/>
          <w:highlight w:val="yellow"/>
        </w:rPr>
        <w:t>space colonization moves from the realm of science fiction to reality</w:t>
      </w:r>
      <w:r w:rsidRPr="00766307">
        <w:rPr>
          <w:sz w:val="16"/>
        </w:rPr>
        <w:t xml:space="preserve">, it will be crucial to engage the public in this process and ensure that the benefits and risks are widely understood and debated. This will require a concerted effort to improve science education and outreach, particularly in fields related to space exploration and technology. One key aspect of public engagement will be to inspire the next generation of scientists, engineers, and explorers who will lead the charge in space colonization. This could involve expanding opportunities for students to participate in space-related research and internships, as well as developing educational programs and resources that make space science accessible and engaging for learners of all ages and backgrounds. Another important aspect of public engagement will be to foster open and inclusive dialogue about the social, ethical, and political implications of space colonization. This could involve public forums, citizen science initiatives, and other participatory mechanisms that allow diverse voices and perspectives to shape the direction and priorities of space exploration. By involving the public in these conversations, we can ensure that space colonization reflects the values and aspirations of humanity as a whole, rather than just a narrow set of interests. Summary The </w:t>
      </w:r>
      <w:r w:rsidRPr="00766307">
        <w:rPr>
          <w:rStyle w:val="StyleUnderline"/>
          <w:highlight w:val="yellow"/>
        </w:rPr>
        <w:t>colonization of space</w:t>
      </w:r>
      <w:r w:rsidRPr="00766307">
        <w:rPr>
          <w:sz w:val="16"/>
        </w:rPr>
        <w:t xml:space="preserve"> represents a grand challenge for humanity, one that will test the limits of our technological capabilities, economic resources, and social and political will. Yet, it also </w:t>
      </w:r>
      <w:r w:rsidRPr="00766307">
        <w:rPr>
          <w:rStyle w:val="Emphasis"/>
          <w:highlight w:val="yellow"/>
        </w:rPr>
        <w:t xml:space="preserve">offers a profound opportunity to secure the long-term future of our species, expand the frontiers of knowledge and discovery, and create a more </w:t>
      </w:r>
      <w:r w:rsidRPr="00766307">
        <w:rPr>
          <w:rStyle w:val="StyleUnderline"/>
        </w:rPr>
        <w:t>abundant and</w:t>
      </w:r>
      <w:r w:rsidRPr="00766307">
        <w:rPr>
          <w:rStyle w:val="Emphasis"/>
          <w:highlight w:val="yellow"/>
        </w:rPr>
        <w:t xml:space="preserve"> sustainable civilization both on Earth and beyond.</w:t>
      </w:r>
    </w:p>
    <w:p w14:paraId="14CE1147" w14:textId="77777777" w:rsidR="00D845DA" w:rsidRPr="00B75562" w:rsidRDefault="00D845DA" w:rsidP="00D845DA">
      <w:pPr>
        <w:pStyle w:val="Heading3"/>
      </w:pPr>
      <w:r>
        <w:t>AT: Perm</w:t>
      </w:r>
    </w:p>
    <w:p w14:paraId="407984F2" w14:textId="77777777" w:rsidR="00D845DA" w:rsidRDefault="00D845DA" w:rsidP="00D845DA">
      <w:pPr>
        <w:pStyle w:val="Heading4"/>
        <w:rPr>
          <w:u w:val="single"/>
        </w:rPr>
      </w:pPr>
      <w:r>
        <w:t xml:space="preserve">US and Canadian leadership </w:t>
      </w:r>
      <w:r w:rsidRPr="0096454A">
        <w:rPr>
          <w:u w:val="single"/>
        </w:rPr>
        <w:t>are exclusive</w:t>
      </w:r>
      <w:r>
        <w:t xml:space="preserve">. The perm </w:t>
      </w:r>
      <w:r w:rsidRPr="0096454A">
        <w:rPr>
          <w:u w:val="single"/>
        </w:rPr>
        <w:t xml:space="preserve">triggers the </w:t>
      </w:r>
      <w:r>
        <w:rPr>
          <w:u w:val="single"/>
        </w:rPr>
        <w:t>disad</w:t>
      </w:r>
    </w:p>
    <w:p w14:paraId="10EDFB94" w14:textId="77777777" w:rsidR="00D845DA" w:rsidRPr="00B03BF0" w:rsidRDefault="00D845DA" w:rsidP="00D845DA">
      <w:r w:rsidRPr="00B03BF0">
        <w:rPr>
          <w:rStyle w:val="Style13ptBold"/>
        </w:rPr>
        <w:t>Lipsky et al. 3-10</w:t>
      </w:r>
      <w:r w:rsidRPr="00B03BF0">
        <w:t xml:space="preserve"> (Josh Lipsky, Imran Bayoumi, Stuart Jones, Josh Lipsky is the senior director of the Atlantic Council’s GeoEconomics Center and a former adviser to the International Monetary Fund (IMF)., Imran Bayoumi is an associate director at the Atlantic Council’s Scowcroft Center for Strategy and Security., Michael Bociurkiw is a nonresident senior fellow at the Atlantic Council’s Eurasia Center., Maite G. Latorre is a program assistant at the Atlantic Council’s Adrienne Arsht Latin America Center., Stuart Jones is a program assistant at the Atlantic Council’s Europe Center., 3-10-2025, "Experts react: What Mark Carney means for the US-Canada relationship," Atlantic Council, https://www.atlanticcouncil.org/blogs/new-atlanticist/experts-react-what-mark-carney-means-for-the-us-canada-relationship/) //KS</w:t>
      </w:r>
    </w:p>
    <w:p w14:paraId="14D91112" w14:textId="77777777" w:rsidR="00D845DA" w:rsidRPr="00B03BF0" w:rsidRDefault="00D845DA" w:rsidP="00D845DA">
      <w:pPr>
        <w:rPr>
          <w:rStyle w:val="StyleUnderline"/>
        </w:rPr>
      </w:pPr>
      <w:r w:rsidRPr="00B03BF0">
        <w:rPr>
          <w:sz w:val="16"/>
        </w:rPr>
        <w:t xml:space="preserve">Mark his words. </w:t>
      </w:r>
      <w:r w:rsidRPr="00B03BF0">
        <w:rPr>
          <w:rStyle w:val="StyleUnderline"/>
        </w:rPr>
        <w:t>Mark Carney, the former governor of the Bank of Canada and the Bank of England, will become the next Canadian prime minister this week,</w:t>
      </w:r>
      <w:r w:rsidRPr="00B03BF0">
        <w:rPr>
          <w:sz w:val="16"/>
        </w:rPr>
        <w:t xml:space="preserve"> after he was elected leader of the Liberal Party by a landslide on Sunday. In his victory speech, Carney had hockey skate–sharp words for Canada’s southern neighbor</w:t>
      </w:r>
      <w:r w:rsidRPr="00B03BF0">
        <w:rPr>
          <w:rStyle w:val="StyleUnderline"/>
        </w:rPr>
        <w:t>. “</w:t>
      </w:r>
      <w:r w:rsidRPr="00E41A62">
        <w:rPr>
          <w:rStyle w:val="Emphasis"/>
          <w:highlight w:val="cyan"/>
        </w:rPr>
        <w:t>America is not Canada</w:t>
      </w:r>
      <w:r w:rsidRPr="00B03BF0">
        <w:rPr>
          <w:rStyle w:val="StyleUnderline"/>
        </w:rPr>
        <w:t xml:space="preserve">. And </w:t>
      </w:r>
      <w:r w:rsidRPr="00E41A62">
        <w:rPr>
          <w:rStyle w:val="Emphasis"/>
          <w:highlight w:val="cyan"/>
        </w:rPr>
        <w:t>Canada never</w:t>
      </w:r>
      <w:r w:rsidRPr="00B03BF0">
        <w:rPr>
          <w:rStyle w:val="Emphasis"/>
        </w:rPr>
        <w:t xml:space="preserve">, ever will </w:t>
      </w:r>
      <w:r w:rsidRPr="00E41A62">
        <w:rPr>
          <w:rStyle w:val="Emphasis"/>
          <w:highlight w:val="cyan"/>
        </w:rPr>
        <w:t>be part of America in any way</w:t>
      </w:r>
      <w:r w:rsidRPr="00B03BF0">
        <w:rPr>
          <w:rStyle w:val="Emphasis"/>
        </w:rPr>
        <w:t>, shape, or form</w:t>
      </w:r>
      <w:r w:rsidRPr="00B03BF0">
        <w:rPr>
          <w:rStyle w:val="StyleUnderline"/>
        </w:rPr>
        <w:t>,” Carney said in response to US President Donald Trump</w:t>
      </w:r>
      <w:r w:rsidRPr="00B03BF0">
        <w:rPr>
          <w:sz w:val="16"/>
        </w:rPr>
        <w:t>, who has threatened tariffs and floated the idea of Canada becoming the fifty-first US state. He added, “</w:t>
      </w:r>
      <w:r w:rsidRPr="00B03BF0">
        <w:rPr>
          <w:rStyle w:val="StyleUnderline"/>
        </w:rPr>
        <w:t xml:space="preserve">We </w:t>
      </w:r>
      <w:r w:rsidRPr="00E41A62">
        <w:rPr>
          <w:rStyle w:val="StyleUnderline"/>
          <w:highlight w:val="cyan"/>
        </w:rPr>
        <w:t>didn’t ask for this fight,</w:t>
      </w:r>
      <w:r w:rsidRPr="00B03BF0">
        <w:rPr>
          <w:rStyle w:val="StyleUnderline"/>
        </w:rPr>
        <w:t xml:space="preserve"> but </w:t>
      </w:r>
      <w:r w:rsidRPr="00E41A62">
        <w:rPr>
          <w:rStyle w:val="Emphasis"/>
          <w:highlight w:val="cyan"/>
        </w:rPr>
        <w:t>Canadians</w:t>
      </w:r>
      <w:r w:rsidRPr="00B03BF0">
        <w:rPr>
          <w:rStyle w:val="Emphasis"/>
        </w:rPr>
        <w:t xml:space="preserve"> are </w:t>
      </w:r>
      <w:r w:rsidRPr="00E41A62">
        <w:rPr>
          <w:rStyle w:val="Emphasis"/>
          <w:highlight w:val="cyan"/>
        </w:rPr>
        <w:t>always ready</w:t>
      </w:r>
      <w:r w:rsidRPr="00B03BF0">
        <w:rPr>
          <w:rStyle w:val="StyleUnderline"/>
        </w:rPr>
        <w:t xml:space="preserve"> when someone else drops the gloves.”</w:t>
      </w:r>
      <w:r w:rsidRPr="00B03BF0">
        <w:rPr>
          <w:sz w:val="16"/>
        </w:rPr>
        <w:t xml:space="preserve"> So, what’s next for Carney, who takes office ahead of a required national election before October 20? And what’s next for the Washington-Ottawa relationship? Below, Atlantic Council experts answer these questions and more. Central bankers are no strangers to politics Think Carney’s experience leading two different Group of Seven (G7) central banks isn’t relevant for his new role? Think again. </w:t>
      </w:r>
      <w:r w:rsidRPr="00E41A62">
        <w:rPr>
          <w:rStyle w:val="StyleUnderline"/>
          <w:highlight w:val="cyan"/>
        </w:rPr>
        <w:t>Carney</w:t>
      </w:r>
      <w:r w:rsidRPr="00B03BF0">
        <w:rPr>
          <w:rStyle w:val="StyleUnderline"/>
        </w:rPr>
        <w:t xml:space="preserve"> wasn’t just any central banker—</w:t>
      </w:r>
      <w:r w:rsidRPr="00B03BF0">
        <w:rPr>
          <w:rStyle w:val="Emphasis"/>
        </w:rPr>
        <w:t xml:space="preserve">he </w:t>
      </w:r>
      <w:r w:rsidRPr="00E41A62">
        <w:rPr>
          <w:rStyle w:val="Emphasis"/>
          <w:highlight w:val="cyan"/>
        </w:rPr>
        <w:t>was a central banker during multiple crises</w:t>
      </w:r>
      <w:r w:rsidRPr="00B03BF0">
        <w:rPr>
          <w:rStyle w:val="StyleUnderline"/>
        </w:rPr>
        <w:t xml:space="preserve">. </w:t>
      </w:r>
      <w:r w:rsidRPr="00B03BF0">
        <w:rPr>
          <w:sz w:val="16"/>
        </w:rPr>
        <w:t xml:space="preserve">First, he led the Bank of Canada during the global financial crisis and won praise from his colleagues for quick action on interest rates that helped Canada weather the storm. In fact, he did such a good job that he became the first non-Brit to lead the Bank of England. In that role, he had to lead the bank through Brexit—one of the biggest shocks the UK economy has experienced in decades. All of this </w:t>
      </w:r>
      <w:r w:rsidRPr="00E41A62">
        <w:rPr>
          <w:rStyle w:val="StyleUnderline"/>
          <w:highlight w:val="cyan"/>
        </w:rPr>
        <w:t>prepares him</w:t>
      </w:r>
      <w:r w:rsidRPr="00B03BF0">
        <w:rPr>
          <w:rStyle w:val="StyleUnderline"/>
        </w:rPr>
        <w:t xml:space="preserve"> quite well </w:t>
      </w:r>
      <w:r w:rsidRPr="00E41A62">
        <w:rPr>
          <w:rStyle w:val="StyleUnderline"/>
          <w:highlight w:val="cyan"/>
        </w:rPr>
        <w:t>to handle</w:t>
      </w:r>
      <w:r w:rsidRPr="00B03BF0">
        <w:rPr>
          <w:rStyle w:val="StyleUnderline"/>
        </w:rPr>
        <w:t xml:space="preserve"> the </w:t>
      </w:r>
      <w:r w:rsidRPr="00B03BF0">
        <w:rPr>
          <w:rStyle w:val="Emphasis"/>
        </w:rPr>
        <w:t>toughest economic test</w:t>
      </w:r>
      <w:r w:rsidRPr="00B03BF0">
        <w:rPr>
          <w:rStyle w:val="StyleUnderline"/>
        </w:rPr>
        <w:t xml:space="preserve"> he has ever faced—how to handle </w:t>
      </w:r>
      <w:r w:rsidRPr="00E41A62">
        <w:rPr>
          <w:rStyle w:val="StyleUnderline"/>
          <w:highlight w:val="cyan"/>
        </w:rPr>
        <w:t>a trade war with</w:t>
      </w:r>
      <w:r w:rsidRPr="00B03BF0">
        <w:rPr>
          <w:rStyle w:val="StyleUnderline"/>
        </w:rPr>
        <w:t xml:space="preserve"> a neighbor who seemingly </w:t>
      </w:r>
      <w:r w:rsidRPr="00B03BF0">
        <w:rPr>
          <w:rStyle w:val="Emphasis"/>
        </w:rPr>
        <w:t>has much more leverage</w:t>
      </w:r>
      <w:r w:rsidRPr="00B03BF0">
        <w:rPr>
          <w:rStyle w:val="StyleUnderline"/>
        </w:rPr>
        <w:t>.</w:t>
      </w:r>
      <w:r w:rsidRPr="00B03BF0">
        <w:rPr>
          <w:sz w:val="16"/>
        </w:rPr>
        <w:t xml:space="preserve"> Carney has already highlighted how </w:t>
      </w:r>
      <w:r w:rsidRPr="00B03BF0">
        <w:rPr>
          <w:rStyle w:val="StyleUnderline"/>
        </w:rPr>
        <w:t xml:space="preserve">Canada will </w:t>
      </w:r>
      <w:r w:rsidRPr="00B03BF0">
        <w:rPr>
          <w:rStyle w:val="Emphasis"/>
        </w:rPr>
        <w:t xml:space="preserve">use </w:t>
      </w:r>
      <w:r w:rsidRPr="00E41A62">
        <w:rPr>
          <w:rStyle w:val="Emphasis"/>
          <w:highlight w:val="cyan"/>
        </w:rPr>
        <w:t>US</w:t>
      </w:r>
      <w:r w:rsidRPr="00B03BF0">
        <w:rPr>
          <w:rStyle w:val="Emphasis"/>
        </w:rPr>
        <w:t xml:space="preserve"> reliance on Canadian energy to try and even the playing field. Perhaps </w:t>
      </w:r>
      <w:r w:rsidRPr="00B03BF0">
        <w:rPr>
          <w:sz w:val="16"/>
        </w:rPr>
        <w:t xml:space="preserve">this is a negotiating tactic and he will seek to reset US-Canada ties following the frosty relationship between Trump and outgoing Prime Minister Justin Trudeau. But don’t expect a pure technocratic approach despite his CV. </w:t>
      </w:r>
      <w:r w:rsidRPr="00B03BF0">
        <w:rPr>
          <w:rStyle w:val="StyleUnderline"/>
        </w:rPr>
        <w:t xml:space="preserve">Remember, </w:t>
      </w:r>
      <w:r w:rsidRPr="00E41A62">
        <w:rPr>
          <w:rStyle w:val="StyleUnderline"/>
          <w:highlight w:val="cyan"/>
        </w:rPr>
        <w:t>trade wars are also currency wars</w:t>
      </w:r>
      <w:r w:rsidRPr="00B03BF0">
        <w:rPr>
          <w:rStyle w:val="StyleUnderline"/>
        </w:rPr>
        <w:t>.</w:t>
      </w:r>
      <w:r w:rsidRPr="00B03BF0">
        <w:rPr>
          <w:sz w:val="16"/>
        </w:rPr>
        <w:t xml:space="preserve"> The way a country’s currency appreciates or depreciates can have an enormous impact on who bears the costs of tariffs. </w:t>
      </w:r>
      <w:r w:rsidRPr="00B03BF0">
        <w:rPr>
          <w:rStyle w:val="StyleUnderline"/>
        </w:rPr>
        <w:t xml:space="preserve">And </w:t>
      </w:r>
      <w:r w:rsidRPr="00E41A62">
        <w:rPr>
          <w:rStyle w:val="Emphasis"/>
          <w:highlight w:val="cyan"/>
        </w:rPr>
        <w:t>Carney</w:t>
      </w:r>
      <w:r w:rsidRPr="00B03BF0">
        <w:rPr>
          <w:rStyle w:val="Emphasis"/>
        </w:rPr>
        <w:t xml:space="preserve"> is </w:t>
      </w:r>
      <w:r w:rsidRPr="00E41A62">
        <w:rPr>
          <w:rStyle w:val="Emphasis"/>
          <w:highlight w:val="cyan"/>
        </w:rPr>
        <w:t>uniquely suited</w:t>
      </w:r>
      <w:r w:rsidRPr="00E41A62">
        <w:rPr>
          <w:rStyle w:val="StyleUnderline"/>
          <w:highlight w:val="cyan"/>
        </w:rPr>
        <w:t xml:space="preserve"> to lead his country in</w:t>
      </w:r>
      <w:r w:rsidRPr="00B03BF0">
        <w:rPr>
          <w:rStyle w:val="StyleUnderline"/>
        </w:rPr>
        <w:t xml:space="preserve"> that kind of </w:t>
      </w:r>
      <w:r w:rsidRPr="00E41A62">
        <w:rPr>
          <w:rStyle w:val="StyleUnderline"/>
          <w:highlight w:val="cyan"/>
        </w:rPr>
        <w:t>battle</w:t>
      </w:r>
      <w:r w:rsidRPr="00B03BF0">
        <w:rPr>
          <w:rStyle w:val="StyleUnderline"/>
        </w:rPr>
        <w:t xml:space="preserve">. </w:t>
      </w:r>
    </w:p>
    <w:p w14:paraId="66708AC5" w14:textId="77777777" w:rsidR="00D845DA" w:rsidRPr="00B03BF0" w:rsidRDefault="00D845DA" w:rsidP="00D845DA">
      <w:pPr>
        <w:rPr>
          <w:sz w:val="16"/>
        </w:rPr>
      </w:pPr>
    </w:p>
    <w:p w14:paraId="1C9900F8" w14:textId="77777777" w:rsidR="000D1B00" w:rsidRPr="005D6874" w:rsidRDefault="000D1B00" w:rsidP="000D1B00">
      <w:pPr>
        <w:keepNext/>
        <w:keepLines/>
        <w:pageBreakBefore/>
        <w:spacing w:before="40" w:after="0"/>
        <w:jc w:val="center"/>
        <w:outlineLvl w:val="2"/>
        <w:rPr>
          <w:rFonts w:eastAsia="Times New Roman"/>
          <w:b/>
          <w:sz w:val="32"/>
          <w:szCs w:val="24"/>
          <w:u w:val="single"/>
        </w:rPr>
      </w:pPr>
      <w:r w:rsidRPr="005D6874">
        <w:rPr>
          <w:rFonts w:eastAsia="Times New Roman"/>
          <w:b/>
          <w:sz w:val="32"/>
          <w:szCs w:val="24"/>
          <w:u w:val="single"/>
        </w:rPr>
        <w:t>AT: Arctic Sensing Key</w:t>
      </w:r>
    </w:p>
    <w:p w14:paraId="34C6FBD7" w14:textId="77777777" w:rsidR="000D1B00" w:rsidRPr="005D6874" w:rsidRDefault="000D1B00" w:rsidP="000D1B00">
      <w:pPr>
        <w:keepNext/>
        <w:keepLines/>
        <w:spacing w:before="40" w:after="0"/>
        <w:outlineLvl w:val="3"/>
        <w:rPr>
          <w:rFonts w:eastAsia="Times New Roman"/>
          <w:b/>
          <w:sz w:val="26"/>
        </w:rPr>
      </w:pPr>
      <w:r w:rsidRPr="005D6874">
        <w:rPr>
          <w:rFonts w:eastAsia="Times New Roman"/>
          <w:b/>
          <w:sz w:val="26"/>
        </w:rPr>
        <w:t>Space-based sensor layer solves all missile threats</w:t>
      </w:r>
    </w:p>
    <w:p w14:paraId="50B84776" w14:textId="77777777" w:rsidR="000D1B00" w:rsidRPr="005D6874" w:rsidRDefault="000D1B00" w:rsidP="000D1B00">
      <w:pPr>
        <w:rPr>
          <w:rFonts w:eastAsia="Calibri"/>
        </w:rPr>
      </w:pPr>
      <w:r w:rsidRPr="005D6874">
        <w:rPr>
          <w:rFonts w:eastAsia="Calibri"/>
          <w:b/>
          <w:bCs/>
          <w:sz w:val="26"/>
        </w:rPr>
        <w:t>Lambakis 23</w:t>
      </w:r>
      <w:r w:rsidRPr="005D6874">
        <w:rPr>
          <w:rFonts w:eastAsia="Calibri"/>
        </w:rPr>
        <w:t xml:space="preserve">, Ph.D, Catholic University of America, national security and international affairs analyst specializing in space power and policy studies. National Institute for Public Policy (Steve, “Chapter 6: Summary and Recommendations,” in </w:t>
      </w:r>
      <w:r w:rsidRPr="005D6874">
        <w:rPr>
          <w:rFonts w:eastAsia="Calibri"/>
          <w:i/>
          <w:iCs/>
        </w:rPr>
        <w:t>Space Sensors and Missile Defense</w:t>
      </w:r>
      <w:r w:rsidRPr="005D6874">
        <w:rPr>
          <w:rFonts w:eastAsia="Calibri"/>
        </w:rPr>
        <w:t xml:space="preserve">, </w:t>
      </w:r>
      <w:r w:rsidRPr="005D6874">
        <w:rPr>
          <w:rFonts w:eastAsia="Calibri"/>
          <w:color w:val="0563C1"/>
          <w:u w:val="single"/>
        </w:rPr>
        <w:t>https://nipp.org/wp-content/uploads/2023/08/Space-Sensors-2023.pdf</w:t>
      </w:r>
      <w:r w:rsidRPr="005D6874">
        <w:rPr>
          <w:rFonts w:eastAsia="Calibri"/>
        </w:rPr>
        <w:t>, Accessed: 6/26/25)—js</w:t>
      </w:r>
    </w:p>
    <w:p w14:paraId="489A6A56" w14:textId="77777777" w:rsidR="000D1B00" w:rsidRPr="005D6874" w:rsidRDefault="000D1B00" w:rsidP="000D1B00">
      <w:pPr>
        <w:rPr>
          <w:rFonts w:eastAsia="Calibri"/>
          <w:sz w:val="16"/>
        </w:rPr>
      </w:pPr>
      <w:r w:rsidRPr="005D6874">
        <w:rPr>
          <w:rFonts w:eastAsia="Calibri"/>
          <w:sz w:val="16"/>
        </w:rPr>
        <w:t>To leverage some of the obvious advantages space offers missile defenders, the U.S. is adding missile-tracking satellites to its current constellations of dedicated early warning spacecraft.</w:t>
      </w:r>
      <w:r w:rsidRPr="005D6874">
        <w:rPr>
          <w:rFonts w:eastAsia="Calibri"/>
          <w:u w:val="single"/>
        </w:rPr>
        <w:t xml:space="preserve"> The MDR misses a critical opportunity to tell its readers that these ongoing satellite development efforts promise to significantly improve the ability of the United States to defeat existing and emerging missile threats. With Space Force and the SDA now in place and pursuing these development efforts along with MDA, the country has an architectural foundation for moving the country’s missile tracking sensor center of gravity to space—a plan and vision that should have been emphasized in the 2022 MDR. </w:t>
      </w:r>
      <w:r w:rsidRPr="005D6874">
        <w:rPr>
          <w:rFonts w:eastAsia="Calibri"/>
          <w:sz w:val="16"/>
        </w:rPr>
        <w:t xml:space="preserve">The </w:t>
      </w:r>
      <w:r w:rsidRPr="005D6874">
        <w:rPr>
          <w:rFonts w:eastAsia="Calibri"/>
          <w:b/>
          <w:iCs/>
          <w:highlight w:val="cyan"/>
          <w:u w:val="single"/>
          <w:bdr w:val="single" w:sz="8" w:space="0" w:color="auto"/>
        </w:rPr>
        <w:t>country</w:t>
      </w:r>
      <w:r w:rsidRPr="005D6874">
        <w:rPr>
          <w:rFonts w:eastAsia="Calibri"/>
          <w:sz w:val="16"/>
        </w:rPr>
        <w:t xml:space="preserve"> </w:t>
      </w:r>
      <w:r w:rsidRPr="005D6874">
        <w:rPr>
          <w:rFonts w:eastAsia="Calibri"/>
          <w:highlight w:val="cyan"/>
          <w:u w:val="single"/>
        </w:rPr>
        <w:t>must</w:t>
      </w:r>
      <w:r w:rsidRPr="005D6874">
        <w:rPr>
          <w:rFonts w:eastAsia="Calibri"/>
          <w:sz w:val="16"/>
        </w:rPr>
        <w:t xml:space="preserve"> move beyond development and initial deployments that will occur over the next few years to </w:t>
      </w:r>
      <w:r w:rsidRPr="005D6874">
        <w:rPr>
          <w:rFonts w:eastAsia="Calibri"/>
          <w:b/>
          <w:iCs/>
          <w:highlight w:val="cyan"/>
          <w:u w:val="single"/>
          <w:bdr w:val="single" w:sz="8" w:space="0" w:color="auto"/>
        </w:rPr>
        <w:t>fill out</w:t>
      </w:r>
      <w:r w:rsidRPr="005D6874">
        <w:rPr>
          <w:rFonts w:eastAsia="Calibri"/>
          <w:sz w:val="16"/>
        </w:rPr>
        <w:t xml:space="preserve"> the </w:t>
      </w:r>
      <w:r w:rsidRPr="005D6874">
        <w:rPr>
          <w:rFonts w:eastAsia="Calibri"/>
          <w:b/>
          <w:iCs/>
          <w:u w:val="single"/>
          <w:bdr w:val="single" w:sz="8" w:space="0" w:color="auto"/>
        </w:rPr>
        <w:t xml:space="preserve">entire </w:t>
      </w:r>
      <w:r w:rsidRPr="005D6874">
        <w:rPr>
          <w:rFonts w:eastAsia="Calibri"/>
          <w:b/>
          <w:iCs/>
          <w:highlight w:val="cyan"/>
          <w:u w:val="single"/>
          <w:bdr w:val="single" w:sz="8" w:space="0" w:color="auto"/>
        </w:rPr>
        <w:t>architecture that is envisioned</w:t>
      </w:r>
      <w:r w:rsidRPr="005D6874">
        <w:rPr>
          <w:rFonts w:eastAsia="Calibri"/>
          <w:sz w:val="16"/>
        </w:rPr>
        <w:t xml:space="preserve">. </w:t>
      </w:r>
      <w:r w:rsidRPr="005D6874">
        <w:rPr>
          <w:rFonts w:eastAsia="Calibri"/>
          <w:highlight w:val="cyan"/>
          <w:u w:val="single"/>
        </w:rPr>
        <w:t>This</w:t>
      </w:r>
      <w:r w:rsidRPr="005D6874">
        <w:rPr>
          <w:rFonts w:eastAsia="Calibri"/>
          <w:u w:val="single"/>
        </w:rPr>
        <w:t xml:space="preserve"> not only will </w:t>
      </w:r>
      <w:r w:rsidRPr="005D6874">
        <w:rPr>
          <w:rFonts w:eastAsia="Calibri"/>
          <w:highlight w:val="cyan"/>
          <w:u w:val="single"/>
        </w:rPr>
        <w:t xml:space="preserve">require </w:t>
      </w:r>
      <w:r w:rsidRPr="005D6874">
        <w:rPr>
          <w:rFonts w:eastAsia="Calibri"/>
          <w:b/>
          <w:iCs/>
          <w:highlight w:val="cyan"/>
          <w:u w:val="single"/>
          <w:bdr w:val="single" w:sz="8" w:space="0" w:color="auto"/>
        </w:rPr>
        <w:t>continued funding</w:t>
      </w:r>
      <w:r w:rsidRPr="005D6874">
        <w:rPr>
          <w:rFonts w:eastAsia="Calibri"/>
          <w:highlight w:val="cyan"/>
          <w:u w:val="single"/>
        </w:rPr>
        <w:t xml:space="preserve"> and </w:t>
      </w:r>
      <w:r w:rsidRPr="005D6874">
        <w:rPr>
          <w:rFonts w:eastAsia="Calibri"/>
          <w:b/>
          <w:iCs/>
          <w:highlight w:val="cyan"/>
          <w:u w:val="single"/>
          <w:bdr w:val="single" w:sz="8" w:space="0" w:color="auto"/>
        </w:rPr>
        <w:t>advocacy</w:t>
      </w:r>
      <w:r w:rsidRPr="005D6874">
        <w:rPr>
          <w:rFonts w:eastAsia="Calibri"/>
          <w:b/>
          <w:iCs/>
          <w:u w:val="single"/>
          <w:bdr w:val="single" w:sz="8" w:space="0" w:color="auto"/>
        </w:rPr>
        <w:t xml:space="preserve"> for satellite- </w:t>
      </w:r>
      <w:r w:rsidRPr="005D6874">
        <w:rPr>
          <w:rFonts w:eastAsia="Calibri"/>
          <w:sz w:val="16"/>
        </w:rPr>
        <w:t>and ground-system</w:t>
      </w:r>
      <w:r w:rsidRPr="005D6874">
        <w:rPr>
          <w:rFonts w:eastAsia="Calibri"/>
          <w:u w:val="single"/>
        </w:rPr>
        <w:t xml:space="preserve"> </w:t>
      </w:r>
      <w:r w:rsidRPr="005D6874">
        <w:rPr>
          <w:rFonts w:eastAsia="Calibri"/>
          <w:b/>
          <w:iCs/>
          <w:u w:val="single"/>
          <w:bdr w:val="single" w:sz="8" w:space="0" w:color="auto"/>
        </w:rPr>
        <w:t>development</w:t>
      </w:r>
      <w:r w:rsidRPr="005D6874">
        <w:rPr>
          <w:rFonts w:eastAsia="Calibri"/>
          <w:u w:val="single"/>
        </w:rPr>
        <w:t xml:space="preserve"> but also will require the country to put </w:t>
      </w:r>
      <w:r w:rsidRPr="005D6874">
        <w:rPr>
          <w:rFonts w:eastAsia="Calibri"/>
          <w:b/>
          <w:iCs/>
          <w:highlight w:val="cyan"/>
          <w:u w:val="single"/>
          <w:bdr w:val="single" w:sz="8" w:space="0" w:color="auto"/>
        </w:rPr>
        <w:t>new emphasis</w:t>
      </w:r>
      <w:r w:rsidRPr="005D6874">
        <w:rPr>
          <w:rFonts w:eastAsia="Calibri"/>
          <w:highlight w:val="cyan"/>
          <w:u w:val="single"/>
        </w:rPr>
        <w:t xml:space="preserve"> on</w:t>
      </w:r>
      <w:r w:rsidRPr="005D6874">
        <w:rPr>
          <w:rFonts w:eastAsia="Calibri"/>
          <w:u w:val="single"/>
        </w:rPr>
        <w:t xml:space="preserve"> the development of </w:t>
      </w:r>
      <w:r w:rsidRPr="005D6874">
        <w:rPr>
          <w:rFonts w:eastAsia="Calibri"/>
          <w:b/>
          <w:iCs/>
          <w:highlight w:val="cyan"/>
          <w:u w:val="single"/>
          <w:bdr w:val="single" w:sz="8" w:space="0" w:color="auto"/>
        </w:rPr>
        <w:t>responsive launch capabilities</w:t>
      </w:r>
      <w:r w:rsidRPr="005D6874">
        <w:rPr>
          <w:rFonts w:eastAsia="Calibri"/>
          <w:u w:val="single"/>
        </w:rPr>
        <w:t>.</w:t>
      </w:r>
      <w:r w:rsidRPr="005D6874">
        <w:rPr>
          <w:rFonts w:eastAsia="Calibri"/>
          <w:sz w:val="16"/>
        </w:rPr>
        <w:t xml:space="preserve"> </w:t>
      </w:r>
      <w:r w:rsidRPr="005D6874">
        <w:rPr>
          <w:rFonts w:eastAsia="Calibri"/>
          <w:u w:val="single"/>
        </w:rPr>
        <w:t xml:space="preserve">If the missile tracking and discrimination capability is to be fully realized, the </w:t>
      </w:r>
      <w:r w:rsidRPr="005D6874">
        <w:rPr>
          <w:rFonts w:eastAsia="Calibri"/>
          <w:highlight w:val="cyan"/>
          <w:u w:val="single"/>
        </w:rPr>
        <w:t>satellites</w:t>
      </w:r>
      <w:r w:rsidRPr="005D6874">
        <w:rPr>
          <w:rFonts w:eastAsia="Calibri"/>
          <w:u w:val="single"/>
        </w:rPr>
        <w:t xml:space="preserve"> to be deployed will </w:t>
      </w:r>
      <w:r w:rsidRPr="005D6874">
        <w:rPr>
          <w:rFonts w:eastAsia="Calibri"/>
          <w:highlight w:val="cyan"/>
          <w:u w:val="single"/>
        </w:rPr>
        <w:t xml:space="preserve">need to be placed in orbit in sufficient numbers and then </w:t>
      </w:r>
      <w:r w:rsidRPr="005D6874">
        <w:rPr>
          <w:rFonts w:eastAsia="Calibri"/>
          <w:b/>
          <w:iCs/>
          <w:highlight w:val="cyan"/>
          <w:u w:val="single"/>
          <w:bdr w:val="single" w:sz="8" w:space="0" w:color="auto"/>
        </w:rPr>
        <w:t>incrementally and periodically replaced</w:t>
      </w:r>
      <w:r w:rsidRPr="005D6874">
        <w:rPr>
          <w:rFonts w:eastAsia="Calibri"/>
          <w:highlight w:val="cyan"/>
          <w:u w:val="single"/>
        </w:rPr>
        <w:t xml:space="preserve"> w</w:t>
      </w:r>
      <w:r w:rsidRPr="005D6874">
        <w:rPr>
          <w:rFonts w:eastAsia="Calibri"/>
          <w:u w:val="single"/>
        </w:rPr>
        <w:t>ith follow-on satellites.</w:t>
      </w:r>
      <w:r w:rsidRPr="005D6874">
        <w:rPr>
          <w:rFonts w:eastAsia="Calibri"/>
          <w:sz w:val="16"/>
        </w:rPr>
        <w:t xml:space="preserve"> </w:t>
      </w:r>
      <w:r w:rsidRPr="005D6874">
        <w:rPr>
          <w:rFonts w:eastAsia="Calibri"/>
          <w:u w:val="single"/>
        </w:rPr>
        <w:t>There is a growing warfighter requirement for integrated space sensors, not simply to meet the newest missile and space threats but also to replace increasingly obsolete terrestrial sensors</w:t>
      </w:r>
      <w:r w:rsidRPr="005D6874">
        <w:rPr>
          <w:rFonts w:eastAsia="Calibri"/>
          <w:sz w:val="16"/>
        </w:rPr>
        <w:t xml:space="preserve">.152 A </w:t>
      </w:r>
      <w:r w:rsidRPr="005D6874">
        <w:rPr>
          <w:rFonts w:eastAsia="Calibri"/>
          <w:highlight w:val="cyan"/>
          <w:u w:val="single"/>
        </w:rPr>
        <w:t xml:space="preserve">space-based sensor layer would </w:t>
      </w:r>
      <w:r w:rsidRPr="005D6874">
        <w:rPr>
          <w:rFonts w:eastAsia="Calibri"/>
          <w:b/>
          <w:iCs/>
          <w:highlight w:val="cyan"/>
          <w:u w:val="single"/>
          <w:bdr w:val="single" w:sz="8" w:space="0" w:color="auto"/>
        </w:rPr>
        <w:t>enable</w:t>
      </w:r>
      <w:r w:rsidRPr="005D6874">
        <w:rPr>
          <w:rFonts w:eastAsia="Calibri"/>
          <w:highlight w:val="cyan"/>
          <w:u w:val="single"/>
        </w:rPr>
        <w:t xml:space="preserve"> the United States to </w:t>
      </w:r>
      <w:r w:rsidRPr="005D6874">
        <w:rPr>
          <w:rFonts w:eastAsia="Calibri"/>
          <w:b/>
          <w:iCs/>
          <w:highlight w:val="cyan"/>
          <w:u w:val="single"/>
          <w:bdr w:val="single" w:sz="8" w:space="0" w:color="auto"/>
        </w:rPr>
        <w:t>use its interceptor</w:t>
      </w:r>
      <w:r w:rsidRPr="005D6874">
        <w:rPr>
          <w:rFonts w:eastAsia="Calibri"/>
          <w:highlight w:val="cyan"/>
          <w:u w:val="single"/>
        </w:rPr>
        <w:t xml:space="preserve"> inventory more efficiently and effectively to counter a broad array of threats, including hypersonic</w:t>
      </w:r>
      <w:r w:rsidRPr="005D6874">
        <w:rPr>
          <w:rFonts w:eastAsia="Calibri"/>
          <w:u w:val="single"/>
        </w:rPr>
        <w:t xml:space="preserve"> missile threat</w:t>
      </w:r>
      <w:r w:rsidRPr="005D6874">
        <w:rPr>
          <w:rFonts w:eastAsia="Calibri"/>
          <w:highlight w:val="cyan"/>
          <w:u w:val="single"/>
        </w:rPr>
        <w:t>s.</w:t>
      </w:r>
      <w:r w:rsidRPr="005D6874">
        <w:rPr>
          <w:rFonts w:eastAsia="Calibri"/>
          <w:sz w:val="16"/>
        </w:rPr>
        <w:t xml:space="preserve">153 Yet efforts to deploy eyes in space to enable global and persistent tracking of even the less challenging in-flight ballistic missile threats have been on-again off-again and, in the end, have not resulted in the deployment of a new operational constellation. </w:t>
      </w:r>
      <w:r w:rsidRPr="005D6874">
        <w:rPr>
          <w:rFonts w:eastAsia="Calibri"/>
          <w:u w:val="single"/>
        </w:rPr>
        <w:t xml:space="preserve">While the absence of a cohesive missile defense vision affects the entirety of the mission, the </w:t>
      </w:r>
      <w:r w:rsidRPr="005D6874">
        <w:rPr>
          <w:rFonts w:eastAsia="Calibri"/>
          <w:highlight w:val="cyan"/>
          <w:u w:val="single"/>
        </w:rPr>
        <w:t>lack of focus on the long-term purpose of the mission will stunt the growth of missile defense efforts</w:t>
      </w:r>
      <w:r w:rsidRPr="005D6874">
        <w:rPr>
          <w:rFonts w:eastAsia="Calibri"/>
          <w:u w:val="single"/>
        </w:rPr>
        <w:t xml:space="preserve"> in space</w:t>
      </w:r>
      <w:r w:rsidRPr="005D6874">
        <w:rPr>
          <w:rFonts w:eastAsia="Calibri"/>
          <w:sz w:val="16"/>
        </w:rPr>
        <w:t xml:space="preserve">. Space sensors are not weighed down by the baggage associated with space-based interceptors, but political problems stemming from the absence of a coherent vision still may hinder their development and deployment. The lack of vision and advocacy could derail programs currently under development, prevent them from reaching their full potential, and stunt long-term acquisition efforts and strategy development. </w:t>
      </w:r>
      <w:r w:rsidRPr="005D6874">
        <w:rPr>
          <w:rFonts w:eastAsia="Calibri"/>
          <w:u w:val="single"/>
        </w:rPr>
        <w:t xml:space="preserve">The </w:t>
      </w:r>
      <w:r w:rsidRPr="005D6874">
        <w:rPr>
          <w:rFonts w:eastAsia="Calibri"/>
          <w:highlight w:val="cyan"/>
          <w:u w:val="single"/>
        </w:rPr>
        <w:t>arguments for space arms control could unduly restrain important sensor developments</w:t>
      </w:r>
      <w:r w:rsidRPr="005D6874">
        <w:rPr>
          <w:rFonts w:eastAsia="Calibri"/>
          <w:u w:val="single"/>
        </w:rPr>
        <w:t>, particularly since those sensors could be used to help improve Space Domain Awareness and execute counterspace operations. The absence of a clear, coherent, national vision is a drag on the political momentum needed to support defense activities in space, which will necessarily impact funding of these important programs</w:t>
      </w:r>
      <w:r w:rsidRPr="005D6874">
        <w:rPr>
          <w:rFonts w:eastAsia="Calibri"/>
          <w:sz w:val="16"/>
        </w:rPr>
        <w:t xml:space="preserve">. A vision will be needed to fund the Space Force at the appropriate level and maintain stable programs. Space Force also must continue to fund the missile-tracking sensor development and production work that is not necessarily in its mission portfolio. Should attention to the missile defense mission wane in Space Force or the DoD, funding and authority to continue the necessary space sensor development work may be compromised.154 </w:t>
      </w:r>
    </w:p>
    <w:p w14:paraId="2BDB6D5D" w14:textId="77777777" w:rsidR="00D845DA" w:rsidRDefault="00D845DA" w:rsidP="00D845DA">
      <w:pPr>
        <w:pStyle w:val="Heading4"/>
      </w:pPr>
      <w:r>
        <w:t>US-Canada Coop in Arctic inevitable now, ensures OTHR which is sufficient to solve the aff – vote negative on presumption</w:t>
      </w:r>
    </w:p>
    <w:p w14:paraId="1BFF573D" w14:textId="77777777" w:rsidR="00D845DA" w:rsidRDefault="00D845DA" w:rsidP="00D845DA">
      <w:r w:rsidRPr="0080002A">
        <w:rPr>
          <w:rStyle w:val="Style13ptBold"/>
        </w:rPr>
        <w:t>Breaking Defense ’25</w:t>
      </w:r>
      <w:r>
        <w:t>, “</w:t>
      </w:r>
      <w:r w:rsidRPr="0080002A">
        <w:t>Trump’s Iron Dome for America calls for space-based interceptors</w:t>
      </w:r>
      <w:r>
        <w:t xml:space="preserve">”, </w:t>
      </w:r>
      <w:hyperlink r:id="rId13" w:history="1">
        <w:r w:rsidRPr="00DA74A0">
          <w:rPr>
            <w:rStyle w:val="Hyperlink"/>
          </w:rPr>
          <w:t>https://breakingdefense.com/2025/01/trumps-iron-dome-for-america-calls-for-space-based-interceptors/</w:t>
        </w:r>
      </w:hyperlink>
      <w:r>
        <w:t xml:space="preserve"> </w:t>
      </w:r>
      <w:hyperlink r:id="rId14" w:history="1">
        <w:r w:rsidRPr="00DA74A0">
          <w:rPr>
            <w:rStyle w:val="Hyperlink"/>
          </w:rPr>
          <w:t>https://breakingdefense.com/2025/01/trumps-iron-dome-for-america-calls-for-space-based-interceptors/</w:t>
        </w:r>
      </w:hyperlink>
      <w:r>
        <w:t xml:space="preserve"> JBlock</w:t>
      </w:r>
    </w:p>
    <w:p w14:paraId="2DC27975" w14:textId="77777777" w:rsidR="00D845DA" w:rsidRPr="00A44377" w:rsidRDefault="00D845DA" w:rsidP="00D845DA">
      <w:pPr>
        <w:rPr>
          <w:sz w:val="16"/>
        </w:rPr>
      </w:pPr>
      <w:r w:rsidRPr="00A44377">
        <w:rPr>
          <w:sz w:val="16"/>
        </w:rPr>
        <w:t xml:space="preserve">Other </w:t>
      </w:r>
      <w:r w:rsidRPr="0080002A">
        <w:rPr>
          <w:rStyle w:val="StyleUnderline"/>
          <w:highlight w:val="yellow"/>
        </w:rPr>
        <w:t>possible components</w:t>
      </w:r>
      <w:r w:rsidRPr="00A44377">
        <w:rPr>
          <w:sz w:val="16"/>
        </w:rPr>
        <w:t xml:space="preserve"> could </w:t>
      </w:r>
      <w:r w:rsidRPr="0080002A">
        <w:rPr>
          <w:rStyle w:val="StyleUnderline"/>
          <w:highlight w:val="yellow"/>
        </w:rPr>
        <w:t>include an</w:t>
      </w:r>
      <w:r w:rsidRPr="00A44377">
        <w:rPr>
          <w:sz w:val="16"/>
        </w:rPr>
        <w:t xml:space="preserve"> over-the-horizon-radar (</w:t>
      </w:r>
      <w:r w:rsidRPr="0080002A">
        <w:rPr>
          <w:rStyle w:val="StyleUnderline"/>
          <w:highlight w:val="yellow"/>
        </w:rPr>
        <w:t xml:space="preserve">OTHR), designed to help spot low-flying, modern cruise missiles that can hug the curvature of the earth to evade detection. The US is planning a joint Canadian procurement to field new OTHR </w:t>
      </w:r>
      <w:r w:rsidRPr="0080002A">
        <w:rPr>
          <w:rStyle w:val="Emphasis"/>
          <w:highlight w:val="yellow"/>
        </w:rPr>
        <w:t xml:space="preserve">with an eye toward the </w:t>
      </w:r>
      <w:r w:rsidRPr="0080002A">
        <w:rPr>
          <w:rStyle w:val="StyleUnderline"/>
          <w:highlight w:val="yellow"/>
        </w:rPr>
        <w:t>Arctic as an anticipated vector of attack for adversaries like Russia.</w:t>
      </w:r>
      <w:r w:rsidRPr="00A44377">
        <w:rPr>
          <w:sz w:val="16"/>
        </w:rPr>
        <w:t xml:space="preserve"> After originally planning to begin buying the radars in fiscal year 2024, the Air Force deferred the OTHR procurement out to FY26 to focus on “risk reduction” activities in the meantime, the service told Breaking Defense in July. A public timeline released by Ottawa calls for an Arctic OTHR system to be operational by 2028 as part of a twenty-year and $38.6 billion CAD modernization project for NORAD. “</w:t>
      </w:r>
      <w:r w:rsidRPr="0080002A">
        <w:rPr>
          <w:rStyle w:val="StyleUnderline"/>
          <w:highlight w:val="yellow"/>
        </w:rPr>
        <w:t>Canada and the US are committed to ensuring interoperability in its OTHR initiatives — and we are in active and constant</w:t>
      </w:r>
      <w:r w:rsidRPr="00A44377">
        <w:rPr>
          <w:sz w:val="16"/>
        </w:rPr>
        <w:t xml:space="preserve"> dialogue to ensure alignment in our plans,” the Canadian Defence Ministry told Breaking Defense in July. “Canada will continue to work closely with the United States to bolster NORAD’s ability to detect threats earlier and more precisely and to respond effectively.”</w:t>
      </w:r>
    </w:p>
    <w:p w14:paraId="66EE315E" w14:textId="77777777" w:rsidR="000D1B00" w:rsidRPr="005D6874" w:rsidRDefault="000D1B00" w:rsidP="000D1B00">
      <w:pPr>
        <w:keepNext/>
        <w:keepLines/>
        <w:spacing w:before="40" w:after="0"/>
        <w:outlineLvl w:val="3"/>
        <w:rPr>
          <w:rFonts w:eastAsia="Times New Roman"/>
          <w:b/>
          <w:sz w:val="26"/>
        </w:rPr>
      </w:pPr>
      <w:r w:rsidRPr="005D6874">
        <w:rPr>
          <w:rFonts w:eastAsia="Times New Roman"/>
          <w:b/>
          <w:sz w:val="26"/>
        </w:rPr>
        <w:t>Only space solves missile threats like FOBS.</w:t>
      </w:r>
    </w:p>
    <w:p w14:paraId="5AE8D1F7" w14:textId="77777777" w:rsidR="000D1B00" w:rsidRPr="005D6874" w:rsidRDefault="000D1B00" w:rsidP="000D1B00">
      <w:pPr>
        <w:rPr>
          <w:rFonts w:eastAsia="Calibri"/>
        </w:rPr>
      </w:pPr>
      <w:r w:rsidRPr="005D6874">
        <w:rPr>
          <w:rFonts w:eastAsia="Calibri"/>
          <w:b/>
          <w:bCs/>
          <w:sz w:val="26"/>
        </w:rPr>
        <w:t>Lambakis 23</w:t>
      </w:r>
      <w:r w:rsidRPr="005D6874">
        <w:rPr>
          <w:rFonts w:eastAsia="Calibri"/>
        </w:rPr>
        <w:t xml:space="preserve">, Ph.D, Catholic University of America, national security and international affairs analyst specializing in space power and policy studies. National Institute for Public Policy (Steve, “Missile Defense Sensors—Terrestrial and Space,” in </w:t>
      </w:r>
      <w:r w:rsidRPr="005D6874">
        <w:rPr>
          <w:rFonts w:eastAsia="Calibri"/>
          <w:i/>
          <w:iCs/>
        </w:rPr>
        <w:t>Space Sensors and Missile Defense</w:t>
      </w:r>
      <w:r w:rsidRPr="005D6874">
        <w:rPr>
          <w:rFonts w:eastAsia="Calibri"/>
        </w:rPr>
        <w:t xml:space="preserve">, </w:t>
      </w:r>
      <w:r w:rsidRPr="005D6874">
        <w:rPr>
          <w:rFonts w:eastAsia="Calibri"/>
          <w:color w:val="0563C1"/>
          <w:u w:val="single"/>
        </w:rPr>
        <w:t>https://nipp.org/wp-content/uploads/2023/08/Space-Sensors-2023.pdf</w:t>
      </w:r>
      <w:r w:rsidRPr="005D6874">
        <w:rPr>
          <w:rFonts w:eastAsia="Calibri"/>
        </w:rPr>
        <w:t>, Accessed: 6/26/25)—js</w:t>
      </w:r>
    </w:p>
    <w:p w14:paraId="30CBE35F" w14:textId="77777777" w:rsidR="000D1B00" w:rsidRPr="005D6874" w:rsidRDefault="000D1B00" w:rsidP="000D1B00">
      <w:pPr>
        <w:rPr>
          <w:rFonts w:eastAsia="Calibri"/>
        </w:rPr>
      </w:pPr>
      <w:r w:rsidRPr="005D6874">
        <w:rPr>
          <w:rFonts w:eastAsia="Calibri"/>
          <w:highlight w:val="cyan"/>
          <w:u w:val="single"/>
        </w:rPr>
        <w:t>The U</w:t>
      </w:r>
      <w:r w:rsidRPr="005D6874">
        <w:rPr>
          <w:rFonts w:eastAsia="Calibri"/>
          <w:u w:val="single"/>
        </w:rPr>
        <w:t xml:space="preserve">nited </w:t>
      </w:r>
      <w:r w:rsidRPr="005D6874">
        <w:rPr>
          <w:rFonts w:eastAsia="Calibri"/>
          <w:highlight w:val="cyan"/>
          <w:u w:val="single"/>
        </w:rPr>
        <w:t>S</w:t>
      </w:r>
      <w:r w:rsidRPr="005D6874">
        <w:rPr>
          <w:rFonts w:eastAsia="Calibri"/>
          <w:u w:val="single"/>
        </w:rPr>
        <w:t xml:space="preserve">tates </w:t>
      </w:r>
      <w:r w:rsidRPr="005D6874">
        <w:rPr>
          <w:rFonts w:eastAsia="Calibri"/>
          <w:b/>
          <w:iCs/>
          <w:highlight w:val="cyan"/>
          <w:u w:val="single"/>
          <w:bdr w:val="single" w:sz="8" w:space="0" w:color="auto"/>
        </w:rPr>
        <w:t>does not</w:t>
      </w:r>
      <w:r w:rsidRPr="005D6874">
        <w:rPr>
          <w:rFonts w:eastAsia="Calibri"/>
          <w:highlight w:val="cyan"/>
          <w:u w:val="single"/>
        </w:rPr>
        <w:t xml:space="preserve"> orient its missile defense radars to</w:t>
      </w:r>
      <w:r w:rsidRPr="005D6874">
        <w:rPr>
          <w:rFonts w:eastAsia="Calibri"/>
          <w:u w:val="single"/>
        </w:rPr>
        <w:t xml:space="preserve"> provide </w:t>
      </w:r>
      <w:r w:rsidRPr="005D6874">
        <w:rPr>
          <w:rFonts w:eastAsia="Calibri"/>
          <w:b/>
          <w:iCs/>
          <w:highlight w:val="cyan"/>
          <w:u w:val="single"/>
          <w:bdr w:val="single" w:sz="8" w:space="0" w:color="auto"/>
        </w:rPr>
        <w:t>cover</w:t>
      </w:r>
      <w:r w:rsidRPr="005D6874">
        <w:rPr>
          <w:rFonts w:eastAsia="Calibri"/>
          <w:u w:val="single"/>
        </w:rPr>
        <w:t xml:space="preserve">age against </w:t>
      </w:r>
      <w:r w:rsidRPr="005D6874">
        <w:rPr>
          <w:rFonts w:eastAsia="Calibri"/>
          <w:highlight w:val="cyan"/>
          <w:u w:val="single"/>
        </w:rPr>
        <w:t xml:space="preserve">a </w:t>
      </w:r>
      <w:r w:rsidRPr="005D6874">
        <w:rPr>
          <w:rFonts w:eastAsia="Calibri"/>
          <w:b/>
          <w:iCs/>
          <w:highlight w:val="cyan"/>
          <w:u w:val="single"/>
          <w:bdr w:val="single" w:sz="8" w:space="0" w:color="auto"/>
        </w:rPr>
        <w:t>missile strike</w:t>
      </w:r>
      <w:r w:rsidRPr="005D6874">
        <w:rPr>
          <w:rFonts w:eastAsia="Calibri"/>
          <w:highlight w:val="cyan"/>
          <w:u w:val="single"/>
        </w:rPr>
        <w:t xml:space="preserve"> from the south</w:t>
      </w:r>
      <w:r w:rsidRPr="005D6874">
        <w:rPr>
          <w:rFonts w:eastAsia="Calibri"/>
        </w:rPr>
        <w:t xml:space="preserve">. As a result, </w:t>
      </w:r>
      <w:r w:rsidRPr="005D6874">
        <w:rPr>
          <w:rFonts w:eastAsia="Calibri"/>
          <w:highlight w:val="cyan"/>
          <w:u w:val="single"/>
        </w:rPr>
        <w:t xml:space="preserve">should </w:t>
      </w:r>
      <w:r w:rsidRPr="005D6874">
        <w:rPr>
          <w:rFonts w:eastAsia="Calibri"/>
          <w:b/>
          <w:iCs/>
          <w:highlight w:val="cyan"/>
          <w:u w:val="single"/>
          <w:bdr w:val="single" w:sz="8" w:space="0" w:color="auto"/>
        </w:rPr>
        <w:t>No</w:t>
      </w:r>
      <w:r w:rsidRPr="005D6874">
        <w:rPr>
          <w:rFonts w:eastAsia="Calibri"/>
        </w:rPr>
        <w:t xml:space="preserve">rth </w:t>
      </w:r>
      <w:r w:rsidRPr="005D6874">
        <w:rPr>
          <w:rFonts w:eastAsia="Calibri"/>
          <w:b/>
          <w:iCs/>
          <w:highlight w:val="cyan"/>
          <w:u w:val="single"/>
          <w:bdr w:val="single" w:sz="8" w:space="0" w:color="auto"/>
        </w:rPr>
        <w:t>Ko</w:t>
      </w:r>
      <w:r w:rsidRPr="005D6874">
        <w:rPr>
          <w:rFonts w:eastAsia="Calibri"/>
        </w:rPr>
        <w:t xml:space="preserve">rea </w:t>
      </w:r>
      <w:r w:rsidRPr="005D6874">
        <w:rPr>
          <w:rFonts w:eastAsia="Calibri"/>
          <w:highlight w:val="cyan"/>
          <w:u w:val="single"/>
        </w:rPr>
        <w:t>use a</w:t>
      </w:r>
      <w:r w:rsidRPr="005D6874">
        <w:rPr>
          <w:rFonts w:eastAsia="Calibri"/>
          <w:u w:val="single"/>
        </w:rPr>
        <w:t xml:space="preserve"> Fractional Orbiting Bombardment System (</w:t>
      </w:r>
      <w:r w:rsidRPr="005D6874">
        <w:rPr>
          <w:rFonts w:eastAsia="Calibri"/>
          <w:b/>
          <w:iCs/>
          <w:highlight w:val="cyan"/>
          <w:u w:val="single"/>
          <w:bdr w:val="single" w:sz="8" w:space="0" w:color="auto"/>
        </w:rPr>
        <w:t>FOBS</w:t>
      </w:r>
      <w:r w:rsidRPr="005D6874">
        <w:rPr>
          <w:rFonts w:eastAsia="Calibri"/>
          <w:u w:val="single"/>
        </w:rPr>
        <w:t xml:space="preserve">), </w:t>
      </w:r>
      <w:r w:rsidRPr="005D6874">
        <w:rPr>
          <w:rFonts w:eastAsia="Calibri"/>
          <w:highlight w:val="cyan"/>
          <w:u w:val="single"/>
        </w:rPr>
        <w:t>it would be able to</w:t>
      </w:r>
      <w:r w:rsidRPr="005D6874">
        <w:rPr>
          <w:rFonts w:eastAsia="Calibri"/>
          <w:u w:val="single"/>
        </w:rPr>
        <w:t xml:space="preserve"> take advantage of Earth’s orbit to </w:t>
      </w:r>
      <w:r w:rsidRPr="005D6874">
        <w:rPr>
          <w:rFonts w:eastAsia="Calibri"/>
          <w:b/>
          <w:iCs/>
          <w:highlight w:val="cyan"/>
          <w:u w:val="single"/>
          <w:bdr w:val="single" w:sz="8" w:space="0" w:color="auto"/>
        </w:rPr>
        <w:t>skirt</w:t>
      </w:r>
      <w:r w:rsidRPr="005D6874">
        <w:rPr>
          <w:rFonts w:eastAsia="Calibri"/>
          <w:u w:val="single"/>
        </w:rPr>
        <w:t xml:space="preserve"> around the missile </w:t>
      </w:r>
      <w:r w:rsidRPr="005D6874">
        <w:rPr>
          <w:rFonts w:eastAsia="Calibri"/>
          <w:b/>
          <w:iCs/>
          <w:highlight w:val="cyan"/>
          <w:u w:val="single"/>
          <w:bdr w:val="single" w:sz="8" w:space="0" w:color="auto"/>
        </w:rPr>
        <w:t>defense sensors</w:t>
      </w:r>
      <w:r w:rsidRPr="005D6874">
        <w:rPr>
          <w:rFonts w:eastAsia="Calibri"/>
          <w:u w:val="single"/>
        </w:rPr>
        <w:t xml:space="preserve"> to deliver its payload</w:t>
      </w:r>
      <w:r w:rsidRPr="005D6874">
        <w:rPr>
          <w:rFonts w:eastAsia="Calibri"/>
        </w:rPr>
        <w:t xml:space="preserve">. FOBS are </w:t>
      </w:r>
      <w:r w:rsidRPr="005D6874">
        <w:rPr>
          <w:rFonts w:eastAsia="Calibri"/>
          <w:u w:val="single"/>
        </w:rPr>
        <w:t>designed to leverage approaches to the target that ballistic missiles cannot take. The U</w:t>
      </w:r>
      <w:r w:rsidRPr="005D6874">
        <w:rPr>
          <w:rFonts w:eastAsia="Calibri"/>
          <w:highlight w:val="cyan"/>
          <w:u w:val="single"/>
        </w:rPr>
        <w:t>.S. must have sensors in space</w:t>
      </w:r>
      <w:r w:rsidRPr="005D6874">
        <w:rPr>
          <w:rFonts w:eastAsia="Calibri"/>
          <w:u w:val="single"/>
        </w:rPr>
        <w:t xml:space="preserve"> to address this type of threat.</w:t>
      </w:r>
    </w:p>
    <w:p w14:paraId="18DE89E8" w14:textId="77777777" w:rsidR="000D1B00" w:rsidRPr="005D6874" w:rsidRDefault="000D1B00" w:rsidP="000D1B00">
      <w:pPr>
        <w:rPr>
          <w:rFonts w:eastAsia="Calibri"/>
        </w:rPr>
      </w:pPr>
      <w:r w:rsidRPr="005D6874">
        <w:rPr>
          <w:rFonts w:eastAsia="Calibri"/>
        </w:rPr>
        <w:t xml:space="preserve">As discussed in Chapter 1, </w:t>
      </w:r>
      <w:r w:rsidRPr="005D6874">
        <w:rPr>
          <w:rFonts w:eastAsia="Calibri"/>
          <w:u w:val="single"/>
        </w:rPr>
        <w:t xml:space="preserve">while states will still develop and deploy ballistic missiles, the </w:t>
      </w:r>
      <w:r w:rsidRPr="005D6874">
        <w:rPr>
          <w:rFonts w:eastAsia="Calibri"/>
          <w:highlight w:val="cyan"/>
          <w:u w:val="single"/>
        </w:rPr>
        <w:t>threat missiles of tomorrow will also become more capable of undertaking unexpected maneuvers</w:t>
      </w:r>
      <w:r w:rsidRPr="005D6874">
        <w:rPr>
          <w:rFonts w:eastAsia="Calibri"/>
          <w:u w:val="single"/>
        </w:rPr>
        <w:t>, which, with the current sensor architecture, would cause the Missile Defense System to lose track of the threat payloads</w:t>
      </w:r>
      <w:r w:rsidRPr="005D6874">
        <w:rPr>
          <w:rFonts w:eastAsia="Calibri"/>
        </w:rPr>
        <w:t xml:space="preserve">. </w:t>
      </w:r>
      <w:r w:rsidRPr="005D6874">
        <w:rPr>
          <w:rFonts w:eastAsia="Calibri"/>
          <w:highlight w:val="cyan"/>
          <w:u w:val="single"/>
        </w:rPr>
        <w:t>Hypersonic</w:t>
      </w:r>
      <w:r w:rsidRPr="005D6874">
        <w:rPr>
          <w:rFonts w:eastAsia="Calibri"/>
        </w:rPr>
        <w:t xml:space="preserve"> missiles and FOB</w:t>
      </w:r>
      <w:r w:rsidRPr="005D6874">
        <w:rPr>
          <w:rFonts w:eastAsia="Calibri"/>
          <w:highlight w:val="cyan"/>
        </w:rPr>
        <w:t>S</w:t>
      </w:r>
      <w:r w:rsidRPr="005D6874">
        <w:rPr>
          <w:rFonts w:eastAsia="Calibri"/>
        </w:rPr>
        <w:t xml:space="preserve"> are the </w:t>
      </w:r>
      <w:r w:rsidRPr="005D6874">
        <w:rPr>
          <w:rFonts w:eastAsia="Calibri"/>
          <w:b/>
          <w:iCs/>
          <w:highlight w:val="cyan"/>
          <w:u w:val="single"/>
          <w:bdr w:val="single" w:sz="8" w:space="0" w:color="auto"/>
        </w:rPr>
        <w:t>logical next</w:t>
      </w:r>
      <w:r w:rsidRPr="005D6874">
        <w:rPr>
          <w:rFonts w:eastAsia="Calibri"/>
        </w:rPr>
        <w:t xml:space="preserve"> development </w:t>
      </w:r>
      <w:r w:rsidRPr="005D6874">
        <w:rPr>
          <w:rFonts w:eastAsia="Calibri"/>
          <w:b/>
          <w:iCs/>
          <w:highlight w:val="cyan"/>
          <w:u w:val="single"/>
          <w:bdr w:val="single" w:sz="8" w:space="0" w:color="auto"/>
        </w:rPr>
        <w:t>steps</w:t>
      </w:r>
      <w:r w:rsidRPr="005D6874">
        <w:rPr>
          <w:rFonts w:eastAsia="Calibri"/>
        </w:rPr>
        <w:t xml:space="preserve"> for some states. The more advanced threat missiles, in fact, would not have to do major maneuvers to get outside the field of view of current ground-based tracking radars, but </w:t>
      </w:r>
      <w:r w:rsidRPr="005D6874">
        <w:rPr>
          <w:rFonts w:eastAsia="Calibri"/>
          <w:u w:val="single"/>
        </w:rPr>
        <w:t xml:space="preserve">their </w:t>
      </w:r>
      <w:r w:rsidRPr="005D6874">
        <w:rPr>
          <w:rFonts w:eastAsia="Calibri"/>
          <w:highlight w:val="cyan"/>
          <w:u w:val="single"/>
        </w:rPr>
        <w:t>ability to change up their speeds to mess with the defender’s fire control system would cause significant problems</w:t>
      </w:r>
      <w:r w:rsidRPr="005D6874">
        <w:rPr>
          <w:rFonts w:eastAsia="Calibri"/>
        </w:rPr>
        <w:t>.44</w:t>
      </w:r>
    </w:p>
    <w:p w14:paraId="2C5D4D51" w14:textId="77777777" w:rsidR="000D1B00" w:rsidRPr="005D6874" w:rsidRDefault="000D1B00" w:rsidP="000D1B00">
      <w:pPr>
        <w:rPr>
          <w:rFonts w:eastAsia="Calibri"/>
        </w:rPr>
      </w:pPr>
      <w:r w:rsidRPr="005D6874">
        <w:rPr>
          <w:rFonts w:eastAsia="Calibri"/>
        </w:rPr>
        <w:t xml:space="preserve">Another </w:t>
      </w:r>
      <w:r w:rsidRPr="005D6874">
        <w:rPr>
          <w:rFonts w:eastAsia="Calibri"/>
          <w:u w:val="single"/>
        </w:rPr>
        <w:t xml:space="preserve">advantage derived from the use of </w:t>
      </w:r>
      <w:r w:rsidRPr="005D6874">
        <w:rPr>
          <w:rFonts w:eastAsia="Calibri"/>
          <w:highlight w:val="cyan"/>
          <w:u w:val="single"/>
        </w:rPr>
        <w:t xml:space="preserve">space sensors for missile defense is </w:t>
      </w:r>
      <w:r w:rsidRPr="005D6874">
        <w:rPr>
          <w:rFonts w:eastAsia="Calibri"/>
          <w:b/>
          <w:iCs/>
          <w:highlight w:val="cyan"/>
          <w:u w:val="single"/>
          <w:bdr w:val="single" w:sz="8" w:space="0" w:color="auto"/>
        </w:rPr>
        <w:t>force protection</w:t>
      </w:r>
      <w:r w:rsidRPr="005D6874">
        <w:rPr>
          <w:rFonts w:eastAsia="Calibri"/>
        </w:rPr>
        <w:t xml:space="preserve">. </w:t>
      </w:r>
      <w:r w:rsidRPr="005D6874">
        <w:rPr>
          <w:rFonts w:eastAsia="Calibri"/>
          <w:u w:val="single"/>
        </w:rPr>
        <w:t xml:space="preserve">The more the sensor “center of gravity” moves to space, the </w:t>
      </w:r>
      <w:r w:rsidRPr="005D6874">
        <w:rPr>
          <w:rFonts w:eastAsia="Calibri"/>
          <w:highlight w:val="cyan"/>
          <w:u w:val="single"/>
        </w:rPr>
        <w:t>more complicated</w:t>
      </w:r>
      <w:r w:rsidRPr="005D6874">
        <w:rPr>
          <w:rFonts w:eastAsia="Calibri"/>
          <w:u w:val="single"/>
        </w:rPr>
        <w:t xml:space="preserve"> and challenging it would be for an adversary </w:t>
      </w:r>
      <w:r w:rsidRPr="005D6874">
        <w:rPr>
          <w:rFonts w:eastAsia="Calibri"/>
          <w:highlight w:val="cyan"/>
          <w:u w:val="single"/>
        </w:rPr>
        <w:t>to attack</w:t>
      </w:r>
      <w:r w:rsidRPr="005D6874">
        <w:rPr>
          <w:rFonts w:eastAsia="Calibri"/>
          <w:u w:val="single"/>
        </w:rPr>
        <w:t xml:space="preserve"> those </w:t>
      </w:r>
      <w:r w:rsidRPr="005D6874">
        <w:rPr>
          <w:rFonts w:eastAsia="Calibri"/>
          <w:highlight w:val="cyan"/>
          <w:u w:val="single"/>
        </w:rPr>
        <w:t>assets</w:t>
      </w:r>
      <w:r w:rsidRPr="005D6874">
        <w:rPr>
          <w:rFonts w:eastAsia="Calibri"/>
        </w:rPr>
        <w:t xml:space="preserve">. In other words, </w:t>
      </w:r>
      <w:r w:rsidRPr="005D6874">
        <w:rPr>
          <w:rFonts w:eastAsia="Calibri"/>
          <w:u w:val="single"/>
        </w:rPr>
        <w:t xml:space="preserve">a proliferated constellation of satellites encircling the globe offers some built-in protection. </w:t>
      </w:r>
      <w:r w:rsidRPr="005D6874">
        <w:rPr>
          <w:rFonts w:eastAsia="Calibri"/>
          <w:highlight w:val="cyan"/>
          <w:u w:val="single"/>
        </w:rPr>
        <w:t>Ground</w:t>
      </w:r>
      <w:r w:rsidRPr="005D6874">
        <w:rPr>
          <w:rFonts w:eastAsia="Calibri"/>
          <w:u w:val="single"/>
        </w:rPr>
        <w:t xml:space="preserve">-based </w:t>
      </w:r>
      <w:r w:rsidRPr="005D6874">
        <w:rPr>
          <w:rFonts w:eastAsia="Calibri"/>
          <w:highlight w:val="cyan"/>
          <w:u w:val="single"/>
        </w:rPr>
        <w:t>radars</w:t>
      </w:r>
      <w:r w:rsidRPr="005D6874">
        <w:rPr>
          <w:rFonts w:eastAsia="Calibri"/>
          <w:u w:val="single"/>
        </w:rPr>
        <w:t xml:space="preserve"> are set up to cover specific threat corridors, so the adversary </w:t>
      </w:r>
      <w:r w:rsidRPr="005D6874">
        <w:rPr>
          <w:rFonts w:eastAsia="Calibri"/>
          <w:highlight w:val="cyan"/>
          <w:u w:val="single"/>
        </w:rPr>
        <w:t>knows exactly where these immobile targets</w:t>
      </w:r>
      <w:r w:rsidRPr="005D6874">
        <w:rPr>
          <w:rFonts w:eastAsia="Calibri"/>
          <w:u w:val="single"/>
        </w:rPr>
        <w:t xml:space="preserve"> are</w:t>
      </w:r>
      <w:r w:rsidRPr="005D6874">
        <w:rPr>
          <w:rFonts w:eastAsia="Calibri"/>
        </w:rPr>
        <w:t xml:space="preserve">. </w:t>
      </w:r>
      <w:r w:rsidRPr="005D6874">
        <w:rPr>
          <w:rFonts w:eastAsia="Calibri"/>
          <w:highlight w:val="cyan"/>
          <w:u w:val="single"/>
        </w:rPr>
        <w:t xml:space="preserve">In a shooting war, they would undoubtedly be the </w:t>
      </w:r>
      <w:r w:rsidRPr="005D6874">
        <w:rPr>
          <w:rFonts w:eastAsia="Calibri"/>
          <w:b/>
          <w:iCs/>
          <w:highlight w:val="cyan"/>
          <w:u w:val="single"/>
          <w:bdr w:val="single" w:sz="8" w:space="0" w:color="auto"/>
        </w:rPr>
        <w:t>main targets</w:t>
      </w:r>
      <w:r w:rsidRPr="005D6874">
        <w:rPr>
          <w:rFonts w:eastAsia="Calibri"/>
          <w:u w:val="single"/>
        </w:rPr>
        <w:t xml:space="preserve"> in the early stages of the conflict. Absent a high-altitude nuclear explosion, </w:t>
      </w:r>
      <w:r w:rsidRPr="005D6874">
        <w:rPr>
          <w:rFonts w:eastAsia="Calibri"/>
          <w:highlight w:val="cyan"/>
          <w:u w:val="single"/>
        </w:rPr>
        <w:t>attacking on-orbit space military assets</w:t>
      </w:r>
      <w:r w:rsidRPr="005D6874">
        <w:rPr>
          <w:rFonts w:eastAsia="Calibri"/>
          <w:u w:val="single"/>
        </w:rPr>
        <w:t xml:space="preserve">, however, </w:t>
      </w:r>
      <w:r w:rsidRPr="005D6874">
        <w:rPr>
          <w:rFonts w:eastAsia="Calibri"/>
          <w:highlight w:val="cyan"/>
          <w:u w:val="single"/>
        </w:rPr>
        <w:t xml:space="preserve">would not be an easy thing to do for </w:t>
      </w:r>
      <w:r w:rsidRPr="005D6874">
        <w:rPr>
          <w:rFonts w:eastAsia="Calibri"/>
          <w:b/>
          <w:iCs/>
          <w:highlight w:val="cyan"/>
          <w:u w:val="single"/>
          <w:bdr w:val="single" w:sz="8" w:space="0" w:color="auto"/>
        </w:rPr>
        <w:t>most nations</w:t>
      </w:r>
      <w:r w:rsidRPr="005D6874">
        <w:rPr>
          <w:rFonts w:eastAsia="Calibri"/>
          <w:u w:val="single"/>
        </w:rPr>
        <w:t>, although a nation could also attack the heavily protected ground segment or the communications links of a space system</w:t>
      </w:r>
      <w:r w:rsidRPr="005D6874">
        <w:rPr>
          <w:rFonts w:eastAsia="Calibri"/>
        </w:rPr>
        <w:t xml:space="preserve">.45 </w:t>
      </w:r>
      <w:r w:rsidRPr="005D6874">
        <w:rPr>
          <w:rFonts w:eastAsia="Calibri"/>
          <w:u w:val="single"/>
        </w:rPr>
        <w:t>China and Russia have made strategic choices to develop their space-power capabilities, already conducting live anti- satellite tests in space and building capabilities that can damage or destroy U.S. space assets</w:t>
      </w:r>
      <w:r w:rsidRPr="005D6874">
        <w:rPr>
          <w:rFonts w:eastAsia="Calibri"/>
        </w:rPr>
        <w:t xml:space="preserve">.46 It is, however, </w:t>
      </w:r>
      <w:r w:rsidRPr="005D6874">
        <w:rPr>
          <w:rFonts w:eastAsia="Calibri"/>
          <w:b/>
          <w:iCs/>
          <w:highlight w:val="cyan"/>
          <w:u w:val="single"/>
          <w:bdr w:val="single" w:sz="8" w:space="0" w:color="auto"/>
        </w:rPr>
        <w:t>more difficult</w:t>
      </w:r>
      <w:r w:rsidRPr="005D6874">
        <w:rPr>
          <w:rFonts w:eastAsia="Calibri"/>
          <w:highlight w:val="cyan"/>
        </w:rPr>
        <w:t xml:space="preserve"> </w:t>
      </w:r>
      <w:r w:rsidRPr="005D6874">
        <w:rPr>
          <w:rFonts w:eastAsia="Calibri"/>
          <w:highlight w:val="cyan"/>
          <w:u w:val="single"/>
        </w:rPr>
        <w:t>to attack proliferated space assets</w:t>
      </w:r>
      <w:r w:rsidRPr="005D6874">
        <w:rPr>
          <w:rFonts w:eastAsia="Calibri"/>
        </w:rPr>
        <w:t xml:space="preserve">. </w:t>
      </w:r>
      <w:r w:rsidRPr="005D6874">
        <w:rPr>
          <w:rFonts w:eastAsia="Calibri"/>
          <w:u w:val="single"/>
        </w:rPr>
        <w:t xml:space="preserve">Satellites are also </w:t>
      </w:r>
      <w:r w:rsidRPr="005D6874">
        <w:rPr>
          <w:rFonts w:eastAsia="Calibri"/>
          <w:b/>
          <w:iCs/>
          <w:u w:val="single"/>
          <w:bdr w:val="single" w:sz="8" w:space="0" w:color="auto"/>
        </w:rPr>
        <w:t>moving</w:t>
      </w:r>
      <w:r w:rsidRPr="005D6874">
        <w:rPr>
          <w:rFonts w:eastAsia="Calibri"/>
        </w:rPr>
        <w:t xml:space="preserve">, which </w:t>
      </w:r>
      <w:r w:rsidRPr="005D6874">
        <w:rPr>
          <w:rFonts w:eastAsia="Calibri"/>
          <w:u w:val="single"/>
        </w:rPr>
        <w:t>further complicates the adversary’s ability to counter them</w:t>
      </w:r>
      <w:r w:rsidRPr="005D6874">
        <w:rPr>
          <w:rFonts w:eastAsia="Calibri"/>
        </w:rPr>
        <w:t>.</w:t>
      </w:r>
    </w:p>
    <w:p w14:paraId="126BF392" w14:textId="77777777" w:rsidR="000D1B00" w:rsidRPr="005D6874" w:rsidRDefault="000D1B00" w:rsidP="000D1B00">
      <w:pPr>
        <w:rPr>
          <w:rFonts w:eastAsia="Calibri"/>
        </w:rPr>
      </w:pPr>
      <w:r w:rsidRPr="005D6874">
        <w:rPr>
          <w:rFonts w:eastAsia="Calibri"/>
        </w:rPr>
        <w:t xml:space="preserve">A </w:t>
      </w:r>
      <w:r w:rsidRPr="005D6874">
        <w:rPr>
          <w:rFonts w:eastAsia="Calibri"/>
          <w:b/>
          <w:iCs/>
          <w:highlight w:val="cyan"/>
          <w:u w:val="single"/>
          <w:bdr w:val="single" w:sz="8" w:space="0" w:color="auto"/>
        </w:rPr>
        <w:t>networked system</w:t>
      </w:r>
      <w:r w:rsidRPr="005D6874">
        <w:rPr>
          <w:rFonts w:eastAsia="Calibri"/>
          <w:highlight w:val="cyan"/>
        </w:rPr>
        <w:t xml:space="preserve"> </w:t>
      </w:r>
      <w:r w:rsidRPr="005D6874">
        <w:rPr>
          <w:rFonts w:eastAsia="Calibri"/>
          <w:highlight w:val="cyan"/>
          <w:u w:val="single"/>
        </w:rPr>
        <w:t>of</w:t>
      </w:r>
      <w:r w:rsidRPr="005D6874">
        <w:rPr>
          <w:rFonts w:eastAsia="Calibri"/>
          <w:u w:val="single"/>
        </w:rPr>
        <w:t xml:space="preserve"> terrestrial- and </w:t>
      </w:r>
      <w:r w:rsidRPr="005D6874">
        <w:rPr>
          <w:rFonts w:eastAsia="Calibri"/>
          <w:highlight w:val="cyan"/>
          <w:u w:val="single"/>
        </w:rPr>
        <w:t>space-based sensors is desirable because the various sensors will provide multiple phenomenology</w:t>
      </w:r>
      <w:r w:rsidRPr="005D6874">
        <w:rPr>
          <w:rFonts w:eastAsia="Calibri"/>
          <w:u w:val="single"/>
        </w:rPr>
        <w:t xml:space="preserve"> and different data to the system.</w:t>
      </w:r>
      <w:r w:rsidRPr="005D6874">
        <w:rPr>
          <w:rFonts w:eastAsia="Calibri"/>
        </w:rPr>
        <w:t xml:space="preserve"> In the decades ahead, the terrestrial sensors will continue to provide a different look at the target and provide more information to the system about it. Thus, the terrestrial sensors currently contributing to the system will not necessarily go away once additional tracking capability is moved into space.</w:t>
      </w:r>
    </w:p>
    <w:p w14:paraId="526BE508" w14:textId="77777777" w:rsidR="000D1B00" w:rsidRPr="005D6874" w:rsidRDefault="000D1B00" w:rsidP="000D1B00">
      <w:pPr>
        <w:rPr>
          <w:rFonts w:eastAsia="Calibri"/>
        </w:rPr>
      </w:pPr>
    </w:p>
    <w:p w14:paraId="103E3834" w14:textId="77777777" w:rsidR="000D1B00" w:rsidRPr="005D6874" w:rsidRDefault="000D1B00" w:rsidP="000D1B00">
      <w:pPr>
        <w:keepNext/>
        <w:keepLines/>
        <w:spacing w:before="40" w:after="0"/>
        <w:outlineLvl w:val="3"/>
        <w:rPr>
          <w:rFonts w:eastAsia="Times New Roman"/>
          <w:b/>
          <w:sz w:val="26"/>
        </w:rPr>
      </w:pPr>
      <w:r w:rsidRPr="005D6874">
        <w:rPr>
          <w:rFonts w:eastAsia="Times New Roman"/>
          <w:b/>
          <w:sz w:val="26"/>
        </w:rPr>
        <w:t>Terrestrial sensing is hardstuck bronze.</w:t>
      </w:r>
    </w:p>
    <w:p w14:paraId="3DFEE3A1" w14:textId="77777777" w:rsidR="000D1B00" w:rsidRPr="005D6874" w:rsidRDefault="000D1B00" w:rsidP="000D1B00">
      <w:pPr>
        <w:rPr>
          <w:rFonts w:eastAsia="Calibri"/>
        </w:rPr>
      </w:pPr>
      <w:r w:rsidRPr="005D6874">
        <w:rPr>
          <w:rFonts w:eastAsia="Calibri"/>
          <w:b/>
          <w:bCs/>
          <w:sz w:val="26"/>
        </w:rPr>
        <w:t>Lambakis 23</w:t>
      </w:r>
      <w:r w:rsidRPr="005D6874">
        <w:rPr>
          <w:rFonts w:eastAsia="Calibri"/>
        </w:rPr>
        <w:t xml:space="preserve">, Ph.D, Catholic University of America, national security and international affairs analyst specializing in space power and policy studies. National Institute for Public Policy (Steve, “Missile Defense Sensors—Terrestrial and Space,” </w:t>
      </w:r>
      <w:r w:rsidRPr="005D6874">
        <w:rPr>
          <w:rFonts w:eastAsia="Calibri"/>
          <w:i/>
          <w:iCs/>
        </w:rPr>
        <w:t>Space Sensors and Missile Defense</w:t>
      </w:r>
      <w:r w:rsidRPr="005D6874">
        <w:rPr>
          <w:rFonts w:eastAsia="Calibri"/>
        </w:rPr>
        <w:t xml:space="preserve">, </w:t>
      </w:r>
      <w:r w:rsidRPr="005D6874">
        <w:rPr>
          <w:rFonts w:eastAsia="Calibri"/>
          <w:color w:val="0563C1"/>
          <w:u w:val="single"/>
        </w:rPr>
        <w:t>https://nipp.org/wp-content/uploads/2023/08/Space-Sensors-2023.pdf</w:t>
      </w:r>
      <w:r w:rsidRPr="005D6874">
        <w:rPr>
          <w:rFonts w:eastAsia="Calibri"/>
        </w:rPr>
        <w:t>, Accessed: 6/26/25)—js</w:t>
      </w:r>
    </w:p>
    <w:p w14:paraId="766F6EED" w14:textId="77777777" w:rsidR="000D1B00" w:rsidRPr="005D6874" w:rsidRDefault="000D1B00" w:rsidP="000D1B00">
      <w:pPr>
        <w:rPr>
          <w:rFonts w:eastAsia="Calibri"/>
        </w:rPr>
      </w:pPr>
      <w:r w:rsidRPr="005D6874">
        <w:rPr>
          <w:rFonts w:eastAsia="Calibri"/>
          <w:highlight w:val="cyan"/>
          <w:u w:val="single"/>
        </w:rPr>
        <w:t>There</w:t>
      </w:r>
      <w:r w:rsidRPr="005D6874">
        <w:rPr>
          <w:rFonts w:eastAsia="Calibri"/>
          <w:u w:val="single"/>
        </w:rPr>
        <w:t xml:space="preserve"> i</w:t>
      </w:r>
      <w:r w:rsidRPr="005D6874">
        <w:rPr>
          <w:rFonts w:eastAsia="Calibri"/>
          <w:highlight w:val="cyan"/>
          <w:u w:val="single"/>
        </w:rPr>
        <w:t>s</w:t>
      </w:r>
      <w:r w:rsidRPr="005D6874">
        <w:rPr>
          <w:rFonts w:eastAsia="Calibri"/>
          <w:u w:val="single"/>
        </w:rPr>
        <w:t xml:space="preserve"> also </w:t>
      </w:r>
      <w:r w:rsidRPr="005D6874">
        <w:rPr>
          <w:rFonts w:eastAsia="Calibri"/>
          <w:highlight w:val="cyan"/>
          <w:u w:val="single"/>
        </w:rPr>
        <w:t xml:space="preserve">a </w:t>
      </w:r>
      <w:r w:rsidRPr="005D6874">
        <w:rPr>
          <w:rFonts w:eastAsia="Calibri"/>
          <w:b/>
          <w:iCs/>
          <w:highlight w:val="cyan"/>
          <w:u w:val="single"/>
          <w:bdr w:val="single" w:sz="8" w:space="0" w:color="auto"/>
        </w:rPr>
        <w:t>basic physics</w:t>
      </w:r>
      <w:r w:rsidRPr="005D6874">
        <w:rPr>
          <w:rFonts w:eastAsia="Calibri"/>
          <w:highlight w:val="cyan"/>
          <w:u w:val="single"/>
        </w:rPr>
        <w:t xml:space="preserve"> problem associated with terrestrial radars</w:t>
      </w:r>
      <w:r w:rsidRPr="005D6874">
        <w:rPr>
          <w:rFonts w:eastAsia="Calibri"/>
        </w:rPr>
        <w:t xml:space="preserve">. </w:t>
      </w:r>
      <w:r w:rsidRPr="005D6874">
        <w:rPr>
          <w:rFonts w:eastAsia="Calibri"/>
          <w:u w:val="single"/>
        </w:rPr>
        <w:t>For many of the more advanced threats</w:t>
      </w:r>
      <w:r w:rsidRPr="005D6874">
        <w:rPr>
          <w:rFonts w:eastAsia="Calibri"/>
        </w:rPr>
        <w:t xml:space="preserve">, </w:t>
      </w:r>
      <w:r w:rsidRPr="005D6874">
        <w:rPr>
          <w:rFonts w:eastAsia="Calibri"/>
          <w:u w:val="single"/>
        </w:rPr>
        <w:t xml:space="preserve">terrestrial </w:t>
      </w:r>
      <w:r w:rsidRPr="005D6874">
        <w:rPr>
          <w:rFonts w:eastAsia="Calibri"/>
          <w:b/>
          <w:iCs/>
          <w:u w:val="single"/>
          <w:bdr w:val="single" w:sz="8" w:space="0" w:color="auto"/>
        </w:rPr>
        <w:t>radars</w:t>
      </w:r>
      <w:r w:rsidRPr="005D6874">
        <w:rPr>
          <w:rFonts w:eastAsia="Calibri"/>
          <w:u w:val="single"/>
        </w:rPr>
        <w:t xml:space="preserve"> </w:t>
      </w:r>
      <w:r w:rsidRPr="005D6874">
        <w:rPr>
          <w:rFonts w:eastAsia="Calibri"/>
          <w:highlight w:val="cyan"/>
          <w:u w:val="single"/>
        </w:rPr>
        <w:t xml:space="preserve">would </w:t>
      </w:r>
      <w:r w:rsidRPr="005D6874">
        <w:rPr>
          <w:rFonts w:eastAsia="Calibri"/>
          <w:b/>
          <w:iCs/>
          <w:highlight w:val="cyan"/>
          <w:u w:val="single"/>
          <w:bdr w:val="single" w:sz="8" w:space="0" w:color="auto"/>
        </w:rPr>
        <w:t>not</w:t>
      </w:r>
      <w:r w:rsidRPr="005D6874">
        <w:rPr>
          <w:rFonts w:eastAsia="Calibri"/>
          <w:highlight w:val="cyan"/>
          <w:u w:val="single"/>
        </w:rPr>
        <w:t xml:space="preserve"> be able to </w:t>
      </w:r>
      <w:r w:rsidRPr="005D6874">
        <w:rPr>
          <w:rFonts w:eastAsia="Calibri"/>
          <w:b/>
          <w:iCs/>
          <w:highlight w:val="cyan"/>
          <w:u w:val="single"/>
          <w:bdr w:val="single" w:sz="8" w:space="0" w:color="auto"/>
        </w:rPr>
        <w:t>acquire</w:t>
      </w:r>
      <w:r w:rsidRPr="005D6874">
        <w:rPr>
          <w:rFonts w:eastAsia="Calibri"/>
          <w:u w:val="single"/>
        </w:rPr>
        <w:t xml:space="preserve"> the </w:t>
      </w:r>
      <w:r w:rsidRPr="005D6874">
        <w:rPr>
          <w:rFonts w:eastAsia="Calibri"/>
          <w:highlight w:val="cyan"/>
          <w:u w:val="single"/>
        </w:rPr>
        <w:t xml:space="preserve">incoming </w:t>
      </w:r>
      <w:r w:rsidRPr="005D6874">
        <w:rPr>
          <w:rFonts w:eastAsia="Calibri"/>
          <w:b/>
          <w:iCs/>
          <w:highlight w:val="cyan"/>
          <w:u w:val="single"/>
          <w:bdr w:val="single" w:sz="8" w:space="0" w:color="auto"/>
        </w:rPr>
        <w:t>targets</w:t>
      </w:r>
      <w:r w:rsidRPr="005D6874">
        <w:rPr>
          <w:rFonts w:eastAsia="Calibri"/>
          <w:highlight w:val="cyan"/>
          <w:u w:val="single"/>
        </w:rPr>
        <w:t xml:space="preserve"> at sufficient range</w:t>
      </w:r>
      <w:r w:rsidRPr="005D6874">
        <w:rPr>
          <w:rFonts w:eastAsia="Calibri"/>
          <w:u w:val="single"/>
        </w:rPr>
        <w:t xml:space="preserve"> because of the curvature of the Earth</w:t>
      </w:r>
      <w:r w:rsidRPr="005D6874">
        <w:rPr>
          <w:rFonts w:eastAsia="Calibri"/>
        </w:rPr>
        <w:t xml:space="preserve">. </w:t>
      </w:r>
      <w:r w:rsidRPr="005D6874">
        <w:rPr>
          <w:rFonts w:eastAsia="Calibri"/>
          <w:highlight w:val="cyan"/>
          <w:u w:val="single"/>
        </w:rPr>
        <w:t>Radars</w:t>
      </w:r>
      <w:r w:rsidRPr="005D6874">
        <w:rPr>
          <w:rFonts w:eastAsia="Calibri"/>
          <w:u w:val="single"/>
        </w:rPr>
        <w:t xml:space="preserve"> essentially </w:t>
      </w:r>
      <w:r w:rsidRPr="005D6874">
        <w:rPr>
          <w:rFonts w:eastAsia="Calibri"/>
          <w:highlight w:val="cyan"/>
          <w:u w:val="single"/>
        </w:rPr>
        <w:t>look upwards</w:t>
      </w:r>
      <w:r w:rsidRPr="005D6874">
        <w:rPr>
          <w:rFonts w:eastAsia="Calibri"/>
          <w:u w:val="single"/>
        </w:rPr>
        <w:t xml:space="preserve">, so that while they can get a look at a ballistic missile 4,000 to 5,000 miles out, which flies through space along a predictable trajectory, </w:t>
      </w:r>
      <w:r w:rsidRPr="005D6874">
        <w:rPr>
          <w:rFonts w:eastAsia="Calibri"/>
          <w:highlight w:val="cyan"/>
          <w:u w:val="single"/>
        </w:rPr>
        <w:t>when</w:t>
      </w:r>
      <w:r w:rsidRPr="005D6874">
        <w:rPr>
          <w:rFonts w:eastAsia="Calibri"/>
          <w:u w:val="single"/>
        </w:rPr>
        <w:t xml:space="preserve"> the threat is </w:t>
      </w:r>
      <w:r w:rsidRPr="005D6874">
        <w:rPr>
          <w:rFonts w:eastAsia="Calibri"/>
          <w:highlight w:val="cyan"/>
          <w:u w:val="single"/>
        </w:rPr>
        <w:t>maneuvering</w:t>
      </w:r>
      <w:r w:rsidRPr="005D6874">
        <w:rPr>
          <w:rFonts w:eastAsia="Calibri"/>
          <w:u w:val="single"/>
        </w:rPr>
        <w:t xml:space="preserve"> in the atmosphere, </w:t>
      </w:r>
      <w:r w:rsidRPr="005D6874">
        <w:rPr>
          <w:rFonts w:eastAsia="Calibri"/>
          <w:highlight w:val="cyan"/>
          <w:u w:val="single"/>
        </w:rPr>
        <w:t xml:space="preserve">or flying on a depressed trajectory, it will </w:t>
      </w:r>
      <w:r w:rsidRPr="005D6874">
        <w:rPr>
          <w:rFonts w:eastAsia="Calibri"/>
          <w:b/>
          <w:iCs/>
          <w:highlight w:val="cyan"/>
          <w:u w:val="single"/>
          <w:bdr w:val="single" w:sz="8" w:space="0" w:color="auto"/>
        </w:rPr>
        <w:t>not appear</w:t>
      </w:r>
      <w:r w:rsidRPr="005D6874">
        <w:rPr>
          <w:rFonts w:eastAsia="Calibri"/>
          <w:highlight w:val="cyan"/>
          <w:u w:val="single"/>
        </w:rPr>
        <w:t xml:space="preserve"> within the </w:t>
      </w:r>
      <w:r w:rsidRPr="005D6874">
        <w:rPr>
          <w:rFonts w:eastAsia="Calibri"/>
          <w:b/>
          <w:iCs/>
          <w:highlight w:val="cyan"/>
          <w:u w:val="single"/>
          <w:bdr w:val="single" w:sz="8" w:space="0" w:color="auto"/>
        </w:rPr>
        <w:t>radar’s f</w:t>
      </w:r>
      <w:r w:rsidRPr="005D6874">
        <w:rPr>
          <w:rFonts w:eastAsia="Calibri"/>
          <w:u w:val="single"/>
        </w:rPr>
        <w:t xml:space="preserve">ield </w:t>
      </w:r>
      <w:r w:rsidRPr="005D6874">
        <w:rPr>
          <w:rFonts w:eastAsia="Calibri"/>
          <w:b/>
          <w:iCs/>
          <w:highlight w:val="cyan"/>
          <w:u w:val="single"/>
          <w:bdr w:val="single" w:sz="8" w:space="0" w:color="auto"/>
        </w:rPr>
        <w:t>o</w:t>
      </w:r>
      <w:r w:rsidRPr="005D6874">
        <w:rPr>
          <w:rFonts w:eastAsia="Calibri"/>
          <w:u w:val="single"/>
        </w:rPr>
        <w:t xml:space="preserve">f </w:t>
      </w:r>
      <w:r w:rsidRPr="005D6874">
        <w:rPr>
          <w:rFonts w:eastAsia="Calibri"/>
          <w:b/>
          <w:iCs/>
          <w:highlight w:val="cyan"/>
          <w:u w:val="single"/>
          <w:bdr w:val="single" w:sz="8" w:space="0" w:color="auto"/>
        </w:rPr>
        <w:t>v</w:t>
      </w:r>
      <w:r w:rsidRPr="005D6874">
        <w:rPr>
          <w:rFonts w:eastAsia="Calibri"/>
          <w:u w:val="single"/>
        </w:rPr>
        <w:t xml:space="preserve">iew </w:t>
      </w:r>
      <w:r w:rsidRPr="005D6874">
        <w:rPr>
          <w:rFonts w:eastAsia="Calibri"/>
          <w:highlight w:val="cyan"/>
          <w:u w:val="single"/>
        </w:rPr>
        <w:t>until it is much closer to the target</w:t>
      </w:r>
      <w:r w:rsidRPr="005D6874">
        <w:rPr>
          <w:rFonts w:eastAsia="Calibri"/>
          <w:u w:val="single"/>
        </w:rPr>
        <w:t xml:space="preserve">, depending on the </w:t>
      </w:r>
      <w:r w:rsidRPr="005D6874">
        <w:rPr>
          <w:rFonts w:eastAsia="Calibri"/>
          <w:b/>
          <w:iCs/>
          <w:u w:val="single"/>
          <w:bdr w:val="single" w:sz="8" w:space="0" w:color="auto"/>
        </w:rPr>
        <w:t>elevation</w:t>
      </w:r>
      <w:r w:rsidRPr="005D6874">
        <w:rPr>
          <w:rFonts w:eastAsia="Calibri"/>
        </w:rPr>
        <w:t xml:space="preserve">. </w:t>
      </w:r>
      <w:r w:rsidRPr="005D6874">
        <w:rPr>
          <w:rFonts w:eastAsia="Calibri"/>
          <w:u w:val="single"/>
        </w:rPr>
        <w:t xml:space="preserve">While the LRDR, for example, can </w:t>
      </w:r>
      <w:r w:rsidRPr="005D6874">
        <w:rPr>
          <w:rFonts w:eastAsia="Calibri"/>
          <w:b/>
          <w:iCs/>
          <w:u w:val="single"/>
          <w:bdr w:val="single" w:sz="8" w:space="0" w:color="auto"/>
        </w:rPr>
        <w:t>see</w:t>
      </w:r>
      <w:r w:rsidRPr="005D6874">
        <w:rPr>
          <w:rFonts w:eastAsia="Calibri"/>
          <w:u w:val="single"/>
        </w:rPr>
        <w:t xml:space="preserve"> several </w:t>
      </w:r>
      <w:r w:rsidRPr="005D6874">
        <w:rPr>
          <w:rFonts w:eastAsia="Calibri"/>
          <w:b/>
          <w:iCs/>
          <w:u w:val="single"/>
          <w:bdr w:val="single" w:sz="8" w:space="0" w:color="auto"/>
        </w:rPr>
        <w:t>thousand miles up</w:t>
      </w:r>
      <w:r w:rsidRPr="005D6874">
        <w:rPr>
          <w:rFonts w:eastAsia="Calibri"/>
          <w:u w:val="single"/>
        </w:rPr>
        <w:t xml:space="preserve"> and out into space, it cannot see Russia</w:t>
      </w:r>
      <w:r w:rsidRPr="005D6874">
        <w:rPr>
          <w:rFonts w:eastAsia="Calibri"/>
        </w:rPr>
        <w:t xml:space="preserve">. </w:t>
      </w:r>
      <w:r w:rsidRPr="005D6874">
        <w:rPr>
          <w:rFonts w:eastAsia="Calibri"/>
          <w:u w:val="single"/>
        </w:rPr>
        <w:t xml:space="preserve">The </w:t>
      </w:r>
      <w:r w:rsidRPr="005D6874">
        <w:rPr>
          <w:rFonts w:eastAsia="Calibri"/>
          <w:highlight w:val="cyan"/>
          <w:u w:val="single"/>
        </w:rPr>
        <w:t>horizon breaks off those viewing opportunities.</w:t>
      </w:r>
    </w:p>
    <w:p w14:paraId="2BFF7954" w14:textId="77777777" w:rsidR="000D1B00" w:rsidRDefault="000D1B00" w:rsidP="000D1B00"/>
    <w:p w14:paraId="02DE4F7B" w14:textId="77777777" w:rsidR="000D1B00" w:rsidRPr="00C23A01" w:rsidRDefault="000D1B00" w:rsidP="000D1B00">
      <w:pPr>
        <w:pStyle w:val="Heading3"/>
      </w:pPr>
      <w:r>
        <w:t>AT: Non-unique</w:t>
      </w:r>
    </w:p>
    <w:p w14:paraId="259BCB7F" w14:textId="77777777" w:rsidR="000D1B00" w:rsidRDefault="000D1B00" w:rsidP="000D1B00">
      <w:pPr>
        <w:pStyle w:val="Heading4"/>
      </w:pPr>
      <w:r>
        <w:t>Satellites KEY for homeland defense</w:t>
      </w:r>
    </w:p>
    <w:p w14:paraId="64DA8840" w14:textId="77777777" w:rsidR="000D1B00" w:rsidRPr="00B03BF0" w:rsidRDefault="000D1B00" w:rsidP="000D1B00">
      <w:pPr>
        <w:rPr>
          <w:rStyle w:val="Hyperlink"/>
        </w:rPr>
      </w:pPr>
      <w:r w:rsidRPr="558DBAC7">
        <w:rPr>
          <w:b/>
        </w:rPr>
        <w:t>Department Of Defense 24’</w:t>
      </w:r>
      <w:r w:rsidRPr="00B03BF0">
        <w:t xml:space="preserve"> (The Department of Defense is a U.S. agency charge of defending the homeland.) “2024 Department of Defense Strategy” Pub. June 21, 2024 Acc 6/26/25  </w:t>
      </w:r>
      <w:r w:rsidRPr="00A5013E">
        <w:t>https://media.defense.gov/2024/Jul/22/2003507411/-1/-1/0/DOD-ARCTIC-STRATEGY-2024.PDF</w:t>
      </w:r>
    </w:p>
    <w:p w14:paraId="2EA9EA2D" w14:textId="77777777" w:rsidR="000D1B00" w:rsidRDefault="000D1B00" w:rsidP="000D1B00">
      <w:pPr>
        <w:rPr>
          <w:rFonts w:eastAsia="Times New Roman"/>
          <w:sz w:val="16"/>
          <w:szCs w:val="16"/>
        </w:rPr>
      </w:pPr>
      <w:r w:rsidRPr="2C04614B">
        <w:rPr>
          <w:rFonts w:eastAsia="Times New Roman"/>
          <w:sz w:val="16"/>
          <w:szCs w:val="16"/>
        </w:rPr>
        <w:t xml:space="preserve"> All-Domain Awareness and Missile Warning. </w:t>
      </w:r>
      <w:r w:rsidRPr="00900E5B">
        <w:rPr>
          <w:rFonts w:eastAsia="Times New Roman"/>
          <w:u w:val="single"/>
        </w:rPr>
        <w:t xml:space="preserve">The Arctic holds our northern approaches to the U.S. homeland, and </w:t>
      </w:r>
      <w:r w:rsidRPr="00BB487E">
        <w:rPr>
          <w:rFonts w:eastAsia="Times New Roman"/>
          <w:highlight w:val="cyan"/>
          <w:u w:val="single"/>
        </w:rPr>
        <w:t>detecting threats</w:t>
      </w:r>
      <w:r w:rsidRPr="00900E5B">
        <w:rPr>
          <w:rFonts w:eastAsia="Times New Roman"/>
          <w:u w:val="single"/>
        </w:rPr>
        <w:t xml:space="preserve"> from afar </w:t>
      </w:r>
      <w:r w:rsidRPr="00BB487E">
        <w:rPr>
          <w:rFonts w:eastAsia="Times New Roman"/>
          <w:highlight w:val="cyan"/>
          <w:u w:val="single"/>
        </w:rPr>
        <w:t xml:space="preserve">is </w:t>
      </w:r>
      <w:r w:rsidRPr="00E41A62">
        <w:rPr>
          <w:rStyle w:val="Emphasis"/>
          <w:highlight w:val="cyan"/>
        </w:rPr>
        <w:t>critical</w:t>
      </w:r>
      <w:r w:rsidRPr="00BB487E">
        <w:rPr>
          <w:rFonts w:eastAsia="Times New Roman"/>
          <w:b/>
          <w:highlight w:val="cyan"/>
          <w:u w:val="single"/>
        </w:rPr>
        <w:t xml:space="preserve"> </w:t>
      </w:r>
      <w:r w:rsidRPr="00BB487E">
        <w:rPr>
          <w:rFonts w:eastAsia="Times New Roman"/>
          <w:highlight w:val="cyan"/>
          <w:u w:val="single"/>
        </w:rPr>
        <w:t>to homeland defense</w:t>
      </w:r>
      <w:r w:rsidRPr="00900E5B">
        <w:rPr>
          <w:rFonts w:eastAsia="Times New Roman"/>
          <w:u w:val="single"/>
        </w:rPr>
        <w:t>.</w:t>
      </w:r>
      <w:r w:rsidRPr="2C04614B">
        <w:rPr>
          <w:rFonts w:eastAsia="Times New Roman"/>
          <w:sz w:val="16"/>
          <w:szCs w:val="16"/>
        </w:rPr>
        <w:t xml:space="preserve"> The network of U.S. and Canadian radars and sensors operated by NORAD and U.S. Northern Command (USNORTHCOM) enables the detection and tracking of certain threats from and through portions of the Arctic, but </w:t>
      </w:r>
      <w:r w:rsidRPr="00E41A62">
        <w:rPr>
          <w:rStyle w:val="Emphasis"/>
          <w:highlight w:val="cyan"/>
        </w:rPr>
        <w:t>modernization is needed</w:t>
      </w:r>
      <w:r w:rsidRPr="2C04614B">
        <w:rPr>
          <w:rFonts w:eastAsia="Times New Roman"/>
          <w:sz w:val="16"/>
          <w:szCs w:val="16"/>
        </w:rPr>
        <w:t xml:space="preserve">. In implementing the 2021 Joint Statement on NORAD Modernization, </w:t>
      </w:r>
      <w:r w:rsidRPr="00900E5B">
        <w:rPr>
          <w:rFonts w:eastAsia="Times New Roman"/>
          <w:u w:val="single"/>
        </w:rPr>
        <w:t>DoD will work with Canada</w:t>
      </w:r>
      <w:r w:rsidRPr="2C04614B">
        <w:rPr>
          <w:rFonts w:eastAsia="Times New Roman"/>
          <w:sz w:val="16"/>
          <w:szCs w:val="16"/>
        </w:rPr>
        <w:t xml:space="preserve"> to enhance our long-range persistent aerospace and maritime surveillance capabilities. DoD will assess options for improving ground-based sensors to complement and enhance existing NORAD capabilities.</w:t>
      </w:r>
      <w:r w:rsidRPr="2C04614B">
        <w:rPr>
          <w:rFonts w:eastAsia="Times New Roman"/>
        </w:rPr>
        <w:t xml:space="preserve"> </w:t>
      </w:r>
      <w:r w:rsidRPr="00E41A62">
        <w:rPr>
          <w:rStyle w:val="Emphasis"/>
          <w:highlight w:val="cyan"/>
        </w:rPr>
        <w:t>DoD will</w:t>
      </w:r>
      <w:r w:rsidRPr="00364EF5">
        <w:rPr>
          <w:rStyle w:val="Emphasis"/>
        </w:rPr>
        <w:t xml:space="preserve"> also </w:t>
      </w:r>
      <w:r w:rsidRPr="00E41A62">
        <w:rPr>
          <w:rStyle w:val="Emphasis"/>
          <w:highlight w:val="cyan"/>
        </w:rPr>
        <w:t>continue to research</w:t>
      </w:r>
      <w:r w:rsidRPr="2C04614B">
        <w:rPr>
          <w:rFonts w:eastAsia="Times New Roman"/>
          <w:sz w:val="16"/>
          <w:szCs w:val="16"/>
        </w:rPr>
        <w:t xml:space="preserve"> U.S. Coast Guard Cutter Healy (WAGB-20) travels through the Arctic on July 31, 2023. (U.S. Space Force photo by Capt Henry Cho) 9 2024 ARCTIC STRATEGY </w:t>
      </w:r>
      <w:r w:rsidRPr="00BB487E">
        <w:rPr>
          <w:rFonts w:eastAsia="Times New Roman"/>
          <w:highlight w:val="cyan"/>
          <w:u w:val="single"/>
        </w:rPr>
        <w:t>options for</w:t>
      </w:r>
      <w:r w:rsidRPr="00900E5B">
        <w:rPr>
          <w:rFonts w:eastAsia="Times New Roman"/>
          <w:u w:val="single"/>
        </w:rPr>
        <w:t xml:space="preserve"> </w:t>
      </w:r>
      <w:r w:rsidRPr="00E41A62">
        <w:rPr>
          <w:rStyle w:val="Emphasis"/>
          <w:highlight w:val="cyan"/>
        </w:rPr>
        <w:t>new space-based missile-warning</w:t>
      </w:r>
      <w:r w:rsidRPr="00900E5B">
        <w:rPr>
          <w:rFonts w:eastAsia="Times New Roman"/>
          <w:u w:val="single"/>
        </w:rPr>
        <w:t xml:space="preserve"> and observational systems </w:t>
      </w:r>
      <w:r w:rsidRPr="00BB487E">
        <w:rPr>
          <w:rFonts w:eastAsia="Times New Roman"/>
          <w:highlight w:val="cyan"/>
          <w:u w:val="single"/>
        </w:rPr>
        <w:t>with</w:t>
      </w:r>
      <w:r w:rsidRPr="00900E5B">
        <w:rPr>
          <w:rFonts w:eastAsia="Times New Roman"/>
          <w:u w:val="single"/>
        </w:rPr>
        <w:t xml:space="preserve"> </w:t>
      </w:r>
      <w:r w:rsidRPr="00BB487E">
        <w:rPr>
          <w:rFonts w:eastAsia="Times New Roman"/>
          <w:highlight w:val="cyan"/>
          <w:u w:val="single"/>
        </w:rPr>
        <w:t>greater</w:t>
      </w:r>
      <w:r w:rsidRPr="00900E5B">
        <w:rPr>
          <w:rFonts w:eastAsia="Times New Roman"/>
          <w:u w:val="single"/>
        </w:rPr>
        <w:t xml:space="preserve"> polar </w:t>
      </w:r>
      <w:r w:rsidRPr="00BB487E">
        <w:rPr>
          <w:rFonts w:eastAsia="Times New Roman"/>
          <w:highlight w:val="cyan"/>
          <w:u w:val="single"/>
        </w:rPr>
        <w:t>coverage</w:t>
      </w:r>
      <w:r w:rsidRPr="2C04614B">
        <w:rPr>
          <w:rFonts w:eastAsia="Times New Roman"/>
          <w:sz w:val="16"/>
          <w:szCs w:val="16"/>
        </w:rPr>
        <w:t xml:space="preserve">. Together, these improvements will strengthen our ability to address current and emerging aerospace and maritime threats from and through the Arctic. </w:t>
      </w:r>
      <w:r w:rsidRPr="00900E5B">
        <w:rPr>
          <w:rFonts w:eastAsia="Times New Roman"/>
          <w:u w:val="single"/>
        </w:rPr>
        <w:t xml:space="preserve">In the European Arctic, DoD will continue to partner with our Allies </w:t>
      </w:r>
      <w:r w:rsidRPr="00BB487E">
        <w:rPr>
          <w:rFonts w:eastAsia="Times New Roman"/>
          <w:highlight w:val="cyan"/>
          <w:u w:val="single"/>
        </w:rPr>
        <w:t>to enhance all-domain awareness</w:t>
      </w:r>
      <w:r w:rsidRPr="00900E5B">
        <w:rPr>
          <w:rFonts w:eastAsia="Times New Roman"/>
          <w:u w:val="single"/>
        </w:rPr>
        <w:t>.</w:t>
      </w:r>
      <w:r w:rsidRPr="2C04614B">
        <w:rPr>
          <w:rFonts w:eastAsia="Times New Roman"/>
          <w:sz w:val="16"/>
          <w:szCs w:val="16"/>
        </w:rPr>
        <w:t xml:space="preserve"> U.S. European Command (USEUCOM) will work through our Arctic Allies and partners to identify all activities that affect our security interests and ensure our existing network of radars and sensors continue to contribute to Arctic aerospace and missile warning. </w:t>
      </w:r>
      <w:r w:rsidRPr="00BB487E">
        <w:rPr>
          <w:rFonts w:eastAsia="Times New Roman"/>
          <w:highlight w:val="cyan"/>
          <w:u w:val="single"/>
        </w:rPr>
        <w:t>DoD will take these steps to improve domain awareness</w:t>
      </w:r>
      <w:r w:rsidRPr="00900E5B">
        <w:rPr>
          <w:rFonts w:eastAsia="Times New Roman"/>
          <w:u w:val="single"/>
        </w:rPr>
        <w:t xml:space="preserve"> including of the electromagnetic spectrum; missile warning; and nuclear command, control, and communications</w:t>
      </w:r>
      <w:r w:rsidRPr="2C04614B">
        <w:rPr>
          <w:rFonts w:eastAsia="Times New Roman"/>
          <w:sz w:val="16"/>
          <w:szCs w:val="16"/>
        </w:rPr>
        <w:t xml:space="preserve"> in and through the Arctic alongside priorities outlined in the 2022 Nuclear Posture Review and 2022 Missile Defense Review to address the strategic threat from competitors, including Russia and the PRC.</w:t>
      </w:r>
    </w:p>
    <w:p w14:paraId="47897B8A" w14:textId="77777777" w:rsidR="000D1B00" w:rsidRPr="00900E5B" w:rsidRDefault="000D1B00" w:rsidP="000D1B00"/>
    <w:p w14:paraId="00554A02" w14:textId="77777777" w:rsidR="000D1B00" w:rsidRDefault="000D1B00" w:rsidP="000D1B00">
      <w:pPr>
        <w:pStyle w:val="Heading4"/>
        <w:spacing w:line="257" w:lineRule="auto"/>
      </w:pPr>
      <w:r w:rsidRPr="2779B091">
        <w:rPr>
          <w:rFonts w:eastAsia="Calibri" w:cs="Calibri"/>
          <w:bCs/>
          <w:szCs w:val="26"/>
        </w:rPr>
        <w:t>Satellites key to domain awareness in the Arctic.</w:t>
      </w:r>
    </w:p>
    <w:p w14:paraId="6304DF47" w14:textId="77777777" w:rsidR="000D1B00" w:rsidRDefault="000D1B00" w:rsidP="000D1B00">
      <w:pPr>
        <w:spacing w:line="257" w:lineRule="auto"/>
        <w:rPr>
          <w:rFonts w:eastAsia="Calibri"/>
        </w:rPr>
      </w:pPr>
      <w:r w:rsidRPr="2779B091">
        <w:rPr>
          <w:rFonts w:eastAsia="Calibri"/>
          <w:b/>
          <w:bCs/>
          <w:sz w:val="26"/>
          <w:szCs w:val="26"/>
        </w:rPr>
        <w:t>Jones and Cashin</w:t>
      </w:r>
      <w:r w:rsidRPr="65C3559B">
        <w:rPr>
          <w:rFonts w:eastAsia="Calibri"/>
          <w:b/>
          <w:bCs/>
          <w:sz w:val="26"/>
          <w:szCs w:val="26"/>
        </w:rPr>
        <w:t>,</w:t>
      </w:r>
      <w:r w:rsidRPr="2779B091">
        <w:rPr>
          <w:rFonts w:eastAsia="Calibri"/>
          <w:b/>
          <w:bCs/>
          <w:sz w:val="26"/>
          <w:szCs w:val="26"/>
        </w:rPr>
        <w:t xml:space="preserve"> 24</w:t>
      </w:r>
      <w:r w:rsidRPr="65C3559B">
        <w:rPr>
          <w:rFonts w:eastAsia="Calibri"/>
          <w:b/>
          <w:bCs/>
          <w:sz w:val="26"/>
          <w:szCs w:val="26"/>
        </w:rPr>
        <w:t>,</w:t>
      </w:r>
      <w:r w:rsidRPr="65C3559B">
        <w:rPr>
          <w:rFonts w:eastAsia="Calibri"/>
          <w:b/>
          <w:sz w:val="26"/>
          <w:szCs w:val="26"/>
        </w:rPr>
        <w:t xml:space="preserve"> </w:t>
      </w:r>
      <w:r w:rsidRPr="5E716B32">
        <w:rPr>
          <w:rFonts w:eastAsia="Calibri"/>
          <w:sz w:val="26"/>
          <w:szCs w:val="26"/>
        </w:rPr>
        <w:t>*</w:t>
      </w:r>
      <w:r w:rsidRPr="2779B091">
        <w:rPr>
          <w:rFonts w:eastAsia="Calibri"/>
        </w:rPr>
        <w:t xml:space="preserve">senior project leader in the Center for Space Policy and Strategy at The Aerospace Corporation. **Senior project engineer in the Defense Systems Operations Group at The Aerospace Corporation. (Karen L*. Lina M**, 10/1/24 “SPACE-ENABLED CAPABILITIES FOR CONNECTING AND COLLABORATING IN THE ARCTIC,” </w:t>
      </w:r>
      <w:r w:rsidRPr="2779B091">
        <w:rPr>
          <w:rFonts w:eastAsia="Calibri"/>
          <w:i/>
          <w:iCs/>
        </w:rPr>
        <w:t xml:space="preserve">CENTER FOR SPACE POLICY AND STRATEGY </w:t>
      </w:r>
      <w:r w:rsidRPr="00A5013E">
        <w:rPr>
          <w:rFonts w:eastAsia="Calibri"/>
        </w:rPr>
        <w:t>https://csps.aerospace.org/sites/default/files/2024-10/04c_Arctic_Jones-Cashin_20241017.pdf</w:t>
      </w:r>
      <w:r w:rsidRPr="2779B091">
        <w:rPr>
          <w:rFonts w:eastAsia="Calibri"/>
        </w:rPr>
        <w:t xml:space="preserve"> accessed 6/27/25)</w:t>
      </w:r>
    </w:p>
    <w:p w14:paraId="4CF69B9B" w14:textId="77777777" w:rsidR="000D1B00" w:rsidRPr="00351401" w:rsidRDefault="000D1B00" w:rsidP="000D1B00">
      <w:pPr>
        <w:spacing w:line="257" w:lineRule="auto"/>
        <w:rPr>
          <w:sz w:val="16"/>
          <w:szCs w:val="16"/>
        </w:rPr>
      </w:pPr>
      <w:r w:rsidRPr="2779B091">
        <w:rPr>
          <w:rFonts w:eastAsia="Calibri"/>
          <w:u w:val="single"/>
        </w:rPr>
        <w:t xml:space="preserve">The polar region is developing at a time when the expanding commercial </w:t>
      </w:r>
      <w:r w:rsidRPr="00E41A62">
        <w:rPr>
          <w:rFonts w:eastAsia="Calibri"/>
          <w:highlight w:val="cyan"/>
          <w:u w:val="single"/>
        </w:rPr>
        <w:t>space</w:t>
      </w:r>
      <w:r w:rsidRPr="2779B091">
        <w:rPr>
          <w:rFonts w:eastAsia="Calibri"/>
          <w:u w:val="single"/>
        </w:rPr>
        <w:t xml:space="preserve"> industry </w:t>
      </w:r>
      <w:r w:rsidRPr="00E41A62">
        <w:rPr>
          <w:rFonts w:eastAsia="Calibri"/>
          <w:highlight w:val="cyan"/>
          <w:u w:val="single"/>
        </w:rPr>
        <w:t>can provide</w:t>
      </w:r>
      <w:r w:rsidRPr="2779B091">
        <w:rPr>
          <w:rFonts w:eastAsia="Calibri"/>
          <w:u w:val="single"/>
        </w:rPr>
        <w:t xml:space="preserve"> persistent space enabled </w:t>
      </w:r>
      <w:r w:rsidRPr="00E41A62">
        <w:rPr>
          <w:rFonts w:eastAsia="Calibri"/>
          <w:highlight w:val="cyan"/>
          <w:u w:val="single"/>
        </w:rPr>
        <w:t>connectivity, navigation, and increased surveillance</w:t>
      </w:r>
      <w:r w:rsidRPr="2779B091">
        <w:rPr>
          <w:rFonts w:eastAsia="Calibri"/>
          <w:u w:val="single"/>
        </w:rPr>
        <w:t xml:space="preserve">. </w:t>
      </w:r>
      <w:r w:rsidRPr="5B46D711">
        <w:rPr>
          <w:rFonts w:eastAsia="Calibri"/>
          <w:sz w:val="16"/>
          <w:szCs w:val="16"/>
        </w:rPr>
        <w:t xml:space="preserve">A combination </w:t>
      </w:r>
      <w:r w:rsidRPr="2779B091">
        <w:rPr>
          <w:rFonts w:eastAsia="Calibri"/>
          <w:u w:val="single"/>
        </w:rPr>
        <w:t xml:space="preserve">of </w:t>
      </w:r>
      <w:r w:rsidRPr="00E41A62">
        <w:rPr>
          <w:rFonts w:eastAsia="Calibri"/>
          <w:highlight w:val="cyan"/>
          <w:u w:val="single"/>
        </w:rPr>
        <w:t>satellites</w:t>
      </w:r>
      <w:r w:rsidRPr="2779B091">
        <w:rPr>
          <w:rFonts w:eastAsia="Calibri"/>
          <w:u w:val="single"/>
        </w:rPr>
        <w:t xml:space="preserve"> in various orbits </w:t>
      </w:r>
      <w:r w:rsidRPr="00E41A62">
        <w:rPr>
          <w:rFonts w:eastAsia="Calibri"/>
          <w:highlight w:val="cyan"/>
          <w:u w:val="single"/>
        </w:rPr>
        <w:t>can provide the coverage and resilience necessary to meet national security</w:t>
      </w:r>
      <w:r w:rsidRPr="2779B091">
        <w:rPr>
          <w:rFonts w:eastAsia="Calibri"/>
          <w:u w:val="single"/>
        </w:rPr>
        <w:t>, industry, and environmental goals.</w:t>
      </w:r>
      <w:r w:rsidRPr="5B46D711">
        <w:rPr>
          <w:rFonts w:eastAsia="Calibri"/>
          <w:sz w:val="16"/>
          <w:szCs w:val="16"/>
        </w:rPr>
        <w:t xml:space="preserve"> However, the </w:t>
      </w:r>
      <w:r w:rsidRPr="2779B091">
        <w:rPr>
          <w:rFonts w:eastAsia="Calibri"/>
          <w:u w:val="single"/>
        </w:rPr>
        <w:t>Russian invasion of Ukraine has ripped up the “High North, Low Tension</w:t>
      </w:r>
      <w:r w:rsidRPr="5B46D711">
        <w:rPr>
          <w:rFonts w:eastAsia="Calibri"/>
          <w:sz w:val="16"/>
          <w:szCs w:val="16"/>
        </w:rPr>
        <w:t xml:space="preserve">” script, a common Norwegian adage during more peaceful times. </w:t>
      </w:r>
      <w:r w:rsidRPr="2779B091">
        <w:rPr>
          <w:rFonts w:eastAsia="Calibri"/>
          <w:u w:val="single"/>
        </w:rPr>
        <w:t>Geopolitical tensions are rising in the Arctic as Russia wages unprovoked war against Ukraine, and China continues to ramp up High North investments and activities</w:t>
      </w:r>
      <w:r w:rsidRPr="5B46D711">
        <w:rPr>
          <w:rFonts w:eastAsia="Calibri"/>
          <w:sz w:val="16"/>
          <w:szCs w:val="16"/>
        </w:rPr>
        <w:t xml:space="preserve">. Now more than ever, the </w:t>
      </w:r>
      <w:r w:rsidRPr="2779B091">
        <w:rPr>
          <w:rFonts w:eastAsia="Calibri"/>
          <w:u w:val="single"/>
        </w:rPr>
        <w:t>United States and its allies must project power in the sub-Arctic and Arctic regions to strengthen security and protect economic and environmental interests.</w:t>
      </w:r>
      <w:r w:rsidRPr="5B46D711">
        <w:rPr>
          <w:rFonts w:eastAsia="Calibri"/>
          <w:sz w:val="16"/>
          <w:szCs w:val="16"/>
        </w:rPr>
        <w:t xml:space="preserve"> Today, </w:t>
      </w:r>
      <w:r w:rsidRPr="2779B091">
        <w:rPr>
          <w:rFonts w:eastAsia="Calibri"/>
          <w:u w:val="single"/>
        </w:rPr>
        <w:t>cooperation is challenging as international forums and organizations, such as the Arctic Council and the North Atlantic Treaty Organization (NATO), are undergoing shifting alliances and membershi</w:t>
      </w:r>
      <w:r w:rsidRPr="5B46D711">
        <w:rPr>
          <w:rFonts w:eastAsia="Calibri"/>
          <w:sz w:val="16"/>
          <w:szCs w:val="16"/>
        </w:rPr>
        <w:t xml:space="preserve">p. Beyond organizational alignments, specific missions, such as </w:t>
      </w:r>
      <w:r w:rsidRPr="2779B091">
        <w:rPr>
          <w:rFonts w:eastAsia="Calibri"/>
          <w:u w:val="single"/>
        </w:rPr>
        <w:t xml:space="preserve">border security, </w:t>
      </w:r>
      <w:r w:rsidRPr="00E41A62">
        <w:rPr>
          <w:rFonts w:eastAsia="Calibri"/>
          <w:highlight w:val="cyan"/>
          <w:u w:val="single"/>
        </w:rPr>
        <w:t>sovereignty protection</w:t>
      </w:r>
      <w:r w:rsidRPr="2779B091">
        <w:rPr>
          <w:rFonts w:eastAsia="Calibri"/>
          <w:u w:val="single"/>
        </w:rPr>
        <w:t xml:space="preserve">, vessel assistance, fisheries monitoring, environmental and oil spill response, search and rescue, and science and research </w:t>
      </w:r>
      <w:r w:rsidRPr="00E41A62">
        <w:rPr>
          <w:rFonts w:eastAsia="Calibri"/>
          <w:highlight w:val="cyan"/>
          <w:u w:val="single"/>
        </w:rPr>
        <w:t>will demand greater</w:t>
      </w:r>
      <w:r w:rsidRPr="2779B091">
        <w:rPr>
          <w:rFonts w:eastAsia="Calibri"/>
          <w:u w:val="single"/>
        </w:rPr>
        <w:t xml:space="preserve"> cooperation and </w:t>
      </w:r>
      <w:r w:rsidRPr="00E41A62">
        <w:rPr>
          <w:rFonts w:eastAsia="Calibri"/>
          <w:highlight w:val="cyan"/>
          <w:u w:val="single"/>
        </w:rPr>
        <w:t>connectivity</w:t>
      </w:r>
      <w:r w:rsidRPr="2779B091">
        <w:rPr>
          <w:rFonts w:eastAsia="Calibri"/>
          <w:u w:val="single"/>
        </w:rPr>
        <w:t xml:space="preserve"> as activities </w:t>
      </w:r>
      <w:r w:rsidRPr="00E41A62">
        <w:rPr>
          <w:rFonts w:eastAsia="Calibri"/>
          <w:highlight w:val="cyan"/>
          <w:u w:val="single"/>
        </w:rPr>
        <w:t>in the</w:t>
      </w:r>
      <w:r w:rsidRPr="2779B091">
        <w:rPr>
          <w:rFonts w:eastAsia="Calibri"/>
          <w:u w:val="single"/>
        </w:rPr>
        <w:t xml:space="preserve"> High </w:t>
      </w:r>
      <w:r w:rsidRPr="00E41A62">
        <w:rPr>
          <w:rFonts w:eastAsia="Calibri"/>
          <w:highlight w:val="cyan"/>
          <w:u w:val="single"/>
        </w:rPr>
        <w:t>North</w:t>
      </w:r>
      <w:r w:rsidRPr="2779B091">
        <w:rPr>
          <w:rFonts w:eastAsia="Calibri"/>
          <w:u w:val="single"/>
        </w:rPr>
        <w:t xml:space="preserve"> continue to expand</w:t>
      </w:r>
      <w:r w:rsidRPr="5B46D711">
        <w:rPr>
          <w:rFonts w:eastAsia="Calibri"/>
          <w:sz w:val="16"/>
          <w:szCs w:val="16"/>
        </w:rPr>
        <w:t xml:space="preserve">. During this time of increased competition and tension, </w:t>
      </w:r>
      <w:r w:rsidRPr="5B46D711">
        <w:rPr>
          <w:rFonts w:eastAsia="Calibri"/>
          <w:u w:val="single"/>
        </w:rPr>
        <w:t>the United States can</w:t>
      </w:r>
      <w:r w:rsidRPr="2779B091">
        <w:rPr>
          <w:rFonts w:eastAsia="Calibri"/>
          <w:u w:val="single"/>
        </w:rPr>
        <w:t xml:space="preserve"> partner and </w:t>
      </w:r>
      <w:r w:rsidRPr="5B46D711">
        <w:rPr>
          <w:rFonts w:eastAsia="Calibri"/>
          <w:u w:val="single"/>
        </w:rPr>
        <w:t>share space capabilities</w:t>
      </w:r>
      <w:r w:rsidRPr="2779B091">
        <w:rPr>
          <w:rFonts w:eastAsia="Calibri"/>
          <w:u w:val="single"/>
        </w:rPr>
        <w:t xml:space="preserve"> with allies and trusted partners across a range of missions. </w:t>
      </w:r>
      <w:r w:rsidRPr="00E41A62">
        <w:rPr>
          <w:rFonts w:eastAsia="Calibri"/>
          <w:highlight w:val="cyan"/>
          <w:u w:val="single"/>
        </w:rPr>
        <w:t>Space capabilities are uniquely qualified to address</w:t>
      </w:r>
      <w:r w:rsidRPr="2779B091">
        <w:rPr>
          <w:rFonts w:eastAsia="Calibri"/>
          <w:u w:val="single"/>
        </w:rPr>
        <w:t xml:space="preserve"> this dynamic and geopolitically stressed </w:t>
      </w:r>
      <w:r w:rsidRPr="00E41A62">
        <w:rPr>
          <w:rFonts w:eastAsia="Calibri"/>
          <w:highlight w:val="cyan"/>
          <w:u w:val="single"/>
        </w:rPr>
        <w:t>environment in the</w:t>
      </w:r>
      <w:r w:rsidRPr="2779B091">
        <w:rPr>
          <w:rFonts w:eastAsia="Calibri"/>
          <w:u w:val="single"/>
        </w:rPr>
        <w:t xml:space="preserve"> High </w:t>
      </w:r>
      <w:r w:rsidRPr="00E41A62">
        <w:rPr>
          <w:rFonts w:eastAsia="Calibri"/>
          <w:highlight w:val="cyan"/>
          <w:u w:val="single"/>
        </w:rPr>
        <w:t>North</w:t>
      </w:r>
      <w:r w:rsidRPr="5B46D711">
        <w:rPr>
          <w:rFonts w:eastAsia="Calibri"/>
          <w:sz w:val="16"/>
          <w:szCs w:val="16"/>
        </w:rPr>
        <w:t xml:space="preserve">. Operations will advance using open systems with resilient architectures that </w:t>
      </w:r>
      <w:r w:rsidRPr="2779B091">
        <w:rPr>
          <w:rFonts w:eastAsia="Calibri"/>
          <w:u w:val="single"/>
        </w:rPr>
        <w:t xml:space="preserve">offer economy, security, and user flexibility, supporting unified governance structures. Within the broader context, existing and emerging </w:t>
      </w:r>
      <w:r w:rsidRPr="00E41A62">
        <w:rPr>
          <w:rFonts w:eastAsia="Calibri"/>
          <w:highlight w:val="cyan"/>
          <w:u w:val="single"/>
        </w:rPr>
        <w:t>space capabilities will allow the United States to assert its influence as an Arctic nation.</w:t>
      </w:r>
    </w:p>
    <w:p w14:paraId="2BBC785B" w14:textId="77777777" w:rsidR="000D1B00" w:rsidRPr="00351401" w:rsidRDefault="000D1B00" w:rsidP="000D1B00">
      <w:pPr>
        <w:rPr>
          <w:rFonts w:eastAsia="Times New Roman"/>
          <w:sz w:val="16"/>
        </w:rPr>
      </w:pPr>
    </w:p>
    <w:p w14:paraId="1B406C2E" w14:textId="77777777" w:rsidR="00D845DA" w:rsidRDefault="00D845DA" w:rsidP="00D845DA">
      <w:pPr>
        <w:pStyle w:val="Heading3"/>
      </w:pPr>
      <w:r>
        <w:t>AT: Space Debris</w:t>
      </w:r>
    </w:p>
    <w:p w14:paraId="1182D564" w14:textId="77777777" w:rsidR="00D845DA" w:rsidRDefault="00D845DA" w:rsidP="00D845DA">
      <w:pPr>
        <w:pStyle w:val="Heading4"/>
      </w:pPr>
      <w:r>
        <w:t>Russian satellite broke into hundreds of pieces in June, no threshold for Kessler, already over 25,000 pieces of junk in low orbit, no brink</w:t>
      </w:r>
    </w:p>
    <w:p w14:paraId="6341050A" w14:textId="77777777" w:rsidR="00D845DA" w:rsidRPr="004C75BC" w:rsidRDefault="00D845DA" w:rsidP="00D845DA">
      <w:r w:rsidRPr="004C75BC">
        <w:rPr>
          <w:rStyle w:val="Style13ptBold"/>
        </w:rPr>
        <w:t xml:space="preserve">Reuters </w:t>
      </w:r>
      <w:r>
        <w:rPr>
          <w:rStyle w:val="Style13ptBold"/>
        </w:rPr>
        <w:t>‘24</w:t>
      </w:r>
      <w:r>
        <w:t>, "</w:t>
      </w:r>
      <w:r w:rsidRPr="004C75BC">
        <w:t xml:space="preserve"> Russian satellite breaks up in space, forces ISS astronauts to shelter </w:t>
      </w:r>
      <w:r>
        <w:t xml:space="preserve">“, </w:t>
      </w:r>
      <w:hyperlink r:id="rId15" w:history="1">
        <w:r w:rsidRPr="001C0156">
          <w:rPr>
            <w:rStyle w:val="Hyperlink"/>
          </w:rPr>
          <w:t>https://www.reuters.com/technology/space/russian-satellite-blasts-debris-space-forces-iss-astronauts-shelter-2024-06-27/</w:t>
        </w:r>
      </w:hyperlink>
      <w:r>
        <w:t xml:space="preserve"> JBlock</w:t>
      </w:r>
    </w:p>
    <w:p w14:paraId="506B34D0" w14:textId="77777777" w:rsidR="00D845DA" w:rsidRDefault="00D845DA" w:rsidP="00D845DA">
      <w:r>
        <w:t xml:space="preserve">WASHINGTON — </w:t>
      </w:r>
    </w:p>
    <w:p w14:paraId="3BD5E3C8" w14:textId="77777777" w:rsidR="00D845DA" w:rsidRDefault="00D845DA" w:rsidP="00D845DA">
      <w:pPr>
        <w:rPr>
          <w:sz w:val="16"/>
        </w:rPr>
      </w:pPr>
      <w:r w:rsidRPr="004C75BC">
        <w:rPr>
          <w:sz w:val="16"/>
        </w:rPr>
        <w:t xml:space="preserve">A defunct </w:t>
      </w:r>
      <w:r w:rsidRPr="004C75BC">
        <w:rPr>
          <w:rStyle w:val="Emphasis"/>
          <w:highlight w:val="yellow"/>
        </w:rPr>
        <w:t>Russian satellite has broken up into more than 100 pieces of debris</w:t>
      </w:r>
      <w:r w:rsidRPr="004C75BC">
        <w:rPr>
          <w:sz w:val="16"/>
        </w:rPr>
        <w:t xml:space="preserve"> in orbit, forcing astronauts on the International Space Station to take shelter for about an hour and adding to the mass of space junk already in orbit, U.S. space agencies said. There were no immediate details on what caused the breakup of the RESURS-P1 Russian Earth observation satellite, which Russia declared dead in 2022. U.S. Space Command, tracking the debris swarm, said there was no immediate threat to other satellites. The event took place about noon EDT (1600 GMT) Wednesday, Space Command said. It occurred in an orbit near the space station, prompting U.S. astronauts on board to shelter in their spacecraft for roughly an hour, NASA's Space Station office said. Russian space agency Roscosmos, which operated the satellite, did not respond to a request for comment or publicly acknowledge the event on its social media channels. U.S. Space Command, which has a global network of space-tracking radars, said the satellite immediately created "over 100 pieces of trackable debris." By Thursday afternoon, radars from U.S. space-tracking firm LeoLabs had detected at least 180 pieces, the company said. Large debris-generating events in orbit are rare but of increasing concern as space becomes crowded with satellite networks vital to everyday life on Earth, from broadband internet and communications to basic navigation services, as well as satellites no longer in use. The satellite's breakup was at an altitude of roughly 355 km (220 miles) in low-Earth orbit, a popular region where thousands of small to large satellites operate, including SpaceX's vast Starlink network and China's station that houses three of its astronauts. "Due to the low orbit of this debris cloud, we estimate it’ll be weeks to months before the hazard has passed," LeoLabs said in a statement to Reuters. The </w:t>
      </w:r>
      <w:r w:rsidRPr="004C75BC">
        <w:rPr>
          <w:rStyle w:val="StyleUnderline"/>
          <w:highlight w:val="yellow"/>
        </w:rPr>
        <w:t>some 25,000 pieces of debris bigger than 10 cm</w:t>
      </w:r>
      <w:r w:rsidRPr="004C75BC">
        <w:rPr>
          <w:rStyle w:val="StyleUnderline"/>
        </w:rPr>
        <w:t xml:space="preserve"> </w:t>
      </w:r>
      <w:r w:rsidRPr="004C75BC">
        <w:rPr>
          <w:sz w:val="16"/>
        </w:rPr>
        <w:t xml:space="preserve">(4 inches) </w:t>
      </w:r>
      <w:r w:rsidRPr="004C75BC">
        <w:rPr>
          <w:rStyle w:val="StyleUnderline"/>
          <w:highlight w:val="yellow"/>
        </w:rPr>
        <w:t>in space caused by</w:t>
      </w:r>
      <w:r w:rsidRPr="004C75BC">
        <w:rPr>
          <w:sz w:val="16"/>
        </w:rPr>
        <w:t xml:space="preserve"> satellite explosions </w:t>
      </w:r>
      <w:r w:rsidRPr="004C75BC">
        <w:rPr>
          <w:rStyle w:val="StyleUnderline"/>
          <w:highlight w:val="yellow"/>
        </w:rPr>
        <w:t>or collisions</w:t>
      </w:r>
      <w:r w:rsidRPr="004C75BC">
        <w:rPr>
          <w:sz w:val="16"/>
        </w:rPr>
        <w:t xml:space="preserve"> have raised concerns about the prospect of a Kessler effect — a phenomenon in which satellite collisions with debris can create a cascading field of more hazardous junk and exponentially increase crash risks. </w:t>
      </w:r>
      <w:r w:rsidRPr="004C75BC">
        <w:rPr>
          <w:rStyle w:val="StyleUnderline"/>
          <w:highlight w:val="yellow"/>
        </w:rPr>
        <w:t>Russia</w:t>
      </w:r>
      <w:r w:rsidRPr="004C75BC">
        <w:rPr>
          <w:sz w:val="16"/>
        </w:rPr>
        <w:t xml:space="preserve"> sparked strong criticism from the U.S. and other Western countries </w:t>
      </w:r>
      <w:r w:rsidRPr="004C75BC">
        <w:rPr>
          <w:rStyle w:val="StyleUnderline"/>
          <w:highlight w:val="yellow"/>
        </w:rPr>
        <w:t>in 2021</w:t>
      </w:r>
      <w:r w:rsidRPr="004C75BC">
        <w:rPr>
          <w:sz w:val="16"/>
        </w:rPr>
        <w:t xml:space="preserve"> when it struck one of its defunct satellites in orbit with a ground-based anti-satellite (ASAT) missile launched from its Plesetsk rocket site. The blast, testing a weapon system ahead of Moscow's 2022 invasion of Ukraine, </w:t>
      </w:r>
      <w:r w:rsidRPr="004C75BC">
        <w:rPr>
          <w:rStyle w:val="StyleUnderline"/>
          <w:highlight w:val="yellow"/>
        </w:rPr>
        <w:t>created thousands of pieces of orbital debris</w:t>
      </w:r>
      <w:r w:rsidRPr="004C75BC">
        <w:rPr>
          <w:sz w:val="16"/>
        </w:rPr>
        <w:t>.</w:t>
      </w:r>
    </w:p>
    <w:p w14:paraId="17904FCB" w14:textId="77777777" w:rsidR="00D845DA" w:rsidRDefault="00D845DA" w:rsidP="00D845DA">
      <w:pPr>
        <w:pStyle w:val="Heading4"/>
      </w:pPr>
      <w:r>
        <w:t>Debris removal via ISS starting in ’26, solves the disad.</w:t>
      </w:r>
    </w:p>
    <w:p w14:paraId="1651D3F3" w14:textId="77777777" w:rsidR="00D845DA" w:rsidRPr="00D83A09" w:rsidRDefault="00D845DA" w:rsidP="00D845DA">
      <w:r w:rsidRPr="00D83A09">
        <w:rPr>
          <w:rStyle w:val="Style13ptBold"/>
        </w:rPr>
        <w:t>Space ’23</w:t>
      </w:r>
      <w:r>
        <w:t>, “</w:t>
      </w:r>
      <w:r w:rsidRPr="00D83A09">
        <w:t>Astroscale aims to capture old space junk with robotic arm in 2026 (exclusive video)</w:t>
      </w:r>
      <w:r>
        <w:t xml:space="preserve">”, </w:t>
      </w:r>
      <w:hyperlink r:id="rId16" w:history="1">
        <w:r w:rsidRPr="00DA74A0">
          <w:rPr>
            <w:rStyle w:val="Hyperlink"/>
          </w:rPr>
          <w:t>https://www.space.com/astroscale-space-junk-removal-2026-plan-exclusive-video</w:t>
        </w:r>
      </w:hyperlink>
      <w:r>
        <w:t xml:space="preserve"> JBlock</w:t>
      </w:r>
    </w:p>
    <w:p w14:paraId="5C3CC367" w14:textId="77777777" w:rsidR="00D845DA" w:rsidRPr="00D83A09" w:rsidRDefault="00D845DA" w:rsidP="00D845DA">
      <w:pPr>
        <w:rPr>
          <w:sz w:val="16"/>
        </w:rPr>
      </w:pPr>
      <w:r w:rsidRPr="00D83A09">
        <w:rPr>
          <w:rStyle w:val="StyleUnderline"/>
          <w:highlight w:val="yellow"/>
        </w:rPr>
        <w:t>A lightweight version of the I</w:t>
      </w:r>
      <w:r w:rsidRPr="00D83A09">
        <w:rPr>
          <w:sz w:val="16"/>
        </w:rPr>
        <w:t xml:space="preserve">nternational </w:t>
      </w:r>
      <w:r w:rsidRPr="00D83A09">
        <w:rPr>
          <w:rStyle w:val="StyleUnderline"/>
          <w:highlight w:val="yellow"/>
        </w:rPr>
        <w:t>S</w:t>
      </w:r>
      <w:r w:rsidRPr="00D83A09">
        <w:rPr>
          <w:sz w:val="16"/>
        </w:rPr>
        <w:t xml:space="preserve">pace </w:t>
      </w:r>
      <w:r w:rsidRPr="00D83A09">
        <w:rPr>
          <w:rStyle w:val="StyleUnderline"/>
          <w:highlight w:val="yellow"/>
        </w:rPr>
        <w:t>S</w:t>
      </w:r>
      <w:r w:rsidRPr="00D83A09">
        <w:rPr>
          <w:sz w:val="16"/>
        </w:rPr>
        <w:t xml:space="preserve">tation's </w:t>
      </w:r>
      <w:r w:rsidRPr="00D83A09">
        <w:rPr>
          <w:rStyle w:val="StyleUnderline"/>
          <w:highlight w:val="yellow"/>
        </w:rPr>
        <w:t>robotic arm will help</w:t>
      </w:r>
      <w:r w:rsidRPr="00D83A09">
        <w:rPr>
          <w:rStyle w:val="StyleUnderline"/>
        </w:rPr>
        <w:t xml:space="preserve"> </w:t>
      </w:r>
      <w:r w:rsidRPr="00D83A09">
        <w:rPr>
          <w:sz w:val="16"/>
        </w:rPr>
        <w:t xml:space="preserve">space sustainability company Astroscale </w:t>
      </w:r>
      <w:r w:rsidRPr="00D83A09">
        <w:rPr>
          <w:rStyle w:val="StyleUnderline"/>
          <w:highlight w:val="yellow"/>
        </w:rPr>
        <w:t>remove decades-old space junk from Earth's orbit</w:t>
      </w:r>
      <w:r w:rsidRPr="00D83A09">
        <w:rPr>
          <w:sz w:val="16"/>
        </w:rPr>
        <w:t xml:space="preserve"> in the first mission of its kind. Astroscale, which has offices in Japan and the U.K., previously ran a demonstration of active space debris removal technology with its ELSA-d mission, which in 2021 successfully captured a piece of simulated debris using a magnetic system. That technology requires the target satellite to be equipped with a magnetic docking plate from the get go and so could only be used on satellites developed with debris removal in mind, like those launched by internet megaconstellation operator OneWeb, which is Astroscale's partner in the follow-up mission ELSA-M. But </w:t>
      </w:r>
      <w:r w:rsidRPr="00D83A09">
        <w:rPr>
          <w:rStyle w:val="StyleUnderline"/>
          <w:highlight w:val="yellow"/>
        </w:rPr>
        <w:t>the new tech</w:t>
      </w:r>
      <w:r w:rsidRPr="00D83A09">
        <w:rPr>
          <w:sz w:val="16"/>
        </w:rPr>
        <w:t xml:space="preserve">nology, developed for a U.K.-funded mission called Cosmic (for Cleaning Outer Space Mission through Innovative Capture), </w:t>
      </w:r>
      <w:r w:rsidRPr="00D83A09">
        <w:rPr>
          <w:rStyle w:val="StyleUnderline"/>
          <w:highlight w:val="yellow"/>
        </w:rPr>
        <w:t>intends to take active space debris removal to another level by targeting old satellites</w:t>
      </w:r>
      <w:r w:rsidRPr="00D83A09">
        <w:rPr>
          <w:sz w:val="16"/>
        </w:rPr>
        <w:t xml:space="preserve"> that have been tumbling in space for decades and have no special features for a removal spacecraft to attach to. "The function of this mission is to remove two pieces of U.K.-owned defunct debris satellites that are presently up there," Jason Forshaw, Astroscale's head of future business, told Space.com. "There are some satellites which were launched in the 1990s that have really come to the end of life, and a lot of those are kind of in the region under 100 kilograms [220 pounds]. And so our aim is to actually launch this mission to remove two of these failed satellites that are at altitudes of roughly 500 to 800 kilometers [310 to 490 miles]." The Cosmic debris removal spacecraft is likely going to face many more challenges than ELSA-M, the collaboration with OneWeb. The long-defunct satellites Cosmic will target may have partially disintegrated in the harsh environment of space, with pieces falling off that might make them difficult to grab. Long-dead spacecraft are also likely to tumble as they hurtle through the vacuum of space at speeds of over 15,000 mph (24,000 kph), making the capture even trickier. "Capturing a dead satellite that's been in space for 30 years is very, very challenging," said Forshaw. "We don't know the condition of the satellite. Is it structurally intact? Have parts fallen off? Has it been hit by debris? Space is a very harsh environment. So we don't know the condition until we get there and we do an inspection to find out exactly what it looks like. Does it look the same as it did when it was launched 30 years ago? I think those are some of the real challenges." Astroscale thinks that it can tackle the challenge using the autonomous navigation software tested by ELSA-d, and a cutting-edge robotic arm currently developed by MDA, the same company that built the International Space Station's robotic Canadarm2 in the 1990s. Forshaw said the robotic arm would grab the old satellite by its launch adapter ring, a circular structure used to mount the payload to the rocket. </w:t>
      </w:r>
      <w:r w:rsidRPr="00D83A09">
        <w:rPr>
          <w:rStyle w:val="StyleUnderline"/>
          <w:highlight w:val="yellow"/>
        </w:rPr>
        <w:t>The junk collector craft would then drag the debris into a very low orbit, from where it would speedily enter Earth's atmosphere and burn up</w:t>
      </w:r>
      <w:r w:rsidRPr="00D83A09">
        <w:rPr>
          <w:sz w:val="16"/>
        </w:rPr>
        <w:t xml:space="preserve">. The debris removal spacecraft would then return to collect a second object. The mission is currently in consideration for funding from the U.K. Space Agency, which will decide between Astroscale and a competing cleanup proposal by Switzerland-headquartered CleanSpace. If selected, the mission would launch in 2026, about a year after ELSA-M. Through ELSA-M, Astroscale hopes to further mature its technologies, especially the autonomous approach and navigation system, before attempting the more challenging old-junk capture. Space debris is a growing problem. Some 34,260 debris objects — including used rocket stages, old satellites and fragments created in collisions — are currently tracked by space surveillance networks, according to the European Space Agency (ESA). This number is bound to grow in the coming years as more and more satellites are being launched, a trend driven by the developers of satellite megaconstellations such as the one operated by OneWeb and SpaceX's gigantic Starlink network. Scientists worry that the amount of out-of-control objects hurtling around the planet could lead to devastating, fragment-producing orbital collisions. Apart from putting operational satellites at risk, these collisions could in the longer term make the orbital environment around Earth too dangerous for satellites to operate, as every orbital collision would generate so many fragments that further collisions would ensue. This cascade of collisions, known as the Kessler Syndrome, was first theorized by former NASA scientist Donald Kessler in the late 1970s. Some scientists think that the early stages of this disconcerting phenomenon may already be underway. </w:t>
      </w:r>
      <w:r w:rsidRPr="00D83A09">
        <w:rPr>
          <w:rStyle w:val="Emphasis"/>
          <w:highlight w:val="yellow"/>
        </w:rPr>
        <w:t>Active debris removal is seen as a key technology to keep space usable in the decades to come.</w:t>
      </w:r>
      <w:r>
        <w:rPr>
          <w:rStyle w:val="Emphasis"/>
        </w:rPr>
        <w:t xml:space="preserve"> </w:t>
      </w:r>
      <w:r w:rsidRPr="00D83A09">
        <w:rPr>
          <w:rStyle w:val="StyleUnderline"/>
          <w:highlight w:val="yellow"/>
        </w:rPr>
        <w:t>Astroscale also has plans to</w:t>
      </w:r>
      <w:r w:rsidRPr="00D83A09">
        <w:rPr>
          <w:sz w:val="16"/>
        </w:rPr>
        <w:t xml:space="preserve"> inspect and later </w:t>
      </w:r>
      <w:r w:rsidRPr="00D83A09">
        <w:rPr>
          <w:rStyle w:val="StyleUnderline"/>
          <w:highlight w:val="yellow"/>
        </w:rPr>
        <w:t>remove a discarded</w:t>
      </w:r>
      <w:r w:rsidRPr="00D83A09">
        <w:rPr>
          <w:rStyle w:val="StyleUnderline"/>
        </w:rPr>
        <w:t xml:space="preserve"> </w:t>
      </w:r>
      <w:r w:rsidRPr="00D83A09">
        <w:rPr>
          <w:sz w:val="16"/>
        </w:rPr>
        <w:t xml:space="preserve">Japanese </w:t>
      </w:r>
      <w:r w:rsidRPr="00D83A09">
        <w:rPr>
          <w:rStyle w:val="StyleUnderline"/>
          <w:highlight w:val="yellow"/>
        </w:rPr>
        <w:t>rocket stage</w:t>
      </w:r>
      <w:r w:rsidRPr="00D83A09">
        <w:rPr>
          <w:sz w:val="16"/>
        </w:rPr>
        <w:t xml:space="preserve"> using a spacecraft built in cooperation with the Japan Aerospace Exploration Agency (JAXA). That spacecraft, called ADRAS-J, could embark on its space-cleaning mission in 2025, according to Astroscale. ESA also plans to remove a spent rocket body from orbit in 2025 using a junk collector spacecraft built by Astroscale's competitor ClearSpace.</w:t>
      </w:r>
    </w:p>
    <w:p w14:paraId="2221341D" w14:textId="77777777" w:rsidR="00D845DA" w:rsidRDefault="00D845DA" w:rsidP="00D845DA">
      <w:pPr>
        <w:pStyle w:val="Heading4"/>
      </w:pPr>
      <w:r>
        <w:t>Debris removal through inevitable drag and momentum forces solves the internal link.</w:t>
      </w:r>
    </w:p>
    <w:p w14:paraId="6ED91360" w14:textId="77777777" w:rsidR="00D845DA" w:rsidRPr="00531020" w:rsidRDefault="00D845DA" w:rsidP="00D845DA">
      <w:r w:rsidRPr="00531020">
        <w:rPr>
          <w:rStyle w:val="Style13ptBold"/>
        </w:rPr>
        <w:t>López &amp; Léger, ’21</w:t>
      </w:r>
      <w:r>
        <w:t xml:space="preserve">, </w:t>
      </w:r>
      <w:r w:rsidRPr="00531020">
        <w:t>Luisa María Lara López is a Spanish astrophysicist. Since 2010, she has been a Spanish National Research Council (CSIC) Researcher at the Institute of Astrophysics of Andalusia in the Solar System Department</w:t>
      </w:r>
      <w:r>
        <w:t xml:space="preserve">, </w:t>
      </w:r>
      <w:r w:rsidRPr="00531020">
        <w:t>Gildas Leger received the Physics Engineering degree from the Institut National des Sciences Appliquées (INSA), Rennes, France, in 1999, and the Ph.D. degree in microelectronics from the University of Seville, Seville, Spain, in 2007.,Since 2008, he has been a tenured Scientist for the Spanish National Science Council (CSIC) at the Microelectronics Institute of Seville (IMSE-CNM), Seville. His main research interests are focused on both the design and test of analog, mixed-signal and radio frequency (AMS-RF) circuits, with a particular emphasis on space applications (radiation-hardened design) and data converters.,Dr. Leger has repeatedly served as a member of the Program Committee for several important conferences in the field of test, such as Design, Automation and Test in Europe (DATE) or European Test Symposium (ETS). He has been the Analog Topic Chair of ETS from 2016 to 2018 and the General Chair and the Program Chair of the International Mixed-Signal Test Workshop (IMSTW) Workshop in 2017 and 2015, respectively.</w:t>
      </w:r>
      <w:r>
        <w:t xml:space="preserve"> “OUR FUTURE? SPACE COLONIZATION &amp; EXPLORATION”, </w:t>
      </w:r>
      <w:hyperlink r:id="rId17" w:history="1">
        <w:r w:rsidRPr="00DA74A0">
          <w:rPr>
            <w:rStyle w:val="Hyperlink"/>
          </w:rPr>
          <w:t>https://www.itefi.csic.es/sites/default/files/publicaciones/v12c4-sustaining-human-life-in-space.pdf</w:t>
        </w:r>
      </w:hyperlink>
      <w:r>
        <w:t xml:space="preserve"> JBlock</w:t>
      </w:r>
    </w:p>
    <w:p w14:paraId="18C937B9" w14:textId="77777777" w:rsidR="00D845DA" w:rsidRPr="00D83A09" w:rsidRDefault="00D845DA" w:rsidP="00D845DA">
      <w:pPr>
        <w:rPr>
          <w:sz w:val="16"/>
        </w:rPr>
      </w:pPr>
      <w:r w:rsidRPr="00531020">
        <w:rPr>
          <w:rStyle w:val="StyleUnderline"/>
          <w:highlight w:val="yellow"/>
        </w:rPr>
        <w:t>All objects in l</w:t>
      </w:r>
      <w:r w:rsidRPr="00D83A09">
        <w:rPr>
          <w:sz w:val="16"/>
        </w:rPr>
        <w:t xml:space="preserve">ow </w:t>
      </w:r>
      <w:r w:rsidRPr="00531020">
        <w:rPr>
          <w:rStyle w:val="StyleUnderline"/>
          <w:highlight w:val="yellow"/>
        </w:rPr>
        <w:t>E</w:t>
      </w:r>
      <w:r w:rsidRPr="00D83A09">
        <w:rPr>
          <w:sz w:val="16"/>
        </w:rPr>
        <w:t xml:space="preserve">arth </w:t>
      </w:r>
      <w:r w:rsidRPr="00531020">
        <w:rPr>
          <w:rStyle w:val="StyleUnderline"/>
          <w:highlight w:val="yellow"/>
        </w:rPr>
        <w:t>o</w:t>
      </w:r>
      <w:r w:rsidRPr="00D83A09">
        <w:rPr>
          <w:sz w:val="16"/>
        </w:rPr>
        <w:t>rbits exp</w:t>
      </w:r>
      <w:r w:rsidRPr="00531020">
        <w:rPr>
          <w:rStyle w:val="StyleUnderline"/>
          <w:highlight w:val="yellow"/>
        </w:rPr>
        <w:t>erience an atmospheric drag which is proportional to</w:t>
      </w:r>
      <w:r w:rsidRPr="00D83A09">
        <w:rPr>
          <w:sz w:val="16"/>
        </w:rPr>
        <w:t xml:space="preserve"> the ambient </w:t>
      </w:r>
      <w:r w:rsidRPr="00531020">
        <w:rPr>
          <w:rStyle w:val="StyleUnderline"/>
          <w:highlight w:val="yellow"/>
        </w:rPr>
        <w:t>atmospheric density</w:t>
      </w:r>
      <w:r w:rsidRPr="00D83A09">
        <w:rPr>
          <w:sz w:val="16"/>
        </w:rPr>
        <w:t>. This d</w:t>
      </w:r>
      <w:r w:rsidRPr="00531020">
        <w:rPr>
          <w:rStyle w:val="StyleUnderline"/>
          <w:highlight w:val="yellow"/>
        </w:rPr>
        <w:t>rag acts to lower the object's orbit and will eventually cause</w:t>
      </w:r>
      <w:r>
        <w:rPr>
          <w:rStyle w:val="StyleUnderline"/>
          <w:highlight w:val="yellow"/>
        </w:rPr>
        <w:t xml:space="preserve"> </w:t>
      </w:r>
      <w:r w:rsidRPr="00531020">
        <w:rPr>
          <w:rStyle w:val="StyleUnderline"/>
          <w:highlight w:val="yellow"/>
        </w:rPr>
        <w:t>it to fall back to</w:t>
      </w:r>
      <w:r w:rsidRPr="00531020">
        <w:rPr>
          <w:rStyle w:val="StyleUnderline"/>
        </w:rPr>
        <w:t xml:space="preserve"> </w:t>
      </w:r>
      <w:r w:rsidRPr="00D83A09">
        <w:rPr>
          <w:sz w:val="16"/>
        </w:rPr>
        <w:t xml:space="preserve">the </w:t>
      </w:r>
      <w:r w:rsidRPr="00531020">
        <w:rPr>
          <w:rStyle w:val="StyleUnderline"/>
          <w:highlight w:val="yellow"/>
        </w:rPr>
        <w:t>Earth</w:t>
      </w:r>
      <w:r w:rsidRPr="00D83A09">
        <w:rPr>
          <w:sz w:val="16"/>
        </w:rPr>
        <w:t xml:space="preserve">'s surface. </w:t>
      </w:r>
      <w:r w:rsidRPr="00531020">
        <w:rPr>
          <w:rStyle w:val="StyleUnderline"/>
          <w:highlight w:val="yellow"/>
        </w:rPr>
        <w:t>This is the main way in which space debris is removed</w:t>
      </w:r>
      <w:r w:rsidRPr="00D83A09">
        <w:rPr>
          <w:sz w:val="16"/>
        </w:rPr>
        <w:t xml:space="preserve"> from the near-Earth space environment. Any long-term change in the density of the upper atmosphere will therefore have a significant impact on the time evolution of the space debris population. Also the meteoroid environment influences the upper atmosphere. The atmospheric processing of Fe, Mg and Si atoms ablated from micrometeoroids results in re-condensation of meteoric material as nm-sized MSPs. These act as condensation nuclei of noctilucent clouds (NLCs), which were reported for the first time in 1885 and have been since growing brighter and spreading to lower latitudes. NLCs appear at the high latitude summer mesopause (around ~85 km), where the temperature falls below 150 K and water vapour then spontaneously forms ice particles. NLCs are a long-term indicator for climate change due to the increase of H2O in the middle atmosphere resulting from the oxidation of anthropogenic methane. The occurrence frequency and brightness of NLCs may be impacted on decadal time scales by changes in H2O and O3, and in the dominant meridional circulation in the mesosphere. Temperature is crucial too, although there is no clear evidence of a temperature decrease at the particular altitude of the mesopause due to increased CO2</w:t>
      </w:r>
    </w:p>
    <w:p w14:paraId="7A6B72C5" w14:textId="77777777" w:rsidR="00D845DA" w:rsidRPr="00E82DC7" w:rsidRDefault="00D845DA" w:rsidP="00D845DA">
      <w:pPr>
        <w:rPr>
          <w:sz w:val="16"/>
        </w:rPr>
      </w:pPr>
    </w:p>
    <w:p w14:paraId="5C7602BE" w14:textId="77777777" w:rsidR="000D1B00" w:rsidRPr="00B03BF0" w:rsidRDefault="000D1B00" w:rsidP="000D1B00">
      <w:pPr>
        <w:pStyle w:val="Heading3"/>
        <w:rPr>
          <w:rFonts w:cs="Calibri"/>
        </w:rPr>
      </w:pPr>
      <w:r w:rsidRPr="00B03BF0">
        <w:rPr>
          <w:rFonts w:cs="Calibri"/>
        </w:rPr>
        <w:t>AT: Satellites turn</w:t>
      </w:r>
    </w:p>
    <w:p w14:paraId="365412A2" w14:textId="77777777" w:rsidR="000D1B00" w:rsidRPr="00B03BF0" w:rsidRDefault="000D1B00" w:rsidP="000D1B00">
      <w:pPr>
        <w:pStyle w:val="Heading4"/>
      </w:pPr>
      <w:r>
        <w:t>No space war – Hurts Russia equally</w:t>
      </w:r>
    </w:p>
    <w:p w14:paraId="525BA200" w14:textId="77777777" w:rsidR="000D1B00" w:rsidRPr="005D198C" w:rsidRDefault="000D1B00" w:rsidP="000D1B00">
      <w:r w:rsidRPr="005D198C">
        <w:rPr>
          <w:rStyle w:val="Style13ptBold"/>
        </w:rPr>
        <w:t>Handberg</w:t>
      </w:r>
      <w:r w:rsidRPr="00B03BF0">
        <w:rPr>
          <w:rStyle w:val="Style13ptBold"/>
        </w:rPr>
        <w:t xml:space="preserve"> </w:t>
      </w:r>
      <w:r w:rsidRPr="005D198C">
        <w:rPr>
          <w:rStyle w:val="Style13ptBold"/>
        </w:rPr>
        <w:t>18</w:t>
      </w:r>
      <w:r w:rsidRPr="00B03BF0">
        <w:t xml:space="preserve"> (</w:t>
      </w:r>
      <w:r w:rsidRPr="005D198C">
        <w:t>Roger Handberg, Faculty and Research, School of Politics, Security, and International Affairs, UCF</w:t>
      </w:r>
      <w:r w:rsidRPr="00B03BF0">
        <w:t xml:space="preserve">, </w:t>
      </w:r>
      <w:r w:rsidRPr="005D198C">
        <w:t>“War and rumours of war, do improvements in space technologies bring space conflict closer?” Defense &amp; Security Analysis. 2018. https://www.tandfonline.com/doi/abs/10.1080/14751798.2018.1478181</w:t>
      </w:r>
      <w:r w:rsidRPr="00B03BF0">
        <w:t>) //KS</w:t>
      </w:r>
    </w:p>
    <w:p w14:paraId="2062A8FA" w14:textId="77777777" w:rsidR="000D1B00" w:rsidRPr="00B03BF0" w:rsidRDefault="000D1B00" w:rsidP="000D1B00">
      <w:pPr>
        <w:rPr>
          <w:rStyle w:val="StyleUnderline"/>
        </w:rPr>
      </w:pPr>
      <w:r w:rsidRPr="005D198C">
        <w:rPr>
          <w:u w:val="single"/>
        </w:rPr>
        <w:t>Why ASATs have not been used</w:t>
      </w:r>
      <w:r w:rsidRPr="00B03BF0">
        <w:rPr>
          <w:sz w:val="16"/>
        </w:rPr>
        <w:t xml:space="preserve"> </w:t>
      </w:r>
      <w:r w:rsidRPr="005D198C">
        <w:rPr>
          <w:sz w:val="16"/>
        </w:rPr>
        <w:t>The reasons why</w:t>
      </w:r>
      <w:r w:rsidRPr="00B03BF0">
        <w:rPr>
          <w:sz w:val="16"/>
        </w:rPr>
        <w:t xml:space="preserve"> </w:t>
      </w:r>
      <w:r w:rsidRPr="005D198C">
        <w:rPr>
          <w:rStyle w:val="StyleUnderline"/>
        </w:rPr>
        <w:t xml:space="preserve">the </w:t>
      </w:r>
      <w:r w:rsidRPr="005D198C">
        <w:rPr>
          <w:rStyle w:val="StyleUnderline"/>
          <w:highlight w:val="cyan"/>
        </w:rPr>
        <w:t>space sanctuary</w:t>
      </w:r>
      <w:r w:rsidRPr="00E41A62">
        <w:rPr>
          <w:rStyle w:val="StyleUnderline"/>
          <w:highlight w:val="cyan"/>
        </w:rPr>
        <w:t xml:space="preserve"> </w:t>
      </w:r>
      <w:r w:rsidRPr="005D198C">
        <w:rPr>
          <w:rStyle w:val="StyleUnderline"/>
          <w:highlight w:val="cyan"/>
        </w:rPr>
        <w:t>approach survived</w:t>
      </w:r>
      <w:r w:rsidRPr="00B03BF0">
        <w:rPr>
          <w:sz w:val="16"/>
        </w:rPr>
        <w:t xml:space="preserve"> </w:t>
      </w:r>
      <w:r w:rsidRPr="005D198C">
        <w:rPr>
          <w:sz w:val="16"/>
        </w:rPr>
        <w:t>intellectual and political attack</w:t>
      </w:r>
      <w:r w:rsidRPr="00B03BF0">
        <w:rPr>
          <w:sz w:val="16"/>
        </w:rPr>
        <w:t xml:space="preserve"> </w:t>
      </w:r>
      <w:r w:rsidRPr="005D198C">
        <w:rPr>
          <w:rStyle w:val="StyleUnderline"/>
        </w:rPr>
        <w:t xml:space="preserve">is the reality that the </w:t>
      </w:r>
      <w:r w:rsidRPr="005D198C">
        <w:rPr>
          <w:rStyle w:val="StyleUnderline"/>
          <w:highlight w:val="cyan"/>
        </w:rPr>
        <w:t>result would be a</w:t>
      </w:r>
      <w:r w:rsidRPr="00E41A62">
        <w:rPr>
          <w:rStyle w:val="StyleUnderline"/>
          <w:highlight w:val="cyan"/>
        </w:rPr>
        <w:t xml:space="preserve"> </w:t>
      </w:r>
      <w:r w:rsidRPr="005D198C">
        <w:rPr>
          <w:rStyle w:val="StyleUnderline"/>
          <w:highlight w:val="cyan"/>
        </w:rPr>
        <w:t>graveyard</w:t>
      </w:r>
      <w:r w:rsidRPr="00B03BF0">
        <w:rPr>
          <w:rStyle w:val="StyleUnderline"/>
        </w:rPr>
        <w:t xml:space="preserve"> </w:t>
      </w:r>
      <w:r w:rsidRPr="005D198C">
        <w:rPr>
          <w:rStyle w:val="StyleUnderline"/>
        </w:rPr>
        <w:t xml:space="preserve">in terms of sustaining any viable operational presence </w:t>
      </w:r>
      <w:r w:rsidRPr="005D198C">
        <w:rPr>
          <w:sz w:val="16"/>
        </w:rPr>
        <w:t>in low Earth orbit and likely out to the orbital arc. Attacking satellites initially involved</w:t>
      </w:r>
      <w:r w:rsidRPr="00B03BF0">
        <w:rPr>
          <w:sz w:val="16"/>
        </w:rPr>
        <w:t xml:space="preserve"> </w:t>
      </w:r>
      <w:r w:rsidRPr="005D198C">
        <w:rPr>
          <w:rStyle w:val="StyleUnderline"/>
          <w:highlight w:val="cyan"/>
        </w:rPr>
        <w:t>nuclear warheads</w:t>
      </w:r>
      <w:r w:rsidRPr="005D198C">
        <w:rPr>
          <w:sz w:val="16"/>
        </w:rPr>
        <w:t>, which</w:t>
      </w:r>
      <w:r w:rsidRPr="00B03BF0">
        <w:rPr>
          <w:sz w:val="16"/>
        </w:rPr>
        <w:t xml:space="preserve"> </w:t>
      </w:r>
      <w:r w:rsidRPr="005D198C">
        <w:rPr>
          <w:u w:val="single"/>
        </w:rPr>
        <w:t>c</w:t>
      </w:r>
      <w:r w:rsidRPr="005D198C">
        <w:rPr>
          <w:rStyle w:val="StyleUnderline"/>
        </w:rPr>
        <w:t xml:space="preserve">ould be as </w:t>
      </w:r>
      <w:r w:rsidRPr="005D198C">
        <w:rPr>
          <w:rStyle w:val="StyleUnderline"/>
          <w:highlight w:val="cyan"/>
        </w:rPr>
        <w:t>devastating to the</w:t>
      </w:r>
      <w:r w:rsidRPr="00E41A62">
        <w:rPr>
          <w:rStyle w:val="StyleUnderline"/>
          <w:highlight w:val="cyan"/>
        </w:rPr>
        <w:t xml:space="preserve"> </w:t>
      </w:r>
      <w:r w:rsidRPr="005D198C">
        <w:rPr>
          <w:rStyle w:val="Emphasis"/>
          <w:highlight w:val="cyan"/>
        </w:rPr>
        <w:t>attacker</w:t>
      </w:r>
      <w:r w:rsidRPr="00B03BF0">
        <w:rPr>
          <w:rStyle w:val="StyleUnderline"/>
        </w:rPr>
        <w:t xml:space="preserve"> </w:t>
      </w:r>
      <w:r w:rsidRPr="005D198C">
        <w:rPr>
          <w:rStyle w:val="StyleUnderline"/>
        </w:rPr>
        <w:t>as to</w:t>
      </w:r>
      <w:r w:rsidRPr="00B03BF0">
        <w:rPr>
          <w:rStyle w:val="StyleUnderline"/>
        </w:rPr>
        <w:t xml:space="preserve"> </w:t>
      </w:r>
      <w:r w:rsidRPr="005D198C">
        <w:rPr>
          <w:rStyle w:val="StyleUnderline"/>
        </w:rPr>
        <w:t>the</w:t>
      </w:r>
      <w:r w:rsidRPr="00B03BF0">
        <w:rPr>
          <w:rStyle w:val="StyleUnderline"/>
        </w:rPr>
        <w:t xml:space="preserve"> </w:t>
      </w:r>
      <w:r w:rsidRPr="005D198C">
        <w:rPr>
          <w:rStyle w:val="Emphasis"/>
        </w:rPr>
        <w:t>target</w:t>
      </w:r>
      <w:r w:rsidRPr="005D198C">
        <w:rPr>
          <w:sz w:val="16"/>
        </w:rPr>
        <w:t>.</w:t>
      </w:r>
      <w:r w:rsidRPr="00B03BF0">
        <w:rPr>
          <w:sz w:val="16"/>
        </w:rPr>
        <w:t xml:space="preserve"> </w:t>
      </w:r>
      <w:r w:rsidRPr="005D198C">
        <w:rPr>
          <w:rStyle w:val="StyleUnderline"/>
        </w:rPr>
        <w:t>EMP</w:t>
      </w:r>
      <w:r w:rsidRPr="00B03BF0">
        <w:rPr>
          <w:rStyle w:val="StyleUnderline"/>
        </w:rPr>
        <w:t xml:space="preserve"> </w:t>
      </w:r>
      <w:r w:rsidRPr="005D198C">
        <w:rPr>
          <w:rStyle w:val="StyleUnderline"/>
        </w:rPr>
        <w:t>effects</w:t>
      </w:r>
      <w:r w:rsidRPr="00B03BF0">
        <w:rPr>
          <w:sz w:val="16"/>
        </w:rPr>
        <w:t xml:space="preserve"> </w:t>
      </w:r>
      <w:r w:rsidRPr="005D198C">
        <w:rPr>
          <w:sz w:val="16"/>
        </w:rPr>
        <w:t>from nuclear blasts, even if mitigated for national security space assets,</w:t>
      </w:r>
      <w:r w:rsidRPr="00B03BF0">
        <w:rPr>
          <w:sz w:val="16"/>
        </w:rPr>
        <w:t xml:space="preserve"> </w:t>
      </w:r>
      <w:r w:rsidRPr="005D198C">
        <w:rPr>
          <w:rStyle w:val="StyleUnderline"/>
        </w:rPr>
        <w:t>meant that</w:t>
      </w:r>
      <w:r w:rsidRPr="00B03BF0">
        <w:rPr>
          <w:rStyle w:val="StyleUnderline"/>
        </w:rPr>
        <w:t xml:space="preserve"> </w:t>
      </w:r>
      <w:r w:rsidRPr="005D198C">
        <w:rPr>
          <w:rStyle w:val="StyleUnderline"/>
        </w:rPr>
        <w:t>civilian electronic systems in the affected areas are likely to be junk.</w:t>
      </w:r>
      <w:r w:rsidRPr="00B03BF0">
        <w:rPr>
          <w:rStyle w:val="StyleUnderline"/>
        </w:rPr>
        <w:t xml:space="preserve"> </w:t>
      </w:r>
      <w:r w:rsidRPr="005D198C">
        <w:rPr>
          <w:rStyle w:val="StyleUnderline"/>
        </w:rPr>
        <w:t>That</w:t>
      </w:r>
      <w:r w:rsidRPr="00B03BF0">
        <w:rPr>
          <w:sz w:val="16"/>
        </w:rPr>
        <w:t xml:space="preserve"> </w:t>
      </w:r>
      <w:r w:rsidRPr="005D198C">
        <w:rPr>
          <w:sz w:val="16"/>
        </w:rPr>
        <w:t>effectively</w:t>
      </w:r>
      <w:r w:rsidRPr="00B03BF0">
        <w:rPr>
          <w:sz w:val="16"/>
        </w:rPr>
        <w:t xml:space="preserve"> </w:t>
      </w:r>
      <w:r w:rsidRPr="005D198C">
        <w:rPr>
          <w:rStyle w:val="StyleUnderline"/>
        </w:rPr>
        <w:t>defeats the justification for the defensive use of ASAT weapons.</w:t>
      </w:r>
      <w:r w:rsidRPr="005D198C">
        <w:rPr>
          <w:sz w:val="16"/>
        </w:rPr>
        <w:t xml:space="preserve"> The idea being that you defeat the enemy and take possession of the resulting open area, either in space, or on the ground.</w:t>
      </w:r>
      <w:r w:rsidRPr="00B03BF0">
        <w:rPr>
          <w:sz w:val="16"/>
        </w:rPr>
        <w:t xml:space="preserve"> </w:t>
      </w:r>
      <w:r w:rsidRPr="005D198C">
        <w:rPr>
          <w:sz w:val="16"/>
        </w:rPr>
        <w:t>Alternatively, you reject the use of nuclear weapons because of the after-effects of EMP and radiation depending on the circumstances. Instead, you employ</w:t>
      </w:r>
      <w:r w:rsidRPr="00B03BF0">
        <w:rPr>
          <w:sz w:val="16"/>
        </w:rPr>
        <w:t xml:space="preserve"> </w:t>
      </w:r>
      <w:r w:rsidRPr="005D198C">
        <w:rPr>
          <w:rStyle w:val="StyleUnderline"/>
        </w:rPr>
        <w:t>kinetic hit-to-kill</w:t>
      </w:r>
      <w:r w:rsidRPr="00B03BF0">
        <w:rPr>
          <w:rStyle w:val="StyleUnderline"/>
        </w:rPr>
        <w:t xml:space="preserve"> </w:t>
      </w:r>
      <w:r w:rsidRPr="005D198C">
        <w:rPr>
          <w:rStyle w:val="StyleUnderline"/>
        </w:rPr>
        <w:t>(HTK)</w:t>
      </w:r>
      <w:r w:rsidRPr="00B03BF0">
        <w:rPr>
          <w:rStyle w:val="StyleUnderline"/>
        </w:rPr>
        <w:t xml:space="preserve"> </w:t>
      </w:r>
      <w:r w:rsidRPr="005D198C">
        <w:rPr>
          <w:rStyle w:val="StyleUnderline"/>
        </w:rPr>
        <w:t>weapons</w:t>
      </w:r>
      <w:r w:rsidRPr="005D198C">
        <w:rPr>
          <w:sz w:val="16"/>
        </w:rPr>
        <w:t>. The</w:t>
      </w:r>
      <w:r w:rsidRPr="00B03BF0">
        <w:rPr>
          <w:sz w:val="16"/>
        </w:rPr>
        <w:t xml:space="preserve"> </w:t>
      </w:r>
      <w:r w:rsidRPr="005D198C">
        <w:rPr>
          <w:rStyle w:val="StyleUnderline"/>
          <w:highlight w:val="cyan"/>
        </w:rPr>
        <w:t>debris</w:t>
      </w:r>
      <w:r w:rsidRPr="00B03BF0">
        <w:rPr>
          <w:sz w:val="16"/>
        </w:rPr>
        <w:t xml:space="preserve"> </w:t>
      </w:r>
      <w:r w:rsidRPr="005D198C">
        <w:rPr>
          <w:sz w:val="16"/>
        </w:rPr>
        <w:t>fields produced</w:t>
      </w:r>
      <w:r w:rsidRPr="00B03BF0">
        <w:rPr>
          <w:sz w:val="16"/>
        </w:rPr>
        <w:t xml:space="preserve"> </w:t>
      </w:r>
      <w:r w:rsidRPr="005D198C">
        <w:rPr>
          <w:rStyle w:val="StyleUnderline"/>
        </w:rPr>
        <w:t xml:space="preserve">can be </w:t>
      </w:r>
      <w:r w:rsidRPr="005D198C">
        <w:rPr>
          <w:rStyle w:val="StyleUnderline"/>
          <w:highlight w:val="cyan"/>
        </w:rPr>
        <w:t>extraordinarily large</w:t>
      </w:r>
      <w:r w:rsidRPr="00B03BF0">
        <w:rPr>
          <w:sz w:val="16"/>
        </w:rPr>
        <w:t xml:space="preserve"> </w:t>
      </w:r>
      <w:r w:rsidRPr="005D198C">
        <w:rPr>
          <w:sz w:val="16"/>
        </w:rPr>
        <w:t>and persistent.</w:t>
      </w:r>
      <w:r w:rsidRPr="00B03BF0">
        <w:rPr>
          <w:sz w:val="16"/>
        </w:rPr>
        <w:t xml:space="preserve"> </w:t>
      </w:r>
      <w:r w:rsidRPr="005D198C">
        <w:rPr>
          <w:rStyle w:val="StyleUnderline"/>
        </w:rPr>
        <w:t>The</w:t>
      </w:r>
      <w:r w:rsidRPr="00B03BF0">
        <w:rPr>
          <w:rStyle w:val="StyleUnderline"/>
        </w:rPr>
        <w:t xml:space="preserve"> </w:t>
      </w:r>
      <w:r w:rsidRPr="005D198C">
        <w:rPr>
          <w:rStyle w:val="StyleUnderline"/>
        </w:rPr>
        <w:t xml:space="preserve">Chinese </w:t>
      </w:r>
      <w:r w:rsidRPr="005D198C">
        <w:rPr>
          <w:rStyle w:val="StyleUnderline"/>
          <w:highlight w:val="cyan"/>
        </w:rPr>
        <w:t>2007 ASAT test</w:t>
      </w:r>
      <w:r w:rsidRPr="00B03BF0">
        <w:rPr>
          <w:rStyle w:val="StyleUnderline"/>
        </w:rPr>
        <w:t xml:space="preserve"> </w:t>
      </w:r>
      <w:r w:rsidRPr="005D198C">
        <w:rPr>
          <w:rStyle w:val="StyleUnderline"/>
        </w:rPr>
        <w:t>destroying their aging weather satellite</w:t>
      </w:r>
      <w:r w:rsidRPr="00B03BF0">
        <w:rPr>
          <w:rStyle w:val="StyleUnderline"/>
        </w:rPr>
        <w:t xml:space="preserve"> </w:t>
      </w:r>
      <w:r w:rsidRPr="005D198C">
        <w:rPr>
          <w:rStyle w:val="Emphasis"/>
          <w:highlight w:val="cyan"/>
        </w:rPr>
        <w:t>produced</w:t>
      </w:r>
      <w:r w:rsidRPr="005D198C">
        <w:rPr>
          <w:rStyle w:val="Emphasis"/>
        </w:rPr>
        <w:t xml:space="preserve"> one of the </w:t>
      </w:r>
      <w:r w:rsidRPr="005D198C">
        <w:rPr>
          <w:rStyle w:val="Emphasis"/>
          <w:highlight w:val="cyan"/>
        </w:rPr>
        <w:t>largest debris fields</w:t>
      </w:r>
      <w:r w:rsidRPr="005D198C">
        <w:rPr>
          <w:rStyle w:val="Emphasis"/>
        </w:rPr>
        <w:t xml:space="preserve"> ever observed.</w:t>
      </w:r>
      <w:r w:rsidRPr="005D198C">
        <w:rPr>
          <w:sz w:val="16"/>
        </w:rPr>
        <w:t>11 This problem draws much attention, but</w:t>
      </w:r>
      <w:r w:rsidRPr="00B03BF0">
        <w:rPr>
          <w:rStyle w:val="Emphasis"/>
        </w:rPr>
        <w:t xml:space="preserve"> </w:t>
      </w:r>
      <w:r w:rsidRPr="005D198C">
        <w:rPr>
          <w:rStyle w:val="Emphasis"/>
          <w:highlight w:val="cyan"/>
        </w:rPr>
        <w:t>few remedies exist</w:t>
      </w:r>
      <w:r w:rsidRPr="00B03BF0">
        <w:rPr>
          <w:rStyle w:val="Emphasis"/>
        </w:rPr>
        <w:t xml:space="preserve"> </w:t>
      </w:r>
      <w:r w:rsidRPr="005D198C">
        <w:rPr>
          <w:sz w:val="16"/>
        </w:rPr>
        <w:t xml:space="preserve">except establishing international standards calling for de-orbiting satellites if possible, or at the geosynchronous orbit (35,790 km), lifting up out of the orbit into a higher storage orbit. </w:t>
      </w:r>
      <w:r w:rsidRPr="005D198C">
        <w:rPr>
          <w:rStyle w:val="StyleUnderline"/>
          <w:highlight w:val="cyan"/>
        </w:rPr>
        <w:t xml:space="preserve">Attacks on orbiting satellites produces </w:t>
      </w:r>
      <w:r w:rsidRPr="005D198C">
        <w:rPr>
          <w:rStyle w:val="Emphasis"/>
          <w:highlight w:val="cyan"/>
        </w:rPr>
        <w:t>much space debris</w:t>
      </w:r>
      <w:r w:rsidRPr="005D198C">
        <w:rPr>
          <w:sz w:val="16"/>
        </w:rPr>
        <w:t>, which only slowly re-enters the atmosphere to burn up on re-entry. For example, Vanguard 1 launched in March 1958 remains in space until the twenty-second century.12</w:t>
      </w:r>
      <w:r w:rsidRPr="00B03BF0">
        <w:rPr>
          <w:sz w:val="16"/>
        </w:rPr>
        <w:t xml:space="preserve"> </w:t>
      </w:r>
      <w:r w:rsidRPr="005D198C">
        <w:rPr>
          <w:rStyle w:val="StyleUnderline"/>
        </w:rPr>
        <w:t xml:space="preserve">Even </w:t>
      </w:r>
      <w:r w:rsidRPr="005D198C">
        <w:rPr>
          <w:rStyle w:val="StyleUnderline"/>
          <w:highlight w:val="cyan"/>
        </w:rPr>
        <w:t>more detrimental</w:t>
      </w:r>
      <w:r w:rsidRPr="00E41A62">
        <w:rPr>
          <w:rStyle w:val="StyleUnderline"/>
          <w:highlight w:val="cyan"/>
        </w:rPr>
        <w:t xml:space="preserve"> </w:t>
      </w:r>
      <w:r w:rsidRPr="005D198C">
        <w:rPr>
          <w:rStyle w:val="StyleUnderline"/>
          <w:highlight w:val="cyan"/>
        </w:rPr>
        <w:t>to any idea of space conflict</w:t>
      </w:r>
      <w:r w:rsidRPr="005D198C">
        <w:rPr>
          <w:rStyle w:val="StyleUnderline"/>
        </w:rPr>
        <w:t xml:space="preserve"> with its debris issues was</w:t>
      </w:r>
      <w:r w:rsidRPr="00B03BF0">
        <w:rPr>
          <w:sz w:val="16"/>
        </w:rPr>
        <w:t xml:space="preserve"> </w:t>
      </w:r>
      <w:r w:rsidRPr="005D198C">
        <w:rPr>
          <w:sz w:val="16"/>
        </w:rPr>
        <w:t>the question</w:t>
      </w:r>
      <w:r w:rsidRPr="00B03BF0">
        <w:rPr>
          <w:sz w:val="16"/>
        </w:rPr>
        <w:t xml:space="preserve"> </w:t>
      </w:r>
      <w:r w:rsidRPr="005D198C">
        <w:rPr>
          <w:u w:val="single"/>
        </w:rPr>
        <w:t>that</w:t>
      </w:r>
      <w:r w:rsidRPr="00B03BF0">
        <w:rPr>
          <w:sz w:val="16"/>
        </w:rPr>
        <w:t xml:space="preserve"> </w:t>
      </w:r>
      <w:r w:rsidRPr="005D198C">
        <w:rPr>
          <w:sz w:val="16"/>
        </w:rPr>
        <w:t>became a bigger problem going forward. Whenever a satellite prematurely went out of service, for whatever reason,</w:t>
      </w:r>
      <w:r w:rsidRPr="00B03BF0">
        <w:rPr>
          <w:sz w:val="16"/>
        </w:rPr>
        <w:t xml:space="preserve"> </w:t>
      </w:r>
      <w:r w:rsidRPr="005D198C">
        <w:rPr>
          <w:highlight w:val="cyan"/>
          <w:u w:val="single"/>
        </w:rPr>
        <w:t>satellite replacement took time</w:t>
      </w:r>
      <w:r w:rsidRPr="005D198C">
        <w:rPr>
          <w:sz w:val="16"/>
        </w:rPr>
        <w:t>, sometimes multiple years. Replacement was not a particular problem initially when space applications were in their infancy. Terrestrial systems still existed, but</w:t>
      </w:r>
      <w:r w:rsidRPr="00B03BF0">
        <w:rPr>
          <w:sz w:val="16"/>
        </w:rPr>
        <w:t xml:space="preserve"> </w:t>
      </w:r>
      <w:r w:rsidRPr="005D198C">
        <w:rPr>
          <w:rStyle w:val="StyleUnderline"/>
        </w:rPr>
        <w:t>as space applications are more integrated int</w:t>
      </w:r>
      <w:r w:rsidRPr="005D198C">
        <w:rPr>
          <w:u w:val="single"/>
        </w:rPr>
        <w:t>o</w:t>
      </w:r>
      <w:r w:rsidRPr="00B03BF0">
        <w:rPr>
          <w:sz w:val="16"/>
        </w:rPr>
        <w:t xml:space="preserve"> </w:t>
      </w:r>
      <w:r w:rsidRPr="005D198C">
        <w:rPr>
          <w:sz w:val="16"/>
        </w:rPr>
        <w:t>routine</w:t>
      </w:r>
      <w:r w:rsidRPr="00B03BF0">
        <w:rPr>
          <w:sz w:val="16"/>
        </w:rPr>
        <w:t xml:space="preserve"> </w:t>
      </w:r>
      <w:r w:rsidRPr="005D198C">
        <w:rPr>
          <w:rStyle w:val="StyleUnderline"/>
          <w:highlight w:val="cyan"/>
        </w:rPr>
        <w:t>military operations</w:t>
      </w:r>
      <w:r w:rsidRPr="005D198C">
        <w:rPr>
          <w:u w:val="single"/>
        </w:rPr>
        <w:t>;</w:t>
      </w:r>
      <w:r w:rsidRPr="00B03BF0">
        <w:rPr>
          <w:sz w:val="16"/>
        </w:rPr>
        <w:t xml:space="preserve"> </w:t>
      </w:r>
      <w:r w:rsidRPr="005D198C">
        <w:rPr>
          <w:sz w:val="16"/>
        </w:rPr>
        <w:t>especially when deployed globally,</w:t>
      </w:r>
      <w:r w:rsidRPr="00B03BF0">
        <w:rPr>
          <w:sz w:val="16"/>
        </w:rPr>
        <w:t xml:space="preserve"> </w:t>
      </w:r>
      <w:r w:rsidRPr="005D198C">
        <w:rPr>
          <w:rStyle w:val="StyleUnderline"/>
        </w:rPr>
        <w:t xml:space="preserve">earlier systems either disappear, or are </w:t>
      </w:r>
      <w:r w:rsidRPr="005D198C">
        <w:rPr>
          <w:rStyle w:val="StyleUnderline"/>
          <w:highlight w:val="cyan"/>
        </w:rPr>
        <w:t>downgraded in importance</w:t>
      </w:r>
    </w:p>
    <w:p w14:paraId="03F94389" w14:textId="77777777" w:rsidR="000D1B00" w:rsidRPr="00B03BF0" w:rsidRDefault="000D1B00" w:rsidP="000D1B00">
      <w:pPr>
        <w:rPr>
          <w:rStyle w:val="StyleUnderline"/>
        </w:rPr>
      </w:pPr>
    </w:p>
    <w:p w14:paraId="0A1F16AC" w14:textId="77777777" w:rsidR="00D845DA" w:rsidRDefault="00D845DA" w:rsidP="00D845DA">
      <w:pPr>
        <w:pStyle w:val="Heading4"/>
      </w:pPr>
      <w:r>
        <w:t>Russia has already weaponized space, ensures their miscalc scenarios</w:t>
      </w:r>
    </w:p>
    <w:p w14:paraId="65B56DEB" w14:textId="77777777" w:rsidR="00D845DA" w:rsidRPr="00117094" w:rsidRDefault="00D845DA" w:rsidP="00D845DA">
      <w:r w:rsidRPr="00117094">
        <w:rPr>
          <w:rStyle w:val="Style13ptBold"/>
        </w:rPr>
        <w:t>BBC ’24</w:t>
      </w:r>
      <w:r>
        <w:t>, 5-21-24, Jaroslav Lukiv, author for BBC news, citing top US and Russian officials, “</w:t>
      </w:r>
      <w:r w:rsidRPr="00117094">
        <w:t>US says Russia likely launched anti-satellite weapon</w:t>
      </w:r>
      <w:r>
        <w:t xml:space="preserve">”, </w:t>
      </w:r>
      <w:hyperlink r:id="rId18" w:history="1">
        <w:r w:rsidRPr="00656C7E">
          <w:rPr>
            <w:rStyle w:val="Hyperlink"/>
          </w:rPr>
          <w:t>https://www.bbc.com/news/articles/cq55ww5j7e2o</w:t>
        </w:r>
      </w:hyperlink>
      <w:r>
        <w:t xml:space="preserve"> JBlock</w:t>
      </w:r>
    </w:p>
    <w:p w14:paraId="7C46BB5E" w14:textId="77777777" w:rsidR="00D845DA" w:rsidRDefault="00D845DA" w:rsidP="00D845DA">
      <w:pPr>
        <w:rPr>
          <w:sz w:val="16"/>
        </w:rPr>
      </w:pPr>
      <w:r w:rsidRPr="00117094">
        <w:rPr>
          <w:sz w:val="16"/>
        </w:rPr>
        <w:t xml:space="preserve">The US says </w:t>
      </w:r>
      <w:r w:rsidRPr="00117094">
        <w:rPr>
          <w:rStyle w:val="StyleUnderline"/>
          <w:highlight w:val="yellow"/>
        </w:rPr>
        <w:t>Russia launched a satellite</w:t>
      </w:r>
      <w:r w:rsidRPr="00117094">
        <w:rPr>
          <w:sz w:val="16"/>
        </w:rPr>
        <w:t xml:space="preserve"> last week which it believes may be capable of attacking other such probes. "Russia launched a satellite into low Earth orbit </w:t>
      </w:r>
      <w:r w:rsidRPr="00117094">
        <w:rPr>
          <w:rStyle w:val="StyleUnderline"/>
          <w:highlight w:val="yellow"/>
        </w:rPr>
        <w:t>that</w:t>
      </w:r>
      <w:r w:rsidRPr="00117094">
        <w:rPr>
          <w:sz w:val="16"/>
        </w:rPr>
        <w:t xml:space="preserve"> we assess </w:t>
      </w:r>
      <w:r w:rsidRPr="00117094">
        <w:rPr>
          <w:rStyle w:val="StyleUnderline"/>
          <w:highlight w:val="yellow"/>
        </w:rPr>
        <w:t>is likely a counter space weapon</w:t>
      </w:r>
      <w:r w:rsidRPr="00117094">
        <w:rPr>
          <w:sz w:val="16"/>
        </w:rPr>
        <w:t xml:space="preserve">," said Pentagon spokesman Brig Gen Pat Ryder on Tuesday evening. It was on the "same orbit" as a US government satellite, he said, adding that Washington would continue to monitor the situation and had to be ready to protect its interests. Russia has not publicly commented on the issue. Moscow and Washington - two global rivals - have repeatedly clashed over space weapons issue at the UN in recent weeks, with both sides accusing each other of seeking to militarise space. Earlier on Tuesday Russia's foreign ministry spokeswoman Maria Zakharova claimed the US was seeking to turn space into an "arena for military confrontation". A number of military experts have long warned that space is likely to be the next frontier of warfare in an increasingly technology-dependent world. On Tuesday, Gen Ryder said the Pentagon believed the Russian satellite was "presumably capable of attacking other satellites in low Earth orbit". "Russia deployed this new counter space weapon into the same orbit as a US government satellite. "And so assessments further indicate characteristics resembling previously deployed counter space payloads, from 2019 and 2022. "We have a responsibility to be ready to protect and defend, the domain, the space domain, and ensure continuous and uninterrupted support to the Joint and Combined Force," the Pentagon spokesman added. Separately, a spokesperson for the US Space Command told Reuters news agency that the satellite was "likely a counter space weapon presumably capable of attacking other satellites in low Earth orbit". The spokesperson said the satellite - Cosmos 2576 - was launched on 16 May from Russia's Plesetsk cosmodrome, about 800km (497 miles) north of Moscow. In its statement, </w:t>
      </w:r>
      <w:r w:rsidRPr="00117094">
        <w:rPr>
          <w:rStyle w:val="StyleUnderline"/>
          <w:highlight w:val="yellow"/>
        </w:rPr>
        <w:t>Russia's</w:t>
      </w:r>
      <w:r w:rsidRPr="00117094">
        <w:rPr>
          <w:sz w:val="16"/>
        </w:rPr>
        <w:t xml:space="preserve"> Roskosmos state </w:t>
      </w:r>
      <w:r w:rsidRPr="00117094">
        <w:rPr>
          <w:rStyle w:val="StyleUnderline"/>
          <w:highlight w:val="yellow"/>
        </w:rPr>
        <w:t>space agency said the launch</w:t>
      </w:r>
      <w:r w:rsidRPr="00117094">
        <w:rPr>
          <w:sz w:val="16"/>
        </w:rPr>
        <w:t xml:space="preserve"> on 17 May </w:t>
      </w:r>
      <w:r w:rsidRPr="00117094">
        <w:rPr>
          <w:rStyle w:val="Emphasis"/>
          <w:highlight w:val="yellow"/>
        </w:rPr>
        <w:t>was "in the interests of the defence ministry</w:t>
      </w:r>
      <w:r w:rsidRPr="00117094">
        <w:rPr>
          <w:sz w:val="16"/>
        </w:rPr>
        <w:t xml:space="preserve"> of the Russian Federation". It said its launch vehicle Soyuz-2.1b was used. The different reported launch dates might be explained by the fact that the Moscow time zone is three hours ahead of GMT. Neither Moscow nor Washington provided any further details. But space analysts say that Cosmos 2576 appears to be on the same orbit as America's USA 314 satellite. Since launching a full-scale invasion of Ukraine in February 2022</w:t>
      </w:r>
      <w:r w:rsidRPr="00117094">
        <w:rPr>
          <w:rStyle w:val="StyleUnderline"/>
          <w:highlight w:val="yellow"/>
        </w:rPr>
        <w:t>, Russia has warned</w:t>
      </w:r>
      <w:r w:rsidRPr="00117094">
        <w:rPr>
          <w:sz w:val="16"/>
        </w:rPr>
        <w:t xml:space="preserve"> that US </w:t>
      </w:r>
      <w:r w:rsidRPr="00117094">
        <w:rPr>
          <w:rStyle w:val="StyleUnderline"/>
          <w:highlight w:val="yellow"/>
        </w:rPr>
        <w:t>satellites aiding</w:t>
      </w:r>
      <w:r w:rsidRPr="00117094">
        <w:rPr>
          <w:sz w:val="16"/>
        </w:rPr>
        <w:t xml:space="preserve"> the </w:t>
      </w:r>
      <w:r w:rsidRPr="00117094">
        <w:rPr>
          <w:rStyle w:val="StyleUnderline"/>
          <w:highlight w:val="yellow"/>
        </w:rPr>
        <w:t>Ukrain</w:t>
      </w:r>
      <w:r w:rsidRPr="00117094">
        <w:rPr>
          <w:sz w:val="16"/>
        </w:rPr>
        <w:t xml:space="preserve">ian military </w:t>
      </w:r>
      <w:r w:rsidRPr="00117094">
        <w:rPr>
          <w:rStyle w:val="StyleUnderline"/>
          <w:highlight w:val="yellow"/>
        </w:rPr>
        <w:t>could become</w:t>
      </w:r>
      <w:r w:rsidRPr="00117094">
        <w:rPr>
          <w:sz w:val="16"/>
        </w:rPr>
        <w:t xml:space="preserve"> legitimate </w:t>
      </w:r>
      <w:r w:rsidRPr="00117094">
        <w:rPr>
          <w:rStyle w:val="StyleUnderline"/>
          <w:highlight w:val="yellow"/>
        </w:rPr>
        <w:t>targets</w:t>
      </w:r>
      <w:r w:rsidRPr="00117094">
        <w:rPr>
          <w:sz w:val="16"/>
        </w:rPr>
        <w:t>.</w:t>
      </w:r>
    </w:p>
    <w:p w14:paraId="0CA0818A" w14:textId="77777777" w:rsidR="000D1B00" w:rsidRPr="00B03BF0" w:rsidRDefault="000D1B00" w:rsidP="000D1B00">
      <w:pPr>
        <w:pStyle w:val="Heading3"/>
      </w:pPr>
      <w:r>
        <w:rPr>
          <w:rFonts w:cs="Calibri"/>
        </w:rPr>
        <w:t>AT</w:t>
      </w:r>
      <w:r w:rsidRPr="00B03BF0">
        <w:rPr>
          <w:rFonts w:cs="Calibri"/>
        </w:rPr>
        <w:t xml:space="preserve">: Satellites </w:t>
      </w:r>
      <w:r>
        <w:rPr>
          <w:rFonts w:cs="Calibri"/>
        </w:rPr>
        <w:t>useless</w:t>
      </w:r>
    </w:p>
    <w:p w14:paraId="04964967" w14:textId="77777777" w:rsidR="000D1B00" w:rsidRPr="00B03BF0" w:rsidRDefault="000D1B00" w:rsidP="000D1B00">
      <w:pPr>
        <w:pStyle w:val="Heading4"/>
        <w:rPr>
          <w:rFonts w:cs="Calibri"/>
        </w:rPr>
      </w:pPr>
      <w:r w:rsidRPr="00B03BF0">
        <w:rPr>
          <w:rFonts w:cs="Calibri"/>
        </w:rPr>
        <w:t>Satellites KEY for homeland defense</w:t>
      </w:r>
    </w:p>
    <w:p w14:paraId="148AA5B9" w14:textId="77777777" w:rsidR="000D1B00" w:rsidRPr="00B03BF0" w:rsidRDefault="000D1B00" w:rsidP="000D1B00">
      <w:pPr>
        <w:rPr>
          <w:rStyle w:val="Hyperlink"/>
        </w:rPr>
      </w:pPr>
      <w:r w:rsidRPr="003309F3">
        <w:rPr>
          <w:rStyle w:val="Style13ptBold"/>
        </w:rPr>
        <w:t xml:space="preserve">Department Of Defense 24’ </w:t>
      </w:r>
      <w:r w:rsidRPr="00B03BF0">
        <w:t xml:space="preserve">(The Department of Defense is a U.S. agency charge of defending the homeland.) “2024 Department of Defense Strategy” Pub. June 21, 2024 Acc 6/26/25  </w:t>
      </w:r>
      <w:r w:rsidRPr="00A5013E">
        <w:t>https://media.defense.gov/2024/Jul/22/2003507411/-1/-1/0/DOD-ARCTIC-STRATEGY-2024.PDF</w:t>
      </w:r>
    </w:p>
    <w:p w14:paraId="2604719E" w14:textId="77777777" w:rsidR="000D1B00" w:rsidRPr="00355638" w:rsidRDefault="000D1B00" w:rsidP="000D1B00">
      <w:pPr>
        <w:rPr>
          <w:rFonts w:eastAsia="Times New Roman"/>
          <w:sz w:val="16"/>
        </w:rPr>
      </w:pPr>
      <w:r w:rsidRPr="00355638">
        <w:rPr>
          <w:rFonts w:eastAsia="Times New Roman"/>
          <w:sz w:val="16"/>
        </w:rPr>
        <w:t xml:space="preserve"> All-Domain Awareness and Missile Warning. </w:t>
      </w:r>
      <w:r w:rsidRPr="00F029A5">
        <w:rPr>
          <w:rFonts w:eastAsia="Times New Roman"/>
          <w:u w:val="single"/>
        </w:rPr>
        <w:t xml:space="preserve">The Arctic holds our northern approaches to the U.S. homeland, and </w:t>
      </w:r>
      <w:r w:rsidRPr="00E41A62">
        <w:rPr>
          <w:rFonts w:eastAsia="Times New Roman"/>
          <w:highlight w:val="cyan"/>
          <w:u w:val="single"/>
        </w:rPr>
        <w:t>detecting threats</w:t>
      </w:r>
      <w:r w:rsidRPr="00F029A5">
        <w:rPr>
          <w:rFonts w:eastAsia="Times New Roman"/>
          <w:u w:val="single"/>
        </w:rPr>
        <w:t xml:space="preserve"> from afar </w:t>
      </w:r>
      <w:r w:rsidRPr="00E41A62">
        <w:rPr>
          <w:rFonts w:eastAsia="Times New Roman"/>
          <w:highlight w:val="cyan"/>
          <w:u w:val="single"/>
        </w:rPr>
        <w:t xml:space="preserve">is </w:t>
      </w:r>
      <w:r w:rsidRPr="00E41A62">
        <w:rPr>
          <w:rStyle w:val="Emphasis"/>
          <w:highlight w:val="cyan"/>
        </w:rPr>
        <w:t>critical to homeland defense</w:t>
      </w:r>
      <w:r w:rsidRPr="00F029A5">
        <w:rPr>
          <w:rFonts w:eastAsia="Times New Roman"/>
          <w:u w:val="single"/>
        </w:rPr>
        <w:t>.</w:t>
      </w:r>
      <w:r w:rsidRPr="00355638">
        <w:rPr>
          <w:rFonts w:eastAsia="Times New Roman"/>
          <w:sz w:val="16"/>
        </w:rPr>
        <w:t xml:space="preserve"> The network of U.S. and Canadian radars and sensors operated by NORAD and U.S. Northern Command (USNORTHCOM) enables the detection and tracking of certain threats from and through portions of the Arctic, but </w:t>
      </w:r>
      <w:r w:rsidRPr="00E41A62">
        <w:rPr>
          <w:rStyle w:val="StyleUnderline"/>
          <w:highlight w:val="cyan"/>
        </w:rPr>
        <w:t>modernization is needed</w:t>
      </w:r>
      <w:r w:rsidRPr="00355638">
        <w:rPr>
          <w:rFonts w:eastAsia="Times New Roman"/>
          <w:sz w:val="16"/>
        </w:rPr>
        <w:t xml:space="preserve">. In implementing the 2021 Joint Statement on NORAD Modernization, </w:t>
      </w:r>
      <w:r w:rsidRPr="00F029A5">
        <w:rPr>
          <w:rFonts w:eastAsia="Times New Roman"/>
          <w:u w:val="single"/>
        </w:rPr>
        <w:t>DoD will work with Canada</w:t>
      </w:r>
      <w:r w:rsidRPr="00355638">
        <w:rPr>
          <w:rFonts w:eastAsia="Times New Roman"/>
          <w:sz w:val="16"/>
        </w:rPr>
        <w:t xml:space="preserve"> to enhance our long-range persistent aerospace and maritime surveillance capabilities. DoD will assess options for improving ground-based sensors to complement and enhance existing NORAD capabilities. </w:t>
      </w:r>
      <w:r w:rsidRPr="00E41A62">
        <w:rPr>
          <w:rStyle w:val="Emphasis"/>
          <w:highlight w:val="cyan"/>
        </w:rPr>
        <w:t>DoD will</w:t>
      </w:r>
      <w:r w:rsidRPr="00DC45C8">
        <w:rPr>
          <w:rStyle w:val="Emphasis"/>
        </w:rPr>
        <w:t xml:space="preserve"> also </w:t>
      </w:r>
      <w:r w:rsidRPr="00E41A62">
        <w:rPr>
          <w:rStyle w:val="Emphasis"/>
          <w:highlight w:val="cyan"/>
        </w:rPr>
        <w:t>continue to research</w:t>
      </w:r>
      <w:r w:rsidRPr="00355638">
        <w:rPr>
          <w:rFonts w:eastAsia="Times New Roman"/>
          <w:sz w:val="16"/>
        </w:rPr>
        <w:t xml:space="preserve"> U.S. Coast Guard Cutter Healy (WAGB-20) travels through the Arctic on July 31, 2023. (U.S. Space Force photo by Capt Henry Cho) 9 2024 ARCTIC STRATEGY </w:t>
      </w:r>
      <w:r w:rsidRPr="00E41A62">
        <w:rPr>
          <w:rFonts w:eastAsia="Times New Roman"/>
          <w:highlight w:val="cyan"/>
          <w:u w:val="single"/>
        </w:rPr>
        <w:t>options for</w:t>
      </w:r>
      <w:r w:rsidRPr="00F029A5">
        <w:rPr>
          <w:rFonts w:eastAsia="Times New Roman"/>
          <w:u w:val="single"/>
        </w:rPr>
        <w:t xml:space="preserve"> </w:t>
      </w:r>
      <w:r w:rsidRPr="00E41A62">
        <w:rPr>
          <w:rStyle w:val="Emphasis"/>
          <w:highlight w:val="cyan"/>
        </w:rPr>
        <w:t>new space-based missile-warning</w:t>
      </w:r>
      <w:r w:rsidRPr="00BB487E">
        <w:rPr>
          <w:rFonts w:eastAsia="Times New Roman"/>
          <w:highlight w:val="cyan"/>
          <w:u w:val="single"/>
        </w:rPr>
        <w:t xml:space="preserve"> and observational systems</w:t>
      </w:r>
      <w:r w:rsidRPr="00F029A5">
        <w:rPr>
          <w:rFonts w:eastAsia="Times New Roman"/>
          <w:u w:val="single"/>
        </w:rPr>
        <w:t xml:space="preserve"> </w:t>
      </w:r>
      <w:r w:rsidRPr="00E41A62">
        <w:rPr>
          <w:rFonts w:eastAsia="Times New Roman"/>
          <w:highlight w:val="cyan"/>
          <w:u w:val="single"/>
        </w:rPr>
        <w:t>with</w:t>
      </w:r>
      <w:r w:rsidRPr="00F029A5">
        <w:rPr>
          <w:rFonts w:eastAsia="Times New Roman"/>
          <w:u w:val="single"/>
        </w:rPr>
        <w:t xml:space="preserve"> </w:t>
      </w:r>
      <w:r w:rsidRPr="00E41A62">
        <w:rPr>
          <w:rFonts w:eastAsia="Times New Roman"/>
          <w:highlight w:val="cyan"/>
          <w:u w:val="single"/>
        </w:rPr>
        <w:t>greater</w:t>
      </w:r>
      <w:r w:rsidRPr="00F029A5">
        <w:rPr>
          <w:rFonts w:eastAsia="Times New Roman"/>
          <w:u w:val="single"/>
        </w:rPr>
        <w:t xml:space="preserve"> polar </w:t>
      </w:r>
      <w:r w:rsidRPr="00E41A62">
        <w:rPr>
          <w:rFonts w:eastAsia="Times New Roman"/>
          <w:highlight w:val="cyan"/>
          <w:u w:val="single"/>
        </w:rPr>
        <w:t>coverage</w:t>
      </w:r>
      <w:r w:rsidRPr="00355638">
        <w:rPr>
          <w:rFonts w:eastAsia="Times New Roman"/>
          <w:sz w:val="16"/>
        </w:rPr>
        <w:t xml:space="preserve">. Together, these improvements will strengthen our ability to address current and emerging aerospace and maritime threats from and through the Arctic. </w:t>
      </w:r>
      <w:r w:rsidRPr="00F029A5">
        <w:rPr>
          <w:rFonts w:eastAsia="Times New Roman"/>
          <w:u w:val="single"/>
        </w:rPr>
        <w:t xml:space="preserve">In the European Arctic, DoD will continue to partner with our Allies </w:t>
      </w:r>
      <w:r w:rsidRPr="00E41A62">
        <w:rPr>
          <w:rFonts w:eastAsia="Times New Roman"/>
          <w:highlight w:val="cyan"/>
          <w:u w:val="single"/>
        </w:rPr>
        <w:t>to enhance all-domain awareness</w:t>
      </w:r>
      <w:r w:rsidRPr="00F029A5">
        <w:rPr>
          <w:rFonts w:eastAsia="Times New Roman"/>
          <w:u w:val="single"/>
        </w:rPr>
        <w:t>.</w:t>
      </w:r>
      <w:r w:rsidRPr="00355638">
        <w:rPr>
          <w:rFonts w:eastAsia="Times New Roman"/>
          <w:sz w:val="16"/>
        </w:rPr>
        <w:t xml:space="preserve"> U.S. European Command (USEUCOM) will work through our Arctic Allies and partners to identify all activities that affect our security interests and ensure our existing network of radars and sensors continue to contribute to Arctic aerospace and missile warning. </w:t>
      </w:r>
      <w:r w:rsidRPr="00E41A62">
        <w:rPr>
          <w:rFonts w:eastAsia="Times New Roman"/>
          <w:highlight w:val="cyan"/>
          <w:u w:val="single"/>
        </w:rPr>
        <w:t xml:space="preserve">DoD will take these steps to </w:t>
      </w:r>
      <w:r w:rsidRPr="00E41A62">
        <w:rPr>
          <w:rStyle w:val="Emphasis"/>
          <w:highlight w:val="cyan"/>
        </w:rPr>
        <w:t>improve domain awareness</w:t>
      </w:r>
      <w:r w:rsidRPr="00F029A5">
        <w:rPr>
          <w:rFonts w:eastAsia="Times New Roman"/>
          <w:u w:val="single"/>
        </w:rPr>
        <w:t xml:space="preserve"> including of the electromagnetic spectrum; missile warning; and nuclear command, control, and communications</w:t>
      </w:r>
      <w:r w:rsidRPr="00355638">
        <w:rPr>
          <w:rFonts w:eastAsia="Times New Roman"/>
          <w:sz w:val="16"/>
        </w:rPr>
        <w:t xml:space="preserve"> in and through the Arctic alongside priorities outlined in the 2022 Nuclear Posture Review and 2022 Missile Defense Review to address the strategic threat from competitors, including Russia and the PRC.</w:t>
      </w:r>
    </w:p>
    <w:p w14:paraId="138771D9" w14:textId="77777777" w:rsidR="000D1B00" w:rsidRPr="00073714" w:rsidRDefault="000D1B00" w:rsidP="000D1B00"/>
    <w:p w14:paraId="126D6326" w14:textId="77777777" w:rsidR="00D845DA" w:rsidRDefault="00D845DA" w:rsidP="00D845DA">
      <w:pPr>
        <w:pStyle w:val="Heading3"/>
      </w:pPr>
      <w:r>
        <w:t>AT: Miscalc</w:t>
      </w:r>
    </w:p>
    <w:p w14:paraId="09815996" w14:textId="77777777" w:rsidR="00D845DA" w:rsidRDefault="00D845DA" w:rsidP="00D845DA">
      <w:pPr>
        <w:pStyle w:val="Heading4"/>
      </w:pPr>
      <w:r>
        <w:t xml:space="preserve">United Nations adoption of international cooperation prevents escalation </w:t>
      </w:r>
    </w:p>
    <w:p w14:paraId="42568C7C" w14:textId="77777777" w:rsidR="00D845DA" w:rsidRPr="00144108" w:rsidRDefault="00D845DA" w:rsidP="00D845DA">
      <w:r w:rsidRPr="00FA6043">
        <w:rPr>
          <w:rStyle w:val="Style13ptBold"/>
        </w:rPr>
        <w:t>UN September ’24</w:t>
      </w:r>
      <w:r>
        <w:t xml:space="preserve">, “Pact for the Future, Global Digital Compact and Declarations on Future Generations” Summit of the Future Outcome Documents, </w:t>
      </w:r>
      <w:hyperlink r:id="rId19" w:history="1">
        <w:r w:rsidRPr="00656C7E">
          <w:rPr>
            <w:rStyle w:val="Hyperlink"/>
          </w:rPr>
          <w:t>https://www.un.org/sites/un2.un.org/files/sotf-pact_for_the_future_adopted.pdf</w:t>
        </w:r>
      </w:hyperlink>
      <w:r>
        <w:t xml:space="preserve"> JBlock</w:t>
      </w:r>
    </w:p>
    <w:p w14:paraId="0D584558" w14:textId="77777777" w:rsidR="00D845DA" w:rsidRDefault="00D845DA" w:rsidP="00D845DA">
      <w:pPr>
        <w:rPr>
          <w:sz w:val="16"/>
        </w:rPr>
      </w:pPr>
      <w:r w:rsidRPr="00FA6043">
        <w:rPr>
          <w:sz w:val="16"/>
        </w:rPr>
        <w:t xml:space="preserve">ACTION 56 </w:t>
      </w:r>
      <w:r w:rsidRPr="00FA6043">
        <w:rPr>
          <w:rStyle w:val="StyleUnderline"/>
          <w:highlight w:val="yellow"/>
        </w:rPr>
        <w:t>WE WILL STRENGTHEN</w:t>
      </w:r>
      <w:r w:rsidRPr="00FA6043">
        <w:rPr>
          <w:sz w:val="16"/>
        </w:rPr>
        <w:t xml:space="preserve"> INTERNATIONAL </w:t>
      </w:r>
      <w:r w:rsidRPr="00FA6043">
        <w:rPr>
          <w:rStyle w:val="StyleUnderline"/>
          <w:highlight w:val="yellow"/>
        </w:rPr>
        <w:t>COOPERATION FOR THE</w:t>
      </w:r>
      <w:r>
        <w:rPr>
          <w:rStyle w:val="StyleUnderline"/>
          <w:highlight w:val="yellow"/>
        </w:rPr>
        <w:t xml:space="preserve"> </w:t>
      </w:r>
      <w:r w:rsidRPr="00FA6043">
        <w:rPr>
          <w:rStyle w:val="StyleUnderline"/>
          <w:highlight w:val="yellow"/>
        </w:rPr>
        <w:t>EXPLORATION AND USE</w:t>
      </w:r>
      <w:r w:rsidRPr="00FA6043">
        <w:rPr>
          <w:sz w:val="16"/>
        </w:rPr>
        <w:t xml:space="preserve"> OF OUTER </w:t>
      </w:r>
      <w:r w:rsidRPr="00FA6043">
        <w:rPr>
          <w:rStyle w:val="Emphasis"/>
          <w:highlight w:val="yellow"/>
        </w:rPr>
        <w:t>SPACE</w:t>
      </w:r>
      <w:r>
        <w:rPr>
          <w:rStyle w:val="Emphasis"/>
          <w:highlight w:val="yellow"/>
        </w:rPr>
        <w:t xml:space="preserve"> </w:t>
      </w:r>
      <w:r w:rsidRPr="00FA6043">
        <w:rPr>
          <w:rStyle w:val="Emphasis"/>
          <w:highlight w:val="yellow"/>
        </w:rPr>
        <w:t>FOR PEACEFUL PURPOSES AND FOR THE</w:t>
      </w:r>
      <w:r>
        <w:rPr>
          <w:rStyle w:val="Emphasis"/>
          <w:highlight w:val="yellow"/>
        </w:rPr>
        <w:t xml:space="preserve"> </w:t>
      </w:r>
      <w:r w:rsidRPr="00FA6043">
        <w:rPr>
          <w:rStyle w:val="Emphasis"/>
          <w:highlight w:val="yellow"/>
        </w:rPr>
        <w:t>BENEFIT OF ALL</w:t>
      </w:r>
      <w:r w:rsidRPr="00FA6043">
        <w:rPr>
          <w:rStyle w:val="Emphasis"/>
        </w:rPr>
        <w:t xml:space="preserve"> </w:t>
      </w:r>
      <w:r w:rsidRPr="00FA6043">
        <w:rPr>
          <w:sz w:val="16"/>
        </w:rPr>
        <w:t xml:space="preserve">HUMANITY The Outer Space Treaty of 1967 identifies the exploration and use of outer space as the province of all humankind Humanity’s reliance on space is increasing day by day and the Outer Space Treaty must be recognized as the cornerstone of the international legal regime governing outer space activities We are living through an age of increased access to and activities in outer space The growth in the number of objects in outer space, the return of humans to deep space, and our expanding reliance on outer space systems demand urgent action The </w:t>
      </w:r>
      <w:r w:rsidRPr="00FA6043">
        <w:rPr>
          <w:rStyle w:val="StyleUnderline"/>
          <w:highlight w:val="yellow"/>
        </w:rPr>
        <w:t>safe</w:t>
      </w:r>
      <w:r w:rsidRPr="00FA6043">
        <w:rPr>
          <w:sz w:val="16"/>
        </w:rPr>
        <w:t xml:space="preserve"> and sustainable </w:t>
      </w:r>
      <w:r w:rsidRPr="00FA6043">
        <w:rPr>
          <w:rStyle w:val="StyleUnderline"/>
          <w:highlight w:val="yellow"/>
        </w:rPr>
        <w:t>use of space plays a critical role in</w:t>
      </w:r>
      <w:r w:rsidRPr="00FA6043">
        <w:rPr>
          <w:rStyle w:val="StyleUnderline"/>
        </w:rPr>
        <w:t xml:space="preserve"> </w:t>
      </w:r>
      <w:r w:rsidRPr="00FA6043">
        <w:rPr>
          <w:sz w:val="16"/>
        </w:rPr>
        <w:t xml:space="preserve">the achievement of </w:t>
      </w:r>
      <w:r w:rsidRPr="00FA6043">
        <w:rPr>
          <w:rStyle w:val="StyleUnderline"/>
          <w:highlight w:val="yellow"/>
        </w:rPr>
        <w:t>the 2030 Agenda</w:t>
      </w:r>
      <w:r w:rsidRPr="00FA6043">
        <w:rPr>
          <w:sz w:val="16"/>
        </w:rPr>
        <w:t xml:space="preserve"> The opportunities for people and planet are enormous, but there are also risks that must be managed We encourage the Committee on the Peaceful Uses of Outer Space to further consult on the proposal to hold a fourth United Nations Conference on the Peaceful Exploration of Outer Space (UNISPACE IV) in 2027 </w:t>
      </w:r>
      <w:r w:rsidRPr="00FA6043">
        <w:rPr>
          <w:rStyle w:val="StyleUnderline"/>
          <w:highlight w:val="yellow"/>
        </w:rPr>
        <w:t>We</w:t>
      </w:r>
      <w:r w:rsidRPr="00FA6043">
        <w:rPr>
          <w:sz w:val="16"/>
        </w:rPr>
        <w:t xml:space="preserve"> decide to: (a) </w:t>
      </w:r>
      <w:r w:rsidRPr="00FA6043">
        <w:rPr>
          <w:rStyle w:val="StyleUnderline"/>
          <w:highlight w:val="yellow"/>
        </w:rPr>
        <w:t>Reaffirm the importance of the widest</w:t>
      </w:r>
      <w:r w:rsidRPr="00FA6043">
        <w:rPr>
          <w:rStyle w:val="StyleUnderline"/>
        </w:rPr>
        <w:t xml:space="preserve"> </w:t>
      </w:r>
      <w:r w:rsidRPr="00FA6043">
        <w:rPr>
          <w:sz w:val="16"/>
        </w:rPr>
        <w:t xml:space="preserve">possible </w:t>
      </w:r>
      <w:r w:rsidRPr="00FA6043">
        <w:rPr>
          <w:rStyle w:val="Emphasis"/>
          <w:highlight w:val="yellow"/>
        </w:rPr>
        <w:t>adherence to and full compliance with</w:t>
      </w:r>
      <w:r w:rsidRPr="00FA6043">
        <w:rPr>
          <w:sz w:val="16"/>
        </w:rPr>
        <w:t xml:space="preserve"> the 1967 </w:t>
      </w:r>
      <w:r w:rsidRPr="00FA6043">
        <w:rPr>
          <w:rStyle w:val="StyleUnderline"/>
          <w:highlight w:val="yellow"/>
        </w:rPr>
        <w:t>O</w:t>
      </w:r>
      <w:r w:rsidRPr="00FA6043">
        <w:rPr>
          <w:sz w:val="16"/>
        </w:rPr>
        <w:t xml:space="preserve">uter </w:t>
      </w:r>
      <w:r w:rsidRPr="00FA6043">
        <w:rPr>
          <w:rStyle w:val="StyleUnderline"/>
          <w:highlight w:val="yellow"/>
        </w:rPr>
        <w:t>S</w:t>
      </w:r>
      <w:r w:rsidRPr="00FA6043">
        <w:rPr>
          <w:sz w:val="16"/>
        </w:rPr>
        <w:t xml:space="preserve">pace </w:t>
      </w:r>
      <w:r w:rsidRPr="00FA6043">
        <w:rPr>
          <w:rStyle w:val="StyleUnderline"/>
          <w:highlight w:val="yellow"/>
        </w:rPr>
        <w:t>T</w:t>
      </w:r>
      <w:r w:rsidRPr="00FA6043">
        <w:rPr>
          <w:sz w:val="16"/>
        </w:rPr>
        <w:t>reaty and discuss the establishment of new frameworks for space traffic, space debris and space resources through the Committee on the Peaceful Uses of Outer Space; (b) Invite the engagement of relevant private sector, civil society and other relevant stakeholders, where appropriate and applicable, to contribute to intergovernmental processes related to the increased safety and sustainability of outer space.</w:t>
      </w:r>
    </w:p>
    <w:p w14:paraId="0E6901B6" w14:textId="77777777" w:rsidR="00D845DA" w:rsidRPr="00896522" w:rsidRDefault="00D845DA" w:rsidP="00D845DA"/>
    <w:p w14:paraId="4E275531" w14:textId="77777777" w:rsidR="000D1B00" w:rsidRDefault="000D1B00" w:rsidP="000D1B00">
      <w:pPr>
        <w:pStyle w:val="Heading3"/>
      </w:pPr>
      <w:r>
        <w:t>XT: Coop Net Benefit</w:t>
      </w:r>
    </w:p>
    <w:p w14:paraId="55FC1DF4" w14:textId="77777777" w:rsidR="000D1B00" w:rsidRDefault="000D1B00" w:rsidP="000D1B00">
      <w:pPr>
        <w:pStyle w:val="Heading4"/>
      </w:pPr>
      <w:r w:rsidRPr="08ECFCB0">
        <w:t>The CP solves for Arctic coop, addresses rising geopolitical tensions.</w:t>
      </w:r>
    </w:p>
    <w:p w14:paraId="4415FBB9" w14:textId="77777777" w:rsidR="000D1B00" w:rsidRDefault="000D1B00" w:rsidP="000D1B00">
      <w:pPr>
        <w:spacing w:line="257" w:lineRule="auto"/>
      </w:pPr>
      <w:r w:rsidRPr="08ECFCB0">
        <w:rPr>
          <w:rFonts w:eastAsia="Calibri"/>
          <w:b/>
          <w:sz w:val="26"/>
          <w:szCs w:val="26"/>
        </w:rPr>
        <w:t>Jones and Cashin 24</w:t>
      </w:r>
      <w:r w:rsidRPr="08ECFCB0">
        <w:rPr>
          <w:rFonts w:eastAsia="Calibri"/>
        </w:rPr>
        <w:t xml:space="preserve"> *senior project leader in the Center for Space Policy and Strategy at The Aerospace Corporation. **Senior project engineer in the Defense Systems Operations Group at The Aerospace Corporation. (Karen L*. Lina M**, 10/1/24 “SPACE-ENABLED CAPABILITIES FOR CONNECTING AND COLLABORATING IN THE ARCTIC,” </w:t>
      </w:r>
      <w:r w:rsidRPr="08ECFCB0">
        <w:rPr>
          <w:rFonts w:eastAsia="Calibri"/>
          <w:i/>
        </w:rPr>
        <w:t xml:space="preserve">CENTER FOR SPACE POLICY AND STRATEGY </w:t>
      </w:r>
      <w:r w:rsidRPr="00A5013E">
        <w:rPr>
          <w:rFonts w:eastAsia="Calibri"/>
        </w:rPr>
        <w:t>https://csps.aerospace.org/sites/default/files/2024-10/04c_Arctic_Jones-Cashin_20241017.pdf</w:t>
      </w:r>
      <w:r w:rsidRPr="08ECFCB0">
        <w:rPr>
          <w:rFonts w:eastAsia="Calibri"/>
        </w:rPr>
        <w:t xml:space="preserve"> accessed 6/27/25)</w:t>
      </w:r>
    </w:p>
    <w:p w14:paraId="1A66B922" w14:textId="77777777" w:rsidR="000D1B00" w:rsidRDefault="000D1B00" w:rsidP="000D1B00">
      <w:pPr>
        <w:spacing w:line="257" w:lineRule="auto"/>
      </w:pPr>
      <w:r w:rsidRPr="08ECFCB0">
        <w:rPr>
          <w:rFonts w:eastAsia="Calibri"/>
          <w:u w:val="single"/>
        </w:rPr>
        <w:t xml:space="preserve">The polar region is developing at a time when the expanding commercial </w:t>
      </w:r>
      <w:r w:rsidRPr="08ECFCB0">
        <w:rPr>
          <w:rFonts w:eastAsia="Calibri"/>
          <w:highlight w:val="cyan"/>
          <w:u w:val="single"/>
        </w:rPr>
        <w:t>space</w:t>
      </w:r>
      <w:r w:rsidRPr="08ECFCB0">
        <w:rPr>
          <w:rFonts w:eastAsia="Calibri"/>
          <w:u w:val="single"/>
        </w:rPr>
        <w:t xml:space="preserve"> industry </w:t>
      </w:r>
      <w:r w:rsidRPr="08ECFCB0">
        <w:rPr>
          <w:rFonts w:eastAsia="Calibri"/>
          <w:highlight w:val="cyan"/>
          <w:u w:val="single"/>
        </w:rPr>
        <w:t>can provide</w:t>
      </w:r>
      <w:r w:rsidRPr="08ECFCB0">
        <w:rPr>
          <w:rFonts w:eastAsia="Calibri"/>
          <w:u w:val="single"/>
        </w:rPr>
        <w:t xml:space="preserve"> persistent space enabled </w:t>
      </w:r>
      <w:r w:rsidRPr="08ECFCB0">
        <w:rPr>
          <w:rFonts w:eastAsia="Calibri"/>
          <w:highlight w:val="cyan"/>
          <w:u w:val="single"/>
        </w:rPr>
        <w:t>connectivity</w:t>
      </w:r>
      <w:r w:rsidRPr="08ECFCB0">
        <w:rPr>
          <w:rFonts w:eastAsia="Calibri"/>
          <w:u w:val="single"/>
        </w:rPr>
        <w:t xml:space="preserve">, navigation, and increased surveillance. </w:t>
      </w:r>
      <w:r w:rsidRPr="08ECFCB0">
        <w:rPr>
          <w:rFonts w:eastAsia="Calibri"/>
        </w:rPr>
        <w:t xml:space="preserve">A combination </w:t>
      </w:r>
      <w:r w:rsidRPr="08ECFCB0">
        <w:rPr>
          <w:rFonts w:eastAsia="Calibri"/>
          <w:u w:val="single"/>
        </w:rPr>
        <w:t>of satellites in various orbits can provide the coverage and resilience necessary to meet national security, industry, and environmental goals.</w:t>
      </w:r>
      <w:r w:rsidRPr="08ECFCB0">
        <w:rPr>
          <w:rFonts w:eastAsia="Calibri"/>
        </w:rPr>
        <w:t xml:space="preserve"> However, the </w:t>
      </w:r>
      <w:r w:rsidRPr="08ECFCB0">
        <w:rPr>
          <w:rFonts w:eastAsia="Calibri"/>
          <w:u w:val="single"/>
        </w:rPr>
        <w:t xml:space="preserve">Russian </w:t>
      </w:r>
      <w:r w:rsidRPr="08ECFCB0">
        <w:rPr>
          <w:rFonts w:eastAsia="Calibri"/>
          <w:highlight w:val="cyan"/>
          <w:u w:val="single"/>
        </w:rPr>
        <w:t>in</w:t>
      </w:r>
      <w:r w:rsidRPr="08ECFCB0">
        <w:rPr>
          <w:rFonts w:eastAsia="Calibri"/>
          <w:u w:val="single"/>
        </w:rPr>
        <w:t xml:space="preserve">vasion of Ukraine has ripped up </w:t>
      </w:r>
      <w:r w:rsidRPr="08ECFCB0">
        <w:rPr>
          <w:rFonts w:eastAsia="Calibri"/>
          <w:highlight w:val="cyan"/>
          <w:u w:val="single"/>
        </w:rPr>
        <w:t>the</w:t>
      </w:r>
      <w:r w:rsidRPr="08ECFCB0">
        <w:rPr>
          <w:rFonts w:eastAsia="Calibri"/>
          <w:u w:val="single"/>
        </w:rPr>
        <w:t xml:space="preserve"> “High </w:t>
      </w:r>
      <w:r w:rsidRPr="08ECFCB0">
        <w:rPr>
          <w:rFonts w:eastAsia="Calibri"/>
          <w:highlight w:val="cyan"/>
          <w:u w:val="single"/>
        </w:rPr>
        <w:t>North</w:t>
      </w:r>
      <w:r w:rsidRPr="08ECFCB0">
        <w:rPr>
          <w:rFonts w:eastAsia="Calibri"/>
          <w:u w:val="single"/>
        </w:rPr>
        <w:t>, Low Tension</w:t>
      </w:r>
      <w:r w:rsidRPr="08ECFCB0">
        <w:rPr>
          <w:rFonts w:eastAsia="Calibri"/>
        </w:rPr>
        <w:t>” script, a common Norwegian adage during more peaceful times</w:t>
      </w:r>
      <w:r w:rsidRPr="08ECFCB0">
        <w:rPr>
          <w:rFonts w:eastAsia="Calibri"/>
          <w:highlight w:val="cyan"/>
        </w:rPr>
        <w:t xml:space="preserve">. </w:t>
      </w:r>
      <w:r w:rsidRPr="08ECFCB0">
        <w:rPr>
          <w:rFonts w:eastAsia="Calibri"/>
          <w:highlight w:val="cyan"/>
          <w:u w:val="single"/>
        </w:rPr>
        <w:t>Geopolitical tensions are rising in the Arctic</w:t>
      </w:r>
      <w:r w:rsidRPr="08ECFCB0">
        <w:rPr>
          <w:rFonts w:eastAsia="Calibri"/>
          <w:u w:val="single"/>
        </w:rPr>
        <w:t xml:space="preserve"> </w:t>
      </w:r>
      <w:r w:rsidRPr="08ECFCB0">
        <w:rPr>
          <w:rFonts w:eastAsia="Calibri"/>
          <w:highlight w:val="cyan"/>
          <w:u w:val="single"/>
        </w:rPr>
        <w:t>as</w:t>
      </w:r>
      <w:r w:rsidRPr="08ECFCB0">
        <w:rPr>
          <w:rFonts w:eastAsia="Calibri"/>
          <w:u w:val="single"/>
        </w:rPr>
        <w:t xml:space="preserve"> </w:t>
      </w:r>
      <w:r w:rsidRPr="08ECFCB0">
        <w:rPr>
          <w:rFonts w:eastAsia="Calibri"/>
          <w:highlight w:val="cyan"/>
          <w:u w:val="single"/>
        </w:rPr>
        <w:t>Russia wages</w:t>
      </w:r>
      <w:r w:rsidRPr="08ECFCB0">
        <w:rPr>
          <w:rFonts w:eastAsia="Calibri"/>
          <w:u w:val="single"/>
        </w:rPr>
        <w:t xml:space="preserve"> unprovoked </w:t>
      </w:r>
      <w:r w:rsidRPr="08ECFCB0">
        <w:rPr>
          <w:rFonts w:eastAsia="Calibri"/>
          <w:highlight w:val="cyan"/>
          <w:u w:val="single"/>
        </w:rPr>
        <w:t>war</w:t>
      </w:r>
      <w:r w:rsidRPr="08ECFCB0">
        <w:rPr>
          <w:rFonts w:eastAsia="Calibri"/>
          <w:u w:val="single"/>
        </w:rPr>
        <w:t xml:space="preserve"> against Ukraine, and </w:t>
      </w:r>
      <w:r w:rsidRPr="08ECFCB0">
        <w:rPr>
          <w:rFonts w:eastAsia="Calibri"/>
          <w:highlight w:val="cyan"/>
          <w:u w:val="single"/>
        </w:rPr>
        <w:t>China continues to ramp up</w:t>
      </w:r>
      <w:r w:rsidRPr="08ECFCB0">
        <w:rPr>
          <w:rFonts w:eastAsia="Calibri"/>
          <w:u w:val="single"/>
        </w:rPr>
        <w:t xml:space="preserve"> High </w:t>
      </w:r>
      <w:r w:rsidRPr="08ECFCB0">
        <w:rPr>
          <w:rFonts w:eastAsia="Calibri"/>
          <w:highlight w:val="cyan"/>
          <w:u w:val="single"/>
        </w:rPr>
        <w:t>North investments</w:t>
      </w:r>
      <w:r w:rsidRPr="08ECFCB0">
        <w:rPr>
          <w:rFonts w:eastAsia="Calibri"/>
          <w:u w:val="single"/>
        </w:rPr>
        <w:t xml:space="preserve"> and activities</w:t>
      </w:r>
      <w:r w:rsidRPr="08ECFCB0">
        <w:rPr>
          <w:rFonts w:eastAsia="Calibri"/>
        </w:rPr>
        <w:t xml:space="preserve">. Now more than ever, the </w:t>
      </w:r>
      <w:r w:rsidRPr="08ECFCB0">
        <w:rPr>
          <w:rFonts w:eastAsia="Calibri"/>
          <w:u w:val="single"/>
        </w:rPr>
        <w:t>United States and its allies must project power in the sub-Arctic and Arctic regions to strengthen security and protect economic and environmental interests.</w:t>
      </w:r>
      <w:r w:rsidRPr="08ECFCB0">
        <w:rPr>
          <w:rFonts w:eastAsia="Calibri"/>
        </w:rPr>
        <w:t xml:space="preserve"> </w:t>
      </w:r>
      <w:r w:rsidRPr="08ECFCB0">
        <w:rPr>
          <w:rFonts w:eastAsia="Calibri"/>
          <w:highlight w:val="cyan"/>
        </w:rPr>
        <w:t xml:space="preserve">Today, </w:t>
      </w:r>
      <w:r w:rsidRPr="08ECFCB0">
        <w:rPr>
          <w:rFonts w:eastAsia="Calibri"/>
          <w:highlight w:val="cyan"/>
          <w:u w:val="single"/>
        </w:rPr>
        <w:t>coop</w:t>
      </w:r>
      <w:r w:rsidRPr="08ECFCB0">
        <w:rPr>
          <w:rFonts w:eastAsia="Calibri"/>
          <w:u w:val="single"/>
        </w:rPr>
        <w:t xml:space="preserve">eration </w:t>
      </w:r>
      <w:r w:rsidRPr="08ECFCB0">
        <w:rPr>
          <w:rFonts w:eastAsia="Calibri"/>
          <w:highlight w:val="cyan"/>
          <w:u w:val="single"/>
        </w:rPr>
        <w:t>is challeng</w:t>
      </w:r>
      <w:r w:rsidRPr="08ECFCB0">
        <w:rPr>
          <w:rFonts w:eastAsia="Calibri"/>
          <w:u w:val="single"/>
        </w:rPr>
        <w:t xml:space="preserve">ing as international forums and organizations, such as </w:t>
      </w:r>
      <w:r w:rsidRPr="08ECFCB0">
        <w:rPr>
          <w:rFonts w:eastAsia="Calibri"/>
          <w:highlight w:val="cyan"/>
          <w:u w:val="single"/>
        </w:rPr>
        <w:t>the Arctic Council and</w:t>
      </w:r>
      <w:r w:rsidRPr="08ECFCB0">
        <w:rPr>
          <w:rFonts w:eastAsia="Calibri"/>
          <w:u w:val="single"/>
        </w:rPr>
        <w:t xml:space="preserve"> the North Atlantic Treaty Organization (</w:t>
      </w:r>
      <w:r w:rsidRPr="08ECFCB0">
        <w:rPr>
          <w:rFonts w:eastAsia="Calibri"/>
          <w:highlight w:val="cyan"/>
          <w:u w:val="single"/>
        </w:rPr>
        <w:t>NATO), are undergoing shifting</w:t>
      </w:r>
      <w:r w:rsidRPr="08ECFCB0">
        <w:rPr>
          <w:rFonts w:eastAsia="Calibri"/>
          <w:u w:val="single"/>
        </w:rPr>
        <w:t xml:space="preserve"> alliances and </w:t>
      </w:r>
      <w:r w:rsidRPr="08ECFCB0">
        <w:rPr>
          <w:rFonts w:eastAsia="Calibri"/>
          <w:highlight w:val="cyan"/>
          <w:u w:val="single"/>
        </w:rPr>
        <w:t>membershi</w:t>
      </w:r>
      <w:r w:rsidRPr="08ECFCB0">
        <w:rPr>
          <w:rFonts w:eastAsia="Calibri"/>
          <w:highlight w:val="cyan"/>
        </w:rPr>
        <w:t>p</w:t>
      </w:r>
      <w:r w:rsidRPr="08ECFCB0">
        <w:rPr>
          <w:rFonts w:eastAsia="Calibri"/>
        </w:rPr>
        <w:t xml:space="preserve">. Beyond organizational alignments, specific missions, such as </w:t>
      </w:r>
      <w:r w:rsidRPr="08ECFCB0">
        <w:rPr>
          <w:rFonts w:eastAsia="Calibri"/>
          <w:u w:val="single"/>
        </w:rPr>
        <w:t>border security, sovereignty protection, vessel assistance, fisheries monitoring, environmental and oil spill response, search and rescue, and science and research will demand greater cooperation and connectivity as activities in the High North continue to expand</w:t>
      </w:r>
      <w:r w:rsidRPr="08ECFCB0">
        <w:rPr>
          <w:rFonts w:eastAsia="Calibri"/>
        </w:rPr>
        <w:t xml:space="preserve">. During this time of increased competition and tension, </w:t>
      </w:r>
      <w:r w:rsidRPr="08ECFCB0">
        <w:rPr>
          <w:rFonts w:eastAsia="Calibri"/>
          <w:highlight w:val="cyan"/>
          <w:u w:val="single"/>
        </w:rPr>
        <w:t>the U</w:t>
      </w:r>
      <w:r w:rsidRPr="08ECFCB0">
        <w:rPr>
          <w:rFonts w:eastAsia="Calibri"/>
          <w:u w:val="single"/>
        </w:rPr>
        <w:t xml:space="preserve">nited </w:t>
      </w:r>
      <w:r w:rsidRPr="08ECFCB0">
        <w:rPr>
          <w:rFonts w:eastAsia="Calibri"/>
          <w:highlight w:val="cyan"/>
          <w:u w:val="single"/>
        </w:rPr>
        <w:t>S</w:t>
      </w:r>
      <w:r w:rsidRPr="08ECFCB0">
        <w:rPr>
          <w:rFonts w:eastAsia="Calibri"/>
          <w:u w:val="single"/>
        </w:rPr>
        <w:t xml:space="preserve">tates </w:t>
      </w:r>
      <w:r w:rsidRPr="08ECFCB0">
        <w:rPr>
          <w:rFonts w:eastAsia="Calibri"/>
          <w:highlight w:val="cyan"/>
          <w:u w:val="single"/>
        </w:rPr>
        <w:t>can</w:t>
      </w:r>
      <w:r w:rsidRPr="08ECFCB0">
        <w:rPr>
          <w:rFonts w:eastAsia="Calibri"/>
          <w:u w:val="single"/>
        </w:rPr>
        <w:t xml:space="preserve"> partner and </w:t>
      </w:r>
      <w:r w:rsidRPr="08ECFCB0">
        <w:rPr>
          <w:rFonts w:eastAsia="Calibri"/>
          <w:highlight w:val="cyan"/>
          <w:u w:val="single"/>
        </w:rPr>
        <w:t>share space capabilities</w:t>
      </w:r>
      <w:r w:rsidRPr="08ECFCB0">
        <w:rPr>
          <w:rFonts w:eastAsia="Calibri"/>
          <w:u w:val="single"/>
        </w:rPr>
        <w:t xml:space="preserve"> with allies and trusted partners across a range of missions. </w:t>
      </w:r>
      <w:r w:rsidRPr="08ECFCB0">
        <w:rPr>
          <w:rFonts w:eastAsia="Calibri"/>
          <w:highlight w:val="cyan"/>
          <w:u w:val="single"/>
        </w:rPr>
        <w:t>Space capabilities</w:t>
      </w:r>
      <w:r w:rsidRPr="08ECFCB0">
        <w:rPr>
          <w:rFonts w:eastAsia="Calibri"/>
          <w:u w:val="single"/>
        </w:rPr>
        <w:t xml:space="preserve"> are uniquely qualified to </w:t>
      </w:r>
      <w:r w:rsidRPr="08ECFCB0">
        <w:rPr>
          <w:rFonts w:eastAsia="Calibri"/>
          <w:highlight w:val="cyan"/>
          <w:u w:val="single"/>
        </w:rPr>
        <w:t>address this</w:t>
      </w:r>
      <w:r w:rsidRPr="08ECFCB0">
        <w:rPr>
          <w:rFonts w:eastAsia="Calibri"/>
          <w:u w:val="single"/>
        </w:rPr>
        <w:t xml:space="preserve"> dynamic and </w:t>
      </w:r>
      <w:r w:rsidRPr="08ECFCB0">
        <w:rPr>
          <w:rFonts w:eastAsia="Calibri"/>
          <w:highlight w:val="cyan"/>
          <w:u w:val="single"/>
        </w:rPr>
        <w:t>geopolitically stressed environment</w:t>
      </w:r>
      <w:r w:rsidRPr="08ECFCB0">
        <w:rPr>
          <w:rFonts w:eastAsia="Calibri"/>
          <w:u w:val="single"/>
        </w:rPr>
        <w:t xml:space="preserve"> in the High North</w:t>
      </w:r>
      <w:r w:rsidRPr="08ECFCB0">
        <w:rPr>
          <w:rFonts w:eastAsia="Calibri"/>
        </w:rPr>
        <w:t xml:space="preserve">. Operations will advance using open systems with resilient architectures that </w:t>
      </w:r>
      <w:r w:rsidRPr="08ECFCB0">
        <w:rPr>
          <w:rFonts w:eastAsia="Calibri"/>
          <w:highlight w:val="cyan"/>
          <w:u w:val="single"/>
        </w:rPr>
        <w:t>offer economy, security, and</w:t>
      </w:r>
      <w:r w:rsidRPr="08ECFCB0">
        <w:rPr>
          <w:rFonts w:eastAsia="Calibri"/>
          <w:u w:val="single"/>
        </w:rPr>
        <w:t xml:space="preserve"> user </w:t>
      </w:r>
      <w:r w:rsidRPr="08ECFCB0">
        <w:rPr>
          <w:rFonts w:eastAsia="Calibri"/>
          <w:highlight w:val="cyan"/>
          <w:u w:val="single"/>
        </w:rPr>
        <w:t>flexibility,</w:t>
      </w:r>
      <w:r w:rsidRPr="08ECFCB0">
        <w:rPr>
          <w:rFonts w:eastAsia="Calibri"/>
          <w:u w:val="single"/>
        </w:rPr>
        <w:t xml:space="preserve"> </w:t>
      </w:r>
      <w:r w:rsidRPr="08ECFCB0">
        <w:rPr>
          <w:rFonts w:eastAsia="Calibri"/>
          <w:highlight w:val="cyan"/>
          <w:u w:val="single"/>
        </w:rPr>
        <w:t>supporting unified governance structures</w:t>
      </w:r>
      <w:r w:rsidRPr="08ECFCB0">
        <w:rPr>
          <w:rFonts w:eastAsia="Calibri"/>
          <w:u w:val="single"/>
        </w:rPr>
        <w:t>. Within the broader context, existing and emerging space capabilities will allow the United States to assert its influence as an Arctic nation.</w:t>
      </w:r>
    </w:p>
    <w:p w14:paraId="71D9076B" w14:textId="77777777" w:rsidR="000D1B00" w:rsidRPr="00D717BB" w:rsidRDefault="000D1B00" w:rsidP="000D1B00"/>
    <w:p w14:paraId="2DFE8B4F" w14:textId="77777777" w:rsidR="000D1B00" w:rsidRPr="00B03BF0" w:rsidRDefault="000D1B00" w:rsidP="000D1B00">
      <w:pPr>
        <w:pStyle w:val="Heading3"/>
      </w:pPr>
      <w:r w:rsidRPr="00B03BF0">
        <w:rPr>
          <w:rFonts w:cs="Calibri"/>
        </w:rPr>
        <w:t>XT: Net Benefit Link</w:t>
      </w:r>
    </w:p>
    <w:p w14:paraId="19331DDC" w14:textId="77777777" w:rsidR="000D1B00" w:rsidRPr="00B03BF0" w:rsidRDefault="000D1B00" w:rsidP="000D1B00">
      <w:pPr>
        <w:pStyle w:val="Heading4"/>
        <w:rPr>
          <w:rFonts w:cs="Calibri"/>
        </w:rPr>
      </w:pPr>
      <w:r w:rsidRPr="00B03BF0">
        <w:rPr>
          <w:rFonts w:cs="Calibri"/>
        </w:rPr>
        <w:t>Net benefit is the Canada disad-- Canada especially hates missile defense in the Arctic (not fully cut)</w:t>
      </w:r>
    </w:p>
    <w:p w14:paraId="590D3153" w14:textId="77777777" w:rsidR="000D1B00" w:rsidRPr="00B03BF0" w:rsidRDefault="000D1B00" w:rsidP="000D1B00">
      <w:pPr>
        <w:rPr>
          <w:rFonts w:eastAsia="Calibri"/>
        </w:rPr>
      </w:pPr>
      <w:r w:rsidRPr="00B03BF0">
        <w:rPr>
          <w:rFonts w:eastAsia="Calibri"/>
          <w:b/>
          <w:sz w:val="26"/>
        </w:rPr>
        <w:t xml:space="preserve">Charron 19 – Associate professor and director of the Centre for Defence and Security Studies at the </w:t>
      </w:r>
      <w:r w:rsidRPr="000455E2">
        <w:rPr>
          <w:rStyle w:val="Style13ptBold"/>
        </w:rPr>
        <w:t>University of Manitoba 19</w:t>
      </w:r>
      <w:r w:rsidRPr="00B03BF0">
        <w:rPr>
          <w:rFonts w:eastAsia="Calibri"/>
        </w:rPr>
        <w:t xml:space="preserve"> (Andrea Charron, 2019, “Canada, the United States and Arctic Security” Canada’s Arctic Agenda: Into the Vortex, https://www.cigionline.org/static/documents/documents/Arctic%20Report%202019%20web.pdf#page=101)</w:t>
      </w:r>
    </w:p>
    <w:p w14:paraId="6A2A2407" w14:textId="77777777" w:rsidR="000D1B00" w:rsidRDefault="000D1B00" w:rsidP="000D1B00">
      <w:pPr>
        <w:rPr>
          <w:rFonts w:eastAsia="Calibri"/>
          <w:u w:val="single"/>
        </w:rPr>
      </w:pPr>
      <w:r w:rsidRPr="00B03BF0">
        <w:rPr>
          <w:rFonts w:eastAsia="Calibri"/>
          <w:u w:val="single"/>
        </w:rPr>
        <w:t xml:space="preserve">The </w:t>
      </w:r>
      <w:r w:rsidRPr="00E41A62">
        <w:rPr>
          <w:rStyle w:val="StyleUnderline"/>
          <w:highlight w:val="cyan"/>
        </w:rPr>
        <w:t>Canada-US defence relationship</w:t>
      </w:r>
      <w:r w:rsidRPr="00B03BF0">
        <w:rPr>
          <w:rFonts w:eastAsia="Calibri"/>
          <w:u w:val="single"/>
        </w:rPr>
        <w:t xml:space="preserve">, however, </w:t>
      </w:r>
      <w:r w:rsidRPr="00E41A62">
        <w:rPr>
          <w:rStyle w:val="Emphasis"/>
          <w:highlight w:val="cyan"/>
        </w:rPr>
        <w:t>can be upset</w:t>
      </w:r>
      <w:r w:rsidRPr="00670075">
        <w:rPr>
          <w:rStyle w:val="Emphasis"/>
        </w:rPr>
        <w:t xml:space="preserve">, especially when </w:t>
      </w:r>
      <w:r w:rsidRPr="00E41A62">
        <w:rPr>
          <w:rStyle w:val="Emphasis"/>
          <w:highlight w:val="cyan"/>
        </w:rPr>
        <w:t>national interests are misaligned</w:t>
      </w:r>
      <w:r w:rsidRPr="00B03BF0">
        <w:rPr>
          <w:rFonts w:eastAsia="Calibri"/>
          <w:u w:val="single"/>
        </w:rPr>
        <w:t xml:space="preserve">. For example, </w:t>
      </w:r>
      <w:r w:rsidRPr="00E41A62">
        <w:rPr>
          <w:rFonts w:eastAsia="Calibri"/>
          <w:highlight w:val="cyan"/>
          <w:u w:val="single"/>
        </w:rPr>
        <w:t>Canada’s refusal to participate in the U</w:t>
      </w:r>
      <w:r w:rsidRPr="00B03BF0">
        <w:rPr>
          <w:rFonts w:eastAsia="Calibri"/>
          <w:u w:val="single"/>
        </w:rPr>
        <w:t xml:space="preserve">nited </w:t>
      </w:r>
      <w:r w:rsidRPr="00E41A62">
        <w:rPr>
          <w:rFonts w:eastAsia="Calibri"/>
          <w:highlight w:val="cyan"/>
          <w:u w:val="single"/>
        </w:rPr>
        <w:t>S</w:t>
      </w:r>
      <w:r w:rsidRPr="00B03BF0">
        <w:rPr>
          <w:rFonts w:eastAsia="Calibri"/>
          <w:u w:val="single"/>
        </w:rPr>
        <w:t>tates’ ground-based midcourse defence system (which Canada refers to as “</w:t>
      </w:r>
      <w:r w:rsidRPr="00E41A62">
        <w:rPr>
          <w:rFonts w:eastAsia="Calibri"/>
          <w:highlight w:val="cyan"/>
          <w:u w:val="single"/>
        </w:rPr>
        <w:t>b</w:t>
      </w:r>
      <w:r w:rsidRPr="00B03BF0">
        <w:rPr>
          <w:rFonts w:eastAsia="Calibri"/>
          <w:u w:val="single"/>
        </w:rPr>
        <w:t xml:space="preserve">allistic </w:t>
      </w:r>
      <w:r w:rsidRPr="00E41A62">
        <w:rPr>
          <w:rFonts w:eastAsia="Calibri"/>
          <w:highlight w:val="cyan"/>
          <w:u w:val="single"/>
        </w:rPr>
        <w:t>m</w:t>
      </w:r>
      <w:r w:rsidRPr="00B03BF0">
        <w:rPr>
          <w:rFonts w:eastAsia="Calibri"/>
          <w:u w:val="single"/>
        </w:rPr>
        <w:t xml:space="preserve">issile </w:t>
      </w:r>
      <w:r w:rsidRPr="00E41A62">
        <w:rPr>
          <w:rFonts w:eastAsia="Calibri"/>
          <w:highlight w:val="cyan"/>
          <w:u w:val="single"/>
        </w:rPr>
        <w:t>d</w:t>
      </w:r>
      <w:r w:rsidRPr="00B03BF0">
        <w:rPr>
          <w:rFonts w:eastAsia="Calibri"/>
          <w:u w:val="single"/>
        </w:rPr>
        <w:t xml:space="preserve">efence”) </w:t>
      </w:r>
      <w:r w:rsidRPr="00E41A62">
        <w:rPr>
          <w:rFonts w:eastAsia="Calibri"/>
          <w:highlight w:val="cyan"/>
          <w:u w:val="single"/>
        </w:rPr>
        <w:t>has been</w:t>
      </w:r>
      <w:r w:rsidRPr="00B03BF0">
        <w:rPr>
          <w:rFonts w:eastAsia="Calibri"/>
          <w:u w:val="single"/>
        </w:rPr>
        <w:t xml:space="preserve"> a source of </w:t>
      </w:r>
      <w:r w:rsidRPr="00E41A62">
        <w:rPr>
          <w:rFonts w:eastAsia="Calibri"/>
          <w:highlight w:val="cyan"/>
          <w:u w:val="single"/>
        </w:rPr>
        <w:t>friction</w:t>
      </w:r>
      <w:r w:rsidRPr="00B03BF0">
        <w:rPr>
          <w:rFonts w:eastAsia="Calibri"/>
          <w:u w:val="single"/>
        </w:rPr>
        <w:t xml:space="preserve">, as have recent </w:t>
      </w:r>
      <w:r w:rsidRPr="00E41A62">
        <w:rPr>
          <w:rFonts w:eastAsia="Calibri"/>
          <w:highlight w:val="cyan"/>
          <w:u w:val="single"/>
        </w:rPr>
        <w:t>suggestions by S</w:t>
      </w:r>
      <w:r w:rsidRPr="00B03BF0">
        <w:rPr>
          <w:rFonts w:eastAsia="Calibri"/>
          <w:u w:val="single"/>
        </w:rPr>
        <w:t xml:space="preserve">ecretary </w:t>
      </w:r>
      <w:r w:rsidRPr="00E41A62">
        <w:rPr>
          <w:rFonts w:eastAsia="Calibri"/>
          <w:highlight w:val="cyan"/>
          <w:u w:val="single"/>
        </w:rPr>
        <w:t>o</w:t>
      </w:r>
      <w:r w:rsidRPr="00B03BF0">
        <w:rPr>
          <w:rFonts w:eastAsia="Calibri"/>
          <w:u w:val="single"/>
        </w:rPr>
        <w:t xml:space="preserve">f </w:t>
      </w:r>
      <w:r w:rsidRPr="00E41A62">
        <w:rPr>
          <w:rFonts w:eastAsia="Calibri"/>
          <w:highlight w:val="cyan"/>
          <w:u w:val="single"/>
        </w:rPr>
        <w:t>S</w:t>
      </w:r>
      <w:r w:rsidRPr="00B03BF0">
        <w:rPr>
          <w:rFonts w:eastAsia="Calibri"/>
          <w:u w:val="single"/>
        </w:rPr>
        <w:t xml:space="preserve">tate Mike </w:t>
      </w:r>
      <w:r w:rsidRPr="00E41A62">
        <w:rPr>
          <w:rFonts w:eastAsia="Calibri"/>
          <w:highlight w:val="cyan"/>
          <w:u w:val="single"/>
        </w:rPr>
        <w:t>Pompeo that the U</w:t>
      </w:r>
      <w:r w:rsidRPr="00B03BF0">
        <w:rPr>
          <w:rFonts w:eastAsia="Calibri"/>
          <w:u w:val="single"/>
        </w:rPr>
        <w:t xml:space="preserve">nited </w:t>
      </w:r>
      <w:r w:rsidRPr="00E41A62">
        <w:rPr>
          <w:rFonts w:eastAsia="Calibri"/>
          <w:highlight w:val="cyan"/>
          <w:u w:val="single"/>
        </w:rPr>
        <w:t>S</w:t>
      </w:r>
      <w:r w:rsidRPr="00B03BF0">
        <w:rPr>
          <w:rFonts w:eastAsia="Calibri"/>
          <w:u w:val="single"/>
        </w:rPr>
        <w:t xml:space="preserve">tates </w:t>
      </w:r>
      <w:r w:rsidRPr="00E41A62">
        <w:rPr>
          <w:rFonts w:eastAsia="Calibri"/>
          <w:highlight w:val="cyan"/>
          <w:u w:val="single"/>
        </w:rPr>
        <w:t>should pursue f</w:t>
      </w:r>
      <w:r w:rsidRPr="00B03BF0">
        <w:rPr>
          <w:rFonts w:eastAsia="Calibri"/>
          <w:u w:val="single"/>
        </w:rPr>
        <w:t xml:space="preserve">reedom </w:t>
      </w:r>
      <w:r w:rsidRPr="00E41A62">
        <w:rPr>
          <w:rFonts w:eastAsia="Calibri"/>
          <w:highlight w:val="cyan"/>
          <w:u w:val="single"/>
        </w:rPr>
        <w:t>o</w:t>
      </w:r>
      <w:r w:rsidRPr="00B03BF0">
        <w:rPr>
          <w:rFonts w:eastAsia="Calibri"/>
          <w:u w:val="single"/>
        </w:rPr>
        <w:t xml:space="preserve">f </w:t>
      </w:r>
      <w:r w:rsidRPr="00E41A62">
        <w:rPr>
          <w:rFonts w:eastAsia="Calibri"/>
          <w:highlight w:val="cyan"/>
          <w:u w:val="single"/>
        </w:rPr>
        <w:t>n</w:t>
      </w:r>
      <w:r w:rsidRPr="00B03BF0">
        <w:rPr>
          <w:rFonts w:eastAsia="Calibri"/>
          <w:u w:val="single"/>
        </w:rPr>
        <w:t xml:space="preserve">avigation exercises in the NWP </w:t>
      </w:r>
      <w:r w:rsidRPr="00E41A62">
        <w:rPr>
          <w:rFonts w:eastAsia="Calibri"/>
          <w:highlight w:val="cyan"/>
          <w:u w:val="single"/>
        </w:rPr>
        <w:t>because Canada’s claim to it is “illegitimate</w:t>
      </w:r>
      <w:r w:rsidRPr="42E0EC8C">
        <w:rPr>
          <w:rFonts w:eastAsia="Calibri"/>
          <w:sz w:val="16"/>
          <w:szCs w:val="16"/>
        </w:rPr>
        <w:t xml:space="preserve">” (Pompeo 2019). </w:t>
      </w:r>
      <w:r w:rsidRPr="00E41A62">
        <w:rPr>
          <w:rFonts w:eastAsia="Calibri"/>
          <w:highlight w:val="cyan"/>
          <w:u w:val="single"/>
        </w:rPr>
        <w:t>In the case of b</w:t>
      </w:r>
      <w:r w:rsidRPr="00B03BF0">
        <w:rPr>
          <w:rFonts w:eastAsia="Calibri"/>
          <w:u w:val="single"/>
        </w:rPr>
        <w:t xml:space="preserve">allistic </w:t>
      </w:r>
      <w:r w:rsidRPr="00E41A62">
        <w:rPr>
          <w:rFonts w:eastAsia="Calibri"/>
          <w:highlight w:val="cyan"/>
          <w:u w:val="single"/>
        </w:rPr>
        <w:t>m</w:t>
      </w:r>
      <w:r w:rsidRPr="00B03BF0">
        <w:rPr>
          <w:rFonts w:eastAsia="Calibri"/>
          <w:u w:val="single"/>
        </w:rPr>
        <w:t xml:space="preserve">issile </w:t>
      </w:r>
      <w:r w:rsidRPr="00E41A62">
        <w:rPr>
          <w:rFonts w:eastAsia="Calibri"/>
          <w:highlight w:val="cyan"/>
          <w:u w:val="single"/>
        </w:rPr>
        <w:t>d</w:t>
      </w:r>
      <w:r w:rsidRPr="00B03BF0">
        <w:rPr>
          <w:rFonts w:eastAsia="Calibri"/>
          <w:u w:val="single"/>
        </w:rPr>
        <w:t xml:space="preserve">efence, </w:t>
      </w:r>
      <w:r w:rsidRPr="00E41A62">
        <w:rPr>
          <w:rFonts w:eastAsia="Calibri"/>
          <w:highlight w:val="cyan"/>
          <w:u w:val="single"/>
        </w:rPr>
        <w:t>the U</w:t>
      </w:r>
      <w:r w:rsidRPr="00B03BF0">
        <w:rPr>
          <w:rFonts w:eastAsia="Calibri"/>
          <w:u w:val="single"/>
        </w:rPr>
        <w:t xml:space="preserve">nited </w:t>
      </w:r>
      <w:r w:rsidRPr="00E41A62">
        <w:rPr>
          <w:rFonts w:eastAsia="Calibri"/>
          <w:highlight w:val="cyan"/>
          <w:u w:val="single"/>
        </w:rPr>
        <w:t>S</w:t>
      </w:r>
      <w:r w:rsidRPr="00B03BF0">
        <w:rPr>
          <w:rFonts w:eastAsia="Calibri"/>
          <w:u w:val="single"/>
        </w:rPr>
        <w:t xml:space="preserve">tates simply </w:t>
      </w:r>
      <w:r w:rsidRPr="00E41A62">
        <w:rPr>
          <w:rStyle w:val="Emphasis"/>
          <w:highlight w:val="cyan"/>
        </w:rPr>
        <w:t>worked around Canada’s “no”</w:t>
      </w:r>
      <w:r w:rsidRPr="00670075">
        <w:rPr>
          <w:rStyle w:val="Emphasis"/>
        </w:rPr>
        <w:t>;</w:t>
      </w:r>
      <w:r w:rsidRPr="00B03BF0">
        <w:rPr>
          <w:rFonts w:eastAsia="Calibri"/>
          <w:u w:val="single"/>
        </w:rPr>
        <w:t xml:space="preserve"> NORAD will warn of an incoming ballistic missile, but USNORTHCOM has sole decision making in terms of defeating the missile with its intercept system</w:t>
      </w:r>
      <w:r w:rsidRPr="42E0EC8C">
        <w:rPr>
          <w:rFonts w:eastAsia="Calibri"/>
          <w:sz w:val="16"/>
          <w:szCs w:val="16"/>
        </w:rPr>
        <w:t xml:space="preserve">. The United States’ room to manoeuvre is far greater than Canada’s, and generally, the United States accommodates Canadian concerns and challenges or develops its own, unilateral solution. </w:t>
      </w:r>
      <w:r w:rsidRPr="00B03BF0">
        <w:rPr>
          <w:rFonts w:eastAsia="Calibri"/>
          <w:u w:val="single"/>
        </w:rPr>
        <w:t xml:space="preserve">The </w:t>
      </w:r>
      <w:r w:rsidRPr="00670075">
        <w:rPr>
          <w:rStyle w:val="Emphasis"/>
        </w:rPr>
        <w:t>latter case is more problematic</w:t>
      </w:r>
      <w:r w:rsidRPr="00B03BF0">
        <w:rPr>
          <w:rFonts w:eastAsia="Calibri"/>
          <w:u w:val="single"/>
        </w:rPr>
        <w:t xml:space="preserve"> because Canada has less flexibility to compromise on this issue without prejudicing its case. The United States has always referenced Canada’s categorization of the NWP as illegitimate — that is not new — but it </w:t>
      </w:r>
      <w:r w:rsidRPr="00670075">
        <w:rPr>
          <w:rStyle w:val="Emphasis"/>
        </w:rPr>
        <w:t xml:space="preserve">has never threatened the freedom of navigation </w:t>
      </w:r>
      <w:r w:rsidRPr="00B03BF0">
        <w:rPr>
          <w:rFonts w:eastAsia="Calibri"/>
          <w:u w:val="single"/>
        </w:rPr>
        <w:t>exercises to underline this difference of opinion</w:t>
      </w:r>
      <w:r w:rsidRPr="42E0EC8C">
        <w:rPr>
          <w:rFonts w:eastAsia="Calibri"/>
          <w:sz w:val="16"/>
          <w:szCs w:val="16"/>
        </w:rPr>
        <w:t xml:space="preserve">. The limits of “agreeing to disagree” may have just been found. </w:t>
      </w:r>
      <w:r w:rsidRPr="00B03BF0">
        <w:rPr>
          <w:rFonts w:eastAsia="Calibri"/>
          <w:u w:val="single"/>
        </w:rPr>
        <w:t>As well, responding to this current, mercurial US administration is fraught with unexpected backlashes that make Canada reticent to respond as it might wish to do.</w:t>
      </w:r>
    </w:p>
    <w:p w14:paraId="6DB50971" w14:textId="77777777" w:rsidR="000D1B00" w:rsidRPr="00B03BF0" w:rsidRDefault="000D1B00" w:rsidP="000D1B00">
      <w:pPr>
        <w:pStyle w:val="Heading3"/>
      </w:pPr>
      <w:r w:rsidRPr="00B03BF0">
        <w:rPr>
          <w:rFonts w:cs="Calibri"/>
        </w:rPr>
        <w:t>XT: Solvency</w:t>
      </w:r>
    </w:p>
    <w:p w14:paraId="55381947" w14:textId="77777777" w:rsidR="000D1B00" w:rsidRPr="008816D8" w:rsidRDefault="000D1B00" w:rsidP="000D1B00">
      <w:pPr>
        <w:pStyle w:val="Heading4"/>
        <w:rPr>
          <w:rFonts w:cs="Calibri"/>
        </w:rPr>
      </w:pPr>
      <w:r w:rsidRPr="008816D8">
        <w:rPr>
          <w:rFonts w:cs="Calibri"/>
        </w:rPr>
        <w:t>Satellites CAN detect Spy balloons</w:t>
      </w:r>
    </w:p>
    <w:p w14:paraId="642EA1EA" w14:textId="77777777" w:rsidR="000D1B00" w:rsidRPr="008816D8" w:rsidRDefault="000D1B00" w:rsidP="000D1B00">
      <w:pPr>
        <w:spacing w:after="0"/>
      </w:pPr>
      <w:r w:rsidRPr="008816D8">
        <w:rPr>
          <w:rStyle w:val="Style13ptBold"/>
        </w:rPr>
        <w:t>Boyle 24</w:t>
      </w:r>
      <w:r w:rsidRPr="008816D8">
        <w:rPr>
          <w:rFonts w:eastAsia="Poppins"/>
          <w:b/>
        </w:rPr>
        <w:t xml:space="preserve"> </w:t>
      </w:r>
      <w:r w:rsidRPr="008816D8">
        <w:rPr>
          <w:rFonts w:eastAsia="Poppins"/>
          <w:sz w:val="15"/>
          <w:szCs w:val="15"/>
        </w:rPr>
        <w:t>[Alan Boyle,</w:t>
      </w:r>
      <w:r w:rsidRPr="008816D8">
        <w:t xml:space="preserve"> </w:t>
      </w:r>
      <w:r w:rsidRPr="008816D8">
        <w:rPr>
          <w:rFonts w:eastAsia="Poppins"/>
          <w:sz w:val="15"/>
          <w:szCs w:val="15"/>
        </w:rPr>
        <w:t>Mastermind of Cosmic Log, contributor to GeekWire and Universe Today, author of "The Case for Pluto: How a Little Planet Made a Big Difference," past president of the Council for the Advancement of Science Writing.</w:t>
      </w:r>
    </w:p>
    <w:p w14:paraId="6C068823" w14:textId="77777777" w:rsidR="000D1B00" w:rsidRPr="008816D8" w:rsidRDefault="000D1B00" w:rsidP="000D1B00">
      <w:pPr>
        <w:spacing w:after="0"/>
      </w:pPr>
      <w:r w:rsidRPr="008816D8">
        <w:rPr>
          <w:rFonts w:eastAsia="Poppins"/>
          <w:sz w:val="15"/>
          <w:szCs w:val="15"/>
        </w:rPr>
        <w:t xml:space="preserve"> "How satellites could spot spy balloons and other UFOs", 06/25/2024, Cosmic Log, </w:t>
      </w:r>
      <w:r w:rsidRPr="00A5013E">
        <w:rPr>
          <w:rFonts w:eastAsia="Poppins"/>
          <w:sz w:val="15"/>
          <w:szCs w:val="15"/>
        </w:rPr>
        <w:t>https://cosmiclog.com/2024/06/25/how-satellites-could-spot-spy-balloons-and-other-ufos/#:~:text=Harvard%20astronomer%20Avi%20Loeb%2C%20who,Commons%20Attribution%204.0%20International%20License</w:t>
      </w:r>
      <w:r w:rsidRPr="008816D8">
        <w:rPr>
          <w:rFonts w:eastAsia="Poppins"/>
          <w:sz w:val="15"/>
          <w:szCs w:val="15"/>
        </w:rPr>
        <w:t>.]</w:t>
      </w:r>
    </w:p>
    <w:p w14:paraId="51A1A9C4" w14:textId="77777777" w:rsidR="000D1B00" w:rsidRPr="008816D8" w:rsidRDefault="000D1B00" w:rsidP="000D1B00">
      <w:pPr>
        <w:spacing w:after="0"/>
      </w:pPr>
    </w:p>
    <w:p w14:paraId="41FA9234" w14:textId="77777777" w:rsidR="000D1B00" w:rsidRPr="008816D8" w:rsidRDefault="000D1B00" w:rsidP="000D1B00">
      <w:pPr>
        <w:spacing w:after="0"/>
        <w:rPr>
          <w:sz w:val="16"/>
        </w:rPr>
      </w:pPr>
      <w:r w:rsidRPr="00E41A62">
        <w:rPr>
          <w:rStyle w:val="Emphasis"/>
          <w:highlight w:val="cyan"/>
        </w:rPr>
        <w:t>Harvard astronomer</w:t>
      </w:r>
      <w:r w:rsidRPr="008816D8">
        <w:rPr>
          <w:rFonts w:eastAsia="Poppins"/>
          <w:sz w:val="16"/>
        </w:rPr>
        <w:t xml:space="preserve"> Avi Loeb, who heads up the Galileo Project</w:t>
      </w:r>
      <w:r w:rsidRPr="00073714">
        <w:rPr>
          <w:rFonts w:eastAsia="Poppins"/>
          <w:sz w:val="16"/>
        </w:rPr>
        <w:t>,</w:t>
      </w:r>
      <w:r w:rsidRPr="00073714">
        <w:rPr>
          <w:rFonts w:eastAsia="Poppins"/>
          <w:u w:val="single"/>
        </w:rPr>
        <w:t xml:space="preserve"> </w:t>
      </w:r>
      <w:r w:rsidRPr="00E41A62">
        <w:rPr>
          <w:rFonts w:eastAsia="Poppins"/>
          <w:highlight w:val="cyan"/>
          <w:u w:val="single"/>
        </w:rPr>
        <w:t>said</w:t>
      </w:r>
      <w:r w:rsidRPr="008816D8">
        <w:rPr>
          <w:rFonts w:eastAsia="Poppins"/>
          <w:sz w:val="16"/>
        </w:rPr>
        <w:t xml:space="preserve"> last year in a blog posting that his team has been searching through Planet’s data archive for signs of unusual objects. “</w:t>
      </w:r>
      <w:r w:rsidRPr="00E41A62">
        <w:rPr>
          <w:rFonts w:eastAsia="Poppins"/>
          <w:highlight w:val="cyan"/>
          <w:u w:val="single"/>
        </w:rPr>
        <w:t xml:space="preserve">Extraterrestrial </w:t>
      </w:r>
      <w:r w:rsidRPr="00E41A62">
        <w:rPr>
          <w:rStyle w:val="Emphasis"/>
          <w:highlight w:val="cyan"/>
        </w:rPr>
        <w:t>equipment can be distinguished from a terrestrial object</w:t>
      </w:r>
      <w:r w:rsidRPr="00E41A62">
        <w:rPr>
          <w:rFonts w:eastAsia="Poppins"/>
          <w:highlight w:val="cyan"/>
          <w:u w:val="single"/>
        </w:rPr>
        <w:t>, not just by resolving unusual bolts or labels imprinted on its hardware but also based on its motion</w:t>
      </w:r>
      <w:r w:rsidRPr="008816D8">
        <w:rPr>
          <w:rFonts w:eastAsia="Poppins"/>
          <w:sz w:val="16"/>
        </w:rPr>
        <w:t xml:space="preserve">,” Loeb explained. “As mentioned in the DNI [Director of National Intelligence] reports in 2021 and 2022, unusual flight characteristics can serve as an indicator of an extraterrestrial origin.” Will </w:t>
      </w:r>
      <w:r w:rsidRPr="00E41A62">
        <w:rPr>
          <w:rFonts w:eastAsia="Poppins"/>
          <w:highlight w:val="cyan"/>
          <w:u w:val="single"/>
        </w:rPr>
        <w:t>satellite data analysis become a standard tool for detecting</w:t>
      </w:r>
      <w:r w:rsidRPr="008816D8">
        <w:rPr>
          <w:rFonts w:eastAsia="Poppins"/>
          <w:sz w:val="16"/>
        </w:rPr>
        <w:t xml:space="preserve"> anomalous</w:t>
      </w:r>
      <w:r w:rsidRPr="00E41A62">
        <w:rPr>
          <w:rFonts w:eastAsia="Poppins"/>
          <w:highlight w:val="cyan"/>
          <w:u w:val="single"/>
        </w:rPr>
        <w:t xml:space="preserve"> aerial phenomena</w:t>
      </w:r>
      <w:r w:rsidRPr="008816D8">
        <w:rPr>
          <w:rFonts w:eastAsia="Poppins"/>
          <w:sz w:val="16"/>
        </w:rPr>
        <w:t>? Stay tuned: We’ve reached out to Loeb, Keto and Watters, and we’ll update this report with any additional information we can pass along.</w:t>
      </w:r>
    </w:p>
    <w:p w14:paraId="44C7B21A" w14:textId="77777777" w:rsidR="000D1B00" w:rsidRPr="00B03BF0" w:rsidRDefault="000D1B00" w:rsidP="000D1B00"/>
    <w:p w14:paraId="3C0867C9" w14:textId="77777777" w:rsidR="000D1B00" w:rsidRPr="00AD2371" w:rsidRDefault="000D1B00" w:rsidP="000D1B00">
      <w:pPr>
        <w:pStyle w:val="Heading4"/>
      </w:pPr>
      <w:r w:rsidRPr="00AD2371">
        <w:t>Satellites solve</w:t>
      </w:r>
    </w:p>
    <w:p w14:paraId="298269C8" w14:textId="77777777" w:rsidR="000D1B00" w:rsidRPr="00B03BF0" w:rsidRDefault="000D1B00" w:rsidP="000D1B00">
      <w:pPr>
        <w:spacing w:after="0"/>
      </w:pPr>
      <w:r w:rsidRPr="00B03BF0">
        <w:rPr>
          <w:rStyle w:val="Style13ptBold"/>
        </w:rPr>
        <w:t>Harris 22</w:t>
      </w:r>
      <w:r w:rsidRPr="00B03BF0">
        <w:rPr>
          <w:rFonts w:eastAsia="Poppins"/>
          <w:b/>
          <w:bCs/>
        </w:rPr>
        <w:t xml:space="preserve"> </w:t>
      </w:r>
      <w:r w:rsidRPr="00B03BF0">
        <w:rPr>
          <w:rFonts w:eastAsia="Poppins"/>
        </w:rPr>
        <w:t xml:space="preserve">[L3 Harris, "Space-based Missile Warning &amp; Defense", 2022, L3Harris® Fast. Forward., </w:t>
      </w:r>
      <w:r w:rsidRPr="00A5013E">
        <w:rPr>
          <w:rFonts w:eastAsia="Poppins"/>
        </w:rPr>
        <w:t>https://www.l3harris.com/all-capabilities/space-based-missile-warning-defense</w:t>
      </w:r>
      <w:r w:rsidRPr="00B03BF0">
        <w:rPr>
          <w:rFonts w:eastAsia="Poppins"/>
        </w:rPr>
        <w:t>]</w:t>
      </w:r>
    </w:p>
    <w:p w14:paraId="0B20D661" w14:textId="77777777" w:rsidR="000D1B00" w:rsidRPr="00E2462E" w:rsidRDefault="000D1B00" w:rsidP="000D1B00">
      <w:pPr>
        <w:spacing w:after="0"/>
        <w:rPr>
          <w:sz w:val="16"/>
        </w:rPr>
      </w:pPr>
      <w:r w:rsidRPr="00E2462E">
        <w:rPr>
          <w:rFonts w:eastAsia="Poppins"/>
          <w:sz w:val="16"/>
        </w:rPr>
        <w:t xml:space="preserve">As global threats increase, so have our adversaries’ missile capabilities. A </w:t>
      </w:r>
      <w:r w:rsidRPr="00E41A62">
        <w:rPr>
          <w:rFonts w:eastAsia="Poppins"/>
          <w:highlight w:val="cyan"/>
          <w:u w:val="single"/>
        </w:rPr>
        <w:t>new generation of missiles has taken center stage</w:t>
      </w:r>
      <w:r w:rsidRPr="00E2462E">
        <w:rPr>
          <w:rFonts w:eastAsia="Poppins"/>
          <w:sz w:val="16"/>
        </w:rPr>
        <w:t xml:space="preserve">: hypersonic glide vehicles. </w:t>
      </w:r>
      <w:r w:rsidRPr="00E41A62">
        <w:rPr>
          <w:rFonts w:eastAsia="Poppins"/>
          <w:highlight w:val="cyan"/>
          <w:u w:val="single"/>
        </w:rPr>
        <w:t>These weapons are</w:t>
      </w:r>
      <w:r w:rsidRPr="00E2462E">
        <w:rPr>
          <w:rFonts w:eastAsia="Poppins"/>
          <w:sz w:val="16"/>
        </w:rPr>
        <w:t xml:space="preserve"> not only</w:t>
      </w:r>
      <w:r w:rsidRPr="00E41A62">
        <w:rPr>
          <w:rFonts w:eastAsia="Poppins"/>
          <w:highlight w:val="cyan"/>
          <w:u w:val="single"/>
        </w:rPr>
        <w:t xml:space="preserve"> faster and more maneuverable</w:t>
      </w:r>
      <w:r w:rsidRPr="00E2462E">
        <w:rPr>
          <w:rFonts w:eastAsia="Poppins"/>
          <w:sz w:val="16"/>
        </w:rPr>
        <w:t xml:space="preserve"> than traditional ballistic missiles, but they're also incredibly difficult to track</w:t>
      </w:r>
      <w:r w:rsidRPr="00E2462E">
        <w:rPr>
          <w:sz w:val="16"/>
        </w:rPr>
        <w:t xml:space="preserve"> </w:t>
      </w:r>
      <w:r w:rsidRPr="00E41A62">
        <w:rPr>
          <w:rFonts w:eastAsia="Poppins"/>
          <w:highlight w:val="cyan"/>
          <w:u w:val="single"/>
        </w:rPr>
        <w:t xml:space="preserve">Because of the faint heat signature and unpredictable flight trajectory of hypersonic missiles, the only way to identify and track them is with advanced satellite technology. </w:t>
      </w:r>
      <w:r w:rsidRPr="00E2462E">
        <w:rPr>
          <w:rFonts w:eastAsia="Poppins"/>
          <w:sz w:val="16"/>
        </w:rPr>
        <w:t>To stay ahead of this emerging threat, the U.S. military is building a robust constellation of missile warning and defense satellites across the following orbits: geosynchronous orbit (GEO), highly elliptical orbit (HEO), medium-Earth orbit (MEO) and low</w:t>
      </w:r>
      <w:r w:rsidRPr="00E2462E">
        <w:rPr>
          <w:sz w:val="16"/>
        </w:rPr>
        <w:t xml:space="preserve"> </w:t>
      </w:r>
      <w:r w:rsidRPr="00E2462E">
        <w:rPr>
          <w:rFonts w:eastAsia="Poppins"/>
          <w:sz w:val="16"/>
        </w:rPr>
        <w:t xml:space="preserve">-Earth orbit (LEO). </w:t>
      </w:r>
      <w:r w:rsidRPr="00E41A62">
        <w:rPr>
          <w:rFonts w:eastAsia="Poppins"/>
          <w:highlight w:val="cyan"/>
          <w:u w:val="single"/>
        </w:rPr>
        <w:t>This</w:t>
      </w:r>
      <w:r w:rsidRPr="00E2462E">
        <w:rPr>
          <w:rFonts w:eastAsia="Poppins"/>
          <w:sz w:val="16"/>
        </w:rPr>
        <w:t xml:space="preserve"> multilayer </w:t>
      </w:r>
      <w:r w:rsidRPr="00E41A62">
        <w:rPr>
          <w:rFonts w:eastAsia="Poppins"/>
          <w:highlight w:val="cyan"/>
          <w:u w:val="single"/>
        </w:rPr>
        <w:t>architecture is designed to quickly detect, accurately track and precisely target threats</w:t>
      </w:r>
      <w:r w:rsidRPr="00E2462E">
        <w:rPr>
          <w:rFonts w:eastAsia="Poppins"/>
          <w:sz w:val="16"/>
        </w:rPr>
        <w:t xml:space="preserve"> — </w:t>
      </w:r>
      <w:r w:rsidRPr="00E41A62">
        <w:rPr>
          <w:rFonts w:eastAsia="Poppins"/>
          <w:highlight w:val="cyan"/>
          <w:u w:val="single"/>
        </w:rPr>
        <w:t xml:space="preserve">most notably hypersonic vehicles </w:t>
      </w:r>
      <w:r w:rsidRPr="00E2462E">
        <w:rPr>
          <w:rFonts w:eastAsia="Poppins"/>
          <w:sz w:val="16"/>
        </w:rPr>
        <w:t xml:space="preserve">that elude traditional defense architectures. We're leveraging our extensive 60-year history designing, building and testing mission-critical infrared instruments in both GEO and LEO to add vital capabilities to the U.S. military’s multilayered approach to missile warning and defense. </w:t>
      </w:r>
      <w:r w:rsidRPr="00E41A62">
        <w:rPr>
          <w:rFonts w:eastAsia="Poppins"/>
          <w:highlight w:val="cyan"/>
          <w:u w:val="single"/>
        </w:rPr>
        <w:t>These contributions will help keep our nation ahead of advanced, rapidly evolving threats like hypersonic missiles.</w:t>
      </w:r>
      <w:r w:rsidRPr="00E2462E">
        <w:rPr>
          <w:rFonts w:eastAsia="Poppins"/>
          <w:sz w:val="16"/>
        </w:rPr>
        <w:t xml:space="preserve"> We’re answering the call to detect, identify and track advanced hypersonic missiles using multilayered, digitally engineered missile defense solutions. </w:t>
      </w:r>
      <w:r w:rsidRPr="00E41A62">
        <w:rPr>
          <w:rFonts w:eastAsia="Poppins"/>
          <w:highlight w:val="cyan"/>
          <w:u w:val="single"/>
        </w:rPr>
        <w:t>Our solutions provide immediate</w:t>
      </w:r>
      <w:r w:rsidRPr="00E2462E">
        <w:rPr>
          <w:rFonts w:eastAsia="Poppins"/>
          <w:sz w:val="16"/>
        </w:rPr>
        <w:t xml:space="preserve"> and </w:t>
      </w:r>
      <w:r w:rsidRPr="00E41A62">
        <w:rPr>
          <w:rFonts w:eastAsia="Poppins"/>
          <w:highlight w:val="cyan"/>
          <w:u w:val="single"/>
        </w:rPr>
        <w:t>continuous global coverage of threats using highly sensitive instruments that detect both dim and bright targets.</w:t>
      </w:r>
      <w:r w:rsidRPr="00E2462E">
        <w:rPr>
          <w:rFonts w:eastAsia="Poppins"/>
          <w:sz w:val="16"/>
        </w:rPr>
        <w:t xml:space="preserve"> </w:t>
      </w:r>
      <w:r w:rsidRPr="00E41A62">
        <w:rPr>
          <w:rFonts w:eastAsia="Poppins"/>
          <w:highlight w:val="cyan"/>
          <w:u w:val="single"/>
        </w:rPr>
        <w:t>This technology</w:t>
      </w:r>
      <w:r w:rsidRPr="00E2462E">
        <w:rPr>
          <w:rFonts w:eastAsia="Poppins"/>
          <w:sz w:val="16"/>
        </w:rPr>
        <w:t xml:space="preserve">, equipped with real-time onboard processing, </w:t>
      </w:r>
      <w:r w:rsidRPr="00E41A62">
        <w:rPr>
          <w:rFonts w:eastAsia="Poppins"/>
          <w:highlight w:val="cyan"/>
          <w:u w:val="single"/>
        </w:rPr>
        <w:t>can follow hypersonic missiles at different geometries and atmospheric conditions.</w:t>
      </w:r>
      <w:r w:rsidRPr="00E2462E">
        <w:rPr>
          <w:rFonts w:eastAsia="Poppins"/>
          <w:sz w:val="16"/>
        </w:rPr>
        <w:t xml:space="preserve"> L3Harris’ mission-defining technology is playing a critical role on several missile warning and defense satellite programs, including: The Missile Defense Agency's (MDA) Hypersonic and Ballistic Tracking Space Sensor (HBTSS) Program Tranche 0 (T0), Tranche 1 (T1) and Tranche 2 (T2) of the Tracking Layer for the Space Development Agency's (SDA) Proliferated Warfighter Space Architecture (PWSA) Program The U.S. Space Force’s (USSF) Wide Field of View (WFOV) Missile Warning Sensor The USSF Space Systems Command’s (SSC) Medium Earth orbit (MEO) Missile Track Custody (MTC) </w:t>
      </w:r>
      <w:r w:rsidRPr="00E41A62">
        <w:rPr>
          <w:rFonts w:eastAsia="Poppins"/>
          <w:highlight w:val="cyan"/>
          <w:u w:val="single"/>
        </w:rPr>
        <w:t>Epoch 1 Program Responsive, Rapid &amp; Resilient Solutions Threats to space-based missile warning and defense assets are growing by the day.</w:t>
      </w:r>
      <w:r w:rsidRPr="00E2462E">
        <w:rPr>
          <w:rFonts w:eastAsia="Poppins"/>
          <w:sz w:val="16"/>
        </w:rPr>
        <w:t xml:space="preserve"> In addition to rogue satellites and space debris, directed physical attacks and cyberattacks highlight the emerging risks the U.S. military must be prepared to combat.</w:t>
      </w:r>
      <w:r w:rsidRPr="00E41A62">
        <w:rPr>
          <w:rFonts w:eastAsia="Poppins"/>
          <w:highlight w:val="cyan"/>
          <w:u w:val="single"/>
        </w:rPr>
        <w:t xml:space="preserve"> L3Harris is redefining how to develop and deploy missile warning and defense satellites with responsive, resilient and affordable end-to-end solutions to quickly</w:t>
      </w:r>
      <w:r w:rsidRPr="00E2462E">
        <w:rPr>
          <w:rFonts w:eastAsia="Poppins"/>
          <w:sz w:val="16"/>
        </w:rPr>
        <w:t xml:space="preserve"> proliferate constellations and address emerging threats. By leveraging proven capabilities like infrared imaging, real-time detection algorithms, and common interfaces and payloads, we're rapidly and affordably addressing our mission partners’ most critical challenges.</w:t>
      </w:r>
    </w:p>
    <w:p w14:paraId="05CD0DF9" w14:textId="77777777" w:rsidR="000D1B00" w:rsidRPr="00B03BF0" w:rsidRDefault="000D1B00" w:rsidP="000D1B00"/>
    <w:p w14:paraId="521725C1" w14:textId="5B0863D4" w:rsidR="00D845DA" w:rsidRDefault="00D845DA" w:rsidP="00D845DA">
      <w:pPr>
        <w:pStyle w:val="Heading3"/>
      </w:pPr>
      <w:r>
        <w:t>XT: Solvency - China</w:t>
      </w:r>
    </w:p>
    <w:p w14:paraId="5D103C45" w14:textId="77777777" w:rsidR="00D845DA" w:rsidRDefault="00D845DA" w:rsidP="00D845DA">
      <w:pPr>
        <w:pStyle w:val="Heading4"/>
      </w:pPr>
      <w:r>
        <w:t xml:space="preserve">Without additional funding Space Force will find itself in a “death spiral” which prevents deterrence of bad actors particularly Chinese rise and proxy wars. Prefer our evidence, cites 55 space experts consensus opinion. </w:t>
      </w:r>
    </w:p>
    <w:p w14:paraId="52E51721" w14:textId="77777777" w:rsidR="00D845DA" w:rsidRPr="00F53A8B" w:rsidRDefault="00D845DA" w:rsidP="00D845DA">
      <w:r w:rsidRPr="00F53A8B">
        <w:rPr>
          <w:rStyle w:val="Style13ptBold"/>
        </w:rPr>
        <w:t>Spirlet ’25</w:t>
      </w:r>
      <w:r>
        <w:t>, Thibault Spirlet, Thibault is a news reporter at Business Insider's London office. He covers the Russia-Ukraine war, tensions in the South China Sea, Russia's economy, and Elon Musk's Department of Government Efficiency. He previously interned at Agence France-Presse (AFP), Politico Europe, and Factal, and worked at Daily Express. He has appeared on Voice of America's Flashpoint Ukraine podcast. He graduated from City University of London with a master's in international journalism. “</w:t>
      </w:r>
      <w:r w:rsidRPr="00F53A8B">
        <w:t>The US Space Force needs a 'warfighting ethos' and increased funding to compete with China in space: report</w:t>
      </w:r>
      <w:r>
        <w:t xml:space="preserve">”, </w:t>
      </w:r>
      <w:hyperlink r:id="rId20" w:history="1">
        <w:r w:rsidRPr="00DA74A0">
          <w:rPr>
            <w:rStyle w:val="Hyperlink"/>
          </w:rPr>
          <w:t>https://www.businessinsider.com/space-force-funding-warfighting-mindset-china-russia-threat-space-report-2025-2?utm_source=chatgpt.com</w:t>
        </w:r>
      </w:hyperlink>
      <w:r>
        <w:t xml:space="preserve"> JBlock</w:t>
      </w:r>
    </w:p>
    <w:p w14:paraId="39B534B1" w14:textId="77777777" w:rsidR="00D845DA" w:rsidRPr="00F53A8B" w:rsidRDefault="00D845DA" w:rsidP="00D845DA">
      <w:pPr>
        <w:rPr>
          <w:rStyle w:val="StyleUnderline"/>
        </w:rPr>
      </w:pPr>
      <w:r w:rsidRPr="00F53A8B">
        <w:rPr>
          <w:sz w:val="16"/>
        </w:rPr>
        <w:t xml:space="preserve">The US Space Force needs a change in mindset and increased funding to compete with China in the space domain, two retired US colonels argued in a new report for the Mitchell Institute for Aerospace Studies. </w:t>
      </w:r>
      <w:r w:rsidRPr="00F53A8B">
        <w:rPr>
          <w:rStyle w:val="StyleUnderline"/>
          <w:highlight w:val="yellow"/>
        </w:rPr>
        <w:t>The report</w:t>
      </w:r>
      <w:r w:rsidRPr="00F53A8B">
        <w:rPr>
          <w:sz w:val="16"/>
        </w:rPr>
        <w:t xml:space="preserve">, which was released earlier this week, </w:t>
      </w:r>
      <w:r w:rsidRPr="00F53A8B">
        <w:rPr>
          <w:rStyle w:val="StyleUnderline"/>
          <w:highlight w:val="yellow"/>
        </w:rPr>
        <w:t>summarizes the findings and recommendations from a</w:t>
      </w:r>
      <w:r w:rsidRPr="00F53A8B">
        <w:rPr>
          <w:rStyle w:val="StyleUnderline"/>
        </w:rPr>
        <w:t xml:space="preserve"> </w:t>
      </w:r>
      <w:r w:rsidRPr="00F53A8B">
        <w:rPr>
          <w:sz w:val="16"/>
        </w:rPr>
        <w:t xml:space="preserve">two-day </w:t>
      </w:r>
      <w:r w:rsidRPr="00F53A8B">
        <w:rPr>
          <w:rStyle w:val="StyleUnderline"/>
          <w:highlight w:val="yellow"/>
        </w:rPr>
        <w:t>workshop</w:t>
      </w:r>
      <w:r w:rsidRPr="00F53A8B">
        <w:rPr>
          <w:sz w:val="16"/>
        </w:rPr>
        <w:t xml:space="preserve"> held in October at the Mitchell Institute's Spacepower Advantage Center of Excellence. The event </w:t>
      </w:r>
      <w:r w:rsidRPr="00F53A8B">
        <w:rPr>
          <w:rStyle w:val="StyleUnderline"/>
          <w:highlight w:val="yellow"/>
        </w:rPr>
        <w:t>brought together 55 space experts</w:t>
      </w:r>
      <w:r w:rsidRPr="00F53A8B">
        <w:rPr>
          <w:sz w:val="16"/>
        </w:rPr>
        <w:t xml:space="preserve"> to examine the Space Force Chief of Space Operations' theory of success — called "Competitive Endurance" — against a set of potential crises over the next 25 years, including the Russian deployment of a nuclear antisatellite weapon and an attempted Chinese space blockade. The workshop found that the role of the </w:t>
      </w:r>
      <w:r w:rsidRPr="00F61A5F">
        <w:rPr>
          <w:rStyle w:val="StyleUnderline"/>
          <w:highlight w:val="yellow"/>
        </w:rPr>
        <w:t>Space Force</w:t>
      </w:r>
      <w:r w:rsidRPr="00F53A8B">
        <w:rPr>
          <w:sz w:val="16"/>
        </w:rPr>
        <w:t xml:space="preserve"> was not well understood by many Americans and that it </w:t>
      </w:r>
      <w:r w:rsidRPr="00F61A5F">
        <w:rPr>
          <w:rStyle w:val="StyleUnderline"/>
          <w:highlight w:val="yellow"/>
        </w:rPr>
        <w:t>lacked resources and a "warfighting ethos</w:t>
      </w:r>
      <w:r w:rsidRPr="00F53A8B">
        <w:rPr>
          <w:sz w:val="16"/>
        </w:rPr>
        <w:t xml:space="preserve">," </w:t>
      </w:r>
      <w:r w:rsidRPr="00F61A5F">
        <w:rPr>
          <w:rStyle w:val="StyleUnderline"/>
          <w:highlight w:val="yellow"/>
        </w:rPr>
        <w:t>which</w:t>
      </w:r>
      <w:r w:rsidRPr="00F53A8B">
        <w:rPr>
          <w:sz w:val="16"/>
        </w:rPr>
        <w:t xml:space="preserve"> the authors of the new report said </w:t>
      </w:r>
      <w:r w:rsidRPr="00F61A5F">
        <w:rPr>
          <w:rStyle w:val="StyleUnderline"/>
          <w:highlight w:val="yellow"/>
        </w:rPr>
        <w:t>threatened its long-term chances of success against China</w:t>
      </w:r>
      <w:r w:rsidRPr="00F61A5F">
        <w:rPr>
          <w:rStyle w:val="StyleUnderline"/>
        </w:rPr>
        <w:t xml:space="preserve"> </w:t>
      </w:r>
      <w:r w:rsidRPr="00F53A8B">
        <w:rPr>
          <w:sz w:val="16"/>
        </w:rPr>
        <w:t>in the space domain. "Systemic issues exist within the Space Force and Department of Defense that threaten the success of the Space Force in a long-term competition with China," Charles Galbreath, a retired US Space Force colonel, and Jennifer Reeves, a retired US Air Force colonel, wrote. "Chief among these are: inadequate authorities and resources, a lack of clearly defined and understood roles and missions, and the need for increased warfighting ethos." Drawing on the workshop's findings, the authors, both senior fellows at the Mitchell Institute, called on Congress to increase funding to the USSF and loosen policy restrictions to allow the deployment of offensive and defensive weapons, which they said would enable the force to "create a stronger posture, capable of deterring hostile actions and conflict." They also urged the force to develop educational and training programs that aimed to "foster an assertive, warfighting culture," adding that Space Force members — known as Guardians — "must see themselves as warfighters and project a war-winning ethos." While Galbreath and Reeves praised the "</w:t>
      </w:r>
      <w:r w:rsidRPr="00F61A5F">
        <w:rPr>
          <w:rStyle w:val="StyleUnderline"/>
          <w:highlight w:val="yellow"/>
        </w:rPr>
        <w:t>three tenets of Competitive Endurance" — avoiding operational surprise, denying first-mover advantage, and undertaking responsible counter-space campaigning — they said the theory did not "normalize space as a warfighting domain</w:t>
      </w:r>
      <w:r w:rsidRPr="00F53A8B">
        <w:rPr>
          <w:sz w:val="16"/>
        </w:rPr>
        <w:t>" or allow Guardians to "pursue victory and space superiority," which they said made it difficult for the public and Congress to grasp its military importance. "</w:t>
      </w:r>
      <w:r w:rsidRPr="00F61A5F">
        <w:rPr>
          <w:rStyle w:val="StyleUnderline"/>
          <w:highlight w:val="yellow"/>
        </w:rPr>
        <w:t>If this loophole is not addressed, the Space Force</w:t>
      </w:r>
      <w:r w:rsidRPr="00F53A8B">
        <w:rPr>
          <w:sz w:val="16"/>
        </w:rPr>
        <w:t xml:space="preserve"> and U.S. Space Command </w:t>
      </w:r>
      <w:r w:rsidRPr="00F61A5F">
        <w:rPr>
          <w:rStyle w:val="StyleUnderline"/>
          <w:highlight w:val="yellow"/>
        </w:rPr>
        <w:t>could find itself in a death spiral of waning support and funding</w:t>
      </w:r>
      <w:r w:rsidRPr="00F53A8B">
        <w:rPr>
          <w:sz w:val="16"/>
        </w:rPr>
        <w:t xml:space="preserve">, ultimately </w:t>
      </w:r>
      <w:r w:rsidRPr="00F61A5F">
        <w:rPr>
          <w:rStyle w:val="StyleUnderline"/>
          <w:highlight w:val="yellow"/>
        </w:rPr>
        <w:t>precluding the fielding of capabilities and conducting of operations necessary to secure U.S. interests in space</w:t>
      </w:r>
      <w:r w:rsidRPr="00F53A8B">
        <w:rPr>
          <w:sz w:val="16"/>
        </w:rPr>
        <w:t>," they added. A Space Force spokesperson told Business Insider that "</w:t>
      </w:r>
      <w:r w:rsidRPr="00F53A8B">
        <w:rPr>
          <w:rStyle w:val="StyleUnderline"/>
          <w:highlight w:val="yellow"/>
        </w:rPr>
        <w:t xml:space="preserve">as China and Russia accelerate the development of counter-space capabilities, the need for a well-resourced Space Force has </w:t>
      </w:r>
      <w:r w:rsidRPr="00F53A8B">
        <w:rPr>
          <w:rStyle w:val="Emphasis"/>
          <w:highlight w:val="yellow"/>
        </w:rPr>
        <w:t>never been more critical</w:t>
      </w:r>
      <w:r w:rsidRPr="00F53A8B">
        <w:rPr>
          <w:rStyle w:val="StyleUnderline"/>
          <w:highlight w:val="yellow"/>
        </w:rPr>
        <w:t>."</w:t>
      </w:r>
    </w:p>
    <w:p w14:paraId="5EE5DCF4" w14:textId="69EBF355" w:rsidR="00D845DA" w:rsidRDefault="00D845DA" w:rsidP="00D845DA">
      <w:pPr>
        <w:pStyle w:val="Heading3"/>
      </w:pPr>
      <w:r>
        <w:t>XT: Solvency Heg</w:t>
      </w:r>
    </w:p>
    <w:p w14:paraId="335A67F0" w14:textId="77777777" w:rsidR="00D845DA" w:rsidRPr="005D677D" w:rsidRDefault="00D845DA" w:rsidP="00D845DA">
      <w:pPr>
        <w:pStyle w:val="Heading4"/>
      </w:pPr>
      <w:r>
        <w:t xml:space="preserve">Space capabilities are critical to hegemony in the everchanging geopolitical landscape. Other countries perceive it as necessary and are swiftly bolstering their capabilities meaning a lack of targeted action ensures US loses the space race. </w:t>
      </w:r>
    </w:p>
    <w:p w14:paraId="2E524039" w14:textId="77777777" w:rsidR="00D845DA" w:rsidRDefault="00D845DA" w:rsidP="00D845DA">
      <w:r w:rsidRPr="005D677D">
        <w:rPr>
          <w:rStyle w:val="Style13ptBold"/>
        </w:rPr>
        <w:t>Modern Diplomacy ’24</w:t>
      </w:r>
      <w:r>
        <w:t>, “</w:t>
      </w:r>
      <w:r w:rsidRPr="005D677D">
        <w:t>The U.S. Space Force: Pioneering America’s Military Dominance in the Final Frontier</w:t>
      </w:r>
      <w:r>
        <w:t xml:space="preserve">”, </w:t>
      </w:r>
      <w:hyperlink r:id="rId21" w:history="1">
        <w:r w:rsidRPr="00DA74A0">
          <w:rPr>
            <w:rStyle w:val="Hyperlink"/>
          </w:rPr>
          <w:t>https://moderndiplomacy.eu/2024/07/20/the-u-s-space-force-pioneering-americas-military-dominance-in-the-final-frontier/</w:t>
        </w:r>
      </w:hyperlink>
      <w:r>
        <w:t xml:space="preserve"> JBlock</w:t>
      </w:r>
    </w:p>
    <w:p w14:paraId="2476A2F9" w14:textId="77777777" w:rsidR="00D845DA" w:rsidRDefault="00D845DA" w:rsidP="00D845DA">
      <w:pPr>
        <w:rPr>
          <w:sz w:val="16"/>
        </w:rPr>
      </w:pPr>
      <w:r w:rsidRPr="00F61A5F">
        <w:rPr>
          <w:sz w:val="16"/>
        </w:rPr>
        <w:t xml:space="preserve">The </w:t>
      </w:r>
      <w:r w:rsidRPr="005D677D">
        <w:rPr>
          <w:rStyle w:val="StyleUnderline"/>
          <w:highlight w:val="yellow"/>
        </w:rPr>
        <w:t>establishment of</w:t>
      </w:r>
      <w:r w:rsidRPr="005D677D">
        <w:rPr>
          <w:rStyle w:val="StyleUnderline"/>
        </w:rPr>
        <w:t xml:space="preserve"> </w:t>
      </w:r>
      <w:r w:rsidRPr="00F61A5F">
        <w:rPr>
          <w:sz w:val="16"/>
        </w:rPr>
        <w:t xml:space="preserve">the U.S. </w:t>
      </w:r>
      <w:r w:rsidRPr="005D677D">
        <w:rPr>
          <w:rStyle w:val="StyleUnderline"/>
          <w:highlight w:val="yellow"/>
        </w:rPr>
        <w:t>Space Force</w:t>
      </w:r>
      <w:r w:rsidRPr="00F61A5F">
        <w:rPr>
          <w:sz w:val="16"/>
        </w:rPr>
        <w:t xml:space="preserve"> represent</w:t>
      </w:r>
      <w:r w:rsidRPr="005D677D">
        <w:rPr>
          <w:rStyle w:val="StyleUnderline"/>
          <w:highlight w:val="yellow"/>
        </w:rPr>
        <w:t>s</w:t>
      </w:r>
      <w:r w:rsidRPr="00F61A5F">
        <w:rPr>
          <w:sz w:val="16"/>
        </w:rPr>
        <w:t xml:space="preserve"> </w:t>
      </w:r>
      <w:r w:rsidRPr="005D677D">
        <w:rPr>
          <w:rStyle w:val="StyleUnderline"/>
          <w:highlight w:val="yellow"/>
        </w:rPr>
        <w:t>a pivotal moment</w:t>
      </w:r>
      <w:r w:rsidRPr="00F61A5F">
        <w:rPr>
          <w:sz w:val="16"/>
        </w:rPr>
        <w:t xml:space="preserve"> in military history, </w:t>
      </w:r>
      <w:r w:rsidRPr="005D677D">
        <w:rPr>
          <w:rStyle w:val="StyleUnderline"/>
          <w:highlight w:val="yellow"/>
        </w:rPr>
        <w:t>underscoring the growing significance of space in</w:t>
      </w:r>
      <w:r w:rsidRPr="00F61A5F">
        <w:rPr>
          <w:sz w:val="16"/>
        </w:rPr>
        <w:t xml:space="preserve"> modern </w:t>
      </w:r>
      <w:r w:rsidRPr="005D677D">
        <w:rPr>
          <w:rStyle w:val="StyleUnderline"/>
          <w:highlight w:val="yellow"/>
        </w:rPr>
        <w:t>warfare and national security</w:t>
      </w:r>
      <w:r w:rsidRPr="00F61A5F">
        <w:rPr>
          <w:sz w:val="16"/>
        </w:rPr>
        <w:t xml:space="preserve">. As technological advancements continue to evolve, </w:t>
      </w:r>
      <w:r w:rsidRPr="005D677D">
        <w:rPr>
          <w:rStyle w:val="StyleUnderline"/>
          <w:highlight w:val="yellow"/>
        </w:rPr>
        <w:t xml:space="preserve">the ability to control and defend space assets has become a </w:t>
      </w:r>
      <w:r w:rsidRPr="005D677D">
        <w:rPr>
          <w:rStyle w:val="Emphasis"/>
          <w:highlight w:val="yellow"/>
        </w:rPr>
        <w:t>strategic imperative</w:t>
      </w:r>
      <w:r w:rsidRPr="00F61A5F">
        <w:rPr>
          <w:sz w:val="16"/>
        </w:rPr>
        <w:t xml:space="preserve"> for nations worldwide. This article delves into the formation of the Space Force, its strategic importance, key functions, technological advancements, international relations, and India’s perspective on space militarization. The Formation of the Space Force The U.S. Space Force was officially established on December 20, 2019, through the signing of the National Defense Authorization Act by President Donald Trump. This move was a culmination of several years of legislative and executive efforts to address the increasing reliance on space for national security and the need to protect U.S. interests in this domain. The Space Force was created as a separate branch within the Department of the Air Force, mirroring the relationship between the Marine Corps and the Department of the Navy. The organizational structure of the Space Force includes the Office of the Chief of Space Operations, various field commands, and operational units dedicated to specific missions such as satellite operations, space surveillance, and missile defense. The leadership of the Space Force emphasizes the importance of developing a specialized workforce skilled in space operations and technology. In comparison, </w:t>
      </w:r>
      <w:r w:rsidRPr="005D677D">
        <w:rPr>
          <w:rStyle w:val="StyleUnderline"/>
          <w:highlight w:val="yellow"/>
        </w:rPr>
        <w:t>other</w:t>
      </w:r>
      <w:r w:rsidRPr="00F61A5F">
        <w:rPr>
          <w:sz w:val="16"/>
        </w:rPr>
        <w:t xml:space="preserve"> countrie</w:t>
      </w:r>
      <w:r w:rsidRPr="005D677D">
        <w:rPr>
          <w:rStyle w:val="StyleUnderline"/>
          <w:highlight w:val="yellow"/>
        </w:rPr>
        <w:t>s</w:t>
      </w:r>
      <w:r w:rsidRPr="00F61A5F">
        <w:rPr>
          <w:sz w:val="16"/>
        </w:rPr>
        <w:t xml:space="preserve"> </w:t>
      </w:r>
      <w:r w:rsidRPr="005D677D">
        <w:rPr>
          <w:rStyle w:val="StyleUnderline"/>
          <w:highlight w:val="yellow"/>
        </w:rPr>
        <w:t>have</w:t>
      </w:r>
      <w:r w:rsidRPr="00F61A5F">
        <w:rPr>
          <w:sz w:val="16"/>
        </w:rPr>
        <w:t xml:space="preserve"> also </w:t>
      </w:r>
      <w:r w:rsidRPr="005D677D">
        <w:rPr>
          <w:rStyle w:val="StyleUnderline"/>
          <w:highlight w:val="yellow"/>
        </w:rPr>
        <w:t>recognized the strategic importance of space</w:t>
      </w:r>
      <w:r w:rsidRPr="005D677D">
        <w:rPr>
          <w:rStyle w:val="StyleUnderline"/>
        </w:rPr>
        <w:t xml:space="preserve"> </w:t>
      </w:r>
      <w:r w:rsidRPr="00F61A5F">
        <w:rPr>
          <w:rStyle w:val="StyleUnderline"/>
          <w:highlight w:val="yellow"/>
        </w:rPr>
        <w:t>and</w:t>
      </w:r>
      <w:r w:rsidRPr="00F61A5F">
        <w:rPr>
          <w:sz w:val="16"/>
        </w:rPr>
        <w:t xml:space="preserve"> have </w:t>
      </w:r>
      <w:r w:rsidRPr="00F61A5F">
        <w:rPr>
          <w:rStyle w:val="StyleUnderline"/>
          <w:highlight w:val="yellow"/>
        </w:rPr>
        <w:t>established their own</w:t>
      </w:r>
      <w:r w:rsidRPr="00F61A5F">
        <w:rPr>
          <w:sz w:val="16"/>
        </w:rPr>
        <w:t xml:space="preserve"> military </w:t>
      </w:r>
      <w:r w:rsidRPr="00F61A5F">
        <w:rPr>
          <w:rStyle w:val="StyleUnderline"/>
          <w:highlight w:val="yellow"/>
        </w:rPr>
        <w:t>space branches</w:t>
      </w:r>
      <w:r w:rsidRPr="00F61A5F">
        <w:rPr>
          <w:sz w:val="16"/>
        </w:rPr>
        <w:t xml:space="preserve">. Russia’s Aerospace Forces, formed in 2015, integrate air and space defense capabilities. China’s Strategic Support Force, established in 2015, consolidates space, cyber, and electronic warfare capabilities. These developments </w:t>
      </w:r>
      <w:r w:rsidRPr="00F61A5F">
        <w:rPr>
          <w:rStyle w:val="StyleUnderline"/>
          <w:highlight w:val="yellow"/>
        </w:rPr>
        <w:t>highlight a global trend towards</w:t>
      </w:r>
      <w:r w:rsidRPr="00F61A5F">
        <w:rPr>
          <w:sz w:val="16"/>
        </w:rPr>
        <w:t xml:space="preserve"> the </w:t>
      </w:r>
      <w:r w:rsidRPr="00F61A5F">
        <w:rPr>
          <w:rStyle w:val="Emphasis"/>
          <w:highlight w:val="yellow"/>
        </w:rPr>
        <w:t>militarization of space, driven by the need to maintain strategic advantages in an increasingly contested domain</w:t>
      </w:r>
      <w:r w:rsidRPr="00F61A5F">
        <w:rPr>
          <w:sz w:val="16"/>
        </w:rPr>
        <w:t>. Strategic Importance of Space Space has emerged as a critical domain for national security, with its importance extending far beyond traditional military operations. Satellites play a vital role in communication, navigation, surveillance, and intelligence gathering. The Global Positioning System (</w:t>
      </w:r>
      <w:r w:rsidRPr="00F61A5F">
        <w:rPr>
          <w:rStyle w:val="StyleUnderline"/>
          <w:highlight w:val="yellow"/>
        </w:rPr>
        <w:t>GPS</w:t>
      </w:r>
      <w:r w:rsidRPr="00F61A5F">
        <w:rPr>
          <w:sz w:val="16"/>
        </w:rPr>
        <w:t xml:space="preserve">), for example, </w:t>
      </w:r>
      <w:r w:rsidRPr="00F61A5F">
        <w:rPr>
          <w:rStyle w:val="StyleUnderline"/>
          <w:highlight w:val="yellow"/>
        </w:rPr>
        <w:t>is indispensable for</w:t>
      </w:r>
      <w:r w:rsidRPr="00F61A5F">
        <w:rPr>
          <w:rStyle w:val="StyleUnderline"/>
        </w:rPr>
        <w:t xml:space="preserve"> </w:t>
      </w:r>
      <w:r w:rsidRPr="00F61A5F">
        <w:rPr>
          <w:sz w:val="16"/>
        </w:rPr>
        <w:t xml:space="preserve">both </w:t>
      </w:r>
      <w:r w:rsidRPr="00F61A5F">
        <w:rPr>
          <w:rStyle w:val="StyleUnderline"/>
          <w:highlight w:val="yellow"/>
        </w:rPr>
        <w:t>military and civilian applications, enabling precise navigation and timing</w:t>
      </w:r>
      <w:r w:rsidRPr="00F61A5F">
        <w:rPr>
          <w:sz w:val="16"/>
        </w:rPr>
        <w:t xml:space="preserve">. The strategic importance of space is further underscored by </w:t>
      </w:r>
      <w:r w:rsidRPr="00F61A5F">
        <w:rPr>
          <w:rStyle w:val="StyleUnderline"/>
          <w:highlight w:val="yellow"/>
        </w:rPr>
        <w:t>its impact on conventional military operations</w:t>
      </w:r>
      <w:r w:rsidRPr="00F61A5F">
        <w:rPr>
          <w:sz w:val="16"/>
        </w:rPr>
        <w:t xml:space="preserve">. </w:t>
      </w:r>
      <w:r w:rsidRPr="00F61A5F">
        <w:rPr>
          <w:rStyle w:val="Emphasis"/>
          <w:szCs w:val="26"/>
          <w:highlight w:val="yellow"/>
        </w:rPr>
        <w:t>Space-based assets provide real-time intelligence and surveillance, enhancing situational awareness and enabling precise targeting</w:t>
      </w:r>
      <w:r w:rsidRPr="00F61A5F">
        <w:rPr>
          <w:sz w:val="16"/>
        </w:rPr>
        <w:t>. For instance, during the Gulf War, satellite imagery and communications were crucial for coalition forces, demonstrating the transformative impact of space capabilities on modern warfare. However, the growing dependence on space assets also introduces vulnerabilities. Anti-satellite (</w:t>
      </w:r>
      <w:r w:rsidRPr="00F61A5F">
        <w:rPr>
          <w:rStyle w:val="StyleUnderline"/>
          <w:highlight w:val="yellow"/>
        </w:rPr>
        <w:t xml:space="preserve">ASAT) weapons, cyber-attacks, </w:t>
      </w:r>
      <w:r w:rsidRPr="00F61A5F">
        <w:rPr>
          <w:sz w:val="16"/>
        </w:rPr>
        <w:t>and space debris</w:t>
      </w:r>
      <w:r w:rsidRPr="00F61A5F">
        <w:rPr>
          <w:rStyle w:val="StyleUnderline"/>
        </w:rPr>
        <w:t xml:space="preserve"> </w:t>
      </w:r>
      <w:r w:rsidRPr="00F61A5F">
        <w:rPr>
          <w:rStyle w:val="StyleUnderline"/>
          <w:highlight w:val="yellow"/>
        </w:rPr>
        <w:t>pose significant threats to the integrity and functionality of satellites</w:t>
      </w:r>
      <w:r w:rsidRPr="00F61A5F">
        <w:rPr>
          <w:sz w:val="16"/>
        </w:rPr>
        <w:t xml:space="preserve">. The ability to protect and defend space assets is therefore paramount, necessitating the development of robust space situational awareness and defensive capabilities. Key Functions and Missions of the Space Force The primary mission of the U.S. Space Force is to protect U.S. space assets and ensure the country’s dominance in space. This involves a range of functions and missions, including space situational awareness, defensive and offensive space operations, and support for terrestrial military operations. Space situational awareness involves tracking and monitoring objects in orbit to prevent collisions and detect potential threats. The Space Surveillance Network (SSN) is a critical component of this mission, providing data on thousands of objects in space. Advanced radar and optical systems are used to maintain a comprehensive picture of the space environment. Defensive space operations focus on protecting U.S. satellites and other space assets from potential threats. This includes the development of countermeasures against ASAT weapons and cyber-attacks. The Space Force is also responsible for offensive space operations, which involve the ability to disrupt or disable adversary space capabilities if necessary. </w:t>
      </w:r>
      <w:r w:rsidRPr="00F61A5F">
        <w:rPr>
          <w:rStyle w:val="StyleUnderline"/>
          <w:highlight w:val="yellow"/>
        </w:rPr>
        <w:t>Supporting terrestrial military operations from space is another key function of the Space Force. This includes providing satellite-based communications, navigation, and intelligence to enhance the effectiveness of ground, air, and naval forces</w:t>
      </w:r>
      <w:r w:rsidRPr="00F61A5F">
        <w:rPr>
          <w:sz w:val="16"/>
        </w:rPr>
        <w:t>. For example, the Wideband Global SATCOM (WGS) system provides high-capacity communications for the U.S. military and its allies, ensuring reliable connectivity in various operational environments.</w:t>
      </w:r>
    </w:p>
    <w:p w14:paraId="269DCEEB" w14:textId="77777777" w:rsidR="000D1B00" w:rsidRDefault="000D1B00" w:rsidP="000D1B00">
      <w:pPr>
        <w:pStyle w:val="Heading3"/>
      </w:pPr>
      <w:r>
        <w:t>XT: Advantage is Fake</w:t>
      </w:r>
    </w:p>
    <w:p w14:paraId="0F17CF76" w14:textId="77777777" w:rsidR="000D1B00" w:rsidRDefault="000D1B00" w:rsidP="000D1B00">
      <w:pPr>
        <w:pStyle w:val="Heading4"/>
      </w:pPr>
      <w:r>
        <w:t>This is junk: ALL missile defense in the US is oriented against Iran and North Korea. The MD gap is from anyone else… and is practically impossible to resolve</w:t>
      </w:r>
    </w:p>
    <w:p w14:paraId="1F7E9D4A" w14:textId="77777777" w:rsidR="000D1B00" w:rsidRPr="004C7D28" w:rsidRDefault="000D1B00" w:rsidP="000D1B00">
      <w:r w:rsidRPr="002D1FF4">
        <w:rPr>
          <w:rStyle w:val="Style13ptBold"/>
        </w:rPr>
        <w:t>Lambakis 23</w:t>
      </w:r>
      <w:r>
        <w:t xml:space="preserve">, Ph.D, Catholic University of America, national security and international affairs analyst specializing in space power and policy studies. National Institute for Public Policy (Steve, “Missile Defense Sensors—Terrestrial and Space,” </w:t>
      </w:r>
      <w:r>
        <w:rPr>
          <w:i/>
          <w:iCs/>
        </w:rPr>
        <w:t>Space Sensors and Missile Defense</w:t>
      </w:r>
      <w:r>
        <w:t xml:space="preserve">, </w:t>
      </w:r>
      <w:r w:rsidRPr="00A5013E">
        <w:t>https://nipp.org/wp-content/uploads/2023/08/Space-Sensors-2023.pdf</w:t>
      </w:r>
      <w:r>
        <w:t>, Accessed: 6/26/25)—js</w:t>
      </w:r>
    </w:p>
    <w:p w14:paraId="5764D4EE" w14:textId="77777777" w:rsidR="000D1B00" w:rsidRPr="007940FE" w:rsidRDefault="000D1B00" w:rsidP="000D1B00">
      <w:pPr>
        <w:rPr>
          <w:sz w:val="16"/>
        </w:rPr>
      </w:pPr>
      <w:r w:rsidRPr="007940FE">
        <w:rPr>
          <w:sz w:val="16"/>
        </w:rPr>
        <w:t xml:space="preserve">As </w:t>
      </w:r>
      <w:r w:rsidRPr="00285028">
        <w:rPr>
          <w:rStyle w:val="StyleUnderline"/>
        </w:rPr>
        <w:t xml:space="preserve">stated above, </w:t>
      </w:r>
      <w:r w:rsidRPr="00E41484">
        <w:rPr>
          <w:rStyle w:val="StyleUnderline"/>
          <w:highlight w:val="cyan"/>
        </w:rPr>
        <w:t>the system tracking sensors</w:t>
      </w:r>
      <w:r w:rsidRPr="00285028">
        <w:rPr>
          <w:rStyle w:val="StyleUnderline"/>
        </w:rPr>
        <w:t xml:space="preserve"> set up </w:t>
      </w:r>
      <w:r w:rsidRPr="00E41484">
        <w:rPr>
          <w:rStyle w:val="StyleUnderline"/>
          <w:highlight w:val="cyan"/>
        </w:rPr>
        <w:t>for</w:t>
      </w:r>
      <w:r w:rsidRPr="00285028">
        <w:rPr>
          <w:rStyle w:val="StyleUnderline"/>
        </w:rPr>
        <w:t xml:space="preserve"> </w:t>
      </w:r>
      <w:r w:rsidRPr="00E41484">
        <w:rPr>
          <w:rStyle w:val="StyleUnderline"/>
          <w:highlight w:val="cyan"/>
        </w:rPr>
        <w:t>defense</w:t>
      </w:r>
      <w:r w:rsidRPr="00285028">
        <w:rPr>
          <w:rStyle w:val="StyleUnderline"/>
        </w:rPr>
        <w:t xml:space="preserve"> of the U.S. homeland </w:t>
      </w:r>
      <w:r w:rsidRPr="00E41484">
        <w:rPr>
          <w:rStyle w:val="StyleUnderline"/>
          <w:highlight w:val="cyan"/>
        </w:rPr>
        <w:t>are oriented to maximize viewing</w:t>
      </w:r>
      <w:r w:rsidRPr="00285028">
        <w:rPr>
          <w:rStyle w:val="StyleUnderline"/>
        </w:rPr>
        <w:t xml:space="preserve"> of </w:t>
      </w:r>
      <w:r w:rsidRPr="00E41484">
        <w:rPr>
          <w:rStyle w:val="StyleUnderline"/>
          <w:highlight w:val="cyan"/>
        </w:rPr>
        <w:t>missile threats</w:t>
      </w:r>
      <w:r w:rsidRPr="00285028">
        <w:rPr>
          <w:rStyle w:val="StyleUnderline"/>
        </w:rPr>
        <w:t xml:space="preserve"> launched </w:t>
      </w:r>
      <w:r w:rsidRPr="00E41484">
        <w:rPr>
          <w:rStyle w:val="StyleUnderline"/>
          <w:highlight w:val="cyan"/>
        </w:rPr>
        <w:t>from</w:t>
      </w:r>
      <w:r w:rsidRPr="00285028">
        <w:rPr>
          <w:rStyle w:val="StyleUnderline"/>
        </w:rPr>
        <w:t xml:space="preserve"> two countries: </w:t>
      </w:r>
      <w:r w:rsidRPr="00E41484">
        <w:rPr>
          <w:rStyle w:val="StyleUnderline"/>
          <w:highlight w:val="cyan"/>
        </w:rPr>
        <w:t>No</w:t>
      </w:r>
      <w:r w:rsidRPr="00285028">
        <w:rPr>
          <w:rStyle w:val="StyleUnderline"/>
        </w:rPr>
        <w:t xml:space="preserve">rth </w:t>
      </w:r>
      <w:r w:rsidRPr="00E41484">
        <w:rPr>
          <w:rStyle w:val="StyleUnderline"/>
          <w:highlight w:val="cyan"/>
        </w:rPr>
        <w:t>Ko</w:t>
      </w:r>
      <w:r w:rsidRPr="00285028">
        <w:rPr>
          <w:rStyle w:val="StyleUnderline"/>
        </w:rPr>
        <w:t xml:space="preserve">rea </w:t>
      </w:r>
      <w:r w:rsidRPr="00E41484">
        <w:rPr>
          <w:rStyle w:val="StyleUnderline"/>
          <w:highlight w:val="cyan"/>
        </w:rPr>
        <w:t>and Iran.</w:t>
      </w:r>
      <w:r w:rsidRPr="00285028">
        <w:rPr>
          <w:rStyle w:val="StyleUnderline"/>
        </w:rPr>
        <w:t xml:space="preserve"> In effect, we have </w:t>
      </w:r>
      <w:r w:rsidRPr="00E41484">
        <w:rPr>
          <w:rStyle w:val="StyleUnderline"/>
          <w:highlight w:val="cyan"/>
        </w:rPr>
        <w:t>set up</w:t>
      </w:r>
      <w:r w:rsidRPr="00285028">
        <w:rPr>
          <w:rStyle w:val="StyleUnderline"/>
        </w:rPr>
        <w:t xml:space="preserve"> the </w:t>
      </w:r>
      <w:r w:rsidRPr="00E41484">
        <w:rPr>
          <w:rStyle w:val="StyleUnderline"/>
          <w:highlight w:val="cyan"/>
        </w:rPr>
        <w:t>means to watch the flight of missiles</w:t>
      </w:r>
      <w:r w:rsidRPr="00285028">
        <w:rPr>
          <w:rStyle w:val="StyleUnderline"/>
        </w:rPr>
        <w:t xml:space="preserve"> within very specific corridors from the threat country to target areas in the United States.</w:t>
      </w:r>
      <w:r w:rsidRPr="007940FE">
        <w:rPr>
          <w:sz w:val="16"/>
        </w:rPr>
        <w:t xml:space="preserve"> </w:t>
      </w:r>
      <w:r w:rsidRPr="00E41484">
        <w:rPr>
          <w:rStyle w:val="Emphasis"/>
          <w:highlight w:val="cyan"/>
        </w:rPr>
        <w:t>Change</w:t>
      </w:r>
      <w:r w:rsidRPr="007940FE">
        <w:rPr>
          <w:sz w:val="16"/>
        </w:rPr>
        <w:t xml:space="preserve"> the </w:t>
      </w:r>
      <w:r w:rsidRPr="00E41484">
        <w:rPr>
          <w:rStyle w:val="Emphasis"/>
          <w:highlight w:val="cyan"/>
        </w:rPr>
        <w:t>threat country</w:t>
      </w:r>
      <w:r w:rsidRPr="007940FE">
        <w:rPr>
          <w:sz w:val="16"/>
        </w:rPr>
        <w:t xml:space="preserve">, </w:t>
      </w:r>
      <w:r w:rsidRPr="00E41484">
        <w:rPr>
          <w:rStyle w:val="StyleUnderline"/>
          <w:highlight w:val="cyan"/>
        </w:rPr>
        <w:t>or</w:t>
      </w:r>
      <w:r w:rsidRPr="00285028">
        <w:rPr>
          <w:rStyle w:val="StyleUnderline"/>
        </w:rPr>
        <w:t xml:space="preserve"> </w:t>
      </w:r>
      <w:r w:rsidRPr="00E41484">
        <w:rPr>
          <w:rStyle w:val="StyleUnderline"/>
          <w:highlight w:val="cyan"/>
        </w:rPr>
        <w:t>move</w:t>
      </w:r>
      <w:r w:rsidRPr="00285028">
        <w:rPr>
          <w:rStyle w:val="StyleUnderline"/>
        </w:rPr>
        <w:t xml:space="preserve"> the missile </w:t>
      </w:r>
      <w:r w:rsidRPr="00E41484">
        <w:rPr>
          <w:rStyle w:val="StyleUnderline"/>
          <w:highlight w:val="cyan"/>
        </w:rPr>
        <w:t>launches outside</w:t>
      </w:r>
      <w:r w:rsidRPr="00285028">
        <w:rPr>
          <w:rStyle w:val="StyleUnderline"/>
        </w:rPr>
        <w:t xml:space="preserve"> </w:t>
      </w:r>
      <w:r w:rsidRPr="00E41484">
        <w:rPr>
          <w:rStyle w:val="StyleUnderline"/>
          <w:highlight w:val="cyan"/>
        </w:rPr>
        <w:t>the boundaries that may be covered</w:t>
      </w:r>
      <w:r w:rsidRPr="00285028">
        <w:rPr>
          <w:rStyle w:val="StyleUnderline"/>
        </w:rPr>
        <w:t xml:space="preserve"> by the fixed radar (by using a submarine or an air platform to launch the missile, for example), </w:t>
      </w:r>
      <w:r w:rsidRPr="00E41484">
        <w:rPr>
          <w:rStyle w:val="StyleUnderline"/>
          <w:highlight w:val="cyan"/>
        </w:rPr>
        <w:t>and</w:t>
      </w:r>
      <w:r w:rsidRPr="00285028">
        <w:rPr>
          <w:rStyle w:val="StyleUnderline"/>
        </w:rPr>
        <w:t xml:space="preserve"> the </w:t>
      </w:r>
      <w:r w:rsidRPr="00E41484">
        <w:rPr>
          <w:rStyle w:val="Emphasis"/>
          <w:highlight w:val="cyan"/>
        </w:rPr>
        <w:t>m</w:t>
      </w:r>
      <w:r w:rsidRPr="00285028">
        <w:rPr>
          <w:rStyle w:val="Emphasis"/>
        </w:rPr>
        <w:t xml:space="preserve">issile </w:t>
      </w:r>
      <w:r w:rsidRPr="00E41484">
        <w:rPr>
          <w:rStyle w:val="Emphasis"/>
          <w:highlight w:val="cyan"/>
        </w:rPr>
        <w:t>d</w:t>
      </w:r>
      <w:r w:rsidRPr="00285028">
        <w:rPr>
          <w:rStyle w:val="Emphasis"/>
        </w:rPr>
        <w:t>efense</w:t>
      </w:r>
      <w:r w:rsidRPr="00285028">
        <w:rPr>
          <w:rStyle w:val="StyleUnderline"/>
        </w:rPr>
        <w:t xml:space="preserve"> mission </w:t>
      </w:r>
      <w:r w:rsidRPr="00E41484">
        <w:rPr>
          <w:rStyle w:val="Emphasis"/>
          <w:highlight w:val="cyan"/>
        </w:rPr>
        <w:t>becomes more challenging</w:t>
      </w:r>
      <w:r w:rsidRPr="00285028">
        <w:rPr>
          <w:rStyle w:val="StyleUnderline"/>
        </w:rPr>
        <w:t>.</w:t>
      </w:r>
      <w:r>
        <w:rPr>
          <w:rStyle w:val="StyleUnderline"/>
        </w:rPr>
        <w:t xml:space="preserve"> </w:t>
      </w:r>
      <w:r w:rsidRPr="00E41484">
        <w:rPr>
          <w:rStyle w:val="StyleUnderline"/>
          <w:highlight w:val="cyan"/>
        </w:rPr>
        <w:t>Populating</w:t>
      </w:r>
      <w:r w:rsidRPr="00285028">
        <w:rPr>
          <w:rStyle w:val="StyleUnderline"/>
        </w:rPr>
        <w:t xml:space="preserve"> the Earth </w:t>
      </w:r>
      <w:r w:rsidRPr="00E41484">
        <w:rPr>
          <w:rStyle w:val="StyleUnderline"/>
          <w:highlight w:val="cyan"/>
        </w:rPr>
        <w:t>with radars is not</w:t>
      </w:r>
      <w:r w:rsidRPr="00285028">
        <w:rPr>
          <w:rStyle w:val="StyleUnderline"/>
        </w:rPr>
        <w:t xml:space="preserve"> practical or financially </w:t>
      </w:r>
      <w:r w:rsidRPr="00E41484">
        <w:rPr>
          <w:rStyle w:val="StyleUnderline"/>
          <w:highlight w:val="cyan"/>
        </w:rPr>
        <w:t>feasible</w:t>
      </w:r>
      <w:r w:rsidRPr="00285028">
        <w:rPr>
          <w:rStyle w:val="StyleUnderline"/>
        </w:rPr>
        <w:t xml:space="preserve">. </w:t>
      </w:r>
      <w:r w:rsidRPr="00E41484">
        <w:rPr>
          <w:rStyle w:val="Emphasis"/>
          <w:highlight w:val="cyan"/>
        </w:rPr>
        <w:t>Constructing</w:t>
      </w:r>
      <w:r w:rsidRPr="00E41484">
        <w:rPr>
          <w:rStyle w:val="StyleUnderline"/>
          <w:highlight w:val="cyan"/>
        </w:rPr>
        <w:t xml:space="preserve"> and operating </w:t>
      </w:r>
      <w:r w:rsidRPr="00E41484">
        <w:rPr>
          <w:rStyle w:val="Emphasis"/>
          <w:highlight w:val="cyan"/>
        </w:rPr>
        <w:t>a radar</w:t>
      </w:r>
      <w:r w:rsidRPr="00E41484">
        <w:rPr>
          <w:rStyle w:val="StyleUnderline"/>
          <w:highlight w:val="cyan"/>
        </w:rPr>
        <w:t xml:space="preserve"> is </w:t>
      </w:r>
      <w:r w:rsidRPr="00E41484">
        <w:rPr>
          <w:rStyle w:val="Emphasis"/>
          <w:highlight w:val="cyan"/>
        </w:rPr>
        <w:t>very expensive</w:t>
      </w:r>
      <w:r w:rsidRPr="00285028">
        <w:rPr>
          <w:rStyle w:val="StyleUnderline"/>
        </w:rPr>
        <w:t>.</w:t>
      </w:r>
      <w:r w:rsidRPr="007940FE">
        <w:rPr>
          <w:sz w:val="16"/>
        </w:rPr>
        <w:t xml:space="preserve"> </w:t>
      </w:r>
      <w:r w:rsidRPr="00285028">
        <w:rPr>
          <w:rStyle w:val="StyleUnderline"/>
        </w:rPr>
        <w:t xml:space="preserve">Placement of a tracking radar in Hawaii, for example, could cost roughly $2 billion. There are also </w:t>
      </w:r>
      <w:r w:rsidRPr="00E41484">
        <w:rPr>
          <w:rStyle w:val="StyleUnderline"/>
          <w:highlight w:val="cyan"/>
        </w:rPr>
        <w:t xml:space="preserve">environmental and cultural concerns </w:t>
      </w:r>
      <w:r w:rsidRPr="00E41484">
        <w:rPr>
          <w:rStyle w:val="StyleUnderline"/>
        </w:rPr>
        <w:t>that</w:t>
      </w:r>
      <w:r w:rsidRPr="00285028">
        <w:rPr>
          <w:rStyle w:val="StyleUnderline"/>
        </w:rPr>
        <w:t xml:space="preserve"> make deployment of large radar facilities highly challenging politically.</w:t>
      </w:r>
      <w:r w:rsidRPr="007940FE">
        <w:rPr>
          <w:sz w:val="16"/>
        </w:rPr>
        <w:t xml:space="preserve">42 Moreover, there are </w:t>
      </w:r>
      <w:r w:rsidRPr="00E41484">
        <w:rPr>
          <w:rStyle w:val="StyleUnderline"/>
          <w:highlight w:val="cyan"/>
        </w:rPr>
        <w:t>places where</w:t>
      </w:r>
      <w:r w:rsidRPr="007940FE">
        <w:rPr>
          <w:sz w:val="16"/>
          <w:highlight w:val="cyan"/>
        </w:rPr>
        <w:t xml:space="preserve"> </w:t>
      </w:r>
      <w:r w:rsidRPr="00E41484">
        <w:rPr>
          <w:rStyle w:val="Emphasis"/>
          <w:highlight w:val="cyan"/>
        </w:rPr>
        <w:t>radars simply cannot be deployed</w:t>
      </w:r>
      <w:r w:rsidRPr="007940FE">
        <w:rPr>
          <w:sz w:val="16"/>
          <w:highlight w:val="cyan"/>
        </w:rPr>
        <w:t>.</w:t>
      </w:r>
      <w:r w:rsidRPr="007940FE">
        <w:rPr>
          <w:sz w:val="16"/>
        </w:rPr>
        <w:t xml:space="preserve"> In most of the Pacific Ocean, for example, artificial “island chains” would need to be created to support the infrastructure—and the resulting missile- defense assets would be vulnerable to attack. </w:t>
      </w:r>
    </w:p>
    <w:p w14:paraId="52499F61" w14:textId="77777777" w:rsidR="000D1B00" w:rsidRPr="007940FE" w:rsidRDefault="000D1B00" w:rsidP="000D1B00"/>
    <w:p w14:paraId="6D741BCF" w14:textId="77777777" w:rsidR="000D1B00" w:rsidRPr="00B03BF0" w:rsidRDefault="000D1B00" w:rsidP="000D1B00">
      <w:pPr>
        <w:pStyle w:val="Heading2"/>
      </w:pPr>
      <w:r>
        <w:t>2AC</w:t>
      </w:r>
    </w:p>
    <w:p w14:paraId="0A8DF5E4" w14:textId="77777777" w:rsidR="00D845DA" w:rsidRDefault="00D845DA" w:rsidP="00D845DA">
      <w:pPr>
        <w:pStyle w:val="Heading3"/>
        <w:ind w:firstLine="720"/>
      </w:pPr>
      <w:r>
        <w:t>Perm</w:t>
      </w:r>
    </w:p>
    <w:p w14:paraId="031EE707" w14:textId="77777777" w:rsidR="00D845DA" w:rsidRDefault="00D845DA" w:rsidP="00D845DA">
      <w:pPr>
        <w:pStyle w:val="Heading4"/>
      </w:pPr>
      <w:r>
        <w:t>AND Canada Arctic hege inevitable</w:t>
      </w:r>
    </w:p>
    <w:p w14:paraId="539197B0" w14:textId="77777777" w:rsidR="00D845DA" w:rsidRPr="00B03BF0" w:rsidRDefault="00D845DA" w:rsidP="00D845DA">
      <w:r w:rsidRPr="00B03BF0">
        <w:rPr>
          <w:rStyle w:val="Style13ptBold"/>
        </w:rPr>
        <w:t>Brewster 5-15</w:t>
      </w:r>
      <w:r w:rsidRPr="00B03BF0">
        <w:t xml:space="preserve"> (Murray Brewster, Murray Brewster is senior defence writer for CBC News, based in Ottawa. He has covered the Canadian military and foreign policy from Parliament Hill for over a decade. Among other assignments, he spent a total of 15 months on the ground covering the Afghan war for The Canadian Press. Prior to that, he covered </w:t>
      </w:r>
      <w:r>
        <w:t>defense</w:t>
      </w:r>
      <w:r w:rsidRPr="00B03BF0">
        <w:t xml:space="preserve"> issues and politics for CP in Nova Scotia for 11 years and was bureau chief for Standard Broadcast News in Ottawa., Posted, 5-15-2025, "Canada's military plans to be in the Arctic 'on a near permanent basis,' says commander," CBC, https://www.cbc.ca/news/politics/canada-arctic-troops-expansion-exercise-1.7535095) //KS</w:t>
      </w:r>
    </w:p>
    <w:p w14:paraId="137511DC" w14:textId="77777777" w:rsidR="00D845DA" w:rsidRPr="00B03BF0" w:rsidRDefault="00D845DA" w:rsidP="00D845DA">
      <w:pPr>
        <w:rPr>
          <w:sz w:val="16"/>
        </w:rPr>
      </w:pPr>
      <w:r w:rsidRPr="00E41A62">
        <w:rPr>
          <w:rStyle w:val="StyleUnderline"/>
          <w:highlight w:val="cyan"/>
        </w:rPr>
        <w:t>Canada intends to expand</w:t>
      </w:r>
      <w:r w:rsidRPr="00B03BF0">
        <w:rPr>
          <w:rStyle w:val="StyleUnderline"/>
        </w:rPr>
        <w:t xml:space="preserve"> its </w:t>
      </w:r>
      <w:r w:rsidRPr="00E41A62">
        <w:rPr>
          <w:rStyle w:val="StyleUnderline"/>
          <w:highlight w:val="cyan"/>
        </w:rPr>
        <w:t>military</w:t>
      </w:r>
      <w:r w:rsidRPr="00B03BF0">
        <w:rPr>
          <w:rStyle w:val="StyleUnderline"/>
        </w:rPr>
        <w:t xml:space="preserve"> training regime </w:t>
      </w:r>
      <w:r w:rsidRPr="00E41A62">
        <w:rPr>
          <w:rStyle w:val="StyleUnderline"/>
          <w:highlight w:val="cyan"/>
        </w:rPr>
        <w:t>in</w:t>
      </w:r>
      <w:r w:rsidRPr="00B03BF0">
        <w:rPr>
          <w:rStyle w:val="StyleUnderline"/>
        </w:rPr>
        <w:t xml:space="preserve"> the </w:t>
      </w:r>
      <w:r w:rsidRPr="00E41A62">
        <w:rPr>
          <w:rStyle w:val="StyleUnderline"/>
          <w:highlight w:val="cyan"/>
        </w:rPr>
        <w:t>Arctic</w:t>
      </w:r>
      <w:r w:rsidRPr="00B03BF0">
        <w:rPr>
          <w:sz w:val="16"/>
        </w:rPr>
        <w:t xml:space="preserve">, deploying a variety of forces in the region for up to 10 months a year, starting this year, the military's operations commander says. Lt.-Gen. Steve Boivin says the military's signature Far North exercise — Operation Nanook — will see additional elements created, resulting in a greater, consistent presence in a region that is increasingly the focus of geopolitical rivalry. The plan, says one defence expert, is an </w:t>
      </w:r>
      <w:r w:rsidRPr="00E41A62">
        <w:rPr>
          <w:rStyle w:val="Emphasis"/>
          <w:highlight w:val="cyan"/>
        </w:rPr>
        <w:t>unprecedented opportunity</w:t>
      </w:r>
      <w:r w:rsidRPr="00E41A62">
        <w:rPr>
          <w:rStyle w:val="StyleUnderline"/>
          <w:highlight w:val="cyan"/>
        </w:rPr>
        <w:t xml:space="preserve"> for</w:t>
      </w:r>
      <w:r w:rsidRPr="00B03BF0">
        <w:rPr>
          <w:rStyle w:val="StyleUnderline"/>
        </w:rPr>
        <w:t xml:space="preserve"> the Liberal </w:t>
      </w:r>
      <w:r w:rsidRPr="00E41A62">
        <w:rPr>
          <w:rStyle w:val="StyleUnderline"/>
          <w:highlight w:val="cyan"/>
        </w:rPr>
        <w:t>government to</w:t>
      </w:r>
      <w:r w:rsidRPr="00B03BF0">
        <w:rPr>
          <w:rStyle w:val="StyleUnderline"/>
        </w:rPr>
        <w:t xml:space="preserve"> not only </w:t>
      </w:r>
      <w:r w:rsidRPr="00E41A62">
        <w:rPr>
          <w:rStyle w:val="StyleUnderline"/>
          <w:highlight w:val="cyan"/>
        </w:rPr>
        <w:t>demonstrate Canadian sovereignty</w:t>
      </w:r>
      <w:r w:rsidRPr="00B03BF0">
        <w:rPr>
          <w:rStyle w:val="StyleUnderline"/>
        </w:rPr>
        <w:t xml:space="preserve"> in the Arctic, but to </w:t>
      </w:r>
      <w:r w:rsidRPr="00E41A62">
        <w:rPr>
          <w:rStyle w:val="Emphasis"/>
          <w:highlight w:val="cyan"/>
        </w:rPr>
        <w:t>rally NATO</w:t>
      </w:r>
      <w:r w:rsidRPr="00B03BF0">
        <w:rPr>
          <w:rStyle w:val="Emphasis"/>
        </w:rPr>
        <w:t xml:space="preserve"> allies </w:t>
      </w:r>
      <w:r w:rsidRPr="00E41A62">
        <w:rPr>
          <w:rStyle w:val="StyleUnderline"/>
          <w:highlight w:val="cyan"/>
        </w:rPr>
        <w:t>behind the country</w:t>
      </w:r>
      <w:r w:rsidRPr="00B03BF0">
        <w:rPr>
          <w:rStyle w:val="StyleUnderline"/>
        </w:rPr>
        <w:t>.</w:t>
      </w:r>
      <w:r w:rsidRPr="00B03BF0">
        <w:rPr>
          <w:sz w:val="16"/>
        </w:rPr>
        <w:t xml:space="preserve"> Michael Byers, an expert in the Arctic and geopolitics at the University of British Columbia, says major allied nations should be invited in greater numbers than they have in the past as a signal of solidarity at a time when the Trump administration has said it wants to use economic force to annex Canada — and possibly military force to swallow Greenland. Greenland's foreign minister takes over as Arctic Council chair AnalysisIs the promise of military icebreakers political theatre or sensible policy? </w:t>
      </w:r>
      <w:r w:rsidRPr="00E41A62">
        <w:rPr>
          <w:rStyle w:val="StyleUnderline"/>
          <w:highlight w:val="cyan"/>
        </w:rPr>
        <w:t>Boivin</w:t>
      </w:r>
      <w:r w:rsidRPr="00B03BF0">
        <w:rPr>
          <w:rStyle w:val="StyleUnderline"/>
        </w:rPr>
        <w:t xml:space="preserve"> says </w:t>
      </w:r>
      <w:r w:rsidRPr="00B03BF0">
        <w:rPr>
          <w:rStyle w:val="Emphasis"/>
        </w:rPr>
        <w:t>inviting allies is part of the plan</w:t>
      </w:r>
      <w:r w:rsidRPr="00B03BF0">
        <w:rPr>
          <w:sz w:val="16"/>
        </w:rPr>
        <w:t xml:space="preserve"> "when it makes sense" to have them join, but the </w:t>
      </w:r>
      <w:r w:rsidRPr="00E41A62">
        <w:rPr>
          <w:rStyle w:val="StyleUnderline"/>
          <w:highlight w:val="cyan"/>
        </w:rPr>
        <w:t>intention is a national objective to get</w:t>
      </w:r>
      <w:r w:rsidRPr="00B03BF0">
        <w:rPr>
          <w:rStyle w:val="StyleUnderline"/>
        </w:rPr>
        <w:t xml:space="preserve"> more </w:t>
      </w:r>
      <w:r w:rsidRPr="00E41A62">
        <w:rPr>
          <w:rStyle w:val="StyleUnderline"/>
          <w:highlight w:val="cyan"/>
        </w:rPr>
        <w:t>Canadian boots</w:t>
      </w:r>
      <w:r w:rsidRPr="00B03BF0">
        <w:rPr>
          <w:rStyle w:val="StyleUnderline"/>
        </w:rPr>
        <w:t xml:space="preserve"> on the ground, </w:t>
      </w:r>
      <w:r w:rsidRPr="00E41A62">
        <w:rPr>
          <w:rStyle w:val="StyleUnderline"/>
          <w:highlight w:val="cyan"/>
        </w:rPr>
        <w:t>warships</w:t>
      </w:r>
      <w:r w:rsidRPr="00B03BF0">
        <w:rPr>
          <w:rStyle w:val="StyleUnderline"/>
        </w:rPr>
        <w:t xml:space="preserve"> in the water </w:t>
      </w:r>
      <w:r w:rsidRPr="00E41A62">
        <w:rPr>
          <w:rStyle w:val="StyleUnderline"/>
          <w:highlight w:val="cyan"/>
        </w:rPr>
        <w:t>and planes</w:t>
      </w:r>
      <w:r w:rsidRPr="00B03BF0">
        <w:rPr>
          <w:rStyle w:val="StyleUnderline"/>
        </w:rPr>
        <w:t xml:space="preserve"> flying </w:t>
      </w:r>
      <w:r w:rsidRPr="00E41A62">
        <w:rPr>
          <w:rStyle w:val="StyleUnderline"/>
          <w:highlight w:val="cyan"/>
        </w:rPr>
        <w:t>over</w:t>
      </w:r>
      <w:r w:rsidRPr="00B03BF0">
        <w:rPr>
          <w:rStyle w:val="StyleUnderline"/>
        </w:rPr>
        <w:t xml:space="preserve"> the vast expanse of </w:t>
      </w:r>
      <w:r w:rsidRPr="00E41A62">
        <w:rPr>
          <w:rStyle w:val="StyleUnderline"/>
          <w:highlight w:val="cyan"/>
        </w:rPr>
        <w:t>territory</w:t>
      </w:r>
      <w:r w:rsidRPr="00B03BF0">
        <w:rPr>
          <w:rStyle w:val="StyleUnderline"/>
        </w:rPr>
        <w:t xml:space="preserve">. </w:t>
      </w:r>
      <w:r w:rsidRPr="00B03BF0">
        <w:rPr>
          <w:sz w:val="16"/>
        </w:rPr>
        <w:t>"</w:t>
      </w:r>
      <w:r w:rsidRPr="00B03BF0">
        <w:rPr>
          <w:rStyle w:val="StyleUnderline"/>
        </w:rPr>
        <w:t xml:space="preserve">We </w:t>
      </w:r>
      <w:r w:rsidRPr="00E41A62">
        <w:rPr>
          <w:rStyle w:val="StyleUnderline"/>
          <w:highlight w:val="cyan"/>
        </w:rPr>
        <w:t xml:space="preserve">want to be in the Arctic on a </w:t>
      </w:r>
      <w:r w:rsidRPr="00E41A62">
        <w:rPr>
          <w:rStyle w:val="Emphasis"/>
          <w:highlight w:val="cyan"/>
        </w:rPr>
        <w:t>near permanent basis</w:t>
      </w:r>
      <w:r w:rsidRPr="00B03BF0">
        <w:rPr>
          <w:rStyle w:val="Emphasis"/>
        </w:rPr>
        <w:t>,"</w:t>
      </w:r>
      <w:r w:rsidRPr="00B03BF0">
        <w:rPr>
          <w:sz w:val="16"/>
        </w:rPr>
        <w:t xml:space="preserve"> Boivin told CBC News in a recent interview. "The </w:t>
      </w:r>
      <w:r w:rsidRPr="00B03BF0">
        <w:rPr>
          <w:rStyle w:val="StyleUnderline"/>
        </w:rPr>
        <w:t xml:space="preserve">current approach to Operation Nanook puts us in the Arctic for </w:t>
      </w:r>
      <w:r w:rsidRPr="00B03BF0">
        <w:rPr>
          <w:rStyle w:val="Emphasis"/>
        </w:rPr>
        <w:t>five to six months a year.</w:t>
      </w:r>
      <w:r w:rsidRPr="00B03BF0">
        <w:rPr>
          <w:rStyle w:val="StyleUnderline"/>
        </w:rPr>
        <w:t xml:space="preserve"> We're looking at being there </w:t>
      </w:r>
      <w:r w:rsidRPr="00B03BF0">
        <w:rPr>
          <w:rStyle w:val="Emphasis"/>
        </w:rPr>
        <w:t xml:space="preserve">10 plus months per year." </w:t>
      </w:r>
      <w:r w:rsidRPr="00B03BF0">
        <w:rPr>
          <w:sz w:val="16"/>
        </w:rPr>
        <w:t xml:space="preserve">WATCH | Plan for Arctic military increase part of sovereignty push: Canada plans Arctic military expansion as part of sovereignty push 1 month ago Duration2:02 </w:t>
      </w:r>
      <w:r w:rsidRPr="00E41A62">
        <w:rPr>
          <w:rStyle w:val="StyleUnderline"/>
          <w:highlight w:val="cyan"/>
        </w:rPr>
        <w:t>Canada</w:t>
      </w:r>
      <w:r w:rsidRPr="00B03BF0">
        <w:rPr>
          <w:rStyle w:val="StyleUnderline"/>
        </w:rPr>
        <w:t xml:space="preserve"> is </w:t>
      </w:r>
      <w:r w:rsidRPr="00E41A62">
        <w:rPr>
          <w:rStyle w:val="StyleUnderline"/>
          <w:highlight w:val="cyan"/>
        </w:rPr>
        <w:t>planning</w:t>
      </w:r>
      <w:r w:rsidRPr="00B03BF0">
        <w:rPr>
          <w:rStyle w:val="StyleUnderline"/>
        </w:rPr>
        <w:t xml:space="preserve"> a </w:t>
      </w:r>
      <w:r w:rsidRPr="00B03BF0">
        <w:rPr>
          <w:rStyle w:val="Emphasis"/>
        </w:rPr>
        <w:t xml:space="preserve">major </w:t>
      </w:r>
      <w:r w:rsidRPr="00E41A62">
        <w:rPr>
          <w:rStyle w:val="Emphasis"/>
          <w:highlight w:val="cyan"/>
        </w:rPr>
        <w:t>Arctic military expansion</w:t>
      </w:r>
      <w:r w:rsidRPr="00B03BF0">
        <w:rPr>
          <w:rStyle w:val="StyleUnderline"/>
        </w:rPr>
        <w:t xml:space="preserve">, boosting its presence by several months each year and </w:t>
      </w:r>
      <w:r w:rsidRPr="00B03BF0">
        <w:rPr>
          <w:rStyle w:val="Emphasis"/>
        </w:rPr>
        <w:t>inviting more NATO troops to join.</w:t>
      </w:r>
      <w:r w:rsidRPr="00B03BF0">
        <w:rPr>
          <w:rStyle w:val="StyleUnderline"/>
        </w:rPr>
        <w:t xml:space="preserve"> The move </w:t>
      </w:r>
      <w:r w:rsidRPr="00E41A62">
        <w:rPr>
          <w:rStyle w:val="StyleUnderline"/>
          <w:highlight w:val="cyan"/>
        </w:rPr>
        <w:t xml:space="preserve">aims to assert sovereignty and </w:t>
      </w:r>
      <w:r w:rsidRPr="00E41A62">
        <w:rPr>
          <w:rStyle w:val="Emphasis"/>
          <w:highlight w:val="cyan"/>
        </w:rPr>
        <w:t>respond to pressure from</w:t>
      </w:r>
      <w:r w:rsidRPr="00B03BF0">
        <w:rPr>
          <w:rStyle w:val="Emphasis"/>
        </w:rPr>
        <w:t xml:space="preserve"> U.S. President Donald </w:t>
      </w:r>
      <w:r w:rsidRPr="00E41A62">
        <w:rPr>
          <w:rStyle w:val="Emphasis"/>
          <w:highlight w:val="cyan"/>
        </w:rPr>
        <w:t>Trump</w:t>
      </w:r>
      <w:r w:rsidRPr="00B03BF0">
        <w:rPr>
          <w:rStyle w:val="Emphasis"/>
        </w:rPr>
        <w:t xml:space="preserve">. </w:t>
      </w:r>
      <w:r w:rsidRPr="00B03BF0">
        <w:rPr>
          <w:sz w:val="16"/>
        </w:rPr>
        <w:t xml:space="preserve">Federal government increases emphasis on Arctic The </w:t>
      </w:r>
      <w:r w:rsidRPr="00B03BF0">
        <w:rPr>
          <w:rStyle w:val="StyleUnderline"/>
        </w:rPr>
        <w:t xml:space="preserve">Liberal </w:t>
      </w:r>
      <w:r w:rsidRPr="00E41A62">
        <w:rPr>
          <w:rStyle w:val="StyleUnderline"/>
          <w:highlight w:val="cyan"/>
        </w:rPr>
        <w:t>government</w:t>
      </w:r>
      <w:r w:rsidRPr="00B03BF0">
        <w:rPr>
          <w:rStyle w:val="StyleUnderline"/>
        </w:rPr>
        <w:t xml:space="preserve"> has </w:t>
      </w:r>
      <w:r w:rsidRPr="00E41A62">
        <w:rPr>
          <w:rStyle w:val="StyleUnderline"/>
          <w:highlight w:val="cyan"/>
        </w:rPr>
        <w:t>put</w:t>
      </w:r>
      <w:r w:rsidRPr="00B03BF0">
        <w:rPr>
          <w:rStyle w:val="StyleUnderline"/>
        </w:rPr>
        <w:t xml:space="preserve"> an </w:t>
      </w:r>
      <w:r w:rsidRPr="00E41A62">
        <w:rPr>
          <w:rStyle w:val="Emphasis"/>
          <w:highlight w:val="cyan"/>
        </w:rPr>
        <w:t>increased emphasis on the Arctic</w:t>
      </w:r>
      <w:r w:rsidRPr="00B03BF0">
        <w:rPr>
          <w:rStyle w:val="StyleUnderline"/>
        </w:rPr>
        <w:t xml:space="preserve">, </w:t>
      </w:r>
      <w:r w:rsidRPr="00E41A62">
        <w:rPr>
          <w:rStyle w:val="StyleUnderline"/>
          <w:highlight w:val="cyan"/>
        </w:rPr>
        <w:t xml:space="preserve">appointing a </w:t>
      </w:r>
      <w:r w:rsidRPr="00B03BF0">
        <w:rPr>
          <w:rStyle w:val="StyleUnderline"/>
        </w:rPr>
        <w:t xml:space="preserve">specific </w:t>
      </w:r>
      <w:r w:rsidRPr="00E41A62">
        <w:rPr>
          <w:rStyle w:val="StyleUnderline"/>
          <w:highlight w:val="cyan"/>
        </w:rPr>
        <w:t>minister</w:t>
      </w:r>
      <w:r w:rsidRPr="00B03BF0">
        <w:rPr>
          <w:rStyle w:val="StyleUnderline"/>
        </w:rPr>
        <w:t xml:space="preserve"> in this week's cabinet appointments </w:t>
      </w:r>
      <w:r w:rsidRPr="00E41A62">
        <w:rPr>
          <w:rStyle w:val="StyleUnderline"/>
          <w:highlight w:val="cyan"/>
        </w:rPr>
        <w:t>and</w:t>
      </w:r>
      <w:r w:rsidRPr="00B03BF0">
        <w:rPr>
          <w:rStyle w:val="StyleUnderline"/>
        </w:rPr>
        <w:t xml:space="preserve"> </w:t>
      </w:r>
      <w:r w:rsidRPr="00E41A62">
        <w:rPr>
          <w:rStyle w:val="Emphasis"/>
          <w:highlight w:val="cyan"/>
        </w:rPr>
        <w:t>dropping</w:t>
      </w:r>
      <w:r w:rsidRPr="00B03BF0">
        <w:rPr>
          <w:rStyle w:val="Emphasis"/>
        </w:rPr>
        <w:t xml:space="preserve"> an </w:t>
      </w:r>
      <w:r w:rsidRPr="00E41A62">
        <w:rPr>
          <w:rStyle w:val="Emphasis"/>
          <w:highlight w:val="cyan"/>
        </w:rPr>
        <w:t>extra $420 million into the Department of National Defence</w:t>
      </w:r>
      <w:r w:rsidRPr="00B03BF0">
        <w:rPr>
          <w:rStyle w:val="Emphasis"/>
        </w:rPr>
        <w:t xml:space="preserve"> budget</w:t>
      </w:r>
      <w:r w:rsidRPr="00B03BF0">
        <w:rPr>
          <w:rStyle w:val="StyleUnderline"/>
        </w:rPr>
        <w:t xml:space="preserve"> to create a greater sustained military presence in the Far North. Boivin said the order to expand Operation Nanook predates the Liberal government's funding announcement</w:t>
      </w:r>
      <w:r w:rsidRPr="00B03BF0">
        <w:rPr>
          <w:sz w:val="16"/>
        </w:rPr>
        <w:t xml:space="preserve">. Military staff was told last September to draw up a revised, expanded schedule that will see seven training regimes (instead of the usual four) conducted under the annual exercise. Military plane touches down on tundra The Canadian Armed Forces are in Inuvik for Operation Nanook-Nunalivut from Feb. 23 to March 9. The operation involved 450 Canadian troops, as well as approximately 110 armed forces members from the U.S., U.K., Belgium, Finland, Sweden, Norway and Denmark. (Canadian Armed Forces/Facebook) The first exercise under the expanded training plan — Operation Nanook-Nunalivut — took place in February in the vicinity of Inuvik and Mackenzie River Delta, Northwest Territories. It involved 450 Canadian troops as well as approximately 110 armed forces members from the United States, Belgium, United Kingdom, Finland, Sweden, Norway and Denmark. New Arctic security institute encourages diplomacy with the U.S. on northern defence AnalysisAllies appear to duck and cover as Trump threatens Canada and Greenland </w:t>
      </w:r>
      <w:r w:rsidRPr="00B03BF0">
        <w:rPr>
          <w:rStyle w:val="StyleUnderline"/>
        </w:rPr>
        <w:t xml:space="preserve">Byers says the </w:t>
      </w:r>
      <w:r w:rsidRPr="00E41A62">
        <w:rPr>
          <w:rStyle w:val="StyleUnderline"/>
          <w:highlight w:val="cyan"/>
        </w:rPr>
        <w:t>token presence of allies is important</w:t>
      </w:r>
      <w:r w:rsidRPr="00B03BF0">
        <w:rPr>
          <w:rStyle w:val="StyleUnderline"/>
        </w:rPr>
        <w:t xml:space="preserve">, but in the current geopolitical climate it </w:t>
      </w:r>
      <w:r w:rsidRPr="00E41A62">
        <w:rPr>
          <w:rStyle w:val="StyleUnderline"/>
          <w:highlight w:val="cyan"/>
        </w:rPr>
        <w:t xml:space="preserve">could be </w:t>
      </w:r>
      <w:r w:rsidRPr="00E41A62">
        <w:rPr>
          <w:rStyle w:val="Emphasis"/>
          <w:highlight w:val="cyan"/>
        </w:rPr>
        <w:t>leveraged to Canada's advantage even further.</w:t>
      </w:r>
      <w:r w:rsidRPr="00B03BF0">
        <w:rPr>
          <w:rStyle w:val="Emphasis"/>
        </w:rPr>
        <w:t xml:space="preserve"> </w:t>
      </w:r>
      <w:r w:rsidRPr="00B03BF0">
        <w:rPr>
          <w:sz w:val="16"/>
        </w:rPr>
        <w:t>"</w:t>
      </w:r>
      <w:r w:rsidRPr="00B03BF0">
        <w:rPr>
          <w:rStyle w:val="StyleUnderline"/>
        </w:rPr>
        <w:t xml:space="preserve">One could think imaginatively about how our </w:t>
      </w:r>
      <w:r w:rsidRPr="00E41A62">
        <w:rPr>
          <w:rStyle w:val="StyleUnderline"/>
          <w:highlight w:val="cyan"/>
        </w:rPr>
        <w:t>allies could support Canadian sovereignty</w:t>
      </w:r>
      <w:r w:rsidRPr="00B03BF0">
        <w:rPr>
          <w:sz w:val="16"/>
        </w:rPr>
        <w:t xml:space="preserve">," said Byers, who added he could see Canada extending an invitation to </w:t>
      </w:r>
      <w:r w:rsidRPr="00B03BF0">
        <w:rPr>
          <w:rStyle w:val="StyleUnderline"/>
        </w:rPr>
        <w:t xml:space="preserve">host a larger contingent of Danish troops for an exercise that would encompass not only the Canadian Arctic, but also Greenland. </w:t>
      </w:r>
      <w:r w:rsidRPr="00B03BF0">
        <w:rPr>
          <w:sz w:val="16"/>
        </w:rPr>
        <w:t xml:space="preserve">A military vessel patrols northern waters filled with icebergs. HDMS Ejnar Mikkelsen of the Royal Danish Navy, patrols near Nuuk, Greenland, on March 5. A Canadian defence expert says he could see Canada extending an invitation to host a larger contingent of Danish troops for a training exercise that would encompass not only the Canadian Arctic, but also Greenland. (Evgeniy Maloletka/The Associated Press) </w:t>
      </w:r>
      <w:r w:rsidRPr="00B03BF0">
        <w:rPr>
          <w:rStyle w:val="StyleUnderline"/>
        </w:rPr>
        <w:t>"</w:t>
      </w:r>
      <w:r w:rsidRPr="00B03BF0">
        <w:rPr>
          <w:rStyle w:val="Emphasis"/>
        </w:rPr>
        <w:t>If there's political will</w:t>
      </w:r>
      <w:r w:rsidRPr="00B03BF0">
        <w:rPr>
          <w:rStyle w:val="StyleUnderline"/>
        </w:rPr>
        <w:t xml:space="preserve">, there's a </w:t>
      </w:r>
      <w:r w:rsidRPr="00E41A62">
        <w:rPr>
          <w:rStyle w:val="Emphasis"/>
          <w:highlight w:val="cyan"/>
        </w:rPr>
        <w:t>lot we can do</w:t>
      </w:r>
      <w:r w:rsidRPr="00E41A62">
        <w:rPr>
          <w:rStyle w:val="StyleUnderline"/>
          <w:highlight w:val="cyan"/>
        </w:rPr>
        <w:t xml:space="preserve"> in the short term</w:t>
      </w:r>
      <w:r w:rsidRPr="00B03BF0">
        <w:rPr>
          <w:rStyle w:val="StyleUnderline"/>
        </w:rPr>
        <w:t xml:space="preserve"> that doesn't involve spending billions and billions of dollars on new equipment." </w:t>
      </w:r>
      <w:r w:rsidRPr="00E41A62">
        <w:rPr>
          <w:rStyle w:val="StyleUnderline"/>
          <w:highlight w:val="cyan"/>
        </w:rPr>
        <w:t>Inviting</w:t>
      </w:r>
      <w:r w:rsidRPr="00B03BF0">
        <w:rPr>
          <w:rStyle w:val="StyleUnderline"/>
        </w:rPr>
        <w:t xml:space="preserve"> larger numbers of </w:t>
      </w:r>
      <w:r w:rsidRPr="00E41A62">
        <w:rPr>
          <w:rStyle w:val="StyleUnderline"/>
          <w:highlight w:val="cyan"/>
        </w:rPr>
        <w:t>European allies</w:t>
      </w:r>
      <w:r w:rsidRPr="00B03BF0">
        <w:rPr>
          <w:rStyle w:val="StyleUnderline"/>
        </w:rPr>
        <w:t xml:space="preserve"> to conduct cold-weather exercises </w:t>
      </w:r>
      <w:r w:rsidRPr="00E41A62">
        <w:rPr>
          <w:rStyle w:val="StyleUnderline"/>
          <w:highlight w:val="cyan"/>
        </w:rPr>
        <w:t>on Canadian soil would</w:t>
      </w:r>
      <w:r w:rsidRPr="00B03BF0">
        <w:rPr>
          <w:rStyle w:val="StyleUnderline"/>
        </w:rPr>
        <w:t xml:space="preserve"> be a subtle, but </w:t>
      </w:r>
      <w:r w:rsidRPr="00B03BF0">
        <w:rPr>
          <w:rStyle w:val="Emphasis"/>
        </w:rPr>
        <w:t xml:space="preserve">unmistakable </w:t>
      </w:r>
      <w:r w:rsidRPr="00E41A62">
        <w:rPr>
          <w:rStyle w:val="Emphasis"/>
          <w:highlight w:val="cyan"/>
        </w:rPr>
        <w:t>signal to</w:t>
      </w:r>
      <w:r w:rsidRPr="00B03BF0">
        <w:rPr>
          <w:rStyle w:val="Emphasis"/>
        </w:rPr>
        <w:t xml:space="preserve"> the </w:t>
      </w:r>
      <w:r w:rsidRPr="00E41A62">
        <w:rPr>
          <w:rStyle w:val="Emphasis"/>
          <w:highlight w:val="cyan"/>
        </w:rPr>
        <w:t>Trump</w:t>
      </w:r>
      <w:r w:rsidRPr="00B03BF0">
        <w:rPr>
          <w:rStyle w:val="Emphasis"/>
        </w:rPr>
        <w:t xml:space="preserve"> administration </w:t>
      </w:r>
      <w:r w:rsidRPr="00E41A62">
        <w:rPr>
          <w:rStyle w:val="Emphasis"/>
          <w:highlight w:val="cyan"/>
        </w:rPr>
        <w:t>that Canada has allies</w:t>
      </w:r>
      <w:r w:rsidRPr="00B03BF0">
        <w:rPr>
          <w:rStyle w:val="Emphasis"/>
        </w:rPr>
        <w:t xml:space="preserve"> at</w:t>
      </w:r>
      <w:r w:rsidRPr="00B03BF0">
        <w:rPr>
          <w:rStyle w:val="StyleUnderline"/>
        </w:rPr>
        <w:t xml:space="preserve"> its back. </w:t>
      </w:r>
      <w:r w:rsidRPr="00B03BF0">
        <w:rPr>
          <w:sz w:val="16"/>
        </w:rPr>
        <w:t xml:space="preserve">Don't shut U.S. out: Defence expert But </w:t>
      </w:r>
      <w:r w:rsidRPr="00B03BF0">
        <w:rPr>
          <w:rStyle w:val="StyleUnderline"/>
        </w:rPr>
        <w:t xml:space="preserve">Byers says that </w:t>
      </w:r>
      <w:r w:rsidRPr="00E41A62">
        <w:rPr>
          <w:rStyle w:val="Emphasis"/>
          <w:highlight w:val="cyan"/>
        </w:rPr>
        <w:t>doesn't mean</w:t>
      </w:r>
      <w:r w:rsidRPr="00B03BF0">
        <w:rPr>
          <w:rStyle w:val="Emphasis"/>
        </w:rPr>
        <w:t xml:space="preserve"> the </w:t>
      </w:r>
      <w:r w:rsidRPr="00E41A62">
        <w:rPr>
          <w:rStyle w:val="Emphasis"/>
          <w:highlight w:val="cyan"/>
        </w:rPr>
        <w:t>U</w:t>
      </w:r>
      <w:r w:rsidRPr="00B03BF0">
        <w:rPr>
          <w:rStyle w:val="Emphasis"/>
        </w:rPr>
        <w:t xml:space="preserve">nited </w:t>
      </w:r>
      <w:r w:rsidRPr="00E41A62">
        <w:rPr>
          <w:rStyle w:val="Emphasis"/>
          <w:highlight w:val="cyan"/>
        </w:rPr>
        <w:t>S</w:t>
      </w:r>
      <w:r w:rsidRPr="00B03BF0">
        <w:rPr>
          <w:rStyle w:val="Emphasis"/>
        </w:rPr>
        <w:t xml:space="preserve">tates </w:t>
      </w:r>
      <w:r w:rsidRPr="00E41A62">
        <w:rPr>
          <w:rStyle w:val="Emphasis"/>
          <w:highlight w:val="cyan"/>
        </w:rPr>
        <w:t>should be shut out</w:t>
      </w:r>
      <w:r w:rsidRPr="00B03BF0">
        <w:rPr>
          <w:rStyle w:val="Emphasis"/>
        </w:rPr>
        <w:t xml:space="preserve"> of the Canadian Arctic. </w:t>
      </w:r>
      <w:r w:rsidRPr="00B03BF0">
        <w:rPr>
          <w:sz w:val="16"/>
        </w:rPr>
        <w:t xml:space="preserve">Rather, </w:t>
      </w:r>
      <w:r w:rsidRPr="00B03BF0">
        <w:rPr>
          <w:rStyle w:val="StyleUnderline"/>
        </w:rPr>
        <w:t xml:space="preserve">he </w:t>
      </w:r>
      <w:r w:rsidRPr="00E41A62">
        <w:rPr>
          <w:rStyle w:val="StyleUnderline"/>
          <w:highlight w:val="cyan"/>
        </w:rPr>
        <w:t>believes</w:t>
      </w:r>
      <w:r w:rsidRPr="00B03BF0">
        <w:rPr>
          <w:rStyle w:val="StyleUnderline"/>
        </w:rPr>
        <w:t xml:space="preserve"> regularly </w:t>
      </w:r>
      <w:r w:rsidRPr="00E41A62">
        <w:rPr>
          <w:rStyle w:val="StyleUnderline"/>
          <w:highlight w:val="cyan"/>
        </w:rPr>
        <w:t>extending invitations to the U.S. mil</w:t>
      </w:r>
      <w:r w:rsidRPr="00B03BF0">
        <w:rPr>
          <w:rStyle w:val="StyleUnderline"/>
        </w:rPr>
        <w:t xml:space="preserve">itary and coast guard — and having Washington accept them — </w:t>
      </w:r>
      <w:r w:rsidRPr="00E41A62">
        <w:rPr>
          <w:rStyle w:val="StyleUnderline"/>
          <w:highlight w:val="cyan"/>
        </w:rPr>
        <w:t>would</w:t>
      </w:r>
      <w:r w:rsidRPr="00B03BF0">
        <w:rPr>
          <w:rStyle w:val="StyleUnderline"/>
        </w:rPr>
        <w:t xml:space="preserve"> be a </w:t>
      </w:r>
      <w:r w:rsidRPr="00B03BF0">
        <w:rPr>
          <w:rStyle w:val="Emphasis"/>
        </w:rPr>
        <w:t xml:space="preserve">shrewd way of </w:t>
      </w:r>
      <w:r w:rsidRPr="00E41A62">
        <w:rPr>
          <w:rStyle w:val="Emphasis"/>
          <w:highlight w:val="cyan"/>
        </w:rPr>
        <w:t>push</w:t>
      </w:r>
      <w:r w:rsidRPr="00B03BF0">
        <w:rPr>
          <w:rStyle w:val="Emphasis"/>
        </w:rPr>
        <w:t xml:space="preserve">ing </w:t>
      </w:r>
      <w:r w:rsidRPr="00E41A62">
        <w:rPr>
          <w:rStyle w:val="Emphasis"/>
          <w:highlight w:val="cyan"/>
        </w:rPr>
        <w:t>back</w:t>
      </w:r>
      <w:r w:rsidRPr="00B03BF0">
        <w:rPr>
          <w:rStyle w:val="Emphasis"/>
        </w:rPr>
        <w:t xml:space="preserve"> against U.S. President Donald </w:t>
      </w:r>
      <w:r w:rsidRPr="00E41A62">
        <w:rPr>
          <w:rStyle w:val="Emphasis"/>
          <w:highlight w:val="cyan"/>
        </w:rPr>
        <w:t>Trump's arguments</w:t>
      </w:r>
      <w:r w:rsidRPr="00E41A62">
        <w:rPr>
          <w:rStyle w:val="StyleUnderline"/>
          <w:highlight w:val="cyan"/>
        </w:rPr>
        <w:t xml:space="preserve"> that question Canada's nationhood</w:t>
      </w:r>
      <w:r w:rsidRPr="00B03BF0">
        <w:rPr>
          <w:rStyle w:val="StyleUnderline"/>
        </w:rPr>
        <w:t>. "</w:t>
      </w:r>
      <w:r w:rsidRPr="00E41A62">
        <w:rPr>
          <w:rStyle w:val="StyleUnderline"/>
          <w:highlight w:val="cyan"/>
        </w:rPr>
        <w:t>By participating</w:t>
      </w:r>
      <w:r w:rsidRPr="00B03BF0">
        <w:rPr>
          <w:rStyle w:val="StyleUnderline"/>
        </w:rPr>
        <w:t xml:space="preserve">, </w:t>
      </w:r>
      <w:r w:rsidRPr="00E41A62">
        <w:rPr>
          <w:rStyle w:val="StyleUnderline"/>
          <w:highlight w:val="cyan"/>
        </w:rPr>
        <w:t>they would</w:t>
      </w:r>
      <w:r w:rsidRPr="00B03BF0">
        <w:rPr>
          <w:rStyle w:val="StyleUnderline"/>
        </w:rPr>
        <w:t xml:space="preserve"> be </w:t>
      </w:r>
      <w:r w:rsidRPr="00E41A62">
        <w:rPr>
          <w:rStyle w:val="Emphasis"/>
          <w:highlight w:val="cyan"/>
        </w:rPr>
        <w:t>recogniz</w:t>
      </w:r>
      <w:r w:rsidRPr="00B03BF0">
        <w:rPr>
          <w:rStyle w:val="Emphasis"/>
        </w:rPr>
        <w:t xml:space="preserve">ing </w:t>
      </w:r>
      <w:r w:rsidRPr="00E41A62">
        <w:rPr>
          <w:rStyle w:val="Emphasis"/>
          <w:highlight w:val="cyan"/>
        </w:rPr>
        <w:t>Canadian leadership</w:t>
      </w:r>
      <w:r w:rsidRPr="00B03BF0">
        <w:rPr>
          <w:rStyle w:val="Emphasis"/>
        </w:rPr>
        <w:t>, Canadian sovereignty</w:t>
      </w:r>
      <w:r w:rsidRPr="00B03BF0">
        <w:rPr>
          <w:rStyle w:val="StyleUnderline"/>
        </w:rPr>
        <w:t xml:space="preserve">," said Byers. </w:t>
      </w:r>
      <w:r w:rsidRPr="00B03BF0">
        <w:rPr>
          <w:sz w:val="16"/>
        </w:rPr>
        <w:t>Like it or not, he says, geography is still an important factor in Canada's relationship with its southern neighbour. "The interesting thing here is that if we invite them, we're giving consent, and by accepting an invitation they're recognizing that consent and thereby our sovereignty."</w:t>
      </w:r>
    </w:p>
    <w:p w14:paraId="0D3AE404" w14:textId="77777777" w:rsidR="00D845DA" w:rsidRPr="00B03BF0" w:rsidRDefault="00D845DA" w:rsidP="00D845DA"/>
    <w:p w14:paraId="1A5BD0A8" w14:textId="77777777" w:rsidR="000D1B00" w:rsidRDefault="000D1B00" w:rsidP="000D1B00">
      <w:pPr>
        <w:pStyle w:val="Heading3"/>
      </w:pPr>
      <w:r>
        <w:t>Arctic is Key</w:t>
      </w:r>
    </w:p>
    <w:p w14:paraId="4F608BA1" w14:textId="77777777" w:rsidR="000D1B00" w:rsidRDefault="000D1B00" w:rsidP="000D1B00"/>
    <w:p w14:paraId="45D98E15" w14:textId="77777777" w:rsidR="000D1B00" w:rsidRDefault="000D1B00" w:rsidP="000D1B00">
      <w:pPr>
        <w:pStyle w:val="Heading4"/>
      </w:pPr>
      <w:r>
        <w:t>Arctic Conflict is inventible without Domain Awareness</w:t>
      </w:r>
    </w:p>
    <w:p w14:paraId="462C995D" w14:textId="77777777" w:rsidR="000D1B00" w:rsidRPr="003E17A2" w:rsidRDefault="000D1B00" w:rsidP="000D1B00">
      <w:pPr>
        <w:rPr>
          <w:rStyle w:val="Style13ptBold"/>
          <w:b w:val="0"/>
          <w:bCs w:val="0"/>
          <w:sz w:val="22"/>
        </w:rPr>
      </w:pPr>
      <w:r w:rsidRPr="006F060F">
        <w:rPr>
          <w:rStyle w:val="Style13ptBold"/>
        </w:rPr>
        <w:t>Auerswald 22</w:t>
      </w:r>
      <w:r w:rsidRPr="006F060F">
        <w:rPr>
          <w:rStyle w:val="Style13ptBold"/>
          <w:b w:val="0"/>
          <w:bCs w:val="0"/>
          <w:sz w:val="22"/>
        </w:rPr>
        <w:t xml:space="preserve">, </w:t>
      </w:r>
      <w:r w:rsidRPr="006F060F">
        <w:t>David Auerswald is a nonresident senior fellow at the Transatlantic Security Initiative in the Atlantic Council’s Scowcroft Center for Strategy and Security. He is also professor of security studies at the US National War College in Washington, DC. He has published articles and chapters on a variety of national security and foreign policy topics. His most recent work has focused on the geopolitics of the Arctic </w:t>
      </w:r>
      <w:r>
        <w:t>(</w:t>
      </w:r>
      <w:r w:rsidRPr="006F060F">
        <w:t>David Auerswald</w:t>
      </w:r>
      <w:r>
        <w:t>, 2022, “</w:t>
      </w:r>
      <w:r w:rsidRPr="006F060F">
        <w:t>All security is local: Arctic defense policies and domain awareness</w:t>
      </w:r>
      <w:r>
        <w:t xml:space="preserve">”, Atlantic Council, </w:t>
      </w:r>
      <w:r w:rsidRPr="0022601D">
        <w:t>https://www.atlanticcouncil.org/in-depth-research-reports/report/all-security-is-local-arctic-defense-policies-and-domain-awareness/</w:t>
      </w:r>
      <w:r>
        <w:t>)</w:t>
      </w:r>
    </w:p>
    <w:p w14:paraId="3804678B" w14:textId="77777777" w:rsidR="000D1B00" w:rsidRPr="00C34509" w:rsidRDefault="000D1B00" w:rsidP="000D1B00">
      <w:r w:rsidRPr="00C34509">
        <w:t xml:space="preserve">The transatlantic </w:t>
      </w:r>
      <w:r w:rsidRPr="00D20038">
        <w:t>community</w:t>
      </w:r>
      <w:r w:rsidRPr="00C34509">
        <w:t xml:space="preserve"> should be </w:t>
      </w:r>
      <w:r w:rsidRPr="00C34509">
        <w:rPr>
          <w:highlight w:val="cyan"/>
          <w:u w:val="single"/>
        </w:rPr>
        <w:t xml:space="preserve">concerned </w:t>
      </w:r>
      <w:r w:rsidRPr="003E17A2">
        <w:rPr>
          <w:highlight w:val="cyan"/>
          <w:u w:val="single"/>
        </w:rPr>
        <w:t>about</w:t>
      </w:r>
      <w:r w:rsidRPr="00C34509">
        <w:rPr>
          <w:u w:val="single"/>
        </w:rPr>
        <w:t xml:space="preserve"> several </w:t>
      </w:r>
      <w:r w:rsidRPr="003E17A2">
        <w:rPr>
          <w:u w:val="single"/>
        </w:rPr>
        <w:t xml:space="preserve">troubling </w:t>
      </w:r>
      <w:r w:rsidRPr="00C34509">
        <w:rPr>
          <w:highlight w:val="cyan"/>
          <w:u w:val="single"/>
        </w:rPr>
        <w:t>scenarios</w:t>
      </w:r>
      <w:r w:rsidRPr="00C34509">
        <w:rPr>
          <w:u w:val="single"/>
        </w:rPr>
        <w:t xml:space="preserve"> </w:t>
      </w:r>
      <w:r w:rsidRPr="003E17A2">
        <w:rPr>
          <w:highlight w:val="cyan"/>
          <w:u w:val="single"/>
        </w:rPr>
        <w:t>that</w:t>
      </w:r>
      <w:r w:rsidRPr="00C34509">
        <w:rPr>
          <w:u w:val="single"/>
        </w:rPr>
        <w:t xml:space="preserve"> could </w:t>
      </w:r>
      <w:r w:rsidRPr="00C34509">
        <w:rPr>
          <w:highlight w:val="cyan"/>
          <w:u w:val="single"/>
        </w:rPr>
        <w:t xml:space="preserve">escalate into </w:t>
      </w:r>
      <w:r w:rsidRPr="00A311DB">
        <w:rPr>
          <w:u w:val="single"/>
        </w:rPr>
        <w:t xml:space="preserve">armed </w:t>
      </w:r>
      <w:r w:rsidRPr="006C64E5">
        <w:rPr>
          <w:rStyle w:val="Emphasis"/>
          <w:highlight w:val="cyan"/>
        </w:rPr>
        <w:t>conflict</w:t>
      </w:r>
      <w:r w:rsidRPr="00C34509">
        <w:rPr>
          <w:highlight w:val="cyan"/>
          <w:u w:val="single"/>
        </w:rPr>
        <w:t xml:space="preserve"> in the Arctic</w:t>
      </w:r>
      <w:r w:rsidRPr="00C34509">
        <w:t xml:space="preserve">. </w:t>
      </w:r>
      <w:r w:rsidRPr="00C34509">
        <w:rPr>
          <w:highlight w:val="cyan"/>
        </w:rPr>
        <w:t>The first</w:t>
      </w:r>
      <w:r w:rsidRPr="00C34509">
        <w:t xml:space="preserve"> and most obvious </w:t>
      </w:r>
      <w:r w:rsidRPr="00C34509">
        <w:rPr>
          <w:highlight w:val="cyan"/>
        </w:rPr>
        <w:t>scenario</w:t>
      </w:r>
      <w:r w:rsidRPr="00C34509">
        <w:t xml:space="preserve"> </w:t>
      </w:r>
      <w:r w:rsidRPr="00C34509">
        <w:rPr>
          <w:highlight w:val="cyan"/>
        </w:rPr>
        <w:t>is</w:t>
      </w:r>
      <w:r w:rsidRPr="00C34509">
        <w:t xml:space="preserve"> of a </w:t>
      </w:r>
      <w:r w:rsidRPr="006C64E5">
        <w:rPr>
          <w:rStyle w:val="Emphasis"/>
          <w:highlight w:val="cyan"/>
        </w:rPr>
        <w:t>Russia-NATO conflict</w:t>
      </w:r>
      <w:r w:rsidRPr="00C34509">
        <w:rPr>
          <w:u w:val="single"/>
        </w:rPr>
        <w:t xml:space="preserve"> in the Baltic Sea or Black Sea regions </w:t>
      </w:r>
      <w:r w:rsidRPr="00C34509">
        <w:rPr>
          <w:highlight w:val="cyan"/>
          <w:u w:val="single"/>
        </w:rPr>
        <w:t>spilling into the Arctic</w:t>
      </w:r>
      <w:r w:rsidRPr="00C34509">
        <w:t xml:space="preserve">. </w:t>
      </w:r>
      <w:r w:rsidRPr="00C34509">
        <w:rPr>
          <w:highlight w:val="cyan"/>
        </w:rPr>
        <w:t>Russian</w:t>
      </w:r>
      <w:r w:rsidRPr="00C34509">
        <w:t xml:space="preserve"> military </w:t>
      </w:r>
      <w:r w:rsidRPr="00C34509">
        <w:rPr>
          <w:highlight w:val="cyan"/>
        </w:rPr>
        <w:t>aggression against the Baltic</w:t>
      </w:r>
      <w:r w:rsidRPr="00C34509">
        <w:t xml:space="preserve"> states </w:t>
      </w:r>
      <w:r w:rsidRPr="00C34509">
        <w:rPr>
          <w:highlight w:val="cyan"/>
        </w:rPr>
        <w:t>or</w:t>
      </w:r>
      <w:r w:rsidRPr="00C34509">
        <w:t xml:space="preserve"> against </w:t>
      </w:r>
      <w:r w:rsidRPr="00C34509">
        <w:rPr>
          <w:highlight w:val="cyan"/>
        </w:rPr>
        <w:t>NATO</w:t>
      </w:r>
      <w:r w:rsidRPr="00C34509">
        <w:t xml:space="preserve"> forces near Ukraine would involve or could potentially involve elements of the Russian Northern Fleet, based in Severomorsk, </w:t>
      </w:r>
      <w:r w:rsidRPr="00C34509">
        <w:rPr>
          <w:u w:val="single"/>
        </w:rPr>
        <w:t xml:space="preserve">which </w:t>
      </w:r>
      <w:r w:rsidRPr="00A311DB">
        <w:rPr>
          <w:u w:val="single"/>
        </w:rPr>
        <w:t>would</w:t>
      </w:r>
      <w:r w:rsidRPr="00C34509">
        <w:rPr>
          <w:u w:val="single"/>
        </w:rPr>
        <w:t xml:space="preserve"> </w:t>
      </w:r>
      <w:r w:rsidRPr="00C34509">
        <w:rPr>
          <w:highlight w:val="cyan"/>
          <w:u w:val="single"/>
        </w:rPr>
        <w:t>immediately</w:t>
      </w:r>
      <w:r w:rsidRPr="00C34509">
        <w:rPr>
          <w:u w:val="single"/>
        </w:rPr>
        <w:t xml:space="preserve"> </w:t>
      </w:r>
      <w:r w:rsidRPr="00C34509">
        <w:rPr>
          <w:highlight w:val="cyan"/>
          <w:u w:val="single"/>
        </w:rPr>
        <w:t>expand</w:t>
      </w:r>
      <w:r w:rsidRPr="00C34509">
        <w:rPr>
          <w:u w:val="single"/>
        </w:rPr>
        <w:t xml:space="preserve"> </w:t>
      </w:r>
      <w:r w:rsidRPr="00A311DB">
        <w:rPr>
          <w:u w:val="single"/>
        </w:rPr>
        <w:t xml:space="preserve">the </w:t>
      </w:r>
      <w:r w:rsidRPr="00A311DB">
        <w:rPr>
          <w:rStyle w:val="Emphasis"/>
        </w:rPr>
        <w:t xml:space="preserve">conflict </w:t>
      </w:r>
      <w:r w:rsidRPr="00C34509">
        <w:rPr>
          <w:rStyle w:val="Emphasis"/>
          <w:highlight w:val="cyan"/>
        </w:rPr>
        <w:t>into the Arctic</w:t>
      </w:r>
      <w:r w:rsidRPr="00C34509">
        <w:t xml:space="preserve">. </w:t>
      </w:r>
      <w:r w:rsidRPr="00C34509">
        <w:rPr>
          <w:highlight w:val="cyan"/>
        </w:rPr>
        <w:t>Even</w:t>
      </w:r>
      <w:r w:rsidRPr="00C34509">
        <w:t xml:space="preserve"> if Russian naval assets did not immediately attack, </w:t>
      </w:r>
      <w:r w:rsidRPr="00C34509">
        <w:rPr>
          <w:highlight w:val="cyan"/>
          <w:u w:val="single"/>
        </w:rPr>
        <w:t xml:space="preserve">NATO </w:t>
      </w:r>
      <w:r w:rsidRPr="00A311DB">
        <w:rPr>
          <w:u w:val="single"/>
        </w:rPr>
        <w:t xml:space="preserve">forces </w:t>
      </w:r>
      <w:r w:rsidRPr="00A311DB">
        <w:rPr>
          <w:highlight w:val="cyan"/>
          <w:u w:val="single"/>
        </w:rPr>
        <w:t>would</w:t>
      </w:r>
      <w:r w:rsidRPr="00C34509">
        <w:rPr>
          <w:u w:val="single"/>
        </w:rPr>
        <w:t xml:space="preserve"> have to </w:t>
      </w:r>
      <w:r w:rsidRPr="00C34509">
        <w:rPr>
          <w:highlight w:val="cyan"/>
          <w:u w:val="single"/>
        </w:rPr>
        <w:t>act</w:t>
      </w:r>
      <w:r w:rsidRPr="00C34509">
        <w:rPr>
          <w:u w:val="single"/>
        </w:rPr>
        <w:t xml:space="preserve"> </w:t>
      </w:r>
      <w:r w:rsidRPr="00C34509">
        <w:rPr>
          <w:highlight w:val="cyan"/>
          <w:u w:val="single"/>
        </w:rPr>
        <w:t>as</w:t>
      </w:r>
      <w:r w:rsidRPr="00C34509">
        <w:rPr>
          <w:u w:val="single"/>
        </w:rPr>
        <w:t xml:space="preserve"> if </w:t>
      </w:r>
      <w:r w:rsidRPr="00C34509">
        <w:rPr>
          <w:highlight w:val="cyan"/>
          <w:u w:val="single"/>
        </w:rPr>
        <w:t>Northern Fleet</w:t>
      </w:r>
      <w:r w:rsidRPr="00C34509">
        <w:rPr>
          <w:u w:val="single"/>
        </w:rPr>
        <w:t xml:space="preserve"> elements </w:t>
      </w:r>
      <w:r w:rsidRPr="00C34509">
        <w:rPr>
          <w:highlight w:val="cyan"/>
          <w:u w:val="single"/>
        </w:rPr>
        <w:t>were</w:t>
      </w:r>
      <w:r w:rsidRPr="00C34509">
        <w:rPr>
          <w:u w:val="single"/>
        </w:rPr>
        <w:t xml:space="preserve"> potentially </w:t>
      </w:r>
      <w:r w:rsidRPr="00C34509">
        <w:rPr>
          <w:highlight w:val="cyan"/>
          <w:u w:val="single"/>
        </w:rPr>
        <w:t xml:space="preserve">hostile </w:t>
      </w:r>
      <w:r w:rsidRPr="00A311DB">
        <w:rPr>
          <w:u w:val="single"/>
        </w:rPr>
        <w:t>forces</w:t>
      </w:r>
      <w:r w:rsidRPr="00C34509">
        <w:rPr>
          <w:u w:val="single"/>
        </w:rPr>
        <w:t xml:space="preserve">, </w:t>
      </w:r>
      <w:r w:rsidRPr="00C34509">
        <w:rPr>
          <w:highlight w:val="cyan"/>
          <w:u w:val="single"/>
        </w:rPr>
        <w:t>meaning</w:t>
      </w:r>
      <w:r w:rsidRPr="00C34509">
        <w:rPr>
          <w:u w:val="single"/>
        </w:rPr>
        <w:t xml:space="preserve"> that </w:t>
      </w:r>
      <w:r w:rsidRPr="00C34509">
        <w:rPr>
          <w:highlight w:val="cyan"/>
          <w:u w:val="single"/>
        </w:rPr>
        <w:t>NATO</w:t>
      </w:r>
      <w:r w:rsidRPr="00C34509">
        <w:rPr>
          <w:u w:val="single"/>
        </w:rPr>
        <w:t xml:space="preserve"> might </w:t>
      </w:r>
      <w:r w:rsidRPr="00C34509">
        <w:rPr>
          <w:highlight w:val="cyan"/>
          <w:u w:val="single"/>
        </w:rPr>
        <w:t>launch</w:t>
      </w:r>
      <w:r w:rsidRPr="00C34509">
        <w:rPr>
          <w:u w:val="single"/>
        </w:rPr>
        <w:t xml:space="preserve"> precautionary </w:t>
      </w:r>
      <w:r w:rsidRPr="00C34509">
        <w:rPr>
          <w:highlight w:val="cyan"/>
          <w:u w:val="single"/>
        </w:rPr>
        <w:t>attacks</w:t>
      </w:r>
      <w:r w:rsidRPr="00C34509">
        <w:rPr>
          <w:u w:val="single"/>
        </w:rPr>
        <w:t xml:space="preserve"> against them following a Russian incursion</w:t>
      </w:r>
      <w:r w:rsidRPr="00C34509">
        <w:t xml:space="preserve">. </w:t>
      </w:r>
      <w:r w:rsidRPr="00496015">
        <w:t>In either instance, there would be significant risk of horizontal escalation into the Arctic</w:t>
      </w:r>
      <w:r w:rsidRPr="00C34509">
        <w:t>. Having a detailed picture of Russian actions and movements would be crucial in this scenario.</w:t>
      </w:r>
    </w:p>
    <w:p w14:paraId="1C050269" w14:textId="77777777" w:rsidR="000D1B00" w:rsidRPr="00C34509" w:rsidRDefault="000D1B00" w:rsidP="000D1B00">
      <w:pPr>
        <w:rPr>
          <w:u w:val="single"/>
        </w:rPr>
      </w:pPr>
      <w:r w:rsidRPr="00C34509">
        <w:rPr>
          <w:highlight w:val="cyan"/>
          <w:u w:val="single"/>
        </w:rPr>
        <w:t>A second scenario</w:t>
      </w:r>
      <w:r w:rsidRPr="00C34509">
        <w:rPr>
          <w:u w:val="single"/>
        </w:rPr>
        <w:t xml:space="preserve"> </w:t>
      </w:r>
      <w:r w:rsidRPr="00C34509">
        <w:rPr>
          <w:highlight w:val="cyan"/>
          <w:u w:val="single"/>
        </w:rPr>
        <w:t>involves</w:t>
      </w:r>
      <w:r w:rsidRPr="00C34509">
        <w:rPr>
          <w:u w:val="single"/>
        </w:rPr>
        <w:t xml:space="preserve"> a </w:t>
      </w:r>
      <w:r w:rsidRPr="00C34509">
        <w:rPr>
          <w:rStyle w:val="Emphasis"/>
          <w:highlight w:val="cyan"/>
        </w:rPr>
        <w:t>misunderstanding</w:t>
      </w:r>
      <w:r w:rsidRPr="00C34509">
        <w:rPr>
          <w:u w:val="single"/>
        </w:rPr>
        <w:t xml:space="preserve"> </w:t>
      </w:r>
      <w:r w:rsidRPr="00C34509">
        <w:rPr>
          <w:highlight w:val="cyan"/>
          <w:u w:val="single"/>
        </w:rPr>
        <w:t>or</w:t>
      </w:r>
      <w:r w:rsidRPr="00C34509">
        <w:rPr>
          <w:u w:val="single"/>
        </w:rPr>
        <w:t xml:space="preserve"> </w:t>
      </w:r>
      <w:r w:rsidRPr="00C34509">
        <w:rPr>
          <w:rStyle w:val="Emphasis"/>
          <w:highlight w:val="cyan"/>
        </w:rPr>
        <w:t>accident</w:t>
      </w:r>
      <w:r w:rsidRPr="00C34509">
        <w:rPr>
          <w:u w:val="single"/>
        </w:rPr>
        <w:t xml:space="preserve"> </w:t>
      </w:r>
      <w:r w:rsidRPr="00D20038">
        <w:rPr>
          <w:u w:val="single"/>
        </w:rPr>
        <w:t>during</w:t>
      </w:r>
      <w:r w:rsidRPr="00C34509">
        <w:rPr>
          <w:u w:val="single"/>
        </w:rPr>
        <w:t xml:space="preserve"> </w:t>
      </w:r>
      <w:r w:rsidRPr="00A311DB">
        <w:rPr>
          <w:u w:val="single"/>
        </w:rPr>
        <w:t xml:space="preserve">military </w:t>
      </w:r>
      <w:r w:rsidRPr="00D20038">
        <w:rPr>
          <w:u w:val="single"/>
        </w:rPr>
        <w:t>exercises or training</w:t>
      </w:r>
      <w:r w:rsidRPr="00C34509">
        <w:t xml:space="preserve">. </w:t>
      </w:r>
      <w:r w:rsidRPr="00C34509">
        <w:rPr>
          <w:highlight w:val="cyan"/>
        </w:rPr>
        <w:t>Russian</w:t>
      </w:r>
      <w:r w:rsidRPr="00C34509">
        <w:t xml:space="preserve"> </w:t>
      </w:r>
      <w:r w:rsidRPr="00C34509">
        <w:rPr>
          <w:highlight w:val="cyan"/>
        </w:rPr>
        <w:t>forces</w:t>
      </w:r>
      <w:r w:rsidRPr="00C34509">
        <w:t xml:space="preserve"> are famous for </w:t>
      </w:r>
      <w:r w:rsidRPr="00C34509">
        <w:rPr>
          <w:highlight w:val="cyan"/>
        </w:rPr>
        <w:t>launchi</w:t>
      </w:r>
      <w:r w:rsidRPr="00C34509">
        <w:t xml:space="preserve">ng </w:t>
      </w:r>
      <w:r w:rsidRPr="00C34509">
        <w:rPr>
          <w:rStyle w:val="Emphasis"/>
          <w:highlight w:val="cyan"/>
        </w:rPr>
        <w:t>mock attacks</w:t>
      </w:r>
      <w:r w:rsidRPr="00C34509">
        <w:t xml:space="preserve"> </w:t>
      </w:r>
      <w:r w:rsidRPr="00C34509">
        <w:rPr>
          <w:highlight w:val="cyan"/>
        </w:rPr>
        <w:t>against</w:t>
      </w:r>
      <w:r w:rsidRPr="00C34509">
        <w:t xml:space="preserve"> </w:t>
      </w:r>
      <w:r w:rsidRPr="00C34509">
        <w:rPr>
          <w:highlight w:val="cyan"/>
        </w:rPr>
        <w:t>Western military</w:t>
      </w:r>
      <w:r w:rsidRPr="00C34509">
        <w:t xml:space="preserve"> assets and for operating without activating their location transponders. </w:t>
      </w:r>
      <w:r w:rsidRPr="00C34509">
        <w:rPr>
          <w:u w:val="single"/>
        </w:rPr>
        <w:t>They have launched mock attacks against the Vardo radar facility in Norway, Gotland Island in Sweden, Bornholm Island in Denmark, and against NATO ships and aircraft in other locales</w:t>
      </w:r>
      <w:r w:rsidRPr="00C34509">
        <w:t xml:space="preserve">. </w:t>
      </w:r>
      <w:r w:rsidRPr="00C34509">
        <w:rPr>
          <w:highlight w:val="cyan"/>
        </w:rPr>
        <w:t>Any</w:t>
      </w:r>
      <w:r w:rsidRPr="00C34509">
        <w:t xml:space="preserve"> one </w:t>
      </w:r>
      <w:r w:rsidRPr="003E17A2">
        <w:t>of these</w:t>
      </w:r>
      <w:r w:rsidRPr="00C34509">
        <w:t xml:space="preserve"> </w:t>
      </w:r>
      <w:r w:rsidRPr="00C34509">
        <w:rPr>
          <w:highlight w:val="cyan"/>
        </w:rPr>
        <w:t>incidents</w:t>
      </w:r>
      <w:r w:rsidRPr="00C34509">
        <w:t xml:space="preserve"> </w:t>
      </w:r>
      <w:r w:rsidRPr="00C34509">
        <w:rPr>
          <w:highlight w:val="cyan"/>
        </w:rPr>
        <w:t xml:space="preserve">could </w:t>
      </w:r>
      <w:r w:rsidRPr="003E17A2">
        <w:t xml:space="preserve">have </w:t>
      </w:r>
      <w:r w:rsidRPr="00D20038">
        <w:rPr>
          <w:rStyle w:val="Emphasis"/>
          <w:highlight w:val="cyan"/>
        </w:rPr>
        <w:t>escalated out of control</w:t>
      </w:r>
      <w:r w:rsidRPr="00C34509">
        <w:t xml:space="preserve"> had Western forces reacted differently or had Russian forces attacked without orders. </w:t>
      </w:r>
      <w:r w:rsidRPr="00C34509">
        <w:rPr>
          <w:u w:val="single"/>
        </w:rPr>
        <w:t xml:space="preserve">Having </w:t>
      </w:r>
      <w:r w:rsidRPr="00C34509">
        <w:rPr>
          <w:rStyle w:val="Emphasis"/>
          <w:highlight w:val="cyan"/>
        </w:rPr>
        <w:t>better domain awareness</w:t>
      </w:r>
      <w:r w:rsidRPr="00C34509">
        <w:rPr>
          <w:u w:val="single"/>
        </w:rPr>
        <w:t xml:space="preserve"> would </w:t>
      </w:r>
      <w:r w:rsidRPr="00C34509">
        <w:rPr>
          <w:highlight w:val="cyan"/>
          <w:u w:val="single"/>
        </w:rPr>
        <w:t>give</w:t>
      </w:r>
      <w:r w:rsidRPr="00C34509">
        <w:rPr>
          <w:u w:val="single"/>
        </w:rPr>
        <w:t xml:space="preserve"> </w:t>
      </w:r>
      <w:r w:rsidRPr="00C34509">
        <w:rPr>
          <w:highlight w:val="cyan"/>
          <w:u w:val="single"/>
        </w:rPr>
        <w:t>Western</w:t>
      </w:r>
      <w:r w:rsidRPr="00C34509">
        <w:rPr>
          <w:u w:val="single"/>
        </w:rPr>
        <w:t xml:space="preserve"> </w:t>
      </w:r>
      <w:r w:rsidRPr="00C34509">
        <w:rPr>
          <w:highlight w:val="cyan"/>
          <w:u w:val="single"/>
        </w:rPr>
        <w:t>forces</w:t>
      </w:r>
      <w:r w:rsidRPr="00C34509">
        <w:rPr>
          <w:u w:val="single"/>
        </w:rPr>
        <w:t xml:space="preserve"> </w:t>
      </w:r>
      <w:r w:rsidRPr="003E17A2">
        <w:rPr>
          <w:u w:val="single"/>
        </w:rPr>
        <w:t xml:space="preserve">better </w:t>
      </w:r>
      <w:r w:rsidRPr="00C34509">
        <w:rPr>
          <w:highlight w:val="cyan"/>
          <w:u w:val="single"/>
        </w:rPr>
        <w:t>warning</w:t>
      </w:r>
      <w:r w:rsidRPr="00C34509">
        <w:rPr>
          <w:u w:val="single"/>
        </w:rPr>
        <w:t xml:space="preserve"> </w:t>
      </w:r>
      <w:r w:rsidRPr="00C34509">
        <w:rPr>
          <w:highlight w:val="cyan"/>
          <w:u w:val="single"/>
        </w:rPr>
        <w:t>of Russian military</w:t>
      </w:r>
      <w:r w:rsidRPr="00C34509">
        <w:rPr>
          <w:u w:val="single"/>
        </w:rPr>
        <w:t xml:space="preserve"> movements </w:t>
      </w:r>
      <w:r w:rsidRPr="003E17A2">
        <w:rPr>
          <w:u w:val="single"/>
        </w:rPr>
        <w:t>and insight</w:t>
      </w:r>
      <w:r w:rsidRPr="00C34509">
        <w:rPr>
          <w:u w:val="single"/>
        </w:rPr>
        <w:t xml:space="preserve"> as to whether specific incidents were part of a </w:t>
      </w:r>
      <w:r w:rsidRPr="00C34509">
        <w:rPr>
          <w:rStyle w:val="Emphasis"/>
        </w:rPr>
        <w:t>larger military campaign</w:t>
      </w:r>
      <w:r w:rsidRPr="00C34509">
        <w:rPr>
          <w:u w:val="single"/>
        </w:rPr>
        <w:t>.</w:t>
      </w:r>
    </w:p>
    <w:p w14:paraId="073A317E" w14:textId="77777777" w:rsidR="000D1B00" w:rsidRPr="00C34509" w:rsidRDefault="000D1B00" w:rsidP="000D1B00">
      <w:r w:rsidRPr="00C34509">
        <w:rPr>
          <w:u w:val="single"/>
        </w:rPr>
        <w:t xml:space="preserve">A </w:t>
      </w:r>
      <w:r w:rsidRPr="00C34509">
        <w:rPr>
          <w:highlight w:val="cyan"/>
          <w:u w:val="single"/>
        </w:rPr>
        <w:t>third scenario</w:t>
      </w:r>
      <w:r w:rsidRPr="00C34509">
        <w:rPr>
          <w:u w:val="single"/>
        </w:rPr>
        <w:t xml:space="preserve"> involves a </w:t>
      </w:r>
      <w:r w:rsidRPr="00C34509">
        <w:rPr>
          <w:highlight w:val="cyan"/>
          <w:u w:val="single"/>
        </w:rPr>
        <w:t xml:space="preserve">dispute over </w:t>
      </w:r>
      <w:r w:rsidRPr="00C34509">
        <w:rPr>
          <w:u w:val="single"/>
        </w:rPr>
        <w:t xml:space="preserve">mineral </w:t>
      </w:r>
      <w:r w:rsidRPr="00C34509">
        <w:rPr>
          <w:highlight w:val="cyan"/>
          <w:u w:val="single"/>
        </w:rPr>
        <w:t>extraction</w:t>
      </w:r>
      <w:r w:rsidRPr="00C34509">
        <w:rPr>
          <w:u w:val="single"/>
        </w:rPr>
        <w:t xml:space="preserve"> </w:t>
      </w:r>
      <w:r w:rsidRPr="00C34509">
        <w:rPr>
          <w:highlight w:val="cyan"/>
          <w:u w:val="single"/>
        </w:rPr>
        <w:t>or</w:t>
      </w:r>
      <w:r w:rsidRPr="00C34509">
        <w:rPr>
          <w:u w:val="single"/>
        </w:rPr>
        <w:t xml:space="preserve"> commercial </w:t>
      </w:r>
      <w:r w:rsidRPr="00C34509">
        <w:rPr>
          <w:highlight w:val="cyan"/>
          <w:u w:val="single"/>
        </w:rPr>
        <w:t>fishing</w:t>
      </w:r>
      <w:r w:rsidRPr="00C34509">
        <w:rPr>
          <w:u w:val="single"/>
        </w:rPr>
        <w:t xml:space="preserve"> in Arctic waters escalating out of control</w:t>
      </w:r>
      <w:r w:rsidRPr="00C34509">
        <w:t xml:space="preserve">. </w:t>
      </w:r>
      <w:r w:rsidRPr="00C34509">
        <w:rPr>
          <w:highlight w:val="cyan"/>
        </w:rPr>
        <w:t>Russia and Norway disagree</w:t>
      </w:r>
      <w:r w:rsidRPr="00C34509">
        <w:t xml:space="preserve"> </w:t>
      </w:r>
      <w:r w:rsidRPr="00C34509">
        <w:rPr>
          <w:highlight w:val="cyan"/>
        </w:rPr>
        <w:t>on</w:t>
      </w:r>
      <w:r w:rsidRPr="00C34509">
        <w:t xml:space="preserve"> whether Norway has </w:t>
      </w:r>
      <w:r w:rsidRPr="003E17A2">
        <w:t xml:space="preserve">sole </w:t>
      </w:r>
      <w:r w:rsidRPr="00496015">
        <w:rPr>
          <w:highlight w:val="cyan"/>
        </w:rPr>
        <w:t>jurisdiction over</w:t>
      </w:r>
      <w:r w:rsidRPr="00C34509">
        <w:t xml:space="preserve"> the </w:t>
      </w:r>
      <w:r w:rsidRPr="00C34509">
        <w:rPr>
          <w:highlight w:val="cyan"/>
        </w:rPr>
        <w:t>waters</w:t>
      </w:r>
      <w:r w:rsidRPr="00C34509">
        <w:t xml:space="preserve"> </w:t>
      </w:r>
      <w:r w:rsidRPr="00A311DB">
        <w:t>and seabed</w:t>
      </w:r>
      <w:r w:rsidRPr="00C34509">
        <w:t xml:space="preserve"> </w:t>
      </w:r>
      <w:r w:rsidRPr="00C34509">
        <w:rPr>
          <w:highlight w:val="cyan"/>
        </w:rPr>
        <w:t>around</w:t>
      </w:r>
      <w:r w:rsidRPr="00C34509">
        <w:t xml:space="preserve"> the </w:t>
      </w:r>
      <w:r w:rsidRPr="00C34509">
        <w:rPr>
          <w:highlight w:val="cyan"/>
        </w:rPr>
        <w:t>Svalbard archipelago</w:t>
      </w:r>
      <w:r w:rsidRPr="00C34509">
        <w:t>.</w:t>
      </w:r>
      <w:r w:rsidRPr="00C34509">
        <w:rPr>
          <w:u w:val="single"/>
        </w:rPr>
        <w:t xml:space="preserve"> </w:t>
      </w:r>
      <w:r w:rsidRPr="00C34509">
        <w:rPr>
          <w:highlight w:val="cyan"/>
          <w:u w:val="single"/>
        </w:rPr>
        <w:t>Conflict</w:t>
      </w:r>
      <w:r w:rsidRPr="00C34509">
        <w:rPr>
          <w:u w:val="single"/>
        </w:rPr>
        <w:t xml:space="preserve"> could </w:t>
      </w:r>
      <w:r w:rsidRPr="00C34509">
        <w:rPr>
          <w:highlight w:val="cyan"/>
          <w:u w:val="single"/>
        </w:rPr>
        <w:t>arise</w:t>
      </w:r>
      <w:r w:rsidRPr="00C34509">
        <w:rPr>
          <w:u w:val="single"/>
        </w:rPr>
        <w:t xml:space="preserve"> should </w:t>
      </w:r>
      <w:r w:rsidRPr="00C34509">
        <w:rPr>
          <w:highlight w:val="cyan"/>
          <w:u w:val="single"/>
        </w:rPr>
        <w:t>Russia</w:t>
      </w:r>
      <w:r w:rsidRPr="00C34509">
        <w:rPr>
          <w:u w:val="single"/>
        </w:rPr>
        <w:t xml:space="preserve"> </w:t>
      </w:r>
      <w:r w:rsidRPr="00C34509">
        <w:rPr>
          <w:highlight w:val="cyan"/>
          <w:u w:val="single"/>
        </w:rPr>
        <w:t xml:space="preserve">back up </w:t>
      </w:r>
      <w:r w:rsidRPr="003E17A2">
        <w:rPr>
          <w:u w:val="single"/>
        </w:rPr>
        <w:t xml:space="preserve">its </w:t>
      </w:r>
      <w:r w:rsidRPr="00C34509">
        <w:rPr>
          <w:highlight w:val="cyan"/>
          <w:u w:val="single"/>
        </w:rPr>
        <w:t>claims with force</w:t>
      </w:r>
      <w:r w:rsidRPr="00C34509">
        <w:rPr>
          <w:u w:val="single"/>
        </w:rPr>
        <w:t>.</w:t>
      </w:r>
      <w:r w:rsidRPr="00C34509">
        <w:t xml:space="preserve"> </w:t>
      </w:r>
      <w:r w:rsidRPr="00A311DB">
        <w:rPr>
          <w:highlight w:val="cyan"/>
        </w:rPr>
        <w:t>Or</w:t>
      </w:r>
      <w:r w:rsidRPr="00C34509">
        <w:t xml:space="preserve"> consider that nine countries plus the EU have agreed to a fishing moratorium for the central Arctic ocean. </w:t>
      </w:r>
      <w:r w:rsidRPr="00A311DB">
        <w:t>Conflict</w:t>
      </w:r>
      <w:r w:rsidRPr="00C34509">
        <w:t xml:space="preserve"> could </w:t>
      </w:r>
      <w:r w:rsidRPr="00A311DB">
        <w:t>erupt</w:t>
      </w:r>
      <w:r w:rsidRPr="00C34509">
        <w:t xml:space="preserve"> </w:t>
      </w:r>
      <w:r w:rsidRPr="00A311DB">
        <w:t>should</w:t>
      </w:r>
      <w:r w:rsidRPr="00C34509">
        <w:t xml:space="preserve"> a large </w:t>
      </w:r>
      <w:r w:rsidRPr="00C34509">
        <w:rPr>
          <w:highlight w:val="cyan"/>
        </w:rPr>
        <w:t>state-authorized</w:t>
      </w:r>
      <w:r w:rsidRPr="00C34509">
        <w:t xml:space="preserve"> </w:t>
      </w:r>
      <w:r w:rsidRPr="00C34509">
        <w:rPr>
          <w:highlight w:val="cyan"/>
        </w:rPr>
        <w:t>fishing</w:t>
      </w:r>
      <w:r w:rsidRPr="00C34509">
        <w:t xml:space="preserve"> operation be </w:t>
      </w:r>
      <w:r w:rsidRPr="00A311DB">
        <w:rPr>
          <w:highlight w:val="cyan"/>
        </w:rPr>
        <w:t>caught harvesting in</w:t>
      </w:r>
      <w:r w:rsidRPr="00C34509">
        <w:t xml:space="preserve"> those </w:t>
      </w:r>
      <w:r w:rsidRPr="00A311DB">
        <w:rPr>
          <w:highlight w:val="cyan"/>
        </w:rPr>
        <w:t>waters</w:t>
      </w:r>
      <w:r w:rsidRPr="00C34509">
        <w:t xml:space="preserve">. </w:t>
      </w:r>
      <w:r w:rsidRPr="003E17A2">
        <w:rPr>
          <w:u w:val="single"/>
        </w:rPr>
        <w:t xml:space="preserve">Appropriate </w:t>
      </w:r>
      <w:r w:rsidRPr="003E17A2">
        <w:rPr>
          <w:rStyle w:val="Emphasis"/>
          <w:highlight w:val="cyan"/>
        </w:rPr>
        <w:t>domain awareness</w:t>
      </w:r>
      <w:r w:rsidRPr="003E17A2">
        <w:rPr>
          <w:highlight w:val="cyan"/>
          <w:u w:val="single"/>
        </w:rPr>
        <w:t xml:space="preserve"> </w:t>
      </w:r>
      <w:r w:rsidRPr="003E17A2">
        <w:rPr>
          <w:u w:val="single"/>
        </w:rPr>
        <w:t xml:space="preserve">could </w:t>
      </w:r>
      <w:r w:rsidRPr="003E17A2">
        <w:rPr>
          <w:highlight w:val="cyan"/>
          <w:u w:val="single"/>
        </w:rPr>
        <w:t xml:space="preserve">give </w:t>
      </w:r>
      <w:r w:rsidRPr="00D20038">
        <w:rPr>
          <w:u w:val="single"/>
        </w:rPr>
        <w:t xml:space="preserve">Western Arctic states </w:t>
      </w:r>
      <w:r w:rsidRPr="003E17A2">
        <w:rPr>
          <w:rStyle w:val="Emphasis"/>
          <w:highlight w:val="cyan"/>
        </w:rPr>
        <w:t>warning</w:t>
      </w:r>
      <w:r w:rsidRPr="003E17A2">
        <w:rPr>
          <w:highlight w:val="cyan"/>
          <w:u w:val="single"/>
        </w:rPr>
        <w:t xml:space="preserve"> of </w:t>
      </w:r>
      <w:r w:rsidRPr="003E17A2">
        <w:rPr>
          <w:u w:val="single"/>
        </w:rPr>
        <w:t xml:space="preserve">initial </w:t>
      </w:r>
      <w:r w:rsidRPr="003E17A2">
        <w:rPr>
          <w:highlight w:val="cyan"/>
          <w:u w:val="single"/>
        </w:rPr>
        <w:t xml:space="preserve">violations and </w:t>
      </w:r>
      <w:r w:rsidRPr="003E17A2">
        <w:rPr>
          <w:u w:val="single"/>
        </w:rPr>
        <w:t xml:space="preserve">potentially </w:t>
      </w:r>
      <w:r w:rsidRPr="003E17A2">
        <w:rPr>
          <w:highlight w:val="cyan"/>
          <w:u w:val="single"/>
        </w:rPr>
        <w:t xml:space="preserve">escalatory behavior in </w:t>
      </w:r>
      <w:r w:rsidRPr="003E17A2">
        <w:rPr>
          <w:u w:val="single"/>
        </w:rPr>
        <w:t xml:space="preserve">either </w:t>
      </w:r>
      <w:r w:rsidRPr="003E17A2">
        <w:rPr>
          <w:highlight w:val="cyan"/>
          <w:u w:val="single"/>
        </w:rPr>
        <w:t>maritime crisis.</w:t>
      </w:r>
    </w:p>
    <w:p w14:paraId="5E895CDA" w14:textId="77777777" w:rsidR="000D1B00" w:rsidRDefault="000D1B00" w:rsidP="000D1B00">
      <w:r w:rsidRPr="00C34509">
        <w:rPr>
          <w:highlight w:val="cyan"/>
          <w:u w:val="single"/>
        </w:rPr>
        <w:t xml:space="preserve">Each scenario points </w:t>
      </w:r>
      <w:r w:rsidRPr="00D20038">
        <w:rPr>
          <w:u w:val="single"/>
        </w:rPr>
        <w:t xml:space="preserve">to </w:t>
      </w:r>
      <w:r w:rsidRPr="00D20038">
        <w:rPr>
          <w:highlight w:val="cyan"/>
          <w:u w:val="single"/>
        </w:rPr>
        <w:t xml:space="preserve">the need for </w:t>
      </w:r>
      <w:r w:rsidRPr="00C34509">
        <w:rPr>
          <w:rStyle w:val="Emphasis"/>
          <w:highlight w:val="cyan"/>
        </w:rPr>
        <w:t>robust air</w:t>
      </w:r>
      <w:r w:rsidRPr="00C34509">
        <w:rPr>
          <w:u w:val="single"/>
        </w:rPr>
        <w:t xml:space="preserve"> </w:t>
      </w:r>
      <w:r w:rsidRPr="00C34509">
        <w:rPr>
          <w:highlight w:val="cyan"/>
          <w:u w:val="single"/>
        </w:rPr>
        <w:t>and</w:t>
      </w:r>
      <w:r w:rsidRPr="00C34509">
        <w:rPr>
          <w:u w:val="single"/>
        </w:rPr>
        <w:t xml:space="preserve"> maritime </w:t>
      </w:r>
      <w:r w:rsidRPr="006C64E5">
        <w:rPr>
          <w:rStyle w:val="Emphasis"/>
          <w:highlight w:val="cyan"/>
        </w:rPr>
        <w:t xml:space="preserve">domain </w:t>
      </w:r>
      <w:r w:rsidRPr="00496015">
        <w:rPr>
          <w:rStyle w:val="Emphasis"/>
          <w:highlight w:val="cyan"/>
        </w:rPr>
        <w:t>awareness in</w:t>
      </w:r>
      <w:r w:rsidRPr="006C64E5">
        <w:rPr>
          <w:rStyle w:val="Emphasis"/>
        </w:rPr>
        <w:t xml:space="preserve"> the </w:t>
      </w:r>
      <w:r w:rsidRPr="006C64E5">
        <w:rPr>
          <w:rStyle w:val="Emphasis"/>
          <w:highlight w:val="cyan"/>
        </w:rPr>
        <w:t>Arctic</w:t>
      </w:r>
      <w:r w:rsidRPr="00C34509">
        <w:t>. The most likely attack vectors are via air or sea. Scenarios involving overland aggression are much less plausible (though still of concern to the Finnish and Norwegian armies). That begs the question of the degree to which Arctic states possess the domain awareness capabilities needed to anticipate each scenario.</w:t>
      </w:r>
    </w:p>
    <w:p w14:paraId="56BC0C3B" w14:textId="77777777" w:rsidR="000D1B00" w:rsidRDefault="000D1B00" w:rsidP="000D1B00">
      <w:pPr>
        <w:pStyle w:val="Heading4"/>
      </w:pPr>
      <w:r>
        <w:t>Domain Awareness in the Arctic is key</w:t>
      </w:r>
    </w:p>
    <w:p w14:paraId="072E2900" w14:textId="77777777" w:rsidR="000D1B00" w:rsidRPr="006C64E5" w:rsidRDefault="000D1B00" w:rsidP="000D1B00">
      <w:pPr>
        <w:rPr>
          <w:rStyle w:val="Style13ptBold"/>
        </w:rPr>
      </w:pPr>
      <w:r>
        <w:rPr>
          <w:rStyle w:val="Style13ptBold"/>
        </w:rPr>
        <w:t>Department of Defense 24</w:t>
      </w:r>
      <w:r w:rsidRPr="006C64E5">
        <w:t>, a cabinet-level executive branch department of the U.S. federal government, responsible for coordinating and supervising all agencies and functions of the government relating directly to national security and the U.S. Armed Forces</w:t>
      </w:r>
      <w:r>
        <w:t xml:space="preserve"> (Department of Defense July 22, 2024 “</w:t>
      </w:r>
      <w:r w:rsidRPr="006C64E5">
        <w:t>2024 ARCTIC STRATEGY</w:t>
      </w:r>
      <w:r>
        <w:t xml:space="preserve">”, Department of Defense , </w:t>
      </w:r>
      <w:r w:rsidRPr="006C64E5">
        <w:t>https://media.defense.gov/2024/Jul/22/2003507411/-1/-1/0/DOD-ARCTIC-STRATEGY-2024.PDF#:~:text=Enhancing%20our%20Arctic%20capabilities%2C%20particularly%20domain%20awareness,as%20laid%20out%20in%20the%202022%20NDS.</w:t>
      </w:r>
      <w:r>
        <w:t>)</w:t>
      </w:r>
    </w:p>
    <w:p w14:paraId="10E79841" w14:textId="77777777" w:rsidR="000D1B00" w:rsidRDefault="000D1B00" w:rsidP="000D1B00">
      <w:pPr>
        <w:rPr>
          <w:u w:val="single"/>
        </w:rPr>
      </w:pPr>
      <w:r w:rsidRPr="00A648B5">
        <w:rPr>
          <w:highlight w:val="cyan"/>
          <w:u w:val="single"/>
        </w:rPr>
        <w:t>Enhancing</w:t>
      </w:r>
      <w:r w:rsidRPr="00A648B5">
        <w:rPr>
          <w:u w:val="single"/>
        </w:rPr>
        <w:t xml:space="preserve"> our </w:t>
      </w:r>
      <w:r w:rsidRPr="00A648B5">
        <w:rPr>
          <w:highlight w:val="cyan"/>
          <w:u w:val="single"/>
        </w:rPr>
        <w:t>Arctic</w:t>
      </w:r>
      <w:r w:rsidRPr="00A648B5">
        <w:rPr>
          <w:u w:val="single"/>
        </w:rPr>
        <w:t xml:space="preserve"> </w:t>
      </w:r>
      <w:r w:rsidRPr="00800136">
        <w:rPr>
          <w:u w:val="single"/>
        </w:rPr>
        <w:t>capabilities</w:t>
      </w:r>
      <w:r w:rsidRPr="00A648B5">
        <w:rPr>
          <w:u w:val="single"/>
        </w:rPr>
        <w:t xml:space="preserve">, </w:t>
      </w:r>
      <w:r w:rsidRPr="00800136">
        <w:rPr>
          <w:u w:val="single"/>
        </w:rPr>
        <w:t>particularly</w:t>
      </w:r>
      <w:r w:rsidRPr="00A648B5">
        <w:rPr>
          <w:u w:val="single"/>
        </w:rPr>
        <w:t xml:space="preserve"> </w:t>
      </w:r>
      <w:r w:rsidRPr="006C64E5">
        <w:rPr>
          <w:rStyle w:val="Emphasis"/>
          <w:highlight w:val="cyan"/>
        </w:rPr>
        <w:t>domain awareness</w:t>
      </w:r>
      <w:r w:rsidRPr="00A648B5">
        <w:rPr>
          <w:u w:val="single"/>
        </w:rPr>
        <w:t xml:space="preserve"> and communications, will </w:t>
      </w:r>
      <w:r w:rsidRPr="008406A1">
        <w:rPr>
          <w:highlight w:val="cyan"/>
          <w:u w:val="single"/>
        </w:rPr>
        <w:t>enable</w:t>
      </w:r>
      <w:r w:rsidRPr="00A648B5">
        <w:rPr>
          <w:u w:val="single"/>
        </w:rPr>
        <w:t xml:space="preserve"> DoD to </w:t>
      </w:r>
      <w:r w:rsidRPr="006C64E5">
        <w:rPr>
          <w:rStyle w:val="Emphasis"/>
          <w:highlight w:val="cyan"/>
        </w:rPr>
        <w:t>better monitor and respond</w:t>
      </w:r>
      <w:r w:rsidRPr="004E27FA">
        <w:rPr>
          <w:highlight w:val="cyan"/>
          <w:u w:val="single"/>
        </w:rPr>
        <w:t xml:space="preserve"> </w:t>
      </w:r>
      <w:r w:rsidRPr="008406A1">
        <w:rPr>
          <w:highlight w:val="cyan"/>
          <w:u w:val="single"/>
        </w:rPr>
        <w:t>to threats</w:t>
      </w:r>
      <w:r w:rsidRPr="00A648B5">
        <w:rPr>
          <w:u w:val="single"/>
        </w:rPr>
        <w:t xml:space="preserve"> </w:t>
      </w:r>
      <w:r w:rsidRPr="008406A1">
        <w:rPr>
          <w:highlight w:val="cyan"/>
          <w:u w:val="single"/>
        </w:rPr>
        <w:t>from</w:t>
      </w:r>
      <w:r w:rsidRPr="00A648B5">
        <w:rPr>
          <w:u w:val="single"/>
        </w:rPr>
        <w:t xml:space="preserve"> and through the </w:t>
      </w:r>
      <w:r w:rsidRPr="008406A1">
        <w:rPr>
          <w:highlight w:val="cyan"/>
          <w:u w:val="single"/>
        </w:rPr>
        <w:t>Arctic</w:t>
      </w:r>
      <w:r w:rsidRPr="00A648B5">
        <w:rPr>
          <w:u w:val="single"/>
        </w:rPr>
        <w:t xml:space="preserve">, </w:t>
      </w:r>
      <w:r w:rsidRPr="00800136">
        <w:rPr>
          <w:u w:val="single"/>
        </w:rPr>
        <w:t>and</w:t>
      </w:r>
      <w:r w:rsidRPr="00A648B5">
        <w:rPr>
          <w:u w:val="single"/>
        </w:rPr>
        <w:t xml:space="preserve"> </w:t>
      </w:r>
      <w:r w:rsidRPr="00800136">
        <w:rPr>
          <w:highlight w:val="cyan"/>
          <w:u w:val="single"/>
        </w:rPr>
        <w:t>thus</w:t>
      </w:r>
      <w:r w:rsidRPr="00A648B5">
        <w:rPr>
          <w:u w:val="single"/>
        </w:rPr>
        <w:t xml:space="preserve"> better </w:t>
      </w:r>
      <w:r w:rsidRPr="008406A1">
        <w:rPr>
          <w:highlight w:val="cyan"/>
          <w:u w:val="single"/>
        </w:rPr>
        <w:t>deter</w:t>
      </w:r>
      <w:r w:rsidRPr="00A648B5">
        <w:rPr>
          <w:u w:val="single"/>
        </w:rPr>
        <w:t xml:space="preserve"> </w:t>
      </w:r>
      <w:r w:rsidRPr="008406A1">
        <w:rPr>
          <w:highlight w:val="cyan"/>
          <w:u w:val="single"/>
        </w:rPr>
        <w:t>aggression</w:t>
      </w:r>
      <w:r w:rsidRPr="00A648B5">
        <w:rPr>
          <w:u w:val="single"/>
        </w:rPr>
        <w:t xml:space="preserve"> </w:t>
      </w:r>
      <w:r w:rsidRPr="008406A1">
        <w:rPr>
          <w:highlight w:val="cyan"/>
          <w:u w:val="single"/>
        </w:rPr>
        <w:t xml:space="preserve">and defend </w:t>
      </w:r>
      <w:r w:rsidRPr="008406A1">
        <w:rPr>
          <w:u w:val="single"/>
        </w:rPr>
        <w:t xml:space="preserve">the </w:t>
      </w:r>
      <w:r w:rsidRPr="00800136">
        <w:rPr>
          <w:u w:val="single"/>
        </w:rPr>
        <w:t xml:space="preserve">U.S. </w:t>
      </w:r>
      <w:r w:rsidRPr="008406A1">
        <w:rPr>
          <w:highlight w:val="cyan"/>
          <w:u w:val="single"/>
        </w:rPr>
        <w:t>homeland.</w:t>
      </w:r>
      <w:r w:rsidRPr="00A648B5">
        <w:rPr>
          <w:u w:val="single"/>
        </w:rPr>
        <w:t xml:space="preserve"> </w:t>
      </w:r>
      <w:r w:rsidRPr="006C64E5">
        <w:rPr>
          <w:highlight w:val="cyan"/>
          <w:u w:val="single"/>
        </w:rPr>
        <w:t>Improvements to domain awareness</w:t>
      </w:r>
      <w:r w:rsidRPr="00A648B5">
        <w:rPr>
          <w:u w:val="single"/>
        </w:rPr>
        <w:t xml:space="preserve"> and communications </w:t>
      </w:r>
      <w:r w:rsidRPr="00800136">
        <w:rPr>
          <w:highlight w:val="cyan"/>
          <w:u w:val="single"/>
        </w:rPr>
        <w:t>are a</w:t>
      </w:r>
      <w:r w:rsidRPr="00A648B5">
        <w:rPr>
          <w:u w:val="single"/>
        </w:rPr>
        <w:t xml:space="preserve"> </w:t>
      </w:r>
      <w:r w:rsidRPr="006C64E5">
        <w:rPr>
          <w:rStyle w:val="Emphasis"/>
        </w:rPr>
        <w:t>key priority</w:t>
      </w:r>
      <w:r w:rsidRPr="00A648B5">
        <w:rPr>
          <w:u w:val="single"/>
        </w:rPr>
        <w:t xml:space="preserve"> </w:t>
      </w:r>
      <w:r w:rsidRPr="00800136">
        <w:rPr>
          <w:u w:val="single"/>
        </w:rPr>
        <w:t>in</w:t>
      </w:r>
      <w:r w:rsidRPr="00A648B5">
        <w:rPr>
          <w:u w:val="single"/>
        </w:rPr>
        <w:t xml:space="preserve"> the 2022 NSAR and an important </w:t>
      </w:r>
      <w:r w:rsidRPr="001A0854">
        <w:rPr>
          <w:highlight w:val="cyan"/>
          <w:u w:val="single"/>
        </w:rPr>
        <w:t>component of deterren</w:t>
      </w:r>
      <w:r w:rsidRPr="00800136">
        <w:rPr>
          <w:highlight w:val="cyan"/>
          <w:u w:val="single"/>
        </w:rPr>
        <w:t>ce in the Arctic</w:t>
      </w:r>
      <w:r w:rsidRPr="00A648B5">
        <w:rPr>
          <w:u w:val="single"/>
        </w:rPr>
        <w:t>, as laid out in the 2022 NDS.</w:t>
      </w:r>
      <w:r w:rsidRPr="00A648B5">
        <w:t xml:space="preserve"> DoD should pursue </w:t>
      </w:r>
      <w:r w:rsidRPr="001A0854">
        <w:rPr>
          <w:highlight w:val="cyan"/>
          <w:u w:val="single"/>
        </w:rPr>
        <w:t>early warning</w:t>
      </w:r>
      <w:r w:rsidRPr="00A648B5">
        <w:rPr>
          <w:u w:val="single"/>
        </w:rPr>
        <w:t xml:space="preserve"> capabilities; </w:t>
      </w:r>
      <w:r w:rsidRPr="001A0854">
        <w:rPr>
          <w:highlight w:val="cyan"/>
          <w:u w:val="single"/>
        </w:rPr>
        <w:t>discrimination</w:t>
      </w:r>
      <w:r w:rsidRPr="00A648B5">
        <w:rPr>
          <w:u w:val="single"/>
        </w:rPr>
        <w:t xml:space="preserve"> sensors</w:t>
      </w:r>
      <w:r w:rsidRPr="00A648B5">
        <w:t xml:space="preserve">; </w:t>
      </w:r>
      <w:r w:rsidRPr="001A0854">
        <w:rPr>
          <w:highlight w:val="cyan"/>
        </w:rPr>
        <w:t>tracking</w:t>
      </w:r>
      <w:r w:rsidRPr="00A648B5">
        <w:t xml:space="preserve"> </w:t>
      </w:r>
      <w:r w:rsidRPr="001A0854">
        <w:rPr>
          <w:highlight w:val="cyan"/>
        </w:rPr>
        <w:t>sensors</w:t>
      </w:r>
      <w:r w:rsidRPr="00A648B5">
        <w:t xml:space="preserve">; </w:t>
      </w:r>
      <w:r w:rsidRPr="001A0854">
        <w:t>Command, Control, Communications, Computers</w:t>
      </w:r>
      <w:r w:rsidRPr="00A648B5">
        <w:t xml:space="preserve">, </w:t>
      </w:r>
      <w:r w:rsidRPr="001A0854">
        <w:rPr>
          <w:highlight w:val="cyan"/>
        </w:rPr>
        <w:t>Cyber</w:t>
      </w:r>
      <w:r w:rsidRPr="00A648B5">
        <w:t xml:space="preserve">, Intelligence, </w:t>
      </w:r>
      <w:r w:rsidRPr="001A0854">
        <w:rPr>
          <w:highlight w:val="cyan"/>
        </w:rPr>
        <w:t>Surveillance</w:t>
      </w:r>
      <w:r w:rsidRPr="00A648B5">
        <w:t xml:space="preserve">, </w:t>
      </w:r>
      <w:r w:rsidRPr="001A0854">
        <w:rPr>
          <w:highlight w:val="cyan"/>
        </w:rPr>
        <w:t>and Reconnaissance</w:t>
      </w:r>
      <w:r w:rsidRPr="00A648B5">
        <w:t xml:space="preserve"> (C5ISR) </w:t>
      </w:r>
      <w:r w:rsidRPr="001A0854">
        <w:rPr>
          <w:highlight w:val="cyan"/>
        </w:rPr>
        <w:t>capabilities</w:t>
      </w:r>
      <w:r w:rsidRPr="00A648B5">
        <w:t xml:space="preserve">; improved understanding of the electromagnetic spectrum; </w:t>
      </w:r>
      <w:r w:rsidRPr="001A0854">
        <w:rPr>
          <w:highlight w:val="cyan"/>
        </w:rPr>
        <w:t>and</w:t>
      </w:r>
      <w:r w:rsidRPr="00A648B5">
        <w:t xml:space="preserve"> sensing and forecasting capabilities. DoD will </w:t>
      </w:r>
      <w:r w:rsidRPr="001A0854">
        <w:rPr>
          <w:highlight w:val="cyan"/>
        </w:rPr>
        <w:t>prioritize efforts</w:t>
      </w:r>
      <w:r w:rsidRPr="00A648B5">
        <w:t xml:space="preserve"> in the North American Arctic </w:t>
      </w:r>
      <w:r w:rsidRPr="001A0854">
        <w:rPr>
          <w:highlight w:val="cyan"/>
        </w:rPr>
        <w:t>in cooperation with Canada</w:t>
      </w:r>
      <w:r w:rsidRPr="00A648B5">
        <w:t>, while also enhancing capabilities with Allies and partners in the European Arctic. To function effectively in the Arctic, the Joint Force requires sufficient Arctic-capable equipment to conduct all mission-essential tasks. Military Services and CCMDs responsible for the monitorand-respond mission should review their relevant Arctic capabilities and requirements to determine if they can achieve their missions, with focus given to interoperability in joint and combined environments. DoD will explore options to expand collaboration with Federal interagency partners and improve information sharing with Arctic Allies and partners. DoD will leverage existing knowledge and skills of the Joint Force to improve “Arctic literacy,” training proficiency, and operational competency in the austere and demanding Arctic environment. 1</w:t>
      </w:r>
      <w:r w:rsidRPr="00A648B5">
        <w:rPr>
          <w:u w:val="single"/>
        </w:rPr>
        <w:t xml:space="preserve">. </w:t>
      </w:r>
      <w:r w:rsidRPr="004E27FA">
        <w:rPr>
          <w:u w:val="single"/>
        </w:rPr>
        <w:t>All-</w:t>
      </w:r>
      <w:r w:rsidRPr="004E27FA">
        <w:rPr>
          <w:highlight w:val="cyan"/>
          <w:u w:val="single"/>
        </w:rPr>
        <w:t>Domain Awareness</w:t>
      </w:r>
      <w:r w:rsidRPr="00A648B5">
        <w:rPr>
          <w:u w:val="single"/>
        </w:rPr>
        <w:t xml:space="preserve"> </w:t>
      </w:r>
      <w:r w:rsidRPr="004E27FA">
        <w:rPr>
          <w:highlight w:val="cyan"/>
          <w:u w:val="single"/>
        </w:rPr>
        <w:t>and</w:t>
      </w:r>
      <w:r w:rsidRPr="00A648B5">
        <w:rPr>
          <w:u w:val="single"/>
        </w:rPr>
        <w:t xml:space="preserve"> Missile Warning. </w:t>
      </w:r>
      <w:r w:rsidRPr="006C64E5">
        <w:rPr>
          <w:rStyle w:val="Emphasis"/>
          <w:highlight w:val="cyan"/>
        </w:rPr>
        <w:t>The Arctic holds</w:t>
      </w:r>
      <w:r w:rsidRPr="006C64E5">
        <w:rPr>
          <w:rStyle w:val="Emphasis"/>
        </w:rPr>
        <w:t xml:space="preserve"> our northern </w:t>
      </w:r>
      <w:r w:rsidRPr="006C64E5">
        <w:rPr>
          <w:rStyle w:val="Emphasis"/>
          <w:highlight w:val="cyan"/>
        </w:rPr>
        <w:t>approaches</w:t>
      </w:r>
      <w:r w:rsidRPr="004E27FA">
        <w:rPr>
          <w:highlight w:val="cyan"/>
        </w:rPr>
        <w:t xml:space="preserve"> to the U.S.</w:t>
      </w:r>
      <w:r w:rsidRPr="00A648B5">
        <w:t xml:space="preserve"> homeland, </w:t>
      </w:r>
      <w:r w:rsidRPr="004E27FA">
        <w:rPr>
          <w:highlight w:val="cyan"/>
        </w:rPr>
        <w:t>and</w:t>
      </w:r>
      <w:r w:rsidRPr="00A648B5">
        <w:t xml:space="preserve"> </w:t>
      </w:r>
      <w:r w:rsidRPr="004E27FA">
        <w:rPr>
          <w:highlight w:val="cyan"/>
        </w:rPr>
        <w:t>detecting</w:t>
      </w:r>
      <w:r w:rsidRPr="00A648B5">
        <w:t xml:space="preserve"> </w:t>
      </w:r>
      <w:r w:rsidRPr="004E27FA">
        <w:rPr>
          <w:highlight w:val="cyan"/>
        </w:rPr>
        <w:t>threats</w:t>
      </w:r>
      <w:r w:rsidRPr="00A648B5">
        <w:t xml:space="preserve"> </w:t>
      </w:r>
      <w:r w:rsidRPr="004E27FA">
        <w:rPr>
          <w:highlight w:val="cyan"/>
        </w:rPr>
        <w:t>from afar</w:t>
      </w:r>
      <w:r w:rsidRPr="00A648B5">
        <w:t xml:space="preserve"> is </w:t>
      </w:r>
      <w:r w:rsidRPr="006C64E5">
        <w:rPr>
          <w:rStyle w:val="Emphasis"/>
          <w:highlight w:val="cyan"/>
        </w:rPr>
        <w:t>critical</w:t>
      </w:r>
      <w:r w:rsidRPr="00A648B5">
        <w:t xml:space="preserve"> </w:t>
      </w:r>
      <w:r w:rsidRPr="004E27FA">
        <w:rPr>
          <w:highlight w:val="cyan"/>
        </w:rPr>
        <w:t>to</w:t>
      </w:r>
      <w:r w:rsidRPr="00A648B5">
        <w:t xml:space="preserve"> homeland </w:t>
      </w:r>
      <w:r w:rsidRPr="004E27FA">
        <w:rPr>
          <w:highlight w:val="cyan"/>
        </w:rPr>
        <w:t>defense</w:t>
      </w:r>
      <w:r w:rsidRPr="00A648B5">
        <w:t xml:space="preserve">. </w:t>
      </w:r>
      <w:r w:rsidRPr="004E27FA">
        <w:rPr>
          <w:highlight w:val="cyan"/>
        </w:rPr>
        <w:t>The network of U.S.</w:t>
      </w:r>
      <w:r w:rsidRPr="00A648B5">
        <w:t xml:space="preserve"> and Canadian radars and sensors operated by NORAD and U.S. Northern Command (USNORTHCOM) enables the detection and tracking of certain threats from and through portions of the Arctic, but modernization is needed. In implementing the 2021 Joint Statement on NORAD Modernization, DoD will work with Canada to enhance our long-range persistent aerospace and maritime surveillance capabilities. DoD will assess options for improving ground-based sensors to complement and enhance existing NORAD capabilities. </w:t>
      </w:r>
      <w:r w:rsidRPr="00A648B5">
        <w:rPr>
          <w:u w:val="single"/>
        </w:rPr>
        <w:t>DoD will also continue to research U.S. Coast Guard Cutter Healy (WAGB-20) travels through the Arctic on July 31, 2023. (U.S. Space Force photo by Capt Henry Cho) 9 2024 ARCTIC STRATEGY options for new space-based missile-warning and observational systems with greater polar coverage. Together, these improvements will strengthen our ability to address current and emerging aerospace and maritime threats from and through the Arctic. In the European Arctic, DoD will continue to partner with our Allies to enhance all-domain awareness</w:t>
      </w:r>
      <w:r w:rsidRPr="00A648B5">
        <w:t xml:space="preserve">. U.S. European Command (USEUCOM) </w:t>
      </w:r>
      <w:r w:rsidRPr="004E27FA">
        <w:rPr>
          <w:highlight w:val="cyan"/>
        </w:rPr>
        <w:t>will work through</w:t>
      </w:r>
      <w:r w:rsidRPr="00A648B5">
        <w:t xml:space="preserve"> </w:t>
      </w:r>
      <w:r w:rsidRPr="004E27FA">
        <w:rPr>
          <w:highlight w:val="cyan"/>
        </w:rPr>
        <w:t>our Arctic</w:t>
      </w:r>
      <w:r w:rsidRPr="00A648B5">
        <w:t xml:space="preserve"> Allies and partners </w:t>
      </w:r>
      <w:r w:rsidRPr="004E27FA">
        <w:rPr>
          <w:highlight w:val="cyan"/>
        </w:rPr>
        <w:t>to identify</w:t>
      </w:r>
      <w:r w:rsidRPr="00A648B5">
        <w:t xml:space="preserve"> all </w:t>
      </w:r>
      <w:r w:rsidRPr="004E27FA">
        <w:rPr>
          <w:highlight w:val="cyan"/>
        </w:rPr>
        <w:t xml:space="preserve">activities </w:t>
      </w:r>
      <w:r w:rsidRPr="006C64E5">
        <w:rPr>
          <w:rStyle w:val="Emphasis"/>
          <w:highlight w:val="cyan"/>
        </w:rPr>
        <w:t>that affect our security interests</w:t>
      </w:r>
      <w:r w:rsidRPr="00A648B5">
        <w:t xml:space="preserve"> </w:t>
      </w:r>
      <w:r w:rsidRPr="004E27FA">
        <w:rPr>
          <w:highlight w:val="cyan"/>
        </w:rPr>
        <w:t>and</w:t>
      </w:r>
      <w:r w:rsidRPr="00A648B5">
        <w:t xml:space="preserve"> </w:t>
      </w:r>
      <w:r w:rsidRPr="004E27FA">
        <w:rPr>
          <w:highlight w:val="cyan"/>
        </w:rPr>
        <w:t>ensure</w:t>
      </w:r>
      <w:r w:rsidRPr="00A648B5">
        <w:t xml:space="preserve"> our existing network of radars and sensors continue to contribute to </w:t>
      </w:r>
      <w:r w:rsidRPr="004E27FA">
        <w:rPr>
          <w:highlight w:val="cyan"/>
        </w:rPr>
        <w:t xml:space="preserve">Arctic aerospace and </w:t>
      </w:r>
      <w:r w:rsidRPr="006C64E5">
        <w:rPr>
          <w:rStyle w:val="Emphasis"/>
          <w:highlight w:val="cyan"/>
        </w:rPr>
        <w:t>missile warning</w:t>
      </w:r>
      <w:r w:rsidRPr="00A648B5">
        <w:t xml:space="preserve">. </w:t>
      </w:r>
      <w:r w:rsidRPr="00A648B5">
        <w:rPr>
          <w:u w:val="single"/>
        </w:rPr>
        <w:t xml:space="preserve">DoD will </w:t>
      </w:r>
      <w:r w:rsidRPr="004E27FA">
        <w:rPr>
          <w:u w:val="single"/>
        </w:rPr>
        <w:t>take these</w:t>
      </w:r>
      <w:r w:rsidRPr="00A648B5">
        <w:rPr>
          <w:u w:val="single"/>
        </w:rPr>
        <w:t xml:space="preserve"> steps to improve </w:t>
      </w:r>
      <w:r w:rsidRPr="004E27FA">
        <w:rPr>
          <w:u w:val="single"/>
        </w:rPr>
        <w:t>domain awareness</w:t>
      </w:r>
      <w:r w:rsidRPr="00A648B5">
        <w:rPr>
          <w:u w:val="single"/>
        </w:rPr>
        <w:t xml:space="preserve"> </w:t>
      </w:r>
      <w:r w:rsidRPr="004E27FA">
        <w:rPr>
          <w:u w:val="single"/>
        </w:rPr>
        <w:t>including</w:t>
      </w:r>
      <w:r w:rsidRPr="00A648B5">
        <w:rPr>
          <w:u w:val="single"/>
        </w:rPr>
        <w:t xml:space="preserve"> of the electromagnetic spectrum; </w:t>
      </w:r>
      <w:r w:rsidRPr="004E27FA">
        <w:rPr>
          <w:u w:val="single"/>
        </w:rPr>
        <w:t>missile warning</w:t>
      </w:r>
      <w:r w:rsidRPr="00A648B5">
        <w:rPr>
          <w:u w:val="single"/>
        </w:rPr>
        <w:t>; and nuclear command, control, and communications in and through the Arctic alongside priorities outlined in the 2022 Nuclear Posture Review and 2022 Missile Defense Review to address the strategic threat from competitors, including Russia and the PRC.</w:t>
      </w:r>
    </w:p>
    <w:p w14:paraId="1FC8B262" w14:textId="77777777" w:rsidR="000D1B00" w:rsidRPr="009D196C" w:rsidRDefault="000D1B00" w:rsidP="000D1B00">
      <w:pPr>
        <w:rPr>
          <w:u w:val="single"/>
        </w:rPr>
      </w:pPr>
    </w:p>
    <w:p w14:paraId="717018FD" w14:textId="77777777" w:rsidR="000D1B00" w:rsidRDefault="000D1B00" w:rsidP="000D1B00">
      <w:pPr>
        <w:pStyle w:val="Heading4"/>
      </w:pPr>
      <w:r>
        <w:t>Domain Awareness in the Arctic is key---Litany of Benefits</w:t>
      </w:r>
    </w:p>
    <w:p w14:paraId="747B955F" w14:textId="77777777" w:rsidR="000D1B00" w:rsidRPr="009D196C" w:rsidRDefault="000D1B00" w:rsidP="000D1B00">
      <w:r w:rsidRPr="009D196C">
        <w:t>Berge</w:t>
      </w:r>
      <w:r>
        <w:rPr>
          <w:rStyle w:val="Style13ptBold"/>
        </w:rPr>
        <w:t xml:space="preserve"> </w:t>
      </w:r>
      <w:r w:rsidRPr="009D196C">
        <w:t>and</w:t>
      </w:r>
      <w:r>
        <w:rPr>
          <w:rStyle w:val="Style13ptBold"/>
        </w:rPr>
        <w:t xml:space="preserve"> </w:t>
      </w:r>
      <w:r w:rsidRPr="000E035C">
        <w:rPr>
          <w:rStyle w:val="Style13ptBold"/>
        </w:rPr>
        <w:t>Bergmann</w:t>
      </w:r>
      <w:r>
        <w:rPr>
          <w:rStyle w:val="Style13ptBold"/>
        </w:rPr>
        <w:t xml:space="preserve"> 24</w:t>
      </w:r>
      <w:r w:rsidRPr="000E035C">
        <w:t>,</w:t>
      </w:r>
      <w:r>
        <w:t xml:space="preserve"> </w:t>
      </w:r>
      <w:r w:rsidRPr="000E035C">
        <w:t>Jonas Vidhammer Berge is a PhD fellow at the Centre for International Security. Berge’s areas of interest include the space domain, technological development, communications infrastructure, and the use and development of electronic warfare and cyber-weapons. </w:t>
      </w:r>
      <w:r>
        <w:t>(</w:t>
      </w:r>
      <w:r w:rsidRPr="000E035C">
        <w:t>Max Bergmann is the director of the Europe, Russia, and Eurasia Program and the Stuart Center in Euro-Atlantic and Northern European Studies at the Center for Strategic and International Studies (CSIS).</w:t>
      </w:r>
      <w:r>
        <w:t xml:space="preserve"> </w:t>
      </w:r>
      <w:r w:rsidRPr="009D196C">
        <w:t>Jonas Vidhammer Berge and Max Bergmann</w:t>
      </w:r>
      <w:r>
        <w:t>, December 17, 2024, “</w:t>
      </w:r>
      <w:r w:rsidRPr="009D196C">
        <w:t>Addressing Arctic Vulnerabilities</w:t>
      </w:r>
      <w:r>
        <w:t>”, Center for Strategic and International Studies December,</w:t>
      </w:r>
      <w:r w:rsidRPr="009D196C">
        <w:t xml:space="preserve"> https://www.csis.org/analysis/addressing-arctic-vulnerabilities</w:t>
      </w:r>
      <w:r>
        <w:t>)</w:t>
      </w:r>
    </w:p>
    <w:p w14:paraId="441E5A44" w14:textId="77777777" w:rsidR="000D1B00" w:rsidRPr="0081384B" w:rsidRDefault="000D1B00" w:rsidP="000D1B00">
      <w:r w:rsidRPr="0081384B">
        <w:t xml:space="preserve">Over the past two decades, and </w:t>
      </w:r>
      <w:r w:rsidRPr="0081384B">
        <w:rPr>
          <w:highlight w:val="cyan"/>
          <w:u w:val="single"/>
        </w:rPr>
        <w:t>especially since Russia’s invasion</w:t>
      </w:r>
      <w:r w:rsidRPr="0081384B">
        <w:rPr>
          <w:u w:val="single"/>
        </w:rPr>
        <w:t xml:space="preserve"> of Ukraine in 2022, </w:t>
      </w:r>
      <w:r w:rsidRPr="0081384B">
        <w:rPr>
          <w:highlight w:val="cyan"/>
          <w:u w:val="single"/>
        </w:rPr>
        <w:t>the Arctic has become</w:t>
      </w:r>
      <w:r w:rsidRPr="0081384B">
        <w:rPr>
          <w:u w:val="single"/>
        </w:rPr>
        <w:t xml:space="preserve"> increasingly </w:t>
      </w:r>
      <w:r w:rsidRPr="0081384B">
        <w:rPr>
          <w:highlight w:val="cyan"/>
          <w:u w:val="single"/>
        </w:rPr>
        <w:t>characterized by</w:t>
      </w:r>
      <w:r w:rsidRPr="0081384B">
        <w:rPr>
          <w:u w:val="single"/>
        </w:rPr>
        <w:t xml:space="preserve"> competition rather than cooperation.</w:t>
      </w:r>
      <w:r w:rsidRPr="0081384B">
        <w:rPr>
          <w:vertAlign w:val="superscript"/>
        </w:rPr>
        <w:t>1</w:t>
      </w:r>
      <w:r w:rsidRPr="0081384B">
        <w:t xml:space="preserve"> As described by Icelandic Prime Minister Bjarni Benediktsson in October 2024, “whether we like it or not, </w:t>
      </w:r>
      <w:r w:rsidRPr="0081384B">
        <w:rPr>
          <w:u w:val="single"/>
        </w:rPr>
        <w:t xml:space="preserve">the Arctic is fast </w:t>
      </w:r>
      <w:r w:rsidRPr="0081384B">
        <w:rPr>
          <w:highlight w:val="cyan"/>
          <w:u w:val="single"/>
        </w:rPr>
        <w:t>becoming a</w:t>
      </w:r>
      <w:r w:rsidRPr="0081384B">
        <w:rPr>
          <w:u w:val="single"/>
        </w:rPr>
        <w:t xml:space="preserve"> theater of </w:t>
      </w:r>
      <w:r w:rsidRPr="0081384B">
        <w:rPr>
          <w:highlight w:val="cyan"/>
          <w:u w:val="single"/>
        </w:rPr>
        <w:t xml:space="preserve">global </w:t>
      </w:r>
      <w:r w:rsidRPr="0081384B">
        <w:rPr>
          <w:rStyle w:val="Emphasis"/>
          <w:highlight w:val="cyan"/>
        </w:rPr>
        <w:t>competition and militarization</w:t>
      </w:r>
      <w:r w:rsidRPr="0081384B">
        <w:t xml:space="preserve">, </w:t>
      </w:r>
      <w:r w:rsidRPr="0081384B">
        <w:rPr>
          <w:highlight w:val="cyan"/>
        </w:rPr>
        <w:t xml:space="preserve">and it is up to us to </w:t>
      </w:r>
      <w:r w:rsidRPr="0081384B">
        <w:t xml:space="preserve">determine the parameters </w:t>
      </w:r>
      <w:r w:rsidRPr="0081384B">
        <w:rPr>
          <w:u w:val="single"/>
        </w:rPr>
        <w:t xml:space="preserve">for </w:t>
      </w:r>
      <w:r w:rsidRPr="0081384B">
        <w:rPr>
          <w:highlight w:val="cyan"/>
          <w:u w:val="single"/>
        </w:rPr>
        <w:t>develop</w:t>
      </w:r>
      <w:r w:rsidRPr="0081384B">
        <w:rPr>
          <w:u w:val="single"/>
        </w:rPr>
        <w:t xml:space="preserve">ing </w:t>
      </w:r>
      <w:r w:rsidRPr="0081384B">
        <w:rPr>
          <w:highlight w:val="cyan"/>
          <w:u w:val="single"/>
        </w:rPr>
        <w:t>this region</w:t>
      </w:r>
      <w:r w:rsidRPr="0081384B">
        <w:t>.”</w:t>
      </w:r>
      <w:r w:rsidRPr="0081384B">
        <w:rPr>
          <w:vertAlign w:val="superscript"/>
        </w:rPr>
        <w:t>2</w:t>
      </w:r>
      <w:r w:rsidRPr="0081384B">
        <w:t> </w:t>
      </w:r>
      <w:r w:rsidRPr="0081384B">
        <w:rPr>
          <w:highlight w:val="cyan"/>
        </w:rPr>
        <w:t xml:space="preserve">The </w:t>
      </w:r>
      <w:r w:rsidRPr="0081384B">
        <w:rPr>
          <w:rStyle w:val="Emphasis"/>
          <w:highlight w:val="cyan"/>
        </w:rPr>
        <w:t>Arctic security</w:t>
      </w:r>
      <w:r w:rsidRPr="0081384B">
        <w:rPr>
          <w:highlight w:val="cyan"/>
          <w:u w:val="single"/>
        </w:rPr>
        <w:t xml:space="preserve"> environment</w:t>
      </w:r>
      <w:r w:rsidRPr="0081384B">
        <w:rPr>
          <w:u w:val="single"/>
        </w:rPr>
        <w:t xml:space="preserve"> has </w:t>
      </w:r>
      <w:r w:rsidRPr="0081384B">
        <w:rPr>
          <w:highlight w:val="cyan"/>
          <w:u w:val="single"/>
        </w:rPr>
        <w:t>changed politically</w:t>
      </w:r>
      <w:r w:rsidRPr="0081384B">
        <w:rPr>
          <w:u w:val="single"/>
        </w:rPr>
        <w:t>, reflective of an increasingly competitive posture between a consolidated NATO bloc in the West and a belligerent Russia in the East.</w:t>
      </w:r>
    </w:p>
    <w:p w14:paraId="5B79CD2D" w14:textId="77777777" w:rsidR="000D1B00" w:rsidRPr="0081384B" w:rsidRDefault="000D1B00" w:rsidP="000D1B00">
      <w:r w:rsidRPr="0081384B">
        <w:t xml:space="preserve">Prominent among the political challenges facing NATO allies in the Arctic is addressing these changes materially. The issue is comprehensive and involves combining means in order </w:t>
      </w:r>
      <w:r w:rsidRPr="0081384B">
        <w:rPr>
          <w:highlight w:val="cyan"/>
        </w:rPr>
        <w:t xml:space="preserve">to </w:t>
      </w:r>
      <w:r w:rsidRPr="0081384B">
        <w:rPr>
          <w:rStyle w:val="Emphasis"/>
          <w:highlight w:val="cyan"/>
        </w:rPr>
        <w:t>underpin deterrence</w:t>
      </w:r>
      <w:r w:rsidRPr="0081384B">
        <w:t xml:space="preserve">—of both warfare </w:t>
      </w:r>
      <w:r w:rsidRPr="0081384B">
        <w:rPr>
          <w:highlight w:val="cyan"/>
        </w:rPr>
        <w:t>and</w:t>
      </w:r>
      <w:r w:rsidRPr="0081384B">
        <w:t xml:space="preserve"> gray-zone actions—as well as to </w:t>
      </w:r>
      <w:r w:rsidRPr="0081384B">
        <w:rPr>
          <w:highlight w:val="cyan"/>
        </w:rPr>
        <w:t>prepare for</w:t>
      </w:r>
      <w:r w:rsidRPr="0081384B">
        <w:t xml:space="preserve"> potential </w:t>
      </w:r>
      <w:r w:rsidRPr="0081384B">
        <w:rPr>
          <w:highlight w:val="cyan"/>
        </w:rPr>
        <w:t>warfighting scenarios</w:t>
      </w:r>
      <w:r w:rsidRPr="0081384B">
        <w:t>. In responding to these challenges, Arctic states have an opportunity to learn from, and leverage, lessons from Ukraine on the role of technological development in contemporary warfare.</w:t>
      </w:r>
    </w:p>
    <w:p w14:paraId="6AC11575" w14:textId="77777777" w:rsidR="000D1B00" w:rsidRPr="0081384B" w:rsidRDefault="000D1B00" w:rsidP="000D1B00">
      <w:r w:rsidRPr="0081384B">
        <w:t>The Ukrainian battlefield has illustrated the strengths and limitations of several rapidly evolving technologies impacting the character of warfare. While some technological solutions have provided robust military advantages (e.g., the Starlink constellation) others have been caught in action-reaction cycles where advantages have been quickly neutralized by the adversary (e.g., certain configurations of drones or precision-guided artillery).</w:t>
      </w:r>
      <w:r w:rsidRPr="0081384B">
        <w:rPr>
          <w:vertAlign w:val="superscript"/>
        </w:rPr>
        <w:t>3</w:t>
      </w:r>
      <w:r w:rsidRPr="0081384B">
        <w:t> These lessons are already influencing the strategies and force postures of Arctic states, including Russia.</w:t>
      </w:r>
      <w:r w:rsidRPr="0081384B">
        <w:rPr>
          <w:vertAlign w:val="superscript"/>
        </w:rPr>
        <w:t>4</w:t>
      </w:r>
    </w:p>
    <w:p w14:paraId="0C6108BE" w14:textId="77777777" w:rsidR="000D1B00" w:rsidRPr="0081384B" w:rsidRDefault="000D1B00" w:rsidP="000D1B00">
      <w:r w:rsidRPr="0081384B">
        <w:rPr>
          <w:highlight w:val="cyan"/>
          <w:u w:val="single"/>
        </w:rPr>
        <w:t>Any response to the</w:t>
      </w:r>
      <w:r w:rsidRPr="0081384B">
        <w:rPr>
          <w:u w:val="single"/>
        </w:rPr>
        <w:t xml:space="preserve"> changing </w:t>
      </w:r>
      <w:r w:rsidRPr="0081384B">
        <w:rPr>
          <w:highlight w:val="cyan"/>
          <w:u w:val="single"/>
        </w:rPr>
        <w:t>Arctic security</w:t>
      </w:r>
      <w:r w:rsidRPr="0081384B">
        <w:rPr>
          <w:u w:val="single"/>
        </w:rPr>
        <w:t xml:space="preserve"> environment </w:t>
      </w:r>
      <w:r w:rsidRPr="0081384B">
        <w:rPr>
          <w:highlight w:val="cyan"/>
          <w:u w:val="single"/>
        </w:rPr>
        <w:t>requires</w:t>
      </w:r>
      <w:r w:rsidRPr="0081384B">
        <w:rPr>
          <w:u w:val="single"/>
        </w:rPr>
        <w:t xml:space="preserve"> addressing several key concerns</w:t>
      </w:r>
      <w:r w:rsidRPr="0081384B">
        <w:t xml:space="preserve">. The first is analyzing the vulnerabilities that impede </w:t>
      </w:r>
      <w:r w:rsidRPr="0081384B">
        <w:rPr>
          <w:highlight w:val="cyan"/>
        </w:rPr>
        <w:t>the ability</w:t>
      </w:r>
      <w:r w:rsidRPr="0081384B">
        <w:t xml:space="preserve"> of Arctic states </w:t>
      </w:r>
      <w:r w:rsidRPr="0081384B">
        <w:rPr>
          <w:highlight w:val="cyan"/>
        </w:rPr>
        <w:t>to</w:t>
      </w:r>
      <w:r w:rsidRPr="0081384B">
        <w:t xml:space="preserve"> credibly and capably both </w:t>
      </w:r>
      <w:r w:rsidRPr="0081384B">
        <w:rPr>
          <w:highlight w:val="cyan"/>
        </w:rPr>
        <w:t xml:space="preserve">deter </w:t>
      </w:r>
      <w:r w:rsidRPr="0081384B">
        <w:rPr>
          <w:u w:val="single"/>
        </w:rPr>
        <w:t xml:space="preserve">and fight </w:t>
      </w:r>
      <w:r w:rsidRPr="0081384B">
        <w:rPr>
          <w:highlight w:val="cyan"/>
          <w:u w:val="single"/>
        </w:rPr>
        <w:t>in the High North</w:t>
      </w:r>
      <w:r w:rsidRPr="0081384B">
        <w:t xml:space="preserve">. </w:t>
      </w:r>
      <w:r w:rsidRPr="0081384B">
        <w:rPr>
          <w:highlight w:val="cyan"/>
        </w:rPr>
        <w:t>At least</w:t>
      </w:r>
      <w:r w:rsidRPr="0081384B">
        <w:t xml:space="preserve"> partially due to the absence of an independent command, control, communications, computers, intelligence, surveillance, and reconnaissance (C4ISR) capability, situational awareness is a vulnerability of particular significance.</w:t>
      </w:r>
      <w:r w:rsidRPr="0081384B">
        <w:rPr>
          <w:vertAlign w:val="superscript"/>
        </w:rPr>
        <w:t>5</w:t>
      </w:r>
      <w:r w:rsidRPr="0081384B">
        <w:t> Arctic states are instead dependent on vulnerable undersea communications infrastructure, or space-based capabilities that are relatively scarce and characterized by intra-alliance dependency on the United States.</w:t>
      </w:r>
      <w:r w:rsidRPr="0081384B">
        <w:rPr>
          <w:vertAlign w:val="superscript"/>
        </w:rPr>
        <w:t>6</w:t>
      </w:r>
      <w:r w:rsidRPr="0081384B">
        <w:t> Additionally, Europe’s reliance on Norway as an energy provider is vulnerable to Russian gray-zone tactics.</w:t>
      </w:r>
      <w:r w:rsidRPr="0081384B">
        <w:rPr>
          <w:vertAlign w:val="superscript"/>
        </w:rPr>
        <w:t>7</w:t>
      </w:r>
    </w:p>
    <w:p w14:paraId="01990F55" w14:textId="77777777" w:rsidR="000D1B00" w:rsidRPr="0081384B" w:rsidRDefault="000D1B00" w:rsidP="000D1B00">
      <w:r w:rsidRPr="0081384B">
        <w:t xml:space="preserve">The second concern is addressing these vulnerabilities, taking stock of which technological capabilities will make a difference and how lessons from the war in Ukraine can be efficiently applied to strategy and force postures. </w:t>
      </w:r>
      <w:r w:rsidRPr="0081384B">
        <w:rPr>
          <w:highlight w:val="cyan"/>
          <w:u w:val="single"/>
        </w:rPr>
        <w:t>The</w:t>
      </w:r>
      <w:r w:rsidRPr="0081384B">
        <w:rPr>
          <w:u w:val="single"/>
        </w:rPr>
        <w:t xml:space="preserve"> most </w:t>
      </w:r>
      <w:r w:rsidRPr="0081384B">
        <w:rPr>
          <w:highlight w:val="cyan"/>
          <w:u w:val="single"/>
        </w:rPr>
        <w:t>immediate priority to alleviate Arctic security</w:t>
      </w:r>
      <w:r w:rsidRPr="0081384B">
        <w:rPr>
          <w:u w:val="single"/>
        </w:rPr>
        <w:t xml:space="preserve"> concerns </w:t>
      </w:r>
      <w:r w:rsidRPr="0081384B">
        <w:rPr>
          <w:highlight w:val="cyan"/>
          <w:u w:val="single"/>
        </w:rPr>
        <w:t>should be bolstering</w:t>
      </w:r>
      <w:r w:rsidRPr="0081384B">
        <w:rPr>
          <w:u w:val="single"/>
        </w:rPr>
        <w:t xml:space="preserve"> maritime </w:t>
      </w:r>
      <w:r w:rsidRPr="0081384B">
        <w:rPr>
          <w:rStyle w:val="Emphasis"/>
          <w:highlight w:val="cyan"/>
        </w:rPr>
        <w:t>domain awareness in the region</w:t>
      </w:r>
      <w:r w:rsidRPr="0081384B">
        <w:rPr>
          <w:u w:val="single"/>
        </w:rPr>
        <w:t xml:space="preserve">, </w:t>
      </w:r>
      <w:r w:rsidRPr="0081384B">
        <w:rPr>
          <w:highlight w:val="cyan"/>
          <w:u w:val="single"/>
        </w:rPr>
        <w:t>which</w:t>
      </w:r>
      <w:r w:rsidRPr="0081384B">
        <w:rPr>
          <w:u w:val="single"/>
        </w:rPr>
        <w:t xml:space="preserve"> directly </w:t>
      </w:r>
      <w:r w:rsidRPr="0081384B">
        <w:rPr>
          <w:highlight w:val="cyan"/>
          <w:u w:val="single"/>
        </w:rPr>
        <w:t>impacts</w:t>
      </w:r>
      <w:r w:rsidRPr="0081384B">
        <w:rPr>
          <w:u w:val="single"/>
        </w:rPr>
        <w:t xml:space="preserve"> European </w:t>
      </w:r>
      <w:r w:rsidRPr="0081384B">
        <w:rPr>
          <w:highlight w:val="cyan"/>
          <w:u w:val="single"/>
        </w:rPr>
        <w:t>energy security</w:t>
      </w:r>
      <w:r w:rsidRPr="0081384B">
        <w:rPr>
          <w:u w:val="single"/>
        </w:rPr>
        <w:t xml:space="preserve"> as well as </w:t>
      </w:r>
      <w:r w:rsidRPr="0081384B">
        <w:rPr>
          <w:highlight w:val="cyan"/>
          <w:u w:val="single"/>
        </w:rPr>
        <w:t>nuclear security and deterrence</w:t>
      </w:r>
      <w:r w:rsidRPr="0081384B">
        <w:rPr>
          <w:u w:val="single"/>
        </w:rPr>
        <w:t xml:space="preserve"> by enhancing NATO’s ability to detect, monitor, and respond to potential threats</w:t>
      </w:r>
      <w:r w:rsidRPr="0081384B">
        <w:t xml:space="preserve">. Ukraine has demonstrated the utility and resiliency of advanced space capabilities and unmanned systems when </w:t>
      </w:r>
      <w:r w:rsidRPr="0081384B">
        <w:rPr>
          <w:highlight w:val="cyan"/>
        </w:rPr>
        <w:t>used in</w:t>
      </w:r>
      <w:r w:rsidRPr="0081384B">
        <w:t xml:space="preserve"> nonpermissive environments. </w:t>
      </w:r>
      <w:r w:rsidRPr="0081384B">
        <w:rPr>
          <w:u w:val="single"/>
        </w:rPr>
        <w:t xml:space="preserve">As </w:t>
      </w:r>
      <w:r w:rsidRPr="0081384B">
        <w:rPr>
          <w:rStyle w:val="Emphasis"/>
          <w:highlight w:val="cyan"/>
        </w:rPr>
        <w:t>Arctic geography</w:t>
      </w:r>
      <w:r w:rsidRPr="0081384B">
        <w:rPr>
          <w:u w:val="single"/>
        </w:rPr>
        <w:t xml:space="preserve"> already creates dependency on satellites</w:t>
      </w:r>
      <w:r w:rsidRPr="0081384B">
        <w:t xml:space="preserve">, investing in space capabilities </w:t>
      </w:r>
      <w:r w:rsidRPr="0081384B">
        <w:rPr>
          <w:highlight w:val="cyan"/>
        </w:rPr>
        <w:t>should be a main priority</w:t>
      </w:r>
      <w:r w:rsidRPr="0081384B">
        <w:t xml:space="preserve">. Moreover, certain configurations of unmanned systems can cost-efficiently bolster both situational awareness </w:t>
      </w:r>
      <w:r w:rsidRPr="0081384B">
        <w:rPr>
          <w:highlight w:val="cyan"/>
        </w:rPr>
        <w:t>and</w:t>
      </w:r>
      <w:r w:rsidRPr="0081384B">
        <w:t xml:space="preserve"> offensive options in Arctic security.</w:t>
      </w:r>
    </w:p>
    <w:p w14:paraId="67EDED18" w14:textId="77777777" w:rsidR="000D1B00" w:rsidRPr="0081384B" w:rsidRDefault="000D1B00" w:rsidP="000D1B00">
      <w:pPr>
        <w:rPr>
          <w:b/>
          <w:bCs/>
        </w:rPr>
      </w:pPr>
      <w:r w:rsidRPr="0081384B">
        <w:rPr>
          <w:b/>
          <w:bCs/>
        </w:rPr>
        <w:t xml:space="preserve">The Utility of </w:t>
      </w:r>
      <w:r w:rsidRPr="0081384B">
        <w:rPr>
          <w:rStyle w:val="Emphasis"/>
          <w:highlight w:val="cyan"/>
        </w:rPr>
        <w:t>Situational Awareness</w:t>
      </w:r>
      <w:r w:rsidRPr="0081384B">
        <w:rPr>
          <w:b/>
          <w:bCs/>
          <w:highlight w:val="cyan"/>
        </w:rPr>
        <w:t xml:space="preserve"> in the Arctic</w:t>
      </w:r>
    </w:p>
    <w:p w14:paraId="2DAD9AEC" w14:textId="77777777" w:rsidR="000D1B00" w:rsidRPr="0081384B" w:rsidRDefault="000D1B00" w:rsidP="000D1B00">
      <w:r w:rsidRPr="0081384B">
        <w:t xml:space="preserve">Harnessing benefits from technological development </w:t>
      </w:r>
      <w:r w:rsidRPr="0081384B">
        <w:rPr>
          <w:highlight w:val="cyan"/>
        </w:rPr>
        <w:t>is</w:t>
      </w:r>
      <w:r w:rsidRPr="0081384B">
        <w:t xml:space="preserve"> particularly </w:t>
      </w:r>
      <w:r w:rsidRPr="0081384B">
        <w:rPr>
          <w:highlight w:val="cyan"/>
        </w:rPr>
        <w:t>important</w:t>
      </w:r>
      <w:r w:rsidRPr="0081384B">
        <w:t xml:space="preserve"> </w:t>
      </w:r>
      <w:r w:rsidRPr="0081384B">
        <w:rPr>
          <w:highlight w:val="cyan"/>
        </w:rPr>
        <w:t>given</w:t>
      </w:r>
      <w:r w:rsidRPr="0081384B">
        <w:t xml:space="preserve"> the ongoing geopolitical changes in the Arctic. Growing tension between NATO and Russia is likely to lead to increased naval activity in the High North, where vulnerable military, communications, and energy infrastructure is at risk of sabotage and interference. While China is unlikely to establish a significant presence in the Arctic, monitoring Chinese maritime traffic and their potential activities in building C4ISR ground infrastructure remains important.</w:t>
      </w:r>
      <w:r w:rsidRPr="0081384B">
        <w:rPr>
          <w:vertAlign w:val="superscript"/>
        </w:rPr>
        <w:t>8</w:t>
      </w:r>
      <w:r w:rsidRPr="0081384B">
        <w:t xml:space="preserve"> Monitoring Russian activity around its nuclear deterrent posture has been of particular consequence since the beginning of the war in Ukraine—in September 2024, </w:t>
      </w:r>
      <w:r w:rsidRPr="0081384B">
        <w:rPr>
          <w:u w:val="single"/>
        </w:rPr>
        <w:t xml:space="preserve">Russian president Vladimir </w:t>
      </w:r>
      <w:r w:rsidRPr="0081384B">
        <w:rPr>
          <w:highlight w:val="cyan"/>
          <w:u w:val="single"/>
        </w:rPr>
        <w:t xml:space="preserve">Putin announced changes to </w:t>
      </w:r>
      <w:r w:rsidRPr="0081384B">
        <w:rPr>
          <w:u w:val="single"/>
        </w:rPr>
        <w:t xml:space="preserve">Russia’s </w:t>
      </w:r>
      <w:r w:rsidRPr="0081384B">
        <w:rPr>
          <w:rStyle w:val="Emphasis"/>
          <w:highlight w:val="cyan"/>
        </w:rPr>
        <w:t>nuclear doctrine</w:t>
      </w:r>
      <w:r w:rsidRPr="0081384B">
        <w:rPr>
          <w:u w:val="single"/>
        </w:rPr>
        <w:t xml:space="preserve"> </w:t>
      </w:r>
      <w:r w:rsidRPr="0081384B">
        <w:rPr>
          <w:highlight w:val="cyan"/>
          <w:u w:val="single"/>
        </w:rPr>
        <w:t xml:space="preserve">involving an “expansion” </w:t>
      </w:r>
      <w:r w:rsidRPr="0081384B">
        <w:rPr>
          <w:u w:val="single"/>
        </w:rPr>
        <w:t>of its mission, although any substantial differences are yet to be revealed</w:t>
      </w:r>
      <w:r w:rsidRPr="0081384B">
        <w:t>.</w:t>
      </w:r>
      <w:r w:rsidRPr="0081384B">
        <w:rPr>
          <w:vertAlign w:val="superscript"/>
        </w:rPr>
        <w:t>9</w:t>
      </w:r>
    </w:p>
    <w:p w14:paraId="781D0F92" w14:textId="77777777" w:rsidR="000D1B00" w:rsidRPr="0081384B" w:rsidRDefault="000D1B00" w:rsidP="000D1B00">
      <w:r w:rsidRPr="0081384B">
        <w:rPr>
          <w:highlight w:val="cyan"/>
        </w:rPr>
        <w:t>The White House</w:t>
      </w:r>
      <w:r w:rsidRPr="0081384B">
        <w:t xml:space="preserve"> has already identified C4ISR capabilities as essential to its Arctic ambitions. Reflecting its “monitor-and-respond” global posture as outlined </w:t>
      </w:r>
      <w:r w:rsidRPr="0081384B">
        <w:rPr>
          <w:highlight w:val="cyan"/>
        </w:rPr>
        <w:t>in</w:t>
      </w:r>
      <w:r w:rsidRPr="0081384B">
        <w:t xml:space="preserve"> its National Defense Strategy, the United States asserts a general readiness to respond to threats in the Arctic along with its regional allies, yet highlights two focal points: the Arctic (1) houses various early-warning and intelligence, surveillance, and reconnaissance (ISR) capabilities, and (2) acts as the U.S. northern flank in carrying out Indo-Pacific operations.</w:t>
      </w:r>
      <w:r w:rsidRPr="0081384B">
        <w:rPr>
          <w:vertAlign w:val="superscript"/>
        </w:rPr>
        <w:t>10</w:t>
      </w:r>
      <w:r w:rsidRPr="0081384B">
        <w:t> </w:t>
      </w:r>
      <w:r w:rsidRPr="0081384B">
        <w:rPr>
          <w:u w:val="single"/>
        </w:rPr>
        <w:t xml:space="preserve">In </w:t>
      </w:r>
      <w:r w:rsidRPr="0081384B">
        <w:rPr>
          <w:highlight w:val="cyan"/>
          <w:u w:val="single"/>
        </w:rPr>
        <w:t>the strategy’s implementation</w:t>
      </w:r>
      <w:r w:rsidRPr="0081384B">
        <w:rPr>
          <w:u w:val="single"/>
        </w:rPr>
        <w:t xml:space="preserve"> plan, the first strategic objective </w:t>
      </w:r>
      <w:r w:rsidRPr="0081384B">
        <w:rPr>
          <w:highlight w:val="cyan"/>
          <w:u w:val="single"/>
        </w:rPr>
        <w:t xml:space="preserve">is </w:t>
      </w:r>
      <w:r w:rsidRPr="0081384B">
        <w:rPr>
          <w:u w:val="single"/>
        </w:rPr>
        <w:t xml:space="preserve">improving the </w:t>
      </w:r>
      <w:r w:rsidRPr="0081384B">
        <w:rPr>
          <w:highlight w:val="cyan"/>
          <w:u w:val="single"/>
        </w:rPr>
        <w:t>understanding of the Arctic</w:t>
      </w:r>
      <w:r w:rsidRPr="0081384B">
        <w:rPr>
          <w:u w:val="single"/>
        </w:rPr>
        <w:t xml:space="preserve"> operating </w:t>
      </w:r>
      <w:r w:rsidRPr="0081384B">
        <w:rPr>
          <w:highlight w:val="cyan"/>
          <w:u w:val="single"/>
        </w:rPr>
        <w:t>environment</w:t>
      </w:r>
      <w:r w:rsidRPr="0081384B">
        <w:rPr>
          <w:u w:val="single"/>
        </w:rPr>
        <w:t xml:space="preserve">, </w:t>
      </w:r>
      <w:r w:rsidRPr="0081384B">
        <w:rPr>
          <w:highlight w:val="cyan"/>
          <w:u w:val="single"/>
        </w:rPr>
        <w:t>particularly emphasizing</w:t>
      </w:r>
      <w:r w:rsidRPr="0081384B">
        <w:rPr>
          <w:u w:val="single"/>
        </w:rPr>
        <w:t xml:space="preserve"> the bolstering of space capabilities and maritime </w:t>
      </w:r>
      <w:r w:rsidRPr="0081384B">
        <w:rPr>
          <w:rStyle w:val="Emphasis"/>
          <w:highlight w:val="cyan"/>
        </w:rPr>
        <w:t>domain awareness</w:t>
      </w:r>
      <w:r w:rsidRPr="0081384B">
        <w:t>.</w:t>
      </w:r>
      <w:r w:rsidRPr="0081384B">
        <w:rPr>
          <w:vertAlign w:val="superscript"/>
        </w:rPr>
        <w:t>11</w:t>
      </w:r>
    </w:p>
    <w:p w14:paraId="0DEB4AF4" w14:textId="77777777" w:rsidR="000D1B00" w:rsidRDefault="000D1B00" w:rsidP="000D1B00">
      <w:pPr>
        <w:rPr>
          <w:u w:val="single"/>
          <w:vertAlign w:val="superscript"/>
        </w:rPr>
      </w:pPr>
      <w:r w:rsidRPr="0081384B">
        <w:rPr>
          <w:highlight w:val="cyan"/>
          <w:u w:val="single"/>
        </w:rPr>
        <w:t>The strategic utility</w:t>
      </w:r>
      <w:r w:rsidRPr="0081384B">
        <w:rPr>
          <w:u w:val="single"/>
        </w:rPr>
        <w:t xml:space="preserve"> </w:t>
      </w:r>
      <w:r w:rsidRPr="0081384B">
        <w:rPr>
          <w:highlight w:val="cyan"/>
          <w:u w:val="single"/>
        </w:rPr>
        <w:t>of</w:t>
      </w:r>
      <w:r w:rsidRPr="0081384B">
        <w:rPr>
          <w:u w:val="single"/>
        </w:rPr>
        <w:t xml:space="preserve"> an </w:t>
      </w:r>
      <w:r w:rsidRPr="0081384B">
        <w:rPr>
          <w:highlight w:val="cyan"/>
          <w:u w:val="single"/>
        </w:rPr>
        <w:t xml:space="preserve">Arctic presence is </w:t>
      </w:r>
      <w:r w:rsidRPr="0081384B">
        <w:rPr>
          <w:u w:val="single"/>
        </w:rPr>
        <w:t xml:space="preserve">considerable </w:t>
      </w:r>
      <w:r w:rsidRPr="0081384B">
        <w:rPr>
          <w:rStyle w:val="Emphasis"/>
          <w:highlight w:val="cyan"/>
        </w:rPr>
        <w:t>for early warning</w:t>
      </w:r>
      <w:r w:rsidRPr="0081384B">
        <w:rPr>
          <w:highlight w:val="cyan"/>
          <w:u w:val="single"/>
        </w:rPr>
        <w:t xml:space="preserve"> </w:t>
      </w:r>
      <w:r w:rsidRPr="0081384B">
        <w:rPr>
          <w:u w:val="single"/>
        </w:rPr>
        <w:t xml:space="preserve">purposes. </w:t>
      </w:r>
      <w:r w:rsidRPr="0081384B">
        <w:rPr>
          <w:highlight w:val="cyan"/>
          <w:u w:val="single"/>
        </w:rPr>
        <w:t>Its</w:t>
      </w:r>
      <w:r w:rsidRPr="0081384B">
        <w:rPr>
          <w:u w:val="single"/>
        </w:rPr>
        <w:t xml:space="preserve"> geographical </w:t>
      </w:r>
      <w:r w:rsidRPr="0081384B">
        <w:rPr>
          <w:highlight w:val="cyan"/>
          <w:u w:val="single"/>
        </w:rPr>
        <w:t>location</w:t>
      </w:r>
      <w:r w:rsidRPr="0081384B">
        <w:rPr>
          <w:u w:val="single"/>
        </w:rPr>
        <w:t xml:space="preserve"> </w:t>
      </w:r>
      <w:r w:rsidRPr="0081384B">
        <w:rPr>
          <w:highlight w:val="cyan"/>
          <w:u w:val="single"/>
        </w:rPr>
        <w:t>makes the Arctic</w:t>
      </w:r>
      <w:r w:rsidRPr="0081384B">
        <w:rPr>
          <w:u w:val="single"/>
        </w:rPr>
        <w:t xml:space="preserve"> </w:t>
      </w:r>
      <w:r w:rsidRPr="0081384B">
        <w:rPr>
          <w:highlight w:val="cyan"/>
          <w:u w:val="single"/>
        </w:rPr>
        <w:t>a</w:t>
      </w:r>
      <w:r w:rsidRPr="0081384B">
        <w:rPr>
          <w:u w:val="single"/>
        </w:rPr>
        <w:t xml:space="preserve">n important </w:t>
      </w:r>
      <w:r w:rsidRPr="0081384B">
        <w:rPr>
          <w:highlight w:val="cyan"/>
          <w:u w:val="single"/>
        </w:rPr>
        <w:t>vantage point for</w:t>
      </w:r>
      <w:r w:rsidRPr="0081384B">
        <w:rPr>
          <w:u w:val="single"/>
        </w:rPr>
        <w:t xml:space="preserve"> </w:t>
      </w:r>
      <w:r w:rsidRPr="0081384B">
        <w:rPr>
          <w:rStyle w:val="Emphasis"/>
          <w:highlight w:val="cyan"/>
        </w:rPr>
        <w:t>monitoring</w:t>
      </w:r>
      <w:r w:rsidRPr="0081384B">
        <w:rPr>
          <w:rStyle w:val="Emphasis"/>
        </w:rPr>
        <w:t xml:space="preserve"> potential </w:t>
      </w:r>
      <w:r w:rsidRPr="0081384B">
        <w:rPr>
          <w:rStyle w:val="Emphasis"/>
          <w:highlight w:val="cyan"/>
        </w:rPr>
        <w:t>ballistic missile launches</w:t>
      </w:r>
      <w:r w:rsidRPr="0081384B">
        <w:rPr>
          <w:highlight w:val="cyan"/>
          <w:u w:val="single"/>
        </w:rPr>
        <w:t xml:space="preserve"> and</w:t>
      </w:r>
      <w:r w:rsidRPr="0081384B">
        <w:rPr>
          <w:u w:val="single"/>
        </w:rPr>
        <w:t xml:space="preserve"> other </w:t>
      </w:r>
      <w:r w:rsidRPr="0081384B">
        <w:rPr>
          <w:highlight w:val="cyan"/>
          <w:u w:val="single"/>
        </w:rPr>
        <w:t>airborne threats</w:t>
      </w:r>
      <w:r w:rsidRPr="0081384B">
        <w:t>.</w:t>
      </w:r>
      <w:r w:rsidRPr="0081384B">
        <w:rPr>
          <w:vertAlign w:val="superscript"/>
        </w:rPr>
        <w:t>12</w:t>
      </w:r>
      <w:r w:rsidRPr="0081384B">
        <w:t xml:space="preserve"> Russia and the United States—with its allies—depend on Arctic infrastructure for their early warning systems, both through ground-based radars and ground stations for satellite communications (SATCOM). Russia and China are increasingly collaborating in developing defense technology, decidedly prioritizing space and new technologies, and it is with </w:t>
      </w:r>
      <w:r w:rsidRPr="0081384B">
        <w:rPr>
          <w:u w:val="single"/>
        </w:rPr>
        <w:t>Russia’s cooperation that China is seeking to develop and deploy its own early warning infrastructure.</w:t>
      </w:r>
      <w:r w:rsidRPr="0081384B">
        <w:rPr>
          <w:u w:val="single"/>
          <w:vertAlign w:val="superscript"/>
        </w:rPr>
        <w:t>13</w:t>
      </w:r>
    </w:p>
    <w:p w14:paraId="16A7304F" w14:textId="77777777" w:rsidR="000D1B00" w:rsidRDefault="000D1B00" w:rsidP="000D1B00">
      <w:pPr>
        <w:pStyle w:val="Heading4"/>
        <w:rPr>
          <w:sz w:val="32"/>
          <w:szCs w:val="32"/>
        </w:rPr>
      </w:pPr>
      <w:r>
        <w:rPr>
          <w:sz w:val="32"/>
          <w:szCs w:val="32"/>
        </w:rPr>
        <w:t>Arctic sensors are necessary for the golden dome.</w:t>
      </w:r>
    </w:p>
    <w:p w14:paraId="26F50CFC" w14:textId="77777777" w:rsidR="000D1B00" w:rsidRPr="007D6999" w:rsidRDefault="000D1B00" w:rsidP="000D1B00">
      <w:pPr>
        <w:rPr>
          <w:rStyle w:val="Style13ptBold"/>
          <w:b w:val="0"/>
          <w:bCs w:val="0"/>
          <w:sz w:val="16"/>
        </w:rPr>
      </w:pPr>
      <w:r w:rsidRPr="007D6999">
        <w:rPr>
          <w:rStyle w:val="Style13ptBold"/>
        </w:rPr>
        <w:t xml:space="preserve">BOUFFARD, LACKENBAUER, CHARRON et al </w:t>
      </w:r>
      <w:r>
        <w:rPr>
          <w:rStyle w:val="Style13ptBold"/>
        </w:rPr>
        <w:t>’</w:t>
      </w:r>
      <w:r w:rsidRPr="007D6999">
        <w:rPr>
          <w:rStyle w:val="Style13ptBold"/>
        </w:rPr>
        <w:t>25</w:t>
      </w:r>
      <w:r>
        <w:rPr>
          <w:rStyle w:val="Style13ptBold"/>
          <w:b w:val="0"/>
          <w:bCs w:val="0"/>
        </w:rPr>
        <w:t xml:space="preserve"> </w:t>
      </w:r>
      <w:r w:rsidRPr="007D6999">
        <w:rPr>
          <w:rStyle w:val="Style13ptBold"/>
          <w:b w:val="0"/>
          <w:bCs w:val="0"/>
          <w:sz w:val="16"/>
        </w:rPr>
        <w:t>(Troy Bouffard is director of the Center for Arctic Security and Resilience at the University of Alaska Fairbanks. Whitney Lackenbauer is Canada Research Chair in the Study of the Canadian North and a professor at the School for the Study of Canada at Trent University. Andrea Charron is director of the Centre for Defence and Security Studies (CDSS) and a professor of political studies at the University of Manitoba. This article was originally published by the Wilson Center as ‘The “Iron Dome” and implications for the North.’, The Golden Dome and implications for the North, The Watch, 6/28/25)</w:t>
      </w:r>
    </w:p>
    <w:p w14:paraId="21FFE190" w14:textId="77777777" w:rsidR="000D1B00" w:rsidRDefault="000D1B00" w:rsidP="000D1B00">
      <w:pPr>
        <w:rPr>
          <w:sz w:val="16"/>
          <w:szCs w:val="32"/>
        </w:rPr>
      </w:pPr>
    </w:p>
    <w:p w14:paraId="707D05C2" w14:textId="77777777" w:rsidR="000D1B00" w:rsidRDefault="000D1B00" w:rsidP="000D1B00">
      <w:pPr>
        <w:rPr>
          <w:sz w:val="16"/>
          <w:szCs w:val="32"/>
        </w:rPr>
      </w:pPr>
    </w:p>
    <w:p w14:paraId="0752E961" w14:textId="77777777" w:rsidR="000D1B00" w:rsidRPr="007D6999" w:rsidRDefault="000D1B00" w:rsidP="000D1B00">
      <w:pPr>
        <w:rPr>
          <w:sz w:val="16"/>
          <w:szCs w:val="32"/>
        </w:rPr>
      </w:pPr>
      <w:r w:rsidRPr="007D6999">
        <w:rPr>
          <w:sz w:val="16"/>
          <w:szCs w:val="32"/>
        </w:rPr>
        <w:t>U.S. President Donald Trump signed an executive order (EO) on January 27, 2025, directing the U.S. Department of Defense to build an “Iron Dome for America,” which is shorthand for a next-generation missile defense shield for the United States (and since rebranded as the Golden Dome). “Over the past 40 years, rather than lessening, the threat from next-generation strategic weapons has become more intense and complex with the development by peer and near-peer adversaries of next-generation delivery systems and their own homeland integrated air and missile defense capabilities,” the EO noted. Although skeptics have questioned the cost and technological feasibility of a Golden Dome, the need to defend North America against ballistic, hypersonic, advanced cruise missiles and other next-generation aerial attacks from peer, near-peer and rogue adversaries is now a U.S. priority.</w:t>
      </w:r>
    </w:p>
    <w:p w14:paraId="12CFD222" w14:textId="77777777" w:rsidR="000D1B00" w:rsidRPr="007D6999" w:rsidRDefault="000D1B00" w:rsidP="000D1B00">
      <w:pPr>
        <w:rPr>
          <w:sz w:val="16"/>
          <w:szCs w:val="32"/>
        </w:rPr>
      </w:pPr>
    </w:p>
    <w:p w14:paraId="49BD160D" w14:textId="77777777" w:rsidR="000D1B00" w:rsidRPr="007D6999" w:rsidRDefault="000D1B00" w:rsidP="000D1B00">
      <w:pPr>
        <w:rPr>
          <w:sz w:val="16"/>
          <w:szCs w:val="32"/>
        </w:rPr>
      </w:pPr>
      <w:r w:rsidRPr="007D6999">
        <w:rPr>
          <w:sz w:val="16"/>
          <w:szCs w:val="32"/>
        </w:rPr>
        <w:t xml:space="preserve">Many will think of Israel’s 10 Iron Dome batteries, which can cover about 150 kilometers, to guard against missiles launched from relatively short ranges. Israel also has other systems (David’s Sling, Arrow System and THAAD), which together form a system of systems to protect 9.4 million people and about 22,000 square kilometers of land. </w:t>
      </w:r>
      <w:r w:rsidRPr="007D6999">
        <w:rPr>
          <w:sz w:val="16"/>
        </w:rPr>
        <w:t>A</w:t>
      </w:r>
      <w:r w:rsidRPr="006514A0">
        <w:t xml:space="preserve"> </w:t>
      </w:r>
      <w:r w:rsidRPr="006514A0">
        <w:rPr>
          <w:rStyle w:val="StyleUnderline"/>
          <w:sz w:val="32"/>
          <w:szCs w:val="32"/>
          <w:highlight w:val="yellow"/>
        </w:rPr>
        <w:t>Golden Dome</w:t>
      </w:r>
      <w:r w:rsidRPr="006514A0">
        <w:rPr>
          <w:rStyle w:val="StyleUnderline"/>
          <w:sz w:val="32"/>
          <w:szCs w:val="32"/>
        </w:rPr>
        <w:t xml:space="preserve"> </w:t>
      </w:r>
      <w:r w:rsidRPr="006514A0">
        <w:rPr>
          <w:sz w:val="32"/>
          <w:szCs w:val="32"/>
        </w:rPr>
        <w:t xml:space="preserve">for the U.S. </w:t>
      </w:r>
      <w:r w:rsidRPr="006514A0">
        <w:rPr>
          <w:rStyle w:val="StyleUnderline"/>
          <w:sz w:val="32"/>
          <w:szCs w:val="32"/>
          <w:highlight w:val="yellow"/>
        </w:rPr>
        <w:t>will</w:t>
      </w:r>
      <w:r w:rsidRPr="006514A0">
        <w:rPr>
          <w:sz w:val="32"/>
          <w:szCs w:val="32"/>
        </w:rPr>
        <w:t xml:space="preserve"> </w:t>
      </w:r>
      <w:r w:rsidRPr="007D6999">
        <w:rPr>
          <w:sz w:val="16"/>
          <w:szCs w:val="32"/>
        </w:rPr>
        <w:t xml:space="preserve">be on a scale, size and level of complexity to deal with the myriad missile threats (and their trajectories, flight paths and delivery systems) that will stretch the capabilities of engineers, scientists and the military. </w:t>
      </w:r>
      <w:r w:rsidRPr="006514A0">
        <w:rPr>
          <w:rStyle w:val="StyleUnderline"/>
          <w:sz w:val="32"/>
          <w:szCs w:val="32"/>
        </w:rPr>
        <w:t xml:space="preserve">The system could </w:t>
      </w:r>
      <w:r w:rsidRPr="006514A0">
        <w:rPr>
          <w:rStyle w:val="StyleUnderline"/>
          <w:sz w:val="32"/>
          <w:szCs w:val="32"/>
          <w:highlight w:val="yellow"/>
        </w:rPr>
        <w:t>cover</w:t>
      </w:r>
      <w:r w:rsidRPr="006514A0">
        <w:rPr>
          <w:rStyle w:val="StyleUnderline"/>
          <w:sz w:val="32"/>
          <w:szCs w:val="32"/>
        </w:rPr>
        <w:t xml:space="preserve"> North America, including Canada, its </w:t>
      </w:r>
      <w:r w:rsidRPr="006514A0">
        <w:rPr>
          <w:rStyle w:val="StyleUnderline"/>
          <w:sz w:val="32"/>
          <w:szCs w:val="32"/>
          <w:highlight w:val="yellow"/>
        </w:rPr>
        <w:t>Arctic</w:t>
      </w:r>
      <w:r w:rsidRPr="006514A0">
        <w:rPr>
          <w:rStyle w:val="StyleUnderline"/>
          <w:sz w:val="32"/>
          <w:szCs w:val="32"/>
        </w:rPr>
        <w:t xml:space="preserve"> </w:t>
      </w:r>
      <w:r w:rsidRPr="006514A0">
        <w:rPr>
          <w:rStyle w:val="StyleUnderline"/>
          <w:sz w:val="32"/>
          <w:szCs w:val="32"/>
          <w:highlight w:val="yellow"/>
        </w:rPr>
        <w:t>and</w:t>
      </w:r>
      <w:r w:rsidRPr="006514A0">
        <w:rPr>
          <w:rStyle w:val="StyleUnderline"/>
          <w:sz w:val="32"/>
          <w:szCs w:val="32"/>
        </w:rPr>
        <w:t xml:space="preserve"> </w:t>
      </w:r>
      <w:r w:rsidRPr="006514A0">
        <w:rPr>
          <w:rStyle w:val="StyleUnderline"/>
          <w:sz w:val="32"/>
          <w:szCs w:val="32"/>
          <w:highlight w:val="yellow"/>
        </w:rPr>
        <w:t>Alaska</w:t>
      </w:r>
      <w:r w:rsidRPr="006514A0">
        <w:rPr>
          <w:rStyle w:val="StyleUnderline"/>
          <w:sz w:val="32"/>
          <w:szCs w:val="32"/>
        </w:rPr>
        <w:t>, protecting more than 380 million people and more than 19 million square kilometers.</w:t>
      </w:r>
      <w:r w:rsidRPr="006514A0">
        <w:rPr>
          <w:sz w:val="32"/>
          <w:szCs w:val="32"/>
        </w:rPr>
        <w:t xml:space="preserve"> </w:t>
      </w:r>
      <w:r w:rsidRPr="007D6999">
        <w:rPr>
          <w:sz w:val="16"/>
          <w:szCs w:val="32"/>
        </w:rPr>
        <w:t>However, for this current iteration of the EO, the Golden Dome will likely concentrate on the United States; the EO is clear that it is the Golden Dome for America. The technical necessity for comprehensive space-based architecture and additional costs for systems to cover the entire continent of North America is beyond the current defense directive. The EO hints, however, at a role for allies and partners noting, “Increase[d] bilateral and multilateral cooperation on missile defense technology development, capabilities, and operations” is required. Canada and other allies will have important parts to play.</w:t>
      </w:r>
    </w:p>
    <w:p w14:paraId="7603D74C" w14:textId="77777777" w:rsidR="000D1B00" w:rsidRPr="007D6999" w:rsidRDefault="000D1B00" w:rsidP="000D1B00">
      <w:pPr>
        <w:rPr>
          <w:sz w:val="16"/>
          <w:szCs w:val="32"/>
        </w:rPr>
      </w:pPr>
    </w:p>
    <w:p w14:paraId="0C677201" w14:textId="77777777" w:rsidR="000D1B00" w:rsidRPr="007D6999" w:rsidRDefault="000D1B00" w:rsidP="000D1B00">
      <w:pPr>
        <w:rPr>
          <w:sz w:val="16"/>
          <w:szCs w:val="32"/>
        </w:rPr>
      </w:pPr>
      <w:r w:rsidRPr="007D6999">
        <w:rPr>
          <w:sz w:val="16"/>
          <w:szCs w:val="32"/>
        </w:rPr>
        <w:t>Retired U.S. Adm. James Stavridis, the former Supreme Allied Commander of NATO, recently outlined the three elements of a successful Golden Dome: space-based sensors and interceptors; artificial intelligence to fuse and analyze information; and the ability to design, build and implement a new method of destroying incoming missiles including with lasers.</w:t>
      </w:r>
    </w:p>
    <w:p w14:paraId="778D3959" w14:textId="77777777" w:rsidR="000D1B00" w:rsidRPr="007D6999" w:rsidRDefault="000D1B00" w:rsidP="000D1B00">
      <w:pPr>
        <w:rPr>
          <w:sz w:val="16"/>
          <w:szCs w:val="32"/>
        </w:rPr>
      </w:pPr>
    </w:p>
    <w:p w14:paraId="7FDDF2E1" w14:textId="77777777" w:rsidR="000D1B00" w:rsidRPr="007D6999" w:rsidRDefault="000D1B00" w:rsidP="000D1B00">
      <w:pPr>
        <w:rPr>
          <w:sz w:val="16"/>
          <w:szCs w:val="32"/>
        </w:rPr>
      </w:pPr>
      <w:r w:rsidRPr="007D6999">
        <w:rPr>
          <w:sz w:val="16"/>
          <w:szCs w:val="32"/>
        </w:rPr>
        <w:t>The clarion call to protect North America has been made by successive commanders of the U.S. Northern Command (USNORTHCOM) and North American Aerospace Defense Command (NORAD). The goal of militaries is to have all-domain awareness and defense of North America, informed by sensors from seabed to outer space, that support deterrence by denial. Deterrence by denial aims to change the calculus of adversaries by permitting North America to see as far away as possible, in time and space, to give the commander information dominance and decision superiority. In other words, if North America can detect potential threats earlier, governments have more options to respond, especially options that do not involve force. Golden Dome could fundamentally reshape how the U.S. thinks about defense and redefine integrated air and missile defense systems. But answers about what to defend and from what need to come first.</w:t>
      </w:r>
    </w:p>
    <w:p w14:paraId="00BBA325" w14:textId="77777777" w:rsidR="000D1B00" w:rsidRPr="007D6999" w:rsidRDefault="000D1B00" w:rsidP="000D1B00">
      <w:pPr>
        <w:rPr>
          <w:sz w:val="16"/>
          <w:szCs w:val="32"/>
        </w:rPr>
      </w:pPr>
    </w:p>
    <w:p w14:paraId="396E6A3B" w14:textId="77777777" w:rsidR="000D1B00" w:rsidRPr="007D6999" w:rsidRDefault="000D1B00" w:rsidP="000D1B00">
      <w:pPr>
        <w:rPr>
          <w:sz w:val="16"/>
          <w:szCs w:val="32"/>
        </w:rPr>
      </w:pPr>
      <w:r w:rsidRPr="007D6999">
        <w:rPr>
          <w:sz w:val="16"/>
          <w:szCs w:val="32"/>
        </w:rPr>
        <w:t>There are eye-watering costs, not to mention logistical and engineering issues that will need to be tackled. Rather than one system to cover all of North America, it is more likely to be many systems in many domains to deal with different missile threats that protect the continental U.S. at the early stages and expand from there with individual, likely ground-based and aerial systems, for Canada and Alaska.</w:t>
      </w:r>
    </w:p>
    <w:p w14:paraId="5BEE1E38" w14:textId="77777777" w:rsidR="000D1B00" w:rsidRPr="007D6999" w:rsidRDefault="000D1B00" w:rsidP="000D1B00">
      <w:pPr>
        <w:rPr>
          <w:sz w:val="16"/>
          <w:szCs w:val="32"/>
        </w:rPr>
      </w:pPr>
    </w:p>
    <w:p w14:paraId="590A25E8" w14:textId="77777777" w:rsidR="000D1B00" w:rsidRPr="007D6999" w:rsidRDefault="000D1B00" w:rsidP="000D1B00">
      <w:pPr>
        <w:rPr>
          <w:sz w:val="16"/>
          <w:szCs w:val="32"/>
        </w:rPr>
      </w:pPr>
      <w:r w:rsidRPr="007D6999">
        <w:rPr>
          <w:sz w:val="16"/>
        </w:rPr>
        <w:t>Missile defense and modernizing early warning systems in the North American Arctic are complicated by the lack of persistent satellite communications capabilities above 60 degrees latitude. Today’s effective missile defense systems</w:t>
      </w:r>
      <w:r w:rsidRPr="007D6999">
        <w:rPr>
          <w:sz w:val="16"/>
          <w:szCs w:val="32"/>
        </w:rPr>
        <w:t xml:space="preserve"> are extremely information-intensive, and future versions will be more so. One reason the F-35 is so hotly anticipated in Canada is because it is a data and information vacuum, but managing such information flows requires new communications capabilities. Technical issues posed by the Arctic location include frequent low cloud cover, aurora effects, maintaining a stable power supply, thermal management for optics, ice formation, protecting sensitive optical components and complex atmospheric turbulence, among many others. Adequate supply chains and industry capacity are other challenges.</w:t>
      </w:r>
    </w:p>
    <w:p w14:paraId="755D0DC5" w14:textId="77777777" w:rsidR="000D1B00" w:rsidRPr="006514A0" w:rsidRDefault="000D1B00" w:rsidP="000D1B00">
      <w:pPr>
        <w:rPr>
          <w:sz w:val="32"/>
          <w:szCs w:val="32"/>
        </w:rPr>
      </w:pPr>
    </w:p>
    <w:p w14:paraId="0DE62C44" w14:textId="77777777" w:rsidR="000D1B00" w:rsidRPr="007D6999" w:rsidRDefault="000D1B00" w:rsidP="000D1B00">
      <w:pPr>
        <w:rPr>
          <w:sz w:val="16"/>
          <w:szCs w:val="32"/>
        </w:rPr>
      </w:pPr>
      <w:r w:rsidRPr="007D6999">
        <w:rPr>
          <w:sz w:val="32"/>
          <w:szCs w:val="32"/>
          <w:highlight w:val="yellow"/>
          <w:u w:val="single"/>
        </w:rPr>
        <w:t>Strategically, the Arctic is a critical portion of the future Golden Dome,</w:t>
      </w:r>
      <w:r w:rsidRPr="006514A0">
        <w:rPr>
          <w:sz w:val="32"/>
          <w:szCs w:val="32"/>
          <w:u w:val="single"/>
        </w:rPr>
        <w:t xml:space="preserve"> </w:t>
      </w:r>
      <w:r w:rsidRPr="007D6999">
        <w:rPr>
          <w:sz w:val="32"/>
          <w:szCs w:val="32"/>
          <w:highlight w:val="yellow"/>
          <w:u w:val="single"/>
        </w:rPr>
        <w:t>especially for cruise missiles, given the shortest avenue of approach for many adversaries’ delivery systems is over the Arctic</w:t>
      </w:r>
      <w:r w:rsidRPr="006514A0">
        <w:rPr>
          <w:sz w:val="32"/>
          <w:szCs w:val="32"/>
        </w:rPr>
        <w:t xml:space="preserve">. </w:t>
      </w:r>
      <w:r w:rsidRPr="007D6999">
        <w:rPr>
          <w:sz w:val="16"/>
          <w:szCs w:val="32"/>
        </w:rPr>
        <w:t>Analysts have wrestled with missile defense for decades, including the U.S. Missile Defense Agency, U.S. Strategic Command, USNORTHCOM, NORAD, U.S. Space Force (and component commands), and Defence Research Development, Canada’s missile defense research programs.</w:t>
      </w:r>
    </w:p>
    <w:p w14:paraId="523CDD2E" w14:textId="77777777" w:rsidR="000D1B00" w:rsidRPr="007D6999" w:rsidRDefault="000D1B00" w:rsidP="000D1B00">
      <w:pPr>
        <w:rPr>
          <w:sz w:val="16"/>
          <w:szCs w:val="32"/>
        </w:rPr>
      </w:pPr>
    </w:p>
    <w:p w14:paraId="03FE1B8F" w14:textId="77777777" w:rsidR="000D1B00" w:rsidRPr="007D6999" w:rsidRDefault="000D1B00" w:rsidP="000D1B00">
      <w:pPr>
        <w:rPr>
          <w:sz w:val="16"/>
          <w:szCs w:val="32"/>
        </w:rPr>
      </w:pPr>
      <w:r w:rsidRPr="007D6999">
        <w:rPr>
          <w:sz w:val="16"/>
          <w:szCs w:val="32"/>
        </w:rPr>
        <w:t xml:space="preserve">Canada, which contributes to and benefits from its longstanding binational NORAD with the U.S., shares these concerns and has committed to help address them through NORAD modernization programs, including promises to enhance its military footprint in the northern approaches to North America. NORAD warns of incoming missiles, but USNORTHCOM decides which ones to defeat using its Ground-Based Midcourse Defense (GMD) System, which is oriented to defeat intercontinental ballistic missiles from North Korea or Iran but is unable to manage the large and more sophisticated Russian and Chinese missiles. </w:t>
      </w:r>
      <w:r w:rsidRPr="006514A0">
        <w:rPr>
          <w:sz w:val="32"/>
          <w:szCs w:val="32"/>
          <w:highlight w:val="yellow"/>
          <w:u w:val="single"/>
        </w:rPr>
        <w:t>NORAD’s North Warning System</w:t>
      </w:r>
      <w:r w:rsidRPr="007D6999">
        <w:rPr>
          <w:sz w:val="32"/>
          <w:szCs w:val="32"/>
          <w:u w:val="single"/>
        </w:rPr>
        <w:t xml:space="preserve">, a series of short- and long-range radars, </w:t>
      </w:r>
      <w:r w:rsidRPr="006514A0">
        <w:rPr>
          <w:sz w:val="32"/>
          <w:szCs w:val="32"/>
          <w:highlight w:val="yellow"/>
          <w:u w:val="single"/>
        </w:rPr>
        <w:t>and future Arctic and Polar Over the Horizon Radar systems will be essential sources of information. The latter two will be able to see far beyond North America and into the Arctic and the Greenland-Iceland-United Kingdom gap.</w:t>
      </w:r>
      <w:r w:rsidRPr="006514A0">
        <w:rPr>
          <w:sz w:val="32"/>
          <w:szCs w:val="32"/>
        </w:rPr>
        <w:t xml:space="preserve"> </w:t>
      </w:r>
      <w:r w:rsidRPr="007D6999">
        <w:rPr>
          <w:sz w:val="16"/>
          <w:szCs w:val="32"/>
        </w:rPr>
        <w:t>A firm commitment to contribute to the Golden Dome is an important shift in policy for Canada.</w:t>
      </w:r>
    </w:p>
    <w:p w14:paraId="4673FB5D" w14:textId="77777777" w:rsidR="000D1B00" w:rsidRPr="007D6999" w:rsidRDefault="000D1B00" w:rsidP="000D1B00">
      <w:pPr>
        <w:rPr>
          <w:sz w:val="16"/>
          <w:szCs w:val="32"/>
        </w:rPr>
      </w:pPr>
    </w:p>
    <w:p w14:paraId="6A7F0463" w14:textId="77777777" w:rsidR="000D1B00" w:rsidRPr="007D6999" w:rsidRDefault="000D1B00" w:rsidP="000D1B00">
      <w:pPr>
        <w:rPr>
          <w:sz w:val="16"/>
          <w:szCs w:val="32"/>
        </w:rPr>
      </w:pPr>
      <w:r w:rsidRPr="007D6999">
        <w:rPr>
          <w:sz w:val="16"/>
          <w:szCs w:val="32"/>
        </w:rPr>
        <w:t>The deadlines the EO sets for initial concepts are tight, and off-the-shelf options likely will be preferred. NORAD will continue to defend all of North America with its three missions: aerospace warning and control and maritime warning.</w:t>
      </w:r>
    </w:p>
    <w:p w14:paraId="25D82F7F" w14:textId="77777777" w:rsidR="000D1B00" w:rsidRPr="007D6999" w:rsidRDefault="000D1B00" w:rsidP="000D1B00">
      <w:pPr>
        <w:rPr>
          <w:sz w:val="16"/>
          <w:szCs w:val="32"/>
        </w:rPr>
      </w:pPr>
    </w:p>
    <w:p w14:paraId="71A2D355" w14:textId="77777777" w:rsidR="000D1B00" w:rsidRDefault="000D1B00" w:rsidP="000D1B00">
      <w:pPr>
        <w:rPr>
          <w:sz w:val="16"/>
          <w:szCs w:val="32"/>
        </w:rPr>
      </w:pPr>
      <w:r w:rsidRPr="007D6999">
        <w:rPr>
          <w:sz w:val="16"/>
          <w:szCs w:val="32"/>
        </w:rPr>
        <w:t>There is great opportunity for Canada to rethink its defense posture and the sensors hosted by it and its space-based assets (such as Sapphire). It could catalyze deeper bilateral cooperation in continental defense, pushing both countries to develop new capabilities tailored to high-latitude operations. The U.S.is defended with the help of allies and is the basis of Franklin D. Roosevelt’s famous pledge in 1938 delivered in Kingston, Ontario, that the American people will “not stand idly by.” Canada must be ready to do its part.</w:t>
      </w:r>
    </w:p>
    <w:p w14:paraId="0E924690" w14:textId="77777777" w:rsidR="000D1B00" w:rsidRPr="00B136AD" w:rsidRDefault="000D1B00" w:rsidP="000D1B00">
      <w:pPr>
        <w:rPr>
          <w:sz w:val="32"/>
          <w:szCs w:val="32"/>
        </w:rPr>
      </w:pPr>
    </w:p>
    <w:p w14:paraId="1CA9BE55" w14:textId="77777777" w:rsidR="000D1B00" w:rsidRPr="00DD112B" w:rsidRDefault="000D1B00" w:rsidP="000D1B00"/>
    <w:p w14:paraId="36F78950" w14:textId="77777777" w:rsidR="000D1B00" w:rsidRDefault="000D1B00" w:rsidP="000D1B00">
      <w:pPr>
        <w:pStyle w:val="Heading4"/>
      </w:pPr>
      <w:r w:rsidRPr="003518A4">
        <w:t>The arctic region is critical for missile defense</w:t>
      </w:r>
    </w:p>
    <w:p w14:paraId="515B9203" w14:textId="77777777" w:rsidR="000D1B00" w:rsidRDefault="000D1B00" w:rsidP="000D1B00">
      <w:pPr>
        <w:spacing w:after="0"/>
        <w:rPr>
          <w:rFonts w:eastAsia="Calibri"/>
          <w:sz w:val="15"/>
          <w:szCs w:val="15"/>
        </w:rPr>
      </w:pPr>
      <w:r w:rsidRPr="003518A4">
        <w:rPr>
          <w:rStyle w:val="Style13ptBold"/>
        </w:rPr>
        <w:t>University Press 18</w:t>
      </w:r>
      <w:r w:rsidRPr="2719D540">
        <w:rPr>
          <w:rFonts w:eastAsia="Calibri"/>
          <w:sz w:val="15"/>
          <w:szCs w:val="15"/>
        </w:rPr>
        <w:t xml:space="preserve"> [Army University Press, "Why Alaska and the Arctic are Critical to the National Security of the United States", 2018, Army University Press, </w:t>
      </w:r>
      <w:r w:rsidRPr="00A5013E">
        <w:rPr>
          <w:rFonts w:eastAsia="Calibri"/>
          <w:sz w:val="15"/>
          <w:szCs w:val="15"/>
        </w:rPr>
        <w:t>https://www.armyupress.army.mil/Journals/Military-Review/English-Edition-Archives/January-February-2018/Why-Alaska-and-the-Arctic-are-Critical-to-the-National-Security-of-the-United-States/</w:t>
      </w:r>
      <w:r w:rsidRPr="2719D540">
        <w:rPr>
          <w:rFonts w:eastAsia="Calibri"/>
          <w:sz w:val="15"/>
          <w:szCs w:val="15"/>
        </w:rPr>
        <w:t>]</w:t>
      </w:r>
    </w:p>
    <w:p w14:paraId="40FD4FA9" w14:textId="77777777" w:rsidR="000D1B00" w:rsidRDefault="000D1B00" w:rsidP="000D1B00">
      <w:pPr>
        <w:spacing w:after="0"/>
        <w:rPr>
          <w:rFonts w:eastAsia="Calibri"/>
        </w:rPr>
      </w:pPr>
    </w:p>
    <w:p w14:paraId="50E5E6AD" w14:textId="77777777" w:rsidR="000D1B00" w:rsidRPr="003518A4" w:rsidRDefault="000D1B00" w:rsidP="000D1B00">
      <w:pPr>
        <w:spacing w:after="0"/>
        <w:rPr>
          <w:rFonts w:eastAsia="Calibri"/>
          <w:sz w:val="16"/>
        </w:rPr>
      </w:pPr>
      <w:r w:rsidRPr="003518A4">
        <w:rPr>
          <w:rFonts w:eastAsia="Calibri"/>
          <w:sz w:val="16"/>
        </w:rPr>
        <w:t xml:space="preserve">Over the past five years, </w:t>
      </w:r>
      <w:r w:rsidRPr="2719D540">
        <w:rPr>
          <w:rFonts w:eastAsia="Calibri"/>
          <w:highlight w:val="cyan"/>
          <w:u w:val="single"/>
        </w:rPr>
        <w:t>Russia has moved aggressively to build its Arctic military capabilities</w:t>
      </w:r>
      <w:r w:rsidRPr="003518A4">
        <w:rPr>
          <w:rFonts w:eastAsia="Calibri"/>
          <w:sz w:val="16"/>
        </w:rPr>
        <w:t>, apparently</w:t>
      </w:r>
      <w:r w:rsidRPr="2719D540">
        <w:rPr>
          <w:rFonts w:eastAsia="Calibri"/>
          <w:highlight w:val="cyan"/>
          <w:u w:val="single"/>
        </w:rPr>
        <w:t xml:space="preserve"> in an effort to secure its claims and interests in the region</w:t>
      </w:r>
      <w:r w:rsidRPr="003518A4">
        <w:rPr>
          <w:rFonts w:eastAsia="Calibri"/>
          <w:sz w:val="16"/>
        </w:rPr>
        <w:t>.1 Increasingly,</w:t>
      </w:r>
      <w:r w:rsidRPr="2719D540">
        <w:rPr>
          <w:rFonts w:eastAsia="Calibri"/>
          <w:highlight w:val="cyan"/>
          <w:u w:val="single"/>
        </w:rPr>
        <w:t xml:space="preserve"> human activity is occurring in the Arctic as the sea ice recedes and economic opportunity opens to nations via new shipping lanes. </w:t>
      </w:r>
      <w:r w:rsidRPr="003518A4">
        <w:rPr>
          <w:rFonts w:eastAsia="Calibri"/>
          <w:sz w:val="16"/>
        </w:rPr>
        <w:t>Characteristically,</w:t>
      </w:r>
      <w:r w:rsidRPr="2719D540">
        <w:rPr>
          <w:rFonts w:eastAsia="Calibri"/>
          <w:highlight w:val="cyan"/>
          <w:u w:val="single"/>
        </w:rPr>
        <w:t xml:space="preserve"> in any geographical area, with the rise in human activity there is also the corresponding possibility that friction will occur as people compete to exploit the natural resources and corresponding economic possibilities</w:t>
      </w:r>
      <w:r w:rsidRPr="003518A4">
        <w:rPr>
          <w:rFonts w:eastAsia="Calibri"/>
          <w:sz w:val="16"/>
        </w:rPr>
        <w:t xml:space="preserve">. Such friction—and </w:t>
      </w:r>
      <w:r w:rsidRPr="2719D540">
        <w:rPr>
          <w:rFonts w:eastAsia="Calibri"/>
          <w:highlight w:val="cyan"/>
          <w:u w:val="single"/>
        </w:rPr>
        <w:t>potential conflict</w:t>
      </w:r>
      <w:r w:rsidRPr="003518A4">
        <w:rPr>
          <w:rFonts w:eastAsia="Calibri"/>
          <w:sz w:val="16"/>
        </w:rPr>
        <w:t>—</w:t>
      </w:r>
      <w:r w:rsidRPr="2719D540">
        <w:rPr>
          <w:rFonts w:eastAsia="Calibri"/>
          <w:highlight w:val="cyan"/>
          <w:u w:val="single"/>
        </w:rPr>
        <w:t>in the Arctic is highly likely at some point unless preparations are made to mitigate it</w:t>
      </w:r>
      <w:r w:rsidRPr="003518A4">
        <w:rPr>
          <w:rFonts w:eastAsia="Calibri"/>
          <w:sz w:val="16"/>
        </w:rPr>
        <w:t xml:space="preserve">. </w:t>
      </w:r>
      <w:r w:rsidRPr="2719D540">
        <w:rPr>
          <w:rFonts w:eastAsia="Calibri"/>
          <w:highlight w:val="cyan"/>
          <w:u w:val="single"/>
        </w:rPr>
        <w:t>Alaska makes the United States an Arctic nation</w:t>
      </w:r>
      <w:r w:rsidRPr="003518A4">
        <w:rPr>
          <w:rFonts w:eastAsia="Calibri"/>
          <w:sz w:val="16"/>
        </w:rPr>
        <w:t xml:space="preserve">, and its location places the state and country at the center of this fast-evolving region.2 Thus, </w:t>
      </w:r>
      <w:r w:rsidRPr="2719D540">
        <w:rPr>
          <w:rFonts w:eastAsia="Calibri"/>
          <w:highlight w:val="cyan"/>
          <w:u w:val="single"/>
        </w:rPr>
        <w:t>Alaska is critical to the national security of the United States; however, we are not, as a nation, keeping pace with the rapidly changing security situation in the Arctic.</w:t>
      </w:r>
      <w:r w:rsidRPr="003518A4">
        <w:rPr>
          <w:rFonts w:eastAsia="Calibri"/>
          <w:sz w:val="16"/>
        </w:rPr>
        <w:t xml:space="preserve"> Lagging here could also have an enormous impact on our economy. To change this dynamic, there are several things that the U.S. military can do to ensure the future security of the region</w:t>
      </w:r>
    </w:p>
    <w:p w14:paraId="1ECF6459" w14:textId="77777777" w:rsidR="000D1B00" w:rsidRDefault="000D1B00" w:rsidP="000D1B00">
      <w:pPr>
        <w:rPr>
          <w:rFonts w:eastAsia="Calibri"/>
        </w:rPr>
      </w:pPr>
    </w:p>
    <w:p w14:paraId="15497A95" w14:textId="77777777" w:rsidR="000D1B00" w:rsidRDefault="000D1B00" w:rsidP="000D1B00">
      <w:pPr>
        <w:pStyle w:val="Heading4"/>
      </w:pPr>
      <w:r w:rsidRPr="3C816618">
        <w:t>The arctic is key for missile defense</w:t>
      </w:r>
    </w:p>
    <w:p w14:paraId="3EF06E36" w14:textId="77777777" w:rsidR="000D1B00" w:rsidRDefault="000D1B00" w:rsidP="000D1B00">
      <w:pPr>
        <w:spacing w:after="0"/>
      </w:pPr>
      <w:r w:rsidRPr="001178DC">
        <w:rPr>
          <w:rStyle w:val="Style13ptBold"/>
        </w:rPr>
        <w:t>Department of Defense 24</w:t>
      </w:r>
      <w:r w:rsidRPr="3C816618">
        <w:rPr>
          <w:rFonts w:ascii="Poppins" w:eastAsia="Poppins" w:hAnsi="Poppins" w:cs="Poppins"/>
          <w:b/>
          <w:bCs/>
        </w:rPr>
        <w:t xml:space="preserve"> </w:t>
      </w:r>
      <w:r w:rsidRPr="00E15900">
        <w:t xml:space="preserve">[U.S. Department of Defense, "DoD Announces Publication of 2024 Arctic Strategy", 07/22/2024, U.S. Department of Defense, </w:t>
      </w:r>
      <w:r w:rsidRPr="00A5013E">
        <w:t>https://www.defense.gov/News/Releases/Release/Article/3846206/dod-announces-publication-of-2024-arctic-strategy/#:~:text=DoD%20Announces%20Publication%20of%202024%20Arctic%20Strategy,critical%20to%20upholding%20deterrence%20and%20homeland%20defense</w:t>
      </w:r>
      <w:r w:rsidRPr="00E15900">
        <w:t>.]</w:t>
      </w:r>
    </w:p>
    <w:p w14:paraId="28C0DD6B" w14:textId="77777777" w:rsidR="000D1B00" w:rsidRDefault="000D1B00" w:rsidP="000D1B00">
      <w:pPr>
        <w:spacing w:after="0"/>
      </w:pPr>
    </w:p>
    <w:p w14:paraId="09FB1682" w14:textId="77777777" w:rsidR="000D1B00" w:rsidRPr="001178DC" w:rsidRDefault="000D1B00" w:rsidP="000D1B00">
      <w:pPr>
        <w:rPr>
          <w:sz w:val="16"/>
        </w:rPr>
      </w:pPr>
      <w:r w:rsidRPr="005B40FC">
        <w:rPr>
          <w:rStyle w:val="StyleUnderline"/>
          <w:highlight w:val="cyan"/>
        </w:rPr>
        <w:t>The Arctic region</w:t>
      </w:r>
      <w:r w:rsidRPr="005B40FC">
        <w:rPr>
          <w:rStyle w:val="StyleUnderline"/>
        </w:rPr>
        <w:t xml:space="preserve"> of the United States </w:t>
      </w:r>
      <w:r w:rsidRPr="005B40FC">
        <w:rPr>
          <w:rStyle w:val="StyleUnderline"/>
          <w:highlight w:val="cyan"/>
        </w:rPr>
        <w:t>is critical to the defense of our homeland, the protection of U.S. national sovereignty, and</w:t>
      </w:r>
      <w:r w:rsidRPr="005B40FC">
        <w:rPr>
          <w:rStyle w:val="StyleUnderline"/>
        </w:rPr>
        <w:t xml:space="preserve"> the </w:t>
      </w:r>
      <w:r w:rsidRPr="005B40FC">
        <w:rPr>
          <w:rStyle w:val="StyleUnderline"/>
          <w:highlight w:val="cyan"/>
        </w:rPr>
        <w:t>preservation of our defense treaty commitments,</w:t>
      </w:r>
      <w:r w:rsidRPr="005B40FC">
        <w:rPr>
          <w:rStyle w:val="StyleUnderline"/>
        </w:rPr>
        <w:t xml:space="preserve">" said Deputy Secretary of Defense Kathleen Hicks. "Our </w:t>
      </w:r>
      <w:r w:rsidRPr="005B40FC">
        <w:rPr>
          <w:rStyle w:val="StyleUnderline"/>
          <w:highlight w:val="cyan"/>
        </w:rPr>
        <w:t>Arctic strategy will guide the Department's efforts to ensure that the Arctic remains a secure and stable region</w:t>
      </w:r>
      <w:r w:rsidRPr="005B40FC">
        <w:rPr>
          <w:rStyle w:val="StyleUnderline"/>
        </w:rPr>
        <w:t xml:space="preserve">." </w:t>
      </w:r>
      <w:r w:rsidRPr="005B40FC">
        <w:rPr>
          <w:rStyle w:val="StyleUnderline"/>
          <w:highlight w:val="cyan"/>
        </w:rPr>
        <w:t>The</w:t>
      </w:r>
      <w:r w:rsidRPr="005B40FC">
        <w:rPr>
          <w:rStyle w:val="StyleUnderline"/>
        </w:rPr>
        <w:t xml:space="preserve"> 2024 </w:t>
      </w:r>
      <w:r w:rsidRPr="005B40FC">
        <w:rPr>
          <w:rStyle w:val="StyleUnderline"/>
          <w:highlight w:val="cyan"/>
        </w:rPr>
        <w:t>DOD</w:t>
      </w:r>
      <w:r w:rsidRPr="005B40FC">
        <w:rPr>
          <w:rStyle w:val="StyleUnderline"/>
        </w:rPr>
        <w:t xml:space="preserve"> Arctic Strategy </w:t>
      </w:r>
      <w:r w:rsidRPr="005B40FC">
        <w:rPr>
          <w:rStyle w:val="StyleUnderline"/>
          <w:highlight w:val="cyan"/>
        </w:rPr>
        <w:t xml:space="preserve">lays out steps </w:t>
      </w:r>
      <w:r w:rsidRPr="005B40FC">
        <w:rPr>
          <w:rStyle w:val="StyleUnderline"/>
        </w:rPr>
        <w:t xml:space="preserve">DOD will take, </w:t>
      </w:r>
      <w:r w:rsidRPr="005B40FC">
        <w:rPr>
          <w:rStyle w:val="StyleUnderline"/>
          <w:highlight w:val="cyan"/>
        </w:rPr>
        <w:t>working alongside our Allies and partners, to preserve the Arctic as a secure and stable region in which the U.S. Homeland is defended and our vital national interests are safeguarded.</w:t>
      </w:r>
      <w:r w:rsidRPr="001178DC">
        <w:rPr>
          <w:sz w:val="16"/>
        </w:rPr>
        <w:t xml:space="preserve"> It builds upon guidance laid out in the 2022 National Security Strategy and 2022 National Defense Strategy and is part of DODs effort to implement the 2022 National Strategy for the Arctic Region. "This strategy is very action oriented, which distinguishes it from previous Arctic Strategies" Deputy Assistant Secretary for Arctic &amp; Global Resilience Iris Ferguson said. "We unpack where we need to sustain our investments, especially in critical capabilities. What do we have to see? How do we communicate? Do we have the right equipment to operate in the region? My office exists to champion these capabilities, which are vital to the successful implementation of our strategy." </w:t>
      </w:r>
      <w:r w:rsidRPr="005B40FC">
        <w:rPr>
          <w:rStyle w:val="StyleUnderline"/>
          <w:highlight w:val="cyan"/>
        </w:rPr>
        <w:t>The Arctic region is undergoing rapid change, both strategically and physically.</w:t>
      </w:r>
      <w:r w:rsidRPr="005B40FC">
        <w:rPr>
          <w:rStyle w:val="StyleUnderline"/>
        </w:rPr>
        <w:t xml:space="preserve"> </w:t>
      </w:r>
      <w:r w:rsidRPr="005B40FC">
        <w:rPr>
          <w:rStyle w:val="StyleUnderline"/>
          <w:highlight w:val="cyan"/>
        </w:rPr>
        <w:t>The People's Republic of China (PRC), which remains DOD's pacing challenge, seeks increasing access and influence in the Arctic, while Russia remains an acute threat in the region despite its losses in Ukraine. Increasingly, these two competitors are collaborating in the Arctic with implications for the security of the United States and our Allies and partners.</w:t>
      </w:r>
      <w:r w:rsidRPr="001178DC">
        <w:rPr>
          <w:sz w:val="16"/>
        </w:rPr>
        <w:t xml:space="preserve"> At the same time, Finland and Sweden's historic decision to join NATO brings all like-minded Arctic states into the NATO Alliance and presents new opportunities for collaboration and cooperation. All of this is underscored by the impact of climate change on the Arctic, which is warming at least three times faster than the rest of the world and increasingly opening to more human activity.</w:t>
      </w:r>
    </w:p>
    <w:p w14:paraId="009B3B64" w14:textId="77777777" w:rsidR="000D1B00" w:rsidRDefault="000D1B00" w:rsidP="000D1B00"/>
    <w:p w14:paraId="5E422DB7" w14:textId="77777777" w:rsidR="000D1B00" w:rsidRDefault="000D1B00" w:rsidP="000D1B00">
      <w:pPr>
        <w:pStyle w:val="Heading3"/>
      </w:pPr>
      <w:r>
        <w:t>Canada leadership bad</w:t>
      </w:r>
    </w:p>
    <w:p w14:paraId="2BE09CC6" w14:textId="77777777" w:rsidR="000D1B00" w:rsidRDefault="000D1B00" w:rsidP="000D1B00">
      <w:pPr>
        <w:pStyle w:val="Heading4"/>
      </w:pPr>
      <w:r>
        <w:t>Canada leadership causes war</w:t>
      </w:r>
    </w:p>
    <w:p w14:paraId="62EB2E52" w14:textId="77777777" w:rsidR="000D1B00" w:rsidRPr="00B03BF0" w:rsidRDefault="000D1B00" w:rsidP="000D1B00">
      <w:r w:rsidRPr="00B03BF0">
        <w:rPr>
          <w:rStyle w:val="Style13ptBold"/>
        </w:rPr>
        <w:t>Schalk 10</w:t>
      </w:r>
      <w:r w:rsidRPr="00B03BF0">
        <w:t xml:space="preserve"> (Owen Schalk, Owen Schalk is the author of </w:t>
      </w:r>
      <w:r w:rsidRPr="00B03BF0">
        <w:rPr>
          <w:i/>
          <w:iCs/>
        </w:rPr>
        <w:t>Canada in Afghanistan: A Story of Military, Diplomatic, Political and Media Failure, 2003–2023</w:t>
      </w:r>
      <w:r w:rsidRPr="00B03BF0">
        <w:t> and the coauthor of </w:t>
      </w:r>
      <w:r w:rsidRPr="00B03BF0">
        <w:rPr>
          <w:i/>
          <w:iCs/>
        </w:rPr>
        <w:t>Canada’s Long Fight Against Democracy</w:t>
      </w:r>
      <w:r w:rsidRPr="00B03BF0">
        <w:t>, with Yves Engler. He is a columnist at </w:t>
      </w:r>
      <w:r w:rsidRPr="00B03BF0">
        <w:rPr>
          <w:i/>
          <w:iCs/>
        </w:rPr>
        <w:t>Canadian Dimension</w:t>
      </w:r>
      <w:r w:rsidRPr="00B03BF0">
        <w:t>., 1-25-2010, "Canada’s Militarization and the End of U.S. Hegemony," MR Online, https://mronline.org/2024/09/06/canadas-militarization-and-the-end-of-u-s-hegemony/) //KS</w:t>
      </w:r>
    </w:p>
    <w:p w14:paraId="735CEA2F" w14:textId="77777777" w:rsidR="000D1B00" w:rsidRPr="00B03BF0" w:rsidRDefault="000D1B00" w:rsidP="000D1B00">
      <w:pPr>
        <w:rPr>
          <w:rStyle w:val="Emphasis"/>
        </w:rPr>
      </w:pPr>
      <w:r w:rsidRPr="00E41A62">
        <w:rPr>
          <w:rStyle w:val="StyleUnderline"/>
          <w:highlight w:val="cyan"/>
        </w:rPr>
        <w:t>From</w:t>
      </w:r>
      <w:r w:rsidRPr="00B03BF0">
        <w:rPr>
          <w:rStyle w:val="StyleUnderline"/>
        </w:rPr>
        <w:t xml:space="preserve"> the “peacekeeping moment” of the </w:t>
      </w:r>
      <w:r w:rsidRPr="00E41A62">
        <w:rPr>
          <w:rStyle w:val="StyleUnderline"/>
          <w:highlight w:val="cyan"/>
        </w:rPr>
        <w:t>Cold War to</w:t>
      </w:r>
      <w:r w:rsidRPr="00B03BF0">
        <w:rPr>
          <w:rStyle w:val="StyleUnderline"/>
        </w:rPr>
        <w:t xml:space="preserve"> the unipolar moment and so-called </w:t>
      </w:r>
      <w:r w:rsidRPr="00E41A62">
        <w:rPr>
          <w:rStyle w:val="StyleUnderline"/>
          <w:highlight w:val="cyan"/>
        </w:rPr>
        <w:t>War on Terror</w:t>
      </w:r>
      <w:r w:rsidRPr="00B03BF0">
        <w:rPr>
          <w:rStyle w:val="StyleUnderline"/>
        </w:rPr>
        <w:t xml:space="preserve">, </w:t>
      </w:r>
      <w:r w:rsidRPr="00E41A62">
        <w:rPr>
          <w:rStyle w:val="StyleUnderline"/>
          <w:highlight w:val="cyan"/>
        </w:rPr>
        <w:t>and now</w:t>
      </w:r>
      <w:r w:rsidRPr="00B03BF0">
        <w:rPr>
          <w:rStyle w:val="StyleUnderline"/>
        </w:rPr>
        <w:t xml:space="preserve"> into the </w:t>
      </w:r>
      <w:r w:rsidRPr="00E41A62">
        <w:rPr>
          <w:rStyle w:val="StyleUnderline"/>
          <w:highlight w:val="cyan"/>
        </w:rPr>
        <w:t>multipolar world</w:t>
      </w:r>
      <w:r w:rsidRPr="00B03BF0">
        <w:rPr>
          <w:rStyle w:val="StyleUnderline"/>
        </w:rPr>
        <w:t xml:space="preserve"> </w:t>
      </w:r>
      <w:r w:rsidRPr="00E41A62">
        <w:rPr>
          <w:rStyle w:val="StyleUnderline"/>
          <w:highlight w:val="cyan"/>
        </w:rPr>
        <w:t>and great power comp</w:t>
      </w:r>
      <w:r w:rsidRPr="00B03BF0">
        <w:rPr>
          <w:rStyle w:val="StyleUnderline"/>
        </w:rPr>
        <w:t xml:space="preserve">etition, </w:t>
      </w:r>
      <w:r w:rsidRPr="00E41A62">
        <w:rPr>
          <w:rStyle w:val="Emphasis"/>
          <w:highlight w:val="cyan"/>
        </w:rPr>
        <w:t>Canada</w:t>
      </w:r>
      <w:r w:rsidRPr="00B03BF0">
        <w:rPr>
          <w:rStyle w:val="Emphasis"/>
        </w:rPr>
        <w:t xml:space="preserve"> has always </w:t>
      </w:r>
      <w:r w:rsidRPr="00E41A62">
        <w:rPr>
          <w:rStyle w:val="Emphasis"/>
          <w:highlight w:val="cyan"/>
        </w:rPr>
        <w:t>stood beside Washington</w:t>
      </w:r>
      <w:r w:rsidRPr="00B03BF0">
        <w:t xml:space="preserve">, joining the U.S. government’s efforts </w:t>
      </w:r>
      <w:r w:rsidRPr="00B03BF0">
        <w:rPr>
          <w:rStyle w:val="StyleUnderline"/>
        </w:rPr>
        <w:t>to discipline the world on Western capital’s behalf</w:t>
      </w:r>
      <w:r w:rsidRPr="00B03BF0">
        <w:t xml:space="preserve">. Since 1991, however, </w:t>
      </w:r>
      <w:r w:rsidRPr="00E41A62">
        <w:rPr>
          <w:rStyle w:val="StyleUnderline"/>
          <w:highlight w:val="cyan"/>
        </w:rPr>
        <w:t>Ottawa’s approach</w:t>
      </w:r>
      <w:r w:rsidRPr="00B03BF0">
        <w:rPr>
          <w:rStyle w:val="StyleUnderline"/>
        </w:rPr>
        <w:t xml:space="preserve"> to the world has </w:t>
      </w:r>
      <w:r w:rsidRPr="00E41A62">
        <w:rPr>
          <w:rStyle w:val="StyleUnderline"/>
          <w:highlight w:val="cyan"/>
        </w:rPr>
        <w:t>changed</w:t>
      </w:r>
      <w:r w:rsidRPr="00B03BF0">
        <w:rPr>
          <w:rStyle w:val="StyleUnderline"/>
        </w:rPr>
        <w:t xml:space="preserve">, </w:t>
      </w:r>
      <w:r w:rsidRPr="00E41A62">
        <w:rPr>
          <w:rStyle w:val="StyleUnderline"/>
          <w:highlight w:val="cyan"/>
        </w:rPr>
        <w:t>becoming more</w:t>
      </w:r>
      <w:r w:rsidRPr="00B03BF0">
        <w:rPr>
          <w:rStyle w:val="StyleUnderline"/>
        </w:rPr>
        <w:t xml:space="preserve"> militarized</w:t>
      </w:r>
      <w:r w:rsidRPr="00B03BF0">
        <w:t xml:space="preserve"> and </w:t>
      </w:r>
      <w:r w:rsidRPr="00B03BF0">
        <w:rPr>
          <w:rStyle w:val="StyleUnderline"/>
        </w:rPr>
        <w:t xml:space="preserve">more closely </w:t>
      </w:r>
      <w:r w:rsidRPr="00E41A62">
        <w:rPr>
          <w:rStyle w:val="StyleUnderline"/>
          <w:highlight w:val="cyan"/>
        </w:rPr>
        <w:t>wedded to U.S. unilateralism</w:t>
      </w:r>
      <w:r w:rsidRPr="00B03BF0">
        <w:t xml:space="preserve">. With the end of military parasitism and the dawning of multipolarity, </w:t>
      </w:r>
      <w:r w:rsidRPr="00E41A62">
        <w:rPr>
          <w:rStyle w:val="StyleUnderline"/>
          <w:highlight w:val="cyan"/>
        </w:rPr>
        <w:t>Canada has undertaken higher defense spending</w:t>
      </w:r>
      <w:r w:rsidRPr="00B03BF0">
        <w:rPr>
          <w:rStyle w:val="StyleUnderline"/>
        </w:rPr>
        <w:t xml:space="preserve">, </w:t>
      </w:r>
      <w:r w:rsidRPr="00E41A62">
        <w:rPr>
          <w:rStyle w:val="StyleUnderline"/>
          <w:highlight w:val="cyan"/>
        </w:rPr>
        <w:t>a more bellicose attitude toward targeted states, and an expansion of military activities</w:t>
      </w:r>
      <w:r w:rsidRPr="00B03BF0">
        <w:rPr>
          <w:rStyle w:val="StyleUnderline"/>
        </w:rPr>
        <w:t xml:space="preserve"> in Eastern Europe and East Asia, all </w:t>
      </w:r>
      <w:r w:rsidRPr="00E41A62">
        <w:rPr>
          <w:rStyle w:val="StyleUnderline"/>
          <w:highlight w:val="cyan"/>
        </w:rPr>
        <w:t>with</w:t>
      </w:r>
      <w:r w:rsidRPr="00B03BF0">
        <w:rPr>
          <w:rStyle w:val="StyleUnderline"/>
        </w:rPr>
        <w:t xml:space="preserve"> the futile </w:t>
      </w:r>
      <w:r w:rsidRPr="00E41A62">
        <w:rPr>
          <w:rStyle w:val="StyleUnderline"/>
          <w:highlight w:val="cyan"/>
        </w:rPr>
        <w:t>aim of helping Washington shore up its waning hegemony</w:t>
      </w:r>
      <w:r w:rsidRPr="00B03BF0">
        <w:rPr>
          <w:rStyle w:val="StyleUnderline"/>
        </w:rPr>
        <w:t>.</w:t>
      </w:r>
      <w:r w:rsidRPr="00B03BF0">
        <w:t xml:space="preserve"> When applied to regional players like Iraq, Afghanistan, and Libya, </w:t>
      </w:r>
      <w:r w:rsidRPr="00E41A62">
        <w:rPr>
          <w:rStyle w:val="StyleUnderline"/>
          <w:highlight w:val="cyan"/>
        </w:rPr>
        <w:t>Canada’s aggressive</w:t>
      </w:r>
      <w:r w:rsidRPr="00B03BF0">
        <w:rPr>
          <w:rStyle w:val="StyleUnderline"/>
        </w:rPr>
        <w:t xml:space="preserve"> U.S.-aligned foreign </w:t>
      </w:r>
      <w:r w:rsidRPr="00E41A62">
        <w:rPr>
          <w:rStyle w:val="Emphasis"/>
          <w:highlight w:val="cyan"/>
        </w:rPr>
        <w:t>policy</w:t>
      </w:r>
      <w:r w:rsidRPr="00B03BF0">
        <w:rPr>
          <w:rStyle w:val="Emphasis"/>
        </w:rPr>
        <w:t xml:space="preserve"> has </w:t>
      </w:r>
      <w:r w:rsidRPr="00E41A62">
        <w:rPr>
          <w:rStyle w:val="Emphasis"/>
          <w:highlight w:val="cyan"/>
        </w:rPr>
        <w:t>produced</w:t>
      </w:r>
      <w:r w:rsidRPr="00B03BF0">
        <w:rPr>
          <w:rStyle w:val="Emphasis"/>
        </w:rPr>
        <w:t xml:space="preserve"> utterly </w:t>
      </w:r>
      <w:r w:rsidRPr="00E41A62">
        <w:rPr>
          <w:rStyle w:val="Emphasis"/>
          <w:highlight w:val="cyan"/>
        </w:rPr>
        <w:t>horrific results</w:t>
      </w:r>
      <w:r w:rsidRPr="00B03BF0">
        <w:rPr>
          <w:rStyle w:val="StyleUnderline"/>
        </w:rPr>
        <w:t xml:space="preserve">. </w:t>
      </w:r>
      <w:r w:rsidRPr="00E41A62">
        <w:rPr>
          <w:rStyle w:val="StyleUnderline"/>
          <w:highlight w:val="cyan"/>
        </w:rPr>
        <w:t>When applied to global powers</w:t>
      </w:r>
      <w:r w:rsidRPr="00B03BF0">
        <w:rPr>
          <w:rStyle w:val="StyleUnderline"/>
        </w:rPr>
        <w:t xml:space="preserve"> like Russia and China, </w:t>
      </w:r>
      <w:r w:rsidRPr="00E41A62">
        <w:rPr>
          <w:rStyle w:val="Emphasis"/>
          <w:highlight w:val="cyan"/>
        </w:rPr>
        <w:t>it</w:t>
      </w:r>
      <w:r w:rsidRPr="00B03BF0">
        <w:rPr>
          <w:rStyle w:val="Emphasis"/>
        </w:rPr>
        <w:t xml:space="preserve"> may </w:t>
      </w:r>
      <w:r w:rsidRPr="00E41A62">
        <w:rPr>
          <w:rStyle w:val="Emphasis"/>
          <w:highlight w:val="cyan"/>
        </w:rPr>
        <w:t>endanger the world.</w:t>
      </w:r>
    </w:p>
    <w:p w14:paraId="4E910A94" w14:textId="77777777" w:rsidR="000D1B00" w:rsidRPr="00B03BF0" w:rsidRDefault="000D1B00" w:rsidP="000D1B00">
      <w:pPr>
        <w:rPr>
          <w:rStyle w:val="Emphasis"/>
        </w:rPr>
      </w:pPr>
    </w:p>
    <w:p w14:paraId="2D4FB332" w14:textId="77777777" w:rsidR="000D1B00" w:rsidRPr="00B03BF0" w:rsidRDefault="000D1B00" w:rsidP="000D1B00">
      <w:pPr>
        <w:pStyle w:val="Heading3"/>
        <w:rPr>
          <w:rFonts w:cs="Calibri"/>
        </w:rPr>
      </w:pPr>
      <w:r w:rsidRPr="00B03BF0">
        <w:rPr>
          <w:rFonts w:cs="Calibri"/>
        </w:rPr>
        <w:t>CP Links to Net Benefit</w:t>
      </w:r>
    </w:p>
    <w:p w14:paraId="659A606D" w14:textId="77777777" w:rsidR="000D1B00" w:rsidRDefault="000D1B00" w:rsidP="000D1B00">
      <w:pPr>
        <w:pStyle w:val="Heading4"/>
      </w:pPr>
      <w:r w:rsidRPr="00B03BF0">
        <w:t xml:space="preserve">Any </w:t>
      </w:r>
      <w:r>
        <w:t>Arctic</w:t>
      </w:r>
      <w:r w:rsidRPr="00B03BF0">
        <w:t xml:space="preserve"> missile defense </w:t>
      </w:r>
      <w:r>
        <w:t>will allow the US to trample over Canada leadership</w:t>
      </w:r>
    </w:p>
    <w:p w14:paraId="6E721893" w14:textId="77777777" w:rsidR="000D1B00" w:rsidRPr="00B03BF0" w:rsidRDefault="000D1B00" w:rsidP="000D1B00">
      <w:r w:rsidRPr="00B03BF0">
        <w:rPr>
          <w:rStyle w:val="Style13ptBold"/>
        </w:rPr>
        <w:t>Jones 5-20</w:t>
      </w:r>
      <w:r w:rsidRPr="00B03BF0">
        <w:t xml:space="preserve"> (Peter Jones, Peter Jones is a Professor in the Graduate School of Public and International Affairs at the University of Ottawa., 5-20-2025, "Canada and the Golden Dome: Can We Still Thread the Missile Defence Needle?," Policy Magazine, https://www.policymagazine.ca/canada-and-the-golden-dome-can-we-still-thread-the-missile-defence-needle/) //KS</w:t>
      </w:r>
    </w:p>
    <w:p w14:paraId="2A25BD95" w14:textId="77777777" w:rsidR="000D1B00" w:rsidRPr="00B03BF0" w:rsidRDefault="000D1B00" w:rsidP="000D1B00">
      <w:pPr>
        <w:rPr>
          <w:rStyle w:val="Emphasis"/>
        </w:rPr>
      </w:pPr>
      <w:r w:rsidRPr="00B03BF0">
        <w:rPr>
          <w:rStyle w:val="StyleUnderline"/>
        </w:rPr>
        <w:t xml:space="preserve">We </w:t>
      </w:r>
      <w:r w:rsidRPr="00E41A62">
        <w:rPr>
          <w:rStyle w:val="StyleUnderline"/>
          <w:highlight w:val="cyan"/>
        </w:rPr>
        <w:t>declined</w:t>
      </w:r>
      <w:r w:rsidRPr="00B03BF0">
        <w:rPr>
          <w:rStyle w:val="StyleUnderline"/>
        </w:rPr>
        <w:t xml:space="preserve"> to participate in the </w:t>
      </w:r>
      <w:r w:rsidRPr="00E41A62">
        <w:rPr>
          <w:rStyle w:val="StyleUnderline"/>
          <w:highlight w:val="cyan"/>
        </w:rPr>
        <w:t>missile defence system</w:t>
      </w:r>
      <w:r w:rsidRPr="00B03BF0">
        <w:rPr>
          <w:rStyle w:val="StyleUnderline"/>
        </w:rPr>
        <w:t xml:space="preserve">, </w:t>
      </w:r>
      <w:r w:rsidRPr="00E41A62">
        <w:rPr>
          <w:rStyle w:val="StyleUnderline"/>
          <w:highlight w:val="cyan"/>
        </w:rPr>
        <w:t>but</w:t>
      </w:r>
      <w:r w:rsidRPr="00B03BF0">
        <w:rPr>
          <w:rStyle w:val="StyleUnderline"/>
        </w:rPr>
        <w:t xml:space="preserve"> we </w:t>
      </w:r>
      <w:r w:rsidRPr="00E41A62">
        <w:rPr>
          <w:rStyle w:val="StyleUnderline"/>
          <w:highlight w:val="cyan"/>
        </w:rPr>
        <w:t>agreed that NORAD should provide its early warning and threat tracking</w:t>
      </w:r>
      <w:r w:rsidRPr="00B03BF0">
        <w:rPr>
          <w:rStyle w:val="StyleUnderline"/>
        </w:rPr>
        <w:t xml:space="preserve"> component. In effect, </w:t>
      </w:r>
      <w:r w:rsidRPr="00E41A62">
        <w:rPr>
          <w:rStyle w:val="StyleUnderline"/>
          <w:highlight w:val="cyan"/>
        </w:rPr>
        <w:t>NORAD identifies and tracks</w:t>
      </w:r>
      <w:r w:rsidRPr="00B03BF0">
        <w:rPr>
          <w:rStyle w:val="StyleUnderline"/>
        </w:rPr>
        <w:t xml:space="preserve"> incoming </w:t>
      </w:r>
      <w:r w:rsidRPr="00E41A62">
        <w:rPr>
          <w:rStyle w:val="StyleUnderline"/>
          <w:highlight w:val="cyan"/>
        </w:rPr>
        <w:t>threats and Canadians are part of that process</w:t>
      </w:r>
      <w:r w:rsidRPr="00B03BF0">
        <w:rPr>
          <w:rStyle w:val="StyleUnderline"/>
        </w:rPr>
        <w:t xml:space="preserve">; </w:t>
      </w:r>
      <w:r w:rsidRPr="00E41A62">
        <w:rPr>
          <w:rStyle w:val="StyleUnderline"/>
          <w:highlight w:val="cyan"/>
        </w:rPr>
        <w:t>but</w:t>
      </w:r>
      <w:r w:rsidRPr="00B03BF0">
        <w:rPr>
          <w:rStyle w:val="StyleUnderline"/>
        </w:rPr>
        <w:t xml:space="preserve"> then the actual </w:t>
      </w:r>
      <w:r w:rsidRPr="00E41A62">
        <w:rPr>
          <w:rStyle w:val="StyleUnderline"/>
          <w:highlight w:val="cyan"/>
        </w:rPr>
        <w:t>missile defence system takes over</w:t>
      </w:r>
      <w:r w:rsidRPr="00B03BF0">
        <w:rPr>
          <w:rStyle w:val="StyleUnderline"/>
        </w:rPr>
        <w:t xml:space="preserve"> to try to engage those threats </w:t>
      </w:r>
      <w:r w:rsidRPr="00E41A62">
        <w:rPr>
          <w:rStyle w:val="Emphasis"/>
          <w:highlight w:val="cyan"/>
        </w:rPr>
        <w:t>and Canadians are not part</w:t>
      </w:r>
      <w:r w:rsidRPr="00B03BF0">
        <w:rPr>
          <w:rStyle w:val="Emphasis"/>
        </w:rPr>
        <w:t xml:space="preserve"> of that</w:t>
      </w:r>
      <w:r w:rsidRPr="00B03BF0">
        <w:rPr>
          <w:rStyle w:val="StyleUnderline"/>
        </w:rPr>
        <w:t>.</w:t>
      </w:r>
      <w:r w:rsidRPr="00B03BF0">
        <w:rPr>
          <w:sz w:val="16"/>
        </w:rPr>
        <w:t xml:space="preserve"> We </w:t>
      </w:r>
      <w:r w:rsidRPr="00B03BF0">
        <w:rPr>
          <w:rStyle w:val="Emphasis"/>
        </w:rPr>
        <w:t>have long sought to thread the needle</w:t>
      </w:r>
      <w:r w:rsidRPr="00B03BF0">
        <w:rPr>
          <w:sz w:val="16"/>
        </w:rPr>
        <w:t xml:space="preserve"> between detection and interception. </w:t>
      </w:r>
      <w:r w:rsidRPr="00E41A62">
        <w:rPr>
          <w:rStyle w:val="StyleUnderline"/>
          <w:highlight w:val="cyan"/>
        </w:rPr>
        <w:t>Fast-forward to</w:t>
      </w:r>
      <w:r w:rsidRPr="00B03BF0">
        <w:rPr>
          <w:rStyle w:val="StyleUnderline"/>
        </w:rPr>
        <w:t xml:space="preserve"> President </w:t>
      </w:r>
      <w:r w:rsidRPr="00E41A62">
        <w:rPr>
          <w:rStyle w:val="StyleUnderline"/>
          <w:highlight w:val="cyan"/>
        </w:rPr>
        <w:t>Trump</w:t>
      </w:r>
      <w:r w:rsidRPr="00B03BF0">
        <w:rPr>
          <w:rStyle w:val="StyleUnderline"/>
        </w:rPr>
        <w:t xml:space="preserve">’s Golden Dome </w:t>
      </w:r>
      <w:r w:rsidRPr="00E41A62">
        <w:rPr>
          <w:rStyle w:val="StyleUnderline"/>
          <w:highlight w:val="cyan"/>
        </w:rPr>
        <w:t xml:space="preserve">and </w:t>
      </w:r>
      <w:r w:rsidRPr="00E41A62">
        <w:rPr>
          <w:rStyle w:val="Emphasis"/>
          <w:highlight w:val="cyan"/>
        </w:rPr>
        <w:t>we face similar issues</w:t>
      </w:r>
      <w:r w:rsidRPr="00B03BF0">
        <w:rPr>
          <w:rStyle w:val="StyleUnderline"/>
        </w:rPr>
        <w:t xml:space="preserve">. </w:t>
      </w:r>
      <w:r w:rsidRPr="00E41A62">
        <w:rPr>
          <w:rStyle w:val="StyleUnderline"/>
          <w:highlight w:val="cyan"/>
        </w:rPr>
        <w:t>Can we maintain NORAD’s benefits</w:t>
      </w:r>
      <w:r w:rsidRPr="00B03BF0">
        <w:rPr>
          <w:rStyle w:val="StyleUnderline"/>
        </w:rPr>
        <w:t xml:space="preserve"> to Canada by finding a way to allow a modernized and more capable </w:t>
      </w:r>
      <w:r w:rsidRPr="00B03BF0">
        <w:rPr>
          <w:rStyle w:val="Emphasis"/>
        </w:rPr>
        <w:t>NORAD to provide the new system’s early warning</w:t>
      </w:r>
      <w:r w:rsidRPr="00B03BF0">
        <w:rPr>
          <w:rStyle w:val="StyleUnderline"/>
        </w:rPr>
        <w:t xml:space="preserve"> and threat tracking capability, but </w:t>
      </w:r>
      <w:r w:rsidRPr="00B03BF0">
        <w:rPr>
          <w:rStyle w:val="Emphasis"/>
        </w:rPr>
        <w:t xml:space="preserve">not be part of the interception of the incoming missiles? </w:t>
      </w:r>
      <w:r w:rsidRPr="00B03BF0">
        <w:rPr>
          <w:rStyle w:val="StyleUnderline"/>
        </w:rPr>
        <w:t xml:space="preserve">As </w:t>
      </w:r>
      <w:r w:rsidRPr="00B03BF0">
        <w:rPr>
          <w:rStyle w:val="Emphasis"/>
        </w:rPr>
        <w:t>we don’t yet know the details of the Golden Dome</w:t>
      </w:r>
      <w:r w:rsidRPr="00B03BF0">
        <w:rPr>
          <w:rStyle w:val="StyleUnderline"/>
        </w:rPr>
        <w:t xml:space="preserve"> system, it is </w:t>
      </w:r>
      <w:r w:rsidRPr="00E41A62">
        <w:rPr>
          <w:rStyle w:val="StyleUnderline"/>
          <w:highlight w:val="cyan"/>
        </w:rPr>
        <w:t>hard to say</w:t>
      </w:r>
      <w:r w:rsidRPr="00B03BF0">
        <w:rPr>
          <w:rStyle w:val="StyleUnderline"/>
        </w:rPr>
        <w:t xml:space="preserve">. </w:t>
      </w:r>
      <w:r w:rsidRPr="00B03BF0">
        <w:rPr>
          <w:sz w:val="16"/>
        </w:rPr>
        <w:t xml:space="preserve">For example, the architecture of President Bush’s more limited National Missile Defense (NMD) of several decades ago worked with all of the interceptor missiles based on US territory. </w:t>
      </w:r>
      <w:r w:rsidRPr="00B03BF0">
        <w:rPr>
          <w:rStyle w:val="StyleUnderline"/>
        </w:rPr>
        <w:t xml:space="preserve">Will that be the case today, or will the </w:t>
      </w:r>
      <w:r w:rsidRPr="00E41A62">
        <w:rPr>
          <w:rStyle w:val="StyleUnderline"/>
          <w:highlight w:val="cyan"/>
        </w:rPr>
        <w:t>architecture of</w:t>
      </w:r>
      <w:r w:rsidRPr="00B03BF0">
        <w:rPr>
          <w:rStyle w:val="StyleUnderline"/>
        </w:rPr>
        <w:t xml:space="preserve"> the </w:t>
      </w:r>
      <w:r w:rsidRPr="00E41A62">
        <w:rPr>
          <w:rStyle w:val="StyleUnderline"/>
          <w:highlight w:val="cyan"/>
        </w:rPr>
        <w:t>Golden Dome require</w:t>
      </w:r>
      <w:r w:rsidRPr="00B03BF0">
        <w:rPr>
          <w:rStyle w:val="StyleUnderline"/>
        </w:rPr>
        <w:t xml:space="preserve"> some of the </w:t>
      </w:r>
      <w:r w:rsidRPr="00E41A62">
        <w:rPr>
          <w:rStyle w:val="Emphasis"/>
          <w:highlight w:val="cyan"/>
        </w:rPr>
        <w:t>interceptor missiles to be based in Canada</w:t>
      </w:r>
      <w:r w:rsidRPr="00B03BF0">
        <w:rPr>
          <w:rStyle w:val="StyleUnderline"/>
        </w:rPr>
        <w:t xml:space="preserve">, as well as in the US </w:t>
      </w:r>
      <w:r w:rsidRPr="00E41A62">
        <w:rPr>
          <w:rStyle w:val="StyleUnderline"/>
          <w:highlight w:val="cyan"/>
        </w:rPr>
        <w:t>and</w:t>
      </w:r>
      <w:r w:rsidRPr="00B03BF0">
        <w:rPr>
          <w:rStyle w:val="StyleUnderline"/>
        </w:rPr>
        <w:t xml:space="preserve"> in </w:t>
      </w:r>
      <w:r w:rsidRPr="00E41A62">
        <w:rPr>
          <w:rStyle w:val="StyleUnderline"/>
          <w:highlight w:val="cyan"/>
        </w:rPr>
        <w:t>space</w:t>
      </w:r>
      <w:r w:rsidRPr="00B03BF0">
        <w:rPr>
          <w:rStyle w:val="StyleUnderline"/>
        </w:rPr>
        <w:t xml:space="preserve">? </w:t>
      </w:r>
      <w:r w:rsidRPr="00B03BF0">
        <w:rPr>
          <w:sz w:val="16"/>
        </w:rPr>
        <w:t xml:space="preserve">It is not yet clear, but, if some interceptor missiles have to be based in Canada for the system to work, a decision will have to be made to participate or not. Moreover, the </w:t>
      </w:r>
      <w:r w:rsidRPr="00E41A62">
        <w:rPr>
          <w:rStyle w:val="Emphasis"/>
          <w:highlight w:val="cyan"/>
        </w:rPr>
        <w:t>missile threat has evolved</w:t>
      </w:r>
      <w:r w:rsidRPr="00E41A62">
        <w:rPr>
          <w:rStyle w:val="StyleUnderline"/>
          <w:highlight w:val="cyan"/>
        </w:rPr>
        <w:t>.</w:t>
      </w:r>
      <w:r w:rsidRPr="00B03BF0">
        <w:rPr>
          <w:rStyle w:val="StyleUnderline"/>
        </w:rPr>
        <w:t xml:space="preserve"> Much </w:t>
      </w:r>
      <w:r w:rsidRPr="00E41A62">
        <w:rPr>
          <w:rStyle w:val="StyleUnderline"/>
          <w:highlight w:val="cyan"/>
        </w:rPr>
        <w:t>more capable</w:t>
      </w:r>
      <w:r w:rsidRPr="00B03BF0">
        <w:rPr>
          <w:rStyle w:val="StyleUnderline"/>
        </w:rPr>
        <w:t xml:space="preserve">, long-range cruise </w:t>
      </w:r>
      <w:r w:rsidRPr="00E41A62">
        <w:rPr>
          <w:rStyle w:val="StyleUnderline"/>
          <w:highlight w:val="cyan"/>
        </w:rPr>
        <w:t>missiles</w:t>
      </w:r>
      <w:r w:rsidRPr="00B03BF0">
        <w:rPr>
          <w:rStyle w:val="StyleUnderline"/>
        </w:rPr>
        <w:t xml:space="preserve"> now </w:t>
      </w:r>
      <w:r w:rsidRPr="00E41A62">
        <w:rPr>
          <w:rStyle w:val="StyleUnderline"/>
          <w:highlight w:val="cyan"/>
        </w:rPr>
        <w:t>pose a significant threat.</w:t>
      </w:r>
      <w:r w:rsidRPr="00B03BF0">
        <w:rPr>
          <w:rStyle w:val="StyleUnderline"/>
        </w:rPr>
        <w:t xml:space="preserve"> </w:t>
      </w:r>
      <w:r w:rsidRPr="00E41A62">
        <w:rPr>
          <w:rStyle w:val="StyleUnderline"/>
          <w:highlight w:val="cyan"/>
        </w:rPr>
        <w:t>Geography dictates</w:t>
      </w:r>
      <w:r w:rsidRPr="00B03BF0">
        <w:rPr>
          <w:rStyle w:val="StyleUnderline"/>
        </w:rPr>
        <w:t xml:space="preserve"> that, </w:t>
      </w:r>
      <w:r w:rsidRPr="00E41A62">
        <w:rPr>
          <w:rStyle w:val="StyleUnderline"/>
          <w:highlight w:val="cyan"/>
        </w:rPr>
        <w:t xml:space="preserve">even if </w:t>
      </w:r>
      <w:r w:rsidRPr="00B03BF0">
        <w:rPr>
          <w:rStyle w:val="StyleUnderline"/>
        </w:rPr>
        <w:t xml:space="preserve">their </w:t>
      </w:r>
      <w:r w:rsidRPr="00E41A62">
        <w:rPr>
          <w:rStyle w:val="StyleUnderline"/>
          <w:highlight w:val="cyan"/>
        </w:rPr>
        <w:t xml:space="preserve">targets are in the US, </w:t>
      </w:r>
      <w:r w:rsidRPr="00E41A62">
        <w:rPr>
          <w:rStyle w:val="Emphasis"/>
          <w:highlight w:val="cyan"/>
        </w:rPr>
        <w:t>they will fly over Canada</w:t>
      </w:r>
      <w:r w:rsidRPr="00B03BF0">
        <w:rPr>
          <w:rStyle w:val="StyleUnderline"/>
        </w:rPr>
        <w:t xml:space="preserve">. The </w:t>
      </w:r>
      <w:r w:rsidRPr="00B03BF0">
        <w:rPr>
          <w:rStyle w:val="Emphasis"/>
        </w:rPr>
        <w:t>US will never allow this threat to go unmet.</w:t>
      </w:r>
      <w:r w:rsidRPr="00B03BF0">
        <w:rPr>
          <w:rStyle w:val="StyleUnderline"/>
        </w:rPr>
        <w:t xml:space="preserve"> </w:t>
      </w:r>
      <w:r w:rsidRPr="00E41A62">
        <w:rPr>
          <w:rStyle w:val="StyleUnderline"/>
          <w:highlight w:val="cyan"/>
        </w:rPr>
        <w:t>If we don’t meet it</w:t>
      </w:r>
      <w:r w:rsidRPr="00B03BF0">
        <w:rPr>
          <w:rStyle w:val="StyleUnderline"/>
        </w:rPr>
        <w:t xml:space="preserve">, or cooperate with them to do so, </w:t>
      </w:r>
      <w:r w:rsidRPr="00E41A62">
        <w:rPr>
          <w:rStyle w:val="StyleUnderline"/>
          <w:highlight w:val="cyan"/>
        </w:rPr>
        <w:t xml:space="preserve">they will meet it </w:t>
      </w:r>
      <w:r w:rsidRPr="00B03BF0">
        <w:rPr>
          <w:rStyle w:val="StyleUnderline"/>
        </w:rPr>
        <w:t xml:space="preserve">on their own </w:t>
      </w:r>
      <w:r w:rsidRPr="00E41A62">
        <w:rPr>
          <w:rStyle w:val="Emphasis"/>
          <w:highlight w:val="cyan"/>
        </w:rPr>
        <w:t>and</w:t>
      </w:r>
      <w:r w:rsidRPr="00B03BF0">
        <w:rPr>
          <w:rStyle w:val="Emphasis"/>
        </w:rPr>
        <w:t xml:space="preserve"> they </w:t>
      </w:r>
      <w:r w:rsidRPr="00E41A62">
        <w:rPr>
          <w:rStyle w:val="Emphasis"/>
          <w:highlight w:val="cyan"/>
        </w:rPr>
        <w:t>won’t ask our permission.</w:t>
      </w:r>
      <w:r w:rsidRPr="00B03BF0">
        <w:rPr>
          <w:rStyle w:val="Emphasis"/>
        </w:rPr>
        <w:t xml:space="preserve"> </w:t>
      </w:r>
    </w:p>
    <w:p w14:paraId="04E6D27A" w14:textId="77777777" w:rsidR="000D1B00" w:rsidRPr="00B03BF0" w:rsidRDefault="000D1B00" w:rsidP="000D1B00">
      <w:pPr>
        <w:rPr>
          <w:sz w:val="16"/>
        </w:rPr>
      </w:pPr>
    </w:p>
    <w:p w14:paraId="26254187" w14:textId="77777777" w:rsidR="000D1B00" w:rsidRPr="00B03BF0" w:rsidRDefault="000D1B00" w:rsidP="000D1B00">
      <w:pPr>
        <w:pStyle w:val="Heading3"/>
        <w:rPr>
          <w:rFonts w:cs="Calibri"/>
        </w:rPr>
      </w:pPr>
      <w:r w:rsidRPr="00B03BF0">
        <w:rPr>
          <w:rFonts w:cs="Calibri"/>
        </w:rPr>
        <w:t>Non-unique</w:t>
      </w:r>
    </w:p>
    <w:p w14:paraId="7E4F9C26" w14:textId="77777777" w:rsidR="000D1B00" w:rsidRPr="00B03BF0" w:rsidRDefault="000D1B00" w:rsidP="000D1B00">
      <w:pPr>
        <w:pStyle w:val="Heading4"/>
        <w:rPr>
          <w:rFonts w:cs="Calibri"/>
        </w:rPr>
      </w:pPr>
      <w:r w:rsidRPr="00B03BF0">
        <w:rPr>
          <w:rFonts w:cs="Calibri"/>
        </w:rPr>
        <w:t>Space domain awareness high now</w:t>
      </w:r>
    </w:p>
    <w:p w14:paraId="4F266247" w14:textId="77777777" w:rsidR="000D1B00" w:rsidRPr="00B03BF0" w:rsidRDefault="000D1B00" w:rsidP="000D1B00">
      <w:r w:rsidRPr="00B03BF0">
        <w:rPr>
          <w:rStyle w:val="Style13ptBold"/>
        </w:rPr>
        <w:t>Katalyst Space Technologies 23</w:t>
      </w:r>
      <w:r w:rsidRPr="00B03BF0">
        <w:t xml:space="preserve"> (Katalyst Space Technologies, 2023, "Space Domain Awareness," No Publication, https://www.katalystspace.com/space-domain-awareness) //KS</w:t>
      </w:r>
    </w:p>
    <w:p w14:paraId="0E951D08" w14:textId="77777777" w:rsidR="000D1B00" w:rsidRPr="00B03BF0" w:rsidRDefault="000D1B00" w:rsidP="000D1B00">
      <w:pPr>
        <w:rPr>
          <w:sz w:val="16"/>
        </w:rPr>
      </w:pPr>
      <w:r w:rsidRPr="00B03BF0">
        <w:rPr>
          <w:rStyle w:val="StyleUnderline"/>
        </w:rPr>
        <w:t xml:space="preserve">As the </w:t>
      </w:r>
      <w:r w:rsidRPr="00E41A62">
        <w:rPr>
          <w:rStyle w:val="StyleUnderline"/>
          <w:highlight w:val="cyan"/>
        </w:rPr>
        <w:t>need for space domain awareness capabilities has increased, the D</w:t>
      </w:r>
      <w:r w:rsidRPr="00B03BF0">
        <w:rPr>
          <w:rStyle w:val="StyleUnderline"/>
        </w:rPr>
        <w:t xml:space="preserve">epartment </w:t>
      </w:r>
      <w:r w:rsidRPr="00E41A62">
        <w:rPr>
          <w:rStyle w:val="StyleUnderline"/>
          <w:highlight w:val="cyan"/>
        </w:rPr>
        <w:t>o</w:t>
      </w:r>
      <w:r w:rsidRPr="00B03BF0">
        <w:rPr>
          <w:rStyle w:val="StyleUnderline"/>
        </w:rPr>
        <w:t xml:space="preserve">f </w:t>
      </w:r>
      <w:r w:rsidRPr="00E41A62">
        <w:rPr>
          <w:rStyle w:val="StyleUnderline"/>
          <w:highlight w:val="cyan"/>
        </w:rPr>
        <w:t>D</w:t>
      </w:r>
      <w:r w:rsidRPr="00B03BF0">
        <w:rPr>
          <w:rStyle w:val="StyleUnderline"/>
        </w:rPr>
        <w:t xml:space="preserve">efense has </w:t>
      </w:r>
      <w:r w:rsidRPr="00E41A62">
        <w:rPr>
          <w:rStyle w:val="StyleUnderline"/>
          <w:highlight w:val="cyan"/>
        </w:rPr>
        <w:t>ramped up investment</w:t>
      </w:r>
      <w:r w:rsidRPr="00B03BF0">
        <w:rPr>
          <w:rStyle w:val="StyleUnderline"/>
        </w:rPr>
        <w:t xml:space="preserve"> in this area. Space Systems Command (</w:t>
      </w:r>
      <w:r w:rsidRPr="00E41A62">
        <w:rPr>
          <w:rStyle w:val="StyleUnderline"/>
          <w:highlight w:val="cyan"/>
        </w:rPr>
        <w:t>SSC)</w:t>
      </w:r>
      <w:r w:rsidRPr="00B03BF0">
        <w:rPr>
          <w:rStyle w:val="StyleUnderline"/>
        </w:rPr>
        <w:t xml:space="preserve"> is the procurement arm of the Space Force, </w:t>
      </w:r>
      <w:r w:rsidRPr="00B03BF0">
        <w:rPr>
          <w:rStyle w:val="Emphasis"/>
        </w:rPr>
        <w:t xml:space="preserve">which </w:t>
      </w:r>
      <w:r w:rsidRPr="00E41A62">
        <w:rPr>
          <w:rStyle w:val="Emphasis"/>
          <w:highlight w:val="cyan"/>
        </w:rPr>
        <w:t>manages a $15B</w:t>
      </w:r>
      <w:r w:rsidRPr="00B03BF0">
        <w:rPr>
          <w:rStyle w:val="Emphasis"/>
        </w:rPr>
        <w:t xml:space="preserve"> acquisition </w:t>
      </w:r>
      <w:r w:rsidRPr="00E41A62">
        <w:rPr>
          <w:rStyle w:val="Emphasis"/>
          <w:highlight w:val="cyan"/>
        </w:rPr>
        <w:t>budget</w:t>
      </w:r>
      <w:r w:rsidRPr="00B03BF0">
        <w:rPr>
          <w:rStyle w:val="Emphasis"/>
        </w:rPr>
        <w:t xml:space="preserve"> for the Department of Defense.</w:t>
      </w:r>
      <w:r w:rsidRPr="00B03BF0">
        <w:rPr>
          <w:sz w:val="16"/>
        </w:rPr>
        <w:t xml:space="preserve"> Space Domain Awareness and Combat Power is one of six program offices within SSC. </w:t>
      </w:r>
      <w:r w:rsidRPr="00B03BF0">
        <w:rPr>
          <w:rStyle w:val="StyleUnderline"/>
        </w:rPr>
        <w:t xml:space="preserve">The SDA and Combat Power program office </w:t>
      </w:r>
      <w:r w:rsidRPr="00E41A62">
        <w:rPr>
          <w:rStyle w:val="StyleUnderline"/>
          <w:highlight w:val="cyan"/>
        </w:rPr>
        <w:t>focuses on two key initiatives:</w:t>
      </w:r>
      <w:r w:rsidRPr="00B03BF0">
        <w:rPr>
          <w:rStyle w:val="StyleUnderline"/>
        </w:rPr>
        <w:t xml:space="preserve"> </w:t>
      </w:r>
      <w:r w:rsidRPr="00E41A62">
        <w:rPr>
          <w:rStyle w:val="Emphasis"/>
          <w:highlight w:val="cyan"/>
        </w:rPr>
        <w:t>Space Domain Awareness</w:t>
      </w:r>
      <w:r w:rsidRPr="00B03BF0">
        <w:rPr>
          <w:rStyle w:val="Emphasis"/>
        </w:rPr>
        <w:t>:</w:t>
      </w:r>
      <w:r w:rsidRPr="00B03BF0">
        <w:rPr>
          <w:rStyle w:val="StyleUnderline"/>
        </w:rPr>
        <w:t xml:space="preserve"> Detecting and characterizing potential threats </w:t>
      </w:r>
      <w:r w:rsidRPr="00E41A62">
        <w:rPr>
          <w:rStyle w:val="StyleUnderline"/>
          <w:highlight w:val="cyan"/>
        </w:rPr>
        <w:t>Combat Power:</w:t>
      </w:r>
      <w:r w:rsidRPr="00B03BF0">
        <w:rPr>
          <w:rStyle w:val="StyleUnderline"/>
        </w:rPr>
        <w:t xml:space="preserve"> Countering and deterring threats </w:t>
      </w:r>
      <w:r w:rsidRPr="00E41A62">
        <w:rPr>
          <w:rStyle w:val="StyleUnderline"/>
          <w:highlight w:val="cyan"/>
        </w:rPr>
        <w:t>In</w:t>
      </w:r>
      <w:r w:rsidRPr="00B03BF0">
        <w:rPr>
          <w:rStyle w:val="StyleUnderline"/>
        </w:rPr>
        <w:t xml:space="preserve"> their </w:t>
      </w:r>
      <w:r w:rsidRPr="00E41A62">
        <w:rPr>
          <w:rStyle w:val="StyleUnderline"/>
          <w:highlight w:val="cyan"/>
        </w:rPr>
        <w:t>2024</w:t>
      </w:r>
      <w:r w:rsidRPr="00B03BF0">
        <w:rPr>
          <w:rStyle w:val="StyleUnderline"/>
        </w:rPr>
        <w:t xml:space="preserve"> budget proposal, the Space Force is </w:t>
      </w:r>
      <w:r w:rsidRPr="00B03BF0">
        <w:rPr>
          <w:rStyle w:val="Emphasis"/>
        </w:rPr>
        <w:t xml:space="preserve">recommending a </w:t>
      </w:r>
      <w:r w:rsidRPr="00E41A62">
        <w:rPr>
          <w:rStyle w:val="Emphasis"/>
          <w:highlight w:val="cyan"/>
        </w:rPr>
        <w:t xml:space="preserve">$584M investment </w:t>
      </w:r>
      <w:r w:rsidRPr="00E41A62">
        <w:rPr>
          <w:rStyle w:val="StyleUnderline"/>
          <w:highlight w:val="cyan"/>
        </w:rPr>
        <w:t>in space domain awareness</w:t>
      </w:r>
      <w:r w:rsidRPr="00B03BF0">
        <w:rPr>
          <w:rStyle w:val="StyleUnderline"/>
        </w:rPr>
        <w:t xml:space="preserve">, </w:t>
      </w:r>
      <w:r w:rsidRPr="00B03BF0">
        <w:rPr>
          <w:rStyle w:val="Emphasis"/>
        </w:rPr>
        <w:t>up by $100M</w:t>
      </w:r>
      <w:r w:rsidRPr="00B03BF0">
        <w:rPr>
          <w:rStyle w:val="StyleUnderline"/>
        </w:rPr>
        <w:t xml:space="preserve"> when compared with 2023.</w:t>
      </w:r>
      <w:r w:rsidRPr="00B03BF0">
        <w:rPr>
          <w:sz w:val="16"/>
        </w:rPr>
        <w:t xml:space="preserve"> The Space Force intends to concentrate SDA spending in geosynchronous orbit, because the government’s most valuable satellites operate there.</w:t>
      </w:r>
    </w:p>
    <w:p w14:paraId="09876A37" w14:textId="77777777" w:rsidR="000D1B00" w:rsidRPr="007940FE" w:rsidRDefault="000D1B00" w:rsidP="000D1B00"/>
    <w:p w14:paraId="6DDEBE28" w14:textId="77777777" w:rsidR="000D1B00" w:rsidRDefault="000D1B00" w:rsidP="000D1B00">
      <w:pPr>
        <w:pStyle w:val="Heading3"/>
      </w:pPr>
      <w:r>
        <w:t>Satellites turn</w:t>
      </w:r>
    </w:p>
    <w:p w14:paraId="1531F2C1" w14:textId="77777777" w:rsidR="000D1B00" w:rsidRPr="00B03BF0" w:rsidRDefault="000D1B00" w:rsidP="000D1B00">
      <w:pPr>
        <w:pStyle w:val="Heading4"/>
        <w:rPr>
          <w:rFonts w:cs="Calibri"/>
        </w:rPr>
      </w:pPr>
      <w:r w:rsidRPr="00B03BF0">
        <w:rPr>
          <w:rFonts w:cs="Calibri"/>
        </w:rPr>
        <w:t xml:space="preserve">Satellites go NUCLEAR through ASATs </w:t>
      </w:r>
    </w:p>
    <w:p w14:paraId="383A9115" w14:textId="77777777" w:rsidR="000D1B00" w:rsidRPr="00B03BF0" w:rsidRDefault="000D1B00" w:rsidP="000D1B00">
      <w:r w:rsidRPr="00B03BF0">
        <w:t xml:space="preserve">Chris </w:t>
      </w:r>
      <w:r w:rsidRPr="0088053A">
        <w:rPr>
          <w:rStyle w:val="Style13ptBold"/>
        </w:rPr>
        <w:t>Gordon 24’</w:t>
      </w:r>
      <w:r w:rsidRPr="00B03BF0">
        <w:t xml:space="preserve"> (Chris Gordon is the Pentagon Editor at the Air &amp; Space Forces Magazine) Pub Aug 28, 2024 acc 6/26/25 https://www.airandspaceforces.com/space-force-no-2-risk-china-russia-large-scale-attack/</w:t>
      </w:r>
    </w:p>
    <w:p w14:paraId="39DCAA98" w14:textId="77777777" w:rsidR="000D1B00" w:rsidRPr="00A6059F" w:rsidRDefault="000D1B00" w:rsidP="000D1B00">
      <w:pPr>
        <w:rPr>
          <w:b/>
          <w:sz w:val="16"/>
        </w:rPr>
      </w:pPr>
      <w:r w:rsidRPr="00BB487E">
        <w:rPr>
          <w:rStyle w:val="StyleUnderline"/>
          <w:highlight w:val="cyan"/>
        </w:rPr>
        <w:t>China and Russia</w:t>
      </w:r>
      <w:r w:rsidRPr="00501BFB">
        <w:rPr>
          <w:rStyle w:val="StyleUnderline"/>
        </w:rPr>
        <w:t xml:space="preserve"> have been </w:t>
      </w:r>
      <w:r w:rsidRPr="00BB487E">
        <w:rPr>
          <w:rStyle w:val="StyleUnderline"/>
          <w:highlight w:val="cyan"/>
        </w:rPr>
        <w:t>monitor</w:t>
      </w:r>
      <w:r w:rsidRPr="00501BFB">
        <w:rPr>
          <w:rStyle w:val="StyleUnderline"/>
        </w:rPr>
        <w:t>ing</w:t>
      </w:r>
      <w:r w:rsidRPr="00BB487E">
        <w:rPr>
          <w:rStyle w:val="StyleUnderline"/>
          <w:highlight w:val="cyan"/>
        </w:rPr>
        <w:t xml:space="preserve"> U.S. efforts to protect </w:t>
      </w:r>
      <w:r w:rsidRPr="00501BFB">
        <w:rPr>
          <w:rStyle w:val="StyleUnderline"/>
        </w:rPr>
        <w:t xml:space="preserve">its </w:t>
      </w:r>
      <w:r w:rsidRPr="00BB487E">
        <w:rPr>
          <w:rStyle w:val="StyleUnderline"/>
          <w:highlight w:val="cyan"/>
        </w:rPr>
        <w:t>space assets</w:t>
      </w:r>
      <w:r w:rsidRPr="00501BFB">
        <w:rPr>
          <w:rStyle w:val="StyleUnderline"/>
        </w:rPr>
        <w:t xml:space="preserve"> </w:t>
      </w:r>
      <w:r w:rsidRPr="00BB487E">
        <w:rPr>
          <w:rStyle w:val="StyleUnderline"/>
          <w:highlight w:val="cyan"/>
        </w:rPr>
        <w:t>and</w:t>
      </w:r>
      <w:r w:rsidRPr="00501BFB">
        <w:rPr>
          <w:rStyle w:val="StyleUnderline"/>
        </w:rPr>
        <w:t xml:space="preserve"> are trying to </w:t>
      </w:r>
      <w:r w:rsidRPr="00BB487E">
        <w:rPr>
          <w:rStyle w:val="StyleUnderline"/>
          <w:highlight w:val="cyan"/>
        </w:rPr>
        <w:t>devise</w:t>
      </w:r>
      <w:r w:rsidRPr="00501BFB">
        <w:rPr>
          <w:rStyle w:val="StyleUnderline"/>
        </w:rPr>
        <w:t xml:space="preserve"> </w:t>
      </w:r>
      <w:r w:rsidRPr="00BB487E">
        <w:rPr>
          <w:rStyle w:val="StyleUnderline"/>
          <w:highlight w:val="cyan"/>
        </w:rPr>
        <w:t>ways to counter them</w:t>
      </w:r>
      <w:r w:rsidRPr="00501BFB">
        <w:rPr>
          <w:rStyle w:val="StyleUnderline"/>
        </w:rPr>
        <w:t xml:space="preserve">, to </w:t>
      </w:r>
      <w:r w:rsidRPr="00BB487E">
        <w:rPr>
          <w:rStyle w:val="StyleUnderline"/>
          <w:highlight w:val="cyan"/>
        </w:rPr>
        <w:t>include</w:t>
      </w:r>
      <w:r w:rsidRPr="00501BFB">
        <w:rPr>
          <w:rStyle w:val="StyleUnderline"/>
        </w:rPr>
        <w:t xml:space="preserve"> </w:t>
      </w:r>
      <w:r w:rsidRPr="00BB487E">
        <w:rPr>
          <w:rStyle w:val="StyleUnderline"/>
          <w:highlight w:val="cyan"/>
        </w:rPr>
        <w:t>a</w:t>
      </w:r>
      <w:r w:rsidRPr="00501BFB">
        <w:rPr>
          <w:rStyle w:val="StyleUnderline"/>
        </w:rPr>
        <w:t xml:space="preserve"> potential </w:t>
      </w:r>
      <w:r w:rsidRPr="00BB487E">
        <w:rPr>
          <w:rStyle w:val="StyleUnderline"/>
          <w:highlight w:val="cyan"/>
        </w:rPr>
        <w:t>large-scale attack</w:t>
      </w:r>
      <w:r w:rsidRPr="00501BFB">
        <w:rPr>
          <w:rStyle w:val="StyleUnderline"/>
        </w:rPr>
        <w:t>, the Space Force’s No. 2 officer said Aug. 28</w:t>
      </w:r>
      <w:r w:rsidRPr="00A6059F">
        <w:rPr>
          <w:sz w:val="16"/>
        </w:rPr>
        <w:t xml:space="preserve">. The Space Force and the Department of Defense have turned to proliferated constellations to make the U.S. satellites less vulnerable to attack and say the U.S. remains ahead in space. “Proliferation means I’m now spreading out orbitology across multiple different orbits, so that they can’t just take out one satellite; they have to take out a bunch of satellites,” Vice Chief of Space Operations Gen. Michael A. Guetlein said at the AFCEA/INSA Intelligence and National Security Summit. “Then through proliferation, we’re partnering with other entities to get just more assets on orbit. That is a significant investment for the United States Space Force.” </w:t>
      </w:r>
      <w:r w:rsidRPr="00501BFB">
        <w:rPr>
          <w:rStyle w:val="StyleUnderline"/>
        </w:rPr>
        <w:t>But w</w:t>
      </w:r>
      <w:r w:rsidRPr="00BB487E">
        <w:rPr>
          <w:rStyle w:val="StyleUnderline"/>
          <w:highlight w:val="cyan"/>
        </w:rPr>
        <w:t>hen asked if</w:t>
      </w:r>
      <w:r w:rsidRPr="00501BFB">
        <w:rPr>
          <w:rStyle w:val="StyleUnderline"/>
        </w:rPr>
        <w:t xml:space="preserve"> even disaggregated </w:t>
      </w:r>
      <w:r w:rsidRPr="00BB487E">
        <w:rPr>
          <w:rStyle w:val="StyleUnderline"/>
          <w:highlight w:val="cyan"/>
        </w:rPr>
        <w:t>satellites</w:t>
      </w:r>
      <w:r w:rsidRPr="00501BFB">
        <w:rPr>
          <w:rStyle w:val="StyleUnderline"/>
        </w:rPr>
        <w:t xml:space="preserve"> would be </w:t>
      </w:r>
      <w:r w:rsidRPr="00BB487E">
        <w:rPr>
          <w:rStyle w:val="StyleUnderline"/>
          <w:highlight w:val="cyan"/>
        </w:rPr>
        <w:t>at risk</w:t>
      </w:r>
      <w:r w:rsidRPr="00501BFB">
        <w:rPr>
          <w:rStyle w:val="StyleUnderline"/>
        </w:rPr>
        <w:t xml:space="preserve"> </w:t>
      </w:r>
      <w:r w:rsidRPr="00BB487E">
        <w:rPr>
          <w:rStyle w:val="StyleUnderline"/>
          <w:highlight w:val="cyan"/>
        </w:rPr>
        <w:t>of</w:t>
      </w:r>
      <w:r w:rsidRPr="00501BFB">
        <w:rPr>
          <w:rStyle w:val="StyleUnderline"/>
        </w:rPr>
        <w:t xml:space="preserve"> a </w:t>
      </w:r>
      <w:r w:rsidRPr="00BB487E">
        <w:rPr>
          <w:rStyle w:val="StyleUnderline"/>
          <w:highlight w:val="cyan"/>
        </w:rPr>
        <w:t>“large-scale” attack</w:t>
      </w:r>
      <w:r w:rsidRPr="00501BFB">
        <w:rPr>
          <w:rStyle w:val="StyleUnderline"/>
        </w:rPr>
        <w:t xml:space="preserve">, </w:t>
      </w:r>
      <w:r w:rsidRPr="00BB487E">
        <w:rPr>
          <w:rStyle w:val="StyleUnderline"/>
          <w:highlight w:val="cyan"/>
        </w:rPr>
        <w:t>Guetlein</w:t>
      </w:r>
      <w:r w:rsidRPr="00501BFB">
        <w:rPr>
          <w:rStyle w:val="StyleUnderline"/>
        </w:rPr>
        <w:t xml:space="preserve"> </w:t>
      </w:r>
      <w:r w:rsidRPr="00BB487E">
        <w:rPr>
          <w:rStyle w:val="StyleUnderline"/>
          <w:highlight w:val="cyan"/>
        </w:rPr>
        <w:t>did not hesitate. “Yes, I do,” he said.</w:t>
      </w:r>
      <w:r w:rsidRPr="00501BFB">
        <w:rPr>
          <w:rStyle w:val="StyleUnderline"/>
        </w:rPr>
        <w:t xml:space="preserve"> “How is to be determined, what the impact of it is to be determined,” Guetlein said, referring to such an attack. “But they are watching what’s going on in places like Ukraine and Gaza, and they are understanding how the world has become dependent upon space</w:t>
      </w:r>
      <w:r w:rsidRPr="00A6059F">
        <w:rPr>
          <w:sz w:val="16"/>
        </w:rPr>
        <w:t xml:space="preserve">. They’re understanding the impact of those disaggregated architectures, and they are actively working on how to counter that capability.” Russia has apparently not only been monitoring U.S. assets in space but has also been keeping close tabs on American space officials. On Aug. 28, the Russian Foreign Ministry issued a statement announcing it has permanently banned Guetlein, along with 91 other individuals, from visiting Russia because of the “Biden administration’s Russophobic policy.” Other people banned included Gen. Stephen N. Whiting, the head of U.S. Space Command; Lt. Gen. Philip A. Garrant, the head of Space Systems Command; and former Pentagon space policy chief John Plumb. </w:t>
      </w:r>
      <w:r w:rsidRPr="00E41A62">
        <w:rPr>
          <w:highlight w:val="cyan"/>
          <w:u w:val="single"/>
        </w:rPr>
        <w:t>U.S. officials</w:t>
      </w:r>
      <w:r w:rsidRPr="00B03BF0">
        <w:rPr>
          <w:u w:val="single"/>
        </w:rPr>
        <w:t xml:space="preserve"> have </w:t>
      </w:r>
      <w:r w:rsidRPr="00E41A62">
        <w:rPr>
          <w:highlight w:val="cyan"/>
          <w:u w:val="single"/>
        </w:rPr>
        <w:t>said</w:t>
      </w:r>
      <w:r w:rsidRPr="00B03BF0">
        <w:rPr>
          <w:u w:val="single"/>
        </w:rPr>
        <w:t xml:space="preserve"> that </w:t>
      </w:r>
      <w:r w:rsidRPr="00E41A62">
        <w:rPr>
          <w:highlight w:val="cyan"/>
          <w:u w:val="single"/>
        </w:rPr>
        <w:t>Russia</w:t>
      </w:r>
      <w:r w:rsidRPr="00B03BF0">
        <w:rPr>
          <w:u w:val="single"/>
        </w:rPr>
        <w:t xml:space="preserve"> is </w:t>
      </w:r>
      <w:r w:rsidRPr="00BB487E">
        <w:rPr>
          <w:rStyle w:val="Emphasis"/>
          <w:highlight w:val="cyan"/>
        </w:rPr>
        <w:t>developing a nuclear-armed anti-satellite weapon</w:t>
      </w:r>
      <w:r w:rsidRPr="00B03BF0">
        <w:rPr>
          <w:b/>
          <w:bCs/>
          <w:u w:val="single"/>
        </w:rPr>
        <w:t>,</w:t>
      </w:r>
      <w:r w:rsidRPr="00B03BF0">
        <w:rPr>
          <w:u w:val="single"/>
        </w:rPr>
        <w:t xml:space="preserve"> among other capabilities.</w:t>
      </w:r>
      <w:r w:rsidRPr="00A6059F">
        <w:rPr>
          <w:sz w:val="16"/>
        </w:rPr>
        <w:t xml:space="preserve"> While the Space Force is facing increasing threats, it is also dealing a flat budget of $30 billion—a slight decrease when accounting for inflation. “That may sound like a lot, but that’s a drop in the bucket,” Guetlein said. “That’s an enormous amount of heavy lift the nation is getting for three and a half percent of the DOD budget.” The Space Force’s No. 2 officer said the budgetary constraints are preventing the service from addressing “some of the additional mission areas that we think we need to get after.” When it comes to countering future Chinese or Russian threats, Gutlein said he was hopeful the soon-to-be-established Space Futures Command would help the Space Force field a more resilient force. “What we’re hoping comes out of Space Futures Command is what we call the ‘objective architecture,’” Guetlein said. “That’s the architecture that we want tomorrow to look like. What that does for you is it defines your risk, because the difference between your objective architecture and your fielded architecture is the risk that you’re accepting today, and the difference between your objective architecture and the architecture that you have funded is the risk that you’re accepting in your current budget. So that really now starts to define where can we go as a Space Force.”</w:t>
      </w:r>
    </w:p>
    <w:p w14:paraId="61896C7F" w14:textId="77777777" w:rsidR="000D1B00" w:rsidRPr="00B03BF0" w:rsidRDefault="000D1B00" w:rsidP="000D1B00">
      <w:r w:rsidRPr="00B03BF0">
        <w:t xml:space="preserve"> </w:t>
      </w:r>
    </w:p>
    <w:p w14:paraId="701437D3" w14:textId="77777777" w:rsidR="000D1B00" w:rsidRDefault="000D1B00" w:rsidP="000D1B00">
      <w:pPr>
        <w:pStyle w:val="Heading4"/>
        <w:spacing w:before="30" w:line="278" w:lineRule="auto"/>
      </w:pPr>
      <w:r w:rsidRPr="00B03BF0">
        <w:rPr>
          <w:rFonts w:eastAsia="Calibri" w:cs="Calibri"/>
          <w:bCs/>
          <w:iCs w:val="0"/>
          <w:color w:val="000000" w:themeColor="text1"/>
          <w:szCs w:val="26"/>
        </w:rPr>
        <w:t>Satellite attacks cause nuclear war</w:t>
      </w:r>
    </w:p>
    <w:p w14:paraId="52AE84E0" w14:textId="77777777" w:rsidR="000D1B00" w:rsidRPr="00B03BF0" w:rsidRDefault="000D1B00" w:rsidP="000D1B00">
      <w:pPr>
        <w:spacing w:after="120" w:line="235" w:lineRule="auto"/>
      </w:pPr>
      <w:r w:rsidRPr="00B03BF0">
        <w:rPr>
          <w:rFonts w:eastAsia="Calibri"/>
          <w:b/>
          <w:bCs/>
          <w:color w:val="000000" w:themeColor="text1"/>
          <w:sz w:val="26"/>
          <w:szCs w:val="26"/>
        </w:rPr>
        <w:t>Grego, 17</w:t>
      </w:r>
      <w:r w:rsidRPr="00B03BF0">
        <w:rPr>
          <w:rFonts w:eastAsia="Calibri"/>
          <w:color w:val="000000" w:themeColor="text1"/>
        </w:rPr>
        <w:t xml:space="preserve">—Senior Scientist, Global Security Program, with the Union of Concerned Scientists (Laura, “50 years after the Outer Space Treaty: How secure is space?,” </w:t>
      </w:r>
      <w:r w:rsidRPr="00A5013E">
        <w:rPr>
          <w:rFonts w:eastAsia="Calibri"/>
        </w:rPr>
        <w:t>https://www.ucsusa.org/sites/default/files/attach/2017/12/50-Years-OST-article.pdf</w:t>
      </w:r>
      <w:r w:rsidRPr="00B03BF0">
        <w:rPr>
          <w:rFonts w:eastAsia="Calibri"/>
          <w:color w:val="000000" w:themeColor="text1"/>
        </w:rPr>
        <w:t>, dml)</w:t>
      </w:r>
    </w:p>
    <w:p w14:paraId="0C2C5C85" w14:textId="77777777" w:rsidR="000D1B00" w:rsidRPr="008A675E" w:rsidRDefault="000D1B00" w:rsidP="000D1B00">
      <w:pPr>
        <w:spacing w:line="235" w:lineRule="auto"/>
        <w:rPr>
          <w:sz w:val="16"/>
        </w:rPr>
      </w:pPr>
      <w:r w:rsidRPr="008A675E">
        <w:rPr>
          <w:rFonts w:eastAsia="Calibri"/>
          <w:color w:val="000000" w:themeColor="text1"/>
          <w:sz w:val="16"/>
        </w:rPr>
        <w:t xml:space="preserve">For the foreseeable future, </w:t>
      </w:r>
      <w:r w:rsidRPr="00B03BF0">
        <w:rPr>
          <w:rFonts w:eastAsia="Calibri"/>
          <w:b/>
          <w:bCs/>
          <w:color w:val="000000" w:themeColor="text1"/>
          <w:u w:val="single"/>
        </w:rPr>
        <w:t>military</w:t>
      </w:r>
      <w:r w:rsidRPr="008A675E">
        <w:rPr>
          <w:rFonts w:eastAsia="Calibri"/>
          <w:color w:val="000000" w:themeColor="text1"/>
          <w:sz w:val="16"/>
        </w:rPr>
        <w:t xml:space="preserve"> </w:t>
      </w:r>
      <w:r w:rsidRPr="00E41A62">
        <w:rPr>
          <w:rFonts w:eastAsia="Calibri"/>
          <w:b/>
          <w:bCs/>
          <w:color w:val="000000" w:themeColor="text1"/>
          <w:highlight w:val="cyan"/>
          <w:u w:val="single"/>
        </w:rPr>
        <w:t>tensions</w:t>
      </w:r>
      <w:r w:rsidRPr="008A675E">
        <w:rPr>
          <w:rFonts w:eastAsia="Calibri"/>
          <w:color w:val="000000" w:themeColor="text1"/>
          <w:sz w:val="16"/>
        </w:rPr>
        <w:t xml:space="preserve"> </w:t>
      </w:r>
      <w:r w:rsidRPr="00B03BF0">
        <w:rPr>
          <w:rFonts w:eastAsia="Calibri"/>
          <w:color w:val="000000" w:themeColor="text1"/>
          <w:u w:val="single"/>
        </w:rPr>
        <w:t>among the</w:t>
      </w:r>
      <w:r w:rsidRPr="008A675E">
        <w:rPr>
          <w:rFonts w:eastAsia="Calibri"/>
          <w:color w:val="000000" w:themeColor="text1"/>
          <w:sz w:val="16"/>
        </w:rPr>
        <w:t xml:space="preserve"> </w:t>
      </w:r>
      <w:r w:rsidRPr="00B03BF0">
        <w:rPr>
          <w:rFonts w:eastAsia="Calibri"/>
          <w:b/>
          <w:bCs/>
          <w:color w:val="000000" w:themeColor="text1"/>
          <w:u w:val="single"/>
        </w:rPr>
        <w:t>U</w:t>
      </w:r>
      <w:r w:rsidRPr="008A675E">
        <w:rPr>
          <w:rFonts w:eastAsia="Calibri"/>
          <w:color w:val="000000" w:themeColor="text1"/>
          <w:sz w:val="16"/>
        </w:rPr>
        <w:t xml:space="preserve">nited </w:t>
      </w:r>
      <w:r w:rsidRPr="00B03BF0">
        <w:rPr>
          <w:rFonts w:eastAsia="Calibri"/>
          <w:b/>
          <w:bCs/>
          <w:color w:val="000000" w:themeColor="text1"/>
          <w:u w:val="single"/>
        </w:rPr>
        <w:t>S</w:t>
      </w:r>
      <w:r w:rsidRPr="008A675E">
        <w:rPr>
          <w:rFonts w:eastAsia="Calibri"/>
          <w:color w:val="000000" w:themeColor="text1"/>
          <w:sz w:val="16"/>
        </w:rPr>
        <w:t xml:space="preserve">tates, </w:t>
      </w:r>
      <w:r w:rsidRPr="00B03BF0">
        <w:rPr>
          <w:rFonts w:eastAsia="Calibri"/>
          <w:b/>
          <w:bCs/>
          <w:color w:val="000000" w:themeColor="text1"/>
          <w:u w:val="single"/>
        </w:rPr>
        <w:t>China</w:t>
      </w:r>
      <w:r w:rsidRPr="00B03BF0">
        <w:rPr>
          <w:rFonts w:eastAsia="Calibri"/>
          <w:color w:val="000000" w:themeColor="text1"/>
          <w:u w:val="single"/>
        </w:rPr>
        <w:t>, and</w:t>
      </w:r>
      <w:r w:rsidRPr="008A675E">
        <w:rPr>
          <w:rFonts w:eastAsia="Calibri"/>
          <w:color w:val="000000" w:themeColor="text1"/>
          <w:sz w:val="16"/>
        </w:rPr>
        <w:t xml:space="preserve"> </w:t>
      </w:r>
      <w:r w:rsidRPr="00B03BF0">
        <w:rPr>
          <w:rFonts w:eastAsia="Calibri"/>
          <w:b/>
          <w:bCs/>
          <w:color w:val="000000" w:themeColor="text1"/>
          <w:u w:val="single"/>
        </w:rPr>
        <w:t>Russia</w:t>
      </w:r>
      <w:r w:rsidRPr="008A675E">
        <w:rPr>
          <w:rFonts w:eastAsia="Calibri"/>
          <w:color w:val="000000" w:themeColor="text1"/>
          <w:sz w:val="16"/>
        </w:rPr>
        <w:t xml:space="preserve"> </w:t>
      </w:r>
      <w:r w:rsidRPr="00B03BF0">
        <w:rPr>
          <w:rFonts w:eastAsia="Calibri"/>
          <w:color w:val="000000" w:themeColor="text1"/>
          <w:u w:val="single"/>
        </w:rPr>
        <w:t>are likely to</w:t>
      </w:r>
      <w:r w:rsidRPr="008A675E">
        <w:rPr>
          <w:rFonts w:eastAsia="Calibri"/>
          <w:color w:val="000000" w:themeColor="text1"/>
          <w:sz w:val="16"/>
        </w:rPr>
        <w:t xml:space="preserve"> </w:t>
      </w:r>
      <w:r w:rsidRPr="00B03BF0">
        <w:rPr>
          <w:rFonts w:eastAsia="Calibri"/>
          <w:b/>
          <w:bCs/>
          <w:color w:val="000000" w:themeColor="text1"/>
          <w:u w:val="single"/>
        </w:rPr>
        <w:t>remain high</w:t>
      </w:r>
      <w:r w:rsidRPr="00B03BF0">
        <w:rPr>
          <w:rFonts w:eastAsia="Calibri"/>
          <w:color w:val="000000" w:themeColor="text1"/>
          <w:u w:val="single"/>
        </w:rPr>
        <w:t>, as are those between</w:t>
      </w:r>
      <w:r w:rsidRPr="008A675E">
        <w:rPr>
          <w:rFonts w:eastAsia="Calibri"/>
          <w:color w:val="000000" w:themeColor="text1"/>
          <w:sz w:val="16"/>
        </w:rPr>
        <w:t xml:space="preserve"> </w:t>
      </w:r>
      <w:r w:rsidRPr="00B03BF0">
        <w:rPr>
          <w:rFonts w:eastAsia="Calibri"/>
          <w:b/>
          <w:bCs/>
          <w:color w:val="000000" w:themeColor="text1"/>
          <w:u w:val="single"/>
        </w:rPr>
        <w:t>China</w:t>
      </w:r>
      <w:r w:rsidRPr="008A675E">
        <w:rPr>
          <w:rFonts w:eastAsia="Calibri"/>
          <w:color w:val="000000" w:themeColor="text1"/>
          <w:sz w:val="16"/>
        </w:rPr>
        <w:t xml:space="preserve"> </w:t>
      </w:r>
      <w:r w:rsidRPr="00B03BF0">
        <w:rPr>
          <w:rFonts w:eastAsia="Calibri"/>
          <w:color w:val="000000" w:themeColor="text1"/>
          <w:u w:val="single"/>
        </w:rPr>
        <w:t>and</w:t>
      </w:r>
      <w:r w:rsidRPr="008A675E">
        <w:rPr>
          <w:rFonts w:eastAsia="Calibri"/>
          <w:color w:val="000000" w:themeColor="text1"/>
          <w:sz w:val="16"/>
        </w:rPr>
        <w:t xml:space="preserve"> </w:t>
      </w:r>
      <w:r w:rsidRPr="00B03BF0">
        <w:rPr>
          <w:rFonts w:eastAsia="Calibri"/>
          <w:b/>
          <w:bCs/>
          <w:color w:val="000000" w:themeColor="text1"/>
          <w:u w:val="single"/>
        </w:rPr>
        <w:t>India</w:t>
      </w:r>
      <w:r w:rsidRPr="008A675E">
        <w:rPr>
          <w:rFonts w:eastAsia="Calibri"/>
          <w:color w:val="000000" w:themeColor="text1"/>
          <w:sz w:val="16"/>
        </w:rPr>
        <w:t xml:space="preserve">. It is imperative to track investments and </w:t>
      </w:r>
      <w:r w:rsidRPr="00B03BF0">
        <w:rPr>
          <w:rFonts w:eastAsia="Calibri"/>
          <w:color w:val="000000" w:themeColor="text1"/>
          <w:u w:val="single"/>
        </w:rPr>
        <w:t>strategies</w:t>
      </w:r>
      <w:r w:rsidRPr="008A675E">
        <w:rPr>
          <w:rFonts w:eastAsia="Calibri"/>
          <w:color w:val="000000" w:themeColor="text1"/>
          <w:sz w:val="16"/>
        </w:rPr>
        <w:t xml:space="preserve"> that </w:t>
      </w:r>
      <w:r w:rsidRPr="00B03BF0">
        <w:rPr>
          <w:rFonts w:eastAsia="Calibri"/>
          <w:color w:val="000000" w:themeColor="text1"/>
          <w:u w:val="single"/>
        </w:rPr>
        <w:t>could</w:t>
      </w:r>
      <w:r w:rsidRPr="008A675E">
        <w:rPr>
          <w:rFonts w:eastAsia="Calibri"/>
          <w:color w:val="000000" w:themeColor="text1"/>
          <w:sz w:val="16"/>
        </w:rPr>
        <w:t xml:space="preserve"> </w:t>
      </w:r>
      <w:r w:rsidRPr="00E41A62">
        <w:rPr>
          <w:rFonts w:eastAsia="Calibri"/>
          <w:b/>
          <w:bCs/>
          <w:color w:val="000000" w:themeColor="text1"/>
          <w:highlight w:val="cyan"/>
          <w:u w:val="single"/>
        </w:rPr>
        <w:t>escalate</w:t>
      </w:r>
      <w:r w:rsidRPr="008A675E">
        <w:rPr>
          <w:rFonts w:eastAsia="Calibri"/>
          <w:color w:val="000000" w:themeColor="text1"/>
          <w:sz w:val="16"/>
        </w:rPr>
        <w:t xml:space="preserve"> </w:t>
      </w:r>
      <w:r w:rsidRPr="00B03BF0">
        <w:rPr>
          <w:rFonts w:eastAsia="Calibri"/>
          <w:b/>
          <w:bCs/>
          <w:color w:val="000000" w:themeColor="text1"/>
          <w:u w:val="single"/>
        </w:rPr>
        <w:t>a crisis</w:t>
      </w:r>
      <w:r w:rsidRPr="008A675E">
        <w:rPr>
          <w:rFonts w:eastAsia="Calibri"/>
          <w:color w:val="000000" w:themeColor="text1"/>
          <w:sz w:val="16"/>
        </w:rPr>
        <w:t xml:space="preserve"> </w:t>
      </w:r>
      <w:r w:rsidRPr="00B03BF0">
        <w:rPr>
          <w:rFonts w:eastAsia="Calibri"/>
          <w:color w:val="000000" w:themeColor="text1"/>
          <w:u w:val="single"/>
        </w:rPr>
        <w:t>or lead actors to consider</w:t>
      </w:r>
      <w:r w:rsidRPr="008A675E">
        <w:rPr>
          <w:rFonts w:eastAsia="Calibri"/>
          <w:color w:val="000000" w:themeColor="text1"/>
          <w:sz w:val="16"/>
        </w:rPr>
        <w:t xml:space="preserve"> </w:t>
      </w:r>
      <w:r w:rsidRPr="00B03BF0">
        <w:rPr>
          <w:rFonts w:eastAsia="Calibri"/>
          <w:b/>
          <w:bCs/>
          <w:color w:val="000000" w:themeColor="text1"/>
          <w:u w:val="single"/>
        </w:rPr>
        <w:t>approaching</w:t>
      </w:r>
      <w:r w:rsidRPr="008A675E">
        <w:rPr>
          <w:rFonts w:eastAsia="Calibri"/>
          <w:color w:val="000000" w:themeColor="text1"/>
          <w:sz w:val="16"/>
        </w:rPr>
        <w:t xml:space="preserve"> </w:t>
      </w:r>
      <w:r w:rsidRPr="00B03BF0">
        <w:rPr>
          <w:rFonts w:eastAsia="Calibri"/>
          <w:color w:val="000000" w:themeColor="text1"/>
          <w:u w:val="single"/>
        </w:rPr>
        <w:t>or</w:t>
      </w:r>
      <w:r w:rsidRPr="008A675E">
        <w:rPr>
          <w:rFonts w:eastAsia="Calibri"/>
          <w:color w:val="000000" w:themeColor="text1"/>
          <w:sz w:val="16"/>
        </w:rPr>
        <w:t xml:space="preserve"> </w:t>
      </w:r>
      <w:r w:rsidRPr="00B03BF0">
        <w:rPr>
          <w:rFonts w:eastAsia="Calibri"/>
          <w:b/>
          <w:bCs/>
          <w:color w:val="000000" w:themeColor="text1"/>
          <w:u w:val="single"/>
        </w:rPr>
        <w:t>crossing the nuclear threshold</w:t>
      </w:r>
      <w:r w:rsidRPr="00B03BF0">
        <w:rPr>
          <w:rFonts w:eastAsia="Calibri"/>
          <w:color w:val="000000" w:themeColor="text1"/>
          <w:u w:val="single"/>
        </w:rPr>
        <w:t>.</w:t>
      </w:r>
      <w:r w:rsidRPr="008A675E">
        <w:rPr>
          <w:rFonts w:eastAsia="Calibri"/>
          <w:color w:val="000000" w:themeColor="text1"/>
          <w:sz w:val="16"/>
        </w:rPr>
        <w:t xml:space="preserve"> </w:t>
      </w:r>
      <w:r w:rsidRPr="00B03BF0">
        <w:rPr>
          <w:rFonts w:eastAsia="Calibri"/>
          <w:b/>
          <w:bCs/>
          <w:color w:val="000000" w:themeColor="text1"/>
          <w:u w:val="single"/>
        </w:rPr>
        <w:t>Attacks on</w:t>
      </w:r>
      <w:r w:rsidRPr="008A675E">
        <w:rPr>
          <w:rFonts w:eastAsia="Calibri"/>
          <w:color w:val="000000" w:themeColor="text1"/>
          <w:sz w:val="16"/>
        </w:rPr>
        <w:t xml:space="preserve"> </w:t>
      </w:r>
      <w:r w:rsidRPr="00E41A62">
        <w:rPr>
          <w:rFonts w:eastAsia="Calibri"/>
          <w:b/>
          <w:bCs/>
          <w:color w:val="000000" w:themeColor="text1"/>
          <w:highlight w:val="cyan"/>
          <w:u w:val="single"/>
        </w:rPr>
        <w:t>satellites</w:t>
      </w:r>
      <w:r w:rsidRPr="008A675E">
        <w:rPr>
          <w:rFonts w:eastAsia="Calibri"/>
          <w:color w:val="000000" w:themeColor="text1"/>
          <w:sz w:val="16"/>
        </w:rPr>
        <w:t xml:space="preserve"> </w:t>
      </w:r>
      <w:r w:rsidRPr="00B03BF0">
        <w:rPr>
          <w:rFonts w:eastAsia="Calibri"/>
          <w:b/>
          <w:bCs/>
          <w:color w:val="000000" w:themeColor="text1"/>
          <w:u w:val="single"/>
        </w:rPr>
        <w:t>can</w:t>
      </w:r>
      <w:r w:rsidRPr="008A675E">
        <w:rPr>
          <w:rFonts w:eastAsia="Calibri"/>
          <w:color w:val="000000" w:themeColor="text1"/>
          <w:sz w:val="16"/>
        </w:rPr>
        <w:t xml:space="preserve"> </w:t>
      </w:r>
      <w:r w:rsidRPr="00E41A62">
        <w:rPr>
          <w:rFonts w:eastAsia="Calibri"/>
          <w:b/>
          <w:bCs/>
          <w:color w:val="000000" w:themeColor="text1"/>
          <w:highlight w:val="cyan"/>
          <w:u w:val="single"/>
        </w:rPr>
        <w:t>create</w:t>
      </w:r>
      <w:r w:rsidRPr="008A675E">
        <w:rPr>
          <w:rFonts w:eastAsia="Calibri"/>
          <w:color w:val="000000" w:themeColor="text1"/>
          <w:sz w:val="16"/>
        </w:rPr>
        <w:t xml:space="preserve"> </w:t>
      </w:r>
      <w:r w:rsidRPr="00B03BF0">
        <w:rPr>
          <w:rFonts w:eastAsia="Calibri"/>
          <w:color w:val="000000" w:themeColor="text1"/>
          <w:u w:val="single"/>
        </w:rPr>
        <w:t>or</w:t>
      </w:r>
      <w:r w:rsidRPr="008A675E">
        <w:rPr>
          <w:rFonts w:eastAsia="Calibri"/>
          <w:color w:val="000000" w:themeColor="text1"/>
          <w:sz w:val="16"/>
        </w:rPr>
        <w:t xml:space="preserve"> </w:t>
      </w:r>
      <w:r w:rsidRPr="00B03BF0">
        <w:rPr>
          <w:rFonts w:eastAsia="Calibri"/>
          <w:b/>
          <w:bCs/>
          <w:color w:val="000000" w:themeColor="text1"/>
          <w:u w:val="single"/>
        </w:rPr>
        <w:t>escalate</w:t>
      </w:r>
      <w:r w:rsidRPr="008A675E">
        <w:rPr>
          <w:rFonts w:eastAsia="Calibri"/>
          <w:color w:val="000000" w:themeColor="text1"/>
          <w:sz w:val="16"/>
        </w:rPr>
        <w:t xml:space="preserve"> </w:t>
      </w:r>
      <w:r w:rsidRPr="00E41A62">
        <w:rPr>
          <w:rFonts w:eastAsia="Calibri"/>
          <w:b/>
          <w:bCs/>
          <w:color w:val="000000" w:themeColor="text1"/>
          <w:highlight w:val="cyan"/>
          <w:u w:val="single"/>
        </w:rPr>
        <w:t>terrestrial crises</w:t>
      </w:r>
      <w:r w:rsidRPr="008A675E">
        <w:rPr>
          <w:rFonts w:eastAsia="Calibri"/>
          <w:color w:val="000000" w:themeColor="text1"/>
          <w:sz w:val="16"/>
        </w:rPr>
        <w:t xml:space="preserve"> </w:t>
      </w:r>
      <w:r w:rsidRPr="00B03BF0">
        <w:rPr>
          <w:rFonts w:eastAsia="Calibri"/>
          <w:color w:val="000000" w:themeColor="text1"/>
          <w:u w:val="single"/>
        </w:rPr>
        <w:t>in ways that are</w:t>
      </w:r>
      <w:r w:rsidRPr="008A675E">
        <w:rPr>
          <w:rFonts w:eastAsia="Calibri"/>
          <w:color w:val="000000" w:themeColor="text1"/>
          <w:sz w:val="16"/>
        </w:rPr>
        <w:t xml:space="preserve"> </w:t>
      </w:r>
      <w:r w:rsidRPr="00B03BF0">
        <w:rPr>
          <w:rFonts w:eastAsia="Calibri"/>
          <w:b/>
          <w:bCs/>
          <w:color w:val="000000" w:themeColor="text1"/>
          <w:u w:val="single"/>
        </w:rPr>
        <w:t>difficult to predict</w:t>
      </w:r>
      <w:r w:rsidRPr="008A675E">
        <w:rPr>
          <w:rFonts w:eastAsia="Calibri"/>
          <w:color w:val="000000" w:themeColor="text1"/>
          <w:sz w:val="16"/>
        </w:rPr>
        <w:t xml:space="preserve"> </w:t>
      </w:r>
      <w:r w:rsidRPr="00B03BF0">
        <w:rPr>
          <w:rFonts w:eastAsia="Calibri"/>
          <w:color w:val="000000" w:themeColor="text1"/>
          <w:u w:val="single"/>
        </w:rPr>
        <w:t>and which are</w:t>
      </w:r>
      <w:r w:rsidRPr="008A675E">
        <w:rPr>
          <w:rFonts w:eastAsia="Calibri"/>
          <w:color w:val="000000" w:themeColor="text1"/>
          <w:sz w:val="16"/>
        </w:rPr>
        <w:t xml:space="preserve"> </w:t>
      </w:r>
      <w:r w:rsidRPr="00B03BF0">
        <w:rPr>
          <w:rFonts w:eastAsia="Calibri"/>
          <w:b/>
          <w:bCs/>
          <w:color w:val="000000" w:themeColor="text1"/>
          <w:u w:val="single"/>
        </w:rPr>
        <w:t>particularly</w:t>
      </w:r>
      <w:r w:rsidRPr="008A675E">
        <w:rPr>
          <w:rFonts w:eastAsia="Calibri"/>
          <w:color w:val="000000" w:themeColor="text1"/>
          <w:sz w:val="16"/>
        </w:rPr>
        <w:t xml:space="preserve"> </w:t>
      </w:r>
      <w:r w:rsidRPr="00E41A62">
        <w:rPr>
          <w:rFonts w:eastAsia="Calibri"/>
          <w:b/>
          <w:bCs/>
          <w:color w:val="000000" w:themeColor="text1"/>
          <w:highlight w:val="cyan"/>
          <w:u w:val="single"/>
        </w:rPr>
        <w:t>dangerous among nuclear powers</w:t>
      </w:r>
      <w:r w:rsidRPr="008A675E">
        <w:rPr>
          <w:rFonts w:eastAsia="Calibri"/>
          <w:color w:val="000000" w:themeColor="text1"/>
          <w:sz w:val="16"/>
        </w:rPr>
        <w:t>.</w:t>
      </w:r>
    </w:p>
    <w:p w14:paraId="1CE6174F" w14:textId="77777777" w:rsidR="000D1B00" w:rsidRPr="008A675E" w:rsidRDefault="000D1B00" w:rsidP="000D1B00">
      <w:pPr>
        <w:spacing w:line="235" w:lineRule="auto"/>
        <w:rPr>
          <w:sz w:val="16"/>
        </w:rPr>
      </w:pPr>
      <w:r w:rsidRPr="00B03BF0">
        <w:rPr>
          <w:rFonts w:eastAsia="Calibri"/>
          <w:color w:val="000000" w:themeColor="text1"/>
          <w:u w:val="single"/>
        </w:rPr>
        <w:t>While the OST prohibits nuclear weapons in space, it is</w:t>
      </w:r>
      <w:r w:rsidRPr="008A675E">
        <w:rPr>
          <w:rFonts w:eastAsia="Calibri"/>
          <w:color w:val="000000" w:themeColor="text1"/>
          <w:sz w:val="16"/>
        </w:rPr>
        <w:t xml:space="preserve"> </w:t>
      </w:r>
      <w:r w:rsidRPr="00B03BF0">
        <w:rPr>
          <w:rFonts w:eastAsia="Calibri"/>
          <w:b/>
          <w:bCs/>
          <w:color w:val="000000" w:themeColor="text1"/>
          <w:u w:val="single"/>
        </w:rPr>
        <w:t>less specific</w:t>
      </w:r>
      <w:r w:rsidRPr="008A675E">
        <w:rPr>
          <w:rFonts w:eastAsia="Calibri"/>
          <w:color w:val="000000" w:themeColor="text1"/>
          <w:sz w:val="16"/>
        </w:rPr>
        <w:t xml:space="preserve"> </w:t>
      </w:r>
      <w:r w:rsidRPr="00B03BF0">
        <w:rPr>
          <w:rFonts w:eastAsia="Calibri"/>
          <w:color w:val="000000" w:themeColor="text1"/>
          <w:u w:val="single"/>
        </w:rPr>
        <w:t>about other military activity</w:t>
      </w:r>
      <w:r w:rsidRPr="008A675E">
        <w:rPr>
          <w:rFonts w:eastAsia="Calibri"/>
          <w:color w:val="000000" w:themeColor="text1"/>
          <w:sz w:val="16"/>
        </w:rPr>
        <w:t xml:space="preserve">, and states have different interpretations of “peaceful purposes.” Thus, </w:t>
      </w:r>
      <w:r w:rsidRPr="00B03BF0">
        <w:rPr>
          <w:rFonts w:eastAsia="Calibri"/>
          <w:color w:val="000000" w:themeColor="text1"/>
          <w:u w:val="single"/>
        </w:rPr>
        <w:t>the drift is toward a space regime that includes</w:t>
      </w:r>
      <w:r w:rsidRPr="008A675E">
        <w:rPr>
          <w:rFonts w:eastAsia="Calibri"/>
          <w:color w:val="000000" w:themeColor="text1"/>
          <w:sz w:val="16"/>
        </w:rPr>
        <w:t xml:space="preserve"> </w:t>
      </w:r>
      <w:r w:rsidRPr="00B03BF0">
        <w:rPr>
          <w:rFonts w:eastAsia="Calibri"/>
          <w:b/>
          <w:bCs/>
          <w:color w:val="000000" w:themeColor="text1"/>
          <w:u w:val="single"/>
        </w:rPr>
        <w:t>increasingly sophisticated</w:t>
      </w:r>
      <w:r w:rsidRPr="008A675E">
        <w:rPr>
          <w:rFonts w:eastAsia="Calibri"/>
          <w:color w:val="000000" w:themeColor="text1"/>
          <w:sz w:val="16"/>
        </w:rPr>
        <w:t xml:space="preserve"> </w:t>
      </w:r>
      <w:r w:rsidRPr="00E41A62">
        <w:rPr>
          <w:rFonts w:eastAsia="Calibri"/>
          <w:b/>
          <w:bCs/>
          <w:color w:val="000000" w:themeColor="text1"/>
          <w:highlight w:val="cyan"/>
          <w:u w:val="single"/>
        </w:rPr>
        <w:t>anti-satellite technology</w:t>
      </w:r>
      <w:r w:rsidRPr="00B03BF0">
        <w:rPr>
          <w:rFonts w:eastAsia="Calibri"/>
          <w:color w:val="000000" w:themeColor="text1"/>
          <w:u w:val="single"/>
        </w:rPr>
        <w:t>, with</w:t>
      </w:r>
      <w:r w:rsidRPr="008A675E">
        <w:rPr>
          <w:rFonts w:eastAsia="Calibri"/>
          <w:color w:val="000000" w:themeColor="text1"/>
          <w:sz w:val="16"/>
        </w:rPr>
        <w:t xml:space="preserve"> </w:t>
      </w:r>
      <w:r w:rsidRPr="00B03BF0">
        <w:rPr>
          <w:rFonts w:eastAsia="Calibri"/>
          <w:b/>
          <w:bCs/>
          <w:color w:val="000000" w:themeColor="text1"/>
          <w:u w:val="single"/>
        </w:rPr>
        <w:t>very</w:t>
      </w:r>
      <w:r w:rsidRPr="008A675E">
        <w:rPr>
          <w:rFonts w:eastAsia="Calibri"/>
          <w:color w:val="000000" w:themeColor="text1"/>
          <w:sz w:val="16"/>
        </w:rPr>
        <w:t xml:space="preserve"> </w:t>
      </w:r>
      <w:r w:rsidRPr="00E41A62">
        <w:rPr>
          <w:rFonts w:eastAsia="Calibri"/>
          <w:b/>
          <w:bCs/>
          <w:color w:val="000000" w:themeColor="text1"/>
          <w:highlight w:val="cyan"/>
          <w:u w:val="single"/>
        </w:rPr>
        <w:t>little</w:t>
      </w:r>
      <w:r w:rsidRPr="008A675E">
        <w:rPr>
          <w:rFonts w:eastAsia="Calibri"/>
          <w:color w:val="000000" w:themeColor="text1"/>
          <w:sz w:val="16"/>
        </w:rPr>
        <w:t xml:space="preserve"> </w:t>
      </w:r>
      <w:r w:rsidRPr="00B03BF0">
        <w:rPr>
          <w:rFonts w:eastAsia="Calibri"/>
          <w:b/>
          <w:bCs/>
          <w:color w:val="000000" w:themeColor="text1"/>
          <w:u w:val="single"/>
        </w:rPr>
        <w:t>mutual understanding</w:t>
      </w:r>
      <w:r w:rsidRPr="008A675E">
        <w:rPr>
          <w:rFonts w:eastAsia="Calibri"/>
          <w:color w:val="000000" w:themeColor="text1"/>
          <w:sz w:val="16"/>
        </w:rPr>
        <w:t xml:space="preserve"> </w:t>
      </w:r>
      <w:r w:rsidRPr="00B03BF0">
        <w:rPr>
          <w:rFonts w:eastAsia="Calibri"/>
          <w:color w:val="000000" w:themeColor="text1"/>
          <w:u w:val="single"/>
        </w:rPr>
        <w:t>about how actions in space are perceived and</w:t>
      </w:r>
      <w:r w:rsidRPr="008A675E">
        <w:rPr>
          <w:rFonts w:eastAsia="Calibri"/>
          <w:color w:val="000000" w:themeColor="text1"/>
          <w:sz w:val="16"/>
        </w:rPr>
        <w:t xml:space="preserve"> </w:t>
      </w:r>
      <w:r w:rsidRPr="00B03BF0">
        <w:rPr>
          <w:rFonts w:eastAsia="Calibri"/>
          <w:b/>
          <w:bCs/>
          <w:color w:val="000000" w:themeColor="text1"/>
          <w:u w:val="single"/>
        </w:rPr>
        <w:t>what constraints</w:t>
      </w:r>
      <w:r w:rsidRPr="008A675E">
        <w:rPr>
          <w:rFonts w:eastAsia="Calibri"/>
          <w:color w:val="000000" w:themeColor="text1"/>
          <w:sz w:val="16"/>
        </w:rPr>
        <w:t xml:space="preserve">, if any, </w:t>
      </w:r>
      <w:r w:rsidRPr="00B03BF0">
        <w:rPr>
          <w:rFonts w:eastAsia="Calibri"/>
          <w:b/>
          <w:bCs/>
          <w:color w:val="000000" w:themeColor="text1"/>
          <w:u w:val="single"/>
        </w:rPr>
        <w:t>global</w:t>
      </w:r>
      <w:r w:rsidRPr="008A675E">
        <w:rPr>
          <w:rFonts w:eastAsia="Calibri"/>
          <w:color w:val="000000" w:themeColor="text1"/>
          <w:sz w:val="16"/>
        </w:rPr>
        <w:t xml:space="preserve"> </w:t>
      </w:r>
      <w:r w:rsidRPr="00E41A62">
        <w:rPr>
          <w:rFonts w:eastAsia="Calibri"/>
          <w:b/>
          <w:bCs/>
          <w:color w:val="000000" w:themeColor="text1"/>
          <w:highlight w:val="cyan"/>
          <w:u w:val="single"/>
        </w:rPr>
        <w:t>governance</w:t>
      </w:r>
      <w:r w:rsidRPr="008A675E">
        <w:rPr>
          <w:rFonts w:eastAsia="Calibri"/>
          <w:color w:val="000000" w:themeColor="text1"/>
          <w:sz w:val="16"/>
        </w:rPr>
        <w:t xml:space="preserve"> </w:t>
      </w:r>
      <w:r w:rsidRPr="00B03BF0">
        <w:rPr>
          <w:rFonts w:eastAsia="Calibri"/>
          <w:b/>
          <w:bCs/>
          <w:color w:val="000000" w:themeColor="text1"/>
          <w:u w:val="single"/>
        </w:rPr>
        <w:t>provides</w:t>
      </w:r>
      <w:r w:rsidRPr="008A675E">
        <w:rPr>
          <w:rFonts w:eastAsia="Calibri"/>
          <w:color w:val="000000" w:themeColor="text1"/>
          <w:sz w:val="16"/>
        </w:rPr>
        <w:t>.</w:t>
      </w:r>
    </w:p>
    <w:p w14:paraId="421905FE" w14:textId="77777777" w:rsidR="000D1B00" w:rsidRPr="008A675E" w:rsidRDefault="000D1B00" w:rsidP="000D1B00">
      <w:pPr>
        <w:spacing w:line="235" w:lineRule="auto"/>
        <w:rPr>
          <w:sz w:val="16"/>
        </w:rPr>
      </w:pPr>
      <w:r w:rsidRPr="00B03BF0">
        <w:rPr>
          <w:rFonts w:eastAsia="Calibri"/>
          <w:color w:val="000000" w:themeColor="text1"/>
          <w:u w:val="single"/>
        </w:rPr>
        <w:t>States—and</w:t>
      </w:r>
      <w:r w:rsidRPr="2D885271">
        <w:rPr>
          <w:rFonts w:eastAsia="Calibri"/>
          <w:color w:val="000000" w:themeColor="text1"/>
          <w:sz w:val="16"/>
          <w:szCs w:val="16"/>
        </w:rPr>
        <w:t xml:space="preserve">, increasingly, </w:t>
      </w:r>
      <w:r w:rsidRPr="00B03BF0">
        <w:rPr>
          <w:rFonts w:eastAsia="Calibri"/>
          <w:color w:val="000000" w:themeColor="text1"/>
          <w:u w:val="single"/>
        </w:rPr>
        <w:t>sub-state actors—have been developing technologies that can be used to</w:t>
      </w:r>
      <w:r w:rsidRPr="2D885271">
        <w:rPr>
          <w:rFonts w:eastAsia="Calibri"/>
          <w:color w:val="000000" w:themeColor="text1"/>
          <w:sz w:val="16"/>
          <w:szCs w:val="16"/>
        </w:rPr>
        <w:t xml:space="preserve"> </w:t>
      </w:r>
      <w:r w:rsidRPr="00B03BF0">
        <w:rPr>
          <w:rFonts w:eastAsia="Calibri"/>
          <w:b/>
          <w:bCs/>
          <w:color w:val="000000" w:themeColor="text1"/>
          <w:u w:val="single"/>
        </w:rPr>
        <w:t>interfere with satellites</w:t>
      </w:r>
      <w:r w:rsidRPr="2D885271">
        <w:rPr>
          <w:rFonts w:eastAsia="Calibri"/>
          <w:color w:val="000000" w:themeColor="text1"/>
          <w:sz w:val="16"/>
          <w:szCs w:val="16"/>
        </w:rPr>
        <w:t xml:space="preserve">. Not all such technologies are equally dangerous, and it may be possible to prioritize appropriate limits. Signals jamming, for example, is relatively low-tech, but is also limited temporally and spatially in its effects; identification of the perpetrator is relatively straightforward, even if remedies for the interference are less so. More concerning are technologies with a strategic-sized capability, or which are stealthy and hard to attribute, or which make intent difficult to discern; </w:t>
      </w:r>
      <w:r w:rsidRPr="00B03BF0">
        <w:rPr>
          <w:rFonts w:eastAsia="Calibri"/>
          <w:color w:val="000000" w:themeColor="text1"/>
          <w:u w:val="single"/>
        </w:rPr>
        <w:t>these technologies can</w:t>
      </w:r>
      <w:r w:rsidRPr="2D885271">
        <w:rPr>
          <w:rFonts w:eastAsia="Calibri"/>
          <w:color w:val="000000" w:themeColor="text1"/>
          <w:sz w:val="16"/>
          <w:szCs w:val="16"/>
        </w:rPr>
        <w:t xml:space="preserve"> </w:t>
      </w:r>
      <w:r w:rsidRPr="00E41A62">
        <w:rPr>
          <w:rFonts w:eastAsia="Calibri"/>
          <w:color w:val="000000" w:themeColor="text1"/>
          <w:highlight w:val="cyan"/>
          <w:u w:val="single"/>
        </w:rPr>
        <w:t>provide</w:t>
      </w:r>
      <w:r w:rsidRPr="2D885271">
        <w:rPr>
          <w:rFonts w:eastAsia="Calibri"/>
          <w:color w:val="000000" w:themeColor="text1"/>
          <w:sz w:val="16"/>
          <w:szCs w:val="16"/>
        </w:rPr>
        <w:t xml:space="preserve"> </w:t>
      </w:r>
      <w:r w:rsidRPr="00E41A62">
        <w:rPr>
          <w:rFonts w:eastAsia="Calibri"/>
          <w:b/>
          <w:bCs/>
          <w:color w:val="000000" w:themeColor="text1"/>
          <w:highlight w:val="cyan"/>
          <w:u w:val="single"/>
        </w:rPr>
        <w:t>new</w:t>
      </w:r>
      <w:r w:rsidRPr="2D885271">
        <w:rPr>
          <w:rFonts w:eastAsia="Calibri"/>
          <w:color w:val="000000" w:themeColor="text1"/>
          <w:sz w:val="16"/>
          <w:szCs w:val="16"/>
        </w:rPr>
        <w:t xml:space="preserve"> </w:t>
      </w:r>
      <w:r w:rsidRPr="00E41A62">
        <w:rPr>
          <w:rFonts w:eastAsia="Calibri"/>
          <w:color w:val="000000" w:themeColor="text1"/>
          <w:highlight w:val="cyan"/>
          <w:u w:val="single"/>
        </w:rPr>
        <w:t>and</w:t>
      </w:r>
      <w:r w:rsidRPr="2D885271">
        <w:rPr>
          <w:rFonts w:eastAsia="Calibri"/>
          <w:color w:val="000000" w:themeColor="text1"/>
          <w:sz w:val="16"/>
          <w:szCs w:val="16"/>
        </w:rPr>
        <w:t xml:space="preserve"> </w:t>
      </w:r>
      <w:r w:rsidRPr="00E41A62">
        <w:rPr>
          <w:rFonts w:eastAsia="Calibri"/>
          <w:b/>
          <w:bCs/>
          <w:color w:val="000000" w:themeColor="text1"/>
          <w:highlight w:val="cyan"/>
          <w:u w:val="single"/>
        </w:rPr>
        <w:t>unpredictable paths to crisis escalation</w:t>
      </w:r>
      <w:r w:rsidRPr="00B03BF0">
        <w:rPr>
          <w:rFonts w:eastAsia="Calibri"/>
          <w:color w:val="000000" w:themeColor="text1"/>
          <w:u w:val="single"/>
        </w:rPr>
        <w:t>. The inventories of such weapons are</w:t>
      </w:r>
      <w:r w:rsidRPr="2D885271">
        <w:rPr>
          <w:rFonts w:eastAsia="Calibri"/>
          <w:color w:val="000000" w:themeColor="text1"/>
          <w:sz w:val="16"/>
          <w:szCs w:val="16"/>
        </w:rPr>
        <w:t xml:space="preserve"> </w:t>
      </w:r>
      <w:r w:rsidRPr="00B03BF0">
        <w:rPr>
          <w:rFonts w:eastAsia="Calibri"/>
          <w:b/>
          <w:bCs/>
          <w:color w:val="000000" w:themeColor="text1"/>
          <w:u w:val="single"/>
        </w:rPr>
        <w:t>growing</w:t>
      </w:r>
      <w:r w:rsidRPr="2D885271">
        <w:rPr>
          <w:rFonts w:eastAsia="Calibri"/>
          <w:color w:val="000000" w:themeColor="text1"/>
          <w:sz w:val="16"/>
          <w:szCs w:val="16"/>
        </w:rPr>
        <w:t xml:space="preserve"> </w:t>
      </w:r>
      <w:r w:rsidRPr="00B03BF0">
        <w:rPr>
          <w:rFonts w:eastAsia="Calibri"/>
          <w:color w:val="000000" w:themeColor="text1"/>
          <w:u w:val="single"/>
        </w:rPr>
        <w:t>and relevant technology is</w:t>
      </w:r>
      <w:r w:rsidRPr="2D885271">
        <w:rPr>
          <w:rFonts w:eastAsia="Calibri"/>
          <w:color w:val="000000" w:themeColor="text1"/>
          <w:sz w:val="16"/>
          <w:szCs w:val="16"/>
        </w:rPr>
        <w:t xml:space="preserve"> </w:t>
      </w:r>
      <w:r w:rsidRPr="00B03BF0">
        <w:rPr>
          <w:rFonts w:eastAsia="Calibri"/>
          <w:b/>
          <w:bCs/>
          <w:color w:val="000000" w:themeColor="text1"/>
          <w:u w:val="single"/>
        </w:rPr>
        <w:t>proliferating</w:t>
      </w:r>
      <w:r w:rsidRPr="2D885271">
        <w:rPr>
          <w:rFonts w:eastAsia="Calibri"/>
          <w:color w:val="000000" w:themeColor="text1"/>
          <w:sz w:val="16"/>
          <w:szCs w:val="16"/>
        </w:rPr>
        <w:t>.</w:t>
      </w:r>
    </w:p>
    <w:p w14:paraId="5507C860" w14:textId="77777777" w:rsidR="000D1B00" w:rsidRPr="00B03BF0" w:rsidRDefault="000D1B00" w:rsidP="000D1B00">
      <w:pPr>
        <w:pStyle w:val="Heading3"/>
        <w:rPr>
          <w:rFonts w:cs="Calibri"/>
        </w:rPr>
      </w:pPr>
      <w:r w:rsidRPr="6D9C5409">
        <w:rPr>
          <w:rFonts w:cs="Calibri"/>
        </w:rPr>
        <w:t>No Solvency</w:t>
      </w:r>
    </w:p>
    <w:p w14:paraId="269EE251" w14:textId="77777777" w:rsidR="000D1B00" w:rsidRPr="00B03BF0" w:rsidRDefault="000D1B00" w:rsidP="000D1B00">
      <w:pPr>
        <w:pStyle w:val="Heading4"/>
        <w:rPr>
          <w:rFonts w:cs="Calibri"/>
        </w:rPr>
      </w:pPr>
      <w:r w:rsidRPr="00B03BF0">
        <w:rPr>
          <w:rFonts w:cs="Calibri"/>
        </w:rPr>
        <w:t xml:space="preserve">Satellites </w:t>
      </w:r>
      <w:r w:rsidRPr="2390C13C">
        <w:rPr>
          <w:rFonts w:cs="Calibri"/>
        </w:rPr>
        <w:t>USELESS</w:t>
      </w:r>
      <w:r w:rsidRPr="00B03BF0">
        <w:rPr>
          <w:rFonts w:cs="Calibri"/>
        </w:rPr>
        <w:t xml:space="preserve"> – Anti-satellites thump &amp; satellites DESTABLIZE international relations</w:t>
      </w:r>
    </w:p>
    <w:p w14:paraId="385D164B" w14:textId="77777777" w:rsidR="000D1B00" w:rsidRPr="00AD2371" w:rsidRDefault="000D1B00" w:rsidP="000D1B00">
      <w:pPr>
        <w:rPr>
          <w:b/>
          <w:sz w:val="16"/>
          <w:szCs w:val="16"/>
        </w:rPr>
      </w:pPr>
      <w:r w:rsidRPr="00B03BF0">
        <w:rPr>
          <w:rStyle w:val="Style13ptBold"/>
        </w:rPr>
        <w:t>Union of Concerned Scientists 18’</w:t>
      </w:r>
      <w:r w:rsidRPr="447F48B4">
        <w:rPr>
          <w:rStyle w:val="Style13ptBold"/>
        </w:rPr>
        <w:t xml:space="preserve"> </w:t>
      </w:r>
      <w:r>
        <w:t xml:space="preserve">(national nonprofit organization founded more than 50 years ago by scientists and students at the Massachusetts Institute of Technology.) “Space-based Missile Defense” Pub Aug 30, 2018 acc 6/26/25 </w:t>
      </w:r>
      <w:r w:rsidRPr="00A5013E">
        <w:t>https://www.ucs.org/resources/space-based-missile-defense-0</w:t>
      </w:r>
    </w:p>
    <w:p w14:paraId="662CFF0E" w14:textId="77777777" w:rsidR="000D1B00" w:rsidRPr="00B03BF0" w:rsidRDefault="000D1B00" w:rsidP="000D1B00"/>
    <w:p w14:paraId="6741A4AF" w14:textId="77777777" w:rsidR="000D1B00" w:rsidRPr="00A10A19" w:rsidRDefault="000D1B00" w:rsidP="000D1B00">
      <w:pPr>
        <w:rPr>
          <w:u w:val="single"/>
        </w:rPr>
      </w:pPr>
      <w:r w:rsidRPr="00E41A62">
        <w:rPr>
          <w:rStyle w:val="StyleUnderline"/>
          <w:highlight w:val="cyan"/>
        </w:rPr>
        <w:t>Satellites</w:t>
      </w:r>
      <w:r w:rsidRPr="00B03BF0">
        <w:rPr>
          <w:rStyle w:val="StyleUnderline"/>
        </w:rPr>
        <w:t xml:space="preserve"> But the biggest </w:t>
      </w:r>
      <w:r w:rsidRPr="00E41A62">
        <w:rPr>
          <w:rStyle w:val="StyleUnderline"/>
          <w:highlight w:val="cyan"/>
        </w:rPr>
        <w:t>problem</w:t>
      </w:r>
      <w:r w:rsidRPr="00B03BF0">
        <w:rPr>
          <w:rStyle w:val="StyleUnderline"/>
        </w:rPr>
        <w:t xml:space="preserve"> with space-based missile defense </w:t>
      </w:r>
      <w:r w:rsidRPr="00E41A62">
        <w:rPr>
          <w:rStyle w:val="StyleUnderline"/>
          <w:highlight w:val="cyan"/>
        </w:rPr>
        <w:t>is</w:t>
      </w:r>
      <w:r w:rsidRPr="00B03BF0">
        <w:rPr>
          <w:rStyle w:val="StyleUnderline"/>
        </w:rPr>
        <w:t>n’t the cost—</w:t>
      </w:r>
      <w:r w:rsidRPr="00B03BF0">
        <w:rPr>
          <w:rStyle w:val="Emphasis"/>
        </w:rPr>
        <w:t xml:space="preserve">it’s the </w:t>
      </w:r>
      <w:r w:rsidRPr="00E41A62">
        <w:rPr>
          <w:rStyle w:val="Emphasis"/>
          <w:highlight w:val="cyan"/>
        </w:rPr>
        <w:t>fragility</w:t>
      </w:r>
      <w:r w:rsidRPr="00B03BF0">
        <w:rPr>
          <w:rStyle w:val="StyleUnderline"/>
        </w:rPr>
        <w:t>.</w:t>
      </w:r>
      <w:r w:rsidRPr="447F48B4">
        <w:rPr>
          <w:sz w:val="16"/>
          <w:szCs w:val="16"/>
        </w:rPr>
        <w:t xml:space="preserve"> Launching several missiles at the same time could overwhelm the system; interceptors might knock down one or two, depending on the system’s design, but the rest would pass through. Doubling the number of missiles that the system could deal with would require doubling the size of the system. Since the </w:t>
      </w:r>
      <w:r w:rsidRPr="00E41A62">
        <w:rPr>
          <w:rStyle w:val="StyleUnderline"/>
          <w:highlight w:val="cyan"/>
        </w:rPr>
        <w:t>interceptors</w:t>
      </w:r>
      <w:r w:rsidRPr="00B03BF0">
        <w:rPr>
          <w:rStyle w:val="StyleUnderline"/>
        </w:rPr>
        <w:t xml:space="preserve"> orbit at an altitude of a few hundred kilometers, they </w:t>
      </w:r>
      <w:r w:rsidRPr="00E41A62">
        <w:rPr>
          <w:rStyle w:val="Emphasis"/>
          <w:highlight w:val="cyan"/>
        </w:rPr>
        <w:t xml:space="preserve">are </w:t>
      </w:r>
      <w:r w:rsidRPr="00B03BF0">
        <w:rPr>
          <w:rStyle w:val="Emphasis"/>
        </w:rPr>
        <w:t xml:space="preserve">also </w:t>
      </w:r>
      <w:r w:rsidRPr="00E41A62">
        <w:rPr>
          <w:rStyle w:val="Emphasis"/>
          <w:highlight w:val="cyan"/>
        </w:rPr>
        <w:t>extremely vulnerable</w:t>
      </w:r>
      <w:r w:rsidRPr="00E41A62">
        <w:rPr>
          <w:highlight w:val="cyan"/>
          <w:u w:val="single"/>
        </w:rPr>
        <w:t xml:space="preserve"> to anti-satellite weapons</w:t>
      </w:r>
      <w:r w:rsidRPr="00B03BF0">
        <w:rPr>
          <w:u w:val="single"/>
        </w:rPr>
        <w:t xml:space="preserve"> launched from the ground on short</w:t>
      </w:r>
      <w:r w:rsidRPr="447F48B4">
        <w:rPr>
          <w:sz w:val="16"/>
          <w:szCs w:val="16"/>
        </w:rPr>
        <w:t xml:space="preserve">- or medium-range missiles. </w:t>
      </w:r>
      <w:r w:rsidRPr="00B03BF0">
        <w:rPr>
          <w:u w:val="single"/>
        </w:rPr>
        <w:t xml:space="preserve">Adversaries could use these weapons to punch holes in the defense, </w:t>
      </w:r>
      <w:r w:rsidRPr="00E41A62">
        <w:rPr>
          <w:rStyle w:val="Emphasis"/>
          <w:highlight w:val="cyan"/>
        </w:rPr>
        <w:t xml:space="preserve">rendering it </w:t>
      </w:r>
      <w:r w:rsidRPr="00BB487E">
        <w:rPr>
          <w:rStyle w:val="Emphasis"/>
          <w:sz w:val="26"/>
          <w:szCs w:val="26"/>
          <w:highlight w:val="cyan"/>
        </w:rPr>
        <w:t>useless</w:t>
      </w:r>
      <w:r w:rsidRPr="00B03BF0">
        <w:rPr>
          <w:rStyle w:val="Emphasis"/>
        </w:rPr>
        <w:t>.</w:t>
      </w:r>
      <w:r w:rsidRPr="447F48B4">
        <w:rPr>
          <w:sz w:val="16"/>
          <w:szCs w:val="16"/>
        </w:rPr>
        <w:t xml:space="preserve"> From a security perspective,</w:t>
      </w:r>
      <w:r w:rsidRPr="00B03BF0">
        <w:rPr>
          <w:rStyle w:val="StyleUnderline"/>
        </w:rPr>
        <w:t xml:space="preserve"> </w:t>
      </w:r>
      <w:r w:rsidRPr="00E41A62">
        <w:rPr>
          <w:rStyle w:val="StyleUnderline"/>
          <w:highlight w:val="cyan"/>
        </w:rPr>
        <w:t>a defensive system that</w:t>
      </w:r>
      <w:r w:rsidRPr="00B03BF0">
        <w:rPr>
          <w:rStyle w:val="StyleUnderline"/>
        </w:rPr>
        <w:t xml:space="preserve">’s so easily bypassed doesn’t simply offer less protection; it </w:t>
      </w:r>
      <w:r w:rsidRPr="00E41A62">
        <w:rPr>
          <w:rStyle w:val="StyleUnderline"/>
          <w:highlight w:val="cyan"/>
        </w:rPr>
        <w:t>provides no protection</w:t>
      </w:r>
      <w:r w:rsidRPr="00B03BF0">
        <w:rPr>
          <w:rStyle w:val="StyleUnderline"/>
        </w:rPr>
        <w:t xml:space="preserve">. </w:t>
      </w:r>
      <w:r w:rsidRPr="00E41A62">
        <w:rPr>
          <w:rStyle w:val="StyleUnderline"/>
          <w:highlight w:val="cyan"/>
        </w:rPr>
        <w:t>More</w:t>
      </w:r>
      <w:r w:rsidRPr="00B03BF0">
        <w:rPr>
          <w:rStyle w:val="StyleUnderline"/>
        </w:rPr>
        <w:t xml:space="preserve"> money or </w:t>
      </w:r>
      <w:r w:rsidRPr="00E41A62">
        <w:rPr>
          <w:rStyle w:val="StyleUnderline"/>
          <w:highlight w:val="cyan"/>
        </w:rPr>
        <w:t>tech</w:t>
      </w:r>
      <w:r w:rsidRPr="00B03BF0">
        <w:rPr>
          <w:rStyle w:val="StyleUnderline"/>
        </w:rPr>
        <w:t xml:space="preserve">nology </w:t>
      </w:r>
      <w:r w:rsidRPr="00E41A62">
        <w:rPr>
          <w:rStyle w:val="StyleUnderline"/>
          <w:highlight w:val="cyan"/>
        </w:rPr>
        <w:t>won’t change the underlying physics.</w:t>
      </w:r>
      <w:r w:rsidRPr="00BB487E">
        <w:rPr>
          <w:sz w:val="16"/>
          <w:szCs w:val="16"/>
          <w:highlight w:val="cyan"/>
        </w:rPr>
        <w:t xml:space="preserve"> </w:t>
      </w:r>
      <w:r w:rsidRPr="447F48B4">
        <w:rPr>
          <w:sz w:val="16"/>
          <w:szCs w:val="16"/>
        </w:rPr>
        <w:t xml:space="preserve">Risks Sometimes military technologies cause conflict all by themselves—even if they’re never used. In the case of space-based missile defense, even a small number of interceptors would escalate tensions with Russia and China. One reason is because the interceptors could be designed to attack other satellites that serve vital military and economic roles. The interceptors could target not only all low-Earth-orbiting satellites, but also satellites at higher orbits where GPS and communications satellites operate. </w:t>
      </w:r>
      <w:r w:rsidRPr="00E41A62">
        <w:rPr>
          <w:rStyle w:val="StyleUnderline"/>
          <w:highlight w:val="cyan"/>
        </w:rPr>
        <w:t>Russia and China</w:t>
      </w:r>
      <w:r w:rsidRPr="00B03BF0">
        <w:rPr>
          <w:rStyle w:val="StyleUnderline"/>
        </w:rPr>
        <w:t xml:space="preserve"> would likely </w:t>
      </w:r>
      <w:r w:rsidRPr="00E41A62">
        <w:rPr>
          <w:rStyle w:val="StyleUnderline"/>
          <w:highlight w:val="cyan"/>
        </w:rPr>
        <w:t>view</w:t>
      </w:r>
      <w:r w:rsidRPr="00B03BF0">
        <w:rPr>
          <w:rStyle w:val="StyleUnderline"/>
        </w:rPr>
        <w:t xml:space="preserve"> any number of interceptors </w:t>
      </w:r>
      <w:r w:rsidRPr="00E41A62">
        <w:rPr>
          <w:rStyle w:val="StyleUnderline"/>
          <w:highlight w:val="cyan"/>
        </w:rPr>
        <w:t>as a threat</w:t>
      </w:r>
      <w:r w:rsidRPr="00B03BF0">
        <w:rPr>
          <w:rStyle w:val="StyleUnderline"/>
        </w:rPr>
        <w:t xml:space="preserve"> to their high-orbit satellites and respond strongly, </w:t>
      </w:r>
      <w:r w:rsidRPr="00B03BF0">
        <w:rPr>
          <w:rStyle w:val="Emphasis"/>
        </w:rPr>
        <w:t xml:space="preserve">perhaps building their own interceptors or </w:t>
      </w:r>
      <w:r w:rsidRPr="00E41A62">
        <w:rPr>
          <w:rStyle w:val="Emphasis"/>
          <w:highlight w:val="cyan"/>
        </w:rPr>
        <w:t>shooting ours down</w:t>
      </w:r>
      <w:r w:rsidRPr="00B03BF0">
        <w:rPr>
          <w:rStyle w:val="StyleUnderline"/>
        </w:rPr>
        <w:t xml:space="preserve">. </w:t>
      </w:r>
      <w:r w:rsidRPr="447F48B4">
        <w:rPr>
          <w:sz w:val="16"/>
          <w:szCs w:val="16"/>
        </w:rPr>
        <w:t xml:space="preserve">Of course, we don’t know exactly what other actors would do, or what counter-reaction the United States would take. </w:t>
      </w:r>
      <w:r w:rsidRPr="00B03BF0">
        <w:rPr>
          <w:u w:val="single"/>
        </w:rPr>
        <w:t xml:space="preserve">But all the likely </w:t>
      </w:r>
      <w:r w:rsidRPr="00E41A62">
        <w:rPr>
          <w:highlight w:val="cyan"/>
          <w:u w:val="single"/>
        </w:rPr>
        <w:t>outcomes</w:t>
      </w:r>
      <w:r w:rsidRPr="00B03BF0">
        <w:rPr>
          <w:u w:val="single"/>
        </w:rPr>
        <w:t>—</w:t>
      </w:r>
      <w:r w:rsidRPr="00E41A62">
        <w:rPr>
          <w:b/>
          <w:highlight w:val="cyan"/>
          <w:u w:val="single"/>
        </w:rPr>
        <w:t>heightened tensions, an arms race, military conflict</w:t>
      </w:r>
      <w:r w:rsidRPr="00B03BF0">
        <w:rPr>
          <w:u w:val="single"/>
        </w:rPr>
        <w:t xml:space="preserve">—would directly </w:t>
      </w:r>
      <w:r w:rsidRPr="00E41A62">
        <w:rPr>
          <w:highlight w:val="cyan"/>
          <w:u w:val="single"/>
        </w:rPr>
        <w:t>threaten US</w:t>
      </w:r>
      <w:r w:rsidRPr="00B03BF0">
        <w:rPr>
          <w:u w:val="single"/>
        </w:rPr>
        <w:t xml:space="preserve"> national </w:t>
      </w:r>
      <w:r w:rsidRPr="00E41A62">
        <w:rPr>
          <w:highlight w:val="cyan"/>
          <w:u w:val="single"/>
        </w:rPr>
        <w:t>security</w:t>
      </w:r>
      <w:r w:rsidRPr="447F48B4">
        <w:rPr>
          <w:sz w:val="16"/>
          <w:szCs w:val="16"/>
        </w:rPr>
        <w:t xml:space="preserve">. </w:t>
      </w:r>
      <w:r w:rsidRPr="00B03BF0">
        <w:rPr>
          <w:u w:val="single"/>
        </w:rPr>
        <w:t xml:space="preserve">Therein lies the crux of space-based missile defense: it’s enormously </w:t>
      </w:r>
      <w:r w:rsidRPr="00E41A62">
        <w:rPr>
          <w:highlight w:val="cyan"/>
          <w:u w:val="single"/>
        </w:rPr>
        <w:t>expensive</w:t>
      </w:r>
      <w:r w:rsidRPr="00B03BF0">
        <w:rPr>
          <w:u w:val="single"/>
        </w:rPr>
        <w:t xml:space="preserve">, </w:t>
      </w:r>
      <w:r w:rsidRPr="00E41A62">
        <w:rPr>
          <w:highlight w:val="cyan"/>
          <w:u w:val="single"/>
        </w:rPr>
        <w:t>easily defeated</w:t>
      </w:r>
      <w:r w:rsidRPr="00B03BF0">
        <w:rPr>
          <w:u w:val="single"/>
        </w:rPr>
        <w:t xml:space="preserve">, </w:t>
      </w:r>
      <w:r w:rsidRPr="00E41A62">
        <w:rPr>
          <w:highlight w:val="cyan"/>
          <w:u w:val="single"/>
        </w:rPr>
        <w:t>and</w:t>
      </w:r>
      <w:r w:rsidRPr="00B03BF0">
        <w:rPr>
          <w:u w:val="single"/>
        </w:rPr>
        <w:t xml:space="preserve"> fundamentally </w:t>
      </w:r>
      <w:r w:rsidRPr="00E41A62">
        <w:rPr>
          <w:highlight w:val="cyan"/>
          <w:u w:val="single"/>
        </w:rPr>
        <w:t>destabilizing</w:t>
      </w:r>
      <w:r w:rsidRPr="447F48B4">
        <w:rPr>
          <w:sz w:val="16"/>
          <w:szCs w:val="16"/>
        </w:rPr>
        <w:t xml:space="preserve">. It creates new problems without solving existing ones. </w:t>
      </w:r>
      <w:r w:rsidRPr="00B03BF0">
        <w:rPr>
          <w:u w:val="single"/>
        </w:rPr>
        <w:t>It’s a bad idea.</w:t>
      </w:r>
    </w:p>
    <w:p w14:paraId="06F85A21" w14:textId="77777777" w:rsidR="00FA28E6" w:rsidRDefault="00FA28E6" w:rsidP="00FA28E6">
      <w:pPr>
        <w:pStyle w:val="Heading3"/>
      </w:pPr>
      <w:r>
        <w:t>Space Debris DA</w:t>
      </w:r>
    </w:p>
    <w:p w14:paraId="00A64AE1" w14:textId="77777777" w:rsidR="00FA28E6" w:rsidRDefault="00FA28E6" w:rsidP="00FA28E6">
      <w:pPr>
        <w:pStyle w:val="Heading4"/>
      </w:pPr>
      <w:r>
        <w:t>Launches declining globally and stagnating in US now.</w:t>
      </w:r>
    </w:p>
    <w:p w14:paraId="069357A2" w14:textId="77777777" w:rsidR="00FA28E6" w:rsidRPr="00F6457C" w:rsidRDefault="00FA28E6" w:rsidP="00FA28E6">
      <w:r w:rsidRPr="00F6457C">
        <w:rPr>
          <w:rStyle w:val="Style13ptBold"/>
        </w:rPr>
        <w:t>OWID ’25</w:t>
      </w:r>
      <w:r>
        <w:t>, Our World in Data, “</w:t>
      </w:r>
      <w:r w:rsidRPr="00F6457C">
        <w:t>Annual number of objects launched into spaceUNOOSA</w:t>
      </w:r>
      <w:r>
        <w:t xml:space="preserve">”, </w:t>
      </w:r>
      <w:hyperlink r:id="rId22" w:anchor="sources-and-processing" w:history="1">
        <w:r w:rsidRPr="00DA74A0">
          <w:rPr>
            <w:rStyle w:val="Hyperlink"/>
          </w:rPr>
          <w:t>https://ourworldindata.org/grapher/yearly-number-of-objects-launched-into-outer-space#sources-and-processing</w:t>
        </w:r>
      </w:hyperlink>
      <w:r>
        <w:t xml:space="preserve"> JBlock</w:t>
      </w:r>
    </w:p>
    <w:p w14:paraId="5D9596AD" w14:textId="77777777" w:rsidR="00FA28E6" w:rsidRDefault="00FA28E6" w:rsidP="00FA28E6">
      <w:r w:rsidRPr="00F6457C">
        <w:rPr>
          <w:noProof/>
        </w:rPr>
        <w:drawing>
          <wp:inline distT="0" distB="0" distL="0" distR="0" wp14:anchorId="7D3306A9" wp14:editId="299383C5">
            <wp:extent cx="6112933" cy="4256882"/>
            <wp:effectExtent l="0" t="0" r="0" b="0"/>
            <wp:docPr id="1075969175" name="Picture 1" descr="A graph of a number of objects launched into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69175" name="Picture 1" descr="A graph of a number of objects launched into space&#10;&#10;AI-generated content may be incorrect."/>
                    <pic:cNvPicPr/>
                  </pic:nvPicPr>
                  <pic:blipFill>
                    <a:blip r:embed="rId23"/>
                    <a:stretch>
                      <a:fillRect/>
                    </a:stretch>
                  </pic:blipFill>
                  <pic:spPr>
                    <a:xfrm>
                      <a:off x="0" y="0"/>
                      <a:ext cx="6127609" cy="4267102"/>
                    </a:xfrm>
                    <a:prstGeom prst="rect">
                      <a:avLst/>
                    </a:prstGeom>
                  </pic:spPr>
                </pic:pic>
              </a:graphicData>
            </a:graphic>
          </wp:inline>
        </w:drawing>
      </w:r>
    </w:p>
    <w:p w14:paraId="4EC2525B" w14:textId="77777777" w:rsidR="00FA28E6" w:rsidRDefault="00FA28E6" w:rsidP="00FA28E6">
      <w:r>
        <w:t>What you should know about this indicator</w:t>
      </w:r>
    </w:p>
    <w:p w14:paraId="0FDE500B" w14:textId="77777777" w:rsidR="00FA28E6" w:rsidRDefault="00FA28E6" w:rsidP="00FA28E6">
      <w:r>
        <w:t>Objects are defined here as satellites, probes, landers, crewed spacecrafts, and space station flight elements launched into Earth orbit or beyond.</w:t>
      </w:r>
    </w:p>
    <w:p w14:paraId="5EB16772" w14:textId="77777777" w:rsidR="00FA28E6" w:rsidRDefault="00FA28E6" w:rsidP="00FA28E6">
      <w:r>
        <w:t>This data is based on national registers of launches submitted to the UN by participating nations. According to UN estimates, the data captures around 88% of all objects launched.</w:t>
      </w:r>
    </w:p>
    <w:p w14:paraId="56DA7C1F" w14:textId="77777777" w:rsidR="00FA28E6" w:rsidRDefault="00FA28E6" w:rsidP="00FA28E6">
      <w:r>
        <w:t>When an object is marked by the source as launched by a country on behalf of another one, the launch is attributed to the latter country.</w:t>
      </w:r>
    </w:p>
    <w:p w14:paraId="16D886D5" w14:textId="77777777" w:rsidR="00FA28E6" w:rsidRPr="00F6457C" w:rsidRDefault="00FA28E6" w:rsidP="00FA28E6">
      <w:r>
        <w:t>When a launch is made jointly by several countries, it is recorded in each of these countries' time series but only once in the 'World' series.</w:t>
      </w:r>
    </w:p>
    <w:p w14:paraId="0BB95D7E" w14:textId="77777777" w:rsidR="00FA28E6" w:rsidRDefault="00FA28E6" w:rsidP="00FA28E6">
      <w:pPr>
        <w:pStyle w:val="Heading4"/>
      </w:pPr>
      <w:r>
        <w:t>Space debris soon reaching point of no return and will reach Kessler Effect</w:t>
      </w:r>
    </w:p>
    <w:p w14:paraId="61446285" w14:textId="77777777" w:rsidR="00FA28E6" w:rsidRDefault="00FA28E6" w:rsidP="00FA28E6">
      <w:r w:rsidRPr="00B02614">
        <w:rPr>
          <w:rStyle w:val="Style13ptBold"/>
        </w:rPr>
        <w:t>Hanks ’25,</w:t>
      </w:r>
      <w:r>
        <w:t xml:space="preserve"> </w:t>
      </w:r>
      <w:r w:rsidRPr="00B02614">
        <w:t>Micah Hanks is creator, co-founder, and Editor-in-Chief of The Debrief. He covers science, defense, and technology</w:t>
      </w:r>
      <w:r>
        <w:t>, “</w:t>
      </w:r>
      <w:r w:rsidRPr="00B02614">
        <w:t>The Kessler Syndrome: Crisis in Space Intensifies as Thousands of Satellites Crowd Earth Orbit</w:t>
      </w:r>
      <w:r>
        <w:t xml:space="preserve">”, </w:t>
      </w:r>
      <w:hyperlink r:id="rId24" w:history="1">
        <w:r w:rsidRPr="00DA74A0">
          <w:rPr>
            <w:rStyle w:val="Hyperlink"/>
          </w:rPr>
          <w:t>https://thedebrief.org/the-kessler-syndrome-crisis-in-space-intensifies-as-thousands-of-satellites-crowd-earth-orbit/</w:t>
        </w:r>
      </w:hyperlink>
      <w:r>
        <w:t xml:space="preserve"> JBlock</w:t>
      </w:r>
    </w:p>
    <w:p w14:paraId="1784678E" w14:textId="77777777" w:rsidR="00FA28E6" w:rsidRPr="00F6457C" w:rsidRDefault="00FA28E6" w:rsidP="00FA28E6">
      <w:pPr>
        <w:rPr>
          <w:rStyle w:val="StyleUnderline"/>
        </w:rPr>
      </w:pPr>
      <w:r w:rsidRPr="00F6457C">
        <w:rPr>
          <w:sz w:val="16"/>
        </w:rPr>
        <w:t xml:space="preserve">By the time SpaceX got off the ground, </w:t>
      </w:r>
      <w:r w:rsidRPr="00B02614">
        <w:rPr>
          <w:rStyle w:val="StyleUnderline"/>
          <w:highlight w:val="yellow"/>
        </w:rPr>
        <w:t>decades of space exploration had already left a legacy of debris circling Earth. Scientists warn that if the steadily growing problem is left unchecked</w:t>
      </w:r>
      <w:r w:rsidRPr="00F6457C">
        <w:rPr>
          <w:sz w:val="16"/>
        </w:rPr>
        <w:t xml:space="preserve"> for too long, </w:t>
      </w:r>
      <w:r w:rsidRPr="00B02614">
        <w:rPr>
          <w:rStyle w:val="StyleUnderline"/>
          <w:highlight w:val="yellow"/>
        </w:rPr>
        <w:t>we could face even greater issues</w:t>
      </w:r>
      <w:r w:rsidRPr="00F6457C">
        <w:rPr>
          <w:sz w:val="16"/>
        </w:rPr>
        <w:t xml:space="preserve"> than satellite reflections blinding our telescopes; we may even be trapping ourselves beneath a dangerous orbital veil of our own making. In 1978, space debris expert Don Kessler proposed the idea of a domino effect of collisions in low Earth orbit—where a growing number of spacecraft leads to increased collisions and thereby growing quantities of orbital debris that, in turn, would lead to more collisions. Hence known today as the “Kessler Syndrome,” the idea remained largely theoretical for many decades. However, with thousands of satellites now occupying Earth’s orbit, accompanied by close to 36,500 pieces of debris greater than four inches in diameter, and potentially hundreds of millions of vastly smaller fragments, </w:t>
      </w:r>
      <w:r w:rsidRPr="00B02614">
        <w:rPr>
          <w:rStyle w:val="StyleUnderline"/>
          <w:highlight w:val="yellow"/>
        </w:rPr>
        <w:t>experts have increasingly voiced concerns in recent years about</w:t>
      </w:r>
      <w:r w:rsidRPr="00F6457C">
        <w:rPr>
          <w:sz w:val="16"/>
        </w:rPr>
        <w:t xml:space="preserve"> the real possibility of such </w:t>
      </w:r>
      <w:r w:rsidRPr="00B02614">
        <w:rPr>
          <w:rStyle w:val="StyleUnderline"/>
          <w:highlight w:val="yellow"/>
        </w:rPr>
        <w:t>a large-scale calamity</w:t>
      </w:r>
      <w:r w:rsidRPr="00F6457C">
        <w:rPr>
          <w:sz w:val="16"/>
        </w:rPr>
        <w:t xml:space="preserve"> in space. The European Space Agency (ESA) calls the task an “urgent one,” citing debris levels that “have increased 50% in the last five years in low orbit.” If a chaotic orbital traffic jam of this magnitude were to occur, </w:t>
      </w:r>
      <w:r w:rsidRPr="00F6457C">
        <w:rPr>
          <w:rStyle w:val="StyleUnderline"/>
          <w:highlight w:val="yellow"/>
        </w:rPr>
        <w:t>even one of the smallest shards of space debris,</w:t>
      </w:r>
      <w:r w:rsidRPr="00F6457C">
        <w:rPr>
          <w:sz w:val="16"/>
        </w:rPr>
        <w:t xml:space="preserve"> which can reach speeds of close to 17,000 miles per hour as they are propelled through orbit, </w:t>
      </w:r>
      <w:r w:rsidRPr="00F6457C">
        <w:rPr>
          <w:rStyle w:val="StyleUnderline"/>
          <w:highlight w:val="yellow"/>
        </w:rPr>
        <w:t>would be capable of punching through spacecraft hulls.</w:t>
      </w:r>
    </w:p>
    <w:p w14:paraId="4D8560E4" w14:textId="77777777" w:rsidR="00FA28E6" w:rsidRPr="001641E8" w:rsidRDefault="00FA28E6" w:rsidP="00FA28E6">
      <w:pPr>
        <w:pStyle w:val="Heading4"/>
      </w:pPr>
      <w:r>
        <w:t>Kessler Effect causes extinction: trade, grids, economic networks all collapse swiftly and compound resulting in extinction</w:t>
      </w:r>
    </w:p>
    <w:p w14:paraId="10E2EE69" w14:textId="77777777" w:rsidR="00FA28E6" w:rsidRPr="0038250A" w:rsidRDefault="00FA28E6" w:rsidP="00FA28E6">
      <w:r w:rsidRPr="00805373">
        <w:rPr>
          <w:rStyle w:val="Style13ptBold"/>
        </w:rPr>
        <w:t xml:space="preserve">Mariappan ’23 </w:t>
      </w:r>
      <w:r>
        <w:t>[Amrith and John L. Crassidis; December 23; Ph.D. Student at the University of Buffalo School of Engineering and Applied Sciences; Professor of Mechanical and Aerospace Engineering, Associate Director of the Center for Multisource Information Fusion; Frontiers in Space Technology, “Kessler’s syndrome: a challenge to humanity,” vol. 4]</w:t>
      </w:r>
    </w:p>
    <w:p w14:paraId="6CE0F4FA" w14:textId="77777777" w:rsidR="00FA28E6" w:rsidRPr="00940C6E" w:rsidRDefault="00FA28E6" w:rsidP="00FA28E6">
      <w:pPr>
        <w:rPr>
          <w:sz w:val="16"/>
        </w:rPr>
      </w:pPr>
      <w:r w:rsidRPr="00FF2AAD">
        <w:rPr>
          <w:rStyle w:val="Emphasis"/>
          <w:highlight w:val="cyan"/>
        </w:rPr>
        <w:t>Kessler</w:t>
      </w:r>
      <w:r w:rsidRPr="00570958">
        <w:rPr>
          <w:rStyle w:val="StyleUnderline"/>
        </w:rPr>
        <w:t xml:space="preserve">’s Syndrome </w:t>
      </w:r>
      <w:r w:rsidRPr="00FF2AAD">
        <w:rPr>
          <w:rStyle w:val="StyleUnderline"/>
          <w:highlight w:val="cyan"/>
        </w:rPr>
        <w:t>is</w:t>
      </w:r>
      <w:r w:rsidRPr="00940C6E">
        <w:rPr>
          <w:sz w:val="16"/>
        </w:rPr>
        <w:t xml:space="preserve"> a global phenomenon characterized by </w:t>
      </w:r>
      <w:r w:rsidRPr="003B561D">
        <w:rPr>
          <w:rStyle w:val="StyleUnderline"/>
        </w:rPr>
        <w:t xml:space="preserve">the presence of tens of </w:t>
      </w:r>
      <w:r w:rsidRPr="00FF2AAD">
        <w:rPr>
          <w:rStyle w:val="Emphasis"/>
          <w:highlight w:val="cyan"/>
        </w:rPr>
        <w:t>millions</w:t>
      </w:r>
      <w:r w:rsidRPr="00FF2AAD">
        <w:rPr>
          <w:rStyle w:val="StyleUnderline"/>
          <w:highlight w:val="cyan"/>
        </w:rPr>
        <w:t xml:space="preserve"> of </w:t>
      </w:r>
      <w:r w:rsidRPr="00FF2AAD">
        <w:rPr>
          <w:rStyle w:val="Emphasis"/>
          <w:highlight w:val="cyan"/>
        </w:rPr>
        <w:t>debris</w:t>
      </w:r>
      <w:r w:rsidRPr="003B561D">
        <w:rPr>
          <w:rStyle w:val="StyleUnderline"/>
        </w:rPr>
        <w:t xml:space="preserve"> pieces</w:t>
      </w:r>
      <w:r w:rsidRPr="00940C6E">
        <w:rPr>
          <w:sz w:val="16"/>
        </w:rPr>
        <w:t xml:space="preserve"> of various sizes </w:t>
      </w:r>
      <w:r w:rsidRPr="00FF2AAD">
        <w:rPr>
          <w:rStyle w:val="StyleUnderline"/>
          <w:highlight w:val="cyan"/>
        </w:rPr>
        <w:t xml:space="preserve">that disrupt </w:t>
      </w:r>
      <w:r w:rsidRPr="00FF2AAD">
        <w:rPr>
          <w:rStyle w:val="Emphasis"/>
          <w:highlight w:val="cyan"/>
        </w:rPr>
        <w:t>satellite</w:t>
      </w:r>
      <w:r w:rsidRPr="00940C6E">
        <w:rPr>
          <w:sz w:val="16"/>
        </w:rPr>
        <w:t xml:space="preserve"> operation</w:t>
      </w:r>
      <w:r w:rsidRPr="00FF2AAD">
        <w:rPr>
          <w:rStyle w:val="Emphasis"/>
          <w:highlight w:val="cyan"/>
        </w:rPr>
        <w:t>s</w:t>
      </w:r>
      <w:r w:rsidRPr="00940C6E">
        <w:rPr>
          <w:sz w:val="16"/>
        </w:rPr>
        <w:t xml:space="preserve">. This article delves into the potential outcomes of a Kessler’s Syndrome occurrence and its implications on satellite operations. </w:t>
      </w:r>
      <w:r w:rsidRPr="00832854">
        <w:rPr>
          <w:rStyle w:val="StyleUnderline"/>
        </w:rPr>
        <w:t xml:space="preserve">The potential </w:t>
      </w:r>
      <w:r w:rsidRPr="00FF2AAD">
        <w:rPr>
          <w:rStyle w:val="Emphasis"/>
          <w:highlight w:val="cyan"/>
        </w:rPr>
        <w:t>threats</w:t>
      </w:r>
      <w:r w:rsidRPr="00940C6E">
        <w:rPr>
          <w:sz w:val="16"/>
        </w:rPr>
        <w:t xml:space="preserve"> posed by this scenario </w:t>
      </w:r>
      <w:r w:rsidRPr="00FF2AAD">
        <w:rPr>
          <w:rStyle w:val="StyleUnderline"/>
          <w:highlight w:val="cyan"/>
        </w:rPr>
        <w:t>are</w:t>
      </w:r>
      <w:r w:rsidRPr="00940C6E">
        <w:rPr>
          <w:sz w:val="16"/>
        </w:rPr>
        <w:t xml:space="preserve"> discussed, including the implications of minimal to no satellite function on human impacts, including </w:t>
      </w:r>
      <w:r w:rsidRPr="00FF2AAD">
        <w:rPr>
          <w:rStyle w:val="Emphasis"/>
          <w:highlight w:val="cyan"/>
        </w:rPr>
        <w:t>crashes</w:t>
      </w:r>
      <w:r w:rsidRPr="007C2683">
        <w:rPr>
          <w:rStyle w:val="StyleUnderline"/>
        </w:rPr>
        <w:t xml:space="preserve"> and minimized</w:t>
      </w:r>
      <w:r w:rsidRPr="00940C6E">
        <w:rPr>
          <w:sz w:val="16"/>
        </w:rPr>
        <w:t xml:space="preserve"> or disrupted </w:t>
      </w:r>
      <w:r w:rsidRPr="007C2683">
        <w:rPr>
          <w:rStyle w:val="StyleUnderline"/>
        </w:rPr>
        <w:t xml:space="preserve">functions </w:t>
      </w:r>
      <w:r w:rsidRPr="00FF2AAD">
        <w:rPr>
          <w:rStyle w:val="StyleUnderline"/>
          <w:highlight w:val="cyan"/>
        </w:rPr>
        <w:t xml:space="preserve">in </w:t>
      </w:r>
      <w:r w:rsidRPr="00FF2AAD">
        <w:rPr>
          <w:rStyle w:val="Emphasis"/>
          <w:highlight w:val="cyan"/>
        </w:rPr>
        <w:t>essential</w:t>
      </w:r>
      <w:r w:rsidRPr="00940C6E">
        <w:rPr>
          <w:sz w:val="16"/>
        </w:rPr>
        <w:t xml:space="preserve"> utility </w:t>
      </w:r>
      <w:r w:rsidRPr="00FF2AAD">
        <w:rPr>
          <w:rStyle w:val="StyleUnderline"/>
          <w:highlight w:val="cyan"/>
        </w:rPr>
        <w:t>services</w:t>
      </w:r>
      <w:r w:rsidRPr="00940C6E">
        <w:rPr>
          <w:sz w:val="16"/>
        </w:rPr>
        <w:t xml:space="preserve">, as these sectors heavily rely on satellites. In addition, we discuss how </w:t>
      </w:r>
      <w:r w:rsidRPr="00067D77">
        <w:rPr>
          <w:rStyle w:val="StyleUnderline"/>
        </w:rPr>
        <w:t>the loss</w:t>
      </w:r>
      <w:r w:rsidRPr="00940C6E">
        <w:rPr>
          <w:sz w:val="16"/>
        </w:rPr>
        <w:t xml:space="preserve"> of satellite communications </w:t>
      </w:r>
      <w:r w:rsidRPr="00067D77">
        <w:rPr>
          <w:rStyle w:val="StyleUnderline"/>
        </w:rPr>
        <w:t xml:space="preserve">could gradually or </w:t>
      </w:r>
      <w:r w:rsidRPr="00487D6A">
        <w:rPr>
          <w:rStyle w:val="Emphasis"/>
        </w:rPr>
        <w:t>rapidly</w:t>
      </w:r>
      <w:r w:rsidRPr="00067D77">
        <w:rPr>
          <w:rStyle w:val="StyleUnderline"/>
        </w:rPr>
        <w:t xml:space="preserve"> affect global affairs</w:t>
      </w:r>
      <w:r w:rsidRPr="00940C6E">
        <w:rPr>
          <w:sz w:val="16"/>
        </w:rPr>
        <w:t xml:space="preserve">. As humans are a dominant force on Earth, their </w:t>
      </w:r>
      <w:r w:rsidRPr="00412E3A">
        <w:rPr>
          <w:rStyle w:val="StyleUnderline"/>
        </w:rPr>
        <w:t xml:space="preserve">endangerment would </w:t>
      </w:r>
      <w:r w:rsidRPr="00412E3A">
        <w:rPr>
          <w:rStyle w:val="Emphasis"/>
        </w:rPr>
        <w:t>reverberate</w:t>
      </w:r>
      <w:r w:rsidRPr="007936A5">
        <w:rPr>
          <w:rStyle w:val="StyleUnderline"/>
        </w:rPr>
        <w:t xml:space="preserve"> throughout</w:t>
      </w:r>
      <w:r w:rsidRPr="00F616EA">
        <w:rPr>
          <w:rStyle w:val="StyleUnderline"/>
        </w:rPr>
        <w:t xml:space="preserve"> the ecological </w:t>
      </w:r>
      <w:r w:rsidRPr="001764AC">
        <w:rPr>
          <w:rStyle w:val="Emphasis"/>
        </w:rPr>
        <w:t>system</w:t>
      </w:r>
      <w:r w:rsidRPr="00940C6E">
        <w:rPr>
          <w:sz w:val="16"/>
        </w:rPr>
        <w:t xml:space="preserve">, potentially leading to the demise of other species. It is crucial for policymakers and relevant stakeholders to recognize these implications and work </w:t>
      </w:r>
      <w:r w:rsidRPr="000E6883">
        <w:rPr>
          <w:rStyle w:val="StyleUnderline"/>
        </w:rPr>
        <w:t>towards</w:t>
      </w:r>
      <w:r w:rsidRPr="00940C6E">
        <w:rPr>
          <w:sz w:val="16"/>
        </w:rPr>
        <w:t xml:space="preserve"> safeguarding satellite communication to mitigate potential </w:t>
      </w:r>
      <w:r w:rsidRPr="001764AC">
        <w:rPr>
          <w:rStyle w:val="Emphasis"/>
        </w:rPr>
        <w:t>negative</w:t>
      </w:r>
      <w:r w:rsidRPr="000E6883">
        <w:rPr>
          <w:rStyle w:val="StyleUnderline"/>
        </w:rPr>
        <w:t xml:space="preserve"> outcomes for </w:t>
      </w:r>
      <w:r w:rsidRPr="001764AC">
        <w:rPr>
          <w:rStyle w:val="Emphasis"/>
        </w:rPr>
        <w:t>humanity</w:t>
      </w:r>
      <w:r w:rsidRPr="00940C6E">
        <w:rPr>
          <w:sz w:val="16"/>
        </w:rPr>
        <w:t>’s wellbeing and progress. The recycling of space debris emerges as a promising and long-term sustainable solution to the mitigation of space debris. By repurposing decommissioned satellites and debris into useful materials to support other space missions, this recycling strategy presents a win-win scenario, promoting environmental sustainability and resource efficiency in space exploration.</w:t>
      </w:r>
    </w:p>
    <w:p w14:paraId="0D231BED" w14:textId="77777777" w:rsidR="00FA28E6" w:rsidRPr="00940C6E" w:rsidRDefault="00FA28E6" w:rsidP="00FA28E6">
      <w:pPr>
        <w:rPr>
          <w:sz w:val="16"/>
        </w:rPr>
      </w:pPr>
      <w:r w:rsidRPr="00940C6E">
        <w:rPr>
          <w:sz w:val="16"/>
        </w:rPr>
        <w:t>1 Introduction</w:t>
      </w:r>
    </w:p>
    <w:p w14:paraId="16F30561" w14:textId="77777777" w:rsidR="00FA28E6" w:rsidRPr="00940C6E" w:rsidRDefault="00FA28E6" w:rsidP="00FA28E6">
      <w:pPr>
        <w:rPr>
          <w:sz w:val="16"/>
        </w:rPr>
      </w:pPr>
      <w:r w:rsidRPr="00940C6E">
        <w:rPr>
          <w:sz w:val="16"/>
        </w:rPr>
        <w:t>Space has emerged as a key domain since the historic launch of Sputnik 1, the first man-made satellite, in 1957 Dickson (2011). Since then, there has been an exponential proliferation of artificial objects in space Anz-Meador (2020) and Bastida Virgili et al. (2016). These satellites serve diverse purposes, from military and commercial applications to navigation and communication systems. Satellite communication has revolutionized global connectivity, becoming indispensable in the modern world. With more than 8,000 active and defunct satellites orbiting Earth Cowardin (2022), satellite systems have become integral to the daily lives of individuals, businesses, and organizations around the world. The significance of satellite communication is evident from the fact that, as of April 2022, there were 5.03 billion internet users, representing 63.1% of the world’s population, highlighting the massive dependence on satellite communication for various activities Petrosyan, (2023).</w:t>
      </w:r>
    </w:p>
    <w:p w14:paraId="04220926" w14:textId="77777777" w:rsidR="00FA28E6" w:rsidRPr="00940C6E" w:rsidRDefault="00FA28E6" w:rsidP="00FA28E6">
      <w:pPr>
        <w:rPr>
          <w:sz w:val="16"/>
        </w:rPr>
      </w:pPr>
      <w:r w:rsidRPr="00940C6E">
        <w:rPr>
          <w:sz w:val="16"/>
        </w:rPr>
        <w:t xml:space="preserve">However, </w:t>
      </w:r>
      <w:r w:rsidRPr="00275904">
        <w:rPr>
          <w:rStyle w:val="StyleUnderline"/>
        </w:rPr>
        <w:t xml:space="preserve">this </w:t>
      </w:r>
      <w:r w:rsidRPr="00F65C62">
        <w:rPr>
          <w:rStyle w:val="Emphasis"/>
        </w:rPr>
        <w:t>escalating</w:t>
      </w:r>
      <w:r w:rsidRPr="00275904">
        <w:rPr>
          <w:rStyle w:val="StyleUnderline"/>
        </w:rPr>
        <w:t xml:space="preserve"> presence of satellites</w:t>
      </w:r>
      <w:r w:rsidRPr="00940C6E">
        <w:rPr>
          <w:sz w:val="16"/>
        </w:rPr>
        <w:t xml:space="preserve"> in space has </w:t>
      </w:r>
      <w:r w:rsidRPr="00641F1C">
        <w:rPr>
          <w:rStyle w:val="StyleUnderline"/>
        </w:rPr>
        <w:t xml:space="preserve">led to a growing concern: space </w:t>
      </w:r>
      <w:r w:rsidRPr="003418A4">
        <w:rPr>
          <w:rStyle w:val="Emphasis"/>
        </w:rPr>
        <w:t>debris</w:t>
      </w:r>
      <w:r w:rsidRPr="00940C6E">
        <w:rPr>
          <w:sz w:val="16"/>
        </w:rPr>
        <w:t xml:space="preserve">. In particular, the collision of the Iridium 33 and Kosmos-2251 satellites in 2009 generated a cloud of debris that continues to pose a threat to other satellites Oleksyn (2009) and Garcia (2021). Additionally, India’s antisatellite missile test in 2019 resulted in approximately 400 pieces of orbital debris, increasing the risk to the International Space Station (ISS) Molayath and Sanal Kumar (2010) and Mariappan et al. (Mariappan et al., 2019; Mariappan et al., 2020). Low Earth and geostationary (GEO) orbits, where many operational satellites are located, have become cluttered with space debris, some traveling at hypervelocity speeds of 7 km/s to 15 km/s Sample (2016). Even minuscule debris particles possess significant kinetic energy, posing threats to satellites and spacecraft. The risk of collision-induced chain reactions, as theorized by Donald J. Kessler in 1978, has gained traction and is now known as “Kessler’s Syndrome” Kessler and Cour-Palais (1978). </w:t>
      </w:r>
      <w:r w:rsidRPr="00F370BA">
        <w:rPr>
          <w:rStyle w:val="StyleUnderline"/>
        </w:rPr>
        <w:t>This syndrome predicts</w:t>
      </w:r>
      <w:r w:rsidRPr="00940C6E">
        <w:rPr>
          <w:sz w:val="16"/>
        </w:rPr>
        <w:t xml:space="preserve"> an </w:t>
      </w:r>
      <w:r w:rsidRPr="00F370BA">
        <w:rPr>
          <w:rStyle w:val="StyleUnderline"/>
        </w:rPr>
        <w:t xml:space="preserve">escalating space </w:t>
      </w:r>
      <w:r w:rsidRPr="00FF2AAD">
        <w:rPr>
          <w:rStyle w:val="StyleUnderline"/>
          <w:highlight w:val="cyan"/>
        </w:rPr>
        <w:t>debris</w:t>
      </w:r>
      <w:r w:rsidRPr="00940C6E">
        <w:rPr>
          <w:sz w:val="16"/>
        </w:rPr>
        <w:t xml:space="preserve"> population </w:t>
      </w:r>
      <w:r w:rsidRPr="00A53C10">
        <w:rPr>
          <w:rStyle w:val="StyleUnderline"/>
        </w:rPr>
        <w:t xml:space="preserve">that </w:t>
      </w:r>
      <w:r w:rsidRPr="00FF2AAD">
        <w:rPr>
          <w:rStyle w:val="StyleUnderline"/>
          <w:highlight w:val="cyan"/>
        </w:rPr>
        <w:t>leads to</w:t>
      </w:r>
      <w:r w:rsidRPr="00A53C10">
        <w:rPr>
          <w:rStyle w:val="StyleUnderline"/>
        </w:rPr>
        <w:t xml:space="preserve"> an </w:t>
      </w:r>
      <w:r w:rsidRPr="00FF2AAD">
        <w:rPr>
          <w:rStyle w:val="Emphasis"/>
          <w:highlight w:val="cyan"/>
        </w:rPr>
        <w:t>increased</w:t>
      </w:r>
      <w:r w:rsidRPr="00A53C10">
        <w:rPr>
          <w:rStyle w:val="StyleUnderline"/>
        </w:rPr>
        <w:t xml:space="preserve"> likelihood of </w:t>
      </w:r>
      <w:r w:rsidRPr="00FF2AAD">
        <w:rPr>
          <w:rStyle w:val="Emphasis"/>
          <w:highlight w:val="cyan"/>
        </w:rPr>
        <w:t>collisions</w:t>
      </w:r>
      <w:r w:rsidRPr="00FF2AAD">
        <w:rPr>
          <w:rStyle w:val="StyleUnderline"/>
          <w:highlight w:val="cyan"/>
        </w:rPr>
        <w:t xml:space="preserve"> </w:t>
      </w:r>
      <w:r w:rsidRPr="00412E3A">
        <w:rPr>
          <w:rStyle w:val="StyleUnderline"/>
        </w:rPr>
        <w:t>and further</w:t>
      </w:r>
      <w:r w:rsidRPr="00940C6E">
        <w:rPr>
          <w:sz w:val="16"/>
        </w:rPr>
        <w:t xml:space="preserve"> debris </w:t>
      </w:r>
      <w:r w:rsidRPr="00412E3A">
        <w:rPr>
          <w:rStyle w:val="StyleUnderline"/>
        </w:rPr>
        <w:t>creation, resulting in</w:t>
      </w:r>
      <w:r w:rsidRPr="00A53C10">
        <w:rPr>
          <w:rStyle w:val="StyleUnderline"/>
        </w:rPr>
        <w:t xml:space="preserve"> a </w:t>
      </w:r>
      <w:r w:rsidRPr="00412E3A">
        <w:rPr>
          <w:rStyle w:val="Emphasis"/>
        </w:rPr>
        <w:t>cascade</w:t>
      </w:r>
      <w:r w:rsidRPr="00940C6E">
        <w:rPr>
          <w:sz w:val="16"/>
        </w:rPr>
        <w:t xml:space="preserve"> of detrimental impacts. Such </w:t>
      </w:r>
      <w:r w:rsidRPr="009A555D">
        <w:rPr>
          <w:rStyle w:val="StyleUnderline"/>
        </w:rPr>
        <w:t>collisions</w:t>
      </w:r>
      <w:r w:rsidRPr="00940C6E">
        <w:rPr>
          <w:sz w:val="16"/>
        </w:rPr>
        <w:t xml:space="preserve">, even minor ones, can </w:t>
      </w:r>
      <w:r w:rsidRPr="00182276">
        <w:rPr>
          <w:rStyle w:val="StyleUnderline"/>
        </w:rPr>
        <w:t>set off</w:t>
      </w:r>
      <w:r w:rsidRPr="00940C6E">
        <w:rPr>
          <w:sz w:val="16"/>
        </w:rPr>
        <w:t xml:space="preserve"> a </w:t>
      </w:r>
      <w:r w:rsidRPr="005E654E">
        <w:rPr>
          <w:rStyle w:val="StyleUnderline"/>
        </w:rPr>
        <w:t xml:space="preserve">catastrophic </w:t>
      </w:r>
      <w:r w:rsidRPr="00FF2AAD">
        <w:rPr>
          <w:rStyle w:val="Emphasis"/>
          <w:highlight w:val="cyan"/>
        </w:rPr>
        <w:t>chain reaction</w:t>
      </w:r>
      <w:r w:rsidRPr="00FF2AAD">
        <w:rPr>
          <w:rStyle w:val="StyleUnderline"/>
          <w:highlight w:val="cyan"/>
        </w:rPr>
        <w:t>, jeopardizing</w:t>
      </w:r>
      <w:r w:rsidRPr="00CF3ED6">
        <w:rPr>
          <w:rStyle w:val="StyleUnderline"/>
        </w:rPr>
        <w:t xml:space="preserve"> all existing </w:t>
      </w:r>
      <w:r w:rsidRPr="00FF2AAD">
        <w:rPr>
          <w:rStyle w:val="StyleUnderline"/>
          <w:highlight w:val="cyan"/>
        </w:rPr>
        <w:t>satellites</w:t>
      </w:r>
      <w:r w:rsidRPr="00CF3ED6">
        <w:rPr>
          <w:rStyle w:val="StyleUnderline"/>
        </w:rPr>
        <w:t xml:space="preserve"> and filling orbits </w:t>
      </w:r>
      <w:r w:rsidRPr="00FF2AAD">
        <w:rPr>
          <w:rStyle w:val="StyleUnderline"/>
          <w:highlight w:val="cyan"/>
        </w:rPr>
        <w:t xml:space="preserve">with </w:t>
      </w:r>
      <w:r w:rsidRPr="00FF2AAD">
        <w:rPr>
          <w:rStyle w:val="Emphasis"/>
          <w:highlight w:val="cyan"/>
        </w:rPr>
        <w:t>high-velocity</w:t>
      </w:r>
      <w:r w:rsidRPr="00FF2AAD">
        <w:rPr>
          <w:rStyle w:val="StyleUnderline"/>
          <w:highlight w:val="cyan"/>
        </w:rPr>
        <w:t xml:space="preserve"> debris</w:t>
      </w:r>
      <w:r w:rsidRPr="00940C6E">
        <w:rPr>
          <w:sz w:val="16"/>
        </w:rPr>
        <w:t>. Accessing space orbits would become immensely challenging, and the prospect of exploring outer space might be compromised. Computer-generated future scenarios indicate that the space debris population may reach saturation and collisions will persist even without new spacecraft launches Liou and Johnson (2006) and National Research Council (2011).</w:t>
      </w:r>
    </w:p>
    <w:p w14:paraId="28C59F0B" w14:textId="77777777" w:rsidR="00FA28E6" w:rsidRPr="00940C6E" w:rsidRDefault="00FA28E6" w:rsidP="00FA28E6">
      <w:pPr>
        <w:rPr>
          <w:sz w:val="16"/>
        </w:rPr>
      </w:pPr>
      <w:r w:rsidRPr="00940C6E">
        <w:rPr>
          <w:sz w:val="16"/>
        </w:rPr>
        <w:t xml:space="preserve">This article delves into the potential outcomes of the occurrence of Kessler’s Syndrome. While space exploration has propelled humanity’s understanding of the cosmos, it is essential to recognize and address the potential threats posed by space debris. Collaborative efforts, innovative mitigation techniques, and proactive measures are essential to safeguard the future of satellite communication and space exploration. The responsibility falls on all nations to work together, akin to global agreements addressing environmental issues, to protect our collective interests and ensure the long-term sustainability of space activities. As we navigate the complexities of space, it is vital to preserve the integrity of our endeavors and protect against the </w:t>
      </w:r>
      <w:r w:rsidRPr="00412E3A">
        <w:rPr>
          <w:rStyle w:val="Emphasis"/>
        </w:rPr>
        <w:t>adverse</w:t>
      </w:r>
      <w:r w:rsidRPr="00F659DA">
        <w:rPr>
          <w:rStyle w:val="StyleUnderline"/>
        </w:rPr>
        <w:t xml:space="preserve"> </w:t>
      </w:r>
      <w:r w:rsidRPr="00412E3A">
        <w:rPr>
          <w:rStyle w:val="StyleUnderline"/>
        </w:rPr>
        <w:t>impacts</w:t>
      </w:r>
      <w:r w:rsidRPr="00940C6E">
        <w:rPr>
          <w:sz w:val="16"/>
        </w:rPr>
        <w:t xml:space="preserve"> of space debris </w:t>
      </w:r>
      <w:r w:rsidRPr="00412E3A">
        <w:rPr>
          <w:rStyle w:val="StyleUnderline"/>
        </w:rPr>
        <w:t xml:space="preserve">on humanity’s </w:t>
      </w:r>
      <w:r w:rsidRPr="00412E3A">
        <w:rPr>
          <w:rStyle w:val="Emphasis"/>
        </w:rPr>
        <w:t>future</w:t>
      </w:r>
      <w:r w:rsidRPr="00940C6E">
        <w:rPr>
          <w:sz w:val="16"/>
        </w:rPr>
        <w:t>.</w:t>
      </w:r>
    </w:p>
    <w:p w14:paraId="4073313A" w14:textId="77777777" w:rsidR="00FA28E6" w:rsidRPr="00940C6E" w:rsidRDefault="00FA28E6" w:rsidP="00FA28E6">
      <w:pPr>
        <w:rPr>
          <w:sz w:val="16"/>
        </w:rPr>
      </w:pPr>
      <w:r w:rsidRPr="00940C6E">
        <w:rPr>
          <w:sz w:val="16"/>
        </w:rPr>
        <w:t>2 Impact on major sectors without satellites</w:t>
      </w:r>
    </w:p>
    <w:p w14:paraId="1E345BCF" w14:textId="77777777" w:rsidR="00FA28E6" w:rsidRPr="00940C6E" w:rsidRDefault="00FA28E6" w:rsidP="00FA28E6">
      <w:pPr>
        <w:rPr>
          <w:sz w:val="16"/>
        </w:rPr>
      </w:pPr>
      <w:r w:rsidRPr="00940C6E">
        <w:rPr>
          <w:sz w:val="16"/>
        </w:rPr>
        <w:t>In the contemporary era, the accessibility of an array of conveniences within arm’s reach has become a hallmark of modern civilization, primarily enabled by the vast network of thousands of Earth-orbiting satellites facilitating real-time data collection and transmission. However, it is imperative to consider the potential consequences should we encounter a sudden loss of control or communication with all satellite systems within a compressed time frame Hollingham (2013). In this article, “satellite communication” pertains to the retrieval of satellite data from ground stations in the event of satellite damage, whether partial or complete. This section delves into the prospective ramifications of Kessler’s Syndrome, envisioning a scenario where satellite communication is entirely compromised over the span of two to three decades, and explores its profound implications on humans. The authors highlight the increasing risk of collisions between active space vehicles and space debris, an effect attributed to the increase in the affordability of satellite launches and the commercialization of the space industry Tao et al. (2022). Understanding the gravity of such a prospect is vital for informed decision-making and robust contingency planning.</w:t>
      </w:r>
    </w:p>
    <w:p w14:paraId="59B2D097" w14:textId="77777777" w:rsidR="00FA28E6" w:rsidRPr="00940C6E" w:rsidRDefault="00FA28E6" w:rsidP="00FA28E6">
      <w:pPr>
        <w:rPr>
          <w:sz w:val="16"/>
        </w:rPr>
      </w:pPr>
      <w:r w:rsidRPr="00940C6E">
        <w:rPr>
          <w:sz w:val="16"/>
        </w:rPr>
        <w:t>2.1 Space industry</w:t>
      </w:r>
    </w:p>
    <w:p w14:paraId="3BF91A21" w14:textId="77777777" w:rsidR="00FA28E6" w:rsidRPr="00940C6E" w:rsidRDefault="00FA28E6" w:rsidP="00FA28E6">
      <w:pPr>
        <w:rPr>
          <w:sz w:val="16"/>
        </w:rPr>
      </w:pPr>
      <w:r w:rsidRPr="00940C6E">
        <w:rPr>
          <w:sz w:val="16"/>
        </w:rPr>
        <w:t>The present investigation examines the potential threats posed by Kessler’s Syndrome to the space industry and its implications on satellite operations and access to space. Current data suggest that, at this point, the probability of an abrupt occurrence of this syndrome over a short period remains relatively low Kessler (2009). It is estimated that destructive collisions below 1,000 km altitude occur approximately every 3.9 years over the span of 1,000 years, considering certain assumptions such as debris size being greater than or equal to 10 cm, controlled launch rates, and absence of explosions Lewis (2020). The amount of space debris in orbit by size is shown in Table 1. However, it is essential to recognize that unforeseen factors, such as the launch of additional satellites in the coming years, anti-satellite missile tests, and satellite collisions, could escalate these risks. Even tiny debris measuring 1 mm, carrying an energy equivalent to 71 J or 0.0003 TNT/kg, could trigger catastrophic collisions and generate more fragments The Aerospace Corporation (2023). A collision with a 10 cm single of debris, possessing high kinetic energy, can further exacerbate the situation. Additionally, the presence of tens of millions of tiny debris pieces, below or equal to 1 cm in size, presents tracking challenges, hindering the efficacy of current mitigation techniques that involve maneuvering spacecraft to avoid potential impacts.</w:t>
      </w:r>
    </w:p>
    <w:p w14:paraId="5E6C45B1" w14:textId="77777777" w:rsidR="00FA28E6" w:rsidRPr="00940C6E" w:rsidRDefault="00FA28E6" w:rsidP="00FA28E6">
      <w:pPr>
        <w:rPr>
          <w:sz w:val="16"/>
        </w:rPr>
      </w:pPr>
      <w:r w:rsidRPr="00940C6E">
        <w:rPr>
          <w:sz w:val="16"/>
        </w:rPr>
        <w:t xml:space="preserve">The lack of an active removal system in space could lead </w:t>
      </w:r>
      <w:r w:rsidRPr="00AC2C6E">
        <w:rPr>
          <w:rStyle w:val="StyleUnderline"/>
        </w:rPr>
        <w:t xml:space="preserve">to an </w:t>
      </w:r>
      <w:r w:rsidRPr="001D6DEC">
        <w:rPr>
          <w:rStyle w:val="Emphasis"/>
        </w:rPr>
        <w:t>exponential</w:t>
      </w:r>
      <w:r w:rsidRPr="00AC2C6E">
        <w:rPr>
          <w:rStyle w:val="StyleUnderline"/>
        </w:rPr>
        <w:t xml:space="preserve"> increase in </w:t>
      </w:r>
      <w:r w:rsidRPr="00412E3A">
        <w:rPr>
          <w:rStyle w:val="StyleUnderline"/>
        </w:rPr>
        <w:t>objects in</w:t>
      </w:r>
      <w:r w:rsidRPr="00940C6E">
        <w:rPr>
          <w:sz w:val="16"/>
        </w:rPr>
        <w:t xml:space="preserve"> low-Earth orbit (</w:t>
      </w:r>
      <w:r w:rsidRPr="00412E3A">
        <w:rPr>
          <w:rStyle w:val="Emphasis"/>
          <w:highlight w:val="cyan"/>
        </w:rPr>
        <w:t>LEO</w:t>
      </w:r>
      <w:r w:rsidRPr="00940C6E">
        <w:rPr>
          <w:sz w:val="16"/>
        </w:rPr>
        <w:t xml:space="preserve">), </w:t>
      </w:r>
      <w:r w:rsidRPr="00FF2AAD">
        <w:rPr>
          <w:rStyle w:val="StyleUnderline"/>
          <w:highlight w:val="cyan"/>
        </w:rPr>
        <w:t>impeding</w:t>
      </w:r>
      <w:r w:rsidRPr="007646DF">
        <w:rPr>
          <w:rStyle w:val="StyleUnderline"/>
        </w:rPr>
        <w:t xml:space="preserve"> spacecraft </w:t>
      </w:r>
      <w:r w:rsidRPr="00FF2AAD">
        <w:rPr>
          <w:rStyle w:val="Emphasis"/>
          <w:highlight w:val="cyan"/>
        </w:rPr>
        <w:t>launches</w:t>
      </w:r>
      <w:r w:rsidRPr="007646DF">
        <w:rPr>
          <w:rStyle w:val="StyleUnderline"/>
        </w:rPr>
        <w:t xml:space="preserve"> and maneuvering</w:t>
      </w:r>
      <w:r w:rsidRPr="00940C6E">
        <w:rPr>
          <w:sz w:val="16"/>
        </w:rPr>
        <w:t xml:space="preserve">. Consequently, loss of control within LEO or significant communication disruptions with satellites could </w:t>
      </w:r>
      <w:r w:rsidRPr="00B16F3D">
        <w:rPr>
          <w:rStyle w:val="StyleUnderline"/>
        </w:rPr>
        <w:t xml:space="preserve">severely </w:t>
      </w:r>
      <w:r w:rsidRPr="00FF2AAD">
        <w:rPr>
          <w:rStyle w:val="Emphasis"/>
          <w:highlight w:val="cyan"/>
        </w:rPr>
        <w:t>limit</w:t>
      </w:r>
      <w:r w:rsidRPr="00FF2AAD">
        <w:rPr>
          <w:rStyle w:val="StyleUnderline"/>
          <w:highlight w:val="cyan"/>
        </w:rPr>
        <w:t xml:space="preserve"> access to </w:t>
      </w:r>
      <w:r w:rsidRPr="00FF2AAD">
        <w:rPr>
          <w:rStyle w:val="Emphasis"/>
          <w:highlight w:val="cyan"/>
        </w:rPr>
        <w:t>space</w:t>
      </w:r>
      <w:r w:rsidRPr="00B16F3D">
        <w:rPr>
          <w:rStyle w:val="StyleUnderline"/>
        </w:rPr>
        <w:t xml:space="preserve"> for future missions</w:t>
      </w:r>
      <w:r w:rsidRPr="00940C6E">
        <w:rPr>
          <w:sz w:val="16"/>
        </w:rPr>
        <w:t xml:space="preserve">. Furthermore, with the appearance of Kessler’s Syndrome, the launch of satellites would be a higher risk, as the orbits could be densely populated with debris clouds exhibiting varying kinetic energies The Aerospace Corporation (2023). </w:t>
      </w:r>
      <w:r w:rsidRPr="00217D8D">
        <w:rPr>
          <w:rStyle w:val="StyleUnderline"/>
        </w:rPr>
        <w:t>Such</w:t>
      </w:r>
      <w:r w:rsidRPr="00940C6E">
        <w:rPr>
          <w:sz w:val="16"/>
        </w:rPr>
        <w:t xml:space="preserve"> an eventuality </w:t>
      </w:r>
      <w:r w:rsidRPr="00EE2951">
        <w:rPr>
          <w:rStyle w:val="StyleUnderline"/>
        </w:rPr>
        <w:t xml:space="preserve">may </w:t>
      </w:r>
      <w:r w:rsidRPr="00FF2AAD">
        <w:rPr>
          <w:rStyle w:val="StyleUnderline"/>
          <w:highlight w:val="cyan"/>
        </w:rPr>
        <w:t>necessitate</w:t>
      </w:r>
      <w:r w:rsidRPr="00940C6E">
        <w:rPr>
          <w:sz w:val="16"/>
        </w:rPr>
        <w:t xml:space="preserve"> a </w:t>
      </w:r>
      <w:r w:rsidRPr="00FF2AAD">
        <w:rPr>
          <w:rStyle w:val="Emphasis"/>
          <w:highlight w:val="cyan"/>
        </w:rPr>
        <w:t>shutdown</w:t>
      </w:r>
      <w:r w:rsidRPr="00FF2AAD">
        <w:rPr>
          <w:rStyle w:val="StyleUnderline"/>
          <w:highlight w:val="cyan"/>
        </w:rPr>
        <w:t xml:space="preserve"> of</w:t>
      </w:r>
      <w:r w:rsidRPr="00C14B07">
        <w:rPr>
          <w:rStyle w:val="StyleUnderline"/>
        </w:rPr>
        <w:t xml:space="preserve"> global </w:t>
      </w:r>
      <w:r w:rsidRPr="00FF2AAD">
        <w:rPr>
          <w:rStyle w:val="StyleUnderline"/>
          <w:highlight w:val="cyan"/>
        </w:rPr>
        <w:t>space programs</w:t>
      </w:r>
      <w:r w:rsidRPr="00940C6E">
        <w:rPr>
          <w:sz w:val="16"/>
        </w:rPr>
        <w:t xml:space="preserve"> until viable solutions are devised, potentially leading to economic imbalances and job losses within the space industry. The ensuing section delves into the cascading effects on other industries resulting from space program limitations due to the inaccessibility of space.</w:t>
      </w:r>
    </w:p>
    <w:p w14:paraId="7ABA921B" w14:textId="77777777" w:rsidR="00FA28E6" w:rsidRPr="00940C6E" w:rsidRDefault="00FA28E6" w:rsidP="00FA28E6">
      <w:pPr>
        <w:rPr>
          <w:sz w:val="16"/>
        </w:rPr>
      </w:pPr>
      <w:r w:rsidRPr="00940C6E">
        <w:rPr>
          <w:sz w:val="16"/>
        </w:rPr>
        <w:t>2.2 Impact of GNSS disruption on various industries</w:t>
      </w:r>
    </w:p>
    <w:p w14:paraId="62840AD8" w14:textId="77777777" w:rsidR="00FA28E6" w:rsidRPr="00940C6E" w:rsidRDefault="00FA28E6" w:rsidP="00FA28E6">
      <w:pPr>
        <w:rPr>
          <w:sz w:val="16"/>
        </w:rPr>
      </w:pPr>
      <w:r w:rsidRPr="00940C6E">
        <w:rPr>
          <w:sz w:val="16"/>
        </w:rPr>
        <w:t>The Global Navigation Satellite Systems (GNSS) is a critical satellite-based navigation system that provides essential guidance to humans and vehicles navigating various terrains. Its uses are widespread, with essential industries such as defense, aviation, space exploration, maritime, rail transportation, and road networks benefiting from it Pistoia (2009) and The Aerospace Corporation (2021). GNSS satellites operate primarily in Medium Earth Orbit (MEO), at altitudes ranging from 2,000 km to 31,570 km above the Earth’s surface. MEO, which is located between GEO and LEO, has the advantage of having a lower population of space junk than its counterparts, LEO and GEO European Space Agency (ESA) (2023). Because of the increasing worldwide competitiveness in space activities, the LEO, an ever-increasing concentration of space objects, is attained the saturation. The increase in debris in LEO poses a serious threat to current and future space operations, compromising our ability to launch and maintain spacecraft in this important region Colvin et al. (2023). If LEO becomes overcrowded with orbital debris and effective mitigation techniques remain undeveloped, the chances of putting a spacecraft into orbit will diminish dramatically. It is important to think on long-term scales, which would take LEO problems to other orbits, such as MEO and GEO. Thus, looking at the effect of GPS operations in MEO orbits is crucial for future debris mitigation. Figure 1 shows the number of trackable objects in each orbital domain.</w:t>
      </w:r>
    </w:p>
    <w:p w14:paraId="7EA0F62D" w14:textId="77777777" w:rsidR="00FA28E6" w:rsidRPr="00940C6E" w:rsidRDefault="00FA28E6" w:rsidP="00FA28E6">
      <w:pPr>
        <w:rPr>
          <w:sz w:val="16"/>
        </w:rPr>
      </w:pPr>
      <w:r w:rsidRPr="00940C6E">
        <w:rPr>
          <w:sz w:val="16"/>
        </w:rPr>
        <w:t>This section explores the potential consequences of a GNSS disruption on many sectors, particularly if our ability to launch new satellites into orbit is jeopardized. It is critical to fully appreciate the implications in order to identify vulnerabilities and build contingency plans to reduce the impact of GNSS unavailability across these varied businesses. At the moment, Earth’s orbit is home to a constellation of 31 active Global Positioning Satellites (GPS) United States Space Force (2022a), 35 active BeiDou satellites, 24+ Galileo satellites, 24+ GLONASS (Globalnaya Navigazionnaya Sputnikovaya Sistema, or Global Navigation Satellite System), 7 Indian Regional Navigation Satellite System (IRNSS)/Navigation Indian Constellation (NavIC), and 7 Quasi-Zenith Satellite System (QZSS) United States Space Force (2021d).</w:t>
      </w:r>
    </w:p>
    <w:p w14:paraId="00112A44" w14:textId="77777777" w:rsidR="00FA28E6" w:rsidRPr="00940C6E" w:rsidRDefault="00FA28E6" w:rsidP="00FA28E6">
      <w:pPr>
        <w:rPr>
          <w:sz w:val="16"/>
        </w:rPr>
      </w:pPr>
      <w:r w:rsidRPr="00940C6E">
        <w:rPr>
          <w:sz w:val="16"/>
        </w:rPr>
        <w:t xml:space="preserve">2.2.1 Impact on </w:t>
      </w:r>
      <w:r w:rsidRPr="00F10FF3">
        <w:rPr>
          <w:rStyle w:val="StyleUnderline"/>
        </w:rPr>
        <w:t xml:space="preserve">the </w:t>
      </w:r>
      <w:r w:rsidRPr="00FF2AAD">
        <w:rPr>
          <w:rStyle w:val="Emphasis"/>
          <w:highlight w:val="cyan"/>
        </w:rPr>
        <w:t>defense</w:t>
      </w:r>
      <w:r w:rsidRPr="00F10FF3">
        <w:rPr>
          <w:rStyle w:val="StyleUnderline"/>
        </w:rPr>
        <w:t xml:space="preserve"> sector</w:t>
      </w:r>
    </w:p>
    <w:p w14:paraId="2D8F2761" w14:textId="77777777" w:rsidR="00FA28E6" w:rsidRPr="00940C6E" w:rsidRDefault="00FA28E6" w:rsidP="00FA28E6">
      <w:pPr>
        <w:rPr>
          <w:sz w:val="16"/>
        </w:rPr>
      </w:pPr>
      <w:r w:rsidRPr="00940C6E">
        <w:rPr>
          <w:sz w:val="16"/>
        </w:rPr>
        <w:t xml:space="preserve">The defense sector </w:t>
      </w:r>
      <w:r w:rsidRPr="00412E3A">
        <w:rPr>
          <w:rStyle w:val="StyleUnderline"/>
        </w:rPr>
        <w:t>is</w:t>
      </w:r>
      <w:r w:rsidRPr="00F10FF3">
        <w:rPr>
          <w:rStyle w:val="StyleUnderline"/>
        </w:rPr>
        <w:t xml:space="preserve"> heavily </w:t>
      </w:r>
      <w:r w:rsidRPr="00FF2AAD">
        <w:rPr>
          <w:rStyle w:val="Emphasis"/>
          <w:highlight w:val="cyan"/>
        </w:rPr>
        <w:t>dependent</w:t>
      </w:r>
      <w:r w:rsidRPr="00FF2AAD">
        <w:rPr>
          <w:rStyle w:val="StyleUnderline"/>
          <w:highlight w:val="cyan"/>
        </w:rPr>
        <w:t xml:space="preserve"> on</w:t>
      </w:r>
      <w:r w:rsidRPr="00940C6E">
        <w:rPr>
          <w:sz w:val="16"/>
        </w:rPr>
        <w:t xml:space="preserve"> satellite communication (</w:t>
      </w:r>
      <w:r w:rsidRPr="00FF2AAD">
        <w:rPr>
          <w:rStyle w:val="Emphasis"/>
          <w:highlight w:val="cyan"/>
        </w:rPr>
        <w:t>SATCOM</w:t>
      </w:r>
      <w:r w:rsidRPr="00940C6E">
        <w:rPr>
          <w:sz w:val="16"/>
        </w:rPr>
        <w:t xml:space="preserve">) </w:t>
      </w:r>
      <w:r w:rsidRPr="00FF2AAD">
        <w:rPr>
          <w:rStyle w:val="StyleUnderline"/>
          <w:highlight w:val="cyan"/>
        </w:rPr>
        <w:t>for</w:t>
      </w:r>
      <w:r w:rsidRPr="00EC5435">
        <w:rPr>
          <w:rStyle w:val="StyleUnderline"/>
        </w:rPr>
        <w:t xml:space="preserve"> critical military operations, including </w:t>
      </w:r>
      <w:r w:rsidRPr="00FF2AAD">
        <w:rPr>
          <w:rStyle w:val="Emphasis"/>
          <w:highlight w:val="cyan"/>
        </w:rPr>
        <w:t>communication</w:t>
      </w:r>
      <w:r w:rsidRPr="00FF2AAD">
        <w:rPr>
          <w:rStyle w:val="StyleUnderline"/>
          <w:highlight w:val="cyan"/>
        </w:rPr>
        <w:t xml:space="preserve">, </w:t>
      </w:r>
      <w:r w:rsidRPr="00FF2AAD">
        <w:rPr>
          <w:rStyle w:val="Emphasis"/>
          <w:highlight w:val="cyan"/>
        </w:rPr>
        <w:t>missile</w:t>
      </w:r>
      <w:r w:rsidRPr="00FF2AAD">
        <w:rPr>
          <w:rStyle w:val="StyleUnderline"/>
          <w:highlight w:val="cyan"/>
        </w:rPr>
        <w:t xml:space="preserve"> guidance</w:t>
      </w:r>
      <w:r w:rsidRPr="00940C6E">
        <w:rPr>
          <w:sz w:val="16"/>
        </w:rPr>
        <w:t xml:space="preserve">, search and rescue missions, </w:t>
      </w:r>
      <w:r w:rsidRPr="00FF2AAD">
        <w:rPr>
          <w:rStyle w:val="StyleUnderline"/>
          <w:highlight w:val="cyan"/>
        </w:rPr>
        <w:t>and</w:t>
      </w:r>
      <w:r w:rsidRPr="00940C6E">
        <w:rPr>
          <w:sz w:val="16"/>
        </w:rPr>
        <w:t xml:space="preserve"> the </w:t>
      </w:r>
      <w:r w:rsidRPr="004E640C">
        <w:rPr>
          <w:rStyle w:val="StyleUnderline"/>
        </w:rPr>
        <w:t>piloting of</w:t>
      </w:r>
      <w:r w:rsidRPr="00940C6E">
        <w:rPr>
          <w:sz w:val="16"/>
        </w:rPr>
        <w:t xml:space="preserve"> unmanned aerial vehicles (</w:t>
      </w:r>
      <w:r w:rsidRPr="00FF2AAD">
        <w:rPr>
          <w:rStyle w:val="Emphasis"/>
          <w:highlight w:val="cyan"/>
        </w:rPr>
        <w:t>UAVs</w:t>
      </w:r>
      <w:r w:rsidRPr="00940C6E">
        <w:rPr>
          <w:sz w:val="16"/>
        </w:rPr>
        <w:t xml:space="preserve">), among other essential functions United States Space Force (United States Space Force, 2021b; United States Space Force, 2022a). Loss of satellite communication systems would significantly impede the sector’s ability to operate at full capacity. Without reliable communication systems, transmitting messages would become difficult for military personnel. Although an analog system serves as a </w:t>
      </w:r>
      <w:r w:rsidRPr="00727B94">
        <w:rPr>
          <w:rStyle w:val="Emphasis"/>
        </w:rPr>
        <w:t>backup</w:t>
      </w:r>
      <w:r w:rsidRPr="00940C6E">
        <w:rPr>
          <w:sz w:val="16"/>
        </w:rPr>
        <w:t xml:space="preserve"> mode of </w:t>
      </w:r>
      <w:r w:rsidRPr="00E03718">
        <w:rPr>
          <w:rStyle w:val="StyleUnderline"/>
        </w:rPr>
        <w:t>communication</w:t>
      </w:r>
      <w:r w:rsidRPr="00940C6E">
        <w:rPr>
          <w:sz w:val="16"/>
        </w:rPr>
        <w:t xml:space="preserve"> United States Space Force (2019), its limited operational range </w:t>
      </w:r>
      <w:r w:rsidRPr="00E55743">
        <w:rPr>
          <w:rStyle w:val="StyleUnderline"/>
        </w:rPr>
        <w:t xml:space="preserve">poses </w:t>
      </w:r>
      <w:r w:rsidRPr="00727B94">
        <w:rPr>
          <w:rStyle w:val="Emphasis"/>
        </w:rPr>
        <w:t>challenges</w:t>
      </w:r>
      <w:r w:rsidRPr="00940C6E">
        <w:rPr>
          <w:sz w:val="16"/>
        </w:rPr>
        <w:t xml:space="preserve"> for effective communication. </w:t>
      </w:r>
      <w:r w:rsidRPr="00932BD6">
        <w:rPr>
          <w:rStyle w:val="StyleUnderline"/>
        </w:rPr>
        <w:t>Relying solely on analog systems</w:t>
      </w:r>
      <w:r w:rsidRPr="00940C6E">
        <w:rPr>
          <w:sz w:val="16"/>
        </w:rPr>
        <w:t xml:space="preserve"> for extensive military operations </w:t>
      </w:r>
      <w:r w:rsidRPr="00932BD6">
        <w:rPr>
          <w:rStyle w:val="StyleUnderline"/>
        </w:rPr>
        <w:t>would prove impractical.</w:t>
      </w:r>
      <w:r w:rsidRPr="00940C6E">
        <w:rPr>
          <w:sz w:val="16"/>
        </w:rPr>
        <w:t xml:space="preserve"> Currently, the defense sector worldwide exhibits an average reliance of 70%–80% on satellite communication, and this figure is expected to increase in the future, although the exact percentage remains classified for security reasons Weeden and Samson (2018).</w:t>
      </w:r>
    </w:p>
    <w:p w14:paraId="67E68250" w14:textId="77777777" w:rsidR="00FA28E6" w:rsidRPr="00940C6E" w:rsidRDefault="00FA28E6" w:rsidP="00FA28E6">
      <w:pPr>
        <w:rPr>
          <w:sz w:val="16"/>
        </w:rPr>
      </w:pPr>
      <w:r w:rsidRPr="00940C6E">
        <w:rPr>
          <w:sz w:val="16"/>
        </w:rPr>
        <w:t>2.2.2 Airline industry</w:t>
      </w:r>
    </w:p>
    <w:p w14:paraId="112228E2" w14:textId="77777777" w:rsidR="00FA28E6" w:rsidRPr="00940C6E" w:rsidRDefault="00FA28E6" w:rsidP="00FA28E6">
      <w:pPr>
        <w:rPr>
          <w:sz w:val="16"/>
        </w:rPr>
      </w:pPr>
      <w:r w:rsidRPr="00412E3A">
        <w:rPr>
          <w:rStyle w:val="StyleUnderline"/>
        </w:rPr>
        <w:t xml:space="preserve">The </w:t>
      </w:r>
      <w:r w:rsidRPr="00FF2AAD">
        <w:rPr>
          <w:rStyle w:val="Emphasis"/>
          <w:highlight w:val="cyan"/>
        </w:rPr>
        <w:t>airline</w:t>
      </w:r>
      <w:r w:rsidRPr="00FF2AAD">
        <w:rPr>
          <w:rStyle w:val="StyleUnderline"/>
          <w:highlight w:val="cyan"/>
        </w:rPr>
        <w:t xml:space="preserve"> industry relies</w:t>
      </w:r>
      <w:r w:rsidRPr="00940C6E">
        <w:rPr>
          <w:sz w:val="16"/>
        </w:rPr>
        <w:t xml:space="preserve"> extensively </w:t>
      </w:r>
      <w:r w:rsidRPr="00FF2AAD">
        <w:rPr>
          <w:rStyle w:val="StyleUnderline"/>
          <w:highlight w:val="cyan"/>
        </w:rPr>
        <w:t>on</w:t>
      </w:r>
      <w:r w:rsidRPr="00940C6E">
        <w:rPr>
          <w:sz w:val="16"/>
        </w:rPr>
        <w:t xml:space="preserve"> the </w:t>
      </w:r>
      <w:r w:rsidRPr="0091512D">
        <w:rPr>
          <w:rStyle w:val="StyleUnderline"/>
        </w:rPr>
        <w:t>Flight Management System</w:t>
      </w:r>
      <w:r w:rsidRPr="00940C6E">
        <w:rPr>
          <w:sz w:val="16"/>
        </w:rPr>
        <w:t xml:space="preserve"> (FMS) to automate various in-flight operations that were previously performed manually, thus facilitating smoother flight operations Spitzer (2018). </w:t>
      </w:r>
      <w:r w:rsidRPr="00FF2AAD">
        <w:rPr>
          <w:rStyle w:val="Emphasis"/>
          <w:highlight w:val="cyan"/>
        </w:rPr>
        <w:t>FMS</w:t>
      </w:r>
      <w:r w:rsidRPr="006D49B2">
        <w:rPr>
          <w:rStyle w:val="StyleUnderline"/>
        </w:rPr>
        <w:t xml:space="preserve"> uses</w:t>
      </w:r>
      <w:r w:rsidRPr="00940C6E">
        <w:rPr>
          <w:sz w:val="16"/>
        </w:rPr>
        <w:t xml:space="preserve"> multiple sensors, including </w:t>
      </w:r>
      <w:r w:rsidRPr="005403CB">
        <w:rPr>
          <w:rStyle w:val="Emphasis"/>
        </w:rPr>
        <w:t>GPS</w:t>
      </w:r>
      <w:r w:rsidRPr="00BA162E">
        <w:rPr>
          <w:rStyle w:val="StyleUnderline"/>
        </w:rPr>
        <w:t>, to calculate the position of the aircraft and fuel levels</w:t>
      </w:r>
      <w:r w:rsidRPr="00940C6E">
        <w:rPr>
          <w:sz w:val="16"/>
        </w:rPr>
        <w:t>, among other critical parameters Stössel (2015). A breakdown in the satellite communication system would disrupt the transmission of GPS data, potentially compromising the FMS functionality. Although modern aircrafts are equipped with backup sensors to facilitate landing in case of technical failures Stössel (2015), relying solely on analog communication for flight operations midst the multitude of flights poses significant risks. In such an event, communication between Air Traffic Control (ATC) and flights could be severely hampered, affecting effective flight management and response to emergencies European Space Agency (2022) and Federal Aviation Administration (FAA) (2022).</w:t>
      </w:r>
    </w:p>
    <w:p w14:paraId="66871634" w14:textId="77777777" w:rsidR="00FA28E6" w:rsidRPr="00940C6E" w:rsidRDefault="00FA28E6" w:rsidP="00FA28E6">
      <w:pPr>
        <w:rPr>
          <w:sz w:val="16"/>
        </w:rPr>
      </w:pPr>
      <w:r w:rsidRPr="00940C6E">
        <w:rPr>
          <w:sz w:val="16"/>
        </w:rPr>
        <w:t xml:space="preserve">Without access to satellite communication systems, pilots and ATC would not be able to receive real-time weather updates, leading to potential risks of navigate under hazardous weather conditions Norton and Omberg (1947). Given the projected future increase in global air passenger traffic Statista Research Department (2022a), the implications of disrupted satellite communication in the airline industry could be far-reaching. </w:t>
      </w:r>
      <w:r w:rsidRPr="00971FF8">
        <w:rPr>
          <w:rStyle w:val="StyleUnderline"/>
        </w:rPr>
        <w:t xml:space="preserve">The industry plays a </w:t>
      </w:r>
      <w:r w:rsidRPr="00FF2AAD">
        <w:rPr>
          <w:rStyle w:val="Emphasis"/>
          <w:highlight w:val="cyan"/>
        </w:rPr>
        <w:t>vital</w:t>
      </w:r>
      <w:r w:rsidRPr="00971FF8">
        <w:rPr>
          <w:rStyle w:val="StyleUnderline"/>
        </w:rPr>
        <w:t xml:space="preserve"> role </w:t>
      </w:r>
      <w:r w:rsidRPr="00FF2AAD">
        <w:rPr>
          <w:rStyle w:val="StyleUnderline"/>
          <w:highlight w:val="cyan"/>
        </w:rPr>
        <w:t>in</w:t>
      </w:r>
      <w:r w:rsidRPr="00940C6E">
        <w:rPr>
          <w:sz w:val="16"/>
        </w:rPr>
        <w:t xml:space="preserve"> various sectors, including </w:t>
      </w:r>
      <w:r w:rsidRPr="00971FF8">
        <w:rPr>
          <w:rStyle w:val="StyleUnderline"/>
        </w:rPr>
        <w:t xml:space="preserve">medical tourism, </w:t>
      </w:r>
      <w:r w:rsidRPr="00FF2AAD">
        <w:rPr>
          <w:rStyle w:val="Emphasis"/>
          <w:highlight w:val="cyan"/>
        </w:rPr>
        <w:t>vaccine distribution</w:t>
      </w:r>
      <w:r w:rsidRPr="00971FF8">
        <w:rPr>
          <w:rStyle w:val="StyleUnderline"/>
        </w:rPr>
        <w:t>, and air cargo</w:t>
      </w:r>
      <w:r w:rsidRPr="00940C6E">
        <w:rPr>
          <w:sz w:val="16"/>
        </w:rPr>
        <w:t xml:space="preserve"> delivery International Air Transport Association (2022) and Dalen and Alpert (201</w:t>
      </w:r>
      <w:r w:rsidRPr="00A3082E">
        <w:rPr>
          <w:sz w:val="16"/>
        </w:rPr>
        <w:t>9).</w:t>
      </w:r>
      <w:r w:rsidRPr="00A3082E">
        <w:rPr>
          <w:rStyle w:val="StyleUnderline"/>
          <w:sz w:val="16"/>
        </w:rPr>
        <w:t xml:space="preserve"> </w:t>
      </w:r>
      <w:r w:rsidRPr="00514BD5">
        <w:rPr>
          <w:rStyle w:val="StyleUnderline"/>
        </w:rPr>
        <w:t>A loss of</w:t>
      </w:r>
      <w:r w:rsidRPr="00940C6E">
        <w:rPr>
          <w:sz w:val="16"/>
        </w:rPr>
        <w:t xml:space="preserve"> effective </w:t>
      </w:r>
      <w:r w:rsidRPr="00514BD5">
        <w:rPr>
          <w:rStyle w:val="StyleUnderline"/>
        </w:rPr>
        <w:t>satellite</w:t>
      </w:r>
      <w:r w:rsidRPr="00940C6E">
        <w:rPr>
          <w:sz w:val="16"/>
        </w:rPr>
        <w:t xml:space="preserve"> communication could </w:t>
      </w:r>
      <w:r w:rsidRPr="00F1007C">
        <w:rPr>
          <w:rStyle w:val="StyleUnderline"/>
        </w:rPr>
        <w:t>hinder</w:t>
      </w:r>
      <w:r w:rsidRPr="00940C6E">
        <w:rPr>
          <w:sz w:val="16"/>
        </w:rPr>
        <w:t xml:space="preserve"> the seamless </w:t>
      </w:r>
      <w:r w:rsidRPr="008F5AA7">
        <w:rPr>
          <w:rStyle w:val="StyleUnderline"/>
        </w:rPr>
        <w:t>functioning of</w:t>
      </w:r>
      <w:r w:rsidRPr="00940C6E">
        <w:rPr>
          <w:sz w:val="16"/>
        </w:rPr>
        <w:t xml:space="preserve"> these </w:t>
      </w:r>
      <w:r w:rsidRPr="008F5AA7">
        <w:rPr>
          <w:rStyle w:val="StyleUnderline"/>
        </w:rPr>
        <w:t>critical services,</w:t>
      </w:r>
      <w:r w:rsidRPr="00940C6E">
        <w:rPr>
          <w:sz w:val="16"/>
        </w:rPr>
        <w:t xml:space="preserve"> potentially jeopardizing lives and putting off urgent medical care.</w:t>
      </w:r>
    </w:p>
    <w:p w14:paraId="676BBA41" w14:textId="77777777" w:rsidR="00FA28E6" w:rsidRPr="00940C6E" w:rsidRDefault="00FA28E6" w:rsidP="00FA28E6">
      <w:pPr>
        <w:rPr>
          <w:sz w:val="16"/>
        </w:rPr>
      </w:pPr>
      <w:r w:rsidRPr="00940C6E">
        <w:rPr>
          <w:sz w:val="16"/>
        </w:rPr>
        <w:t xml:space="preserve">In addition, </w:t>
      </w:r>
      <w:r w:rsidRPr="008F5AA7">
        <w:rPr>
          <w:rStyle w:val="StyleUnderline"/>
        </w:rPr>
        <w:t xml:space="preserve">the </w:t>
      </w:r>
      <w:r w:rsidRPr="00412E3A">
        <w:rPr>
          <w:rStyle w:val="Emphasis"/>
        </w:rPr>
        <w:t>airline</w:t>
      </w:r>
      <w:r w:rsidRPr="008F5AA7">
        <w:rPr>
          <w:rStyle w:val="StyleUnderline"/>
        </w:rPr>
        <w:t xml:space="preserve"> industry </w:t>
      </w:r>
      <w:r w:rsidRPr="00FF2AAD">
        <w:rPr>
          <w:rStyle w:val="StyleUnderline"/>
          <w:highlight w:val="cyan"/>
        </w:rPr>
        <w:t>maintains</w:t>
      </w:r>
      <w:r w:rsidRPr="00940C6E">
        <w:rPr>
          <w:sz w:val="16"/>
        </w:rPr>
        <w:t xml:space="preserve"> a </w:t>
      </w:r>
      <w:r w:rsidRPr="008F5AA7">
        <w:rPr>
          <w:rStyle w:val="StyleUnderline"/>
        </w:rPr>
        <w:t xml:space="preserve">considerable </w:t>
      </w:r>
      <w:r w:rsidRPr="00FF2AAD">
        <w:rPr>
          <w:rStyle w:val="Emphasis"/>
          <w:highlight w:val="cyan"/>
        </w:rPr>
        <w:t>workforce</w:t>
      </w:r>
      <w:r w:rsidRPr="00940C6E">
        <w:rPr>
          <w:sz w:val="16"/>
        </w:rPr>
        <w:t xml:space="preserve">, with nearly 87.7 million people employed directly and indirectly Salas (2022a). In the event of reduced or </w:t>
      </w:r>
      <w:r w:rsidRPr="00530E4C">
        <w:rPr>
          <w:rStyle w:val="StyleUnderline"/>
        </w:rPr>
        <w:t>unavailable satellite communication</w:t>
      </w:r>
      <w:r w:rsidRPr="00940C6E">
        <w:rPr>
          <w:sz w:val="16"/>
        </w:rPr>
        <w:t xml:space="preserve">, the industry may face temporary or permanent downsizing, </w:t>
      </w:r>
      <w:r w:rsidRPr="00484A84">
        <w:rPr>
          <w:rStyle w:val="StyleUnderline"/>
        </w:rPr>
        <w:t>leading to</w:t>
      </w:r>
      <w:r w:rsidRPr="00940C6E">
        <w:rPr>
          <w:sz w:val="16"/>
        </w:rPr>
        <w:t xml:space="preserve"> job losses and </w:t>
      </w:r>
      <w:r w:rsidRPr="00EB1949">
        <w:rPr>
          <w:rStyle w:val="Emphasis"/>
        </w:rPr>
        <w:t>economic instability</w:t>
      </w:r>
      <w:r w:rsidRPr="00940C6E">
        <w:rPr>
          <w:sz w:val="16"/>
        </w:rPr>
        <w:t xml:space="preserve"> for numerous individuals and families.</w:t>
      </w:r>
    </w:p>
    <w:p w14:paraId="2AD54900" w14:textId="77777777" w:rsidR="00FA28E6" w:rsidRPr="00940C6E" w:rsidRDefault="00FA28E6" w:rsidP="00FA28E6">
      <w:pPr>
        <w:rPr>
          <w:sz w:val="16"/>
        </w:rPr>
      </w:pPr>
      <w:r w:rsidRPr="00940C6E">
        <w:rPr>
          <w:sz w:val="16"/>
        </w:rPr>
        <w:t>2.2.3 Marine industry</w:t>
      </w:r>
    </w:p>
    <w:p w14:paraId="535E425E" w14:textId="77777777" w:rsidR="00FA28E6" w:rsidRPr="00940C6E" w:rsidRDefault="00FA28E6" w:rsidP="00FA28E6">
      <w:pPr>
        <w:rPr>
          <w:sz w:val="16"/>
        </w:rPr>
      </w:pPr>
      <w:r w:rsidRPr="00D7796B">
        <w:rPr>
          <w:rStyle w:val="StyleUnderline"/>
        </w:rPr>
        <w:t xml:space="preserve">Modern </w:t>
      </w:r>
      <w:r w:rsidRPr="00FF2AAD">
        <w:rPr>
          <w:rStyle w:val="Emphasis"/>
          <w:highlight w:val="cyan"/>
        </w:rPr>
        <w:t>ships</w:t>
      </w:r>
      <w:r w:rsidRPr="00FF2AAD">
        <w:rPr>
          <w:rStyle w:val="StyleUnderline"/>
          <w:highlight w:val="cyan"/>
        </w:rPr>
        <w:t xml:space="preserve"> rely</w:t>
      </w:r>
      <w:r w:rsidRPr="00D7796B">
        <w:rPr>
          <w:rStyle w:val="StyleUnderline"/>
        </w:rPr>
        <w:t xml:space="preserve"> heavily </w:t>
      </w:r>
      <w:r w:rsidRPr="00FF2AAD">
        <w:rPr>
          <w:rStyle w:val="StyleUnderline"/>
          <w:highlight w:val="cyan"/>
        </w:rPr>
        <w:t>on</w:t>
      </w:r>
      <w:r w:rsidRPr="00D7796B">
        <w:rPr>
          <w:rStyle w:val="StyleUnderline"/>
        </w:rPr>
        <w:t xml:space="preserve"> </w:t>
      </w:r>
      <w:r w:rsidRPr="00940C6E">
        <w:rPr>
          <w:sz w:val="16"/>
        </w:rPr>
        <w:t xml:space="preserve">sophisticated systems, such as Automatic Identification Systems (AIS) and </w:t>
      </w:r>
      <w:r w:rsidRPr="00FF2AAD">
        <w:rPr>
          <w:rStyle w:val="Emphasis"/>
          <w:highlight w:val="cyan"/>
        </w:rPr>
        <w:t>GNSS</w:t>
      </w:r>
      <w:r w:rsidRPr="00940C6E">
        <w:rPr>
          <w:sz w:val="16"/>
        </w:rPr>
        <w:t>, among others, to ensure safe navigation and collision avoidance during their voyages Tetreault (2005) and Coast Guard—Office of Navigation Systems and Code of Federal Regulations (2019). Satellite communication systems play a crucial role in facilitating seamless communication and weather monitoring, helping ships reach their destinations safely. In the event of satellite communication failure, ships would be forced to resort to radar and analog communication systems. However, the maximum range of a ship radar for object detection is limited to 200 nautical miles Jenn (2019). Without proper communication with the Vessel Traffic Services, ships can be forced to suspend shipping operations until a viable communication solution is established or resort to navigating through analog means.</w:t>
      </w:r>
    </w:p>
    <w:p w14:paraId="6224E0EB" w14:textId="77777777" w:rsidR="00FA28E6" w:rsidRDefault="00FA28E6" w:rsidP="00FA28E6">
      <w:pPr>
        <w:rPr>
          <w:sz w:val="16"/>
        </w:rPr>
      </w:pPr>
      <w:r w:rsidRPr="00940C6E">
        <w:rPr>
          <w:sz w:val="16"/>
        </w:rPr>
        <w:t xml:space="preserve">As </w:t>
      </w:r>
      <w:r w:rsidRPr="00412067">
        <w:rPr>
          <w:rStyle w:val="StyleUnderline"/>
        </w:rPr>
        <w:t>ocean shipping serves</w:t>
      </w:r>
      <w:r w:rsidRPr="00940C6E">
        <w:rPr>
          <w:sz w:val="16"/>
        </w:rPr>
        <w:t xml:space="preserve"> as </w:t>
      </w:r>
      <w:r w:rsidRPr="00412067">
        <w:rPr>
          <w:rStyle w:val="StyleUnderline"/>
        </w:rPr>
        <w:t xml:space="preserve">the </w:t>
      </w:r>
      <w:r w:rsidRPr="00FF2AAD">
        <w:rPr>
          <w:rStyle w:val="Emphasis"/>
          <w:highlight w:val="cyan"/>
        </w:rPr>
        <w:t>primary</w:t>
      </w:r>
      <w:r w:rsidRPr="00412067">
        <w:rPr>
          <w:rStyle w:val="StyleUnderline"/>
        </w:rPr>
        <w:t xml:space="preserve"> mode of transport </w:t>
      </w:r>
      <w:r w:rsidRPr="00FF2AAD">
        <w:rPr>
          <w:rStyle w:val="StyleUnderline"/>
          <w:highlight w:val="cyan"/>
        </w:rPr>
        <w:t xml:space="preserve">for global </w:t>
      </w:r>
      <w:r w:rsidRPr="00FF2AAD">
        <w:rPr>
          <w:rStyle w:val="Emphasis"/>
          <w:highlight w:val="cyan"/>
        </w:rPr>
        <w:t>trade</w:t>
      </w:r>
      <w:r w:rsidRPr="00940C6E">
        <w:rPr>
          <w:sz w:val="16"/>
        </w:rPr>
        <w:t xml:space="preserve"> Placek (2022), </w:t>
      </w:r>
      <w:r w:rsidRPr="009349E2">
        <w:rPr>
          <w:rStyle w:val="StyleUnderline"/>
        </w:rPr>
        <w:t xml:space="preserve">disruptions in </w:t>
      </w:r>
      <w:r w:rsidRPr="009259E4">
        <w:rPr>
          <w:rStyle w:val="Emphasis"/>
        </w:rPr>
        <w:t>satellite</w:t>
      </w:r>
      <w:r w:rsidRPr="009349E2">
        <w:rPr>
          <w:rStyle w:val="StyleUnderline"/>
        </w:rPr>
        <w:t xml:space="preserve"> communication would have </w:t>
      </w:r>
      <w:r w:rsidRPr="005543EA">
        <w:rPr>
          <w:rStyle w:val="Emphasis"/>
        </w:rPr>
        <w:t>far-reaching</w:t>
      </w:r>
      <w:r w:rsidRPr="009349E2">
        <w:rPr>
          <w:rStyle w:val="StyleUnderline"/>
        </w:rPr>
        <w:t xml:space="preserve"> effects</w:t>
      </w:r>
      <w:r w:rsidRPr="00940C6E">
        <w:rPr>
          <w:sz w:val="16"/>
        </w:rPr>
        <w:t xml:space="preserve"> on various industries relying on shipping services. The shipping industry provides essential logistical support for numerous sectors, and any disruption could lead to supply chain disruptions and economic repercussions. According to estimates for 2011, the global marine fishery industry employs more than 260 million people Teh and Sumaila (2011). The potential reduction in shipping operations due to communication system failures would put these jobs at risk, leading to economic challenges for the workforce and affecting local communities dependent on the maritime sector.</w:t>
      </w:r>
    </w:p>
    <w:p w14:paraId="3BD5903B" w14:textId="77777777" w:rsidR="00FA28E6" w:rsidRPr="00940C6E" w:rsidRDefault="00FA28E6" w:rsidP="00FA28E6">
      <w:pPr>
        <w:rPr>
          <w:sz w:val="16"/>
        </w:rPr>
      </w:pPr>
      <w:r>
        <w:rPr>
          <w:sz w:val="16"/>
        </w:rPr>
        <w:t>&lt;&lt;TEXT CONDENSED, NONE OMITTED&gt;&gt;</w:t>
      </w:r>
    </w:p>
    <w:p w14:paraId="0B0B00C0" w14:textId="77777777" w:rsidR="00FA28E6" w:rsidRPr="00670262" w:rsidRDefault="00FA28E6" w:rsidP="00FA28E6">
      <w:pPr>
        <w:rPr>
          <w:sz w:val="8"/>
          <w:szCs w:val="8"/>
        </w:rPr>
      </w:pPr>
      <w:r w:rsidRPr="00670262">
        <w:rPr>
          <w:sz w:val="8"/>
          <w:szCs w:val="8"/>
        </w:rPr>
        <w:t>2.2.4 Railway industry</w:t>
      </w:r>
      <w:r>
        <w:rPr>
          <w:sz w:val="8"/>
          <w:szCs w:val="8"/>
        </w:rPr>
        <w:t xml:space="preserve"> </w:t>
      </w:r>
      <w:r w:rsidRPr="00670262">
        <w:rPr>
          <w:sz w:val="8"/>
          <w:szCs w:val="8"/>
        </w:rPr>
        <w:t>The global railway network, which comprises an extensive route length of more than 1.3 million kilometers, is heavily dependent on GNSS technology for numerous indispensable functions Salas (2022b). Modern railway systems around the world are equipped with GNSS-based Positive Train Control systems, which play a critical role in preventing train collisions and ensuring safe operations United States Space Force (2021a). GNSS serves as a crucial tool for tracking locomotives, rail cars and wayside equipment, facilitating the synchronization of communication systems and enabling seamless communication among locomotive engineers, dispatchers, trains, airports, rail stations, and ports. Passengers also benefit from accurate train location information, allowing them to predict arrival times with precision. Given the paramount importance of GNSS for navigation and signaling, the uninterrupted operation of current rails depends on this indispensable technology. A potential reduction in GNSS availability could lead to the curtailment of railway operations, affecting millions of passengers who rely heavily on train commutes for transportation Hughes (2020). By 2022, the rail freight industry in the United States provided employment to approximately 135,000 individuals Statista Research Department (2022c). Similarly, Indian railways employ an estimated 1.54 million individuals, while the Chinese railway industry boasts nearly 2 million employees The Economic Times (ET) (2017) and Statista Research Department (2021b). These statistics underscore the significant contribution of the railway sector to the economy on a global scale, and any potential minimization of the railways due to GNSS disruptions would jeopardize these jobs. In addition, the railway industry plays a crucial role in transporting cargo to various locations. In the United States, rail freight volumes reached 2.53 trillion tonnes kilometer in 2018, but the impact of the COVID-19 pandemic saw this figure decrease to 2.1 trillion tonnes kilometer by 2020 Statista Research Department (2022b). In India, Indian Railways transported more than 1.42 billion metric tons of freight in fiscal year 2022 Sun (2023). In China, the rail industry transported an impressive 4.77 billion tons of rail cargo in 2021 Statista Research Department (2023c). 2.2.5 RoadwaysIn 2015, global road freight activity reached approximately 19,000 billion tonne-kilometers, and projections indicate that this figure will more than double by 2050. It is expected that the volume of road freight will increase by 91% in 2050 compared to 2020 Statista Research Department (2021c). However, the efficient functioning of road transport is highly dependent on GNSS technology. GNSS plays an essential role in improving vehicle efficiency and safety on roads, streets and mass transit networks by mitigating routing and dispatch challenges for commercial vehicles, as well as for mass transit, road maintenance, and emergency vehicles United States Space Force (2021e). The global installed base of Global Navigation Satellite System devices was 6.5 billion units in 2021, with forecasts predicting an increase to 10.6 billion devices by 2031 Alsop (2022). In addition, numerous nations use GNSS to inspect highway and road networks, enabling the detection of various features such as service stations, emergency services, entry and exit ramps, and road damage. The data collected feed into Geographic Information Systems, contributing to reduced maintenance and repair expenses and improved driver safety. GNSS technology also facilitates the automation of traffic lights Munoz-Organero et al. (2018).Taking into account the immense scale of road travel, statistics indicate that Americans engage in 1.1 billion travel activities daily, each person taking approximately four trips within the country Bureau of Transportation Statistics (2017). Additionally, an average of 236 billion vehicles travel on the road in the United States every month Bureau of Transportation Statistics (2022). With such high vehicle traffic, GNSS monitoring is crucial for accident prevention, especially as we move towards automated driving. The absence of GNSS would present significant challenges to vehicle monitoring and navigation in a world increasingly dependent on transportation systems. This disruption would profoundly affect various industries, as nearly every sector depends on efficient transportation systems to take care of the commute of workers and deliver products to customers.2.2.6 GNSS timing</w:t>
      </w:r>
    </w:p>
    <w:p w14:paraId="40288D02" w14:textId="77777777" w:rsidR="00FA28E6" w:rsidRPr="00940C6E" w:rsidRDefault="00FA28E6" w:rsidP="00FA28E6">
      <w:pPr>
        <w:rPr>
          <w:sz w:val="16"/>
        </w:rPr>
      </w:pPr>
      <w:r>
        <w:rPr>
          <w:sz w:val="16"/>
        </w:rPr>
        <w:t>&lt;&lt;PARAGRAPH BREAKS RESUME&gt;&gt;</w:t>
      </w:r>
    </w:p>
    <w:p w14:paraId="6EB65599" w14:textId="77777777" w:rsidR="00FA28E6" w:rsidRPr="00940C6E" w:rsidRDefault="00FA28E6" w:rsidP="00FA28E6">
      <w:pPr>
        <w:rPr>
          <w:sz w:val="16"/>
        </w:rPr>
      </w:pPr>
      <w:r w:rsidRPr="004B59F1">
        <w:rPr>
          <w:rStyle w:val="StyleUnderline"/>
        </w:rPr>
        <w:t xml:space="preserve">GNSS plays a </w:t>
      </w:r>
      <w:r w:rsidRPr="00FF2AAD">
        <w:rPr>
          <w:rStyle w:val="Emphasis"/>
          <w:highlight w:val="cyan"/>
        </w:rPr>
        <w:t>critical</w:t>
      </w:r>
      <w:r w:rsidRPr="004B59F1">
        <w:rPr>
          <w:rStyle w:val="StyleUnderline"/>
        </w:rPr>
        <w:t xml:space="preserve"> role </w:t>
      </w:r>
      <w:r w:rsidRPr="00FF2AAD">
        <w:rPr>
          <w:rStyle w:val="StyleUnderline"/>
          <w:highlight w:val="cyan"/>
        </w:rPr>
        <w:t>in</w:t>
      </w:r>
      <w:r w:rsidRPr="00940C6E">
        <w:rPr>
          <w:sz w:val="16"/>
        </w:rPr>
        <w:t xml:space="preserve"> providing </w:t>
      </w:r>
      <w:r w:rsidRPr="009905CB">
        <w:rPr>
          <w:rStyle w:val="StyleUnderline"/>
        </w:rPr>
        <w:t xml:space="preserve">accurate </w:t>
      </w:r>
      <w:r w:rsidRPr="008E5463">
        <w:rPr>
          <w:rStyle w:val="Emphasis"/>
        </w:rPr>
        <w:t>determination</w:t>
      </w:r>
      <w:r w:rsidRPr="00940C6E">
        <w:rPr>
          <w:sz w:val="16"/>
        </w:rPr>
        <w:t xml:space="preserve"> of time, longitude, latitude and altitude, </w:t>
      </w:r>
      <w:r w:rsidRPr="009905CB">
        <w:rPr>
          <w:rStyle w:val="StyleUnderline"/>
        </w:rPr>
        <w:t>making it</w:t>
      </w:r>
      <w:r w:rsidRPr="00940C6E">
        <w:rPr>
          <w:sz w:val="16"/>
        </w:rPr>
        <w:t xml:space="preserve"> a </w:t>
      </w:r>
      <w:r w:rsidRPr="009905CB">
        <w:rPr>
          <w:rStyle w:val="StyleUnderline"/>
        </w:rPr>
        <w:t>crucial</w:t>
      </w:r>
      <w:r w:rsidRPr="00940C6E">
        <w:rPr>
          <w:sz w:val="16"/>
        </w:rPr>
        <w:t xml:space="preserve"> fourth dimension </w:t>
      </w:r>
      <w:r w:rsidRPr="005F668F">
        <w:rPr>
          <w:rStyle w:val="StyleUnderline"/>
        </w:rPr>
        <w:t xml:space="preserve">for various industries and </w:t>
      </w:r>
      <w:r w:rsidRPr="00FF2AAD">
        <w:rPr>
          <w:rStyle w:val="Emphasis"/>
          <w:highlight w:val="cyan"/>
        </w:rPr>
        <w:t>economic</w:t>
      </w:r>
      <w:r w:rsidRPr="005F668F">
        <w:rPr>
          <w:rStyle w:val="StyleUnderline"/>
        </w:rPr>
        <w:t xml:space="preserve"> activitie</w:t>
      </w:r>
      <w:r w:rsidRPr="00FF2AAD">
        <w:rPr>
          <w:rStyle w:val="Emphasis"/>
          <w:highlight w:val="cyan"/>
        </w:rPr>
        <w:t>s</w:t>
      </w:r>
      <w:r w:rsidRPr="00940C6E">
        <w:rPr>
          <w:sz w:val="16"/>
        </w:rPr>
        <w:t xml:space="preserve"> United States Space Force (2022b). GNSS satellites are equipped with highly precise atomic clocks, enabling the dissemination of real-time GNSS signals with exceptional accuracy. Access to time within 100 billionths of a second eliminates the need for costly investments in maintaining atomic clocks, benefiting industries that heavily rely on precise timing.</w:t>
      </w:r>
    </w:p>
    <w:p w14:paraId="63FEC08C" w14:textId="77777777" w:rsidR="00FA28E6" w:rsidRPr="00940C6E" w:rsidRDefault="00FA28E6" w:rsidP="00FA28E6">
      <w:pPr>
        <w:rPr>
          <w:sz w:val="16"/>
        </w:rPr>
      </w:pPr>
      <w:r w:rsidRPr="008A5BF8">
        <w:rPr>
          <w:rStyle w:val="StyleUnderline"/>
        </w:rPr>
        <w:t xml:space="preserve">Numerous sectors, such as </w:t>
      </w:r>
      <w:r w:rsidRPr="00940C6E">
        <w:rPr>
          <w:sz w:val="16"/>
        </w:rPr>
        <w:t xml:space="preserve">electrical power </w:t>
      </w:r>
      <w:r w:rsidRPr="00FF2AAD">
        <w:rPr>
          <w:rStyle w:val="Emphasis"/>
          <w:highlight w:val="cyan"/>
        </w:rPr>
        <w:t>grids</w:t>
      </w:r>
      <w:r w:rsidRPr="00FF2AAD">
        <w:rPr>
          <w:rStyle w:val="StyleUnderline"/>
          <w:highlight w:val="cyan"/>
        </w:rPr>
        <w:t xml:space="preserve">, </w:t>
      </w:r>
      <w:r w:rsidRPr="00FF2AAD">
        <w:rPr>
          <w:rStyle w:val="Emphasis"/>
          <w:highlight w:val="cyan"/>
        </w:rPr>
        <w:t>financ</w:t>
      </w:r>
      <w:r w:rsidRPr="00154059">
        <w:rPr>
          <w:rStyle w:val="StyleUnderline"/>
        </w:rPr>
        <w:t>ial networks</w:t>
      </w:r>
      <w:r w:rsidRPr="00940C6E">
        <w:rPr>
          <w:sz w:val="16"/>
        </w:rPr>
        <w:t xml:space="preserve">, and communication systems, </w:t>
      </w:r>
      <w:r w:rsidRPr="00FF2AAD">
        <w:rPr>
          <w:rStyle w:val="StyleUnderline"/>
          <w:highlight w:val="cyan"/>
        </w:rPr>
        <w:t>depend on</w:t>
      </w:r>
      <w:r w:rsidRPr="007366CF">
        <w:rPr>
          <w:rStyle w:val="StyleUnderline"/>
        </w:rPr>
        <w:t xml:space="preserve"> precise </w:t>
      </w:r>
      <w:r w:rsidRPr="00FF2AAD">
        <w:rPr>
          <w:rStyle w:val="Emphasis"/>
          <w:highlight w:val="cyan"/>
        </w:rPr>
        <w:t>timing</w:t>
      </w:r>
      <w:r w:rsidRPr="00940C6E">
        <w:rPr>
          <w:sz w:val="16"/>
        </w:rPr>
        <w:t xml:space="preserve"> to achieve synchronization and operational efficiency. GNSS time enables companies to optimize operations, reduce costs, and improve capabilities. In wireless telephone and data networks, perfectly synchronized base stations improve spectrum usage and improve mobile phone performance. Digital radio broadcasting services also take advantage of GNSS time to ensure simultaneous bit transmission from all radio stations, minimizing listener delays during station switching.</w:t>
      </w:r>
    </w:p>
    <w:p w14:paraId="3F2D9F57" w14:textId="77777777" w:rsidR="00FA28E6" w:rsidRPr="00940C6E" w:rsidRDefault="00FA28E6" w:rsidP="00FA28E6">
      <w:pPr>
        <w:rPr>
          <w:sz w:val="16"/>
        </w:rPr>
      </w:pPr>
      <w:r w:rsidRPr="00940C6E">
        <w:rPr>
          <w:sz w:val="16"/>
        </w:rPr>
        <w:t>The financial sector benefits from GNSS time for accurate time-stamping of transactions, ensuring precise record-keeping and traceability. Furthermore, integration of GNSS time into seismic monitoring networks enables rapid pinpointing of epicenters of earthquakes and other seismic phenomena.</w:t>
      </w:r>
    </w:p>
    <w:p w14:paraId="54469656" w14:textId="77777777" w:rsidR="00FA28E6" w:rsidRPr="00940C6E" w:rsidRDefault="00FA28E6" w:rsidP="00FA28E6">
      <w:pPr>
        <w:rPr>
          <w:sz w:val="16"/>
        </w:rPr>
      </w:pPr>
      <w:r w:rsidRPr="00940C6E">
        <w:rPr>
          <w:sz w:val="16"/>
        </w:rPr>
        <w:t>The utility and power industries have specific time and frequency requirements to ensure reliable power transmission and distribution. GNSS time plays a crucial role in meeting these demands United States Space Force (2022b). However, the potential risks to satellite communication systems pose threats to the global economy, potentially leading to crashes and minimized or disrupted functions in essential utility services, as these sectors heavily rely on GNSS timing. Such economic downturns could result in widespread job losses that affect billions of people worldwide. Further discussions on the implications of losing GNSS time in the energy and utility sectors are presented later in this article.</w:t>
      </w:r>
    </w:p>
    <w:p w14:paraId="330230E4" w14:textId="77777777" w:rsidR="00FA28E6" w:rsidRPr="00940C6E" w:rsidRDefault="00FA28E6" w:rsidP="00FA28E6">
      <w:pPr>
        <w:rPr>
          <w:sz w:val="16"/>
        </w:rPr>
      </w:pPr>
      <w:r w:rsidRPr="00940C6E">
        <w:rPr>
          <w:sz w:val="16"/>
        </w:rPr>
        <w:t>As technology continues to advance rapidly, the reliance on GNSS timing is expected to grow significantly in the future. Therefore, protecting and fortifying the GNSS infrastructure becomes imperative to support global economic stability and ensure the continued operation of essential utility services.</w:t>
      </w:r>
    </w:p>
    <w:p w14:paraId="761A77E3" w14:textId="77777777" w:rsidR="00FA28E6" w:rsidRPr="00940C6E" w:rsidRDefault="00FA28E6" w:rsidP="00FA28E6">
      <w:pPr>
        <w:rPr>
          <w:sz w:val="16"/>
        </w:rPr>
      </w:pPr>
      <w:r w:rsidRPr="00940C6E">
        <w:rPr>
          <w:sz w:val="16"/>
        </w:rPr>
        <w:t xml:space="preserve">2.2.7 </w:t>
      </w:r>
      <w:r w:rsidRPr="007936A5">
        <w:rPr>
          <w:rStyle w:val="Emphasis"/>
        </w:rPr>
        <w:t>Agriculture</w:t>
      </w:r>
    </w:p>
    <w:p w14:paraId="7076303B" w14:textId="77777777" w:rsidR="00FA28E6" w:rsidRPr="00940C6E" w:rsidRDefault="00FA28E6" w:rsidP="00FA28E6">
      <w:pPr>
        <w:rPr>
          <w:sz w:val="16"/>
        </w:rPr>
      </w:pPr>
      <w:r w:rsidRPr="00940C6E">
        <w:rPr>
          <w:sz w:val="16"/>
        </w:rPr>
        <w:t xml:space="preserve">From 1990 to 2012, agricultural activities occupied a significant proportion of the global land area, accounting for 35.79% in 2011 Statista Research Department (2015). The </w:t>
      </w:r>
      <w:r w:rsidRPr="00E93C03">
        <w:rPr>
          <w:rStyle w:val="StyleUnderline"/>
        </w:rPr>
        <w:t>implementation</w:t>
      </w:r>
      <w:r w:rsidRPr="00940C6E">
        <w:rPr>
          <w:sz w:val="16"/>
        </w:rPr>
        <w:t xml:space="preserve"> of precision agriculture has revolutionized agricultural practices through the utilization of GNSS-based applications United States Space Force (2021c). Precision agriculture encompasses a diverse range of tasks, including farm planning, tractor guidance, variable rate applications, and yield mapping, among others. The </w:t>
      </w:r>
      <w:r w:rsidRPr="00AA39FE">
        <w:rPr>
          <w:rStyle w:val="Emphasis"/>
        </w:rPr>
        <w:t>integration</w:t>
      </w:r>
      <w:r w:rsidRPr="009B5F0B">
        <w:rPr>
          <w:rStyle w:val="StyleUnderline"/>
        </w:rPr>
        <w:t xml:space="preserve"> of </w:t>
      </w:r>
      <w:r w:rsidRPr="00412E3A">
        <w:rPr>
          <w:rStyle w:val="StyleUnderline"/>
        </w:rPr>
        <w:t>GNSS</w:t>
      </w:r>
      <w:r w:rsidRPr="009B5F0B">
        <w:rPr>
          <w:rStyle w:val="StyleUnderline"/>
        </w:rPr>
        <w:t xml:space="preserve"> technology has </w:t>
      </w:r>
      <w:r w:rsidRPr="00412E3A">
        <w:rPr>
          <w:rStyle w:val="StyleUnderline"/>
        </w:rPr>
        <w:t xml:space="preserve">proven </w:t>
      </w:r>
      <w:r w:rsidRPr="00FF2AAD">
        <w:rPr>
          <w:rStyle w:val="Emphasis"/>
          <w:highlight w:val="cyan"/>
        </w:rPr>
        <w:t>invaluable</w:t>
      </w:r>
      <w:r w:rsidRPr="00FF2AAD">
        <w:rPr>
          <w:rStyle w:val="StyleUnderline"/>
          <w:highlight w:val="cyan"/>
        </w:rPr>
        <w:t xml:space="preserve"> </w:t>
      </w:r>
      <w:r w:rsidRPr="00412E3A">
        <w:rPr>
          <w:rStyle w:val="StyleUnderline"/>
          <w:highlight w:val="cyan"/>
        </w:rPr>
        <w:t>to farm</w:t>
      </w:r>
      <w:r w:rsidRPr="009B5F0B">
        <w:rPr>
          <w:rStyle w:val="StyleUnderline"/>
        </w:rPr>
        <w:t>ers</w:t>
      </w:r>
      <w:r w:rsidRPr="00940C6E">
        <w:rPr>
          <w:sz w:val="16"/>
        </w:rPr>
        <w:t>, allowing seamless operations even in challenging conditions such as poor visibility caused by rain, dust, fog or darkness.</w:t>
      </w:r>
    </w:p>
    <w:p w14:paraId="01252F83" w14:textId="77777777" w:rsidR="00FA28E6" w:rsidRPr="00940C6E" w:rsidRDefault="00FA28E6" w:rsidP="00FA28E6">
      <w:pPr>
        <w:rPr>
          <w:sz w:val="16"/>
        </w:rPr>
      </w:pPr>
      <w:r w:rsidRPr="00665BE3">
        <w:rPr>
          <w:rStyle w:val="StyleUnderline"/>
        </w:rPr>
        <w:t>Precision agriculture</w:t>
      </w:r>
      <w:r w:rsidRPr="00940C6E">
        <w:rPr>
          <w:sz w:val="16"/>
        </w:rPr>
        <w:t xml:space="preserve">, powered by GNSS, </w:t>
      </w:r>
      <w:r w:rsidRPr="00665BE3">
        <w:rPr>
          <w:rStyle w:val="StyleUnderline"/>
        </w:rPr>
        <w:t>facilitates</w:t>
      </w:r>
      <w:r w:rsidRPr="00940C6E">
        <w:rPr>
          <w:sz w:val="16"/>
        </w:rPr>
        <w:t xml:space="preserve"> the </w:t>
      </w:r>
      <w:r w:rsidRPr="00C3249E">
        <w:rPr>
          <w:rStyle w:val="Emphasis"/>
        </w:rPr>
        <w:t>application</w:t>
      </w:r>
      <w:r w:rsidRPr="00665BE3">
        <w:rPr>
          <w:rStyle w:val="StyleUnderline"/>
        </w:rPr>
        <w:t xml:space="preserve"> and distribution of precise</w:t>
      </w:r>
      <w:r w:rsidRPr="00940C6E">
        <w:rPr>
          <w:sz w:val="16"/>
        </w:rPr>
        <w:t xml:space="preserve"> pesticides, </w:t>
      </w:r>
      <w:r w:rsidRPr="00C3249E">
        <w:rPr>
          <w:rStyle w:val="Emphasis"/>
        </w:rPr>
        <w:t>herbicides</w:t>
      </w:r>
      <w:r w:rsidRPr="00665BE3">
        <w:rPr>
          <w:rStyle w:val="StyleUnderline"/>
        </w:rPr>
        <w:t xml:space="preserve">, and </w:t>
      </w:r>
      <w:r w:rsidRPr="00C3249E">
        <w:rPr>
          <w:rStyle w:val="Emphasis"/>
        </w:rPr>
        <w:t>fertilizers</w:t>
      </w:r>
      <w:r w:rsidRPr="0000042B">
        <w:rPr>
          <w:rStyle w:val="StyleUnderline"/>
        </w:rPr>
        <w:t>, leading to</w:t>
      </w:r>
      <w:r w:rsidRPr="00940C6E">
        <w:rPr>
          <w:sz w:val="16"/>
        </w:rPr>
        <w:t xml:space="preserve"> cost reduction, increased production, and </w:t>
      </w:r>
      <w:r w:rsidRPr="0000042B">
        <w:rPr>
          <w:rStyle w:val="StyleUnderline"/>
        </w:rPr>
        <w:t xml:space="preserve">enhanced </w:t>
      </w:r>
      <w:r w:rsidRPr="00FF2AAD">
        <w:rPr>
          <w:rStyle w:val="StyleUnderline"/>
          <w:highlight w:val="cyan"/>
        </w:rPr>
        <w:t xml:space="preserve">ecological </w:t>
      </w:r>
      <w:r w:rsidRPr="00FF2AAD">
        <w:rPr>
          <w:rStyle w:val="Emphasis"/>
          <w:highlight w:val="cyan"/>
        </w:rPr>
        <w:t>sustainability</w:t>
      </w:r>
      <w:r w:rsidRPr="00940C6E">
        <w:rPr>
          <w:sz w:val="16"/>
        </w:rPr>
        <w:t>. Manufacturers of GNSS equipment have developed various tools to improve productivity and efficiency in precision agricultural practices. Farmers worldwide use GNSS services to optimize their operations Katz and Murphy (1997), and weather forecasts, accessible through satellite communication systems Ritchie (2021), play an essential role in guiding their farming decisions.</w:t>
      </w:r>
    </w:p>
    <w:p w14:paraId="0A9C739C" w14:textId="77777777" w:rsidR="00FA28E6" w:rsidRPr="00940C6E" w:rsidRDefault="00FA28E6" w:rsidP="00FA28E6">
      <w:pPr>
        <w:rPr>
          <w:sz w:val="16"/>
        </w:rPr>
      </w:pPr>
      <w:r w:rsidRPr="00FC319A">
        <w:rPr>
          <w:rStyle w:val="StyleUnderline"/>
        </w:rPr>
        <w:t>The</w:t>
      </w:r>
      <w:r w:rsidRPr="00940C6E">
        <w:rPr>
          <w:sz w:val="16"/>
        </w:rPr>
        <w:t xml:space="preserve"> minimization or </w:t>
      </w:r>
      <w:r w:rsidRPr="00412E3A">
        <w:rPr>
          <w:rStyle w:val="StyleUnderline"/>
        </w:rPr>
        <w:t xml:space="preserve">loss of </w:t>
      </w:r>
      <w:r w:rsidRPr="00412E3A">
        <w:rPr>
          <w:rStyle w:val="Emphasis"/>
        </w:rPr>
        <w:t>satellite</w:t>
      </w:r>
      <w:r w:rsidRPr="00412E3A">
        <w:rPr>
          <w:sz w:val="16"/>
        </w:rPr>
        <w:t xml:space="preserve"> </w:t>
      </w:r>
      <w:r w:rsidRPr="007936A5">
        <w:rPr>
          <w:sz w:val="16"/>
        </w:rPr>
        <w:t>communication</w:t>
      </w:r>
      <w:r w:rsidRPr="00940C6E">
        <w:rPr>
          <w:sz w:val="16"/>
        </w:rPr>
        <w:t xml:space="preserve"> system</w:t>
      </w:r>
      <w:r w:rsidRPr="00412E3A">
        <w:rPr>
          <w:rStyle w:val="Emphasis"/>
        </w:rPr>
        <w:t>s</w:t>
      </w:r>
      <w:r w:rsidRPr="00940C6E">
        <w:rPr>
          <w:sz w:val="16"/>
        </w:rPr>
        <w:t xml:space="preserve"> would </w:t>
      </w:r>
      <w:r w:rsidRPr="004F695C">
        <w:rPr>
          <w:rStyle w:val="StyleUnderline"/>
        </w:rPr>
        <w:t xml:space="preserve">profoundly impact agriculture, </w:t>
      </w:r>
      <w:r w:rsidRPr="00FF2AAD">
        <w:rPr>
          <w:rStyle w:val="StyleUnderline"/>
          <w:highlight w:val="cyan"/>
        </w:rPr>
        <w:t>directly affect</w:t>
      </w:r>
      <w:r w:rsidRPr="004F695C">
        <w:rPr>
          <w:rStyle w:val="StyleUnderline"/>
        </w:rPr>
        <w:t xml:space="preserve">ing </w:t>
      </w:r>
      <w:r w:rsidRPr="00FF2AAD">
        <w:rPr>
          <w:rStyle w:val="Emphasis"/>
          <w:highlight w:val="cyan"/>
        </w:rPr>
        <w:t>food</w:t>
      </w:r>
      <w:r w:rsidRPr="00FF2AAD">
        <w:rPr>
          <w:rStyle w:val="StyleUnderline"/>
          <w:highlight w:val="cyan"/>
        </w:rPr>
        <w:t xml:space="preserve"> production</w:t>
      </w:r>
      <w:r w:rsidRPr="00940C6E">
        <w:rPr>
          <w:sz w:val="16"/>
        </w:rPr>
        <w:t>. The indispensable role of GNSS in modern farming practices makes it challenging for farmers to revert to traditional methods without its support. Ensuring the continued operation of satellite communication systems is crucial for maintaining efficient and sustainable agricultural practices and securing global food production. Further discussions on the implications of losing satellite communication on the agricultural sector are presented in subsequent sections of this article.</w:t>
      </w:r>
    </w:p>
    <w:p w14:paraId="2F0BD1EF" w14:textId="77777777" w:rsidR="00FA28E6" w:rsidRPr="00940C6E" w:rsidRDefault="00FA28E6" w:rsidP="00FA28E6">
      <w:pPr>
        <w:rPr>
          <w:sz w:val="16"/>
        </w:rPr>
      </w:pPr>
      <w:r w:rsidRPr="00940C6E">
        <w:rPr>
          <w:sz w:val="16"/>
        </w:rPr>
        <w:t>2.3 Energy and utility sector</w:t>
      </w:r>
    </w:p>
    <w:p w14:paraId="73818DE2" w14:textId="77777777" w:rsidR="00FA28E6" w:rsidRPr="00940C6E" w:rsidRDefault="00FA28E6" w:rsidP="00FA28E6">
      <w:pPr>
        <w:rPr>
          <w:sz w:val="16"/>
        </w:rPr>
      </w:pPr>
      <w:r w:rsidRPr="004F695C">
        <w:rPr>
          <w:rStyle w:val="StyleUnderline"/>
        </w:rPr>
        <w:t xml:space="preserve">The </w:t>
      </w:r>
      <w:r w:rsidRPr="00FF2AAD">
        <w:rPr>
          <w:rStyle w:val="Emphasis"/>
          <w:highlight w:val="cyan"/>
        </w:rPr>
        <w:t>energy</w:t>
      </w:r>
      <w:r w:rsidRPr="004F695C">
        <w:rPr>
          <w:rStyle w:val="StyleUnderline"/>
        </w:rPr>
        <w:t xml:space="preserve"> and utility sector</w:t>
      </w:r>
      <w:r w:rsidRPr="00940C6E">
        <w:rPr>
          <w:sz w:val="16"/>
        </w:rPr>
        <w:t xml:space="preserve"> plays a vital role in society and </w:t>
      </w:r>
      <w:r w:rsidRPr="00412E3A">
        <w:rPr>
          <w:rStyle w:val="StyleUnderline"/>
        </w:rPr>
        <w:t>is</w:t>
      </w:r>
      <w:r w:rsidRPr="006C16EC">
        <w:rPr>
          <w:rStyle w:val="StyleUnderline"/>
        </w:rPr>
        <w:t xml:space="preserve"> highly </w:t>
      </w:r>
      <w:r w:rsidRPr="00FF2AAD">
        <w:rPr>
          <w:rStyle w:val="Emphasis"/>
          <w:highlight w:val="cyan"/>
        </w:rPr>
        <w:t>dependent</w:t>
      </w:r>
      <w:r w:rsidRPr="00FF2AAD">
        <w:rPr>
          <w:rStyle w:val="StyleUnderline"/>
          <w:highlight w:val="cyan"/>
        </w:rPr>
        <w:t xml:space="preserve"> on GNSS</w:t>
      </w:r>
      <w:r w:rsidRPr="006C16EC">
        <w:rPr>
          <w:rStyle w:val="StyleUnderline"/>
        </w:rPr>
        <w:t xml:space="preserve"> time </w:t>
      </w:r>
      <w:r w:rsidRPr="00FF2AAD">
        <w:rPr>
          <w:rStyle w:val="StyleUnderline"/>
          <w:highlight w:val="cyan"/>
        </w:rPr>
        <w:t>to</w:t>
      </w:r>
      <w:r w:rsidRPr="006C16EC">
        <w:rPr>
          <w:rStyle w:val="StyleUnderline"/>
        </w:rPr>
        <w:t xml:space="preserve"> efficiently </w:t>
      </w:r>
      <w:r w:rsidRPr="00FF2AAD">
        <w:rPr>
          <w:rStyle w:val="Emphasis"/>
          <w:highlight w:val="cyan"/>
        </w:rPr>
        <w:t>distribute</w:t>
      </w:r>
      <w:r w:rsidRPr="00FF2AAD">
        <w:rPr>
          <w:rStyle w:val="StyleUnderline"/>
          <w:highlight w:val="cyan"/>
        </w:rPr>
        <w:t xml:space="preserve"> and </w:t>
      </w:r>
      <w:r w:rsidRPr="00FF2AAD">
        <w:rPr>
          <w:rStyle w:val="Emphasis"/>
          <w:highlight w:val="cyan"/>
        </w:rPr>
        <w:t>transmit</w:t>
      </w:r>
      <w:r w:rsidRPr="00FF2AAD">
        <w:rPr>
          <w:rStyle w:val="StyleUnderline"/>
          <w:highlight w:val="cyan"/>
        </w:rPr>
        <w:t xml:space="preserve"> power</w:t>
      </w:r>
      <w:r w:rsidRPr="00940C6E">
        <w:rPr>
          <w:sz w:val="16"/>
        </w:rPr>
        <w:t xml:space="preserve"> United States Space Force (2022b). However, the sector faces significant risks when satellite communication systems are reduced or completely lost. Additionally, the energy and utility sector’s operations depend on various interlinked services, including banking for financial transactions, the transportation sector for the delivery of essential goods and the distribution of utilities such as gas.</w:t>
      </w:r>
    </w:p>
    <w:p w14:paraId="4C2D074E" w14:textId="77777777" w:rsidR="00FA28E6" w:rsidRPr="00940C6E" w:rsidRDefault="00FA28E6" w:rsidP="00FA28E6">
      <w:pPr>
        <w:rPr>
          <w:sz w:val="16"/>
        </w:rPr>
      </w:pPr>
      <w:r w:rsidRPr="00940C6E">
        <w:rPr>
          <w:sz w:val="16"/>
        </w:rPr>
        <w:t xml:space="preserve">The global usage of electricity is substantial, with nearly 7 billion out of 7.67 billion people worldwide using electricity daily Ritchie (2021). In 2019, global electricity consumption reached approximately 23,900 TWh Statista Research Department (2022d). The availability of electricity is crucial for individuals, communities, and organizations alike, and any disruption would significantly impact their functioning. In a testimonial report released by a congressional committee in 2015 House and Senate (2015), it was stated that the absence of electricity could potentially lead to a 90% mortality rate among Americans. This assertion may hold true not only for Americans but for a significant portion of the global population, given the </w:t>
      </w:r>
      <w:r w:rsidRPr="00412E3A">
        <w:rPr>
          <w:rStyle w:val="Emphasis"/>
        </w:rPr>
        <w:t>indispensable</w:t>
      </w:r>
      <w:r w:rsidRPr="00B65F33">
        <w:rPr>
          <w:rStyle w:val="StyleUnderline"/>
        </w:rPr>
        <w:t xml:space="preserve"> role</w:t>
      </w:r>
      <w:r w:rsidRPr="00940C6E">
        <w:rPr>
          <w:sz w:val="16"/>
        </w:rPr>
        <w:t xml:space="preserve"> that </w:t>
      </w:r>
      <w:r w:rsidRPr="00B65F33">
        <w:rPr>
          <w:rStyle w:val="StyleUnderline"/>
        </w:rPr>
        <w:t xml:space="preserve">electricity plays </w:t>
      </w:r>
      <w:r w:rsidRPr="00412E3A">
        <w:rPr>
          <w:rStyle w:val="StyleUnderline"/>
        </w:rPr>
        <w:t>in</w:t>
      </w:r>
      <w:r w:rsidRPr="00940C6E">
        <w:rPr>
          <w:sz w:val="16"/>
        </w:rPr>
        <w:t xml:space="preserve"> everyday </w:t>
      </w:r>
      <w:r w:rsidRPr="00412E3A">
        <w:rPr>
          <w:rStyle w:val="Emphasis"/>
        </w:rPr>
        <w:t>survival</w:t>
      </w:r>
      <w:r w:rsidRPr="00B65F33">
        <w:rPr>
          <w:rStyle w:val="StyleUnderline"/>
        </w:rPr>
        <w:t xml:space="preserve"> for people </w:t>
      </w:r>
      <w:r w:rsidRPr="00412E3A">
        <w:rPr>
          <w:rStyle w:val="StyleUnderline"/>
        </w:rPr>
        <w:t>worldwide</w:t>
      </w:r>
      <w:r w:rsidRPr="00940C6E">
        <w:rPr>
          <w:sz w:val="16"/>
        </w:rPr>
        <w:t>.</w:t>
      </w:r>
    </w:p>
    <w:p w14:paraId="767E28A7" w14:textId="77777777" w:rsidR="00FA28E6" w:rsidRDefault="00FA28E6" w:rsidP="00FA28E6">
      <w:pPr>
        <w:rPr>
          <w:sz w:val="16"/>
        </w:rPr>
      </w:pPr>
      <w:r w:rsidRPr="00A06F68">
        <w:rPr>
          <w:sz w:val="16"/>
        </w:rPr>
        <w:t>&lt;&lt;TEXT CONDENSED, NONE OMITTED&gt;</w:t>
      </w:r>
      <w:r>
        <w:rPr>
          <w:sz w:val="16"/>
        </w:rPr>
        <w:t>&gt;</w:t>
      </w:r>
    </w:p>
    <w:p w14:paraId="60EA8F65" w14:textId="77777777" w:rsidR="00FA28E6" w:rsidRDefault="00FA28E6" w:rsidP="00FA28E6">
      <w:pPr>
        <w:rPr>
          <w:sz w:val="8"/>
        </w:rPr>
      </w:pPr>
      <w:r>
        <w:rPr>
          <w:sz w:val="8"/>
        </w:rPr>
        <w:t>The energy sector relies on various sources, such as renewable energy, nuclear reactors, coal, natural gas, and liquid fuels, for electricity generation Statista Research Department (2021a). Figure 2 displays the distribution of energy sources used to generate electricity. However, this sector is highly dependent on the transportation sector to ensure the supply of resources and the distribution of electricity. In the absence of proper transportation functioning, sectors depending on energy and utility, including banking and hospitality, would stop working or face significant limitations. As satellite communication systems contribute substantially to the efficiency and reliability of the energy and utility sector, any potential loss of this technology could have far-reaching consequences. Further discussions on the implications of the loss of satellite communication systems on the energy and utility sector and associated industries will be discussed in later sections of this article. The protection of satellite communication stability is imperative to ensure uninterrupted energy and utility services and the smooth functioning of numerous interconnected sectors in the modern world. 2.3.1 Renewable energy Renewable energy plays a significant role in global electricity generation, contributing approximately 6.99 TW-hours Statista Research Department (2021a). Among various renewable energy sources, biomass, hydroelectric, geothermal, wind, and solar energy are the main contributors United States Energy Information Administration (U.S. Energy Information Administration, 2023b and U.S. Energy Information Administration, 2022). Hydropower is based on the water cycle, and electricity is generated through dams utilizing elevation differences. During major power outages, many countries depend heavily on this energy source. Large dams employ numerous sensors, which rely on satellite communication, for crucial tasks such as opening and closing gates, dam assessment, power generation and monitoring Coombs and Braithwaite (2021). Although manual gate operation is possible, efficiently controlling the water allowance without an effective satellite communication system may prove challenging. Geothermal energy Heasler et al. (2009) requires precise location mapping, a task facilitated by GNSS technology. Satellite communication enables complete monitoring of entire geothermal plants with fewer human resources, ensuring timely reporting of any failures Morgan (2020). The development and management of solar and wind farms also benefit from satellite technology. Consequently, the dependence on satellite communication becomes crucial for the efficient operation of these renewable energy facilities. Countries that rely on other nations for resources to generate electricity, such as biomass and fuel, may face significant challenges, as importation of goods would be hindered without a properly functioning transportation sector. The interconnected nature of the generation and distribution of renewable energy underscores the importance of preserving satellite communication systems to ensure a stable and sustainable global energy landscape. 2.3.2 Coal Coal is the dominant resource for electricity generation, with approximately 35.8% of global coal usage dedicated to energy production Statista Research Department (2023d). In 2022, worldwide coal power generation reached approximately 10,191 TWh Statista Research Department (2023a). The coal industry is highly dependent on satellite technology, covering various stages from mining Xie et al. (2018) to coal processing for fuel and gas production. The modern equipment utilized in these processes benefits from the support of satellite technology. In particular, China and India are the largest exporters of coal. Any disruption in transportation means for exporting coal would significantly impact countries that rely on coal for electricity generation. The interconnectedness of the coal industry with satellite communication highlights the critical role that this technology plays in the smooth functioning of coal-related operations and its importance in supporting electricity generation worldwide. Further exploration of the potential implications of minimal to no satellite communication on the coal industry and the subsequent impact on electricity generation will be elaborated upon in subsequent sections of this article. Safeguarding satellite communication systems becomes imperative to ensure the continued stability and reliability of coal-related processes and power generation in an increasingly energy-dependent global landscape. 2.3.3 Nuclear reactors, natural gas and liquid fuels The combined production of energy from nuclear reactors, natural gas and liquid fuels represents a significant portion of total energy, approximately 33.8% Statista Research Department (2023d). Nuclear reactors heavily rely on computer systems to monitor crucial parameters, such as pressure levels, especially in the event of a failure. These monitoring systems depend on satellite communication systems to process and store critical data. Given the potential risks associated with nuclear reactors, including scenarios such as coolant loss and water supply failure Nuclear Energy Agency (2020), effective communication systems are essential for timely response and mitigation efforts in nuclear emergencies. The absence of reliable satellite communication could pose challenges in responding to such emergencies, and in severe cases, it could necessitate permanent reactor shutdowns to prevent meltdowns. Currently, the world has over 400 nuclear reactors Statista Research Department (2023b), making their safety and efficient operation paramount to global energy stability. In addition to nuclear power, natural gas and liquid fuels are crucial energy resources, with numerous countries relying on their import for electricity generation and various other applications. These resources also depend on satellite communication systems for tasks such as mining, efficient operations, and transportation. Any disruption in satellite communication would hinder the prompt and smooth transportation of these gases and fuels, potentially leading to electrical generation constraints in various regions. The interdependence of nuclear reactors, natural gas, and liquid fuels with satellite communication systems underscores the critical role that this technology plays in ensuring reliable energy production and supply. 2.3.3.1 Ensuring nuclear reactor Safety and preparedness</w:t>
      </w:r>
    </w:p>
    <w:p w14:paraId="218BF1EE" w14:textId="77777777" w:rsidR="00FA28E6" w:rsidRPr="007678E1" w:rsidRDefault="00FA28E6" w:rsidP="00FA28E6">
      <w:pPr>
        <w:rPr>
          <w:sz w:val="16"/>
        </w:rPr>
      </w:pPr>
      <w:r w:rsidRPr="007678E1">
        <w:rPr>
          <w:sz w:val="16"/>
        </w:rPr>
        <w:t>&lt;&lt;PARAGRAPH BREAKS RESUME&gt;&gt;</w:t>
      </w:r>
    </w:p>
    <w:p w14:paraId="10CD01F1" w14:textId="77777777" w:rsidR="00FA28E6" w:rsidRPr="00940C6E" w:rsidRDefault="00FA28E6" w:rsidP="00FA28E6">
      <w:pPr>
        <w:rPr>
          <w:sz w:val="16"/>
        </w:rPr>
      </w:pPr>
      <w:r w:rsidRPr="00940C6E">
        <w:rPr>
          <w:sz w:val="16"/>
        </w:rPr>
        <w:t xml:space="preserve">The possibility of a </w:t>
      </w:r>
      <w:r w:rsidRPr="00FF2AAD">
        <w:rPr>
          <w:rStyle w:val="StyleUnderline"/>
          <w:highlight w:val="cyan"/>
        </w:rPr>
        <w:t xml:space="preserve">nuclear </w:t>
      </w:r>
      <w:r w:rsidRPr="00FF2AAD">
        <w:rPr>
          <w:rStyle w:val="Emphasis"/>
          <w:highlight w:val="cyan"/>
        </w:rPr>
        <w:t>meltdown</w:t>
      </w:r>
      <w:r w:rsidRPr="00FF2AAD">
        <w:rPr>
          <w:rStyle w:val="StyleUnderline"/>
          <w:highlight w:val="cyan"/>
        </w:rPr>
        <w:t xml:space="preserve"> due to</w:t>
      </w:r>
      <w:r w:rsidRPr="00FF2AAD">
        <w:rPr>
          <w:sz w:val="16"/>
          <w:highlight w:val="cyan"/>
        </w:rPr>
        <w:t xml:space="preserve"> </w:t>
      </w:r>
      <w:r w:rsidRPr="007936A5">
        <w:rPr>
          <w:sz w:val="16"/>
        </w:rPr>
        <w:t>the</w:t>
      </w:r>
      <w:r w:rsidRPr="00940C6E">
        <w:rPr>
          <w:sz w:val="16"/>
        </w:rPr>
        <w:t xml:space="preserve"> minimization or </w:t>
      </w:r>
      <w:r w:rsidRPr="00FF2AAD">
        <w:rPr>
          <w:rStyle w:val="StyleUnderline"/>
          <w:highlight w:val="cyan"/>
        </w:rPr>
        <w:t>loss of satellite</w:t>
      </w:r>
      <w:r w:rsidRPr="00837D18">
        <w:rPr>
          <w:rStyle w:val="StyleUnderline"/>
        </w:rPr>
        <w:t xml:space="preserve"> function</w:t>
      </w:r>
      <w:r w:rsidRPr="00940C6E">
        <w:rPr>
          <w:sz w:val="16"/>
        </w:rPr>
        <w:t xml:space="preserve"> is an exceptionally rare occurrence. It is vital to emphasize that the nuclear power industry is committed to ensuring the utmost safety and adheres to strict disaster prevention measures. Although we are considering potential risks in this article, it is equally essential to acknowledge the continuous efforts made by the nuclear industry to improve safety and prevent catastrophic events.</w:t>
      </w:r>
    </w:p>
    <w:p w14:paraId="23D04329" w14:textId="77777777" w:rsidR="00FA28E6" w:rsidRPr="00940C6E" w:rsidRDefault="00FA28E6" w:rsidP="00FA28E6">
      <w:pPr>
        <w:rPr>
          <w:sz w:val="16"/>
        </w:rPr>
      </w:pPr>
      <w:r w:rsidRPr="00940C6E">
        <w:rPr>
          <w:sz w:val="16"/>
        </w:rPr>
        <w:t xml:space="preserve">In the case of a nuclear meltdown, where </w:t>
      </w:r>
      <w:r w:rsidRPr="00FF2AAD">
        <w:rPr>
          <w:rStyle w:val="Emphasis"/>
          <w:highlight w:val="cyan"/>
        </w:rPr>
        <w:t>water</w:t>
      </w:r>
      <w:r w:rsidRPr="00755593">
        <w:rPr>
          <w:rStyle w:val="StyleUnderline"/>
        </w:rPr>
        <w:t xml:space="preserve"> supply and essential </w:t>
      </w:r>
      <w:r w:rsidRPr="00FF2AAD">
        <w:rPr>
          <w:rStyle w:val="Emphasis"/>
          <w:highlight w:val="cyan"/>
        </w:rPr>
        <w:t>systems</w:t>
      </w:r>
      <w:r w:rsidRPr="00755593">
        <w:rPr>
          <w:rStyle w:val="StyleUnderline"/>
        </w:rPr>
        <w:t xml:space="preserve"> </w:t>
      </w:r>
      <w:r w:rsidRPr="00940C6E">
        <w:rPr>
          <w:sz w:val="16"/>
        </w:rPr>
        <w:t xml:space="preserve">might be </w:t>
      </w:r>
      <w:r w:rsidRPr="00755593">
        <w:rPr>
          <w:rStyle w:val="StyleUnderline"/>
        </w:rPr>
        <w:t>affected by</w:t>
      </w:r>
      <w:r w:rsidRPr="00940C6E">
        <w:rPr>
          <w:sz w:val="16"/>
        </w:rPr>
        <w:t xml:space="preserve"> a scenario such as </w:t>
      </w:r>
      <w:r w:rsidRPr="00755593">
        <w:rPr>
          <w:rStyle w:val="StyleUnderline"/>
        </w:rPr>
        <w:t>Kessler’s Syndrome</w:t>
      </w:r>
      <w:r w:rsidRPr="00940C6E">
        <w:rPr>
          <w:sz w:val="16"/>
        </w:rPr>
        <w:t>, nuclear power plants are equipped with 30-day emergency water supplies known as Ultimate Heat Sinks (UHS). These UHS play a critical role in cooling the reactor, even after it has been turned off Union of Concerned Scientists (2010). Although the absence of electricity and communication could make implementing these emergency measures challenging, it is essential to remember that the occurrence of Kessler’s Syndrome is an unlikely event with a low probability of impacting multiple nuclear reactors simultaneously.</w:t>
      </w:r>
    </w:p>
    <w:p w14:paraId="07AD2FC0" w14:textId="77777777" w:rsidR="00FA28E6" w:rsidRPr="00940C6E" w:rsidRDefault="00FA28E6" w:rsidP="00FA28E6">
      <w:pPr>
        <w:rPr>
          <w:sz w:val="16"/>
        </w:rPr>
      </w:pPr>
      <w:r w:rsidRPr="00940C6E">
        <w:rPr>
          <w:sz w:val="16"/>
        </w:rPr>
        <w:t xml:space="preserve">If, hypothetically, </w:t>
      </w:r>
      <w:r w:rsidRPr="009D3D8B">
        <w:rPr>
          <w:rStyle w:val="StyleUnderline"/>
        </w:rPr>
        <w:t xml:space="preserve">multiple reactors </w:t>
      </w:r>
      <w:r w:rsidRPr="00FF2AAD">
        <w:rPr>
          <w:rStyle w:val="Emphasis"/>
          <w:highlight w:val="cyan"/>
        </w:rPr>
        <w:t>collapse</w:t>
      </w:r>
      <w:r w:rsidRPr="00FF2AAD">
        <w:rPr>
          <w:rStyle w:val="StyleUnderline"/>
          <w:highlight w:val="cyan"/>
        </w:rPr>
        <w:t xml:space="preserve"> in</w:t>
      </w:r>
      <w:r w:rsidRPr="009D3D8B">
        <w:rPr>
          <w:rStyle w:val="StyleUnderline"/>
        </w:rPr>
        <w:t xml:space="preserve"> a </w:t>
      </w:r>
      <w:r w:rsidRPr="00FF2AAD">
        <w:rPr>
          <w:rStyle w:val="StyleUnderline"/>
          <w:highlight w:val="cyan"/>
        </w:rPr>
        <w:t>short time</w:t>
      </w:r>
      <w:r w:rsidRPr="009D3D8B">
        <w:rPr>
          <w:rStyle w:val="StyleUnderline"/>
        </w:rPr>
        <w:t xml:space="preserve"> frame</w:t>
      </w:r>
      <w:r w:rsidRPr="00940C6E">
        <w:rPr>
          <w:sz w:val="16"/>
        </w:rPr>
        <w:t xml:space="preserve">, the </w:t>
      </w:r>
      <w:r w:rsidRPr="009D3D8B">
        <w:rPr>
          <w:rStyle w:val="StyleUnderline"/>
        </w:rPr>
        <w:t xml:space="preserve">release of </w:t>
      </w:r>
      <w:r w:rsidRPr="003F11D7">
        <w:rPr>
          <w:rStyle w:val="Emphasis"/>
        </w:rPr>
        <w:t>radiation</w:t>
      </w:r>
      <w:r w:rsidRPr="009D3D8B">
        <w:rPr>
          <w:rStyle w:val="StyleUnderline"/>
        </w:rPr>
        <w:t xml:space="preserve"> into the environment</w:t>
      </w:r>
      <w:r w:rsidRPr="00940C6E">
        <w:rPr>
          <w:sz w:val="16"/>
        </w:rPr>
        <w:t xml:space="preserve"> could potentially </w:t>
      </w:r>
      <w:r w:rsidRPr="00E02957">
        <w:rPr>
          <w:rStyle w:val="StyleUnderline"/>
        </w:rPr>
        <w:t>affect</w:t>
      </w:r>
      <w:r w:rsidRPr="00940C6E">
        <w:rPr>
          <w:sz w:val="16"/>
        </w:rPr>
        <w:t xml:space="preserve"> a significant portion of </w:t>
      </w:r>
      <w:r w:rsidRPr="00E02957">
        <w:rPr>
          <w:rStyle w:val="StyleUnderline"/>
        </w:rPr>
        <w:t xml:space="preserve">the </w:t>
      </w:r>
      <w:r w:rsidRPr="003F11D7">
        <w:rPr>
          <w:rStyle w:val="Emphasis"/>
        </w:rPr>
        <w:t>Earth’s surface</w:t>
      </w:r>
      <w:r w:rsidRPr="00940C6E">
        <w:rPr>
          <w:sz w:val="16"/>
        </w:rPr>
        <w:t xml:space="preserve"> Lelieveld et al. (2012). However, it is crucial to reiterate that such a scenario is extremely improbable and is based on </w:t>
      </w:r>
      <w:r w:rsidRPr="00FF2AAD">
        <w:rPr>
          <w:rStyle w:val="StyleUnderline"/>
          <w:highlight w:val="cyan"/>
        </w:rPr>
        <w:t xml:space="preserve">multiple </w:t>
      </w:r>
      <w:r w:rsidRPr="00FF2AAD">
        <w:rPr>
          <w:rStyle w:val="Emphasis"/>
          <w:highlight w:val="cyan"/>
        </w:rPr>
        <w:t>simultaneous</w:t>
      </w:r>
      <w:r w:rsidRPr="001D520B">
        <w:rPr>
          <w:rStyle w:val="StyleUnderline"/>
        </w:rPr>
        <w:t xml:space="preserve"> nuclear </w:t>
      </w:r>
      <w:r w:rsidRPr="00FF2AAD">
        <w:rPr>
          <w:rStyle w:val="StyleUnderline"/>
          <w:highlight w:val="cyan"/>
        </w:rPr>
        <w:t>accidents</w:t>
      </w:r>
      <w:r w:rsidRPr="00940C6E">
        <w:rPr>
          <w:sz w:val="16"/>
        </w:rPr>
        <w:t>.</w:t>
      </w:r>
    </w:p>
    <w:p w14:paraId="1A0D808A" w14:textId="77777777" w:rsidR="00FA28E6" w:rsidRPr="00940C6E" w:rsidRDefault="00FA28E6" w:rsidP="00FA28E6">
      <w:pPr>
        <w:rPr>
          <w:sz w:val="16"/>
        </w:rPr>
      </w:pPr>
      <w:r w:rsidRPr="00940C6E">
        <w:rPr>
          <w:sz w:val="16"/>
        </w:rPr>
        <w:t>In the event of an emergency, nuclear reactors have two systems in place: active and passive Xing et al. (2016). While the active system requires electricity to operate, the passive system operates independently, providing a safety measure even in situations of power loss. The passive system would eventually shut down within a specified time frame, typically between 72 h and 10 days, depending on the facility Giges (2014). As a last resort, submerging nuclear rods in seawater might be considered to cool the reactor. However, such a measure is expensive and would render the nuclear facility temporarily unusable, requiring significant financial investment to rebuild World Nuclear Association (2022).</w:t>
      </w:r>
    </w:p>
    <w:p w14:paraId="1308F2EC" w14:textId="77777777" w:rsidR="00FA28E6" w:rsidRPr="00940C6E" w:rsidRDefault="00FA28E6" w:rsidP="00FA28E6">
      <w:pPr>
        <w:rPr>
          <w:sz w:val="16"/>
        </w:rPr>
      </w:pPr>
      <w:r w:rsidRPr="00940C6E">
        <w:rPr>
          <w:sz w:val="16"/>
        </w:rPr>
        <w:t xml:space="preserve">To reiterate, the risk of </w:t>
      </w:r>
      <w:r w:rsidRPr="00E556F9">
        <w:rPr>
          <w:rStyle w:val="StyleUnderline"/>
        </w:rPr>
        <w:t xml:space="preserve">a global nuclear </w:t>
      </w:r>
      <w:r w:rsidRPr="003F11D7">
        <w:rPr>
          <w:rStyle w:val="Emphasis"/>
        </w:rPr>
        <w:t>meltdown</w:t>
      </w:r>
      <w:r w:rsidRPr="00940C6E">
        <w:rPr>
          <w:sz w:val="16"/>
        </w:rPr>
        <w:t xml:space="preserve"> simultaneously affecting multiple reactors is remarkably low due to the stringent safety protocols and disaster prevention measures upheld by the nuclear power industry. This section has been included to raise awareness of potential risks and to underscore the industry’s ongoing commitment to safety and the pursuit of alternative forms of energy that could be less hazardous in the event of rare occurrences.</w:t>
      </w:r>
    </w:p>
    <w:p w14:paraId="595BF178" w14:textId="77777777" w:rsidR="00FA28E6" w:rsidRPr="00940C6E" w:rsidRDefault="00FA28E6" w:rsidP="00FA28E6">
      <w:pPr>
        <w:rPr>
          <w:sz w:val="16"/>
        </w:rPr>
      </w:pPr>
      <w:r w:rsidRPr="00940C6E">
        <w:rPr>
          <w:sz w:val="16"/>
        </w:rPr>
        <w:t>2.3.4 Other utilities</w:t>
      </w:r>
    </w:p>
    <w:p w14:paraId="374B691A" w14:textId="77777777" w:rsidR="00FA28E6" w:rsidRPr="00940C6E" w:rsidRDefault="00FA28E6" w:rsidP="00FA28E6">
      <w:pPr>
        <w:rPr>
          <w:sz w:val="16"/>
        </w:rPr>
      </w:pPr>
      <w:r w:rsidRPr="00940C6E">
        <w:rPr>
          <w:sz w:val="16"/>
        </w:rPr>
        <w:t>The essential services of water, gas and waste disposal are vital for the maintenance of human life and the maintenance of a healthy living environment American Geosciences Institute (2016), U.S. Energy Information Administration (2023a) and The World Counts (2022). Water is a fundamental necessity for every living being on Earth, while gas serves crucial functions in cooking, heating, and various other activities. Water and gas are generally delivered through pipelines to homes, businesses, and industries, while in remote areas, gas can be supplied using containers transported by vehicles American Geosciences Institute (2016) and U.S. Energy Information Administration (2023a). Delivery systems often rely on electric pumps, which, in turn, require electricity to operate efficiently United States Space Force (2022b).</w:t>
      </w:r>
    </w:p>
    <w:p w14:paraId="630BE27C" w14:textId="77777777" w:rsidR="00FA28E6" w:rsidRPr="00940C6E" w:rsidRDefault="00FA28E6" w:rsidP="00FA28E6">
      <w:pPr>
        <w:rPr>
          <w:sz w:val="16"/>
        </w:rPr>
      </w:pPr>
      <w:r w:rsidRPr="00940C6E">
        <w:rPr>
          <w:sz w:val="16"/>
        </w:rPr>
        <w:t>Some regions also utilize GNSS time to optimize water and gas distribution to ensure equitable access United States Space Force (2022b). However, in the absence of electricity and a reliable satellite communication system, the supply of water and gas to many households would be severely disrupted. Global statistics indicate that approximately 71% of the population has access to clean water, while approximately 60% has access to clean fuel for cooking Ritchie and Roser (2019) and Ritchie et al. (2022). The loss of supply would significantly affect people’s daily lives and wellbeing.</w:t>
      </w:r>
    </w:p>
    <w:p w14:paraId="59FC994B" w14:textId="77777777" w:rsidR="00FA28E6" w:rsidRPr="00940C6E" w:rsidRDefault="00FA28E6" w:rsidP="00FA28E6">
      <w:pPr>
        <w:rPr>
          <w:sz w:val="16"/>
        </w:rPr>
      </w:pPr>
      <w:r w:rsidRPr="00940C6E">
        <w:rPr>
          <w:sz w:val="16"/>
        </w:rPr>
        <w:t xml:space="preserve">The </w:t>
      </w:r>
      <w:r w:rsidRPr="007B2B3C">
        <w:rPr>
          <w:rStyle w:val="Emphasis"/>
        </w:rPr>
        <w:t>waste</w:t>
      </w:r>
      <w:r w:rsidRPr="00CE13A1">
        <w:rPr>
          <w:rStyle w:val="StyleUnderline"/>
        </w:rPr>
        <w:t xml:space="preserve"> disposal</w:t>
      </w:r>
      <w:r w:rsidRPr="00940C6E">
        <w:rPr>
          <w:sz w:val="16"/>
        </w:rPr>
        <w:t xml:space="preserve"> industry </w:t>
      </w:r>
      <w:r w:rsidRPr="00CE13A1">
        <w:rPr>
          <w:rStyle w:val="StyleUnderline"/>
        </w:rPr>
        <w:t>is highly dependent on</w:t>
      </w:r>
      <w:r w:rsidRPr="00940C6E">
        <w:rPr>
          <w:sz w:val="16"/>
        </w:rPr>
        <w:t xml:space="preserve"> the </w:t>
      </w:r>
      <w:r w:rsidRPr="007B2B3C">
        <w:rPr>
          <w:rStyle w:val="Emphasis"/>
        </w:rPr>
        <w:t>transportation</w:t>
      </w:r>
      <w:r w:rsidRPr="00940C6E">
        <w:rPr>
          <w:sz w:val="16"/>
        </w:rPr>
        <w:t xml:space="preserve"> sector to collect waste from homes and industries and transfer it to waste processing sites. Electricity is essential for waste processing, and in 2022 alone more than 1 billion tons of waste were collected worldwide The World Counts (2022). Without adequate transportation facilities, many households would face difficulties disposing of waste, leading to potential health hazards and environmental concerns Ann (2023). The interruption of these critical services due to the loss of satellite communication systems and electricity highlights the need to protect these technological infrastructures to ensure the smooth functioning of essential utilities.</w:t>
      </w:r>
    </w:p>
    <w:p w14:paraId="4A91C1D0" w14:textId="77777777" w:rsidR="00FA28E6" w:rsidRPr="00940C6E" w:rsidRDefault="00FA28E6" w:rsidP="00FA28E6">
      <w:pPr>
        <w:rPr>
          <w:sz w:val="16"/>
        </w:rPr>
      </w:pPr>
      <w:r w:rsidRPr="00940C6E">
        <w:rPr>
          <w:sz w:val="16"/>
        </w:rPr>
        <w:t>2.4 Importance of other types of satellites</w:t>
      </w:r>
    </w:p>
    <w:p w14:paraId="54C53429" w14:textId="77777777" w:rsidR="00FA28E6" w:rsidRPr="00940C6E" w:rsidRDefault="00FA28E6" w:rsidP="00FA28E6">
      <w:pPr>
        <w:rPr>
          <w:sz w:val="16"/>
        </w:rPr>
      </w:pPr>
      <w:r w:rsidRPr="00940C6E">
        <w:rPr>
          <w:sz w:val="16"/>
        </w:rPr>
        <w:t>Aside from navigation satellites, there are several other prominent types of satellites, such as communication satellites, Earth observation satellites, and astronomical satellites Sergieieva (2023). Communication satellites aid in long-distance communication by filling the void left by traditional ground-based networks, which primarily support short-distance communication. These communication satellites act as conduits for a variety of media transmissions, including radio, television, phone, and internet services.</w:t>
      </w:r>
    </w:p>
    <w:p w14:paraId="2C6EDC71" w14:textId="77777777" w:rsidR="00FA28E6" w:rsidRPr="00940C6E" w:rsidRDefault="00FA28E6" w:rsidP="00FA28E6">
      <w:pPr>
        <w:rPr>
          <w:sz w:val="16"/>
        </w:rPr>
      </w:pPr>
      <w:r w:rsidRPr="00940C6E">
        <w:rPr>
          <w:sz w:val="16"/>
        </w:rPr>
        <w:t xml:space="preserve">Earth observation satellites, on the other hand, are divided into two categories: weather satellites and remote sensing satellites. Weather satellites play an important role in a variety of industries, including agriculture, fisheries, and transportation, by predicting and mitigating the effects of adverse weather conditions. </w:t>
      </w:r>
      <w:r w:rsidRPr="00DD6360">
        <w:rPr>
          <w:rStyle w:val="StyleUnderline"/>
        </w:rPr>
        <w:t>Remote sensing satellites</w:t>
      </w:r>
      <w:r w:rsidRPr="00940C6E">
        <w:rPr>
          <w:sz w:val="16"/>
        </w:rPr>
        <w:t xml:space="preserve"> Emery and Camps (2017), in turn, </w:t>
      </w:r>
      <w:r w:rsidRPr="00F50CBA">
        <w:rPr>
          <w:rStyle w:val="StyleUnderline"/>
        </w:rPr>
        <w:t>make significant contributions to</w:t>
      </w:r>
      <w:r w:rsidRPr="00940C6E">
        <w:rPr>
          <w:sz w:val="16"/>
        </w:rPr>
        <w:t xml:space="preserve"> resource exploration and </w:t>
      </w:r>
      <w:r w:rsidRPr="00F50CBA">
        <w:rPr>
          <w:rStyle w:val="StyleUnderline"/>
        </w:rPr>
        <w:t>monitoring</w:t>
      </w:r>
      <w:r w:rsidRPr="00940C6E">
        <w:rPr>
          <w:sz w:val="16"/>
        </w:rPr>
        <w:t xml:space="preserve"> of phenomena such as </w:t>
      </w:r>
      <w:r w:rsidRPr="002E50F7">
        <w:rPr>
          <w:rStyle w:val="Emphasis"/>
        </w:rPr>
        <w:t>floods</w:t>
      </w:r>
      <w:r w:rsidRPr="00337D0F">
        <w:rPr>
          <w:rStyle w:val="StyleUnderline"/>
        </w:rPr>
        <w:t xml:space="preserve">, </w:t>
      </w:r>
      <w:r w:rsidRPr="002E50F7">
        <w:rPr>
          <w:rStyle w:val="Emphasis"/>
        </w:rPr>
        <w:t>droughts</w:t>
      </w:r>
      <w:r w:rsidRPr="00337D0F">
        <w:rPr>
          <w:rStyle w:val="StyleUnderline"/>
        </w:rPr>
        <w:t xml:space="preserve">, soil moisture, </w:t>
      </w:r>
      <w:r w:rsidRPr="002E50F7">
        <w:rPr>
          <w:rStyle w:val="Emphasis"/>
        </w:rPr>
        <w:t>wildfires</w:t>
      </w:r>
      <w:r w:rsidRPr="00337D0F">
        <w:rPr>
          <w:rStyle w:val="StyleUnderline"/>
        </w:rPr>
        <w:t xml:space="preserve">, vegetation health, </w:t>
      </w:r>
      <w:r w:rsidRPr="002E50F7">
        <w:rPr>
          <w:rStyle w:val="Emphasis"/>
        </w:rPr>
        <w:t>forest</w:t>
      </w:r>
      <w:r w:rsidRPr="00337D0F">
        <w:rPr>
          <w:rStyle w:val="StyleUnderline"/>
        </w:rPr>
        <w:t xml:space="preserve"> degradation</w:t>
      </w:r>
      <w:r w:rsidRPr="00940C6E">
        <w:rPr>
          <w:sz w:val="16"/>
        </w:rPr>
        <w:t xml:space="preserve">, road </w:t>
      </w:r>
      <w:r w:rsidRPr="002E50F7">
        <w:rPr>
          <w:rStyle w:val="Emphasis"/>
        </w:rPr>
        <w:t>infrastructure</w:t>
      </w:r>
      <w:r w:rsidRPr="00940C6E">
        <w:rPr>
          <w:sz w:val="16"/>
        </w:rPr>
        <w:t xml:space="preserve"> surveillance, etc.,. Remote sensing satellites are used in the military to capture high-resolution images of strategic locations, monitor enemy activities, and assess potential threats.</w:t>
      </w:r>
    </w:p>
    <w:p w14:paraId="340BA2D5" w14:textId="77777777" w:rsidR="00FA28E6" w:rsidRPr="00940C6E" w:rsidRDefault="00FA28E6" w:rsidP="00FA28E6">
      <w:pPr>
        <w:rPr>
          <w:sz w:val="16"/>
        </w:rPr>
      </w:pPr>
      <w:r w:rsidRPr="00940C6E">
        <w:rPr>
          <w:sz w:val="16"/>
        </w:rPr>
        <w:t>Astronomical satellites serve a unique purpose in that they aid in the identification of potential threats to Earth, such as asteroid impacts and solar storms.</w:t>
      </w:r>
    </w:p>
    <w:p w14:paraId="3D729FAB" w14:textId="77777777" w:rsidR="00FA28E6" w:rsidRPr="00940C6E" w:rsidRDefault="00FA28E6" w:rsidP="00FA28E6">
      <w:pPr>
        <w:rPr>
          <w:sz w:val="16"/>
        </w:rPr>
      </w:pPr>
      <w:r w:rsidRPr="00940C6E">
        <w:rPr>
          <w:sz w:val="16"/>
        </w:rPr>
        <w:t>3 Impact on healthcare</w:t>
      </w:r>
    </w:p>
    <w:p w14:paraId="7164383D" w14:textId="77777777" w:rsidR="00FA28E6" w:rsidRPr="00940C6E" w:rsidRDefault="00FA28E6" w:rsidP="00FA28E6">
      <w:pPr>
        <w:rPr>
          <w:sz w:val="16"/>
        </w:rPr>
      </w:pPr>
      <w:r w:rsidRPr="00940C6E">
        <w:rPr>
          <w:sz w:val="16"/>
        </w:rPr>
        <w:t xml:space="preserve">Modern </w:t>
      </w:r>
      <w:r w:rsidRPr="00FF2AAD">
        <w:rPr>
          <w:rStyle w:val="Emphasis"/>
          <w:highlight w:val="cyan"/>
        </w:rPr>
        <w:t>medicine</w:t>
      </w:r>
      <w:r w:rsidRPr="00FF2AAD">
        <w:rPr>
          <w:rStyle w:val="StyleUnderline"/>
          <w:highlight w:val="cyan"/>
        </w:rPr>
        <w:t xml:space="preserve"> </w:t>
      </w:r>
      <w:r w:rsidRPr="00412E3A">
        <w:rPr>
          <w:rStyle w:val="StyleUnderline"/>
        </w:rPr>
        <w:t>is</w:t>
      </w:r>
      <w:r w:rsidRPr="00F23712">
        <w:rPr>
          <w:rStyle w:val="StyleUnderline"/>
        </w:rPr>
        <w:t xml:space="preserve"> </w:t>
      </w:r>
      <w:r w:rsidRPr="00412E3A">
        <w:rPr>
          <w:rStyle w:val="StyleUnderline"/>
          <w:highlight w:val="cyan"/>
        </w:rPr>
        <w:t xml:space="preserve">heavily dependent </w:t>
      </w:r>
      <w:r w:rsidRPr="00412E3A">
        <w:rPr>
          <w:rStyle w:val="StyleUnderline"/>
        </w:rPr>
        <w:t>on satellite communication</w:t>
      </w:r>
      <w:r w:rsidRPr="00940C6E">
        <w:rPr>
          <w:sz w:val="16"/>
        </w:rPr>
        <w:t xml:space="preserve"> for efficient storage and retrieval of patient data, electricity to power medical devices, and transportation for patient and drug mobility. The </w:t>
      </w:r>
      <w:r w:rsidRPr="00F87A10">
        <w:rPr>
          <w:rStyle w:val="StyleUnderline"/>
        </w:rPr>
        <w:t xml:space="preserve">global </w:t>
      </w:r>
      <w:r w:rsidRPr="00412E3A">
        <w:rPr>
          <w:rStyle w:val="StyleUnderline"/>
          <w:highlight w:val="cyan"/>
        </w:rPr>
        <w:t xml:space="preserve">burden of </w:t>
      </w:r>
      <w:r w:rsidRPr="00412E3A">
        <w:rPr>
          <w:rStyle w:val="Emphasis"/>
          <w:highlight w:val="cyan"/>
        </w:rPr>
        <w:t>disease</w:t>
      </w:r>
      <w:r w:rsidRPr="00412E3A">
        <w:rPr>
          <w:rStyle w:val="StyleUnderline"/>
        </w:rPr>
        <w:t xml:space="preserve"> is </w:t>
      </w:r>
      <w:r w:rsidRPr="00412E3A">
        <w:rPr>
          <w:rStyle w:val="StyleUnderline"/>
          <w:highlight w:val="cyan"/>
        </w:rPr>
        <w:t>significant</w:t>
      </w:r>
      <w:r w:rsidRPr="00940C6E">
        <w:rPr>
          <w:sz w:val="16"/>
        </w:rPr>
        <w:t>, with more than 95% of the population affected by various diseases and many individuals experiencing multiple chronic or acute conditions. In Australia, low back pain and depression are prevalent health problems with a substantial impact on individuals Vos (2015).</w:t>
      </w:r>
    </w:p>
    <w:p w14:paraId="2CCE6330" w14:textId="77777777" w:rsidR="00FA28E6" w:rsidRPr="00940C6E" w:rsidRDefault="00FA28E6" w:rsidP="00FA28E6">
      <w:pPr>
        <w:rPr>
          <w:sz w:val="16"/>
        </w:rPr>
      </w:pPr>
      <w:r w:rsidRPr="00940C6E">
        <w:rPr>
          <w:sz w:val="16"/>
        </w:rPr>
        <w:t xml:space="preserve">In particular, </w:t>
      </w:r>
      <w:r w:rsidRPr="00412E3A">
        <w:rPr>
          <w:rStyle w:val="StyleUnderline"/>
        </w:rPr>
        <w:t>several</w:t>
      </w:r>
      <w:r w:rsidRPr="00665498">
        <w:rPr>
          <w:rStyle w:val="StyleUnderline"/>
        </w:rPr>
        <w:t xml:space="preserve"> major </w:t>
      </w:r>
      <w:r w:rsidRPr="00412E3A">
        <w:rPr>
          <w:rStyle w:val="Emphasis"/>
        </w:rPr>
        <w:t>health</w:t>
      </w:r>
      <w:r w:rsidRPr="00412E3A">
        <w:rPr>
          <w:rStyle w:val="StyleUnderline"/>
        </w:rPr>
        <w:t xml:space="preserve"> challenges</w:t>
      </w:r>
      <w:r w:rsidRPr="00940C6E">
        <w:rPr>
          <w:sz w:val="16"/>
        </w:rPr>
        <w:t xml:space="preserve"> continue to </w:t>
      </w:r>
      <w:r w:rsidRPr="00412E3A">
        <w:rPr>
          <w:rStyle w:val="StyleUnderline"/>
        </w:rPr>
        <w:t>pose</w:t>
      </w:r>
      <w:r w:rsidRPr="00665498">
        <w:rPr>
          <w:rStyle w:val="StyleUnderline"/>
        </w:rPr>
        <w:t xml:space="preserve"> significant </w:t>
      </w:r>
      <w:r w:rsidRPr="00412E3A">
        <w:rPr>
          <w:rStyle w:val="Emphasis"/>
        </w:rPr>
        <w:t>threats</w:t>
      </w:r>
      <w:r w:rsidRPr="00940C6E">
        <w:rPr>
          <w:sz w:val="16"/>
        </w:rPr>
        <w:t xml:space="preserve"> to global wellbeing. The worldwide prevalence of diabetes is over 500 million people International Diabetes Federation (2021), with approximately 19.3 million people facing cancer Sung (2021) and about 38.4 million living with HIV HIV.gov (2022). Managing these conditions requires meticulous care, and in 2017, more than 50% of patients use health apps to help with their medical management Stewart (2017). Furthermore, an estimated 310 million people undergo surgery annually International Surgical Outcomes Study group (2016). Many other health issues, not mentioned here, can be fatal if not properly treated in a timely manner.</w:t>
      </w:r>
    </w:p>
    <w:p w14:paraId="04BFF8FD" w14:textId="77777777" w:rsidR="00FA28E6" w:rsidRPr="00940C6E" w:rsidRDefault="00FA28E6" w:rsidP="00FA28E6">
      <w:pPr>
        <w:rPr>
          <w:sz w:val="16"/>
        </w:rPr>
      </w:pPr>
      <w:r w:rsidRPr="003C662B">
        <w:rPr>
          <w:rStyle w:val="StyleUnderline"/>
        </w:rPr>
        <w:t xml:space="preserve">The efficient </w:t>
      </w:r>
      <w:r w:rsidRPr="007A1E7A">
        <w:rPr>
          <w:rStyle w:val="Emphasis"/>
        </w:rPr>
        <w:t>functioning</w:t>
      </w:r>
      <w:r w:rsidRPr="003C662B">
        <w:rPr>
          <w:rStyle w:val="StyleUnderline"/>
        </w:rPr>
        <w:t xml:space="preserve"> of medical facilities </w:t>
      </w:r>
      <w:r w:rsidRPr="00940C6E">
        <w:rPr>
          <w:sz w:val="16"/>
        </w:rPr>
        <w:t xml:space="preserve">worldwide </w:t>
      </w:r>
      <w:r w:rsidRPr="00765A78">
        <w:rPr>
          <w:rStyle w:val="StyleUnderline"/>
        </w:rPr>
        <w:t>requires</w:t>
      </w:r>
      <w:r w:rsidRPr="00940C6E">
        <w:rPr>
          <w:sz w:val="16"/>
        </w:rPr>
        <w:t xml:space="preserve"> reliable access to </w:t>
      </w:r>
      <w:r w:rsidRPr="007A1E7A">
        <w:rPr>
          <w:rStyle w:val="Emphasis"/>
        </w:rPr>
        <w:t>electricity</w:t>
      </w:r>
      <w:r w:rsidRPr="00765A78">
        <w:rPr>
          <w:rStyle w:val="StyleUnderline"/>
        </w:rPr>
        <w:t xml:space="preserve"> and transportation facilities</w:t>
      </w:r>
      <w:r w:rsidRPr="00940C6E">
        <w:rPr>
          <w:sz w:val="16"/>
        </w:rPr>
        <w:t xml:space="preserve">. Without these essential resources, it would be impossible to provide adequate medical treatment to patients, </w:t>
      </w:r>
      <w:r w:rsidRPr="00765A78">
        <w:rPr>
          <w:rStyle w:val="StyleUnderline"/>
        </w:rPr>
        <w:t>leading to</w:t>
      </w:r>
      <w:r w:rsidRPr="00940C6E">
        <w:rPr>
          <w:sz w:val="16"/>
        </w:rPr>
        <w:t xml:space="preserve"> potentially millions or </w:t>
      </w:r>
      <w:r w:rsidRPr="00EC6141">
        <w:rPr>
          <w:rStyle w:val="Emphasis"/>
        </w:rPr>
        <w:t>billions</w:t>
      </w:r>
      <w:r w:rsidRPr="00765A78">
        <w:rPr>
          <w:rStyle w:val="StyleUnderline"/>
        </w:rPr>
        <w:t xml:space="preserve"> of deaths.</w:t>
      </w:r>
    </w:p>
    <w:p w14:paraId="53BFBF80" w14:textId="77777777" w:rsidR="00FA28E6" w:rsidRPr="00940C6E" w:rsidRDefault="00FA28E6" w:rsidP="00FA28E6">
      <w:pPr>
        <w:rPr>
          <w:sz w:val="16"/>
        </w:rPr>
      </w:pPr>
      <w:r w:rsidRPr="00940C6E">
        <w:rPr>
          <w:sz w:val="16"/>
        </w:rPr>
        <w:t>4 Impact on humans and other living beings</w:t>
      </w:r>
    </w:p>
    <w:p w14:paraId="7E22772D" w14:textId="77777777" w:rsidR="00FA28E6" w:rsidRPr="00940C6E" w:rsidRDefault="00FA28E6" w:rsidP="00FA28E6">
      <w:pPr>
        <w:rPr>
          <w:sz w:val="16"/>
        </w:rPr>
      </w:pPr>
      <w:r w:rsidRPr="00940C6E">
        <w:rPr>
          <w:sz w:val="16"/>
        </w:rPr>
        <w:t>The rapid advancement of technology has significantly enriched human life, fostering learning and growth while driving progress and prosperity. In recent decades, technological innovations have brought about transformative changes in how our minds and bodies adapt to the modern world Clark (2007). In particular during the COVID-19 lockdown, people turned to technology for entertainment and information, leading to increased dependence on technological means Verbanas (2021).</w:t>
      </w:r>
    </w:p>
    <w:p w14:paraId="0B42E5D9" w14:textId="77777777" w:rsidR="00FA28E6" w:rsidRPr="00940C6E" w:rsidRDefault="00FA28E6" w:rsidP="00FA28E6">
      <w:pPr>
        <w:rPr>
          <w:sz w:val="16"/>
        </w:rPr>
      </w:pPr>
      <w:r w:rsidRPr="00940C6E">
        <w:rPr>
          <w:sz w:val="16"/>
        </w:rPr>
        <w:t>In the United States alone, approximately 30% of adults are active online, highlighting the widespread influence of technology on modern society Verbanas (2021). While technology has facilitated various aspects of life, concerns arise regarding the potential addiction to technology, warranting a critical examination of its impact.</w:t>
      </w:r>
    </w:p>
    <w:p w14:paraId="207869E9" w14:textId="77777777" w:rsidR="00FA28E6" w:rsidRPr="00940C6E" w:rsidRDefault="00FA28E6" w:rsidP="00FA28E6">
      <w:pPr>
        <w:rPr>
          <w:sz w:val="16"/>
        </w:rPr>
      </w:pPr>
      <w:r w:rsidRPr="00940C6E">
        <w:rPr>
          <w:sz w:val="16"/>
        </w:rPr>
        <w:t>It is critical to recognize that the Kessler’s Syndrome has primarily indirect consequences due to modern society’s intricate interdependence. As a result, it is critical to emphasize the potential environmental consequences, including impacts on mankind, if Kessler’s Syndrome event occurs, resulting in partial or complete loss of satellite access. This analysis must also consider how human interventions, or their absence, may alter the environmental landscape and circumstances.</w:t>
      </w:r>
    </w:p>
    <w:p w14:paraId="4683CC56" w14:textId="77777777" w:rsidR="00FA28E6" w:rsidRPr="00940C6E" w:rsidRDefault="00FA28E6" w:rsidP="00FA28E6">
      <w:pPr>
        <w:rPr>
          <w:sz w:val="16"/>
        </w:rPr>
      </w:pPr>
      <w:r w:rsidRPr="00940C6E">
        <w:rPr>
          <w:sz w:val="16"/>
        </w:rPr>
        <w:t xml:space="preserve">As this article progresses, we will explore the implications of minimal to no satellite function on human lifestyle, delving into how the </w:t>
      </w:r>
      <w:r w:rsidRPr="00F23712">
        <w:rPr>
          <w:rStyle w:val="StyleUnderline"/>
        </w:rPr>
        <w:t xml:space="preserve">loss of satellite </w:t>
      </w:r>
      <w:r w:rsidRPr="00EC6141">
        <w:rPr>
          <w:rStyle w:val="Emphasis"/>
        </w:rPr>
        <w:t>communication</w:t>
      </w:r>
      <w:r w:rsidRPr="00940C6E">
        <w:rPr>
          <w:sz w:val="16"/>
        </w:rPr>
        <w:t xml:space="preserve"> systems could gradually or </w:t>
      </w:r>
      <w:r w:rsidRPr="00F23712">
        <w:rPr>
          <w:rStyle w:val="StyleUnderline"/>
        </w:rPr>
        <w:t xml:space="preserve">rapidly affect </w:t>
      </w:r>
      <w:r w:rsidRPr="00EC6141">
        <w:rPr>
          <w:rStyle w:val="Emphasis"/>
        </w:rPr>
        <w:t>global affairs</w:t>
      </w:r>
      <w:r w:rsidRPr="00940C6E">
        <w:rPr>
          <w:sz w:val="16"/>
        </w:rPr>
        <w:t>.</w:t>
      </w:r>
    </w:p>
    <w:p w14:paraId="4942DE07" w14:textId="77777777" w:rsidR="00FA28E6" w:rsidRPr="00940C6E" w:rsidRDefault="00FA28E6" w:rsidP="00FA28E6">
      <w:pPr>
        <w:rPr>
          <w:sz w:val="16"/>
        </w:rPr>
      </w:pPr>
      <w:r w:rsidRPr="00940C6E">
        <w:rPr>
          <w:sz w:val="16"/>
        </w:rPr>
        <w:t>4.1 Impact on individuals</w:t>
      </w:r>
    </w:p>
    <w:p w14:paraId="254C83C4" w14:textId="77777777" w:rsidR="00FA28E6" w:rsidRPr="00940C6E" w:rsidRDefault="00FA28E6" w:rsidP="00FA28E6">
      <w:pPr>
        <w:rPr>
          <w:sz w:val="16"/>
        </w:rPr>
      </w:pPr>
      <w:r w:rsidRPr="00940C6E">
        <w:rPr>
          <w:sz w:val="16"/>
        </w:rPr>
        <w:t>The impact of minimizing satellite functions on the digital communication system is a critical concern that demands attention. While the exact timeline of the consequences is uncertain, gradual restrictions on communication services can escalate to the point where effective communication becomes impossible. Such restrictions could trigger panic among people as they experience the effects of reduced satellite communication.</w:t>
      </w:r>
    </w:p>
    <w:p w14:paraId="0367CC26" w14:textId="77777777" w:rsidR="00FA28E6" w:rsidRPr="00940C6E" w:rsidRDefault="00FA28E6" w:rsidP="00FA28E6">
      <w:pPr>
        <w:rPr>
          <w:sz w:val="16"/>
        </w:rPr>
      </w:pPr>
      <w:r w:rsidRPr="00875387">
        <w:rPr>
          <w:rStyle w:val="StyleUnderline"/>
        </w:rPr>
        <w:t xml:space="preserve">Reduction in </w:t>
      </w:r>
      <w:r w:rsidRPr="00515E1F">
        <w:rPr>
          <w:rStyle w:val="Emphasis"/>
        </w:rPr>
        <w:t>banking</w:t>
      </w:r>
      <w:r w:rsidRPr="00875387">
        <w:rPr>
          <w:rStyle w:val="StyleUnderline"/>
        </w:rPr>
        <w:t xml:space="preserve"> services</w:t>
      </w:r>
      <w:r w:rsidRPr="00940C6E">
        <w:rPr>
          <w:sz w:val="16"/>
        </w:rPr>
        <w:t xml:space="preserve"> due to the diminishing capabilities of satellites may </w:t>
      </w:r>
      <w:r w:rsidRPr="009F4C6E">
        <w:rPr>
          <w:rStyle w:val="StyleUnderline"/>
        </w:rPr>
        <w:t>exacerbate panic</w:t>
      </w:r>
      <w:r w:rsidRPr="00940C6E">
        <w:rPr>
          <w:sz w:val="16"/>
        </w:rPr>
        <w:t>, leading people to rush to stores to buy essential items and stock up with cash, displaying anxiety and panic buying behaviors Leung et al. (2021). The situation could escalate further if complete loss of satellite communication occurs on a global scale. Governments would also face challenges in carrying out special operations effectively without adequate satellite support and might struggle to collaborate with allies to find solutions. Shortfalls in government services and aid could create uncertainty and panic among the population.</w:t>
      </w:r>
    </w:p>
    <w:p w14:paraId="400F8E65" w14:textId="77777777" w:rsidR="00FA28E6" w:rsidRPr="00940C6E" w:rsidRDefault="00FA28E6" w:rsidP="00FA28E6">
      <w:pPr>
        <w:rPr>
          <w:sz w:val="16"/>
        </w:rPr>
      </w:pPr>
      <w:r w:rsidRPr="00940C6E">
        <w:rPr>
          <w:sz w:val="16"/>
        </w:rPr>
        <w:t xml:space="preserve">With limited resources, </w:t>
      </w:r>
      <w:r w:rsidRPr="00412E3A">
        <w:rPr>
          <w:rStyle w:val="StyleUnderline"/>
        </w:rPr>
        <w:t>essential needs</w:t>
      </w:r>
      <w:r w:rsidRPr="000820EA">
        <w:rPr>
          <w:rStyle w:val="StyleUnderline"/>
        </w:rPr>
        <w:t xml:space="preserve"> such as </w:t>
      </w:r>
      <w:r w:rsidRPr="00FF2AAD">
        <w:rPr>
          <w:rStyle w:val="Emphasis"/>
          <w:highlight w:val="cyan"/>
        </w:rPr>
        <w:t>food</w:t>
      </w:r>
      <w:r w:rsidRPr="00FF2AAD">
        <w:rPr>
          <w:rStyle w:val="StyleUnderline"/>
          <w:highlight w:val="cyan"/>
        </w:rPr>
        <w:t xml:space="preserve">, </w:t>
      </w:r>
      <w:r w:rsidRPr="00FF2AAD">
        <w:rPr>
          <w:rStyle w:val="Emphasis"/>
          <w:highlight w:val="cyan"/>
        </w:rPr>
        <w:t>water</w:t>
      </w:r>
      <w:r w:rsidRPr="00412E3A">
        <w:rPr>
          <w:rStyle w:val="StyleUnderline"/>
        </w:rPr>
        <w:t xml:space="preserve">, and </w:t>
      </w:r>
      <w:r w:rsidRPr="00FF2AAD">
        <w:rPr>
          <w:rStyle w:val="StyleUnderline"/>
          <w:highlight w:val="cyan"/>
        </w:rPr>
        <w:t>shelter</w:t>
      </w:r>
      <w:r w:rsidRPr="00940C6E">
        <w:rPr>
          <w:sz w:val="16"/>
        </w:rPr>
        <w:t xml:space="preserve"> could </w:t>
      </w:r>
      <w:r w:rsidRPr="00FF2AAD">
        <w:rPr>
          <w:rStyle w:val="StyleUnderline"/>
          <w:highlight w:val="cyan"/>
        </w:rPr>
        <w:t xml:space="preserve">become </w:t>
      </w:r>
      <w:r w:rsidRPr="00FF2AAD">
        <w:rPr>
          <w:rStyle w:val="Emphasis"/>
          <w:highlight w:val="cyan"/>
        </w:rPr>
        <w:t>scarce</w:t>
      </w:r>
      <w:r w:rsidRPr="00FF2AAD">
        <w:rPr>
          <w:rStyle w:val="StyleUnderline"/>
          <w:highlight w:val="cyan"/>
        </w:rPr>
        <w:t>, leading to</w:t>
      </w:r>
      <w:r w:rsidRPr="00DC0415">
        <w:rPr>
          <w:rStyle w:val="StyleUnderline"/>
        </w:rPr>
        <w:t xml:space="preserve"> increased </w:t>
      </w:r>
      <w:r w:rsidRPr="00FF2AAD">
        <w:rPr>
          <w:rStyle w:val="Emphasis"/>
          <w:highlight w:val="cyan"/>
        </w:rPr>
        <w:t>crime</w:t>
      </w:r>
      <w:r w:rsidRPr="00DC0415">
        <w:rPr>
          <w:rStyle w:val="StyleUnderline"/>
        </w:rPr>
        <w:t xml:space="preserve"> and unsafe living</w:t>
      </w:r>
      <w:r w:rsidRPr="00940C6E">
        <w:rPr>
          <w:sz w:val="16"/>
        </w:rPr>
        <w:t xml:space="preserve"> conditions. The heavy reliance of the modern world on technology could exacerbate mental health concerns, as a significant number of people experience nomophobia and Internet addiction Humood et al. (2021) and Longstreet and Brooks (2017). The occurrence of mental disorders could increase, given the substantial prevalence of such conditions worldwide World Health Organization (WHO) (2022).</w:t>
      </w:r>
      <w:r>
        <w:rPr>
          <w:sz w:val="16"/>
        </w:rPr>
        <w:t>https://aerospaceamerica.aiaa.org/features/understanding-the-misunderstood-kessler-syndrome/</w:t>
      </w:r>
    </w:p>
    <w:p w14:paraId="2FD68233" w14:textId="77777777" w:rsidR="00FA28E6" w:rsidRPr="00940C6E" w:rsidRDefault="00FA28E6" w:rsidP="00FA28E6">
      <w:pPr>
        <w:rPr>
          <w:sz w:val="16"/>
        </w:rPr>
      </w:pPr>
      <w:r w:rsidRPr="00940C6E">
        <w:rPr>
          <w:sz w:val="16"/>
        </w:rPr>
        <w:t xml:space="preserve">Basic needs, such as water, food, and shelter, could face significant challenges due to the impacts of minimizing satellite functions. The </w:t>
      </w:r>
      <w:r w:rsidRPr="00BB544B">
        <w:rPr>
          <w:rStyle w:val="StyleUnderline"/>
        </w:rPr>
        <w:t>lack</w:t>
      </w:r>
      <w:r w:rsidRPr="00940C6E">
        <w:rPr>
          <w:sz w:val="16"/>
        </w:rPr>
        <w:t xml:space="preserve"> or minimized availability </w:t>
      </w:r>
      <w:r w:rsidRPr="008C6E3C">
        <w:rPr>
          <w:rStyle w:val="StyleUnderline"/>
        </w:rPr>
        <w:t xml:space="preserve">of </w:t>
      </w:r>
      <w:r w:rsidRPr="00515E1F">
        <w:rPr>
          <w:rStyle w:val="Emphasis"/>
        </w:rPr>
        <w:t>electricity</w:t>
      </w:r>
      <w:r w:rsidRPr="008C6E3C">
        <w:rPr>
          <w:rStyle w:val="StyleUnderline"/>
        </w:rPr>
        <w:t xml:space="preserve"> could</w:t>
      </w:r>
      <w:r w:rsidRPr="00940C6E">
        <w:rPr>
          <w:sz w:val="16"/>
        </w:rPr>
        <w:t xml:space="preserve"> also </w:t>
      </w:r>
      <w:r w:rsidRPr="008C6E3C">
        <w:rPr>
          <w:rStyle w:val="StyleUnderline"/>
        </w:rPr>
        <w:t xml:space="preserve">be </w:t>
      </w:r>
      <w:r w:rsidRPr="00515E1F">
        <w:rPr>
          <w:rStyle w:val="Emphasis"/>
        </w:rPr>
        <w:t>catastrophic</w:t>
      </w:r>
      <w:r w:rsidRPr="00940C6E">
        <w:rPr>
          <w:sz w:val="16"/>
        </w:rPr>
        <w:t>, as demonstrated by studies suggesting that a large proportion of people are not prepared with emergency supplies Bedard (2019) and Centers for Disease Control and Prevention (2012). Inadequate healthcare services due to the loss of satellite-dependent technology could lead to a significant increase in fatalities related to poor healthcare quality Kruk (2018).</w:t>
      </w:r>
    </w:p>
    <w:p w14:paraId="534D9945" w14:textId="77777777" w:rsidR="00FA28E6" w:rsidRPr="00940C6E" w:rsidRDefault="00FA28E6" w:rsidP="00FA28E6">
      <w:pPr>
        <w:rPr>
          <w:sz w:val="16"/>
        </w:rPr>
      </w:pPr>
      <w:r w:rsidRPr="00940C6E">
        <w:rPr>
          <w:sz w:val="16"/>
        </w:rPr>
        <w:t>The exact extent and duration of these effects depend on the speed of loss of satellite communication systems and the potential adoption of alternative systems. It is crucial for policymakers and relevant stakeholders to recognize these implications and work towards safeguarding satellite communication to mitigate potential negative outcomes for humanity’s wellbeing and progress.</w:t>
      </w:r>
    </w:p>
    <w:p w14:paraId="62FDD57D" w14:textId="77777777" w:rsidR="00FA28E6" w:rsidRPr="00940C6E" w:rsidRDefault="00FA28E6" w:rsidP="00FA28E6">
      <w:pPr>
        <w:rPr>
          <w:sz w:val="16"/>
        </w:rPr>
      </w:pPr>
      <w:r w:rsidRPr="00940C6E">
        <w:rPr>
          <w:sz w:val="16"/>
        </w:rPr>
        <w:t>4.2 Biodiversity and ecological imbalance</w:t>
      </w:r>
    </w:p>
    <w:p w14:paraId="3EF40C0E" w14:textId="77777777" w:rsidR="00FA28E6" w:rsidRPr="00940C6E" w:rsidRDefault="00FA28E6" w:rsidP="00FA28E6">
      <w:pPr>
        <w:rPr>
          <w:sz w:val="16"/>
        </w:rPr>
      </w:pPr>
      <w:r w:rsidRPr="00FF2AAD">
        <w:rPr>
          <w:rStyle w:val="Emphasis"/>
          <w:highlight w:val="cyan"/>
        </w:rPr>
        <w:t>Kessler’s</w:t>
      </w:r>
      <w:r w:rsidRPr="00FF2AAD">
        <w:rPr>
          <w:rStyle w:val="StyleUnderline"/>
          <w:highlight w:val="cyan"/>
        </w:rPr>
        <w:t xml:space="preserve"> Syndrome</w:t>
      </w:r>
      <w:r w:rsidRPr="00C554D3">
        <w:rPr>
          <w:rStyle w:val="StyleUnderline"/>
        </w:rPr>
        <w:t>,</w:t>
      </w:r>
      <w:r w:rsidRPr="00940C6E">
        <w:rPr>
          <w:sz w:val="16"/>
        </w:rPr>
        <w:t xml:space="preserve"> at its extremes, </w:t>
      </w:r>
      <w:r w:rsidRPr="00FF2AAD">
        <w:rPr>
          <w:rStyle w:val="StyleUnderline"/>
          <w:highlight w:val="cyan"/>
        </w:rPr>
        <w:t>poses</w:t>
      </w:r>
      <w:r w:rsidRPr="00083310">
        <w:rPr>
          <w:rStyle w:val="StyleUnderline"/>
        </w:rPr>
        <w:t xml:space="preserve"> a</w:t>
      </w:r>
      <w:r w:rsidRPr="00940C6E">
        <w:rPr>
          <w:sz w:val="16"/>
        </w:rPr>
        <w:t xml:space="preserve"> potential </w:t>
      </w:r>
      <w:r w:rsidRPr="00FF2AAD">
        <w:rPr>
          <w:rStyle w:val="Emphasis"/>
          <w:highlight w:val="cyan"/>
        </w:rPr>
        <w:t>threat</w:t>
      </w:r>
      <w:r w:rsidRPr="00FF2AAD">
        <w:rPr>
          <w:rStyle w:val="StyleUnderline"/>
          <w:highlight w:val="cyan"/>
        </w:rPr>
        <w:t xml:space="preserve"> to </w:t>
      </w:r>
      <w:r w:rsidRPr="00FF2AAD">
        <w:rPr>
          <w:rStyle w:val="Emphasis"/>
          <w:highlight w:val="cyan"/>
        </w:rPr>
        <w:t>humanity</w:t>
      </w:r>
      <w:r w:rsidRPr="00940C6E">
        <w:rPr>
          <w:sz w:val="16"/>
        </w:rPr>
        <w:t xml:space="preserve"> and can </w:t>
      </w:r>
      <w:r w:rsidRPr="00083310">
        <w:rPr>
          <w:rStyle w:val="StyleUnderline"/>
        </w:rPr>
        <w:t xml:space="preserve">lead to ecological </w:t>
      </w:r>
      <w:r w:rsidRPr="004E26E1">
        <w:rPr>
          <w:rStyle w:val="Emphasis"/>
        </w:rPr>
        <w:t>imbalances</w:t>
      </w:r>
      <w:r w:rsidRPr="00940C6E">
        <w:rPr>
          <w:sz w:val="16"/>
        </w:rPr>
        <w:t xml:space="preserve"> in the global ecosystem Weisman (2007). The continuous existence of numerous plant and animal species on Earth is intricately connected to human activities. Human interventions, such as the domestication and genetic modification of various plant species to serve our needs, have shaped the current biodiversity Daru et al. (2021).</w:t>
      </w:r>
    </w:p>
    <w:p w14:paraId="337F414A" w14:textId="77777777" w:rsidR="00FA28E6" w:rsidRPr="00D768AD" w:rsidRDefault="00FA28E6" w:rsidP="00FA28E6">
      <w:pPr>
        <w:rPr>
          <w:rStyle w:val="StyleUnderline"/>
        </w:rPr>
      </w:pPr>
      <w:r w:rsidRPr="00940C6E">
        <w:rPr>
          <w:sz w:val="16"/>
        </w:rPr>
        <w:t xml:space="preserve">However, </w:t>
      </w:r>
      <w:r w:rsidRPr="00CC6DF4">
        <w:rPr>
          <w:rStyle w:val="StyleUnderline"/>
        </w:rPr>
        <w:t xml:space="preserve">in the event of severe </w:t>
      </w:r>
      <w:r w:rsidRPr="004E26E1">
        <w:rPr>
          <w:rStyle w:val="Emphasis"/>
        </w:rPr>
        <w:t>disruptions</w:t>
      </w:r>
      <w:r w:rsidRPr="00CC6DF4">
        <w:rPr>
          <w:rStyle w:val="StyleUnderline"/>
        </w:rPr>
        <w:t xml:space="preserve"> caused by Kessler’</w:t>
      </w:r>
      <w:r w:rsidRPr="00940C6E">
        <w:rPr>
          <w:sz w:val="16"/>
        </w:rPr>
        <w:t xml:space="preserve">s Syndrome, certain </w:t>
      </w:r>
      <w:r w:rsidRPr="00FF2AAD">
        <w:rPr>
          <w:rStyle w:val="Emphasis"/>
          <w:highlight w:val="cyan"/>
        </w:rPr>
        <w:t>plant</w:t>
      </w:r>
      <w:r w:rsidRPr="00940C6E">
        <w:rPr>
          <w:sz w:val="16"/>
        </w:rPr>
        <w:t xml:space="preserve"> specie</w:t>
      </w:r>
      <w:r w:rsidRPr="00FF2AAD">
        <w:rPr>
          <w:rStyle w:val="Emphasis"/>
          <w:highlight w:val="cyan"/>
        </w:rPr>
        <w:t>s</w:t>
      </w:r>
      <w:r w:rsidRPr="00940C6E">
        <w:rPr>
          <w:sz w:val="16"/>
        </w:rPr>
        <w:t xml:space="preserve"> that rely heavily on artificial herbicides and fertilizers for their survival could </w:t>
      </w:r>
      <w:r w:rsidRPr="00FF2AAD">
        <w:rPr>
          <w:rStyle w:val="StyleUnderline"/>
          <w:highlight w:val="cyan"/>
        </w:rPr>
        <w:t>face</w:t>
      </w:r>
      <w:r w:rsidRPr="0023722A">
        <w:rPr>
          <w:rStyle w:val="StyleUnderline"/>
        </w:rPr>
        <w:t xml:space="preserve"> rapid </w:t>
      </w:r>
      <w:r w:rsidRPr="00FF2AAD">
        <w:rPr>
          <w:rStyle w:val="Emphasis"/>
          <w:highlight w:val="cyan"/>
        </w:rPr>
        <w:t>extinction</w:t>
      </w:r>
      <w:r w:rsidRPr="00940C6E">
        <w:rPr>
          <w:sz w:val="16"/>
        </w:rPr>
        <w:t xml:space="preserve"> without the assistance of humans in delivering those to plants. The sudden removal of insecticides, which are commonly used in agricultural practices, could also trigger a surge in population among insect species. Consequently, this population increase may lead to a corresponding increase in the numbers of insects that eat in the ecosystem, including birds, rodents, reptiles, and others, </w:t>
      </w:r>
      <w:r w:rsidRPr="00FF2AAD">
        <w:rPr>
          <w:rStyle w:val="StyleUnderline"/>
          <w:highlight w:val="cyan"/>
        </w:rPr>
        <w:t xml:space="preserve">causing a </w:t>
      </w:r>
      <w:r w:rsidRPr="00FF2AAD">
        <w:rPr>
          <w:rStyle w:val="Emphasis"/>
          <w:highlight w:val="cyan"/>
        </w:rPr>
        <w:t>cascade</w:t>
      </w:r>
      <w:r w:rsidRPr="00FF2AAD">
        <w:rPr>
          <w:rStyle w:val="StyleUnderline"/>
          <w:highlight w:val="cyan"/>
        </w:rPr>
        <w:t xml:space="preserve"> effect</w:t>
      </w:r>
      <w:r w:rsidRPr="00D768AD">
        <w:rPr>
          <w:rStyle w:val="StyleUnderline"/>
        </w:rPr>
        <w:t xml:space="preserve"> throughout the food chain.</w:t>
      </w:r>
    </w:p>
    <w:p w14:paraId="33F8834F" w14:textId="77777777" w:rsidR="00FA28E6" w:rsidRDefault="00FA28E6" w:rsidP="00FA28E6">
      <w:pPr>
        <w:rPr>
          <w:sz w:val="16"/>
        </w:rPr>
      </w:pPr>
      <w:r w:rsidRPr="00940C6E">
        <w:rPr>
          <w:sz w:val="16"/>
        </w:rPr>
        <w:t xml:space="preserve">The </w:t>
      </w:r>
      <w:r w:rsidRPr="00A03DEF">
        <w:rPr>
          <w:rStyle w:val="StyleUnderline"/>
        </w:rPr>
        <w:t xml:space="preserve">potential </w:t>
      </w:r>
      <w:r w:rsidRPr="00412E3A">
        <w:rPr>
          <w:rStyle w:val="Emphasis"/>
        </w:rPr>
        <w:t>consequences</w:t>
      </w:r>
      <w:r w:rsidRPr="00940C6E">
        <w:rPr>
          <w:sz w:val="16"/>
        </w:rPr>
        <w:t xml:space="preserve"> of these disruptions </w:t>
      </w:r>
      <w:r w:rsidRPr="00A03DEF">
        <w:rPr>
          <w:rStyle w:val="StyleUnderline"/>
        </w:rPr>
        <w:t xml:space="preserve">on biodiversity and ecological balance </w:t>
      </w:r>
      <w:r w:rsidRPr="00412E3A">
        <w:rPr>
          <w:rStyle w:val="StyleUnderline"/>
        </w:rPr>
        <w:t xml:space="preserve">are </w:t>
      </w:r>
      <w:r w:rsidRPr="00412E3A">
        <w:rPr>
          <w:rStyle w:val="Emphasis"/>
        </w:rPr>
        <w:t>concerning</w:t>
      </w:r>
      <w:r w:rsidRPr="00940C6E">
        <w:rPr>
          <w:sz w:val="16"/>
        </w:rPr>
        <w:t>. The loss of certain plant species could have far-reaching impacts on the organisms dependent on them for food and habitat. Furthermore, changes in insect populations could alter the dynamics of predator-prey relationships, leading to unforeseen changes in the composition of ecosystems UF Thompson Earth Systems Institute (2020).</w:t>
      </w:r>
    </w:p>
    <w:p w14:paraId="5FD235DB" w14:textId="77777777" w:rsidR="00FA28E6" w:rsidRDefault="00FA28E6" w:rsidP="00FA28E6">
      <w:pPr>
        <w:pStyle w:val="Heading4"/>
      </w:pPr>
      <w:r>
        <w:t>Turns space colonization</w:t>
      </w:r>
    </w:p>
    <w:p w14:paraId="1E68E954" w14:textId="77777777" w:rsidR="00FA28E6" w:rsidRPr="00F6457C" w:rsidRDefault="00FA28E6" w:rsidP="00FA28E6">
      <w:pPr>
        <w:rPr>
          <w:sz w:val="16"/>
        </w:rPr>
      </w:pPr>
    </w:p>
    <w:p w14:paraId="39CBFC08" w14:textId="77777777" w:rsidR="00FA28E6" w:rsidRDefault="00FA28E6" w:rsidP="00FA28E6">
      <w:pPr>
        <w:pStyle w:val="Heading3"/>
      </w:pPr>
      <w:r>
        <w:t>Debris UQ</w:t>
      </w:r>
    </w:p>
    <w:p w14:paraId="61908171" w14:textId="77777777" w:rsidR="00FA28E6" w:rsidRDefault="00FA28E6" w:rsidP="00FA28E6">
      <w:pPr>
        <w:pStyle w:val="Heading4"/>
      </w:pPr>
      <w:r>
        <w:t>Launches low-supply issues.</w:t>
      </w:r>
    </w:p>
    <w:p w14:paraId="7FC2B146" w14:textId="77777777" w:rsidR="00FA28E6" w:rsidRDefault="00FA28E6" w:rsidP="00FA28E6">
      <w:r w:rsidRPr="00F6457C">
        <w:rPr>
          <w:rStyle w:val="Style13ptBold"/>
        </w:rPr>
        <w:t>NDM ’24,</w:t>
      </w:r>
      <w:r>
        <w:t xml:space="preserve">  National Defense Magazine 11/21/2024, “</w:t>
      </w:r>
      <w:r w:rsidRPr="00F6457C">
        <w:t>JUST IN: Congress, Supply Chain Slowing Deployment of Space Capabilities</w:t>
      </w:r>
      <w:r>
        <w:t xml:space="preserve">”, </w:t>
      </w:r>
      <w:hyperlink r:id="rId25" w:history="1">
        <w:r w:rsidRPr="00DA74A0">
          <w:rPr>
            <w:rStyle w:val="Hyperlink"/>
          </w:rPr>
          <w:t>https://www.nationaldefensemagazine.org/articles/2024/11/21/congress-supply-chain-slowing-deployment-of-space-capabilities</w:t>
        </w:r>
      </w:hyperlink>
      <w:r>
        <w:t xml:space="preserve"> JBlock</w:t>
      </w:r>
    </w:p>
    <w:p w14:paraId="6B17D9D7" w14:textId="77777777" w:rsidR="00FA28E6" w:rsidRPr="00F6457C" w:rsidRDefault="00FA28E6" w:rsidP="00FA28E6">
      <w:pPr>
        <w:rPr>
          <w:sz w:val="16"/>
        </w:rPr>
      </w:pPr>
      <w:r w:rsidRPr="00F6457C">
        <w:rPr>
          <w:sz w:val="16"/>
        </w:rPr>
        <w:t xml:space="preserve">However, there are concerns that </w:t>
      </w:r>
      <w:r w:rsidRPr="00F6457C">
        <w:rPr>
          <w:rStyle w:val="StyleUnderline"/>
          <w:highlight w:val="yellow"/>
        </w:rPr>
        <w:t>industry could have difficulty meeting the Space Force’s demands because of ongoing supply chain weaknesses</w:t>
      </w:r>
      <w:r w:rsidRPr="00F6457C">
        <w:rPr>
          <w:sz w:val="16"/>
        </w:rPr>
        <w:t xml:space="preserve">, he noted. “Coming out of [COVID-19], we thought a lot of these supply chain issues were COVID issues, and I think what we’re realizing is it’s probably more than COVID, that there are true industrial base concerns,” he said. </w:t>
      </w:r>
      <w:r w:rsidRPr="00F6457C">
        <w:rPr>
          <w:rStyle w:val="StyleUnderline"/>
          <w:highlight w:val="yellow"/>
        </w:rPr>
        <w:t>The Pentagon and Space Systems Command are looking at supply chain weaknesses</w:t>
      </w:r>
      <w:r w:rsidRPr="00F6457C">
        <w:rPr>
          <w:sz w:val="16"/>
        </w:rPr>
        <w:t>, and “we are really pushing other nontraditional providers to help build up the industrial base, but there is a recognition that absolutely that’s a concern, and perhaps we are seeing it in some of these early instantiations of capability,” he said.</w:t>
      </w:r>
    </w:p>
    <w:p w14:paraId="0D0D006C" w14:textId="77777777" w:rsidR="00FA28E6" w:rsidRDefault="00FA28E6" w:rsidP="00FA28E6">
      <w:pPr>
        <w:pStyle w:val="Heading3"/>
      </w:pPr>
      <w:r>
        <w:t xml:space="preserve">Arctic Key </w:t>
      </w:r>
    </w:p>
    <w:p w14:paraId="46D5F7B1" w14:textId="77777777" w:rsidR="00FA28E6" w:rsidRDefault="00FA28E6" w:rsidP="00FA28E6">
      <w:pPr>
        <w:pStyle w:val="Heading4"/>
      </w:pPr>
      <w:r>
        <w:t>Arctic capabilities are necessary to solve the internal links of the aff, without appropriate data acquisition capabilities in the arctic SBI achieve nothing. Prefer our evidence it’s predictive</w:t>
      </w:r>
    </w:p>
    <w:p w14:paraId="198C0D95" w14:textId="77777777" w:rsidR="00FA28E6" w:rsidRDefault="00FA28E6" w:rsidP="00FA28E6">
      <w:r w:rsidRPr="00341D1C">
        <w:rPr>
          <w:rStyle w:val="Style13ptBold"/>
        </w:rPr>
        <w:t xml:space="preserve">Military Times ’24, </w:t>
      </w:r>
      <w:r>
        <w:t>“</w:t>
      </w:r>
      <w:r w:rsidRPr="00341D1C">
        <w:t>Pentagon Arctic strategy seeks new tech to keep pace with adversaries</w:t>
      </w:r>
      <w:r>
        <w:t xml:space="preserve">”, </w:t>
      </w:r>
      <w:hyperlink r:id="rId26" w:history="1">
        <w:r w:rsidRPr="00DA74A0">
          <w:rPr>
            <w:rStyle w:val="Hyperlink"/>
          </w:rPr>
          <w:t>https://www.militarytimes.com/news/pentagon-congress/2024/07/23/pentagon-arctic-strategy-seeks-new-tech-to-keep-pace-with-adversaries/</w:t>
        </w:r>
      </w:hyperlink>
      <w:r>
        <w:t xml:space="preserve"> JBlock</w:t>
      </w:r>
    </w:p>
    <w:p w14:paraId="2CF1BD29" w14:textId="77777777" w:rsidR="00FA28E6" w:rsidRPr="00526F9A" w:rsidRDefault="00FA28E6" w:rsidP="00FA28E6">
      <w:pPr>
        <w:rPr>
          <w:sz w:val="16"/>
        </w:rPr>
      </w:pPr>
      <w:r w:rsidRPr="00341D1C">
        <w:rPr>
          <w:rStyle w:val="StyleUnderline"/>
          <w:highlight w:val="yellow"/>
        </w:rPr>
        <w:t>The U.S.</w:t>
      </w:r>
      <w:r w:rsidRPr="00526F9A">
        <w:rPr>
          <w:sz w:val="16"/>
        </w:rPr>
        <w:t xml:space="preserve"> Defense Department </w:t>
      </w:r>
      <w:r w:rsidRPr="00341D1C">
        <w:rPr>
          <w:rStyle w:val="StyleUnderline"/>
          <w:highlight w:val="yellow"/>
        </w:rPr>
        <w:t>must invest more to upgrade sensors, communications</w:t>
      </w:r>
      <w:r w:rsidRPr="00526F9A">
        <w:rPr>
          <w:sz w:val="16"/>
        </w:rPr>
        <w:t xml:space="preserve"> and space-based technologies </w:t>
      </w:r>
      <w:r w:rsidRPr="00341D1C">
        <w:rPr>
          <w:rStyle w:val="Emphasis"/>
          <w:highlight w:val="yellow"/>
        </w:rPr>
        <w:t>in the Arctic</w:t>
      </w:r>
      <w:r w:rsidRPr="00341D1C">
        <w:rPr>
          <w:rStyle w:val="StyleUnderline"/>
          <w:highlight w:val="yellow"/>
        </w:rPr>
        <w:t xml:space="preserve"> to keep pace with China and Russia</w:t>
      </w:r>
      <w:r w:rsidRPr="00526F9A">
        <w:rPr>
          <w:sz w:val="16"/>
        </w:rPr>
        <w:t xml:space="preserve"> who are increasingly operating there, including in joint military exercises, a new Pentagon strategy says. Saying that </w:t>
      </w:r>
      <w:r w:rsidRPr="00341D1C">
        <w:rPr>
          <w:rStyle w:val="Emphasis"/>
          <w:highlight w:val="yellow"/>
        </w:rPr>
        <w:t>now is “a critical time” for the Arctic</w:t>
      </w:r>
      <w:r w:rsidRPr="00526F9A">
        <w:rPr>
          <w:sz w:val="16"/>
        </w:rPr>
        <w:t xml:space="preserve">, </w:t>
      </w:r>
      <w:r w:rsidRPr="00341D1C">
        <w:rPr>
          <w:rStyle w:val="StyleUnderline"/>
          <w:highlight w:val="yellow"/>
        </w:rPr>
        <w:t>Deputy Defense Secretary</w:t>
      </w:r>
      <w:r w:rsidRPr="00526F9A">
        <w:rPr>
          <w:sz w:val="16"/>
        </w:rPr>
        <w:t xml:space="preserve"> Kathleen </w:t>
      </w:r>
      <w:r w:rsidRPr="00341D1C">
        <w:rPr>
          <w:rStyle w:val="StyleUnderline"/>
          <w:highlight w:val="yellow"/>
        </w:rPr>
        <w:t>Hicks told reporters</w:t>
      </w:r>
      <w:r w:rsidRPr="00526F9A">
        <w:rPr>
          <w:sz w:val="16"/>
        </w:rPr>
        <w:t xml:space="preserve"> Monday that climate change, increased activity by adversaries and degrading U.S. infrastructure are forcing the department to rethink how to keep the Arctic secure and ensure troops are well-equipped and protected. </w:t>
      </w:r>
      <w:r w:rsidRPr="00341D1C">
        <w:rPr>
          <w:rStyle w:val="StyleUnderline"/>
          <w:highlight w:val="yellow"/>
        </w:rPr>
        <w:t>The Arctic strategy</w:t>
      </w:r>
      <w:r w:rsidRPr="00526F9A">
        <w:rPr>
          <w:sz w:val="16"/>
        </w:rPr>
        <w:t xml:space="preserve"> is short on specifics, but broadly </w:t>
      </w:r>
      <w:r w:rsidRPr="00341D1C">
        <w:rPr>
          <w:rStyle w:val="StyleUnderline"/>
          <w:highlight w:val="yellow"/>
        </w:rPr>
        <w:t>pushes for greater spending on high-tech sensor and radar systems</w:t>
      </w:r>
      <w:r w:rsidRPr="00526F9A">
        <w:rPr>
          <w:sz w:val="16"/>
        </w:rPr>
        <w:t xml:space="preserve">, a range of military equipment, and continued investment in Pituffik Space Base, the U.S. Space Force base in the northwest corner of Greenland. And it relies on growing partnerships with Canada and a number of NATO allies in the north. Defense Department leaders have, for more than the past decade, warned that </w:t>
      </w:r>
      <w:r w:rsidRPr="00341D1C">
        <w:rPr>
          <w:rStyle w:val="Emphasis"/>
          <w:highlight w:val="yellow"/>
        </w:rPr>
        <w:t xml:space="preserve">the U.S. needs to step up its activities in </w:t>
      </w:r>
      <w:r w:rsidRPr="00341D1C">
        <w:rPr>
          <w:rStyle w:val="StyleUnderline"/>
          <w:highlight w:val="yellow"/>
        </w:rPr>
        <w:t>the Arctic to better compete with China and Russia as climate change makes the</w:t>
      </w:r>
      <w:r w:rsidRPr="00526F9A">
        <w:rPr>
          <w:sz w:val="16"/>
        </w:rPr>
        <w:t xml:space="preserve"> frigid region more accessible. But the remote northern expanse presents an array of challenges, including demands for deep-water ports, weapons, drones and equipment that can withstand the climate, and additional ships that can handle the cold waters and break through the ice.  The U.S. has also struggled with Cold War-era Defense and State Department infrastructure that is degrading in the frigid weather, and erosion on the coasts. The cold and increasingly unpredictable weather also restricts military training and affects equipment. And </w:t>
      </w:r>
      <w:r w:rsidRPr="00526F9A">
        <w:rPr>
          <w:rStyle w:val="Emphasis"/>
          <w:highlight w:val="yellow"/>
        </w:rPr>
        <w:t>the region, which has limited satellite coverage, requires a far more expansive array of sensors for communications and military awareness.</w:t>
      </w:r>
      <w:r>
        <w:rPr>
          <w:rStyle w:val="Emphasis"/>
        </w:rPr>
        <w:t xml:space="preserve"> </w:t>
      </w:r>
      <w:r w:rsidRPr="00526F9A">
        <w:rPr>
          <w:sz w:val="16"/>
        </w:rPr>
        <w:t xml:space="preserve">“Slowly over time, there’s been a bit of a greater awakening in the department,” said Iris Ferguson, the deputy assistant defense secretary for the Arctic. “Now we’re getting into the nitty gritty of how you implement a strategy.” The report notes that the Arctic is warming “more than three times faster than the rest of the world" and could see its first “practically ice-free summer” by 2030. As the ice melts, the increased traffic, it said, will boost the risks of accidents, miscalculation and environmental degradation. Hicks couldn't quantify the increased activity by Russia and China in the region, but she called the growing cooperation between the two troubling. In 2022 and 2023, they conducted joint military exercises off the coast of Alaska. Meanwhile, the melting ice caps are opening sea lanes for longer periods of time each year, making lucrative oil and gas deposits more accessible. And China has provided critical funding to Russia for energy exploration. China has also increased its own activity in the region, including by its three icebreaker ships that do civil-military research in the region. According to the report, Chinese vessels have tested underwater drones and polar-capable aircraft there. Russia, which has the largest amount of Arctic territory and has the most developed military presence there, including important strategic nuclear capabilities, such as its submarine-launched ballistic missile force. Going forward, the strategy says </w:t>
      </w:r>
      <w:r w:rsidRPr="00526F9A">
        <w:rPr>
          <w:rStyle w:val="StyleUnderline"/>
          <w:highlight w:val="yellow"/>
        </w:rPr>
        <w:t>the department will review options for better sensors, and</w:t>
      </w:r>
      <w:r w:rsidRPr="00526F9A">
        <w:rPr>
          <w:rStyle w:val="StyleUnderline"/>
        </w:rPr>
        <w:t xml:space="preserve"> </w:t>
      </w:r>
      <w:r w:rsidRPr="00526F9A">
        <w:rPr>
          <w:sz w:val="16"/>
        </w:rPr>
        <w:t xml:space="preserve">new space-based missile-warning and </w:t>
      </w:r>
      <w:r w:rsidRPr="00526F9A">
        <w:rPr>
          <w:rStyle w:val="Emphasis"/>
          <w:highlight w:val="yellow"/>
        </w:rPr>
        <w:t>observational systems with greater polar coverage</w:t>
      </w:r>
      <w:r w:rsidRPr="00526F9A">
        <w:rPr>
          <w:sz w:val="16"/>
        </w:rPr>
        <w:t>. Insufficient investments in early warning and air defense sensors in the Arctic will increase risks to the U.S. homeland, the report warns.</w:t>
      </w:r>
    </w:p>
    <w:p w14:paraId="50F291EE" w14:textId="77777777" w:rsidR="00FA28E6" w:rsidRDefault="00FA28E6" w:rsidP="00FA28E6">
      <w:pPr>
        <w:pStyle w:val="Heading4"/>
      </w:pPr>
      <w:r>
        <w:t>Data infrastructure in arctic necessary to prevent Sino-Russian cooperation and aggression. The CP represents abandonment of a critical strategic position for years to come.</w:t>
      </w:r>
    </w:p>
    <w:p w14:paraId="04D52E9B" w14:textId="77777777" w:rsidR="00FA28E6" w:rsidRPr="006C0B01" w:rsidRDefault="00FA28E6" w:rsidP="00FA28E6">
      <w:r w:rsidRPr="006C0B01">
        <w:rPr>
          <w:rStyle w:val="Style13ptBold"/>
        </w:rPr>
        <w:t>Politico ’24</w:t>
      </w:r>
      <w:r>
        <w:t>, “</w:t>
      </w:r>
      <w:r w:rsidRPr="006C0B01">
        <w:t>Russia and China’s cooperation in the Arctic is a rising nuclear threat</w:t>
      </w:r>
      <w:r>
        <w:t xml:space="preserve">”, </w:t>
      </w:r>
      <w:hyperlink r:id="rId27" w:history="1">
        <w:r w:rsidRPr="00DA74A0">
          <w:rPr>
            <w:rStyle w:val="Hyperlink"/>
          </w:rPr>
          <w:t>https://www.politico.eu/article/russia-china-arctic-cooperation-military-nuclear-threat-defense-nato-us-missiles/</w:t>
        </w:r>
      </w:hyperlink>
      <w:r>
        <w:t xml:space="preserve"> JBlock</w:t>
      </w:r>
    </w:p>
    <w:p w14:paraId="0169AD4E" w14:textId="77777777" w:rsidR="00FA28E6" w:rsidRPr="006C0B01" w:rsidRDefault="00FA28E6" w:rsidP="00FA28E6">
      <w:pPr>
        <w:rPr>
          <w:sz w:val="16"/>
        </w:rPr>
      </w:pPr>
      <w:r w:rsidRPr="006C0B01">
        <w:rPr>
          <w:sz w:val="16"/>
        </w:rPr>
        <w:t xml:space="preserve">As the </w:t>
      </w:r>
      <w:r w:rsidRPr="006C0B01">
        <w:rPr>
          <w:rStyle w:val="StyleUnderline"/>
          <w:highlight w:val="yellow"/>
        </w:rPr>
        <w:t>Russia-China axis further aligns itself against the U.S. and</w:t>
      </w:r>
      <w:r w:rsidRPr="006C0B01">
        <w:rPr>
          <w:sz w:val="16"/>
        </w:rPr>
        <w:t xml:space="preserve"> its </w:t>
      </w:r>
      <w:r w:rsidRPr="006C0B01">
        <w:rPr>
          <w:rStyle w:val="StyleUnderline"/>
          <w:highlight w:val="yellow"/>
        </w:rPr>
        <w:t>NATO allies, the power struggle has expanded to</w:t>
      </w:r>
      <w:r w:rsidRPr="006C0B01">
        <w:rPr>
          <w:sz w:val="16"/>
        </w:rPr>
        <w:t xml:space="preserve"> a new, previously ice-locked frontier: </w:t>
      </w:r>
      <w:r w:rsidRPr="006C0B01">
        <w:rPr>
          <w:rStyle w:val="Emphasis"/>
          <w:highlight w:val="yellow"/>
        </w:rPr>
        <w:t>the Arctic.</w:t>
      </w:r>
      <w:r>
        <w:rPr>
          <w:rStyle w:val="Emphasis"/>
        </w:rPr>
        <w:t xml:space="preserve"> </w:t>
      </w:r>
      <w:r w:rsidRPr="006C0B01">
        <w:rPr>
          <w:sz w:val="16"/>
        </w:rPr>
        <w:t xml:space="preserve">When </w:t>
      </w:r>
      <w:r w:rsidRPr="006C0B01">
        <w:rPr>
          <w:rStyle w:val="StyleUnderline"/>
          <w:highlight w:val="yellow"/>
        </w:rPr>
        <w:t>American fighters intercepted two Russian and two Chinese bombers</w:t>
      </w:r>
      <w:r w:rsidRPr="006C0B01">
        <w:rPr>
          <w:sz w:val="16"/>
        </w:rPr>
        <w:t xml:space="preserve"> in the U.S. Air Defense Identification Zone (ADIZ) </w:t>
      </w:r>
      <w:r w:rsidRPr="006C0B01">
        <w:rPr>
          <w:rStyle w:val="StyleUnderline"/>
          <w:highlight w:val="yellow"/>
        </w:rPr>
        <w:t>over Alaska</w:t>
      </w:r>
      <w:r w:rsidRPr="006C0B01">
        <w:rPr>
          <w:sz w:val="16"/>
        </w:rPr>
        <w:t xml:space="preserve"> in July, the unprecedented move underscored this increasingly assertive and expansive partnership. And while </w:t>
      </w:r>
      <w:r w:rsidRPr="006C0B01">
        <w:rPr>
          <w:rStyle w:val="StyleUnderline"/>
          <w:highlight w:val="yellow"/>
        </w:rPr>
        <w:t>Beijing and Moscow have been working to establish a</w:t>
      </w:r>
      <w:r w:rsidRPr="006C0B01">
        <w:rPr>
          <w:sz w:val="16"/>
        </w:rPr>
        <w:t xml:space="preserve"> strategic </w:t>
      </w:r>
      <w:r w:rsidRPr="006C0B01">
        <w:rPr>
          <w:rStyle w:val="StyleUnderline"/>
          <w:highlight w:val="yellow"/>
        </w:rPr>
        <w:t>foothold</w:t>
      </w:r>
      <w:r w:rsidRPr="006C0B01">
        <w:rPr>
          <w:sz w:val="16"/>
        </w:rPr>
        <w:t xml:space="preserve"> in the region </w:t>
      </w:r>
      <w:r w:rsidRPr="006C0B01">
        <w:rPr>
          <w:rStyle w:val="StyleUnderline"/>
          <w:highlight w:val="yellow"/>
        </w:rPr>
        <w:t>for more than a decade</w:t>
      </w:r>
      <w:r w:rsidRPr="006C0B01">
        <w:rPr>
          <w:sz w:val="16"/>
        </w:rPr>
        <w:t xml:space="preserve">, </w:t>
      </w:r>
      <w:r w:rsidRPr="006C0B01">
        <w:rPr>
          <w:rStyle w:val="StyleUnderline"/>
          <w:highlight w:val="yellow"/>
        </w:rPr>
        <w:t>Washington and Brussels are just now waking up to the threat</w:t>
      </w:r>
      <w:r w:rsidRPr="006C0B01">
        <w:rPr>
          <w:sz w:val="16"/>
        </w:rPr>
        <w:t xml:space="preserve">. </w:t>
      </w:r>
      <w:r w:rsidRPr="006C0B01">
        <w:rPr>
          <w:rStyle w:val="Emphasis"/>
          <w:highlight w:val="yellow"/>
        </w:rPr>
        <w:t>The clock is ticking, and the West is on thin ice.</w:t>
      </w:r>
      <w:r>
        <w:rPr>
          <w:rStyle w:val="Emphasis"/>
        </w:rPr>
        <w:t xml:space="preserve"> </w:t>
      </w:r>
      <w:r w:rsidRPr="006C0B01">
        <w:rPr>
          <w:sz w:val="16"/>
        </w:rPr>
        <w:t xml:space="preserve">Just </w:t>
      </w:r>
      <w:r w:rsidRPr="006C0B01">
        <w:rPr>
          <w:rStyle w:val="StyleUnderline"/>
          <w:highlight w:val="yellow"/>
        </w:rPr>
        <w:t>how important the Arctic is to Russia in terms of maintaining its threatening nuclear posture</w:t>
      </w:r>
      <w:r w:rsidRPr="006C0B01">
        <w:rPr>
          <w:sz w:val="16"/>
        </w:rPr>
        <w:t xml:space="preserve"> toward the U.S. </w:t>
      </w:r>
      <w:r w:rsidRPr="006C0B01">
        <w:rPr>
          <w:rStyle w:val="Emphasis"/>
          <w:highlight w:val="yellow"/>
        </w:rPr>
        <w:t>cannot be overstated</w:t>
      </w:r>
      <w:r w:rsidRPr="006C0B01">
        <w:rPr>
          <w:sz w:val="16"/>
        </w:rPr>
        <w:t xml:space="preserve">. In a nuclear exchange, Moscow would likely fire long-range ballistic missiles — from ballistic missile submarine bases near the Kola Peninsula — through the poorly surveyed airspace over Greenland. And </w:t>
      </w:r>
      <w:r w:rsidRPr="006C0B01">
        <w:rPr>
          <w:rStyle w:val="StyleUnderline"/>
          <w:highlight w:val="yellow"/>
        </w:rPr>
        <w:t>hindered by low visibility in the Arctic, U.S. forces would be ill-prepared to detect and counter the strike.</w:t>
      </w:r>
      <w:r>
        <w:rPr>
          <w:rStyle w:val="StyleUnderline"/>
        </w:rPr>
        <w:t xml:space="preserve"> </w:t>
      </w:r>
      <w:r w:rsidRPr="006C0B01">
        <w:rPr>
          <w:sz w:val="16"/>
        </w:rPr>
        <w:t xml:space="preserve">Russia has been building up this Arctic force since its 2014 invasion of Crimea. In its efforts, melting sea ice has presented both opportunities and challenges for the country. On the one hand, the economic importance of Russia’s Arctic coastline is growing because of its commercialization as a feasible shipping route, allowing Moscow to profit from providing short shipping routes for commercial vessels carrying cargo between Asia and Europe. However, more traffic also means Russia’s control of its vast Arctic coastline — stretching from the Barents Sea in the west to the Bering Strait in the east — is now threatened. So, using a dense network of air defense, aviation and ground forces at its Northern Fleet bases, Russia has been focusing on closing off access to the Kola Peninsula at the Barents Sea to protect its strategic submarine force and preserve the fleet’s year-round access to the Atlantic. It has also invested heavily in precision-guided missile technology to threaten distant targets and achieve sea denial without having to deploy traditional naval or air forces. Additionally, in order to maintain and operate a strategic submarine force near Alaska without relying on Northern Fleet repair facilities at the other end of Eurasia, Russia has constructed new hardened submarine shelter pens and repair and maintenance facilities south of the Bering Strait near Vladivostok. Amid all this, as further evidence of its “no-limits” partnership with Russia, China has been developing its dual-use Arctic capabilities too, bolstering Russia’s ability to threaten the U.S. and its NATO allies while diverting attention from the Indo-Pacific. It has also increased its regional civilian and military cooperation with Moscow, linking its polar Silk Road to the Russian Arctic by investing in infrastructure. As it stands, </w:t>
      </w:r>
      <w:r w:rsidRPr="006C0B01">
        <w:rPr>
          <w:rStyle w:val="StyleUnderline"/>
          <w:highlight w:val="yellow"/>
        </w:rPr>
        <w:t>China’s polar satellites, unmanned underwater vehicles</w:t>
      </w:r>
      <w:r w:rsidRPr="006C0B01">
        <w:rPr>
          <w:rStyle w:val="StyleUnderline"/>
        </w:rPr>
        <w:t xml:space="preserve"> </w:t>
      </w:r>
      <w:r w:rsidRPr="006C0B01">
        <w:rPr>
          <w:sz w:val="16"/>
        </w:rPr>
        <w:t xml:space="preserve">and research vessels — </w:t>
      </w:r>
      <w:r w:rsidRPr="006C0B01">
        <w:rPr>
          <w:rStyle w:val="StyleUnderline"/>
          <w:highlight w:val="yellow"/>
        </w:rPr>
        <w:t>three of which are icebreakers</w:t>
      </w:r>
      <w:r w:rsidRPr="006C0B01">
        <w:rPr>
          <w:sz w:val="16"/>
        </w:rPr>
        <w:t xml:space="preserve"> — </w:t>
      </w:r>
      <w:r w:rsidRPr="006C0B01">
        <w:rPr>
          <w:rStyle w:val="StyleUnderline"/>
          <w:highlight w:val="yellow"/>
        </w:rPr>
        <w:t>give Beijing an edge</w:t>
      </w:r>
      <w:r w:rsidRPr="006C0B01">
        <w:rPr>
          <w:sz w:val="16"/>
        </w:rPr>
        <w:t xml:space="preserve"> in terms of tracking shipping routes, mapping the Arctic seabed and monitoring sea-ice and aerial movements. And with the joint venture between Russia’s state-owned nuclear energy firm Rosatom and China’s Hainan Yangpu NewNew Shipping company, the two countries will now cooperate on building infrastructure and ice-class container vessels to operate a year-round Arctic route. The </w:t>
      </w:r>
      <w:r w:rsidRPr="006C0B01">
        <w:rPr>
          <w:rStyle w:val="StyleUnderline"/>
          <w:highlight w:val="yellow"/>
        </w:rPr>
        <w:t>collaboration empowers Moscow to monitor and control activities</w:t>
      </w:r>
      <w:r w:rsidRPr="006C0B01">
        <w:rPr>
          <w:sz w:val="16"/>
        </w:rPr>
        <w:t xml:space="preserve"> along its Arctic coastline, and </w:t>
      </w:r>
      <w:r w:rsidRPr="006C0B01">
        <w:rPr>
          <w:rStyle w:val="StyleUnderline"/>
          <w:highlight w:val="yellow"/>
        </w:rPr>
        <w:t>to</w:t>
      </w:r>
      <w:r w:rsidRPr="006C0B01">
        <w:rPr>
          <w:sz w:val="16"/>
        </w:rPr>
        <w:t xml:space="preserve"> better protect Russian </w:t>
      </w:r>
      <w:r w:rsidRPr="006C0B01">
        <w:rPr>
          <w:rStyle w:val="StyleUnderline"/>
          <w:highlight w:val="yellow"/>
        </w:rPr>
        <w:t>ballistic missile submarines</w:t>
      </w:r>
      <w:r w:rsidRPr="006C0B01">
        <w:rPr>
          <w:sz w:val="16"/>
        </w:rPr>
        <w:t xml:space="preserve"> as well. Taken altogether, </w:t>
      </w:r>
      <w:r w:rsidRPr="006C0B01">
        <w:rPr>
          <w:rStyle w:val="StyleUnderline"/>
          <w:highlight w:val="yellow"/>
        </w:rPr>
        <w:t>Russia’s and China’s maritime, cyber</w:t>
      </w:r>
      <w:r w:rsidRPr="006C0B01">
        <w:rPr>
          <w:sz w:val="16"/>
        </w:rPr>
        <w:t xml:space="preserve"> and space capabilities </w:t>
      </w:r>
      <w:r w:rsidRPr="006C0B01">
        <w:rPr>
          <w:rStyle w:val="Emphasis"/>
          <w:highlight w:val="yellow"/>
        </w:rPr>
        <w:t>in the Arctic</w:t>
      </w:r>
      <w:r w:rsidRPr="006C0B01">
        <w:rPr>
          <w:sz w:val="16"/>
        </w:rPr>
        <w:t xml:space="preserve"> now </w:t>
      </w:r>
      <w:r w:rsidRPr="006C0B01">
        <w:rPr>
          <w:rStyle w:val="Emphasis"/>
          <w:highlight w:val="yellow"/>
        </w:rPr>
        <w:t>threaten NATO’s sparse communications and data infrastructure</w:t>
      </w:r>
      <w:r w:rsidRPr="006C0B01">
        <w:rPr>
          <w:sz w:val="16"/>
        </w:rPr>
        <w:t xml:space="preserve"> in the region. Communications cables weren’t built to withstand hybrid warfare. Plus, </w:t>
      </w:r>
      <w:r w:rsidRPr="006C0B01">
        <w:rPr>
          <w:rStyle w:val="Emphasis"/>
          <w:highlight w:val="yellow"/>
        </w:rPr>
        <w:t>insufficient radars, surveillance drones, unmanned aircraft, anti-submarine capable warships and satellite coverage make the U.S. vulnerable to Russia’s nuclear threat</w:t>
      </w:r>
      <w:r w:rsidRPr="006C0B01">
        <w:rPr>
          <w:sz w:val="16"/>
        </w:rPr>
        <w:t>. It simply isn’t enough for America to develop capabilities of its own.</w:t>
      </w:r>
    </w:p>
    <w:p w14:paraId="4E2A3744" w14:textId="77777777" w:rsidR="00FA28E6" w:rsidRPr="00A44377" w:rsidRDefault="00FA28E6" w:rsidP="00FA28E6"/>
    <w:p w14:paraId="449712CE" w14:textId="77777777" w:rsidR="00FA28E6" w:rsidRDefault="00FA28E6" w:rsidP="00FA28E6">
      <w:pPr>
        <w:pStyle w:val="Heading3"/>
      </w:pPr>
      <w:r>
        <w:t>SBI Fails</w:t>
      </w:r>
    </w:p>
    <w:p w14:paraId="72B94BBD" w14:textId="77777777" w:rsidR="00FA28E6" w:rsidRDefault="00FA28E6" w:rsidP="00FA28E6">
      <w:pPr>
        <w:pStyle w:val="Heading4"/>
      </w:pPr>
      <w:r>
        <w:t>Technical challenges hamstring any possibility of solvency.</w:t>
      </w:r>
    </w:p>
    <w:p w14:paraId="499B88DF" w14:textId="77777777" w:rsidR="00FA28E6" w:rsidRDefault="00FA28E6" w:rsidP="00FA28E6">
      <w:r w:rsidRPr="0080002A">
        <w:rPr>
          <w:rStyle w:val="Style13ptBold"/>
        </w:rPr>
        <w:t>Arms Control Association ’25,</w:t>
      </w:r>
      <w:r>
        <w:t xml:space="preserve"> “</w:t>
      </w:r>
      <w:r w:rsidRPr="0080002A">
        <w:t>Questions to Ask About Proposals for US. Space-Based Missile Interceptors</w:t>
      </w:r>
      <w:r>
        <w:t xml:space="preserve">”, </w:t>
      </w:r>
      <w:hyperlink r:id="rId28" w:history="1">
        <w:r w:rsidRPr="00DA74A0">
          <w:rPr>
            <w:rStyle w:val="Hyperlink"/>
          </w:rPr>
          <w:t>https://www.armscontrol.org/blog/2025-06-10/questions-ask-about-proposals-us-space-based-missile-interceptors</w:t>
        </w:r>
      </w:hyperlink>
      <w:r>
        <w:t xml:space="preserve"> JBlock</w:t>
      </w:r>
    </w:p>
    <w:p w14:paraId="6EDEAC8C" w14:textId="77777777" w:rsidR="00FA28E6" w:rsidRPr="0080002A" w:rsidRDefault="00FA28E6" w:rsidP="00FA28E6">
      <w:pPr>
        <w:rPr>
          <w:sz w:val="16"/>
        </w:rPr>
      </w:pPr>
      <w:r w:rsidRPr="0080002A">
        <w:rPr>
          <w:sz w:val="16"/>
        </w:rPr>
        <w:t xml:space="preserve">Some proponents of Golden Dome have argued that the declining cost of space launch makes the program economical. </w:t>
      </w:r>
      <w:r w:rsidRPr="0080002A">
        <w:rPr>
          <w:rStyle w:val="StyleUnderline"/>
          <w:highlight w:val="yellow"/>
        </w:rPr>
        <w:t>Given</w:t>
      </w:r>
      <w:r w:rsidRPr="0080002A">
        <w:rPr>
          <w:sz w:val="16"/>
        </w:rPr>
        <w:t xml:space="preserve"> the recent public </w:t>
      </w:r>
      <w:r w:rsidRPr="0080002A">
        <w:rPr>
          <w:rStyle w:val="StyleUnderline"/>
          <w:highlight w:val="yellow"/>
        </w:rPr>
        <w:t>acrimony between</w:t>
      </w:r>
      <w:r w:rsidRPr="0080002A">
        <w:rPr>
          <w:sz w:val="16"/>
        </w:rPr>
        <w:t xml:space="preserve"> Space X executive Elon </w:t>
      </w:r>
      <w:r w:rsidRPr="0080002A">
        <w:rPr>
          <w:rStyle w:val="StyleUnderline"/>
          <w:highlight w:val="yellow"/>
        </w:rPr>
        <w:t>Musk and</w:t>
      </w:r>
      <w:r w:rsidRPr="0080002A">
        <w:rPr>
          <w:sz w:val="16"/>
        </w:rPr>
        <w:t xml:space="preserve"> the </w:t>
      </w:r>
      <w:r w:rsidRPr="0080002A">
        <w:rPr>
          <w:rStyle w:val="StyleUnderline"/>
          <w:highlight w:val="yellow"/>
        </w:rPr>
        <w:t>Trump</w:t>
      </w:r>
      <w:r w:rsidRPr="0080002A">
        <w:rPr>
          <w:sz w:val="16"/>
        </w:rPr>
        <w:t xml:space="preserve"> administration, </w:t>
      </w:r>
      <w:r w:rsidRPr="0080002A">
        <w:rPr>
          <w:rStyle w:val="StyleUnderline"/>
          <w:highlight w:val="yellow"/>
        </w:rPr>
        <w:t>it is a</w:t>
      </w:r>
      <w:r w:rsidRPr="0080002A">
        <w:rPr>
          <w:sz w:val="16"/>
        </w:rPr>
        <w:t xml:space="preserve">n open </w:t>
      </w:r>
      <w:r w:rsidRPr="0080002A">
        <w:rPr>
          <w:rStyle w:val="StyleUnderline"/>
          <w:highlight w:val="yellow"/>
        </w:rPr>
        <w:t>question whether Golden Dome will benefit from</w:t>
      </w:r>
      <w:r w:rsidRPr="0080002A">
        <w:rPr>
          <w:sz w:val="16"/>
        </w:rPr>
        <w:t xml:space="preserve"> the vast </w:t>
      </w:r>
      <w:r w:rsidRPr="0080002A">
        <w:rPr>
          <w:rStyle w:val="StyleUnderline"/>
          <w:highlight w:val="yellow"/>
        </w:rPr>
        <w:t>reductions in</w:t>
      </w:r>
      <w:r w:rsidRPr="0080002A">
        <w:rPr>
          <w:sz w:val="16"/>
        </w:rPr>
        <w:t xml:space="preserve"> space-</w:t>
      </w:r>
      <w:r w:rsidRPr="0080002A">
        <w:rPr>
          <w:rStyle w:val="StyleUnderline"/>
          <w:highlight w:val="yellow"/>
        </w:rPr>
        <w:t>launch costs</w:t>
      </w:r>
      <w:r w:rsidRPr="0080002A">
        <w:rPr>
          <w:sz w:val="16"/>
        </w:rPr>
        <w:t xml:space="preserve"> made possible </w:t>
      </w:r>
      <w:r w:rsidRPr="0080002A">
        <w:rPr>
          <w:rStyle w:val="StyleUnderline"/>
          <w:highlight w:val="yellow"/>
        </w:rPr>
        <w:t>through Space X</w:t>
      </w:r>
      <w:r w:rsidRPr="0080002A">
        <w:rPr>
          <w:sz w:val="16"/>
        </w:rPr>
        <w:t xml:space="preserve"> </w:t>
      </w:r>
      <w:r w:rsidRPr="0080002A">
        <w:rPr>
          <w:rStyle w:val="StyleUnderline"/>
          <w:highlight w:val="yellow"/>
        </w:rPr>
        <w:t>innovations</w:t>
      </w:r>
      <w:r w:rsidRPr="0080002A">
        <w:rPr>
          <w:sz w:val="16"/>
        </w:rPr>
        <w:t xml:space="preserve"> over the last decade. In the table above, the potential implications are reflected in the sharp differences between the American Physical Society (APS) estimates of launch costs, which adopt prices from the 2012 National Research Council study, and the updated Congressional Budget Office study, which assumes current, lower market rates. But space-launch costs are only one of two key cost drivers. The other, equally important factor is the size of a space-based missile defense constellation, or in other words, the number of satellites involved. The size of the constellation is, in turn, a function of other variables: how performant the interceptor is, how quickly a decision to fire can be made (“decision time”) which in turn depends on overall sensor-shooter system integration, and what kind of threat the system is intended to handle. The logic is simple. The faster and more agile the interceptor missile, the fewer satellites are required but the heavier each will be. The faster the system can decide to fire an interceptor, the more time the interceptor missile will have to reach its target. And the more sophisticated and numerous the threat envisioned, the more satellites will be required. Leaving aside the cost of space launch and focusing on the size of proposed constellations, there remain three primary categories of questions. First, </w:t>
      </w:r>
      <w:r w:rsidRPr="0080002A">
        <w:rPr>
          <w:rStyle w:val="StyleUnderline"/>
          <w:highlight w:val="yellow"/>
        </w:rPr>
        <w:t>what type of interceptor will be developed or adapted</w:t>
      </w:r>
      <w:r w:rsidRPr="0080002A">
        <w:rPr>
          <w:sz w:val="16"/>
        </w:rPr>
        <w:t xml:space="preserve"> for Golden Dome? Will it be a derivative of an existing type, such as the midcourse interceptors deployed at sea on Navy Aegis ships or in siloes in Alaska and California? The Department of Defense also has additional interceptor development programs underway already: a Next-Generation Interceptor for the siloed system, and a Glide-Phase Interceptor for Aegis optimized for defeating hypersonic boost-glide vehicles. But </w:t>
      </w:r>
      <w:r w:rsidRPr="0080002A">
        <w:rPr>
          <w:rStyle w:val="Emphasis"/>
          <w:highlight w:val="yellow"/>
        </w:rPr>
        <w:t>the first is not due to enter service until 2030</w:t>
      </w:r>
      <w:r w:rsidRPr="0080002A">
        <w:rPr>
          <w:sz w:val="16"/>
        </w:rPr>
        <w:t xml:space="preserve">, and </w:t>
      </w:r>
      <w:r w:rsidRPr="0080002A">
        <w:rPr>
          <w:rStyle w:val="StyleUnderline"/>
          <w:highlight w:val="yellow"/>
        </w:rPr>
        <w:t>the latter until 2035. Given these timelines, how can another new interceptor be designed, built, and tested successfully before the three-year deadline</w:t>
      </w:r>
      <w:r w:rsidRPr="0080002A">
        <w:rPr>
          <w:sz w:val="16"/>
        </w:rPr>
        <w:t xml:space="preserve">? Second, what are the overall system’s performance requirements and goals for integrating sensors and shooters? Because these metrics are likely to be classified, a more policy-relevant version of this question is: </w:t>
      </w:r>
      <w:r w:rsidRPr="0080002A">
        <w:rPr>
          <w:rStyle w:val="StyleUnderline"/>
          <w:highlight w:val="yellow"/>
        </w:rPr>
        <w:t>will the D</w:t>
      </w:r>
      <w:r w:rsidRPr="0080002A">
        <w:rPr>
          <w:sz w:val="16"/>
        </w:rPr>
        <w:t xml:space="preserve">epartment </w:t>
      </w:r>
      <w:r w:rsidRPr="0080002A">
        <w:rPr>
          <w:rStyle w:val="StyleUnderline"/>
          <w:highlight w:val="yellow"/>
        </w:rPr>
        <w:t>o</w:t>
      </w:r>
      <w:r w:rsidRPr="0080002A">
        <w:rPr>
          <w:sz w:val="16"/>
        </w:rPr>
        <w:t xml:space="preserve">f </w:t>
      </w:r>
      <w:r w:rsidRPr="0080002A">
        <w:rPr>
          <w:rStyle w:val="StyleUnderline"/>
          <w:highlight w:val="yellow"/>
        </w:rPr>
        <w:t>D</w:t>
      </w:r>
      <w:r w:rsidRPr="0080002A">
        <w:rPr>
          <w:sz w:val="16"/>
        </w:rPr>
        <w:t xml:space="preserve">efense </w:t>
      </w:r>
      <w:r w:rsidRPr="0080002A">
        <w:rPr>
          <w:rStyle w:val="StyleUnderline"/>
          <w:highlight w:val="yellow"/>
        </w:rPr>
        <w:t>validate its capability to meet its own integration requirements before spending billions</w:t>
      </w:r>
      <w:r w:rsidRPr="0080002A">
        <w:rPr>
          <w:sz w:val="16"/>
        </w:rPr>
        <w:t xml:space="preserve"> on an interceptor constellation which will only work if those metrics are met? </w:t>
      </w:r>
      <w:r w:rsidRPr="0080002A">
        <w:rPr>
          <w:rStyle w:val="StyleUnderline"/>
          <w:highlight w:val="yellow"/>
        </w:rPr>
        <w:t>If the software and sensor integration effort fails,</w:t>
      </w:r>
      <w:r w:rsidRPr="0080002A">
        <w:rPr>
          <w:sz w:val="16"/>
        </w:rPr>
        <w:t xml:space="preserve"> is found to be impractical, or is delayed, </w:t>
      </w:r>
      <w:r w:rsidRPr="0080002A">
        <w:rPr>
          <w:rStyle w:val="StyleUnderline"/>
          <w:highlight w:val="yellow"/>
        </w:rPr>
        <w:t>it would be wasteful to acquire</w:t>
      </w:r>
      <w:r w:rsidRPr="0080002A">
        <w:rPr>
          <w:sz w:val="16"/>
        </w:rPr>
        <w:t xml:space="preserve"> and launch </w:t>
      </w:r>
      <w:r w:rsidRPr="0080002A">
        <w:rPr>
          <w:rStyle w:val="StyleUnderline"/>
          <w:highlight w:val="yellow"/>
        </w:rPr>
        <w:t>an interceptor constellation that cannot perform</w:t>
      </w:r>
      <w:r w:rsidRPr="0080002A">
        <w:rPr>
          <w:sz w:val="16"/>
        </w:rPr>
        <w:t xml:space="preserve"> as designed. Third, what is the scope of the threat the system is designed to handle, and what degree of responsibility will rest on the space-based interceptors to manage that threat? If, as indicated by the January 2025 “Iron Dome” executive order, the system will be asked to defend against “any foreign aerial attack on the Homeland,” then the number of satellites needed in the constellation will be far higher than in any of the models in the table above. All of those models assumed that the constellation would be designed to defeat only a rogue state threat. Further, as the 2025 American Physical Society study indicates, mandating </w:t>
      </w:r>
      <w:r w:rsidRPr="0080002A">
        <w:rPr>
          <w:rStyle w:val="StyleUnderline"/>
          <w:highlight w:val="yellow"/>
        </w:rPr>
        <w:t>a</w:t>
      </w:r>
      <w:r w:rsidRPr="0080002A">
        <w:rPr>
          <w:sz w:val="16"/>
        </w:rPr>
        <w:t xml:space="preserve"> requirement that the </w:t>
      </w:r>
      <w:r w:rsidRPr="0080002A">
        <w:rPr>
          <w:rStyle w:val="StyleUnderline"/>
          <w:highlight w:val="yellow"/>
        </w:rPr>
        <w:t>system be capable of defeating a salvo-launch would increase the satellite requirement</w:t>
      </w:r>
      <w:r w:rsidRPr="0080002A">
        <w:rPr>
          <w:sz w:val="16"/>
        </w:rPr>
        <w:t xml:space="preserve"> by an order of magnitude, </w:t>
      </w:r>
      <w:r w:rsidRPr="0080002A">
        <w:rPr>
          <w:rStyle w:val="Emphasis"/>
          <w:highlight w:val="yellow"/>
        </w:rPr>
        <w:t>to roughly 16,000 satellites</w:t>
      </w:r>
      <w:r w:rsidRPr="0080002A">
        <w:rPr>
          <w:sz w:val="16"/>
        </w:rPr>
        <w:t>.</w:t>
      </w:r>
    </w:p>
    <w:p w14:paraId="6F8E7962" w14:textId="77777777" w:rsidR="00FA28E6" w:rsidRDefault="00FA28E6" w:rsidP="00FA28E6">
      <w:pPr>
        <w:pStyle w:val="Heading3"/>
      </w:pPr>
      <w:r>
        <w:t>AT: Space Col</w:t>
      </w:r>
    </w:p>
    <w:p w14:paraId="47D38EA0" w14:textId="77777777" w:rsidR="00FA28E6" w:rsidRPr="00F348C5" w:rsidRDefault="00FA28E6" w:rsidP="00FA28E6">
      <w:pPr>
        <w:pStyle w:val="Heading4"/>
      </w:pPr>
      <w:r w:rsidRPr="00F348C5">
        <w:t xml:space="preserve">Space colonization doesn’t solve extinction. </w:t>
      </w:r>
    </w:p>
    <w:p w14:paraId="1A136ADE" w14:textId="77777777" w:rsidR="00FA28E6" w:rsidRPr="004735D2" w:rsidRDefault="00FA28E6" w:rsidP="00FA28E6">
      <w:r w:rsidRPr="004735D2">
        <w:t xml:space="preserve">Daniel </w:t>
      </w:r>
      <w:r w:rsidRPr="004735D2">
        <w:rPr>
          <w:rStyle w:val="Style13ptBold"/>
        </w:rPr>
        <w:t>Deudney</w:t>
      </w:r>
      <w:r w:rsidRPr="004735D2">
        <w:t xml:space="preserve"> </w:t>
      </w:r>
      <w:r w:rsidRPr="004735D2">
        <w:rPr>
          <w:rStyle w:val="Style13ptBold"/>
        </w:rPr>
        <w:t>20</w:t>
      </w:r>
      <w:r w:rsidRPr="004735D2">
        <w:t>, Political Science Professor at JHU, 12/29/20, “Questions, Debates, and Frameworks,” in Dark Skies: Space Expansionism, Planetary Geopolitics, and the Ends of Humanity, p. 39, DOI: 10.1093/oso/9780190903343.001.0001</w:t>
      </w:r>
    </w:p>
    <w:p w14:paraId="75F778D9" w14:textId="77777777" w:rsidR="00FA28E6" w:rsidRPr="004735D2" w:rsidRDefault="00FA28E6" w:rsidP="00FA28E6">
      <w:pPr>
        <w:rPr>
          <w:sz w:val="14"/>
        </w:rPr>
      </w:pPr>
      <w:r w:rsidRPr="004735D2">
        <w:rPr>
          <w:sz w:val="14"/>
        </w:rPr>
        <w:t xml:space="preserve">In the other direction, among the downward paths, questions about space loom even larger. As the four horsemen of the anthropogenic apocalypse and other perils, natural and human-made, have come into view, </w:t>
      </w:r>
      <w:r w:rsidRPr="004735D2">
        <w:rPr>
          <w:rStyle w:val="StyleUnderline"/>
        </w:rPr>
        <w:t xml:space="preserve">the </w:t>
      </w:r>
      <w:r w:rsidRPr="004735D2">
        <w:rPr>
          <w:rStyle w:val="Emphasis"/>
        </w:rPr>
        <w:t>expectation</w:t>
      </w:r>
      <w:r w:rsidRPr="004735D2">
        <w:rPr>
          <w:rStyle w:val="StyleUnderline"/>
        </w:rPr>
        <w:t xml:space="preserve"> that space can play a </w:t>
      </w:r>
      <w:r w:rsidRPr="004735D2">
        <w:rPr>
          <w:rStyle w:val="Emphasis"/>
        </w:rPr>
        <w:t>uniquely</w:t>
      </w:r>
      <w:r w:rsidRPr="004735D2">
        <w:rPr>
          <w:rStyle w:val="StyleUnderline"/>
        </w:rPr>
        <w:t xml:space="preserve"> and </w:t>
      </w:r>
      <w:r w:rsidRPr="004735D2">
        <w:rPr>
          <w:rStyle w:val="Emphasis"/>
        </w:rPr>
        <w:t>decisively positive</w:t>
      </w:r>
      <w:r w:rsidRPr="004735D2">
        <w:rPr>
          <w:rStyle w:val="StyleUnderline"/>
        </w:rPr>
        <w:t xml:space="preserve"> role in either </w:t>
      </w:r>
      <w:r w:rsidRPr="004735D2">
        <w:rPr>
          <w:rStyle w:val="Emphasis"/>
        </w:rPr>
        <w:t>fixing Earth problems</w:t>
      </w:r>
      <w:r w:rsidRPr="004735D2">
        <w:rPr>
          <w:rStyle w:val="StyleUnderline"/>
        </w:rPr>
        <w:t xml:space="preserve"> or </w:t>
      </w:r>
      <w:r w:rsidRPr="004735D2">
        <w:rPr>
          <w:rStyle w:val="Emphasis"/>
        </w:rPr>
        <w:t>escaping</w:t>
      </w:r>
      <w:r w:rsidRPr="004735D2">
        <w:rPr>
          <w:rStyle w:val="StyleUnderline"/>
        </w:rPr>
        <w:t xml:space="preserve"> from them has become an unquestioned </w:t>
      </w:r>
      <w:r w:rsidRPr="004735D2">
        <w:rPr>
          <w:rStyle w:val="Emphasis"/>
        </w:rPr>
        <w:t>article of faith</w:t>
      </w:r>
      <w:r w:rsidRPr="004735D2">
        <w:rPr>
          <w:rStyle w:val="StyleUnderline"/>
        </w:rPr>
        <w:t>, endlessly repeated by</w:t>
      </w:r>
      <w:r w:rsidRPr="004735D2">
        <w:rPr>
          <w:sz w:val="14"/>
        </w:rPr>
        <w:t xml:space="preserve"> space advocates as well as most </w:t>
      </w:r>
      <w:r w:rsidRPr="004735D2">
        <w:rPr>
          <w:rStyle w:val="StyleUnderline"/>
        </w:rPr>
        <w:t>analysts of catastrophic</w:t>
      </w:r>
      <w:r w:rsidRPr="004735D2">
        <w:rPr>
          <w:sz w:val="14"/>
        </w:rPr>
        <w:t xml:space="preserve"> and existential </w:t>
      </w:r>
      <w:r w:rsidRPr="004735D2">
        <w:rPr>
          <w:rStyle w:val="StyleUnderline"/>
        </w:rPr>
        <w:t>threats</w:t>
      </w:r>
      <w:r w:rsidRPr="004735D2">
        <w:rPr>
          <w:sz w:val="14"/>
        </w:rPr>
        <w:t xml:space="preserve">. If “all humanity’s eggs are in the one vulnerable and fraying basket” of the Earth, as widely proclaimed, then spreading human settlements into the cosmos seems a straightforward path to human survival. And if asteroids colliding with the Earth are a threat to civilization and the species, then a space program to detect and divert them becomes vitally necessary. </w:t>
      </w:r>
      <w:r w:rsidRPr="004735D2">
        <w:rPr>
          <w:rStyle w:val="StyleUnderline"/>
        </w:rPr>
        <w:t xml:space="preserve">The </w:t>
      </w:r>
      <w:r w:rsidRPr="004735D2">
        <w:rPr>
          <w:rStyle w:val="Emphasis"/>
        </w:rPr>
        <w:t>overwhelmingly dominant</w:t>
      </w:r>
      <w:r w:rsidRPr="004735D2">
        <w:rPr>
          <w:rStyle w:val="StyleUnderline"/>
        </w:rPr>
        <w:t xml:space="preserve"> view is that space activities have an </w:t>
      </w:r>
      <w:r w:rsidRPr="004735D2">
        <w:rPr>
          <w:rStyle w:val="Emphasis"/>
        </w:rPr>
        <w:t>entirely positive role</w:t>
      </w:r>
      <w:r w:rsidRPr="004735D2">
        <w:rPr>
          <w:rStyle w:val="StyleUnderline"/>
        </w:rPr>
        <w:t xml:space="preserve"> to play in addressing perils to</w:t>
      </w:r>
      <w:r w:rsidRPr="004735D2">
        <w:rPr>
          <w:sz w:val="14"/>
        </w:rPr>
        <w:t xml:space="preserve"> human </w:t>
      </w:r>
      <w:r w:rsidRPr="004735D2">
        <w:rPr>
          <w:rStyle w:val="StyleUnderline"/>
        </w:rPr>
        <w:t>survival</w:t>
      </w:r>
      <w:r w:rsidRPr="004735D2">
        <w:rPr>
          <w:sz w:val="14"/>
        </w:rPr>
        <w:t xml:space="preserve">. In contrast to many technologies that promise both perils and benefits and that must, somehow, be partly restrained, </w:t>
      </w:r>
      <w:r w:rsidRPr="004735D2">
        <w:rPr>
          <w:rStyle w:val="StyleUnderline"/>
          <w:highlight w:val="cyan"/>
        </w:rPr>
        <w:t xml:space="preserve">the question is not whether </w:t>
      </w:r>
      <w:r w:rsidRPr="004735D2">
        <w:rPr>
          <w:rStyle w:val="Emphasis"/>
          <w:highlight w:val="cyan"/>
        </w:rPr>
        <w:t>space efforts</w:t>
      </w:r>
      <w:r w:rsidRPr="004735D2">
        <w:rPr>
          <w:rStyle w:val="StyleUnderline"/>
          <w:highlight w:val="cyan"/>
        </w:rPr>
        <w:t xml:space="preserve"> are </w:t>
      </w:r>
      <w:r w:rsidRPr="004735D2">
        <w:rPr>
          <w:rStyle w:val="Emphasis"/>
          <w:highlight w:val="cyan"/>
        </w:rPr>
        <w:t>desirable</w:t>
      </w:r>
      <w:r w:rsidRPr="004735D2">
        <w:rPr>
          <w:rStyle w:val="StyleUnderline"/>
          <w:highlight w:val="cyan"/>
        </w:rPr>
        <w:t xml:space="preserve"> but</w:t>
      </w:r>
      <w:r w:rsidRPr="004735D2">
        <w:rPr>
          <w:rStyle w:val="StyleUnderline"/>
        </w:rPr>
        <w:t xml:space="preserve"> rather how soon they can be made </w:t>
      </w:r>
      <w:r w:rsidRPr="004735D2">
        <w:rPr>
          <w:rStyle w:val="Emphasis"/>
          <w:highlight w:val="cyan"/>
        </w:rPr>
        <w:t>feasible</w:t>
      </w:r>
      <w:r w:rsidRPr="004735D2">
        <w:rPr>
          <w:rStyle w:val="StyleUnderline"/>
        </w:rPr>
        <w:t xml:space="preserve">. Despite the </w:t>
      </w:r>
      <w:r w:rsidRPr="004735D2">
        <w:rPr>
          <w:rStyle w:val="Emphasis"/>
        </w:rPr>
        <w:t>breadth</w:t>
      </w:r>
      <w:r w:rsidRPr="004735D2">
        <w:rPr>
          <w:rStyle w:val="StyleUnderline"/>
        </w:rPr>
        <w:t xml:space="preserve"> and </w:t>
      </w:r>
      <w:r w:rsidRPr="004735D2">
        <w:rPr>
          <w:rStyle w:val="Emphasis"/>
        </w:rPr>
        <w:t>sophistication</w:t>
      </w:r>
      <w:r w:rsidRPr="004735D2">
        <w:rPr>
          <w:rStyle w:val="StyleUnderline"/>
        </w:rPr>
        <w:t xml:space="preserve"> of their visionary thinking, </w:t>
      </w:r>
      <w:r w:rsidRPr="004735D2">
        <w:rPr>
          <w:rStyle w:val="StyleUnderline"/>
          <w:highlight w:val="cyan"/>
        </w:rPr>
        <w:t>neither space expansionists nor analysts</w:t>
      </w:r>
      <w:r w:rsidRPr="004735D2">
        <w:rPr>
          <w:rStyle w:val="StyleUnderline"/>
        </w:rPr>
        <w:t xml:space="preserve"> of catastrophes </w:t>
      </w:r>
      <w:r w:rsidRPr="004735D2">
        <w:rPr>
          <w:rStyle w:val="StyleUnderline"/>
          <w:highlight w:val="cyan"/>
        </w:rPr>
        <w:t>give</w:t>
      </w:r>
      <w:r w:rsidRPr="004735D2">
        <w:rPr>
          <w:rStyle w:val="StyleUnderline"/>
        </w:rPr>
        <w:t xml:space="preserve"> much </w:t>
      </w:r>
      <w:r w:rsidRPr="004735D2">
        <w:rPr>
          <w:rStyle w:val="Emphasis"/>
          <w:highlight w:val="cyan"/>
        </w:rPr>
        <w:t>consideration</w:t>
      </w:r>
      <w:r w:rsidRPr="004735D2">
        <w:rPr>
          <w:rStyle w:val="StyleUnderline"/>
          <w:highlight w:val="cyan"/>
        </w:rPr>
        <w:t xml:space="preserve"> to</w:t>
      </w:r>
      <w:r w:rsidRPr="004735D2">
        <w:rPr>
          <w:rStyle w:val="StyleUnderline"/>
        </w:rPr>
        <w:t xml:space="preserve"> possible </w:t>
      </w:r>
      <w:r w:rsidRPr="004735D2">
        <w:rPr>
          <w:rStyle w:val="StyleUnderline"/>
          <w:highlight w:val="cyan"/>
        </w:rPr>
        <w:t>ways</w:t>
      </w:r>
      <w:r w:rsidRPr="004735D2">
        <w:rPr>
          <w:rStyle w:val="StyleUnderline"/>
        </w:rPr>
        <w:t xml:space="preserve"> in which </w:t>
      </w:r>
      <w:r w:rsidRPr="004735D2">
        <w:rPr>
          <w:rStyle w:val="StyleUnderline"/>
          <w:highlight w:val="cyan"/>
        </w:rPr>
        <w:t>space</w:t>
      </w:r>
      <w:r w:rsidRPr="004735D2">
        <w:rPr>
          <w:rStyle w:val="StyleUnderline"/>
        </w:rPr>
        <w:t xml:space="preserve"> activities </w:t>
      </w:r>
      <w:r w:rsidRPr="004735D2">
        <w:rPr>
          <w:rStyle w:val="StyleUnderline"/>
          <w:highlight w:val="cyan"/>
        </w:rPr>
        <w:t xml:space="preserve">might </w:t>
      </w:r>
      <w:r w:rsidRPr="004735D2">
        <w:rPr>
          <w:rStyle w:val="Emphasis"/>
          <w:highlight w:val="cyan"/>
        </w:rPr>
        <w:t>exacerbate</w:t>
      </w:r>
      <w:r w:rsidRPr="004735D2">
        <w:rPr>
          <w:rStyle w:val="StyleUnderline"/>
          <w:highlight w:val="cyan"/>
        </w:rPr>
        <w:t xml:space="preserve"> or </w:t>
      </w:r>
      <w:r w:rsidRPr="004735D2">
        <w:rPr>
          <w:rStyle w:val="Emphasis"/>
          <w:highlight w:val="cyan"/>
        </w:rPr>
        <w:t>trigger</w:t>
      </w:r>
      <w:r w:rsidRPr="004735D2">
        <w:rPr>
          <w:rStyle w:val="StyleUnderline"/>
        </w:rPr>
        <w:t xml:space="preserve"> existing </w:t>
      </w:r>
      <w:r w:rsidRPr="004735D2">
        <w:rPr>
          <w:rStyle w:val="Emphasis"/>
          <w:highlight w:val="cyan"/>
        </w:rPr>
        <w:t>threats</w:t>
      </w:r>
      <w:r w:rsidRPr="004735D2">
        <w:rPr>
          <w:rStyle w:val="StyleUnderline"/>
        </w:rPr>
        <w:t xml:space="preserve"> or create new ones</w:t>
      </w:r>
      <w:r w:rsidRPr="004735D2">
        <w:rPr>
          <w:sz w:val="14"/>
        </w:rPr>
        <w:t xml:space="preserve">.11 In futurist thinking about technogenic threats, </w:t>
      </w:r>
      <w:r w:rsidRPr="004735D2">
        <w:rPr>
          <w:rStyle w:val="StyleUnderline"/>
        </w:rPr>
        <w:t xml:space="preserve">large-scale space expansion enjoys a </w:t>
      </w:r>
      <w:r w:rsidRPr="004735D2">
        <w:rPr>
          <w:rStyle w:val="Emphasis"/>
        </w:rPr>
        <w:t>special status</w:t>
      </w:r>
      <w:r w:rsidRPr="004735D2">
        <w:rPr>
          <w:rStyle w:val="StyleUnderline"/>
        </w:rPr>
        <w:t xml:space="preserve">, a </w:t>
      </w:r>
      <w:r w:rsidRPr="004735D2">
        <w:rPr>
          <w:rStyle w:val="Emphasis"/>
          <w:sz w:val="24"/>
        </w:rPr>
        <w:t>space exceptionalism</w:t>
      </w:r>
      <w:r w:rsidRPr="004735D2">
        <w:rPr>
          <w:sz w:val="14"/>
        </w:rPr>
        <w:t xml:space="preserve">, which in turn is supported by and supports a space exemptionalism, </w:t>
      </w:r>
      <w:r w:rsidRPr="004735D2">
        <w:rPr>
          <w:rStyle w:val="StyleUnderline"/>
        </w:rPr>
        <w:t xml:space="preserve">a </w:t>
      </w:r>
      <w:r w:rsidRPr="004735D2">
        <w:rPr>
          <w:rStyle w:val="Emphasis"/>
        </w:rPr>
        <w:t>free pass</w:t>
      </w:r>
      <w:r w:rsidRPr="004735D2">
        <w:rPr>
          <w:rStyle w:val="StyleUnderline"/>
        </w:rPr>
        <w:t xml:space="preserve"> from a </w:t>
      </w:r>
      <w:r w:rsidRPr="004735D2">
        <w:rPr>
          <w:rStyle w:val="Emphasis"/>
        </w:rPr>
        <w:t>serious consideration</w:t>
      </w:r>
      <w:r w:rsidRPr="004735D2">
        <w:rPr>
          <w:rStyle w:val="StyleUnderline"/>
        </w:rPr>
        <w:t xml:space="preserve"> of its </w:t>
      </w:r>
      <w:r w:rsidRPr="004735D2">
        <w:rPr>
          <w:rStyle w:val="Emphasis"/>
        </w:rPr>
        <w:t>possible downsides</w:t>
      </w:r>
      <w:r w:rsidRPr="004735D2">
        <w:rPr>
          <w:sz w:val="14"/>
        </w:rPr>
        <w:t>.</w:t>
      </w:r>
    </w:p>
    <w:p w14:paraId="31E4117F" w14:textId="77777777" w:rsidR="00FA28E6" w:rsidRDefault="00FA28E6" w:rsidP="00FA28E6">
      <w:pPr>
        <w:rPr>
          <w:sz w:val="14"/>
        </w:rPr>
      </w:pPr>
      <w:r w:rsidRPr="004735D2">
        <w:rPr>
          <w:sz w:val="14"/>
        </w:rPr>
        <w:t xml:space="preserve">Is this strongly optimistic view of space and macrodisasters well founded? In opening this question and weighing space ventures as sources of such threats as well as solutions to and escapes from them, this analysis raises the possibility that many significant space activities should be restrained or relinquished on the same grounds that many now believe them to be an unalloyed good, and that </w:t>
      </w:r>
      <w:r w:rsidRPr="004735D2">
        <w:rPr>
          <w:rStyle w:val="StyleUnderline"/>
        </w:rPr>
        <w:t xml:space="preserve">human </w:t>
      </w:r>
      <w:r w:rsidRPr="004735D2">
        <w:rPr>
          <w:rStyle w:val="StyleUnderline"/>
          <w:highlight w:val="cyan"/>
        </w:rPr>
        <w:t>survival</w:t>
      </w:r>
      <w:r w:rsidRPr="004735D2">
        <w:rPr>
          <w:rStyle w:val="StyleUnderline"/>
        </w:rPr>
        <w:t xml:space="preserve"> may </w:t>
      </w:r>
      <w:r w:rsidRPr="004735D2">
        <w:rPr>
          <w:rStyle w:val="Emphasis"/>
        </w:rPr>
        <w:t xml:space="preserve">actually </w:t>
      </w:r>
      <w:r w:rsidRPr="004735D2">
        <w:rPr>
          <w:rStyle w:val="Emphasis"/>
          <w:highlight w:val="cyan"/>
        </w:rPr>
        <w:t>hinge</w:t>
      </w:r>
      <w:r w:rsidRPr="004735D2">
        <w:rPr>
          <w:rStyle w:val="StyleUnderline"/>
          <w:highlight w:val="cyan"/>
        </w:rPr>
        <w:t xml:space="preserve"> on the ability</w:t>
      </w:r>
      <w:r w:rsidRPr="004735D2">
        <w:rPr>
          <w:rStyle w:val="StyleUnderline"/>
        </w:rPr>
        <w:t xml:space="preserve"> of governance </w:t>
      </w:r>
      <w:r w:rsidRPr="004735D2">
        <w:rPr>
          <w:rStyle w:val="StyleUnderline"/>
          <w:highlight w:val="cyan"/>
        </w:rPr>
        <w:t xml:space="preserve">to </w:t>
      </w:r>
      <w:r w:rsidRPr="004735D2">
        <w:rPr>
          <w:rStyle w:val="Emphasis"/>
          <w:highlight w:val="cyan"/>
        </w:rPr>
        <w:t>avoid</w:t>
      </w:r>
      <w:r w:rsidRPr="004735D2">
        <w:rPr>
          <w:rStyle w:val="StyleUnderline"/>
          <w:highlight w:val="cyan"/>
        </w:rPr>
        <w:t xml:space="preserve"> rather than </w:t>
      </w:r>
      <w:r w:rsidRPr="004735D2">
        <w:rPr>
          <w:rStyle w:val="Emphasis"/>
          <w:highlight w:val="cyan"/>
        </w:rPr>
        <w:t>undertake</w:t>
      </w:r>
      <w:r w:rsidRPr="004735D2">
        <w:rPr>
          <w:rStyle w:val="StyleUnderline"/>
        </w:rPr>
        <w:t xml:space="preserve"> major space expansions. It is </w:t>
      </w:r>
      <w:r w:rsidRPr="004735D2">
        <w:rPr>
          <w:rStyle w:val="Emphasis"/>
        </w:rPr>
        <w:t>certain</w:t>
      </w:r>
      <w:r w:rsidRPr="004735D2">
        <w:rPr>
          <w:rStyle w:val="StyleUnderline"/>
        </w:rPr>
        <w:t xml:space="preserve"> that the Earth will become uninhabitable over the very long term of </w:t>
      </w:r>
      <w:r w:rsidRPr="004735D2">
        <w:rPr>
          <w:rStyle w:val="Emphasis"/>
        </w:rPr>
        <w:t>hundreds of millions and billions</w:t>
      </w:r>
      <w:r w:rsidRPr="004735D2">
        <w:rPr>
          <w:rStyle w:val="StyleUnderline"/>
        </w:rPr>
        <w:t xml:space="preserve"> of years into the future, and that humanity can survive only by leaving the Earth and </w:t>
      </w:r>
      <w:r w:rsidRPr="004735D2">
        <w:rPr>
          <w:rStyle w:val="Emphasis"/>
        </w:rPr>
        <w:t>migrating elsewhere</w:t>
      </w:r>
      <w:r w:rsidRPr="004735D2">
        <w:rPr>
          <w:rStyle w:val="StyleUnderline"/>
        </w:rPr>
        <w:t xml:space="preserve"> in the cosmos. But these </w:t>
      </w:r>
      <w:r w:rsidRPr="004735D2">
        <w:rPr>
          <w:rStyle w:val="StyleUnderline"/>
          <w:highlight w:val="cyan"/>
        </w:rPr>
        <w:t>threats are so</w:t>
      </w:r>
      <w:r w:rsidRPr="004735D2">
        <w:rPr>
          <w:rStyle w:val="StyleUnderline"/>
        </w:rPr>
        <w:t xml:space="preserve"> </w:t>
      </w:r>
      <w:r w:rsidRPr="004735D2">
        <w:rPr>
          <w:rStyle w:val="Emphasis"/>
        </w:rPr>
        <w:t xml:space="preserve">temporally </w:t>
      </w:r>
      <w:r w:rsidRPr="004735D2">
        <w:rPr>
          <w:rStyle w:val="Emphasis"/>
          <w:highlight w:val="cyan"/>
        </w:rPr>
        <w:t>distant</w:t>
      </w:r>
      <w:r w:rsidRPr="004735D2">
        <w:rPr>
          <w:rStyle w:val="StyleUnderline"/>
          <w:highlight w:val="cyan"/>
        </w:rPr>
        <w:t xml:space="preserve"> that they</w:t>
      </w:r>
      <w:r w:rsidRPr="004735D2">
        <w:rPr>
          <w:rStyle w:val="StyleUnderline"/>
        </w:rPr>
        <w:t xml:space="preserve"> can </w:t>
      </w:r>
      <w:r w:rsidRPr="004735D2">
        <w:rPr>
          <w:rStyle w:val="StyleUnderline"/>
          <w:highlight w:val="cyan"/>
        </w:rPr>
        <w:t xml:space="preserve">have </w:t>
      </w:r>
      <w:r w:rsidRPr="004735D2">
        <w:rPr>
          <w:rStyle w:val="Emphasis"/>
          <w:highlight w:val="cyan"/>
        </w:rPr>
        <w:t>absolutely no relevance</w:t>
      </w:r>
      <w:r w:rsidRPr="004735D2">
        <w:rPr>
          <w:rStyle w:val="StyleUnderline"/>
          <w:highlight w:val="cyan"/>
        </w:rPr>
        <w:t xml:space="preserve"> to current</w:t>
      </w:r>
      <w:r w:rsidRPr="004735D2">
        <w:rPr>
          <w:rStyle w:val="StyleUnderline"/>
        </w:rPr>
        <w:t xml:space="preserve"> human </w:t>
      </w:r>
      <w:r w:rsidRPr="004735D2">
        <w:rPr>
          <w:rStyle w:val="Emphasis"/>
          <w:highlight w:val="cyan"/>
        </w:rPr>
        <w:t>choices</w:t>
      </w:r>
      <w:r w:rsidRPr="004735D2">
        <w:rPr>
          <w:rStyle w:val="StyleUnderline"/>
        </w:rPr>
        <w:t xml:space="preserve"> and </w:t>
      </w:r>
      <w:r w:rsidRPr="004735D2">
        <w:rPr>
          <w:rStyle w:val="Emphasis"/>
        </w:rPr>
        <w:t>activities</w:t>
      </w:r>
      <w:r w:rsidRPr="004735D2">
        <w:rPr>
          <w:sz w:val="14"/>
        </w:rPr>
        <w:t xml:space="preserve">. Many of the </w:t>
      </w:r>
      <w:r w:rsidRPr="004735D2">
        <w:rPr>
          <w:rStyle w:val="StyleUnderline"/>
          <w:highlight w:val="cyan"/>
        </w:rPr>
        <w:t>threats</w:t>
      </w:r>
      <w:r w:rsidRPr="004735D2">
        <w:rPr>
          <w:rStyle w:val="StyleUnderline"/>
        </w:rPr>
        <w:t xml:space="preserve"> imminent within the </w:t>
      </w:r>
      <w:r w:rsidRPr="004735D2">
        <w:rPr>
          <w:rStyle w:val="Emphasis"/>
        </w:rPr>
        <w:t>next centuries</w:t>
      </w:r>
      <w:r w:rsidRPr="004735D2">
        <w:rPr>
          <w:rStyle w:val="StyleUnderline"/>
        </w:rPr>
        <w:t xml:space="preserve"> </w:t>
      </w:r>
      <w:r w:rsidRPr="004735D2">
        <w:rPr>
          <w:rStyle w:val="StyleUnderline"/>
          <w:highlight w:val="cyan"/>
        </w:rPr>
        <w:t>are</w:t>
      </w:r>
      <w:r w:rsidRPr="004735D2">
        <w:rPr>
          <w:sz w:val="14"/>
        </w:rPr>
        <w:t xml:space="preserve"> significantly </w:t>
      </w:r>
      <w:r w:rsidRPr="004735D2">
        <w:rPr>
          <w:rStyle w:val="StyleUnderline"/>
          <w:highlight w:val="cyan"/>
        </w:rPr>
        <w:t xml:space="preserve">of </w:t>
      </w:r>
      <w:r w:rsidRPr="004735D2">
        <w:rPr>
          <w:rStyle w:val="Emphasis"/>
          <w:highlight w:val="cyan"/>
        </w:rPr>
        <w:t>human origin</w:t>
      </w:r>
      <w:r w:rsidRPr="004735D2">
        <w:rPr>
          <w:rStyle w:val="StyleUnderline"/>
          <w:highlight w:val="cyan"/>
        </w:rPr>
        <w:t>, and space expansionists rarely consider</w:t>
      </w:r>
      <w:r w:rsidRPr="004735D2">
        <w:rPr>
          <w:rStyle w:val="StyleUnderline"/>
        </w:rPr>
        <w:t xml:space="preserve"> the </w:t>
      </w:r>
      <w:r w:rsidRPr="004735D2">
        <w:rPr>
          <w:rStyle w:val="StyleUnderline"/>
          <w:highlight w:val="cyan"/>
        </w:rPr>
        <w:t>possibility that</w:t>
      </w:r>
      <w:r w:rsidRPr="004735D2">
        <w:rPr>
          <w:rStyle w:val="StyleUnderline"/>
        </w:rPr>
        <w:t xml:space="preserve"> the patterns of </w:t>
      </w:r>
      <w:r w:rsidRPr="004735D2">
        <w:rPr>
          <w:rStyle w:val="Emphasis"/>
          <w:highlight w:val="cyan"/>
        </w:rPr>
        <w:t>human activity</w:t>
      </w:r>
      <w:r w:rsidRPr="004735D2">
        <w:rPr>
          <w:rStyle w:val="StyleUnderline"/>
          <w:highlight w:val="cyan"/>
        </w:rPr>
        <w:t xml:space="preserve"> producing</w:t>
      </w:r>
      <w:r w:rsidRPr="004735D2">
        <w:rPr>
          <w:rStyle w:val="StyleUnderline"/>
        </w:rPr>
        <w:t xml:space="preserve"> these </w:t>
      </w:r>
      <w:r w:rsidRPr="004735D2">
        <w:rPr>
          <w:rStyle w:val="StyleUnderline"/>
          <w:highlight w:val="cyan"/>
        </w:rPr>
        <w:t xml:space="preserve">threats might be </w:t>
      </w:r>
      <w:r w:rsidRPr="004735D2">
        <w:rPr>
          <w:rStyle w:val="Emphasis"/>
          <w:highlight w:val="cyan"/>
        </w:rPr>
        <w:t>carried into space</w:t>
      </w:r>
      <w:r w:rsidRPr="004735D2">
        <w:rPr>
          <w:rStyle w:val="StyleUnderline"/>
        </w:rPr>
        <w:t xml:space="preserve"> along with the </w:t>
      </w:r>
      <w:r w:rsidRPr="004735D2">
        <w:rPr>
          <w:rStyle w:val="Emphasis"/>
        </w:rPr>
        <w:t>spread of humans</w:t>
      </w:r>
      <w:r w:rsidRPr="004735D2">
        <w:rPr>
          <w:rStyle w:val="StyleUnderline"/>
        </w:rPr>
        <w:t xml:space="preserve">. </w:t>
      </w:r>
      <w:r w:rsidRPr="004735D2">
        <w:rPr>
          <w:rStyle w:val="StyleUnderline"/>
          <w:highlight w:val="cyan"/>
        </w:rPr>
        <w:t>Nor do they consider whether regimes to restrain</w:t>
      </w:r>
      <w:r w:rsidRPr="004735D2">
        <w:rPr>
          <w:sz w:val="14"/>
        </w:rPr>
        <w:t xml:space="preserve"> threatening </w:t>
      </w:r>
      <w:r w:rsidRPr="004735D2">
        <w:rPr>
          <w:rStyle w:val="StyleUnderline"/>
          <w:highlight w:val="cyan"/>
        </w:rPr>
        <w:t xml:space="preserve">technologies, if </w:t>
      </w:r>
      <w:r w:rsidRPr="004735D2">
        <w:rPr>
          <w:rStyle w:val="Emphasis"/>
          <w:highlight w:val="cyan"/>
        </w:rPr>
        <w:t>established on Earth</w:t>
      </w:r>
      <w:r w:rsidRPr="004735D2">
        <w:rPr>
          <w:rStyle w:val="StyleUnderline"/>
          <w:highlight w:val="cyan"/>
        </w:rPr>
        <w:t>, can persist if</w:t>
      </w:r>
      <w:r w:rsidRPr="004735D2">
        <w:rPr>
          <w:rStyle w:val="StyleUnderline"/>
        </w:rPr>
        <w:t xml:space="preserve"> human </w:t>
      </w:r>
      <w:r w:rsidRPr="004735D2">
        <w:rPr>
          <w:rStyle w:val="StyleUnderline"/>
          <w:highlight w:val="cyan"/>
        </w:rPr>
        <w:t xml:space="preserve">polities spread </w:t>
      </w:r>
      <w:r w:rsidRPr="004735D2">
        <w:rPr>
          <w:rStyle w:val="Emphasis"/>
          <w:highlight w:val="cyan"/>
        </w:rPr>
        <w:t>across the solar system</w:t>
      </w:r>
      <w:r w:rsidRPr="004735D2">
        <w:rPr>
          <w:sz w:val="14"/>
        </w:rPr>
        <w:t>.</w:t>
      </w:r>
    </w:p>
    <w:p w14:paraId="158007EF" w14:textId="77777777" w:rsidR="00FA28E6" w:rsidRDefault="00FA28E6" w:rsidP="00FA28E6">
      <w:pPr>
        <w:pStyle w:val="Heading4"/>
      </w:pPr>
      <w:r>
        <w:t>Can’t get off the rock: 5 warrants</w:t>
      </w:r>
    </w:p>
    <w:p w14:paraId="6BBD2AA5" w14:textId="77777777" w:rsidR="00FA28E6" w:rsidRPr="006C2CF6" w:rsidRDefault="00FA28E6" w:rsidP="00FA28E6">
      <w:r w:rsidRPr="006C2CF6">
        <w:rPr>
          <w:rStyle w:val="Style13ptBold"/>
        </w:rPr>
        <w:t>Medium ’24,</w:t>
      </w:r>
      <w:r>
        <w:t xml:space="preserve"> “</w:t>
      </w:r>
      <w:r w:rsidRPr="006C2CF6">
        <w:t>Why Human Space Colonization Is Doomed to Fail</w:t>
      </w:r>
      <w:r>
        <w:t xml:space="preserve">”, </w:t>
      </w:r>
      <w:hyperlink r:id="rId29" w:history="1">
        <w:r w:rsidRPr="00DA74A0">
          <w:rPr>
            <w:rStyle w:val="Hyperlink"/>
          </w:rPr>
          <w:t>https://medium.com/@pradeenmania123/why-human-space-colonization-is-doomed-to-fail-ce1adfc08e0e</w:t>
        </w:r>
      </w:hyperlink>
      <w:r>
        <w:t xml:space="preserve"> JBlock</w:t>
      </w:r>
    </w:p>
    <w:p w14:paraId="5319FF71" w14:textId="77777777" w:rsidR="00FA28E6" w:rsidRPr="006C2CF6" w:rsidRDefault="00FA28E6" w:rsidP="00FA28E6">
      <w:pPr>
        <w:rPr>
          <w:sz w:val="16"/>
        </w:rPr>
      </w:pPr>
      <w:r w:rsidRPr="006C2CF6">
        <w:rPr>
          <w:sz w:val="16"/>
        </w:rPr>
        <w:t xml:space="preserve">Unless science finds a better solution, human </w:t>
      </w:r>
      <w:r w:rsidRPr="006C2CF6">
        <w:rPr>
          <w:rStyle w:val="StyleUnderline"/>
          <w:highlight w:val="yellow"/>
        </w:rPr>
        <w:t>space colonization is bound to inevitably fail</w:t>
      </w:r>
      <w:r w:rsidRPr="006C2CF6">
        <w:rPr>
          <w:sz w:val="16"/>
        </w:rPr>
        <w:t xml:space="preserve">. There are challenges that are nearly impossible to overcome. The distance to the exoplanet Proxima Centauri b in the three-star solar system Alpha Centauri is 4.2 light-years. In the vastness of space, that’s almost next door. Even if this exo-planet turned out to be habitable, </w:t>
      </w:r>
      <w:r w:rsidRPr="006C2CF6">
        <w:rPr>
          <w:rStyle w:val="StyleUnderline"/>
          <w:highlight w:val="yellow"/>
        </w:rPr>
        <w:t>a flight there would take 5,000 years or</w:t>
      </w:r>
      <w:r w:rsidRPr="006C2CF6">
        <w:rPr>
          <w:sz w:val="16"/>
        </w:rPr>
        <w:t xml:space="preserve"> even </w:t>
      </w:r>
      <w:r w:rsidRPr="006C2CF6">
        <w:rPr>
          <w:rStyle w:val="StyleUnderline"/>
          <w:highlight w:val="yellow"/>
        </w:rPr>
        <w:t>more</w:t>
      </w:r>
      <w:r w:rsidRPr="006C2CF6">
        <w:rPr>
          <w:sz w:val="16"/>
        </w:rPr>
        <w:t xml:space="preserve">. The only solution is to put people into a ‘Generation Ship,’ where your descendants’ descendants will arrive at the destination (not you). </w:t>
      </w:r>
      <w:r w:rsidRPr="006C2CF6">
        <w:rPr>
          <w:rStyle w:val="Emphasis"/>
          <w:highlight w:val="yellow"/>
        </w:rPr>
        <w:t>What if this planet turns out to be uninhabitable when we get there</w:t>
      </w:r>
      <w:r w:rsidRPr="006C2CF6">
        <w:rPr>
          <w:sz w:val="16"/>
        </w:rPr>
        <w:t xml:space="preserve">? What’s next? Coming back to Earth? Or aimlessly venturing into deep space? If you decide to return, your descendants — or their descendants — will be the ones arriving back on Earth, not you. And what if the spaceship gets hit by an asteroid or space debris on its way back? More importanly, </w:t>
      </w:r>
      <w:r w:rsidRPr="006C2CF6">
        <w:rPr>
          <w:rStyle w:val="StyleUnderline"/>
          <w:highlight w:val="yellow"/>
        </w:rPr>
        <w:t>how do you keep the ship on course to a moving target that’s light-years away? How do you feed your humans</w:t>
      </w:r>
      <w:r w:rsidRPr="006C2CF6">
        <w:rPr>
          <w:sz w:val="16"/>
        </w:rPr>
        <w:t xml:space="preserve"> on the way there or return? </w:t>
      </w:r>
      <w:r w:rsidRPr="006C2CF6">
        <w:rPr>
          <w:rStyle w:val="StyleUnderline"/>
          <w:highlight w:val="yellow"/>
        </w:rPr>
        <w:t>How do you generate</w:t>
      </w:r>
      <w:r w:rsidRPr="006C2CF6">
        <w:rPr>
          <w:sz w:val="16"/>
        </w:rPr>
        <w:t xml:space="preserve"> enough </w:t>
      </w:r>
      <w:r w:rsidRPr="006C2CF6">
        <w:rPr>
          <w:rStyle w:val="StyleUnderline"/>
          <w:highlight w:val="yellow"/>
        </w:rPr>
        <w:t>oxygen</w:t>
      </w:r>
      <w:r w:rsidRPr="006C2CF6">
        <w:rPr>
          <w:sz w:val="16"/>
        </w:rPr>
        <w:t xml:space="preserve">? How do you stop them from getting cancer from all the hard radiation? </w:t>
      </w:r>
      <w:r w:rsidRPr="006C2CF6">
        <w:rPr>
          <w:rStyle w:val="StyleUnderline"/>
          <w:highlight w:val="yellow"/>
        </w:rPr>
        <w:t>What about deadly solar storms</w:t>
      </w:r>
      <w:r w:rsidRPr="006C2CF6">
        <w:rPr>
          <w:sz w:val="16"/>
        </w:rPr>
        <w:t xml:space="preserve"> in these star systems? What about the solar storm from our sun? </w:t>
      </w:r>
      <w:r w:rsidRPr="006C2CF6">
        <w:rPr>
          <w:rStyle w:val="StyleUnderline"/>
          <w:highlight w:val="yellow"/>
        </w:rPr>
        <w:t>It could wipe out the entire crew</w:t>
      </w:r>
      <w:r w:rsidRPr="006C2CF6">
        <w:rPr>
          <w:sz w:val="16"/>
        </w:rPr>
        <w:t xml:space="preserve">. For such a mission to succeed, successive generations would have to live and die in transit. And some crew members would have to be awake to watch over the spacecraft and the passenger support system. To keep the mission going across the centuries, the crew would have to renew itself by having children. But </w:t>
      </w:r>
      <w:r w:rsidRPr="006C2CF6">
        <w:rPr>
          <w:rStyle w:val="Emphasis"/>
          <w:highlight w:val="yellow"/>
        </w:rPr>
        <w:t>conceiving offsprings in space is challenging</w:t>
      </w:r>
      <w:r w:rsidRPr="006C2CF6">
        <w:rPr>
          <w:sz w:val="16"/>
        </w:rPr>
        <w:t xml:space="preserve">. In the confinements of a space ship, Astronauts would have a limited choice of partners. Even if some solutions are available, is human hibernation feasible? Could a non-hibernating skeleton crew function in a sane way? And how would the human act of copulation play out — both mechanically, in terms of being in reduced-gravity enviroment, and genetically, </w:t>
      </w:r>
      <w:r w:rsidRPr="006C2CF6">
        <w:rPr>
          <w:rStyle w:val="StyleUnderline"/>
          <w:highlight w:val="yellow"/>
        </w:rPr>
        <w:t>in terms of possible inbreeding if a ship can’t hold at least 40,000 colonists to maintain a diverse gene pool and avoid congenital disorders?</w:t>
      </w:r>
      <w:r>
        <w:rPr>
          <w:rStyle w:val="StyleUnderline"/>
        </w:rPr>
        <w:t xml:space="preserve"> </w:t>
      </w:r>
      <w:r w:rsidRPr="006C2CF6">
        <w:rPr>
          <w:sz w:val="16"/>
        </w:rPr>
        <w:t xml:space="preserve">Even if genetically enhanced humans ever ventured out to conquer the galaxy, they would have to adapt not just their bodies but their minds. Can the crew members remain sane for 5,000 years locked in a spaceship going into the unknown? The smallest irritants can explode into dramatic fights. The problem is that you can’t escape the situation; you can’t remove yourself to cool down because you’re always in close proximity. What if somebody decides to open an airlock or subvert the mission out of anger? Think of how many fights have broken out between humans in the past 100 years in their natural habitat. Now think of how many fights would break out over the course of several thousand years. Anti-matter fuel can help you cross enormous distances in no time. It’s easy to make anti-matter if you happen to be at the largest particle accelerator, CERN, which draws 120 gigawatts of current, equivalent to powering 300,000 homes. To make 1 gram of anti-matter, you need 1 billion years under current technological conditions. So, this lengthy process doesn’t guarantee anything, and you’d be better off walking to Alpha Centauri. There are many other problems we need to solve, or perhaps we never will. Some of these limiations are near impossible to solve. </w:t>
      </w:r>
      <w:r w:rsidRPr="006C2CF6">
        <w:rPr>
          <w:rStyle w:val="Emphasis"/>
          <w:highlight w:val="yellow"/>
        </w:rPr>
        <w:t>Humans are biologically very optimistic, not realistic</w:t>
      </w:r>
      <w:r w:rsidRPr="006C2CF6">
        <w:rPr>
          <w:sz w:val="16"/>
        </w:rPr>
        <w:t>. For example, the chances of dying in a motorcycle accident are higher compared to using other forms of transportation, but our brains ignore this fact and continue to enjoy riding.</w:t>
      </w:r>
    </w:p>
    <w:p w14:paraId="27696380" w14:textId="77777777" w:rsidR="00FA28E6" w:rsidRDefault="00FA28E6" w:rsidP="00FA28E6">
      <w:pPr>
        <w:pStyle w:val="Heading4"/>
      </w:pPr>
      <w:r>
        <w:t xml:space="preserve">No quality of life in space. </w:t>
      </w:r>
    </w:p>
    <w:p w14:paraId="111AE9FD" w14:textId="77777777" w:rsidR="00FA28E6" w:rsidRDefault="00FA28E6" w:rsidP="00FA28E6">
      <w:r w:rsidRPr="00D568B2">
        <w:rPr>
          <w:rStyle w:val="Style13ptBold"/>
        </w:rPr>
        <w:t>Lovell ’16</w:t>
      </w:r>
      <w:r w:rsidRPr="00945D7E">
        <w:t xml:space="preserve"> [Christopher; July 7; post-Doctoral Researcher at the University of Hertfordshire; Christopehr Lovell, “Nick Bostrom: Astronomical Waste,” </w:t>
      </w:r>
      <w:hyperlink r:id="rId30" w:history="1">
        <w:r w:rsidRPr="001C0156">
          <w:rPr>
            <w:rStyle w:val="Hyperlink"/>
          </w:rPr>
          <w:t>https://www.christopherlovell.co.uk/blog/2016/07/07/opportunity-cost-delayed-colonisation.html</w:t>
        </w:r>
      </w:hyperlink>
      <w:r w:rsidRPr="00945D7E">
        <w:t>]</w:t>
      </w:r>
      <w:r>
        <w:t xml:space="preserve"> JBlock</w:t>
      </w:r>
    </w:p>
    <w:p w14:paraId="508F4322" w14:textId="77777777" w:rsidR="00FA28E6" w:rsidRDefault="00FA28E6" w:rsidP="00FA28E6">
      <w:pPr>
        <w:rPr>
          <w:sz w:val="16"/>
        </w:rPr>
      </w:pPr>
      <w:r w:rsidRPr="00237D3E">
        <w:rPr>
          <w:sz w:val="16"/>
        </w:rPr>
        <w:t>I picked up on the following statement, “</w:t>
      </w:r>
      <w:r w:rsidRPr="00237D3E">
        <w:rPr>
          <w:rStyle w:val="StyleUnderline"/>
          <w:highlight w:val="yellow"/>
        </w:rPr>
        <w:t>Any civilization advanced enough to colonize</w:t>
      </w:r>
      <w:r w:rsidRPr="00237D3E">
        <w:rPr>
          <w:sz w:val="16"/>
        </w:rPr>
        <w:t xml:space="preserve"> the local supercluster </w:t>
      </w:r>
      <w:r w:rsidRPr="00237D3E">
        <w:rPr>
          <w:rStyle w:val="StyleUnderline"/>
          <w:highlight w:val="yellow"/>
        </w:rPr>
        <w:t>would likely also have the ability to establish at least the minimally favorable conditions required for future lives to be worth living</w:t>
      </w:r>
      <w:r w:rsidRPr="00237D3E">
        <w:rPr>
          <w:sz w:val="16"/>
        </w:rPr>
        <w:t xml:space="preserve">.” By minimally favourable conditions, Bostrom is talking about the conditions for which living a human life is worthwhile, or ‘a life worth living’. It made me consider </w:t>
      </w:r>
      <w:r w:rsidRPr="00237D3E">
        <w:rPr>
          <w:rStyle w:val="StyleUnderline"/>
          <w:highlight w:val="yellow"/>
        </w:rPr>
        <w:t>at what stage of ‘colonisation’ would we expect to have achieved this</w:t>
      </w:r>
      <w:r w:rsidRPr="00237D3E">
        <w:rPr>
          <w:sz w:val="16"/>
        </w:rPr>
        <w:t xml:space="preserve"> for the entire human population</w:t>
      </w:r>
      <w:r w:rsidRPr="00237D3E">
        <w:rPr>
          <w:rStyle w:val="StyleUnderline"/>
          <w:highlight w:val="yellow"/>
        </w:rPr>
        <w:t>? I don’t think</w:t>
      </w:r>
      <w:r w:rsidRPr="00237D3E">
        <w:rPr>
          <w:sz w:val="16"/>
        </w:rPr>
        <w:t xml:space="preserve"> that </w:t>
      </w:r>
      <w:r w:rsidRPr="00237D3E">
        <w:rPr>
          <w:rStyle w:val="StyleUnderline"/>
          <w:highlight w:val="yellow"/>
        </w:rPr>
        <w:t>anyone would argue that we are</w:t>
      </w:r>
      <w:r w:rsidRPr="00237D3E">
        <w:rPr>
          <w:sz w:val="16"/>
        </w:rPr>
        <w:t xml:space="preserve"> currently </w:t>
      </w:r>
      <w:r w:rsidRPr="00237D3E">
        <w:rPr>
          <w:rStyle w:val="StyleUnderline"/>
          <w:highlight w:val="yellow"/>
        </w:rPr>
        <w:t>close, given the high proportion of</w:t>
      </w:r>
      <w:r w:rsidRPr="00237D3E">
        <w:rPr>
          <w:sz w:val="16"/>
        </w:rPr>
        <w:t xml:space="preserve"> those currently living in </w:t>
      </w:r>
      <w:r w:rsidRPr="00237D3E">
        <w:rPr>
          <w:rStyle w:val="StyleUnderline"/>
          <w:highlight w:val="yellow"/>
        </w:rPr>
        <w:t>poverty</w:t>
      </w:r>
      <w:r w:rsidRPr="00237D3E">
        <w:rPr>
          <w:sz w:val="16"/>
        </w:rPr>
        <w:t xml:space="preserve">, </w:t>
      </w:r>
      <w:r w:rsidRPr="00237D3E">
        <w:rPr>
          <w:rStyle w:val="StyleUnderline"/>
          <w:highlight w:val="yellow"/>
        </w:rPr>
        <w:t>and yet we have been firing a selected few in to space</w:t>
      </w:r>
      <w:r w:rsidRPr="00237D3E">
        <w:rPr>
          <w:sz w:val="16"/>
        </w:rPr>
        <w:t xml:space="preserve"> for decades. Should we not be able to establish ‘minimally favourable conditions’ for the entire human population, given that we can support human life in Earth orbit for long durations? And if not, at what stage of colonisation would we expect to achieve this goal? When we settle on the Moon? Mars? Colonise the solar system? A rhetorical question worth consideration.</w:t>
      </w:r>
    </w:p>
    <w:p w14:paraId="230F6058" w14:textId="77777777" w:rsidR="00FA28E6" w:rsidRDefault="00FA28E6" w:rsidP="00FA28E6">
      <w:pPr>
        <w:pStyle w:val="Heading4"/>
      </w:pPr>
      <w:r>
        <w:t>Plans of space col are an illusion.</w:t>
      </w:r>
    </w:p>
    <w:p w14:paraId="1FEFE683" w14:textId="77777777" w:rsidR="00FA28E6" w:rsidRPr="00237D3E" w:rsidRDefault="00FA28E6" w:rsidP="00FA28E6">
      <w:r w:rsidRPr="00074144">
        <w:rPr>
          <w:rStyle w:val="Style13ptBold"/>
        </w:rPr>
        <w:t xml:space="preserve">Hrinko, </w:t>
      </w:r>
      <w:r>
        <w:rPr>
          <w:rStyle w:val="Style13ptBold"/>
        </w:rPr>
        <w:t>‘24</w:t>
      </w:r>
      <w:r>
        <w:t xml:space="preserve">, Ivan Hrinko, 4/8/24, citing </w:t>
      </w:r>
      <w:r w:rsidRPr="00237D3E">
        <w:t>Martin John Rees, Baron Rees of Ludlow, OM, FRS, HonFREng, FMedSci, FRAS, HonFInstP is a British cosmologist and astrophysicist</w:t>
      </w:r>
      <w:r>
        <w:t xml:space="preserve"> “</w:t>
      </w:r>
      <w:r w:rsidRPr="00237D3E">
        <w:t>Dangerous illusion: Astrophysicist criticized Elon Musk’s idea to colonize Mars</w:t>
      </w:r>
      <w:r>
        <w:t xml:space="preserve">”, </w:t>
      </w:r>
      <w:hyperlink r:id="rId31" w:history="1">
        <w:r w:rsidRPr="001C0156">
          <w:rPr>
            <w:rStyle w:val="Hyperlink"/>
          </w:rPr>
          <w:t>https://universemagazine.com/en/dangerous-illusion-astrophysicist-criticized-elon-musks-idea-to-colonize-mars/</w:t>
        </w:r>
      </w:hyperlink>
      <w:r>
        <w:t xml:space="preserve">  JBlock</w:t>
      </w:r>
    </w:p>
    <w:p w14:paraId="516B0190" w14:textId="77777777" w:rsidR="00FA28E6" w:rsidRPr="00237D3E" w:rsidRDefault="00FA28E6" w:rsidP="00FA28E6">
      <w:pPr>
        <w:rPr>
          <w:rStyle w:val="Emphasis"/>
        </w:rPr>
      </w:pPr>
      <w:r w:rsidRPr="00237D3E">
        <w:rPr>
          <w:sz w:val="16"/>
        </w:rPr>
        <w:t xml:space="preserve">SpaceX CEO Elon Musk has announced his intention to relocate a million people to Mars by 2050. However, </w:t>
      </w:r>
      <w:r w:rsidRPr="00237D3E">
        <w:rPr>
          <w:rStyle w:val="StyleUnderline"/>
          <w:highlight w:val="yellow"/>
        </w:rPr>
        <w:t>a well-known astrophysicist</w:t>
      </w:r>
      <w:r w:rsidRPr="00237D3E">
        <w:rPr>
          <w:sz w:val="16"/>
        </w:rPr>
        <w:t xml:space="preserve"> and a member of the royal family of Great Britain with the title Astronomer Royal Martin Rees </w:t>
      </w:r>
      <w:r w:rsidRPr="00237D3E">
        <w:rPr>
          <w:rStyle w:val="StyleUnderline"/>
          <w:highlight w:val="yellow"/>
        </w:rPr>
        <w:t>expressed doubts</w:t>
      </w:r>
      <w:r w:rsidRPr="00237D3E">
        <w:rPr>
          <w:sz w:val="16"/>
        </w:rPr>
        <w:t xml:space="preserve"> at such a fast pace. The astrophysicist frankly </w:t>
      </w:r>
      <w:r w:rsidRPr="00237D3E">
        <w:rPr>
          <w:rStyle w:val="StyleUnderline"/>
          <w:highlight w:val="yellow"/>
        </w:rPr>
        <w:t>calls</w:t>
      </w:r>
      <w:r w:rsidRPr="00237D3E">
        <w:rPr>
          <w:sz w:val="16"/>
        </w:rPr>
        <w:t xml:space="preserve"> Musk’s plans a “dangerous illusion.” Rees expressed his views while participating in the House of Lords podcast “Lord Speaker’s Corner,” where he described Musk as an “extraordinary figure with a rather strange character,” which might indicate a growing unpredictability. “I don’t think Elon Musk’s plans are realistic. Perhaps only some brave pioneers will be able to live on Mars. </w:t>
      </w:r>
      <w:r w:rsidRPr="00237D3E">
        <w:rPr>
          <w:rStyle w:val="StyleUnderline"/>
          <w:highlight w:val="yellow"/>
        </w:rPr>
        <w:t>The idea of mass migration to avoid Earth’s problems</w:t>
      </w:r>
      <w:r w:rsidRPr="00237D3E">
        <w:rPr>
          <w:sz w:val="16"/>
        </w:rPr>
        <w:t>, which he (Elon Musk) and several other space enthusiasts adopted, in my opinion, is</w:t>
      </w:r>
      <w:r w:rsidRPr="00237D3E">
        <w:rPr>
          <w:rStyle w:val="Emphasis"/>
          <w:highlight w:val="yellow"/>
        </w:rPr>
        <w:t xml:space="preserve"> a dangerous illusion</w:t>
      </w:r>
      <w:r w:rsidRPr="00237D3E">
        <w:rPr>
          <w:sz w:val="16"/>
        </w:rPr>
        <w:t xml:space="preserve">,” Rees notes. Rees suggests financing space research privately, rather than using public funds, as is the case with NASA and SpaceX. The astrophysicist argues that governments should be more careful about crew safety, which makes space programs extremely costly. Therefore, manned missions to Mars will be a very expensive initiative — more expensive than all space programs combined. “The main part of research in space should be carried out by remotely controlled robots. In cases where it is impossible to do without people, such space missions should be funded by private companies, but not at the expense of public funds,” Rees believes. The </w:t>
      </w:r>
      <w:r w:rsidRPr="00237D3E">
        <w:rPr>
          <w:rStyle w:val="StyleUnderline"/>
          <w:highlight w:val="yellow"/>
        </w:rPr>
        <w:t>problems highlighted by Rees relate to the adaptation of the human body to space</w:t>
      </w:r>
      <w:r w:rsidRPr="00237D3E">
        <w:rPr>
          <w:sz w:val="16"/>
        </w:rPr>
        <w:t xml:space="preserve"> conditions, </w:t>
      </w:r>
      <w:r w:rsidRPr="00237D3E">
        <w:rPr>
          <w:rStyle w:val="Emphasis"/>
          <w:highlight w:val="yellow"/>
        </w:rPr>
        <w:t>which can be extremely harmful to health</w:t>
      </w:r>
      <w:r w:rsidRPr="00237D3E">
        <w:rPr>
          <w:sz w:val="16"/>
        </w:rPr>
        <w:t xml:space="preserve">. </w:t>
      </w:r>
      <w:r w:rsidRPr="00237D3E">
        <w:rPr>
          <w:rStyle w:val="StyleUnderline"/>
          <w:highlight w:val="yellow"/>
        </w:rPr>
        <w:t>Perhaps</w:t>
      </w:r>
      <w:r w:rsidRPr="00237D3E">
        <w:rPr>
          <w:sz w:val="16"/>
        </w:rPr>
        <w:t xml:space="preserve"> he is right that </w:t>
      </w:r>
      <w:r w:rsidRPr="00237D3E">
        <w:rPr>
          <w:rStyle w:val="Emphasis"/>
          <w:highlight w:val="yellow"/>
        </w:rPr>
        <w:t>it is necessary to solve Earth’s problems first before considering colonization of other planets.</w:t>
      </w:r>
    </w:p>
    <w:p w14:paraId="1127C037" w14:textId="77777777" w:rsidR="00FA28E6" w:rsidRPr="003F2F75" w:rsidRDefault="00FA28E6" w:rsidP="00FA28E6">
      <w:pPr>
        <w:pStyle w:val="Heading4"/>
        <w:rPr>
          <w:rFonts w:cs="Arial"/>
        </w:rPr>
      </w:pPr>
      <w:r w:rsidRPr="003F2F75">
        <w:rPr>
          <w:rFonts w:cs="Arial"/>
        </w:rPr>
        <w:t xml:space="preserve">Space col fails and causes conflict. </w:t>
      </w:r>
    </w:p>
    <w:p w14:paraId="3D05BBB9" w14:textId="77777777" w:rsidR="00FA28E6" w:rsidRPr="009C4BE0" w:rsidRDefault="00FA28E6" w:rsidP="00FA28E6">
      <w:r w:rsidRPr="009C4BE0">
        <w:rPr>
          <w:rStyle w:val="Style13ptBold"/>
        </w:rPr>
        <w:t>Deudney ’20</w:t>
      </w:r>
      <w:r w:rsidRPr="009C4BE0">
        <w:t xml:space="preserve"> [Daniel; Associate Professor of Political Science at Johns Hopkins University, PhD in political science from Princeton University, MPA in science, technology, and public policy from George Washington University; March 2020; “Chapter 10: Solar Space, Island Earth, and the Ends of Humanity”; </w:t>
      </w:r>
      <w:r w:rsidRPr="009C4BE0">
        <w:rPr>
          <w:i/>
          <w:iCs/>
        </w:rPr>
        <w:t>Dark Skies: Space Expansionism, Planetary Geopolitics, and the Ends of Humanity</w:t>
      </w:r>
      <w:r w:rsidRPr="009C4BE0">
        <w:t>; Kindle; TV] *Edited in brackets for ableist language.</w:t>
      </w:r>
    </w:p>
    <w:p w14:paraId="1FFF7576" w14:textId="77777777" w:rsidR="00FA28E6" w:rsidRPr="003F2F75" w:rsidRDefault="00FA28E6" w:rsidP="00FA28E6">
      <w:pPr>
        <w:rPr>
          <w:sz w:val="14"/>
        </w:rPr>
      </w:pPr>
      <w:r w:rsidRPr="009C4BE0">
        <w:rPr>
          <w:rStyle w:val="StyleUnderline"/>
        </w:rPr>
        <w:t>A crucial</w:t>
      </w:r>
      <w:r w:rsidRPr="003F2F75">
        <w:rPr>
          <w:sz w:val="14"/>
        </w:rPr>
        <w:t xml:space="preserve"> additional </w:t>
      </w:r>
      <w:r w:rsidRPr="009C4BE0">
        <w:rPr>
          <w:rStyle w:val="StyleUnderline"/>
        </w:rPr>
        <w:t>parameter</w:t>
      </w:r>
      <w:r w:rsidRPr="003F2F75">
        <w:rPr>
          <w:sz w:val="14"/>
        </w:rPr>
        <w:t xml:space="preserve"> of this scenario </w:t>
      </w:r>
      <w:r w:rsidRPr="009C4BE0">
        <w:rPr>
          <w:rStyle w:val="StyleUnderline"/>
        </w:rPr>
        <w:t xml:space="preserve">is </w:t>
      </w:r>
      <w:r w:rsidRPr="009C4BE0">
        <w:rPr>
          <w:rStyle w:val="Emphasis"/>
        </w:rPr>
        <w:t>temporal</w:t>
      </w:r>
      <w:r w:rsidRPr="009C4BE0">
        <w:rPr>
          <w:rStyle w:val="StyleUnderline"/>
        </w:rPr>
        <w:t xml:space="preserve">: How much time will be required to realize these steps? </w:t>
      </w:r>
      <w:r w:rsidRPr="004879C6">
        <w:rPr>
          <w:rStyle w:val="Emphasis"/>
          <w:highlight w:val="cyan"/>
        </w:rPr>
        <w:t>Optimistic expansion</w:t>
      </w:r>
      <w:r w:rsidRPr="003F2F75">
        <w:rPr>
          <w:sz w:val="14"/>
        </w:rPr>
        <w:t xml:space="preserve"> timetables </w:t>
      </w:r>
      <w:r w:rsidRPr="004879C6">
        <w:rPr>
          <w:rStyle w:val="StyleUnderline"/>
          <w:highlight w:val="cyan"/>
        </w:rPr>
        <w:t>presuppose</w:t>
      </w:r>
      <w:r w:rsidRPr="003F2F75">
        <w:rPr>
          <w:sz w:val="14"/>
        </w:rPr>
        <w:t xml:space="preserve"> large and </w:t>
      </w:r>
      <w:r w:rsidRPr="004879C6">
        <w:rPr>
          <w:rStyle w:val="Emphasis"/>
          <w:highlight w:val="cyan"/>
        </w:rPr>
        <w:t>sustained investments</w:t>
      </w:r>
      <w:r w:rsidRPr="009C4BE0">
        <w:rPr>
          <w:rStyle w:val="StyleUnderline"/>
        </w:rPr>
        <w:t xml:space="preserve"> in space, which are </w:t>
      </w:r>
      <w:r w:rsidRPr="009C4BE0">
        <w:rPr>
          <w:rStyle w:val="Emphasis"/>
        </w:rPr>
        <w:t>unlikely</w:t>
      </w:r>
      <w:r w:rsidRPr="003F2F75">
        <w:rPr>
          <w:sz w:val="14"/>
        </w:rPr>
        <w:t xml:space="preserve">. 5 But </w:t>
      </w:r>
      <w:r w:rsidRPr="004879C6">
        <w:rPr>
          <w:rStyle w:val="StyleUnderline"/>
          <w:highlight w:val="cyan"/>
        </w:rPr>
        <w:t xml:space="preserve">it seems </w:t>
      </w:r>
      <w:r w:rsidRPr="004879C6">
        <w:rPr>
          <w:rStyle w:val="Emphasis"/>
          <w:highlight w:val="cyan"/>
        </w:rPr>
        <w:t>plausible</w:t>
      </w:r>
      <w:r w:rsidRPr="003F2F75">
        <w:rPr>
          <w:sz w:val="14"/>
        </w:rPr>
        <w:t xml:space="preserve"> that </w:t>
      </w:r>
      <w:r w:rsidRPr="009C4BE0">
        <w:rPr>
          <w:rStyle w:val="StyleUnderline"/>
        </w:rPr>
        <w:t xml:space="preserve">these </w:t>
      </w:r>
      <w:r w:rsidRPr="004879C6">
        <w:rPr>
          <w:rStyle w:val="StyleUnderline"/>
          <w:highlight w:val="cyan"/>
        </w:rPr>
        <w:t xml:space="preserve">steps might be accomplished over </w:t>
      </w:r>
      <w:r w:rsidRPr="004879C6">
        <w:rPr>
          <w:rStyle w:val="Emphasis"/>
          <w:highlight w:val="cyan"/>
        </w:rPr>
        <w:t>several centuries</w:t>
      </w:r>
      <w:r w:rsidRPr="003F2F75">
        <w:rPr>
          <w:sz w:val="14"/>
        </w:rPr>
        <w:t xml:space="preserve">. However, </w:t>
      </w:r>
      <w:r w:rsidRPr="009C4BE0">
        <w:rPr>
          <w:rStyle w:val="StyleUnderline"/>
        </w:rPr>
        <w:t>this schedule assumes</w:t>
      </w:r>
      <w:r w:rsidRPr="003F2F75">
        <w:rPr>
          <w:sz w:val="14"/>
        </w:rPr>
        <w:t xml:space="preserve"> that </w:t>
      </w:r>
      <w:r w:rsidRPr="009C4BE0">
        <w:rPr>
          <w:rStyle w:val="StyleUnderline"/>
        </w:rPr>
        <w:t xml:space="preserve">the Earth will be </w:t>
      </w:r>
      <w:r w:rsidRPr="009C4BE0">
        <w:rPr>
          <w:rStyle w:val="Emphasis"/>
        </w:rPr>
        <w:t>willing</w:t>
      </w:r>
      <w:r w:rsidRPr="009C4BE0">
        <w:rPr>
          <w:rStyle w:val="StyleUnderline"/>
        </w:rPr>
        <w:t xml:space="preserve"> and </w:t>
      </w:r>
      <w:r w:rsidRPr="009C4BE0">
        <w:rPr>
          <w:rStyle w:val="Emphasis"/>
        </w:rPr>
        <w:t>able</w:t>
      </w:r>
      <w:r w:rsidRPr="009C4BE0">
        <w:rPr>
          <w:rStyle w:val="StyleUnderline"/>
        </w:rPr>
        <w:t xml:space="preserve"> to provide significant</w:t>
      </w:r>
      <w:r w:rsidRPr="003F2F75">
        <w:rPr>
          <w:sz w:val="14"/>
        </w:rPr>
        <w:t xml:space="preserve"> initial </w:t>
      </w:r>
      <w:r w:rsidRPr="009C4BE0">
        <w:rPr>
          <w:rStyle w:val="StyleUnderline"/>
        </w:rPr>
        <w:t>support for colonization. The question of how rapidly</w:t>
      </w:r>
      <w:r w:rsidRPr="003F2F75">
        <w:rPr>
          <w:sz w:val="14"/>
        </w:rPr>
        <w:t xml:space="preserve"> self-sufficient </w:t>
      </w:r>
      <w:r w:rsidRPr="009C4BE0">
        <w:rPr>
          <w:rStyle w:val="StyleUnderline"/>
        </w:rPr>
        <w:t xml:space="preserve">colonies could be established has </w:t>
      </w:r>
      <w:r w:rsidRPr="009C4BE0">
        <w:rPr>
          <w:rStyle w:val="Emphasis"/>
        </w:rPr>
        <w:t>direct implications</w:t>
      </w:r>
      <w:r w:rsidRPr="009C4BE0">
        <w:rPr>
          <w:rStyle w:val="StyleUnderline"/>
        </w:rPr>
        <w:t xml:space="preserve"> for their ability to serve as hedges to</w:t>
      </w:r>
      <w:r w:rsidRPr="003F2F75">
        <w:rPr>
          <w:sz w:val="14"/>
        </w:rPr>
        <w:t xml:space="preserve"> terrestrial catastrophic and </w:t>
      </w:r>
      <w:r w:rsidRPr="009C4BE0">
        <w:rPr>
          <w:rStyle w:val="Emphasis"/>
        </w:rPr>
        <w:t>existential threats</w:t>
      </w:r>
      <w:r w:rsidRPr="003F2F75">
        <w:rPr>
          <w:sz w:val="14"/>
        </w:rPr>
        <w:t xml:space="preserve">. </w:t>
      </w:r>
      <w:r w:rsidRPr="009C4BE0">
        <w:rPr>
          <w:rStyle w:val="StyleUnderline"/>
        </w:rPr>
        <w:t>Based on the</w:t>
      </w:r>
      <w:r w:rsidRPr="003F2F75">
        <w:rPr>
          <w:sz w:val="14"/>
        </w:rPr>
        <w:t xml:space="preserve"> earlier </w:t>
      </w:r>
      <w:r w:rsidRPr="009C4BE0">
        <w:rPr>
          <w:rStyle w:val="StyleUnderline"/>
        </w:rPr>
        <w:t>analysis of technological feasibility</w:t>
      </w:r>
      <w:r w:rsidRPr="003F2F75">
        <w:rPr>
          <w:sz w:val="14"/>
        </w:rPr>
        <w:t xml:space="preserve">, the </w:t>
      </w:r>
      <w:r w:rsidRPr="009C4BE0">
        <w:rPr>
          <w:rStyle w:val="StyleUnderline"/>
        </w:rPr>
        <w:t xml:space="preserve">solar </w:t>
      </w:r>
      <w:r w:rsidRPr="004879C6">
        <w:rPr>
          <w:rStyle w:val="StyleUnderline"/>
          <w:highlight w:val="cyan"/>
        </w:rPr>
        <w:t>expansion</w:t>
      </w:r>
      <w:r w:rsidRPr="003F2F75">
        <w:rPr>
          <w:sz w:val="14"/>
        </w:rPr>
        <w:t xml:space="preserve"> success scenario </w:t>
      </w:r>
      <w:r w:rsidRPr="004879C6">
        <w:rPr>
          <w:rStyle w:val="StyleUnderline"/>
          <w:highlight w:val="cyan"/>
        </w:rPr>
        <w:t>is</w:t>
      </w:r>
      <w:r w:rsidRPr="003F2F75">
        <w:rPr>
          <w:sz w:val="14"/>
        </w:rPr>
        <w:t xml:space="preserve"> probably </w:t>
      </w:r>
      <w:r w:rsidRPr="009C4BE0">
        <w:rPr>
          <w:rStyle w:val="Emphasis"/>
        </w:rPr>
        <w:t>possible</w:t>
      </w:r>
      <w:r w:rsidRPr="009C4BE0">
        <w:rPr>
          <w:rStyle w:val="StyleUnderline"/>
        </w:rPr>
        <w:t xml:space="preserve">, with </w:t>
      </w:r>
      <w:r w:rsidRPr="009C4BE0">
        <w:rPr>
          <w:rStyle w:val="Emphasis"/>
        </w:rPr>
        <w:t>critical uncertainties</w:t>
      </w:r>
      <w:r w:rsidRPr="009C4BE0">
        <w:rPr>
          <w:rStyle w:val="StyleUnderline"/>
        </w:rPr>
        <w:t xml:space="preserve"> about health and artificial biospheres</w:t>
      </w:r>
      <w:r w:rsidRPr="003F2F75">
        <w:rPr>
          <w:sz w:val="14"/>
        </w:rPr>
        <w:t xml:space="preserve">. But </w:t>
      </w:r>
      <w:r w:rsidRPr="009C4BE0">
        <w:rPr>
          <w:rStyle w:val="StyleUnderline"/>
        </w:rPr>
        <w:t>this scenario is</w:t>
      </w:r>
      <w:r w:rsidRPr="003F2F75">
        <w:rPr>
          <w:sz w:val="14"/>
        </w:rPr>
        <w:t xml:space="preserve"> also </w:t>
      </w:r>
      <w:r w:rsidRPr="004879C6">
        <w:rPr>
          <w:rStyle w:val="Emphasis"/>
          <w:highlight w:val="cyan"/>
        </w:rPr>
        <w:t>very improbable</w:t>
      </w:r>
      <w:r w:rsidRPr="009C4BE0">
        <w:rPr>
          <w:rStyle w:val="StyleUnderline"/>
        </w:rPr>
        <w:t xml:space="preserve"> for many strong reasons. </w:t>
      </w:r>
      <w:r w:rsidRPr="004879C6">
        <w:rPr>
          <w:rStyle w:val="StyleUnderline"/>
          <w:highlight w:val="cyan"/>
        </w:rPr>
        <w:t>Inaction, failure, or</w:t>
      </w:r>
      <w:r w:rsidRPr="009C4BE0">
        <w:rPr>
          <w:rStyle w:val="StyleUnderline"/>
        </w:rPr>
        <w:t xml:space="preserve"> </w:t>
      </w:r>
      <w:r w:rsidRPr="009C4BE0">
        <w:rPr>
          <w:rStyle w:val="Emphasis"/>
        </w:rPr>
        <w:t xml:space="preserve">debilitating </w:t>
      </w:r>
      <w:r w:rsidRPr="004879C6">
        <w:rPr>
          <w:rStyle w:val="Emphasis"/>
          <w:highlight w:val="cyan"/>
        </w:rPr>
        <w:t>conflict</w:t>
      </w:r>
      <w:r w:rsidRPr="004879C6">
        <w:rPr>
          <w:rStyle w:val="StyleUnderline"/>
          <w:highlight w:val="cyan"/>
        </w:rPr>
        <w:t xml:space="preserve"> are more likely</w:t>
      </w:r>
      <w:r w:rsidRPr="009C4BE0">
        <w:rPr>
          <w:rStyle w:val="StyleUnderline"/>
        </w:rPr>
        <w:t xml:space="preserve"> than success. Colonization may</w:t>
      </w:r>
      <w:r w:rsidRPr="003F2F75">
        <w:rPr>
          <w:sz w:val="14"/>
        </w:rPr>
        <w:t xml:space="preserve"> </w:t>
      </w:r>
      <w:r w:rsidRPr="009C4BE0">
        <w:rPr>
          <w:rStyle w:val="StyleUnderline"/>
        </w:rPr>
        <w:t xml:space="preserve">not be attempted because </w:t>
      </w:r>
      <w:r w:rsidRPr="004879C6">
        <w:rPr>
          <w:rStyle w:val="StyleUnderline"/>
          <w:highlight w:val="cyan"/>
        </w:rPr>
        <w:t>it</w:t>
      </w:r>
      <w:r w:rsidRPr="003F2F75">
        <w:rPr>
          <w:sz w:val="14"/>
          <w:highlight w:val="cyan"/>
        </w:rPr>
        <w:t xml:space="preserve"> </w:t>
      </w:r>
      <w:r w:rsidRPr="004879C6">
        <w:rPr>
          <w:rStyle w:val="StyleUnderline"/>
          <w:highlight w:val="cyan"/>
        </w:rPr>
        <w:t>is</w:t>
      </w:r>
      <w:r w:rsidRPr="003F2F75">
        <w:rPr>
          <w:sz w:val="14"/>
        </w:rPr>
        <w:t xml:space="preserve"> too </w:t>
      </w:r>
      <w:r w:rsidRPr="004879C6">
        <w:rPr>
          <w:rStyle w:val="Emphasis"/>
          <w:highlight w:val="cyan"/>
        </w:rPr>
        <w:t>difficult</w:t>
      </w:r>
      <w:r w:rsidRPr="004879C6">
        <w:rPr>
          <w:rStyle w:val="StyleUnderline"/>
          <w:highlight w:val="cyan"/>
        </w:rPr>
        <w:t xml:space="preserve"> and </w:t>
      </w:r>
      <w:r w:rsidRPr="004879C6">
        <w:rPr>
          <w:rStyle w:val="Emphasis"/>
          <w:highlight w:val="cyan"/>
        </w:rPr>
        <w:t>expensive</w:t>
      </w:r>
      <w:r w:rsidRPr="009C4BE0">
        <w:rPr>
          <w:rStyle w:val="StyleUnderline"/>
        </w:rPr>
        <w:t>, or</w:t>
      </w:r>
      <w:r w:rsidRPr="003F2F75">
        <w:rPr>
          <w:sz w:val="14"/>
        </w:rPr>
        <w:t xml:space="preserve"> because of growing </w:t>
      </w:r>
      <w:r w:rsidRPr="009C4BE0">
        <w:rPr>
          <w:rStyle w:val="StyleUnderline"/>
        </w:rPr>
        <w:t xml:space="preserve">Earth problems and troubles. </w:t>
      </w:r>
      <w:r w:rsidRPr="004879C6">
        <w:rPr>
          <w:rStyle w:val="StyleUnderline"/>
          <w:highlight w:val="cyan"/>
        </w:rPr>
        <w:t xml:space="preserve">Off-Earth living could be </w:t>
      </w:r>
      <w:r w:rsidRPr="004879C6">
        <w:rPr>
          <w:rStyle w:val="Emphasis"/>
          <w:highlight w:val="cyan"/>
        </w:rPr>
        <w:t>too unhealthy</w:t>
      </w:r>
      <w:r w:rsidRPr="003F2F75">
        <w:rPr>
          <w:sz w:val="14"/>
        </w:rPr>
        <w:t xml:space="preserve"> for humans, </w:t>
      </w:r>
      <w:r w:rsidRPr="009C4BE0">
        <w:rPr>
          <w:rStyle w:val="StyleUnderline"/>
        </w:rPr>
        <w:t xml:space="preserve">and </w:t>
      </w:r>
      <w:r w:rsidRPr="004879C6">
        <w:rPr>
          <w:rStyle w:val="Emphasis"/>
          <w:highlight w:val="cyan"/>
        </w:rPr>
        <w:t>reproduction</w:t>
      </w:r>
      <w:r w:rsidRPr="004879C6">
        <w:rPr>
          <w:rStyle w:val="StyleUnderline"/>
          <w:highlight w:val="cyan"/>
        </w:rPr>
        <w:t xml:space="preserve"> and </w:t>
      </w:r>
      <w:r w:rsidRPr="004879C6">
        <w:rPr>
          <w:rStyle w:val="Emphasis"/>
          <w:highlight w:val="cyan"/>
        </w:rPr>
        <w:t>child growth</w:t>
      </w:r>
      <w:r w:rsidRPr="009C4BE0">
        <w:rPr>
          <w:rStyle w:val="StyleUnderline"/>
        </w:rPr>
        <w:t xml:space="preserve"> in low-gravity environments </w:t>
      </w:r>
      <w:r w:rsidRPr="004879C6">
        <w:rPr>
          <w:rStyle w:val="StyleUnderline"/>
          <w:highlight w:val="cyan"/>
        </w:rPr>
        <w:t>may be infeasible</w:t>
      </w:r>
      <w:r w:rsidRPr="003F2F75">
        <w:rPr>
          <w:sz w:val="14"/>
        </w:rPr>
        <w:t xml:space="preserve">, confining viable habitat to spinable artificial bodies. Potent </w:t>
      </w:r>
      <w:r w:rsidRPr="003F2F75">
        <w:rPr>
          <w:sz w:val="14"/>
          <w:highlight w:val="cyan"/>
        </w:rPr>
        <w:t>pathogens might evolve</w:t>
      </w:r>
      <w:r w:rsidRPr="003F2F75">
        <w:rPr>
          <w:sz w:val="14"/>
        </w:rPr>
        <w:t xml:space="preserve"> in novel space environments. </w:t>
      </w:r>
      <w:r w:rsidRPr="003F2F75">
        <w:rPr>
          <w:sz w:val="14"/>
          <w:highlight w:val="cyan"/>
        </w:rPr>
        <w:t>Artificial ecosystems could be</w:t>
      </w:r>
      <w:r w:rsidRPr="003F2F75">
        <w:rPr>
          <w:sz w:val="14"/>
        </w:rPr>
        <w:t xml:space="preserve"> too </w:t>
      </w:r>
      <w:r w:rsidRPr="003F2F75">
        <w:rPr>
          <w:sz w:val="14"/>
          <w:highlight w:val="cyan"/>
        </w:rPr>
        <w:t>difficult</w:t>
      </w:r>
      <w:r w:rsidRPr="003F2F75">
        <w:rPr>
          <w:sz w:val="14"/>
        </w:rPr>
        <w:t xml:space="preserve"> to create and sustain. </w:t>
      </w:r>
      <w:r w:rsidRPr="003F2F75">
        <w:rPr>
          <w:sz w:val="14"/>
          <w:highlight w:val="cyan"/>
        </w:rPr>
        <w:t>People may not want to</w:t>
      </w:r>
      <w:r w:rsidRPr="003F2F75">
        <w:rPr>
          <w:sz w:val="14"/>
        </w:rPr>
        <w:t xml:space="preserve"> live on Mars or an a</w:t>
      </w:r>
      <w:r w:rsidRPr="009C4BE0">
        <w:rPr>
          <w:rStyle w:val="StyleUnderline"/>
        </w:rPr>
        <w:t>steroid</w:t>
      </w:r>
      <w:r w:rsidRPr="003F2F75">
        <w:rPr>
          <w:sz w:val="14"/>
        </w:rPr>
        <w:t xml:space="preserve">, for the same reasons they do not live in the middle of the Sahara or Antarctica. Or </w:t>
      </w:r>
      <w:r w:rsidRPr="009C4BE0">
        <w:rPr>
          <w:rStyle w:val="StyleUnderline"/>
        </w:rPr>
        <w:t>colonization might be attempted and</w:t>
      </w:r>
      <w:r w:rsidRPr="003F2F75">
        <w:rPr>
          <w:sz w:val="14"/>
        </w:rPr>
        <w:t xml:space="preserve"> quickly </w:t>
      </w:r>
      <w:r w:rsidRPr="009C4BE0">
        <w:rPr>
          <w:rStyle w:val="Emphasis"/>
        </w:rPr>
        <w:t>fail</w:t>
      </w:r>
      <w:r w:rsidRPr="009C4BE0">
        <w:rPr>
          <w:rStyle w:val="StyleUnderline"/>
        </w:rPr>
        <w:t>, like Norse Vineland in Newfoundland or Scot Darien in Panama. Or a colony might be</w:t>
      </w:r>
      <w:r w:rsidRPr="003F2F75">
        <w:rPr>
          <w:sz w:val="14"/>
        </w:rPr>
        <w:t xml:space="preserve"> only </w:t>
      </w:r>
      <w:r w:rsidRPr="009C4BE0">
        <w:rPr>
          <w:rStyle w:val="StyleUnderline"/>
        </w:rPr>
        <w:t xml:space="preserve">minimally successful and linger as a </w:t>
      </w:r>
      <w:r w:rsidRPr="009C4BE0">
        <w:rPr>
          <w:rStyle w:val="Emphasis"/>
        </w:rPr>
        <w:t>remote</w:t>
      </w:r>
      <w:r w:rsidRPr="003F2F75">
        <w:rPr>
          <w:sz w:val="14"/>
        </w:rPr>
        <w:t xml:space="preserve">, climate-stunted </w:t>
      </w:r>
      <w:r w:rsidRPr="009C4BE0">
        <w:rPr>
          <w:rStyle w:val="Emphasis"/>
        </w:rPr>
        <w:t>backwater</w:t>
      </w:r>
      <w:r w:rsidRPr="009C4BE0">
        <w:rPr>
          <w:rStyle w:val="StyleUnderline"/>
        </w:rPr>
        <w:t>, like early</w:t>
      </w:r>
      <w:r w:rsidRPr="003F2F75">
        <w:rPr>
          <w:sz w:val="14"/>
        </w:rPr>
        <w:t xml:space="preserve"> modern </w:t>
      </w:r>
      <w:r w:rsidRPr="009C4BE0">
        <w:rPr>
          <w:rStyle w:val="StyleUnderline"/>
        </w:rPr>
        <w:t xml:space="preserve">Iceland. Space </w:t>
      </w:r>
      <w:r w:rsidRPr="004879C6">
        <w:rPr>
          <w:rStyle w:val="StyleUnderline"/>
          <w:highlight w:val="cyan"/>
        </w:rPr>
        <w:t>colonies might be</w:t>
      </w:r>
      <w:r w:rsidRPr="003F2F75">
        <w:rPr>
          <w:sz w:val="14"/>
          <w:highlight w:val="cyan"/>
        </w:rPr>
        <w:t xml:space="preserve"> </w:t>
      </w:r>
      <w:r w:rsidRPr="004879C6">
        <w:rPr>
          <w:rStyle w:val="StyleUnderline"/>
          <w:highlight w:val="cyan"/>
        </w:rPr>
        <w:t>like</w:t>
      </w:r>
      <w:r w:rsidRPr="003F2F75">
        <w:rPr>
          <w:sz w:val="14"/>
        </w:rPr>
        <w:t xml:space="preserve"> the many </w:t>
      </w:r>
      <w:r w:rsidRPr="004879C6">
        <w:rPr>
          <w:rStyle w:val="Emphasis"/>
          <w:highlight w:val="cyan"/>
        </w:rPr>
        <w:t>failed societies</w:t>
      </w:r>
      <w:r w:rsidRPr="003F2F75">
        <w:rPr>
          <w:sz w:val="14"/>
        </w:rPr>
        <w:t xml:space="preserve"> analyzed by the geographer Jared Diamond in Collapse. 6 </w:t>
      </w:r>
      <w:r w:rsidRPr="004879C6">
        <w:rPr>
          <w:rStyle w:val="StyleUnderline"/>
          <w:highlight w:val="cyan"/>
        </w:rPr>
        <w:t>The small population</w:t>
      </w:r>
      <w:r w:rsidRPr="003F2F75">
        <w:rPr>
          <w:sz w:val="14"/>
        </w:rPr>
        <w:t xml:space="preserve"> of a space settlement </w:t>
      </w:r>
      <w:r w:rsidRPr="004879C6">
        <w:rPr>
          <w:rStyle w:val="StyleUnderline"/>
          <w:highlight w:val="cyan"/>
        </w:rPr>
        <w:t>might succumb to disease or</w:t>
      </w:r>
      <w:r w:rsidRPr="003F2F75">
        <w:rPr>
          <w:sz w:val="14"/>
        </w:rPr>
        <w:t xml:space="preserve"> </w:t>
      </w:r>
      <w:r w:rsidRPr="009C4BE0">
        <w:rPr>
          <w:rStyle w:val="StyleUnderline"/>
        </w:rPr>
        <w:t>debilitating</w:t>
      </w:r>
      <w:r w:rsidRPr="003F2F75">
        <w:rPr>
          <w:sz w:val="14"/>
        </w:rPr>
        <w:t xml:space="preserve"> internecine </w:t>
      </w:r>
      <w:r w:rsidRPr="009C4BE0">
        <w:rPr>
          <w:rStyle w:val="StyleUnderline"/>
        </w:rPr>
        <w:t xml:space="preserve">conflict. </w:t>
      </w:r>
      <w:r w:rsidRPr="003F2F75">
        <w:rPr>
          <w:rStyle w:val="StyleUnderline"/>
        </w:rPr>
        <w:t xml:space="preserve">Conflicts over the </w:t>
      </w:r>
      <w:r w:rsidRPr="003F2F75">
        <w:rPr>
          <w:rStyle w:val="Emphasis"/>
        </w:rPr>
        <w:t>limited number of</w:t>
      </w:r>
      <w:r w:rsidRPr="003F2F75">
        <w:rPr>
          <w:sz w:val="14"/>
        </w:rPr>
        <w:t xml:space="preserve"> metal-bearing </w:t>
      </w:r>
      <w:r w:rsidRPr="003F2F75">
        <w:rPr>
          <w:rStyle w:val="Emphasis"/>
        </w:rPr>
        <w:t>asteroids</w:t>
      </w:r>
      <w:r w:rsidRPr="003F2F75">
        <w:rPr>
          <w:rStyle w:val="StyleUnderline"/>
        </w:rPr>
        <w:t xml:space="preserve"> might start early</w:t>
      </w:r>
      <w:r w:rsidRPr="003F2F75">
        <w:rPr>
          <w:sz w:val="14"/>
        </w:rPr>
        <w:t xml:space="preserve">. 7 </w:t>
      </w:r>
      <w:r w:rsidRPr="003F2F75">
        <w:rPr>
          <w:rStyle w:val="StyleUnderline"/>
        </w:rPr>
        <w:t>The sponsoring Earth agent might abandon its colony</w:t>
      </w:r>
      <w:r w:rsidRPr="003F2F75">
        <w:rPr>
          <w:sz w:val="14"/>
        </w:rPr>
        <w:t xml:space="preserve"> due to shifting priorities, insufficient resources, or diverting conflicts. </w:t>
      </w:r>
      <w:r w:rsidRPr="003F2F75">
        <w:rPr>
          <w:rStyle w:val="StyleUnderline"/>
        </w:rPr>
        <w:t>If interstate rivalry propels colonization it will happen</w:t>
      </w:r>
      <w:r w:rsidRPr="003F2F75">
        <w:rPr>
          <w:sz w:val="14"/>
        </w:rPr>
        <w:t xml:space="preserve"> more </w:t>
      </w:r>
      <w:r w:rsidRPr="003F2F75">
        <w:rPr>
          <w:rStyle w:val="StyleUnderline"/>
        </w:rPr>
        <w:t>rapidly but</w:t>
      </w:r>
      <w:r w:rsidRPr="003F2F75">
        <w:rPr>
          <w:sz w:val="14"/>
        </w:rPr>
        <w:t xml:space="preserve"> will </w:t>
      </w:r>
      <w:r w:rsidRPr="003F2F75">
        <w:rPr>
          <w:rStyle w:val="StyleUnderline"/>
        </w:rPr>
        <w:t>also</w:t>
      </w:r>
      <w:r w:rsidRPr="003F2F75">
        <w:rPr>
          <w:sz w:val="14"/>
        </w:rPr>
        <w:t xml:space="preserve"> be more likely to </w:t>
      </w:r>
      <w:r w:rsidRPr="003F2F75">
        <w:rPr>
          <w:rStyle w:val="StyleUnderline"/>
        </w:rPr>
        <w:t xml:space="preserve">involve violence sooner. If </w:t>
      </w:r>
      <w:r w:rsidRPr="003F2F75">
        <w:rPr>
          <w:rStyle w:val="Emphasis"/>
        </w:rPr>
        <w:t>rivalrous states</w:t>
      </w:r>
      <w:r w:rsidRPr="003F2F75">
        <w:rPr>
          <w:rStyle w:val="StyleUnderline"/>
        </w:rPr>
        <w:t xml:space="preserve"> establish colonies, </w:t>
      </w:r>
      <w:r w:rsidRPr="003F2F75">
        <w:rPr>
          <w:rStyle w:val="Emphasis"/>
        </w:rPr>
        <w:t>conflict</w:t>
      </w:r>
      <w:r w:rsidRPr="003F2F75">
        <w:rPr>
          <w:sz w:val="14"/>
        </w:rPr>
        <w:t xml:space="preserve"> between them </w:t>
      </w:r>
      <w:r w:rsidRPr="003F2F75">
        <w:rPr>
          <w:rStyle w:val="StyleUnderline"/>
        </w:rPr>
        <w:t>might</w:t>
      </w:r>
      <w:r w:rsidRPr="003F2F75">
        <w:rPr>
          <w:sz w:val="14"/>
        </w:rPr>
        <w:t xml:space="preserve"> beggar and hobble [</w:t>
      </w:r>
      <w:r w:rsidRPr="003F2F75">
        <w:rPr>
          <w:rStyle w:val="StyleUnderline"/>
        </w:rPr>
        <w:t>hinder] all. There may be a vast gap between a colony that can be kept operational with</w:t>
      </w:r>
      <w:r w:rsidRPr="003F2F75">
        <w:rPr>
          <w:sz w:val="14"/>
        </w:rPr>
        <w:t xml:space="preserve"> continual </w:t>
      </w:r>
      <w:r w:rsidRPr="003F2F75">
        <w:rPr>
          <w:rStyle w:val="StyleUnderline"/>
        </w:rPr>
        <w:t xml:space="preserve">inputs from Earth and one that is capable of persisting </w:t>
      </w:r>
      <w:r w:rsidRPr="003F2F75">
        <w:rPr>
          <w:rStyle w:val="Emphasis"/>
        </w:rPr>
        <w:t>without</w:t>
      </w:r>
      <w:r w:rsidRPr="003F2F75">
        <w:rPr>
          <w:sz w:val="14"/>
        </w:rPr>
        <w:t xml:space="preserve"> any </w:t>
      </w:r>
      <w:r w:rsidRPr="003F2F75">
        <w:rPr>
          <w:rStyle w:val="Emphasis"/>
        </w:rPr>
        <w:t>Earth support</w:t>
      </w:r>
      <w:r w:rsidRPr="003F2F75">
        <w:rPr>
          <w:sz w:val="14"/>
        </w:rPr>
        <w:t xml:space="preserve">. If, as Sagan proposed, large-scale settlement is delayed until after major terrestrial problems have been solved, the prospects for success rise, while the rationales weaken and the time frames lengthen. And </w:t>
      </w:r>
      <w:r w:rsidRPr="003F2F75">
        <w:rPr>
          <w:rStyle w:val="StyleUnderline"/>
        </w:rPr>
        <w:t>as colonization becomes imminent, doubts</w:t>
      </w:r>
      <w:r w:rsidRPr="003F2F75">
        <w:rPr>
          <w:sz w:val="14"/>
        </w:rPr>
        <w:t xml:space="preserve"> of the sort voiced here </w:t>
      </w:r>
      <w:r w:rsidRPr="003F2F75">
        <w:rPr>
          <w:rStyle w:val="StyleUnderline"/>
        </w:rPr>
        <w:t xml:space="preserve">may lead to </w:t>
      </w:r>
      <w:r w:rsidRPr="003F2F75">
        <w:rPr>
          <w:rStyle w:val="Emphasis"/>
        </w:rPr>
        <w:t>organized opposition</w:t>
      </w:r>
      <w:r w:rsidRPr="003F2F75">
        <w:rPr>
          <w:sz w:val="14"/>
        </w:rPr>
        <w:t xml:space="preserve">. </w:t>
      </w:r>
      <w:r w:rsidRPr="009C4BE0">
        <w:rPr>
          <w:rStyle w:val="StyleUnderline"/>
        </w:rPr>
        <w:t>The success scenario</w:t>
      </w:r>
      <w:r w:rsidRPr="003F2F75">
        <w:rPr>
          <w:sz w:val="14"/>
        </w:rPr>
        <w:t xml:space="preserve">, and much of space expansionist thinking, </w:t>
      </w:r>
      <w:r w:rsidRPr="009C4BE0">
        <w:rPr>
          <w:rStyle w:val="StyleUnderline"/>
        </w:rPr>
        <w:t xml:space="preserve">operates with </w:t>
      </w:r>
      <w:r w:rsidRPr="004879C6">
        <w:rPr>
          <w:rStyle w:val="StyleUnderline"/>
          <w:highlight w:val="cyan"/>
        </w:rPr>
        <w:t>the</w:t>
      </w:r>
      <w:r w:rsidRPr="003F2F75">
        <w:rPr>
          <w:sz w:val="14"/>
        </w:rPr>
        <w:t xml:space="preserve"> implicit </w:t>
      </w:r>
      <w:r w:rsidRPr="004879C6">
        <w:rPr>
          <w:rStyle w:val="Emphasis"/>
          <w:highlight w:val="cyan"/>
        </w:rPr>
        <w:t>assumption</w:t>
      </w:r>
      <w:r w:rsidRPr="009C4BE0">
        <w:rPr>
          <w:rStyle w:val="StyleUnderline"/>
        </w:rPr>
        <w:t xml:space="preserve"> that space </w:t>
      </w:r>
      <w:r w:rsidRPr="004879C6">
        <w:rPr>
          <w:rStyle w:val="StyleUnderline"/>
          <w:highlight w:val="cyan"/>
        </w:rPr>
        <w:t>settlement will be propelled by</w:t>
      </w:r>
      <w:r w:rsidRPr="003F2F75">
        <w:rPr>
          <w:sz w:val="14"/>
        </w:rPr>
        <w:t xml:space="preserve"> numerous </w:t>
      </w:r>
      <w:r w:rsidRPr="004879C6">
        <w:rPr>
          <w:rStyle w:val="Emphasis"/>
          <w:highlight w:val="cyan"/>
        </w:rPr>
        <w:t>capable agents</w:t>
      </w:r>
      <w:r w:rsidRPr="009C4BE0">
        <w:rPr>
          <w:rStyle w:val="StyleUnderline"/>
        </w:rPr>
        <w:t xml:space="preserve"> committed to advancing the </w:t>
      </w:r>
      <w:r w:rsidRPr="009C4BE0">
        <w:rPr>
          <w:rStyle w:val="Emphasis"/>
        </w:rPr>
        <w:t>long-term success</w:t>
      </w:r>
      <w:r w:rsidRPr="009C4BE0">
        <w:rPr>
          <w:rStyle w:val="StyleUnderline"/>
        </w:rPr>
        <w:t xml:space="preserve"> of humanity. This </w:t>
      </w:r>
      <w:r w:rsidRPr="004879C6">
        <w:rPr>
          <w:rStyle w:val="StyleUnderline"/>
          <w:highlight w:val="cyan"/>
        </w:rPr>
        <w:t>is</w:t>
      </w:r>
      <w:r w:rsidRPr="009C4BE0">
        <w:rPr>
          <w:rStyle w:val="StyleUnderline"/>
        </w:rPr>
        <w:t xml:space="preserve"> a </w:t>
      </w:r>
      <w:r w:rsidRPr="004879C6">
        <w:rPr>
          <w:rStyle w:val="Emphasis"/>
          <w:highlight w:val="cyan"/>
        </w:rPr>
        <w:t>dubious</w:t>
      </w:r>
      <w:r w:rsidRPr="009C4BE0">
        <w:rPr>
          <w:rStyle w:val="StyleUnderline"/>
        </w:rPr>
        <w:t xml:space="preserve"> assumption, </w:t>
      </w:r>
      <w:r w:rsidRPr="004879C6">
        <w:rPr>
          <w:rStyle w:val="StyleUnderline"/>
          <w:highlight w:val="cyan"/>
        </w:rPr>
        <w:t>given that</w:t>
      </w:r>
      <w:r w:rsidRPr="003F2F75">
        <w:rPr>
          <w:sz w:val="14"/>
        </w:rPr>
        <w:t xml:space="preserve"> the </w:t>
      </w:r>
      <w:r w:rsidRPr="004879C6">
        <w:rPr>
          <w:rStyle w:val="StyleUnderline"/>
          <w:highlight w:val="cyan"/>
        </w:rPr>
        <w:t>Earth’s</w:t>
      </w:r>
      <w:r w:rsidRPr="003F2F75">
        <w:rPr>
          <w:sz w:val="14"/>
        </w:rPr>
        <w:t xml:space="preserve"> growing </w:t>
      </w:r>
      <w:r w:rsidRPr="004879C6">
        <w:rPr>
          <w:rStyle w:val="StyleUnderline"/>
          <w:highlight w:val="cyan"/>
        </w:rPr>
        <w:t xml:space="preserve">problems have </w:t>
      </w:r>
      <w:r w:rsidRPr="004879C6">
        <w:rPr>
          <w:rStyle w:val="Emphasis"/>
          <w:highlight w:val="cyan"/>
        </w:rPr>
        <w:t>yet to stimulate</w:t>
      </w:r>
      <w:r w:rsidRPr="009C4BE0">
        <w:rPr>
          <w:rStyle w:val="StyleUnderline"/>
        </w:rPr>
        <w:t xml:space="preserve"> the emergence of</w:t>
      </w:r>
      <w:r w:rsidRPr="003F2F75">
        <w:rPr>
          <w:sz w:val="14"/>
        </w:rPr>
        <w:t xml:space="preserve"> numerous </w:t>
      </w:r>
      <w:r w:rsidRPr="004879C6">
        <w:rPr>
          <w:rStyle w:val="StyleUnderline"/>
          <w:highlight w:val="cyan"/>
        </w:rPr>
        <w:t>powerful agents</w:t>
      </w:r>
      <w:r w:rsidRPr="009C4BE0">
        <w:rPr>
          <w:rStyle w:val="StyleUnderline"/>
        </w:rPr>
        <w:t xml:space="preserve"> committed to advancing </w:t>
      </w:r>
      <w:r w:rsidRPr="009C4BE0">
        <w:rPr>
          <w:rStyle w:val="Emphasis"/>
        </w:rPr>
        <w:t>even</w:t>
      </w:r>
      <w:r w:rsidRPr="003F2F75">
        <w:rPr>
          <w:sz w:val="14"/>
        </w:rPr>
        <w:t xml:space="preserve"> the species’ </w:t>
      </w:r>
      <w:r w:rsidRPr="009C4BE0">
        <w:rPr>
          <w:rStyle w:val="Emphasis"/>
        </w:rPr>
        <w:t>short-term success</w:t>
      </w:r>
      <w:r w:rsidRPr="009C4BE0">
        <w:rPr>
          <w:rStyle w:val="StyleUnderline"/>
        </w:rPr>
        <w:t>.</w:t>
      </w:r>
      <w:r w:rsidRPr="003F2F75">
        <w:rPr>
          <w:sz w:val="14"/>
        </w:rPr>
        <w:t xml:space="preserve"> And </w:t>
      </w:r>
      <w:r w:rsidRPr="009C4BE0">
        <w:rPr>
          <w:rStyle w:val="StyleUnderline"/>
        </w:rPr>
        <w:t>if powerful actors were motivated by long-term species interest, colonization would be much less necessary.</w:t>
      </w:r>
      <w:r>
        <w:rPr>
          <w:rStyle w:val="StyleUnderline"/>
        </w:rPr>
        <w:t xml:space="preserve"> </w:t>
      </w:r>
      <w:r w:rsidRPr="003F2F75">
        <w:rPr>
          <w:sz w:val="14"/>
        </w:rPr>
        <w:t xml:space="preserve">The success scenario also assumes that different space ventures build on each other when they </w:t>
      </w:r>
      <w:r w:rsidRPr="009C4BE0">
        <w:rPr>
          <w:rStyle w:val="StyleUnderline"/>
        </w:rPr>
        <w:t>The success scenario</w:t>
      </w:r>
      <w:r w:rsidRPr="003F2F75">
        <w:rPr>
          <w:sz w:val="14"/>
        </w:rPr>
        <w:t xml:space="preserve"> also </w:t>
      </w:r>
      <w:r w:rsidRPr="009C4BE0">
        <w:rPr>
          <w:rStyle w:val="StyleUnderline"/>
        </w:rPr>
        <w:t>operates with</w:t>
      </w:r>
      <w:r w:rsidRPr="003F2F75">
        <w:rPr>
          <w:sz w:val="14"/>
        </w:rPr>
        <w:t xml:space="preserve"> what can be called </w:t>
      </w:r>
      <w:r w:rsidRPr="009C4BE0">
        <w:rPr>
          <w:rStyle w:val="StyleUnderline"/>
        </w:rPr>
        <w:t>the Benign Parent Model</w:t>
      </w:r>
      <w:r w:rsidRPr="003F2F75">
        <w:rPr>
          <w:sz w:val="14"/>
        </w:rPr>
        <w:t xml:space="preserve"> of Terra-Colony Relations. In this approach, Earth </w:t>
      </w:r>
      <w:r w:rsidRPr="009C4BE0">
        <w:rPr>
          <w:rStyle w:val="Emphasis"/>
        </w:rPr>
        <w:t>lavishes resources</w:t>
      </w:r>
      <w:r w:rsidRPr="009C4BE0">
        <w:rPr>
          <w:rStyle w:val="StyleUnderline"/>
        </w:rPr>
        <w:t xml:space="preserve"> on its space colonial offspring and </w:t>
      </w:r>
      <w:r w:rsidRPr="009C4BE0">
        <w:rPr>
          <w:rStyle w:val="Emphasis"/>
        </w:rPr>
        <w:t>benignly supervises</w:t>
      </w:r>
      <w:r w:rsidRPr="009C4BE0">
        <w:rPr>
          <w:rStyle w:val="StyleUnderline"/>
        </w:rPr>
        <w:t xml:space="preserve"> their development</w:t>
      </w:r>
      <w:r w:rsidRPr="003F2F75">
        <w:rPr>
          <w:sz w:val="14"/>
        </w:rPr>
        <w:t xml:space="preserve"> until they are able to direct and support themselves. Constitutions for space polities embodying the best of Terran political wisdom are established. </w:t>
      </w:r>
      <w:r w:rsidRPr="009C4BE0">
        <w:rPr>
          <w:rStyle w:val="StyleUnderline"/>
        </w:rPr>
        <w:t>This</w:t>
      </w:r>
      <w:r w:rsidRPr="003F2F75">
        <w:rPr>
          <w:sz w:val="14"/>
        </w:rPr>
        <w:t xml:space="preserve"> model, however, </w:t>
      </w:r>
      <w:r w:rsidRPr="009C4BE0">
        <w:rPr>
          <w:rStyle w:val="StyleUnderline"/>
        </w:rPr>
        <w:t>is</w:t>
      </w:r>
      <w:r w:rsidRPr="003F2F75">
        <w:rPr>
          <w:sz w:val="14"/>
        </w:rPr>
        <w:t xml:space="preserve"> almost </w:t>
      </w:r>
      <w:r w:rsidRPr="009C4BE0">
        <w:rPr>
          <w:rStyle w:val="Emphasis"/>
        </w:rPr>
        <w:t>entirely at variance</w:t>
      </w:r>
      <w:r w:rsidRPr="009C4BE0">
        <w:rPr>
          <w:rStyle w:val="StyleUnderline"/>
        </w:rPr>
        <w:t xml:space="preserve"> with the </w:t>
      </w:r>
      <w:r w:rsidRPr="009C4BE0">
        <w:rPr>
          <w:rStyle w:val="Emphasis"/>
        </w:rPr>
        <w:t>historical experience</w:t>
      </w:r>
      <w:r w:rsidRPr="009C4BE0">
        <w:rPr>
          <w:rStyle w:val="StyleUnderline"/>
        </w:rPr>
        <w:t xml:space="preserve"> of</w:t>
      </w:r>
      <w:r w:rsidRPr="003F2F75">
        <w:rPr>
          <w:sz w:val="14"/>
        </w:rPr>
        <w:t xml:space="preserve"> terrestrial</w:t>
      </w:r>
      <w:r w:rsidRPr="009C4BE0">
        <w:rPr>
          <w:rStyle w:val="StyleUnderline"/>
        </w:rPr>
        <w:t xml:space="preserve"> colonization</w:t>
      </w:r>
      <w:r w:rsidRPr="003F2F75">
        <w:rPr>
          <w:sz w:val="14"/>
        </w:rPr>
        <w:t xml:space="preserve"> and the incentives of relevant self-interested actors. </w:t>
      </w:r>
      <w:r w:rsidRPr="009C4BE0">
        <w:rPr>
          <w:rStyle w:val="StyleUnderline"/>
        </w:rPr>
        <w:t xml:space="preserve">To the extent </w:t>
      </w:r>
      <w:r w:rsidRPr="004879C6">
        <w:rPr>
          <w:rStyle w:val="StyleUnderline"/>
          <w:highlight w:val="cyan"/>
        </w:rPr>
        <w:t>states</w:t>
      </w:r>
      <w:r w:rsidRPr="003F2F75">
        <w:rPr>
          <w:sz w:val="14"/>
        </w:rPr>
        <w:t xml:space="preserve"> or corporations </w:t>
      </w:r>
      <w:r w:rsidRPr="009C4BE0">
        <w:rPr>
          <w:rStyle w:val="StyleUnderline"/>
        </w:rPr>
        <w:t>invest in space colonies, they</w:t>
      </w:r>
      <w:r w:rsidRPr="003F2F75">
        <w:rPr>
          <w:sz w:val="14"/>
        </w:rPr>
        <w:t xml:space="preserve"> will </w:t>
      </w:r>
      <w:r w:rsidRPr="009C4BE0">
        <w:rPr>
          <w:rStyle w:val="StyleUnderline"/>
        </w:rPr>
        <w:t xml:space="preserve">want to </w:t>
      </w:r>
      <w:r w:rsidRPr="009C4BE0">
        <w:rPr>
          <w:rStyle w:val="Emphasis"/>
        </w:rPr>
        <w:t>maintain control</w:t>
      </w:r>
      <w:r w:rsidRPr="009C4BE0">
        <w:rPr>
          <w:rStyle w:val="StyleUnderline"/>
        </w:rPr>
        <w:t xml:space="preserve"> and reap the benefits</w:t>
      </w:r>
      <w:r w:rsidRPr="003F2F75">
        <w:rPr>
          <w:sz w:val="14"/>
        </w:rPr>
        <w:t xml:space="preserve"> of their investments. </w:t>
      </w:r>
      <w:r w:rsidRPr="009C4BE0">
        <w:rPr>
          <w:rStyle w:val="StyleUnderline"/>
        </w:rPr>
        <w:t xml:space="preserve">To the extent they anticipate </w:t>
      </w:r>
      <w:r w:rsidRPr="009C4BE0">
        <w:rPr>
          <w:rStyle w:val="Emphasis"/>
        </w:rPr>
        <w:t>colonial independence</w:t>
      </w:r>
      <w:r w:rsidRPr="009C4BE0">
        <w:rPr>
          <w:rStyle w:val="StyleUnderline"/>
        </w:rPr>
        <w:t xml:space="preserve">, they </w:t>
      </w:r>
      <w:r w:rsidRPr="009C4BE0">
        <w:rPr>
          <w:rStyle w:val="Emphasis"/>
        </w:rPr>
        <w:t>will not invest</w:t>
      </w:r>
      <w:r w:rsidRPr="003F2F75">
        <w:rPr>
          <w:sz w:val="14"/>
        </w:rPr>
        <w:t xml:space="preserve">; if they do, </w:t>
      </w:r>
      <w:r w:rsidRPr="009C4BE0">
        <w:rPr>
          <w:rStyle w:val="StyleUnderline"/>
        </w:rPr>
        <w:t xml:space="preserve">they </w:t>
      </w:r>
      <w:r w:rsidRPr="004879C6">
        <w:rPr>
          <w:rStyle w:val="StyleUnderline"/>
          <w:highlight w:val="cyan"/>
        </w:rPr>
        <w:t xml:space="preserve">will try to keep colonies </w:t>
      </w:r>
      <w:r w:rsidRPr="004879C6">
        <w:rPr>
          <w:rStyle w:val="Emphasis"/>
          <w:highlight w:val="cyan"/>
        </w:rPr>
        <w:t>small</w:t>
      </w:r>
      <w:r w:rsidRPr="004879C6">
        <w:rPr>
          <w:rStyle w:val="StyleUnderline"/>
          <w:highlight w:val="cyan"/>
        </w:rPr>
        <w:t xml:space="preserve"> and </w:t>
      </w:r>
      <w:r w:rsidRPr="004879C6">
        <w:rPr>
          <w:rStyle w:val="Emphasis"/>
          <w:highlight w:val="cyan"/>
        </w:rPr>
        <w:t>dependent</w:t>
      </w:r>
      <w:r w:rsidRPr="004879C6">
        <w:rPr>
          <w:rStyle w:val="StyleUnderline"/>
          <w:highlight w:val="cyan"/>
        </w:rPr>
        <w:t>.</w:t>
      </w:r>
      <w:r>
        <w:rPr>
          <w:rStyle w:val="StyleUnderline"/>
        </w:rPr>
        <w:t xml:space="preserve"> </w:t>
      </w:r>
      <w:r w:rsidRPr="003F2F75">
        <w:rPr>
          <w:sz w:val="14"/>
        </w:rPr>
        <w:t xml:space="preserve">The success scenario also assumes that different </w:t>
      </w:r>
      <w:r w:rsidRPr="009C4BE0">
        <w:rPr>
          <w:rStyle w:val="StyleUnderline"/>
        </w:rPr>
        <w:t>space ventures</w:t>
      </w:r>
      <w:r w:rsidRPr="003F2F75">
        <w:rPr>
          <w:sz w:val="14"/>
        </w:rPr>
        <w:t xml:space="preserve"> build on each other when they </w:t>
      </w:r>
      <w:r w:rsidRPr="009C4BE0">
        <w:rPr>
          <w:rStyle w:val="StyleUnderline"/>
        </w:rPr>
        <w:t xml:space="preserve">might </w:t>
      </w:r>
      <w:r w:rsidRPr="009C4BE0">
        <w:rPr>
          <w:rStyle w:val="Emphasis"/>
        </w:rPr>
        <w:t>subvert</w:t>
      </w:r>
      <w:r w:rsidRPr="009C4BE0">
        <w:rPr>
          <w:rStyle w:val="StyleUnderline"/>
        </w:rPr>
        <w:t xml:space="preserve"> and </w:t>
      </w:r>
      <w:r w:rsidRPr="009C4BE0">
        <w:rPr>
          <w:rStyle w:val="Emphasis"/>
        </w:rPr>
        <w:t>impede</w:t>
      </w:r>
      <w:r w:rsidRPr="009C4BE0">
        <w:rPr>
          <w:rStyle w:val="StyleUnderline"/>
        </w:rPr>
        <w:t xml:space="preserve"> one another</w:t>
      </w:r>
      <w:r w:rsidRPr="003F2F75">
        <w:rPr>
          <w:sz w:val="14"/>
        </w:rPr>
        <w:t xml:space="preserve">. The two central projects, </w:t>
      </w:r>
      <w:r w:rsidRPr="009C4BE0">
        <w:rPr>
          <w:rStyle w:val="StyleUnderline"/>
        </w:rPr>
        <w:t xml:space="preserve">Mars colonization and asteroidal resource extraction, might be quite </w:t>
      </w:r>
      <w:r w:rsidRPr="003F2F75">
        <w:rPr>
          <w:rStyle w:val="StyleUnderline"/>
        </w:rPr>
        <w:t>antagonistic. Wealth</w:t>
      </w:r>
      <w:r w:rsidRPr="003F2F75">
        <w:rPr>
          <w:sz w:val="14"/>
        </w:rPr>
        <w:t xml:space="preserve"> generated </w:t>
      </w:r>
      <w:r w:rsidRPr="003F2F75">
        <w:rPr>
          <w:rStyle w:val="StyleUnderline"/>
        </w:rPr>
        <w:t>from space resources will</w:t>
      </w:r>
      <w:r w:rsidRPr="003F2F75">
        <w:rPr>
          <w:sz w:val="14"/>
        </w:rPr>
        <w:t xml:space="preserve"> most probably </w:t>
      </w:r>
      <w:r w:rsidRPr="003F2F75">
        <w:rPr>
          <w:rStyle w:val="StyleUnderline"/>
        </w:rPr>
        <w:t>be repatriated to Earth, not plowed into</w:t>
      </w:r>
      <w:r w:rsidRPr="003F2F75">
        <w:rPr>
          <w:sz w:val="14"/>
        </w:rPr>
        <w:t xml:space="preserve"> space </w:t>
      </w:r>
      <w:r w:rsidRPr="003F2F75">
        <w:rPr>
          <w:rStyle w:val="StyleUnderline"/>
        </w:rPr>
        <w:t>habitat construction. Asteroidal exploitation is likely to be</w:t>
      </w:r>
      <w:r w:rsidRPr="003F2F75">
        <w:rPr>
          <w:sz w:val="14"/>
        </w:rPr>
        <w:t xml:space="preserve"> capital- and </w:t>
      </w:r>
      <w:r w:rsidRPr="003F2F75">
        <w:rPr>
          <w:rStyle w:val="StyleUnderline"/>
        </w:rPr>
        <w:t>robot-intensive, with a minimal human</w:t>
      </w:r>
      <w:r w:rsidRPr="003F2F75">
        <w:rPr>
          <w:sz w:val="14"/>
        </w:rPr>
        <w:t xml:space="preserve"> labor </w:t>
      </w:r>
      <w:r w:rsidRPr="003F2F75">
        <w:rPr>
          <w:rStyle w:val="StyleUnderline"/>
        </w:rPr>
        <w:t>force</w:t>
      </w:r>
      <w:r w:rsidRPr="003F2F75">
        <w:rPr>
          <w:sz w:val="14"/>
        </w:rPr>
        <w:t xml:space="preserve"> rotating through small off-world bases, as on off-shore oil rigs. If resources from asteroids are the bonanza some anticipate, the </w:t>
      </w:r>
      <w:r w:rsidRPr="003F2F75">
        <w:rPr>
          <w:rStyle w:val="StyleUnderline"/>
        </w:rPr>
        <w:t xml:space="preserve">beneficiaries of this wealth </w:t>
      </w:r>
      <w:r w:rsidRPr="003F2F75">
        <w:rPr>
          <w:rStyle w:val="Emphasis"/>
        </w:rPr>
        <w:t>will not want colonies</w:t>
      </w:r>
      <w:r w:rsidRPr="003F2F75">
        <w:rPr>
          <w:rStyle w:val="StyleUnderline"/>
        </w:rPr>
        <w:t xml:space="preserve"> to </w:t>
      </w:r>
      <w:r w:rsidRPr="003F2F75">
        <w:rPr>
          <w:rStyle w:val="Emphasis"/>
        </w:rPr>
        <w:t>contest their access</w:t>
      </w:r>
      <w:r w:rsidRPr="003F2F75">
        <w:rPr>
          <w:sz w:val="14"/>
        </w:rPr>
        <w:t xml:space="preserve"> and possession </w:t>
      </w:r>
      <w:r w:rsidRPr="003F2F75">
        <w:rPr>
          <w:rStyle w:val="StyleUnderline"/>
        </w:rPr>
        <w:t xml:space="preserve">and can be expected to </w:t>
      </w:r>
      <w:r w:rsidRPr="003F2F75">
        <w:rPr>
          <w:rStyle w:val="Emphasis"/>
        </w:rPr>
        <w:t>actively oppose colonization</w:t>
      </w:r>
      <w:r w:rsidRPr="003F2F75">
        <w:rPr>
          <w:rStyle w:val="StyleUnderline"/>
        </w:rPr>
        <w:t>. The more space mining benefits terrestrial actors, the greater</w:t>
      </w:r>
      <w:r w:rsidRPr="003F2F75">
        <w:rPr>
          <w:sz w:val="14"/>
        </w:rPr>
        <w:t xml:space="preserve"> their </w:t>
      </w:r>
      <w:r w:rsidRPr="003F2F75">
        <w:rPr>
          <w:rStyle w:val="StyleUnderline"/>
        </w:rPr>
        <w:t xml:space="preserve">incentive to </w:t>
      </w:r>
      <w:r w:rsidRPr="003F2F75">
        <w:rPr>
          <w:rStyle w:val="Emphasis"/>
        </w:rPr>
        <w:t>impede space settlements</w:t>
      </w:r>
      <w:r w:rsidRPr="003F2F75">
        <w:rPr>
          <w:sz w:val="14"/>
        </w:rPr>
        <w:t xml:space="preserve">. And </w:t>
      </w:r>
      <w:r w:rsidRPr="003F2F75">
        <w:rPr>
          <w:rStyle w:val="StyleUnderline"/>
        </w:rPr>
        <w:t xml:space="preserve">once the </w:t>
      </w:r>
      <w:r w:rsidRPr="003F2F75">
        <w:rPr>
          <w:rStyle w:val="Emphasis"/>
        </w:rPr>
        <w:t>bombardment potential</w:t>
      </w:r>
      <w:r w:rsidRPr="003F2F75">
        <w:rPr>
          <w:rStyle w:val="StyleUnderline"/>
        </w:rPr>
        <w:t xml:space="preserve"> of asteroidal</w:t>
      </w:r>
      <w:r w:rsidRPr="003F2F75">
        <w:rPr>
          <w:sz w:val="14"/>
        </w:rPr>
        <w:t xml:space="preserve"> orbital alteration </w:t>
      </w:r>
      <w:r w:rsidRPr="009C4BE0">
        <w:rPr>
          <w:rStyle w:val="StyleUnderline"/>
        </w:rPr>
        <w:t xml:space="preserve">technology becomes obvious, </w:t>
      </w:r>
      <w:r w:rsidRPr="004879C6">
        <w:rPr>
          <w:rStyle w:val="StyleUnderline"/>
          <w:highlight w:val="cyan"/>
        </w:rPr>
        <w:t xml:space="preserve">the </w:t>
      </w:r>
      <w:r w:rsidRPr="004879C6">
        <w:rPr>
          <w:rStyle w:val="Emphasis"/>
          <w:highlight w:val="cyan"/>
        </w:rPr>
        <w:t>dangers</w:t>
      </w:r>
      <w:r w:rsidRPr="009C4BE0">
        <w:rPr>
          <w:rStyle w:val="Emphasis"/>
        </w:rPr>
        <w:t xml:space="preserve"> of</w:t>
      </w:r>
      <w:r w:rsidRPr="003F2F75">
        <w:rPr>
          <w:sz w:val="14"/>
        </w:rPr>
        <w:t xml:space="preserve"> independent </w:t>
      </w:r>
      <w:r w:rsidRPr="009C4BE0">
        <w:rPr>
          <w:rStyle w:val="Emphasis"/>
        </w:rPr>
        <w:t>space colonies</w:t>
      </w:r>
      <w:r w:rsidRPr="009C4BE0">
        <w:rPr>
          <w:rStyle w:val="StyleUnderline"/>
        </w:rPr>
        <w:t xml:space="preserve"> </w:t>
      </w:r>
      <w:r w:rsidRPr="004879C6">
        <w:rPr>
          <w:rStyle w:val="StyleUnderline"/>
          <w:highlight w:val="cyan"/>
        </w:rPr>
        <w:t>might be</w:t>
      </w:r>
      <w:r w:rsidRPr="009C4BE0">
        <w:rPr>
          <w:rStyle w:val="StyleUnderline"/>
        </w:rPr>
        <w:t xml:space="preserve"> sufficiently </w:t>
      </w:r>
      <w:r w:rsidRPr="004879C6">
        <w:rPr>
          <w:rStyle w:val="StyleUnderline"/>
          <w:highlight w:val="cyan"/>
        </w:rPr>
        <w:t xml:space="preserve">obvious to </w:t>
      </w:r>
      <w:r w:rsidRPr="004879C6">
        <w:rPr>
          <w:rStyle w:val="Emphasis"/>
          <w:highlight w:val="cyan"/>
        </w:rPr>
        <w:t>thwart</w:t>
      </w:r>
      <w:r w:rsidRPr="003F2F75">
        <w:rPr>
          <w:sz w:val="14"/>
        </w:rPr>
        <w:t xml:space="preserve"> their </w:t>
      </w:r>
      <w:r w:rsidRPr="004879C6">
        <w:rPr>
          <w:rStyle w:val="Emphasis"/>
          <w:highlight w:val="cyan"/>
        </w:rPr>
        <w:t>realization</w:t>
      </w:r>
      <w:r w:rsidRPr="003F2F75">
        <w:rPr>
          <w:sz w:val="14"/>
        </w:rPr>
        <w:t xml:space="preserve">. </w:t>
      </w:r>
      <w:r w:rsidRPr="009C4BE0">
        <w:rPr>
          <w:rStyle w:val="StyleUnderline"/>
        </w:rPr>
        <w:t>A long list of</w:t>
      </w:r>
      <w:r w:rsidRPr="003F2F75">
        <w:rPr>
          <w:sz w:val="14"/>
        </w:rPr>
        <w:t xml:space="preserve"> powerful </w:t>
      </w:r>
      <w:r w:rsidRPr="009C4BE0">
        <w:rPr>
          <w:rStyle w:val="StyleUnderline"/>
        </w:rPr>
        <w:t>barriers stand between colonization</w:t>
      </w:r>
      <w:r w:rsidRPr="003F2F75">
        <w:rPr>
          <w:sz w:val="14"/>
        </w:rPr>
        <w:t xml:space="preserve"> visions </w:t>
      </w:r>
      <w:r w:rsidRPr="009C4BE0">
        <w:rPr>
          <w:rStyle w:val="StyleUnderline"/>
        </w:rPr>
        <w:t xml:space="preserve">and accomplishment. </w:t>
      </w:r>
      <w:r w:rsidRPr="004879C6">
        <w:rPr>
          <w:rStyle w:val="StyleUnderline"/>
          <w:highlight w:val="cyan"/>
        </w:rPr>
        <w:t xml:space="preserve">Given the </w:t>
      </w:r>
      <w:r w:rsidRPr="004879C6">
        <w:rPr>
          <w:rStyle w:val="Emphasis"/>
          <w:highlight w:val="cyan"/>
        </w:rPr>
        <w:t>many obstacles</w:t>
      </w:r>
      <w:r w:rsidRPr="009C4BE0">
        <w:rPr>
          <w:rStyle w:val="StyleUnderline"/>
        </w:rPr>
        <w:t xml:space="preserve"> that render successful</w:t>
      </w:r>
      <w:r w:rsidRPr="003F2F75">
        <w:rPr>
          <w:sz w:val="14"/>
        </w:rPr>
        <w:t xml:space="preserve"> space </w:t>
      </w:r>
      <w:r w:rsidRPr="009C4BE0">
        <w:rPr>
          <w:rStyle w:val="StyleUnderline"/>
        </w:rPr>
        <w:t>colonization</w:t>
      </w:r>
      <w:r w:rsidRPr="003F2F75">
        <w:rPr>
          <w:sz w:val="14"/>
        </w:rPr>
        <w:t xml:space="preserve"> at scale </w:t>
      </w:r>
      <w:r w:rsidRPr="009C4BE0">
        <w:rPr>
          <w:rStyle w:val="StyleUnderline"/>
        </w:rPr>
        <w:t xml:space="preserve">very improbable, </w:t>
      </w:r>
      <w:r w:rsidRPr="004879C6">
        <w:rPr>
          <w:rStyle w:val="StyleUnderline"/>
          <w:highlight w:val="cyan"/>
        </w:rPr>
        <w:t>it is</w:t>
      </w:r>
      <w:r w:rsidRPr="009C4BE0">
        <w:rPr>
          <w:rStyle w:val="StyleUnderline"/>
        </w:rPr>
        <w:t xml:space="preserve"> </w:t>
      </w:r>
      <w:r w:rsidRPr="009C4BE0">
        <w:rPr>
          <w:rStyle w:val="Emphasis"/>
        </w:rPr>
        <w:t xml:space="preserve">extremely </w:t>
      </w:r>
      <w:r w:rsidRPr="004879C6">
        <w:rPr>
          <w:rStyle w:val="Emphasis"/>
          <w:highlight w:val="cyan"/>
        </w:rPr>
        <w:t>imprudent</w:t>
      </w:r>
      <w:r w:rsidRPr="009C4BE0">
        <w:rPr>
          <w:rStyle w:val="StyleUnderline"/>
        </w:rPr>
        <w:t xml:space="preserve"> for humanity </w:t>
      </w:r>
      <w:r w:rsidRPr="004879C6">
        <w:rPr>
          <w:rStyle w:val="StyleUnderline"/>
          <w:highlight w:val="cyan"/>
        </w:rPr>
        <w:t>to view</w:t>
      </w:r>
      <w:r w:rsidRPr="003F2F75">
        <w:rPr>
          <w:sz w:val="14"/>
        </w:rPr>
        <w:t xml:space="preserve"> space </w:t>
      </w:r>
      <w:r w:rsidRPr="004879C6">
        <w:rPr>
          <w:rStyle w:val="StyleUnderline"/>
          <w:highlight w:val="cyan"/>
        </w:rPr>
        <w:t>colonization as a hedge against</w:t>
      </w:r>
      <w:r w:rsidRPr="009C4BE0">
        <w:rPr>
          <w:rStyle w:val="StyleUnderline"/>
        </w:rPr>
        <w:t xml:space="preserve"> catastrophe or </w:t>
      </w:r>
      <w:r w:rsidRPr="004879C6">
        <w:rPr>
          <w:rStyle w:val="Emphasis"/>
          <w:highlight w:val="cyan"/>
        </w:rPr>
        <w:t>extinction</w:t>
      </w:r>
      <w:r w:rsidRPr="004879C6">
        <w:rPr>
          <w:rStyle w:val="StyleUnderline"/>
          <w:highlight w:val="cyan"/>
        </w:rPr>
        <w:t xml:space="preserve">. With </w:t>
      </w:r>
      <w:r w:rsidRPr="004879C6">
        <w:rPr>
          <w:rStyle w:val="Emphasis"/>
          <w:highlight w:val="cyan"/>
        </w:rPr>
        <w:t>low probabilities of success</w:t>
      </w:r>
      <w:r w:rsidRPr="004879C6">
        <w:rPr>
          <w:rStyle w:val="StyleUnderline"/>
          <w:highlight w:val="cyan"/>
        </w:rPr>
        <w:t xml:space="preserve"> and </w:t>
      </w:r>
      <w:r w:rsidRPr="004879C6">
        <w:rPr>
          <w:rStyle w:val="Emphasis"/>
          <w:highlight w:val="cyan"/>
        </w:rPr>
        <w:t>significant</w:t>
      </w:r>
      <w:r w:rsidRPr="003F2F75">
        <w:rPr>
          <w:sz w:val="14"/>
        </w:rPr>
        <w:t xml:space="preserve"> moral hazards and </w:t>
      </w:r>
      <w:r w:rsidRPr="004879C6">
        <w:rPr>
          <w:rStyle w:val="Emphasis"/>
          <w:highlight w:val="cyan"/>
        </w:rPr>
        <w:t>opportunity costs</w:t>
      </w:r>
      <w:r w:rsidRPr="003F2F75">
        <w:rPr>
          <w:sz w:val="14"/>
        </w:rPr>
        <w:t xml:space="preserve">, space </w:t>
      </w:r>
      <w:r w:rsidRPr="004879C6">
        <w:rPr>
          <w:rStyle w:val="StyleUnderline"/>
          <w:highlight w:val="cyan"/>
        </w:rPr>
        <w:t>colonization should not be considered</w:t>
      </w:r>
      <w:r w:rsidRPr="009C4BE0">
        <w:rPr>
          <w:rStyle w:val="StyleUnderline"/>
        </w:rPr>
        <w:t xml:space="preserve"> a </w:t>
      </w:r>
      <w:r w:rsidRPr="004879C6">
        <w:rPr>
          <w:rStyle w:val="StyleUnderline"/>
          <w:highlight w:val="cyan"/>
        </w:rPr>
        <w:t>viable</w:t>
      </w:r>
      <w:r w:rsidRPr="009C4BE0">
        <w:rPr>
          <w:rStyle w:val="StyleUnderline"/>
        </w:rPr>
        <w:t xml:space="preserve"> response to</w:t>
      </w:r>
      <w:r w:rsidRPr="003F2F75">
        <w:rPr>
          <w:sz w:val="14"/>
        </w:rPr>
        <w:t xml:space="preserve"> severe </w:t>
      </w:r>
      <w:r w:rsidRPr="009C4BE0">
        <w:rPr>
          <w:rStyle w:val="StyleUnderline"/>
        </w:rPr>
        <w:t>Earth problems</w:t>
      </w:r>
      <w:r w:rsidRPr="003F2F75">
        <w:rPr>
          <w:sz w:val="14"/>
        </w:rPr>
        <w:t xml:space="preserve"> and troubles.</w:t>
      </w:r>
    </w:p>
    <w:p w14:paraId="2649EDC3" w14:textId="77777777" w:rsidR="00FA28E6" w:rsidRDefault="00FA28E6" w:rsidP="00FA28E6"/>
    <w:p w14:paraId="0C976F36" w14:textId="77777777" w:rsidR="00FA28E6" w:rsidRDefault="00FA28E6" w:rsidP="00D845DA">
      <w:pPr>
        <w:pStyle w:val="Heading3"/>
      </w:pPr>
      <w:r>
        <w:t>AT: Heg</w:t>
      </w:r>
    </w:p>
    <w:p w14:paraId="2892110F" w14:textId="77777777" w:rsidR="00FA28E6" w:rsidRDefault="00FA28E6" w:rsidP="00FA28E6">
      <w:pPr>
        <w:pStyle w:val="Heading4"/>
      </w:pPr>
      <w:r>
        <w:t>US heg is now an object of historical analysis, multipolarity is the new reality we live in. Disproves escalation claims.</w:t>
      </w:r>
    </w:p>
    <w:p w14:paraId="06A526E6" w14:textId="77777777" w:rsidR="00FA28E6" w:rsidRDefault="00FA28E6" w:rsidP="00FA28E6">
      <w:r w:rsidRPr="00C323A4">
        <w:rPr>
          <w:rStyle w:val="Style13ptBold"/>
        </w:rPr>
        <w:t xml:space="preserve">Latham </w:t>
      </w:r>
      <w:r>
        <w:rPr>
          <w:rStyle w:val="Style13ptBold"/>
        </w:rPr>
        <w:t>‘24</w:t>
      </w:r>
      <w:r>
        <w:t xml:space="preserve">, </w:t>
      </w:r>
      <w:r w:rsidRPr="00C323A4">
        <w:t>Andrew Latham is a professor of international relations at Macalester College in Saint Paul, Minn., a senior fellow at the Institute for Peace and Diplomacy and a non-resident fellow at Defense Priorities in Washington, D.C.</w:t>
      </w:r>
      <w:r>
        <w:t>, “</w:t>
      </w:r>
      <w:r w:rsidRPr="00C323A4">
        <w:t>As American global hegemony ends, multi-alignment rises</w:t>
      </w:r>
      <w:r>
        <w:t xml:space="preserve">” </w:t>
      </w:r>
      <w:hyperlink r:id="rId32" w:history="1">
        <w:r w:rsidRPr="001C1517">
          <w:rPr>
            <w:rStyle w:val="Hyperlink"/>
          </w:rPr>
          <w:t>https://thehill.com/opinion/international/4671482-as-american-global-hegemony-ends-multi-alignment-rises/</w:t>
        </w:r>
      </w:hyperlink>
      <w:r>
        <w:t xml:space="preserve"> JB</w:t>
      </w:r>
    </w:p>
    <w:p w14:paraId="08D1ECBF" w14:textId="77777777" w:rsidR="00FA28E6" w:rsidRPr="00C323A4" w:rsidRDefault="00FA28E6" w:rsidP="00FA28E6">
      <w:pPr>
        <w:rPr>
          <w:sz w:val="16"/>
        </w:rPr>
      </w:pPr>
      <w:r w:rsidRPr="00C323A4">
        <w:rPr>
          <w:sz w:val="16"/>
        </w:rPr>
        <w:t xml:space="preserve">Forget the “Pax Americana.” </w:t>
      </w:r>
      <w:r w:rsidRPr="00C323A4">
        <w:rPr>
          <w:rStyle w:val="Emphasis"/>
          <w:highlight w:val="yellow"/>
        </w:rPr>
        <w:t>The unipolar moment</w:t>
      </w:r>
      <w:r w:rsidRPr="00C323A4">
        <w:rPr>
          <w:sz w:val="16"/>
        </w:rPr>
        <w:t xml:space="preserve">, that brief interlude where the United States reigned supreme, </w:t>
      </w:r>
      <w:r w:rsidRPr="00C323A4">
        <w:rPr>
          <w:rStyle w:val="StyleUnderline"/>
          <w:highlight w:val="yellow"/>
        </w:rPr>
        <w:t>is over</w:t>
      </w:r>
      <w:r w:rsidRPr="00C323A4">
        <w:rPr>
          <w:sz w:val="16"/>
        </w:rPr>
        <w:t xml:space="preserve">. China’s rise, coupled with a growing discontent with the American-led rules-based international order, has ushered in a new era: a multipolar world with multiple power centers jostling for influence. This dynamic shift demands a new foreign policy strategy on the part of all states. Enter multi-alignment, a strategic response to this new multipolar reality that involves countries forging partnerships across ideological and geopolitical divides to advance their national interests. Unlike the rigid alliances of the Cold War, </w:t>
      </w:r>
      <w:r w:rsidRPr="00C323A4">
        <w:rPr>
          <w:rStyle w:val="StyleUnderline"/>
          <w:highlight w:val="yellow"/>
        </w:rPr>
        <w:t>multi-alignment involves a strategic flexibility that empowers nations to navigate the complexities of a multipolar world</w:t>
      </w:r>
      <w:r w:rsidRPr="00C323A4">
        <w:rPr>
          <w:sz w:val="16"/>
        </w:rPr>
        <w:t xml:space="preserve">. These partnerships are often issue-specific and impermanent, allowing countries to cooperate with different great powers depending on the context. For instance, a nation might partner with the U.S. on matters of regional security while forging economic ties with China. This adaptability ensures that a country’s national interests are prioritized — </w:t>
      </w:r>
      <w:r w:rsidRPr="00C323A4">
        <w:rPr>
          <w:rStyle w:val="StyleUnderline"/>
          <w:highlight w:val="yellow"/>
        </w:rPr>
        <w:t>if cooperation with a particular power becomes detrimental, they can shift</w:t>
      </w:r>
      <w:r w:rsidRPr="00C323A4">
        <w:rPr>
          <w:rStyle w:val="StyleUnderline"/>
        </w:rPr>
        <w:t xml:space="preserve"> </w:t>
      </w:r>
      <w:r w:rsidRPr="00C323A4">
        <w:rPr>
          <w:sz w:val="16"/>
        </w:rPr>
        <w:t xml:space="preserve">their focus and seek partnerships elsewhere. This approach is particularly attractive for middle powers. These countries, with growing influence but not the global reach of superpowers, can leverage their strategic weight to extract benefits from various partners within the multipolar system; they can secure vital resources, expand their economic opportunities and exert greater influence on the international stage. In essence, multi-alignment </w:t>
      </w:r>
      <w:r w:rsidRPr="00C323A4">
        <w:rPr>
          <w:rStyle w:val="StyleUnderline"/>
          <w:highlight w:val="yellow"/>
        </w:rPr>
        <w:t>allows middle powers to play multiple sides, maximizing their strategic gains</w:t>
      </w:r>
      <w:r w:rsidRPr="00C323A4">
        <w:rPr>
          <w:sz w:val="16"/>
        </w:rPr>
        <w:t xml:space="preserve"> within a multipolar landscape. The Middle East is shifting dramatically under the influence of multi-alignment. Once a region defined by a rigid U.S.-led alliance system, the rise of China is rewriting the script. A powerful illustration of this transformation is </w:t>
      </w:r>
      <w:r w:rsidRPr="00C323A4">
        <w:rPr>
          <w:rStyle w:val="StyleUnderline"/>
          <w:highlight w:val="yellow"/>
        </w:rPr>
        <w:t>China’s</w:t>
      </w:r>
      <w:r w:rsidRPr="00C323A4">
        <w:rPr>
          <w:sz w:val="16"/>
        </w:rPr>
        <w:t xml:space="preserve"> recent </w:t>
      </w:r>
      <w:r w:rsidRPr="00C323A4">
        <w:rPr>
          <w:rStyle w:val="StyleUnderline"/>
          <w:highlight w:val="yellow"/>
        </w:rPr>
        <w:t>success in brokering a thaw between</w:t>
      </w:r>
      <w:r w:rsidRPr="00C323A4">
        <w:rPr>
          <w:sz w:val="16"/>
        </w:rPr>
        <w:t xml:space="preserve"> regional </w:t>
      </w:r>
      <w:r w:rsidRPr="00C323A4">
        <w:rPr>
          <w:rStyle w:val="StyleUnderline"/>
          <w:highlight w:val="yellow"/>
        </w:rPr>
        <w:t>rivals Iran and Saudi Arabia. This unprecedented</w:t>
      </w:r>
      <w:r w:rsidRPr="00C323A4">
        <w:rPr>
          <w:sz w:val="16"/>
        </w:rPr>
        <w:t xml:space="preserve"> diplomatic feat </w:t>
      </w:r>
      <w:r w:rsidRPr="00C323A4">
        <w:rPr>
          <w:rStyle w:val="StyleUnderline"/>
          <w:highlight w:val="yellow"/>
        </w:rPr>
        <w:t>underscores the transformative power of multi-alignment</w:t>
      </w:r>
      <w:r w:rsidRPr="00C323A4">
        <w:rPr>
          <w:sz w:val="16"/>
        </w:rPr>
        <w:t xml:space="preserve">, as traditional allies are no longer bound by rigid geopolitical ties or past membership in a bloc, but are free to pursue partnerships based on specific interests. The implications for the Middle East are profound, potentially paving the way for a more stable regional order. We see this with how Saudi Arabia, a long-standing American ally, is deepening economic ties with China for investment and diversification away from oil dependence, while still maintaining its security relationship with the U.S. Similarly, Gulf states like the United Arab Emirates have fostered partnerships with both China and Russia, seeking economic opportunities and diplomatic support on regional issues. This multi-alignment allows these states to navigate the complexities of a multipolar world and secure their interests within the new power dynamic. In Southeast Asia, countries like Vietnam and Indonesia have long balanced relations between the U.S. and China, but China’s growing assertiveness in the South China Sea has spurred a reevaluation. </w:t>
      </w:r>
      <w:r w:rsidRPr="00C323A4">
        <w:rPr>
          <w:rStyle w:val="StyleUnderline"/>
          <w:highlight w:val="yellow"/>
        </w:rPr>
        <w:t>Vietnam</w:t>
      </w:r>
      <w:r w:rsidRPr="00C323A4">
        <w:rPr>
          <w:sz w:val="16"/>
        </w:rPr>
        <w:t xml:space="preserve">, despite its communist ideology, </w:t>
      </w:r>
      <w:r w:rsidRPr="00C323A4">
        <w:rPr>
          <w:rStyle w:val="StyleUnderline"/>
          <w:highlight w:val="yellow"/>
        </w:rPr>
        <w:t>has strengthened its defense ties with the U.S. while maintaining economic relations with China. Indonesia</w:t>
      </w:r>
      <w:r w:rsidRPr="00C323A4">
        <w:rPr>
          <w:sz w:val="16"/>
        </w:rPr>
        <w:t xml:space="preserve">, meanwhile, </w:t>
      </w:r>
      <w:r w:rsidRPr="00C323A4">
        <w:rPr>
          <w:rStyle w:val="StyleUnderline"/>
          <w:highlight w:val="yellow"/>
        </w:rPr>
        <w:t>seeks to maintain its neutrality but has also engaged in joint military exercises with both the U.S. and China</w:t>
      </w:r>
      <w:r w:rsidRPr="00C323A4">
        <w:rPr>
          <w:sz w:val="16"/>
        </w:rPr>
        <w:t xml:space="preserve">. This multi-alignment strategy allows these countries to hedge against Chinese dominance while ensuring access to vital markets in a multipolar economic landscape. The rise of multi-alignment within a multipolar world presents both opportunities and challenges for international peace and security. On the one hand, it offers a more nuanced approach to global challenges. With power diffused across multiple actors, decisionmaking becomes less centralized and more responsive to specific regional contexts. This </w:t>
      </w:r>
      <w:r w:rsidRPr="00C323A4">
        <w:rPr>
          <w:rStyle w:val="StyleUnderline"/>
          <w:highlight w:val="yellow"/>
        </w:rPr>
        <w:t>allows for solutions tailored to the unique needs of each situation</w:t>
      </w:r>
      <w:r w:rsidRPr="00C323A4">
        <w:rPr>
          <w:sz w:val="16"/>
        </w:rPr>
        <w:t xml:space="preserve">, rather than a one-size-fits-all approach. Multi-alignment can also </w:t>
      </w:r>
      <w:r w:rsidRPr="00C323A4">
        <w:rPr>
          <w:rStyle w:val="Emphasis"/>
          <w:highlight w:val="yellow"/>
        </w:rPr>
        <w:t>incentivize cooperation between former rivals on shared threats like climate change or pandemics,</w:t>
      </w:r>
      <w:r w:rsidRPr="00C323A4">
        <w:rPr>
          <w:sz w:val="16"/>
        </w:rPr>
        <w:t xml:space="preserve"> encouraging countries to collaborate on solutions despite past geopolitical differences.</w:t>
      </w:r>
    </w:p>
    <w:p w14:paraId="78740EC9" w14:textId="77777777" w:rsidR="00FA28E6" w:rsidRDefault="00FA28E6" w:rsidP="00FA28E6">
      <w:pPr>
        <w:pStyle w:val="Heading4"/>
      </w:pPr>
      <w:r>
        <w:t>Heg decline inev, Ukraine, Gaza &amp; Taiwan</w:t>
      </w:r>
    </w:p>
    <w:p w14:paraId="17682617" w14:textId="77777777" w:rsidR="00FA28E6" w:rsidRPr="002B4744" w:rsidRDefault="00FA28E6" w:rsidP="00FA28E6">
      <w:r w:rsidRPr="002B4744">
        <w:rPr>
          <w:rStyle w:val="Style13ptBold"/>
        </w:rPr>
        <w:t xml:space="preserve">The Nation </w:t>
      </w:r>
      <w:r>
        <w:rPr>
          <w:rStyle w:val="Style13ptBold"/>
        </w:rPr>
        <w:t>‘24</w:t>
      </w:r>
      <w:r>
        <w:t>, “</w:t>
      </w:r>
      <w:r w:rsidRPr="002B4744">
        <w:t>The Looming Imperial Crisis That Could Topple American Hegemony</w:t>
      </w:r>
      <w:r>
        <w:t xml:space="preserve">”, </w:t>
      </w:r>
      <w:hyperlink r:id="rId33" w:history="1">
        <w:r w:rsidRPr="00B733B9">
          <w:rPr>
            <w:rStyle w:val="Hyperlink"/>
          </w:rPr>
          <w:t>https://www.thenation.com/article/world/imperial-crisis-american-hegemony/</w:t>
        </w:r>
      </w:hyperlink>
      <w:r>
        <w:t>, JBlock</w:t>
      </w:r>
    </w:p>
    <w:p w14:paraId="1189F795" w14:textId="77777777" w:rsidR="00FA28E6" w:rsidRPr="00A75B4D" w:rsidRDefault="00FA28E6" w:rsidP="00FA28E6">
      <w:pPr>
        <w:rPr>
          <w:sz w:val="16"/>
        </w:rPr>
      </w:pPr>
      <w:r w:rsidRPr="002B4744">
        <w:rPr>
          <w:rStyle w:val="StyleUnderline"/>
          <w:highlight w:val="yellow"/>
        </w:rPr>
        <w:t>Empires don’t just fall</w:t>
      </w:r>
      <w:r w:rsidRPr="002B4744">
        <w:rPr>
          <w:rStyle w:val="StyleUnderline"/>
        </w:rPr>
        <w:t xml:space="preserve"> like toppled trees. Instead, </w:t>
      </w:r>
      <w:r w:rsidRPr="002B4744">
        <w:rPr>
          <w:rStyle w:val="StyleUnderline"/>
          <w:highlight w:val="yellow"/>
        </w:rPr>
        <w:t>they weaken slowly as a succession of crises drain their strength and confidence</w:t>
      </w:r>
      <w:r w:rsidRPr="002B4744">
        <w:rPr>
          <w:rStyle w:val="StyleUnderline"/>
        </w:rPr>
        <w:t xml:space="preserve"> until they suddenly begin to disintegrate. So it was with the British, French, and Soviet empires; </w:t>
      </w:r>
      <w:r w:rsidRPr="002B4744">
        <w:rPr>
          <w:rStyle w:val="StyleUnderline"/>
          <w:highlight w:val="yellow"/>
        </w:rPr>
        <w:t>so it now is with</w:t>
      </w:r>
      <w:r w:rsidRPr="002B4744">
        <w:rPr>
          <w:rStyle w:val="StyleUnderline"/>
        </w:rPr>
        <w:t xml:space="preserve"> imperial </w:t>
      </w:r>
      <w:r w:rsidRPr="002B4744">
        <w:rPr>
          <w:rStyle w:val="StyleUnderline"/>
          <w:highlight w:val="yellow"/>
        </w:rPr>
        <w:t>America</w:t>
      </w:r>
      <w:r w:rsidRPr="002B4744">
        <w:rPr>
          <w:rStyle w:val="StyleUnderline"/>
        </w:rPr>
        <w:t>.</w:t>
      </w:r>
      <w:r>
        <w:rPr>
          <w:rStyle w:val="StyleUnderline"/>
        </w:rPr>
        <w:t xml:space="preserve"> </w:t>
      </w:r>
      <w:r w:rsidRPr="002B4744">
        <w:rPr>
          <w:sz w:val="16"/>
        </w:rPr>
        <w:t>Great Britain confronted serious colonial crises in India, Iran, and Palestine before plunging headlong into the Suez Canal and imperial collapse in 1956. In the later years of the Cold War, the Soviet Union faced its own challenges in Czechoslovakia, Egypt, and Ethiopia before crashing into a brick wall in its war in Afghanistan.</w:t>
      </w:r>
      <w:r w:rsidRPr="002B4744">
        <w:rPr>
          <w:sz w:val="16"/>
          <w:highlight w:val="yellow"/>
        </w:rPr>
        <w:t xml:space="preserve"> </w:t>
      </w:r>
      <w:r w:rsidRPr="002B4744">
        <w:rPr>
          <w:rStyle w:val="StyleUnderline"/>
          <w:highlight w:val="yellow"/>
        </w:rPr>
        <w:t>America’s post-Cold War victory lap suffered its own crisis early in this century with</w:t>
      </w:r>
      <w:r w:rsidRPr="002B4744">
        <w:rPr>
          <w:sz w:val="16"/>
        </w:rPr>
        <w:t xml:space="preserve"> disastrous invasions of </w:t>
      </w:r>
      <w:r w:rsidRPr="002B4744">
        <w:rPr>
          <w:rStyle w:val="StyleUnderline"/>
          <w:highlight w:val="yellow"/>
        </w:rPr>
        <w:t>Afghanistan and Iraq</w:t>
      </w:r>
      <w:r w:rsidRPr="002B4744">
        <w:rPr>
          <w:sz w:val="16"/>
        </w:rPr>
        <w:t xml:space="preserve">. </w:t>
      </w:r>
      <w:r w:rsidRPr="002B4744">
        <w:rPr>
          <w:rStyle w:val="StyleUnderline"/>
          <w:highlight w:val="yellow"/>
        </w:rPr>
        <w:t>Now, looming</w:t>
      </w:r>
      <w:r w:rsidRPr="002B4744">
        <w:rPr>
          <w:sz w:val="16"/>
        </w:rPr>
        <w:t xml:space="preserve"> just over history’s horizon </w:t>
      </w:r>
      <w:r w:rsidRPr="002B4744">
        <w:rPr>
          <w:rStyle w:val="StyleUnderline"/>
          <w:highlight w:val="yellow"/>
        </w:rPr>
        <w:t>are three</w:t>
      </w:r>
      <w:r w:rsidRPr="002B4744">
        <w:rPr>
          <w:sz w:val="16"/>
        </w:rPr>
        <w:t xml:space="preserve"> more imperial </w:t>
      </w:r>
      <w:r w:rsidRPr="002B4744">
        <w:rPr>
          <w:rStyle w:val="Emphasis"/>
          <w:highlight w:val="yellow"/>
        </w:rPr>
        <w:t>crises in Gaza, Taiwan, and Ukraine that could cumulatively turn a slow imperial recessional into an all-too-rapid decline, if not collapse</w:t>
      </w:r>
      <w:r w:rsidRPr="002B4744">
        <w:rPr>
          <w:sz w:val="16"/>
        </w:rPr>
        <w:t xml:space="preserve">. As a start, let’s put the very idea of an imperial crisis in perspective. The </w:t>
      </w:r>
      <w:r w:rsidRPr="002B4744">
        <w:rPr>
          <w:rStyle w:val="StyleUnderline"/>
          <w:highlight w:val="yellow"/>
        </w:rPr>
        <w:t>history of every empire</w:t>
      </w:r>
      <w:r w:rsidRPr="002B4744">
        <w:rPr>
          <w:sz w:val="16"/>
        </w:rPr>
        <w:t xml:space="preserve">, ancient or modern, </w:t>
      </w:r>
      <w:r w:rsidRPr="002B4744">
        <w:rPr>
          <w:rStyle w:val="StyleUnderline"/>
          <w:highlight w:val="yellow"/>
        </w:rPr>
        <w:t>has</w:t>
      </w:r>
      <w:r w:rsidRPr="002B4744">
        <w:rPr>
          <w:sz w:val="16"/>
        </w:rPr>
        <w:t xml:space="preserve"> always </w:t>
      </w:r>
      <w:r w:rsidRPr="002B4744">
        <w:rPr>
          <w:rStyle w:val="Emphasis"/>
          <w:highlight w:val="yellow"/>
        </w:rPr>
        <w:t>involved a succession of crises</w:t>
      </w:r>
      <w:r w:rsidRPr="002B4744">
        <w:rPr>
          <w:sz w:val="16"/>
        </w:rPr>
        <w:t xml:space="preserve">—usually mastered in the empire’s earlier years, only to be ever more disastrously mishandled in its era of decline. Right after World War II, when the United States became history’s most powerful empire, Washington’s leaders skillfully handled just such crises in Greece, Berlin, Italy, and France, and somewhat less skillfully but not disastrously in a Korean War that never quite officially ended. Even after the dual disasters of a bungled covert invasion of Cuba in 1961 and a conventional war in Vietnam that went all too disastrously awry in the 1960s and early 1970s, Washington proved capable of recalibrating effectively enough to outlast the Soviet Union, “win” the Cold War, and become the “lone superpower” on this planet. In both success and failure, crisis management usually entails a delicate balance between domestic politics and global geopolitics. President John F. Kennedy’s White House, manipulated by the CIA into the disastrous 1961 Bay of Pigs invasion of Cuba, managed to recover its political balance sufficiently to check the Pentagon and achieve a diplomatic resolution of the dangerous 1962 Cuban missile crisis with the Soviet Union. America’s current plight, however, can be traced at least in part to a growing imbalance between a domestic politics that appears to be coming apart at the seams and a series of challenging global upheavals. Whether in Gaza, Ukraine, or even Taiwan, the Washington of President Joe </w:t>
      </w:r>
      <w:r w:rsidRPr="002B4744">
        <w:rPr>
          <w:rStyle w:val="StyleUnderline"/>
          <w:highlight w:val="yellow"/>
        </w:rPr>
        <w:t>Biden is clearly failing to align</w:t>
      </w:r>
      <w:r w:rsidRPr="002B4744">
        <w:rPr>
          <w:rStyle w:val="StyleUnderline"/>
        </w:rPr>
        <w:t xml:space="preserve"> </w:t>
      </w:r>
      <w:r w:rsidRPr="002B4744">
        <w:rPr>
          <w:sz w:val="16"/>
        </w:rPr>
        <w:t xml:space="preserve">domestic political </w:t>
      </w:r>
      <w:r w:rsidRPr="002B4744">
        <w:rPr>
          <w:rStyle w:val="StyleUnderline"/>
          <w:highlight w:val="yellow"/>
        </w:rPr>
        <w:t>constituencies with the</w:t>
      </w:r>
      <w:r w:rsidRPr="002B4744">
        <w:rPr>
          <w:sz w:val="16"/>
        </w:rPr>
        <w:t xml:space="preserve"> empire’s </w:t>
      </w:r>
      <w:r w:rsidRPr="002B4744">
        <w:rPr>
          <w:rStyle w:val="StyleUnderline"/>
          <w:highlight w:val="yellow"/>
        </w:rPr>
        <w:t>international interests</w:t>
      </w:r>
      <w:r w:rsidRPr="002B4744">
        <w:rPr>
          <w:sz w:val="16"/>
        </w:rPr>
        <w:t xml:space="preserve">. And in each case, </w:t>
      </w:r>
      <w:r w:rsidRPr="002B4744">
        <w:rPr>
          <w:rStyle w:val="StyleUnderline"/>
          <w:highlight w:val="yellow"/>
        </w:rPr>
        <w:t>crisis mismanagement has only been compounded by errors that have accumulated in the decades since the Cold War</w:t>
      </w:r>
      <w:r w:rsidRPr="002B4744">
        <w:rPr>
          <w:sz w:val="16"/>
        </w:rPr>
        <w:t>’s end, turning each crisis into a conundrum without an easy resolution or perhaps any resolution at all. Both individually and collectively, then, the mishandling of these crises is likely to prove a significant marker of America’s ultimate decline as a global power, both at home and abroad.</w:t>
      </w:r>
    </w:p>
    <w:p w14:paraId="74EBBD95" w14:textId="77777777" w:rsidR="00FA28E6" w:rsidRPr="00896522" w:rsidRDefault="00FA28E6" w:rsidP="00FA28E6"/>
    <w:p w14:paraId="12D4EEA6" w14:textId="77777777" w:rsidR="00FA28E6" w:rsidRPr="00FA28E6" w:rsidRDefault="00FA28E6" w:rsidP="00FA28E6"/>
    <w:sectPr w:rsidR="00FA28E6" w:rsidRPr="00FA28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612AE" w14:textId="77777777" w:rsidR="002D4D01" w:rsidRDefault="002D4D01" w:rsidP="00066D2C">
      <w:r>
        <w:separator/>
      </w:r>
    </w:p>
  </w:endnote>
  <w:endnote w:type="continuationSeparator" w:id="0">
    <w:p w14:paraId="5B828100" w14:textId="77777777" w:rsidR="002D4D01" w:rsidRDefault="002D4D0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873F1" w14:textId="77777777" w:rsidR="002D4D01" w:rsidRDefault="002D4D01" w:rsidP="00066D2C">
      <w:r>
        <w:separator/>
      </w:r>
    </w:p>
  </w:footnote>
  <w:footnote w:type="continuationSeparator" w:id="0">
    <w:p w14:paraId="7373C69F" w14:textId="77777777" w:rsidR="002D4D01" w:rsidRDefault="002D4D0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E1B69"/>
    <w:multiLevelType w:val="hybridMultilevel"/>
    <w:tmpl w:val="FFFFFFFF"/>
    <w:lvl w:ilvl="0" w:tplc="B2388CB6">
      <w:start w:val="1"/>
      <w:numFmt w:val="decimal"/>
      <w:lvlText w:val="%1."/>
      <w:lvlJc w:val="left"/>
      <w:pPr>
        <w:ind w:left="720" w:hanging="360"/>
      </w:pPr>
    </w:lvl>
    <w:lvl w:ilvl="1" w:tplc="B3A43836">
      <w:start w:val="1"/>
      <w:numFmt w:val="lowerLetter"/>
      <w:lvlText w:val="%2."/>
      <w:lvlJc w:val="left"/>
      <w:pPr>
        <w:ind w:left="1440" w:hanging="360"/>
      </w:pPr>
    </w:lvl>
    <w:lvl w:ilvl="2" w:tplc="D0CCDEC0">
      <w:start w:val="1"/>
      <w:numFmt w:val="lowerRoman"/>
      <w:lvlText w:val="%3."/>
      <w:lvlJc w:val="right"/>
      <w:pPr>
        <w:ind w:left="2160" w:hanging="180"/>
      </w:pPr>
    </w:lvl>
    <w:lvl w:ilvl="3" w:tplc="F42CC9F8">
      <w:start w:val="1"/>
      <w:numFmt w:val="decimal"/>
      <w:lvlText w:val="%4."/>
      <w:lvlJc w:val="left"/>
      <w:pPr>
        <w:ind w:left="2880" w:hanging="360"/>
      </w:pPr>
    </w:lvl>
    <w:lvl w:ilvl="4" w:tplc="C11CEADA">
      <w:start w:val="1"/>
      <w:numFmt w:val="lowerLetter"/>
      <w:lvlText w:val="%5."/>
      <w:lvlJc w:val="left"/>
      <w:pPr>
        <w:ind w:left="3600" w:hanging="360"/>
      </w:pPr>
    </w:lvl>
    <w:lvl w:ilvl="5" w:tplc="2F764EEA">
      <w:start w:val="1"/>
      <w:numFmt w:val="lowerRoman"/>
      <w:lvlText w:val="%6."/>
      <w:lvlJc w:val="right"/>
      <w:pPr>
        <w:ind w:left="4320" w:hanging="180"/>
      </w:pPr>
    </w:lvl>
    <w:lvl w:ilvl="6" w:tplc="D130A81C">
      <w:start w:val="1"/>
      <w:numFmt w:val="decimal"/>
      <w:lvlText w:val="%7."/>
      <w:lvlJc w:val="left"/>
      <w:pPr>
        <w:ind w:left="5040" w:hanging="360"/>
      </w:pPr>
    </w:lvl>
    <w:lvl w:ilvl="7" w:tplc="C66CD5F8">
      <w:start w:val="1"/>
      <w:numFmt w:val="lowerLetter"/>
      <w:lvlText w:val="%8."/>
      <w:lvlJc w:val="left"/>
      <w:pPr>
        <w:ind w:left="5760" w:hanging="360"/>
      </w:pPr>
    </w:lvl>
    <w:lvl w:ilvl="8" w:tplc="475AC8C2">
      <w:start w:val="1"/>
      <w:numFmt w:val="lowerRoman"/>
      <w:lvlText w:val="%9."/>
      <w:lvlJc w:val="right"/>
      <w:pPr>
        <w:ind w:left="6480" w:hanging="180"/>
      </w:pPr>
    </w:lvl>
  </w:abstractNum>
  <w:abstractNum w:abstractNumId="12" w15:restartNumberingAfterBreak="0">
    <w:nsid w:val="0E516D39"/>
    <w:multiLevelType w:val="multilevel"/>
    <w:tmpl w:val="CAB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E01251"/>
    <w:multiLevelType w:val="multilevel"/>
    <w:tmpl w:val="B81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392EA0"/>
    <w:multiLevelType w:val="hybridMultilevel"/>
    <w:tmpl w:val="787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7937B4"/>
    <w:multiLevelType w:val="multilevel"/>
    <w:tmpl w:val="44B41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B10652F"/>
    <w:multiLevelType w:val="hybridMultilevel"/>
    <w:tmpl w:val="08142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9934F0"/>
    <w:multiLevelType w:val="multilevel"/>
    <w:tmpl w:val="0D68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D312B5"/>
    <w:multiLevelType w:val="hybridMultilevel"/>
    <w:tmpl w:val="F1086946"/>
    <w:lvl w:ilvl="0" w:tplc="A822B4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DC04F50"/>
    <w:multiLevelType w:val="multilevel"/>
    <w:tmpl w:val="C820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74749"/>
    <w:multiLevelType w:val="multilevel"/>
    <w:tmpl w:val="D9D8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5"/>
  </w:num>
  <w:num w:numId="44" w16cid:durableId="720713117">
    <w:abstractNumId w:val="13"/>
  </w:num>
  <w:num w:numId="45" w16cid:durableId="1834952218">
    <w:abstractNumId w:val="11"/>
  </w:num>
  <w:num w:numId="46" w16cid:durableId="1160006257">
    <w:abstractNumId w:val="23"/>
  </w:num>
  <w:num w:numId="47" w16cid:durableId="936325124">
    <w:abstractNumId w:val="12"/>
  </w:num>
  <w:num w:numId="48" w16cid:durableId="622269666">
    <w:abstractNumId w:val="21"/>
  </w:num>
  <w:num w:numId="49" w16cid:durableId="1657539211">
    <w:abstractNumId w:val="24"/>
  </w:num>
  <w:num w:numId="50" w16cid:durableId="1493792076">
    <w:abstractNumId w:val="14"/>
  </w:num>
  <w:num w:numId="51" w16cid:durableId="1328561322">
    <w:abstractNumId w:val="18"/>
  </w:num>
  <w:num w:numId="52" w16cid:durableId="2070690930">
    <w:abstractNumId w:val="0"/>
  </w:num>
  <w:num w:numId="53" w16cid:durableId="1068116600">
    <w:abstractNumId w:val="20"/>
  </w:num>
  <w:num w:numId="54" w16cid:durableId="1949385930">
    <w:abstractNumId w:val="17"/>
  </w:num>
  <w:num w:numId="55" w16cid:durableId="4915246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1B0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1B00"/>
    <w:rsid w:val="000D626C"/>
    <w:rsid w:val="000D739E"/>
    <w:rsid w:val="000D7A2C"/>
    <w:rsid w:val="000E0913"/>
    <w:rsid w:val="000E13F7"/>
    <w:rsid w:val="000E2525"/>
    <w:rsid w:val="000E7016"/>
    <w:rsid w:val="000E7463"/>
    <w:rsid w:val="000F5C68"/>
    <w:rsid w:val="000F5ED9"/>
    <w:rsid w:val="000F6390"/>
    <w:rsid w:val="000F6530"/>
    <w:rsid w:val="000F775F"/>
    <w:rsid w:val="001014FC"/>
    <w:rsid w:val="0010417F"/>
    <w:rsid w:val="00105540"/>
    <w:rsid w:val="00105C8A"/>
    <w:rsid w:val="001119CE"/>
    <w:rsid w:val="00111D21"/>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3F9"/>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ED2"/>
    <w:rsid w:val="002508CB"/>
    <w:rsid w:val="002514A7"/>
    <w:rsid w:val="00253733"/>
    <w:rsid w:val="00256AC0"/>
    <w:rsid w:val="002573AF"/>
    <w:rsid w:val="00263CC5"/>
    <w:rsid w:val="00271866"/>
    <w:rsid w:val="00273BDB"/>
    <w:rsid w:val="00276E12"/>
    <w:rsid w:val="00277BB1"/>
    <w:rsid w:val="00281B05"/>
    <w:rsid w:val="00282932"/>
    <w:rsid w:val="00282FFC"/>
    <w:rsid w:val="00284D64"/>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4D0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73D"/>
    <w:rsid w:val="00311112"/>
    <w:rsid w:val="00311C1F"/>
    <w:rsid w:val="0031266A"/>
    <w:rsid w:val="003128B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7B1"/>
    <w:rsid w:val="00373B7F"/>
    <w:rsid w:val="003753F6"/>
    <w:rsid w:val="003774E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25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659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975"/>
    <w:rsid w:val="00500F93"/>
    <w:rsid w:val="005015BF"/>
    <w:rsid w:val="00503593"/>
    <w:rsid w:val="005036B1"/>
    <w:rsid w:val="00511177"/>
    <w:rsid w:val="005125C9"/>
    <w:rsid w:val="00515BDD"/>
    <w:rsid w:val="00515EB1"/>
    <w:rsid w:val="00521B9F"/>
    <w:rsid w:val="00524739"/>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3BF0"/>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8A2"/>
    <w:rsid w:val="00620C2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9D5"/>
    <w:rsid w:val="00681007"/>
    <w:rsid w:val="0068122B"/>
    <w:rsid w:val="00681DD9"/>
    <w:rsid w:val="00682252"/>
    <w:rsid w:val="00682F5C"/>
    <w:rsid w:val="00687555"/>
    <w:rsid w:val="00690E39"/>
    <w:rsid w:val="00691FF9"/>
    <w:rsid w:val="0069285F"/>
    <w:rsid w:val="0069752C"/>
    <w:rsid w:val="006A0DE5"/>
    <w:rsid w:val="006A0F5C"/>
    <w:rsid w:val="006A2812"/>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54"/>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61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577"/>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BE5"/>
    <w:rsid w:val="007F13A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ADB"/>
    <w:rsid w:val="008E447C"/>
    <w:rsid w:val="008E596E"/>
    <w:rsid w:val="008E6741"/>
    <w:rsid w:val="008F04C5"/>
    <w:rsid w:val="008F125D"/>
    <w:rsid w:val="009004FA"/>
    <w:rsid w:val="00901E9C"/>
    <w:rsid w:val="00906F79"/>
    <w:rsid w:val="00907369"/>
    <w:rsid w:val="00910B12"/>
    <w:rsid w:val="00912404"/>
    <w:rsid w:val="009134B0"/>
    <w:rsid w:val="0092084B"/>
    <w:rsid w:val="00920B9A"/>
    <w:rsid w:val="009249C5"/>
    <w:rsid w:val="00925558"/>
    <w:rsid w:val="00925B25"/>
    <w:rsid w:val="009263C9"/>
    <w:rsid w:val="00930B2A"/>
    <w:rsid w:val="00936F03"/>
    <w:rsid w:val="0094018B"/>
    <w:rsid w:val="009418E3"/>
    <w:rsid w:val="009435BB"/>
    <w:rsid w:val="00943B02"/>
    <w:rsid w:val="00953429"/>
    <w:rsid w:val="009539A4"/>
    <w:rsid w:val="00955B7F"/>
    <w:rsid w:val="009569E3"/>
    <w:rsid w:val="00960035"/>
    <w:rsid w:val="0096040F"/>
    <w:rsid w:val="0096145A"/>
    <w:rsid w:val="009632EF"/>
    <w:rsid w:val="00973D8A"/>
    <w:rsid w:val="009804B4"/>
    <w:rsid w:val="00980709"/>
    <w:rsid w:val="0098278C"/>
    <w:rsid w:val="00991819"/>
    <w:rsid w:val="00992BBB"/>
    <w:rsid w:val="009958F4"/>
    <w:rsid w:val="00996B34"/>
    <w:rsid w:val="009A042E"/>
    <w:rsid w:val="009A0FC8"/>
    <w:rsid w:val="009A2372"/>
    <w:rsid w:val="009A42F1"/>
    <w:rsid w:val="009A5571"/>
    <w:rsid w:val="009A7878"/>
    <w:rsid w:val="009B0CDC"/>
    <w:rsid w:val="009B1729"/>
    <w:rsid w:val="009B6D72"/>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D20"/>
    <w:rsid w:val="00B41D37"/>
    <w:rsid w:val="00B43FFA"/>
    <w:rsid w:val="00B45128"/>
    <w:rsid w:val="00B53DB3"/>
    <w:rsid w:val="00B66AF2"/>
    <w:rsid w:val="00B72848"/>
    <w:rsid w:val="00B74544"/>
    <w:rsid w:val="00B77754"/>
    <w:rsid w:val="00B81054"/>
    <w:rsid w:val="00B820DB"/>
    <w:rsid w:val="00B837F0"/>
    <w:rsid w:val="00B83896"/>
    <w:rsid w:val="00B860A9"/>
    <w:rsid w:val="00B926D5"/>
    <w:rsid w:val="00B931A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57A"/>
    <w:rsid w:val="00C617B0"/>
    <w:rsid w:val="00C62D2B"/>
    <w:rsid w:val="00C6344F"/>
    <w:rsid w:val="00C659E2"/>
    <w:rsid w:val="00C669AD"/>
    <w:rsid w:val="00C67AF7"/>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085"/>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558"/>
    <w:rsid w:val="00D343B3"/>
    <w:rsid w:val="00D35073"/>
    <w:rsid w:val="00D36085"/>
    <w:rsid w:val="00D421D9"/>
    <w:rsid w:val="00D46993"/>
    <w:rsid w:val="00D47529"/>
    <w:rsid w:val="00D47713"/>
    <w:rsid w:val="00D47B2F"/>
    <w:rsid w:val="00D51103"/>
    <w:rsid w:val="00D53B1C"/>
    <w:rsid w:val="00D55A7A"/>
    <w:rsid w:val="00D568D5"/>
    <w:rsid w:val="00D56B6F"/>
    <w:rsid w:val="00D57878"/>
    <w:rsid w:val="00D60AB7"/>
    <w:rsid w:val="00D61B7C"/>
    <w:rsid w:val="00D6226F"/>
    <w:rsid w:val="00D70E15"/>
    <w:rsid w:val="00D714E5"/>
    <w:rsid w:val="00D750C0"/>
    <w:rsid w:val="00D7546D"/>
    <w:rsid w:val="00D75C54"/>
    <w:rsid w:val="00D839C5"/>
    <w:rsid w:val="00D84043"/>
    <w:rsid w:val="00D845DA"/>
    <w:rsid w:val="00D91348"/>
    <w:rsid w:val="00D9566D"/>
    <w:rsid w:val="00DA0EF7"/>
    <w:rsid w:val="00DA4B3F"/>
    <w:rsid w:val="00DA4EB6"/>
    <w:rsid w:val="00DA5F0C"/>
    <w:rsid w:val="00DB20EB"/>
    <w:rsid w:val="00DB33F6"/>
    <w:rsid w:val="00DB38CC"/>
    <w:rsid w:val="00DB4563"/>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E62"/>
    <w:rsid w:val="00DE419E"/>
    <w:rsid w:val="00DE44C3"/>
    <w:rsid w:val="00DE4D5E"/>
    <w:rsid w:val="00DE78F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B3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C6A"/>
    <w:rsid w:val="00F00A14"/>
    <w:rsid w:val="00F038EA"/>
    <w:rsid w:val="00F0685D"/>
    <w:rsid w:val="00F06A5D"/>
    <w:rsid w:val="00F0700E"/>
    <w:rsid w:val="00F14A61"/>
    <w:rsid w:val="00F17B58"/>
    <w:rsid w:val="00F21387"/>
    <w:rsid w:val="00F213CA"/>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2511"/>
    <w:rsid w:val="00F65464"/>
    <w:rsid w:val="00F70E1C"/>
    <w:rsid w:val="00F72FCE"/>
    <w:rsid w:val="00F734F9"/>
    <w:rsid w:val="00F73F90"/>
    <w:rsid w:val="00F74D13"/>
    <w:rsid w:val="00F80FBD"/>
    <w:rsid w:val="00F849FF"/>
    <w:rsid w:val="00F86E9D"/>
    <w:rsid w:val="00F86F58"/>
    <w:rsid w:val="00F936BB"/>
    <w:rsid w:val="00F93BAD"/>
    <w:rsid w:val="00F941DD"/>
    <w:rsid w:val="00F95311"/>
    <w:rsid w:val="00F95F8F"/>
    <w:rsid w:val="00FA0A18"/>
    <w:rsid w:val="00FA1BBD"/>
    <w:rsid w:val="00FA28E6"/>
    <w:rsid w:val="00FA70EC"/>
    <w:rsid w:val="00FA7A3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88AB1"/>
  <w15:chartTrackingRefBased/>
  <w15:docId w15:val="{E42ACD8E-3B81-49CA-B9AB-D36B13D50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926D5"/>
    <w:rPr>
      <w:rFonts w:ascii="Calibri" w:hAnsi="Calibri" w:cs="Calibri"/>
    </w:rPr>
  </w:style>
  <w:style w:type="paragraph" w:styleId="Heading1">
    <w:name w:val="heading 1"/>
    <w:aliases w:val="Pocket"/>
    <w:basedOn w:val="Normal"/>
    <w:next w:val="Normal"/>
    <w:link w:val="Heading1Char"/>
    <w:qFormat/>
    <w:rsid w:val="00B926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26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926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unhideWhenUsed/>
    <w:qFormat/>
    <w:rsid w:val="00B926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1B0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D1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26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26D5"/>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B926D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926D5"/>
    <w:rPr>
      <w:color w:val="auto"/>
      <w:u w:val="none"/>
    </w:rPr>
  </w:style>
  <w:style w:type="character" w:customStyle="1" w:styleId="Heading1Char">
    <w:name w:val="Heading 1 Char"/>
    <w:aliases w:val="Pocket Char"/>
    <w:basedOn w:val="DefaultParagraphFont"/>
    <w:link w:val="Heading1"/>
    <w:rsid w:val="00B926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26D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26D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926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B926D5"/>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B926D5"/>
    <w:rPr>
      <w:b w:val="0"/>
      <w:sz w:val="22"/>
      <w:u w:val="single"/>
    </w:rPr>
  </w:style>
  <w:style w:type="character" w:styleId="Strong">
    <w:name w:val="Strong"/>
    <w:basedOn w:val="DefaultParagraphFont"/>
    <w:uiPriority w:val="22"/>
    <w:qFormat/>
    <w:rsid w:val="000D1B00"/>
    <w:rPr>
      <w:b/>
      <w:bCs/>
    </w:rPr>
  </w:style>
  <w:style w:type="character" w:styleId="BookTitle">
    <w:name w:val="Book Title"/>
    <w:basedOn w:val="DefaultParagraphFont"/>
    <w:uiPriority w:val="33"/>
    <w:qFormat/>
    <w:rsid w:val="000D1B00"/>
    <w:rPr>
      <w:b/>
      <w:bCs/>
      <w:i/>
      <w:iCs/>
      <w:spacing w:val="5"/>
    </w:rPr>
  </w:style>
  <w:style w:type="character" w:customStyle="1" w:styleId="Heading5Char">
    <w:name w:val="Heading 5 Char"/>
    <w:basedOn w:val="DefaultParagraphFont"/>
    <w:link w:val="Heading5"/>
    <w:uiPriority w:val="9"/>
    <w:semiHidden/>
    <w:rsid w:val="000D1B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1B00"/>
  </w:style>
  <w:style w:type="paragraph" w:styleId="Header">
    <w:name w:val="header"/>
    <w:basedOn w:val="Normal"/>
    <w:link w:val="HeaderChar"/>
    <w:uiPriority w:val="99"/>
    <w:semiHidden/>
    <w:rsid w:val="000D1B00"/>
    <w:pPr>
      <w:tabs>
        <w:tab w:val="center" w:pos="4680"/>
        <w:tab w:val="right" w:pos="9360"/>
      </w:tabs>
    </w:pPr>
  </w:style>
  <w:style w:type="character" w:customStyle="1" w:styleId="HeaderChar">
    <w:name w:val="Header Char"/>
    <w:basedOn w:val="DefaultParagraphFont"/>
    <w:link w:val="Header"/>
    <w:uiPriority w:val="99"/>
    <w:semiHidden/>
    <w:rsid w:val="000D1B00"/>
    <w:rPr>
      <w:rFonts w:ascii="Calibri" w:hAnsi="Calibri" w:cs="Calibri"/>
    </w:rPr>
  </w:style>
  <w:style w:type="paragraph" w:styleId="Footer">
    <w:name w:val="footer"/>
    <w:basedOn w:val="Normal"/>
    <w:link w:val="FooterChar"/>
    <w:uiPriority w:val="99"/>
    <w:semiHidden/>
    <w:rsid w:val="000D1B00"/>
    <w:pPr>
      <w:tabs>
        <w:tab w:val="center" w:pos="4680"/>
        <w:tab w:val="right" w:pos="9360"/>
      </w:tabs>
    </w:pPr>
  </w:style>
  <w:style w:type="character" w:customStyle="1" w:styleId="FooterChar">
    <w:name w:val="Footer Char"/>
    <w:basedOn w:val="DefaultParagraphFont"/>
    <w:link w:val="Footer"/>
    <w:uiPriority w:val="99"/>
    <w:semiHidden/>
    <w:rsid w:val="000D1B00"/>
    <w:rPr>
      <w:rFonts w:ascii="Calibri" w:hAnsi="Calibri" w:cs="Calibri"/>
    </w:rPr>
  </w:style>
  <w:style w:type="paragraph" w:styleId="BodyText">
    <w:name w:val="Body Text"/>
    <w:basedOn w:val="Normal"/>
    <w:link w:val="BodyTextChar"/>
    <w:uiPriority w:val="99"/>
    <w:semiHidden/>
    <w:unhideWhenUsed/>
    <w:rsid w:val="000D1B00"/>
    <w:pPr>
      <w:spacing w:after="120"/>
    </w:pPr>
  </w:style>
  <w:style w:type="character" w:customStyle="1" w:styleId="BodyTextChar">
    <w:name w:val="Body Text Char"/>
    <w:basedOn w:val="DefaultParagraphFont"/>
    <w:link w:val="BodyText"/>
    <w:uiPriority w:val="99"/>
    <w:semiHidden/>
    <w:rsid w:val="000D1B00"/>
    <w:rPr>
      <w:rFonts w:ascii="Calibri" w:hAnsi="Calibri" w:cs="Calibri"/>
    </w:rPr>
  </w:style>
  <w:style w:type="paragraph" w:styleId="NoSpacing">
    <w:name w:val="No Spacing"/>
    <w:link w:val="NoSpacingChar"/>
    <w:uiPriority w:val="1"/>
    <w:unhideWhenUsed/>
    <w:qFormat/>
    <w:rsid w:val="000D1B0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D1B00"/>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Dont use Char,No Spacing41 Char,Small Text Char,Read,Important"/>
    <w:basedOn w:val="DefaultParagraphFont"/>
    <w:link w:val="NoSpacing61"/>
    <w:uiPriority w:val="99"/>
    <w:unhideWhenUsed/>
    <w:rsid w:val="00B926D5"/>
    <w:rPr>
      <w:color w:val="auto"/>
      <w:u w:val="none"/>
    </w:rPr>
  </w:style>
  <w:style w:type="character" w:styleId="UnresolvedMention">
    <w:name w:val="Unresolved Mention"/>
    <w:basedOn w:val="DefaultParagraphFont"/>
    <w:uiPriority w:val="99"/>
    <w:semiHidden/>
    <w:unhideWhenUsed/>
    <w:rsid w:val="000D1B00"/>
    <w:rPr>
      <w:color w:val="605E5C"/>
      <w:shd w:val="clear" w:color="auto" w:fill="E1DFDD"/>
    </w:rPr>
  </w:style>
  <w:style w:type="paragraph" w:customStyle="1" w:styleId="Undertag">
    <w:name w:val="Undertag"/>
    <w:link w:val="UndertagChar"/>
    <w:autoRedefine/>
    <w:uiPriority w:val="5"/>
    <w:qFormat/>
    <w:rsid w:val="000D1B0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D1B0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D1B00"/>
    <w:rPr>
      <w:color w:val="1F3864" w:themeColor="accent1" w:themeShade="80"/>
    </w:rPr>
  </w:style>
  <w:style w:type="character" w:customStyle="1" w:styleId="AnalyticChar">
    <w:name w:val="Analytic Char"/>
    <w:basedOn w:val="DefaultParagraphFont"/>
    <w:link w:val="Analytic"/>
    <w:uiPriority w:val="5"/>
    <w:rsid w:val="000D1B00"/>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0D1B0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D1B0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D1B0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D1B0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0D1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B00"/>
    <w:rPr>
      <w:rFonts w:ascii="Calibri" w:eastAsiaTheme="majorEastAsia" w:hAnsi="Calibri" w:cstheme="majorBidi"/>
      <w:color w:val="595959" w:themeColor="text1" w:themeTint="A6"/>
      <w:spacing w:val="15"/>
      <w:sz w:val="28"/>
      <w:szCs w:val="28"/>
    </w:rPr>
  </w:style>
  <w:style w:type="paragraph" w:styleId="Quote">
    <w:name w:val="Quote"/>
    <w:aliases w:val="Anaytics"/>
    <w:basedOn w:val="Normal"/>
    <w:next w:val="Normal"/>
    <w:link w:val="QuoteChar"/>
    <w:autoRedefine/>
    <w:uiPriority w:val="29"/>
    <w:qFormat/>
    <w:rsid w:val="000D1B00"/>
    <w:pPr>
      <w:spacing w:before="120"/>
      <w:ind w:left="864" w:right="864"/>
    </w:pPr>
    <w:rPr>
      <w:rFonts w:cstheme="minorBidi"/>
      <w:b/>
      <w:bCs/>
      <w:iCs/>
      <w:color w:val="98A7BD" w:themeColor="text2" w:themeTint="80"/>
      <w:sz w:val="26"/>
    </w:rPr>
  </w:style>
  <w:style w:type="character" w:customStyle="1" w:styleId="QuoteChar">
    <w:name w:val="Quote Char"/>
    <w:aliases w:val="Anaytics Char"/>
    <w:basedOn w:val="DefaultParagraphFont"/>
    <w:link w:val="Quote"/>
    <w:uiPriority w:val="29"/>
    <w:rsid w:val="000D1B00"/>
    <w:rPr>
      <w:rFonts w:ascii="Calibri" w:hAnsi="Calibri"/>
      <w:b/>
      <w:bCs/>
      <w:iCs/>
      <w:color w:val="98A7BD" w:themeColor="text2" w:themeTint="80"/>
      <w:sz w:val="26"/>
    </w:rPr>
  </w:style>
  <w:style w:type="paragraph" w:styleId="ListParagraph">
    <w:name w:val="List Paragraph"/>
    <w:basedOn w:val="Normal"/>
    <w:uiPriority w:val="34"/>
    <w:qFormat/>
    <w:rsid w:val="000D1B00"/>
    <w:pPr>
      <w:ind w:left="720"/>
      <w:contextualSpacing/>
    </w:pPr>
  </w:style>
  <w:style w:type="character" w:styleId="IntenseEmphasis">
    <w:name w:val="Intense Emphasis"/>
    <w:basedOn w:val="DefaultParagraphFont"/>
    <w:uiPriority w:val="21"/>
    <w:qFormat/>
    <w:rsid w:val="000D1B00"/>
    <w:rPr>
      <w:i/>
      <w:iCs/>
      <w:color w:val="2F5496" w:themeColor="accent1" w:themeShade="BF"/>
    </w:rPr>
  </w:style>
  <w:style w:type="paragraph" w:styleId="IntenseQuote">
    <w:name w:val="Intense Quote"/>
    <w:basedOn w:val="Normal"/>
    <w:next w:val="Normal"/>
    <w:link w:val="IntenseQuoteChar"/>
    <w:uiPriority w:val="30"/>
    <w:qFormat/>
    <w:rsid w:val="000D1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B00"/>
    <w:rPr>
      <w:rFonts w:ascii="Calibri" w:hAnsi="Calibri" w:cs="Calibri"/>
      <w:i/>
      <w:iCs/>
      <w:color w:val="2F5496" w:themeColor="accent1" w:themeShade="BF"/>
    </w:rPr>
  </w:style>
  <w:style w:type="character" w:styleId="IntenseReference">
    <w:name w:val="Intense Reference"/>
    <w:basedOn w:val="DefaultParagraphFont"/>
    <w:uiPriority w:val="32"/>
    <w:qFormat/>
    <w:rsid w:val="000D1B00"/>
    <w:rPr>
      <w:b/>
      <w:bCs/>
      <w:smallCaps/>
      <w:color w:val="2F5496" w:themeColor="accent1" w:themeShade="BF"/>
      <w:spacing w:val="5"/>
    </w:rPr>
  </w:style>
  <w:style w:type="paragraph" w:customStyle="1" w:styleId="Analytics">
    <w:name w:val="Analytics"/>
    <w:basedOn w:val="Heading4"/>
    <w:link w:val="AnalyticsChar"/>
    <w:autoRedefine/>
    <w:uiPriority w:val="5"/>
    <w:qFormat/>
    <w:rsid w:val="000D1B00"/>
    <w:rPr>
      <w:color w:val="0070C0"/>
    </w:rPr>
  </w:style>
  <w:style w:type="character" w:customStyle="1" w:styleId="AnalyticsChar">
    <w:name w:val="Analytics Char"/>
    <w:basedOn w:val="DefaultParagraphFont"/>
    <w:link w:val="Analytics"/>
    <w:uiPriority w:val="5"/>
    <w:rsid w:val="000D1B00"/>
    <w:rPr>
      <w:rFonts w:ascii="Calibri" w:eastAsiaTheme="majorEastAsia" w:hAnsi="Calibri" w:cstheme="majorBidi"/>
      <w:b/>
      <w:iCs/>
      <w:color w:val="0070C0"/>
      <w:sz w:val="26"/>
    </w:rPr>
  </w:style>
  <w:style w:type="paragraph" w:styleId="NormalWeb">
    <w:name w:val="Normal (Web)"/>
    <w:basedOn w:val="Normal"/>
    <w:uiPriority w:val="99"/>
    <w:unhideWhenUsed/>
    <w:rsid w:val="000D1B00"/>
    <w:rPr>
      <w:rFonts w:cs="Times New Roman"/>
      <w:sz w:val="24"/>
      <w:szCs w:val="24"/>
    </w:rPr>
  </w:style>
  <w:style w:type="character" w:customStyle="1" w:styleId="apple-converted-space">
    <w:name w:val="apple-converted-space"/>
    <w:basedOn w:val="DefaultParagraphFont"/>
    <w:rsid w:val="000D1B00"/>
  </w:style>
  <w:style w:type="paragraph" w:customStyle="1" w:styleId="paragraph">
    <w:name w:val="paragraph"/>
    <w:basedOn w:val="Normal"/>
    <w:rsid w:val="000D1B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9a00e533-0">
    <w:name w:val="sc-9a00e533-0"/>
    <w:basedOn w:val="Normal"/>
    <w:rsid w:val="000D1B00"/>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FA28E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28E6"/>
    <w:rPr>
      <w:rFonts w:ascii="Lucida Grande" w:hAnsi="Lucida Grande" w:cs="Lucida Grande"/>
      <w:sz w:val="24"/>
    </w:rPr>
  </w:style>
  <w:style w:type="paragraph" w:customStyle="1" w:styleId="textbold">
    <w:name w:val="text bold"/>
    <w:basedOn w:val="Normal"/>
    <w:link w:val="Emphasis"/>
    <w:uiPriority w:val="7"/>
    <w:qFormat/>
    <w:rsid w:val="00FA28E6"/>
    <w:pP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FA28E6"/>
    <w:pPr>
      <w:keepNext w:val="0"/>
      <w:keepLines w:val="0"/>
      <w:spacing w:before="0" w:line="254" w:lineRule="auto"/>
      <w:outlineLvl w:val="9"/>
    </w:pPr>
    <w:rPr>
      <w:rFonts w:asciiTheme="minorHAnsi" w:eastAsiaTheme="minorHAnsi" w:hAnsiTheme="minorHAnsi" w:cstheme="minorBidi"/>
      <w:b w:val="0"/>
      <w:sz w:val="22"/>
      <w:szCs w:val="22"/>
    </w:rPr>
  </w:style>
  <w:style w:type="paragraph" w:customStyle="1" w:styleId="Heading411">
    <w:name w:val="Heading 411"/>
    <w:basedOn w:val="Heading1"/>
    <w:next w:val="NoSpacing"/>
    <w:autoRedefine/>
    <w:uiPriority w:val="99"/>
    <w:qFormat/>
    <w:rsid w:val="00FA28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eakingdefense.com/2025/01/trumps-iron-dome-for-america-calls-for-space-based-interceptors/" TargetMode="External"/><Relationship Id="rId18" Type="http://schemas.openxmlformats.org/officeDocument/2006/relationships/hyperlink" Target="https://www.bbc.com/news/articles/cq55ww5j7e2o" TargetMode="External"/><Relationship Id="rId26" Type="http://schemas.openxmlformats.org/officeDocument/2006/relationships/hyperlink" Target="https://www.militarytimes.com/news/pentagon-congress/2024/07/23/pentagon-arctic-strategy-seeks-new-tech-to-keep-pace-with-adversaries/" TargetMode="External"/><Relationship Id="rId3" Type="http://schemas.openxmlformats.org/officeDocument/2006/relationships/styles" Target="styles.xml"/><Relationship Id="rId21" Type="http://schemas.openxmlformats.org/officeDocument/2006/relationships/hyperlink" Target="https://moderndiplomacy.eu/2024/07/20/the-u-s-space-force-pioneering-americas-military-dominance-in-the-final-frontier/"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newspaceeconomy.ca/2024/12/10/the-future-of-humanity-the-promise-and-challenges-of-space-colonization/" TargetMode="External"/><Relationship Id="rId17" Type="http://schemas.openxmlformats.org/officeDocument/2006/relationships/hyperlink" Target="https://www.itefi.csic.es/sites/default/files/publicaciones/v12c4-sustaining-human-life-in-space.pdf" TargetMode="External"/><Relationship Id="rId25" Type="http://schemas.openxmlformats.org/officeDocument/2006/relationships/hyperlink" Target="https://www.nationaldefensemagazine.org/articles/2024/11/21/congress-supply-chain-slowing-deployment-of-space-capabilities" TargetMode="External"/><Relationship Id="rId33" Type="http://schemas.openxmlformats.org/officeDocument/2006/relationships/hyperlink" Target="https://www.thenation.com/article/world/imperial-crisis-american-hegemony/" TargetMode="External"/><Relationship Id="rId2" Type="http://schemas.openxmlformats.org/officeDocument/2006/relationships/numbering" Target="numbering.xml"/><Relationship Id="rId16" Type="http://schemas.openxmlformats.org/officeDocument/2006/relationships/hyperlink" Target="https://www.space.com/astroscale-space-junk-removal-2026-plan-exclusive-video" TargetMode="External"/><Relationship Id="rId20" Type="http://schemas.openxmlformats.org/officeDocument/2006/relationships/hyperlink" Target="https://www.businessinsider.com/space-force-funding-warfighting-mindset-china-russia-threat-space-report-2025-2?utm_source=chatgpt.com" TargetMode="External"/><Relationship Id="rId29" Type="http://schemas.openxmlformats.org/officeDocument/2006/relationships/hyperlink" Target="https://medium.com/@pradeenmania123/why-human-space-colonization-is-doomed-to-fail-ce1adfc08e0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wz.com/space/putting-missile-interceptors-in-space-critical-to-defending-u-s-citizens-space-force-boss" TargetMode="External"/><Relationship Id="rId24" Type="http://schemas.openxmlformats.org/officeDocument/2006/relationships/hyperlink" Target="https://thedebrief.org/the-kessler-syndrome-crisis-in-space-intensifies-as-thousands-of-satellites-crowd-earth-orbit/" TargetMode="External"/><Relationship Id="rId32" Type="http://schemas.openxmlformats.org/officeDocument/2006/relationships/hyperlink" Target="https://thehill.com/opinion/international/4671482-as-american-global-hegemony-ends-multi-alignment-rises/" TargetMode="External"/><Relationship Id="rId5" Type="http://schemas.openxmlformats.org/officeDocument/2006/relationships/webSettings" Target="webSettings.xml"/><Relationship Id="rId15" Type="http://schemas.openxmlformats.org/officeDocument/2006/relationships/hyperlink" Target="https://www.reuters.com/technology/space/russian-satellite-blasts-debris-space-forces-iss-astronauts-shelter-2024-06-27/" TargetMode="External"/><Relationship Id="rId23" Type="http://schemas.openxmlformats.org/officeDocument/2006/relationships/image" Target="media/image1.png"/><Relationship Id="rId28" Type="http://schemas.openxmlformats.org/officeDocument/2006/relationships/hyperlink" Target="https://www.armscontrol.org/blog/2025-06-10/questions-ask-about-proposals-us-space-based-missile-interceptors" TargetMode="External"/><Relationship Id="rId10" Type="http://schemas.openxmlformats.org/officeDocument/2006/relationships/hyperlink" Target="https://washingtondc.jhu.edu/news/bill-nye-space-leaders-space-exploration-funding/" TargetMode="External"/><Relationship Id="rId19" Type="http://schemas.openxmlformats.org/officeDocument/2006/relationships/hyperlink" Target="https://www.un.org/sites/un2.un.org/files/sotf-pact_for_the_future_adopted.pdf" TargetMode="External"/><Relationship Id="rId31" Type="http://schemas.openxmlformats.org/officeDocument/2006/relationships/hyperlink" Target="https://universemagazine.com/en/dangerous-illusion-astrophysicist-criticized-elon-musks-idea-to-colonize-mars/" TargetMode="External"/><Relationship Id="rId4" Type="http://schemas.openxmlformats.org/officeDocument/2006/relationships/settings" Target="settings.xml"/><Relationship Id="rId9" Type="http://schemas.openxmlformats.org/officeDocument/2006/relationships/hyperlink" Target="https://www.csis.org/analysis/prioritizing-air-and-missile-defense-spending-broader-budget-debate" TargetMode="External"/><Relationship Id="rId14" Type="http://schemas.openxmlformats.org/officeDocument/2006/relationships/hyperlink" Target="https://breakingdefense.com/2025/01/trumps-iron-dome-for-america-calls-for-space-based-interceptors/" TargetMode="External"/><Relationship Id="rId22" Type="http://schemas.openxmlformats.org/officeDocument/2006/relationships/hyperlink" Target="https://ourworldindata.org/grapher/yearly-number-of-objects-launched-into-outer-space" TargetMode="External"/><Relationship Id="rId27" Type="http://schemas.openxmlformats.org/officeDocument/2006/relationships/hyperlink" Target="https://www.politico.eu/article/russia-china-arctic-cooperation-military-nuclear-threat-defense-nato-us-missiles/" TargetMode="External"/><Relationship Id="rId30" Type="http://schemas.openxmlformats.org/officeDocument/2006/relationships/hyperlink" Target="https://www.christopherlovell.co.uk/blog/2016/07/07/opportunity-cost-delayed-colonisation.html" TargetMode="External"/><Relationship Id="rId35" Type="http://schemas.openxmlformats.org/officeDocument/2006/relationships/theme" Target="theme/theme1.xml"/><Relationship Id="rId8" Type="http://schemas.openxmlformats.org/officeDocument/2006/relationships/hyperlink" Target="https://www.airandspaceforces.com/saltzman-confident-space-based-intercepto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35588</Words>
  <Characters>202852</Characters>
  <Application>Microsoft Office Word</Application>
  <DocSecurity>0</DocSecurity>
  <Lines>1690</Lines>
  <Paragraphs>475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Spiers</dc:creator>
  <cp:keywords>6.0.0</cp:keywords>
  <dc:description/>
  <cp:lastModifiedBy>Edward Powers</cp:lastModifiedBy>
  <cp:revision>2</cp:revision>
  <dcterms:created xsi:type="dcterms:W3CDTF">2025-07-07T00:11:00Z</dcterms:created>
  <dcterms:modified xsi:type="dcterms:W3CDTF">2025-07-07T00:11:00Z</dcterms:modified>
</cp:coreProperties>
</file>