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DC6" w:rsidRDefault="00107DC6" w:rsidP="00107DC6">
      <w:pPr>
        <w:pStyle w:val="Heading1"/>
      </w:pPr>
      <w:bookmarkStart w:id="0" w:name="_Toc362007421"/>
      <w:bookmarkStart w:id="1" w:name="_GoBack"/>
      <w:bookmarkEnd w:id="1"/>
      <w:r>
        <w:t>Oil DA’s Index</w:t>
      </w:r>
      <w:bookmarkEnd w:id="0"/>
    </w:p>
    <w:p w:rsidR="00A02489" w:rsidRDefault="00107DC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62007421" w:history="1">
        <w:r w:rsidR="00A02489" w:rsidRPr="00F91118">
          <w:rPr>
            <w:rStyle w:val="Hyperlink"/>
            <w:noProof/>
          </w:rPr>
          <w:t>Oil DA’s Index</w:t>
        </w:r>
        <w:r w:rsidR="00A02489">
          <w:rPr>
            <w:noProof/>
            <w:webHidden/>
          </w:rPr>
          <w:tab/>
        </w:r>
        <w:r w:rsidR="00A02489">
          <w:rPr>
            <w:noProof/>
            <w:webHidden/>
          </w:rPr>
          <w:fldChar w:fldCharType="begin"/>
        </w:r>
        <w:r w:rsidR="00A02489">
          <w:rPr>
            <w:noProof/>
            <w:webHidden/>
          </w:rPr>
          <w:instrText xml:space="preserve"> PAGEREF _Toc362007421 \h </w:instrText>
        </w:r>
        <w:r w:rsidR="00A02489">
          <w:rPr>
            <w:noProof/>
            <w:webHidden/>
          </w:rPr>
        </w:r>
        <w:r w:rsidR="00A02489">
          <w:rPr>
            <w:noProof/>
            <w:webHidden/>
          </w:rPr>
          <w:fldChar w:fldCharType="separate"/>
        </w:r>
        <w:r w:rsidR="00A02489">
          <w:rPr>
            <w:noProof/>
            <w:webHidden/>
          </w:rPr>
          <w:t>1</w:t>
        </w:r>
        <w:r w:rsidR="00A02489">
          <w:rPr>
            <w:noProof/>
            <w:webHidden/>
          </w:rPr>
          <w:fldChar w:fldCharType="end"/>
        </w:r>
      </w:hyperlink>
    </w:p>
    <w:p w:rsidR="00A02489" w:rsidRDefault="001A05C4">
      <w:pPr>
        <w:pStyle w:val="TOC1"/>
        <w:tabs>
          <w:tab w:val="right" w:leader="dot" w:pos="9350"/>
        </w:tabs>
        <w:rPr>
          <w:rFonts w:asciiTheme="minorHAnsi" w:eastAsiaTheme="minorEastAsia" w:hAnsiTheme="minorHAnsi" w:cstheme="minorBidi"/>
          <w:noProof/>
        </w:rPr>
      </w:pPr>
      <w:hyperlink w:anchor="_Toc362007422" w:history="1">
        <w:r w:rsidR="00A02489" w:rsidRPr="00F91118">
          <w:rPr>
            <w:rStyle w:val="Hyperlink"/>
            <w:noProof/>
          </w:rPr>
          <w:t>Russia Economy Oil DA</w:t>
        </w:r>
        <w:r w:rsidR="00A02489">
          <w:rPr>
            <w:noProof/>
            <w:webHidden/>
          </w:rPr>
          <w:tab/>
        </w:r>
        <w:r w:rsidR="00A02489">
          <w:rPr>
            <w:noProof/>
            <w:webHidden/>
          </w:rPr>
          <w:fldChar w:fldCharType="begin"/>
        </w:r>
        <w:r w:rsidR="00A02489">
          <w:rPr>
            <w:noProof/>
            <w:webHidden/>
          </w:rPr>
          <w:instrText xml:space="preserve"> PAGEREF _Toc362007422 \h </w:instrText>
        </w:r>
        <w:r w:rsidR="00A02489">
          <w:rPr>
            <w:noProof/>
            <w:webHidden/>
          </w:rPr>
        </w:r>
        <w:r w:rsidR="00A02489">
          <w:rPr>
            <w:noProof/>
            <w:webHidden/>
          </w:rPr>
          <w:fldChar w:fldCharType="separate"/>
        </w:r>
        <w:r w:rsidR="00A02489">
          <w:rPr>
            <w:noProof/>
            <w:webHidden/>
          </w:rPr>
          <w:t>3</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23" w:history="1">
        <w:r w:rsidR="00A02489" w:rsidRPr="00F91118">
          <w:rPr>
            <w:rStyle w:val="Hyperlink"/>
            <w:noProof/>
          </w:rPr>
          <w:t>Russian Economy DA Shell</w:t>
        </w:r>
        <w:r w:rsidR="00A02489">
          <w:rPr>
            <w:noProof/>
            <w:webHidden/>
          </w:rPr>
          <w:tab/>
        </w:r>
        <w:r w:rsidR="00A02489">
          <w:rPr>
            <w:noProof/>
            <w:webHidden/>
          </w:rPr>
          <w:fldChar w:fldCharType="begin"/>
        </w:r>
        <w:r w:rsidR="00A02489">
          <w:rPr>
            <w:noProof/>
            <w:webHidden/>
          </w:rPr>
          <w:instrText xml:space="preserve"> PAGEREF _Toc362007423 \h </w:instrText>
        </w:r>
        <w:r w:rsidR="00A02489">
          <w:rPr>
            <w:noProof/>
            <w:webHidden/>
          </w:rPr>
        </w:r>
        <w:r w:rsidR="00A02489">
          <w:rPr>
            <w:noProof/>
            <w:webHidden/>
          </w:rPr>
          <w:fldChar w:fldCharType="separate"/>
        </w:r>
        <w:r w:rsidR="00A02489">
          <w:rPr>
            <w:noProof/>
            <w:webHidden/>
          </w:rPr>
          <w:t>4</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24" w:history="1">
        <w:r w:rsidR="00A02489" w:rsidRPr="00F91118">
          <w:rPr>
            <w:rStyle w:val="Hyperlink"/>
            <w:rFonts w:eastAsia="MS Gothic"/>
            <w:noProof/>
          </w:rPr>
          <w:t>Block Overview</w:t>
        </w:r>
        <w:r w:rsidR="00A02489">
          <w:rPr>
            <w:noProof/>
            <w:webHidden/>
          </w:rPr>
          <w:tab/>
        </w:r>
        <w:r w:rsidR="00A02489">
          <w:rPr>
            <w:noProof/>
            <w:webHidden/>
          </w:rPr>
          <w:fldChar w:fldCharType="begin"/>
        </w:r>
        <w:r w:rsidR="00A02489">
          <w:rPr>
            <w:noProof/>
            <w:webHidden/>
          </w:rPr>
          <w:instrText xml:space="preserve"> PAGEREF _Toc362007424 \h </w:instrText>
        </w:r>
        <w:r w:rsidR="00A02489">
          <w:rPr>
            <w:noProof/>
            <w:webHidden/>
          </w:rPr>
        </w:r>
        <w:r w:rsidR="00A02489">
          <w:rPr>
            <w:noProof/>
            <w:webHidden/>
          </w:rPr>
          <w:fldChar w:fldCharType="separate"/>
        </w:r>
        <w:r w:rsidR="00A02489">
          <w:rPr>
            <w:noProof/>
            <w:webHidden/>
          </w:rPr>
          <w:t>6</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25" w:history="1">
        <w:r w:rsidR="00A02489" w:rsidRPr="00F91118">
          <w:rPr>
            <w:rStyle w:val="Hyperlink"/>
            <w:rFonts w:eastAsia="MS Gothic"/>
            <w:noProof/>
          </w:rPr>
          <w:t>Uniqueness Extensions</w:t>
        </w:r>
        <w:r w:rsidR="00A02489">
          <w:rPr>
            <w:noProof/>
            <w:webHidden/>
          </w:rPr>
          <w:tab/>
        </w:r>
        <w:r w:rsidR="00A02489">
          <w:rPr>
            <w:noProof/>
            <w:webHidden/>
          </w:rPr>
          <w:fldChar w:fldCharType="begin"/>
        </w:r>
        <w:r w:rsidR="00A02489">
          <w:rPr>
            <w:noProof/>
            <w:webHidden/>
          </w:rPr>
          <w:instrText xml:space="preserve"> PAGEREF _Toc362007425 \h </w:instrText>
        </w:r>
        <w:r w:rsidR="00A02489">
          <w:rPr>
            <w:noProof/>
            <w:webHidden/>
          </w:rPr>
        </w:r>
        <w:r w:rsidR="00A02489">
          <w:rPr>
            <w:noProof/>
            <w:webHidden/>
          </w:rPr>
          <w:fldChar w:fldCharType="separate"/>
        </w:r>
        <w:r w:rsidR="00A02489">
          <w:rPr>
            <w:noProof/>
            <w:webHidden/>
          </w:rPr>
          <w:t>8</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26" w:history="1">
        <w:r w:rsidR="00A02489" w:rsidRPr="00F91118">
          <w:rPr>
            <w:rStyle w:val="Hyperlink"/>
            <w:rFonts w:eastAsia="MS Gothic"/>
            <w:noProof/>
          </w:rPr>
          <w:t>UQ:  Russian Economy Strong Now</w:t>
        </w:r>
        <w:r w:rsidR="00A02489">
          <w:rPr>
            <w:noProof/>
            <w:webHidden/>
          </w:rPr>
          <w:tab/>
        </w:r>
        <w:r w:rsidR="00A02489">
          <w:rPr>
            <w:noProof/>
            <w:webHidden/>
          </w:rPr>
          <w:fldChar w:fldCharType="begin"/>
        </w:r>
        <w:r w:rsidR="00A02489">
          <w:rPr>
            <w:noProof/>
            <w:webHidden/>
          </w:rPr>
          <w:instrText xml:space="preserve"> PAGEREF _Toc362007426 \h </w:instrText>
        </w:r>
        <w:r w:rsidR="00A02489">
          <w:rPr>
            <w:noProof/>
            <w:webHidden/>
          </w:rPr>
        </w:r>
        <w:r w:rsidR="00A02489">
          <w:rPr>
            <w:noProof/>
            <w:webHidden/>
          </w:rPr>
          <w:fldChar w:fldCharType="separate"/>
        </w:r>
        <w:r w:rsidR="00A02489">
          <w:rPr>
            <w:noProof/>
            <w:webHidden/>
          </w:rPr>
          <w:t>9</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27" w:history="1">
        <w:r w:rsidR="00A02489" w:rsidRPr="00F91118">
          <w:rPr>
            <w:rStyle w:val="Hyperlink"/>
            <w:rFonts w:eastAsia="Times New Roman"/>
            <w:noProof/>
          </w:rPr>
          <w:t>UQ:  Oil Prices Uniqueness Wall</w:t>
        </w:r>
        <w:r w:rsidR="00A02489">
          <w:rPr>
            <w:noProof/>
            <w:webHidden/>
          </w:rPr>
          <w:tab/>
        </w:r>
        <w:r w:rsidR="00A02489">
          <w:rPr>
            <w:noProof/>
            <w:webHidden/>
          </w:rPr>
          <w:fldChar w:fldCharType="begin"/>
        </w:r>
        <w:r w:rsidR="00A02489">
          <w:rPr>
            <w:noProof/>
            <w:webHidden/>
          </w:rPr>
          <w:instrText xml:space="preserve"> PAGEREF _Toc362007427 \h </w:instrText>
        </w:r>
        <w:r w:rsidR="00A02489">
          <w:rPr>
            <w:noProof/>
            <w:webHidden/>
          </w:rPr>
        </w:r>
        <w:r w:rsidR="00A02489">
          <w:rPr>
            <w:noProof/>
            <w:webHidden/>
          </w:rPr>
          <w:fldChar w:fldCharType="separate"/>
        </w:r>
        <w:r w:rsidR="00A02489">
          <w:rPr>
            <w:noProof/>
            <w:webHidden/>
          </w:rPr>
          <w:t>13</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28" w:history="1">
        <w:r w:rsidR="00A02489" w:rsidRPr="00F91118">
          <w:rPr>
            <w:rStyle w:val="Hyperlink"/>
            <w:noProof/>
          </w:rPr>
          <w:t>UQ:  US oil supplies decreasing now</w:t>
        </w:r>
        <w:r w:rsidR="00A02489">
          <w:rPr>
            <w:noProof/>
            <w:webHidden/>
          </w:rPr>
          <w:tab/>
        </w:r>
        <w:r w:rsidR="00A02489">
          <w:rPr>
            <w:noProof/>
            <w:webHidden/>
          </w:rPr>
          <w:fldChar w:fldCharType="begin"/>
        </w:r>
        <w:r w:rsidR="00A02489">
          <w:rPr>
            <w:noProof/>
            <w:webHidden/>
          </w:rPr>
          <w:instrText xml:space="preserve"> PAGEREF _Toc362007428 \h </w:instrText>
        </w:r>
        <w:r w:rsidR="00A02489">
          <w:rPr>
            <w:noProof/>
            <w:webHidden/>
          </w:rPr>
        </w:r>
        <w:r w:rsidR="00A02489">
          <w:rPr>
            <w:noProof/>
            <w:webHidden/>
          </w:rPr>
          <w:fldChar w:fldCharType="separate"/>
        </w:r>
        <w:r w:rsidR="00A02489">
          <w:rPr>
            <w:noProof/>
            <w:webHidden/>
          </w:rPr>
          <w:t>15</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29" w:history="1">
        <w:r w:rsidR="00A02489" w:rsidRPr="00F91118">
          <w:rPr>
            <w:rStyle w:val="Hyperlink"/>
            <w:noProof/>
          </w:rPr>
          <w:t>Link Extensions</w:t>
        </w:r>
        <w:r w:rsidR="00A02489">
          <w:rPr>
            <w:noProof/>
            <w:webHidden/>
          </w:rPr>
          <w:tab/>
        </w:r>
        <w:r w:rsidR="00A02489">
          <w:rPr>
            <w:noProof/>
            <w:webHidden/>
          </w:rPr>
          <w:fldChar w:fldCharType="begin"/>
        </w:r>
        <w:r w:rsidR="00A02489">
          <w:rPr>
            <w:noProof/>
            <w:webHidden/>
          </w:rPr>
          <w:instrText xml:space="preserve"> PAGEREF _Toc362007429 \h </w:instrText>
        </w:r>
        <w:r w:rsidR="00A02489">
          <w:rPr>
            <w:noProof/>
            <w:webHidden/>
          </w:rPr>
        </w:r>
        <w:r w:rsidR="00A02489">
          <w:rPr>
            <w:noProof/>
            <w:webHidden/>
          </w:rPr>
          <w:fldChar w:fldCharType="separate"/>
        </w:r>
        <w:r w:rsidR="00A02489">
          <w:rPr>
            <w:noProof/>
            <w:webHidden/>
          </w:rPr>
          <w:t>16</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0" w:history="1">
        <w:r w:rsidR="00A02489" w:rsidRPr="00F91118">
          <w:rPr>
            <w:rStyle w:val="Hyperlink"/>
            <w:noProof/>
          </w:rPr>
          <w:t>Cuba Links</w:t>
        </w:r>
        <w:r w:rsidR="00A02489">
          <w:rPr>
            <w:noProof/>
            <w:webHidden/>
          </w:rPr>
          <w:tab/>
        </w:r>
        <w:r w:rsidR="00A02489">
          <w:rPr>
            <w:noProof/>
            <w:webHidden/>
          </w:rPr>
          <w:fldChar w:fldCharType="begin"/>
        </w:r>
        <w:r w:rsidR="00A02489">
          <w:rPr>
            <w:noProof/>
            <w:webHidden/>
          </w:rPr>
          <w:instrText xml:space="preserve"> PAGEREF _Toc362007430 \h </w:instrText>
        </w:r>
        <w:r w:rsidR="00A02489">
          <w:rPr>
            <w:noProof/>
            <w:webHidden/>
          </w:rPr>
        </w:r>
        <w:r w:rsidR="00A02489">
          <w:rPr>
            <w:noProof/>
            <w:webHidden/>
          </w:rPr>
          <w:fldChar w:fldCharType="separate"/>
        </w:r>
        <w:r w:rsidR="00A02489">
          <w:rPr>
            <w:noProof/>
            <w:webHidden/>
          </w:rPr>
          <w:t>17</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1" w:history="1">
        <w:r w:rsidR="00A02489" w:rsidRPr="00F91118">
          <w:rPr>
            <w:rStyle w:val="Hyperlink"/>
            <w:noProof/>
          </w:rPr>
          <w:t>Venezuela Link Module</w:t>
        </w:r>
        <w:r w:rsidR="00A02489">
          <w:rPr>
            <w:noProof/>
            <w:webHidden/>
          </w:rPr>
          <w:tab/>
        </w:r>
        <w:r w:rsidR="00A02489">
          <w:rPr>
            <w:noProof/>
            <w:webHidden/>
          </w:rPr>
          <w:fldChar w:fldCharType="begin"/>
        </w:r>
        <w:r w:rsidR="00A02489">
          <w:rPr>
            <w:noProof/>
            <w:webHidden/>
          </w:rPr>
          <w:instrText xml:space="preserve"> PAGEREF _Toc362007431 \h </w:instrText>
        </w:r>
        <w:r w:rsidR="00A02489">
          <w:rPr>
            <w:noProof/>
            <w:webHidden/>
          </w:rPr>
        </w:r>
        <w:r w:rsidR="00A02489">
          <w:rPr>
            <w:noProof/>
            <w:webHidden/>
          </w:rPr>
          <w:fldChar w:fldCharType="separate"/>
        </w:r>
        <w:r w:rsidR="00A02489">
          <w:rPr>
            <w:noProof/>
            <w:webHidden/>
          </w:rPr>
          <w:t>20</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2" w:history="1">
        <w:r w:rsidR="00A02489" w:rsidRPr="00F91118">
          <w:rPr>
            <w:rStyle w:val="Hyperlink"/>
            <w:noProof/>
          </w:rPr>
          <w:t>Venezuela Link Extensions</w:t>
        </w:r>
        <w:r w:rsidR="00A02489">
          <w:rPr>
            <w:noProof/>
            <w:webHidden/>
          </w:rPr>
          <w:tab/>
        </w:r>
        <w:r w:rsidR="00A02489">
          <w:rPr>
            <w:noProof/>
            <w:webHidden/>
          </w:rPr>
          <w:fldChar w:fldCharType="begin"/>
        </w:r>
        <w:r w:rsidR="00A02489">
          <w:rPr>
            <w:noProof/>
            <w:webHidden/>
          </w:rPr>
          <w:instrText xml:space="preserve"> PAGEREF _Toc362007432 \h </w:instrText>
        </w:r>
        <w:r w:rsidR="00A02489">
          <w:rPr>
            <w:noProof/>
            <w:webHidden/>
          </w:rPr>
        </w:r>
        <w:r w:rsidR="00A02489">
          <w:rPr>
            <w:noProof/>
            <w:webHidden/>
          </w:rPr>
          <w:fldChar w:fldCharType="separate"/>
        </w:r>
        <w:r w:rsidR="00A02489">
          <w:rPr>
            <w:noProof/>
            <w:webHidden/>
          </w:rPr>
          <w:t>21</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3" w:history="1">
        <w:r w:rsidR="00A02489" w:rsidRPr="00F91118">
          <w:rPr>
            <w:rStyle w:val="Hyperlink"/>
            <w:noProof/>
          </w:rPr>
          <w:t>Mexico Link Module</w:t>
        </w:r>
        <w:r w:rsidR="00A02489">
          <w:rPr>
            <w:noProof/>
            <w:webHidden/>
          </w:rPr>
          <w:tab/>
        </w:r>
        <w:r w:rsidR="00A02489">
          <w:rPr>
            <w:noProof/>
            <w:webHidden/>
          </w:rPr>
          <w:fldChar w:fldCharType="begin"/>
        </w:r>
        <w:r w:rsidR="00A02489">
          <w:rPr>
            <w:noProof/>
            <w:webHidden/>
          </w:rPr>
          <w:instrText xml:space="preserve"> PAGEREF _Toc362007433 \h </w:instrText>
        </w:r>
        <w:r w:rsidR="00A02489">
          <w:rPr>
            <w:noProof/>
            <w:webHidden/>
          </w:rPr>
        </w:r>
        <w:r w:rsidR="00A02489">
          <w:rPr>
            <w:noProof/>
            <w:webHidden/>
          </w:rPr>
          <w:fldChar w:fldCharType="separate"/>
        </w:r>
        <w:r w:rsidR="00A02489">
          <w:rPr>
            <w:noProof/>
            <w:webHidden/>
          </w:rPr>
          <w:t>24</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4" w:history="1">
        <w:r w:rsidR="00A02489" w:rsidRPr="00F91118">
          <w:rPr>
            <w:rStyle w:val="Hyperlink"/>
            <w:noProof/>
          </w:rPr>
          <w:t>Mexico Link Extensions</w:t>
        </w:r>
        <w:r w:rsidR="00A02489">
          <w:rPr>
            <w:noProof/>
            <w:webHidden/>
          </w:rPr>
          <w:tab/>
        </w:r>
        <w:r w:rsidR="00A02489">
          <w:rPr>
            <w:noProof/>
            <w:webHidden/>
          </w:rPr>
          <w:fldChar w:fldCharType="begin"/>
        </w:r>
        <w:r w:rsidR="00A02489">
          <w:rPr>
            <w:noProof/>
            <w:webHidden/>
          </w:rPr>
          <w:instrText xml:space="preserve"> PAGEREF _Toc362007434 \h </w:instrText>
        </w:r>
        <w:r w:rsidR="00A02489">
          <w:rPr>
            <w:noProof/>
            <w:webHidden/>
          </w:rPr>
        </w:r>
        <w:r w:rsidR="00A02489">
          <w:rPr>
            <w:noProof/>
            <w:webHidden/>
          </w:rPr>
          <w:fldChar w:fldCharType="separate"/>
        </w:r>
        <w:r w:rsidR="00A02489">
          <w:rPr>
            <w:noProof/>
            <w:webHidden/>
          </w:rPr>
          <w:t>25</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35" w:history="1">
        <w:r w:rsidR="00A02489" w:rsidRPr="00F91118">
          <w:rPr>
            <w:rStyle w:val="Hyperlink"/>
            <w:noProof/>
          </w:rPr>
          <w:t>Internal Links</w:t>
        </w:r>
        <w:r w:rsidR="00A02489">
          <w:rPr>
            <w:noProof/>
            <w:webHidden/>
          </w:rPr>
          <w:tab/>
        </w:r>
        <w:r w:rsidR="00A02489">
          <w:rPr>
            <w:noProof/>
            <w:webHidden/>
          </w:rPr>
          <w:fldChar w:fldCharType="begin"/>
        </w:r>
        <w:r w:rsidR="00A02489">
          <w:rPr>
            <w:noProof/>
            <w:webHidden/>
          </w:rPr>
          <w:instrText xml:space="preserve"> PAGEREF _Toc362007435 \h </w:instrText>
        </w:r>
        <w:r w:rsidR="00A02489">
          <w:rPr>
            <w:noProof/>
            <w:webHidden/>
          </w:rPr>
        </w:r>
        <w:r w:rsidR="00A02489">
          <w:rPr>
            <w:noProof/>
            <w:webHidden/>
          </w:rPr>
          <w:fldChar w:fldCharType="separate"/>
        </w:r>
        <w:r w:rsidR="00A02489">
          <w:rPr>
            <w:noProof/>
            <w:webHidden/>
          </w:rPr>
          <w:t>27</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6" w:history="1">
        <w:r w:rsidR="00A02489" w:rsidRPr="00F91118">
          <w:rPr>
            <w:rStyle w:val="Hyperlink"/>
            <w:noProof/>
          </w:rPr>
          <w:t>IL:  Lower Oil Prices Devastate Russia’s Economy</w:t>
        </w:r>
        <w:r w:rsidR="00A02489">
          <w:rPr>
            <w:noProof/>
            <w:webHidden/>
          </w:rPr>
          <w:tab/>
        </w:r>
        <w:r w:rsidR="00A02489">
          <w:rPr>
            <w:noProof/>
            <w:webHidden/>
          </w:rPr>
          <w:fldChar w:fldCharType="begin"/>
        </w:r>
        <w:r w:rsidR="00A02489">
          <w:rPr>
            <w:noProof/>
            <w:webHidden/>
          </w:rPr>
          <w:instrText xml:space="preserve"> PAGEREF _Toc362007436 \h </w:instrText>
        </w:r>
        <w:r w:rsidR="00A02489">
          <w:rPr>
            <w:noProof/>
            <w:webHidden/>
          </w:rPr>
        </w:r>
        <w:r w:rsidR="00A02489">
          <w:rPr>
            <w:noProof/>
            <w:webHidden/>
          </w:rPr>
          <w:fldChar w:fldCharType="separate"/>
        </w:r>
        <w:r w:rsidR="00A02489">
          <w:rPr>
            <w:noProof/>
            <w:webHidden/>
          </w:rPr>
          <w:t>28</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7" w:history="1">
        <w:r w:rsidR="00A02489" w:rsidRPr="00F91118">
          <w:rPr>
            <w:rStyle w:val="Hyperlink"/>
            <w:noProof/>
          </w:rPr>
          <w:t>IL:  Oil is traded globally</w:t>
        </w:r>
        <w:r w:rsidR="00A02489">
          <w:rPr>
            <w:noProof/>
            <w:webHidden/>
          </w:rPr>
          <w:tab/>
        </w:r>
        <w:r w:rsidR="00A02489">
          <w:rPr>
            <w:noProof/>
            <w:webHidden/>
          </w:rPr>
          <w:fldChar w:fldCharType="begin"/>
        </w:r>
        <w:r w:rsidR="00A02489">
          <w:rPr>
            <w:noProof/>
            <w:webHidden/>
          </w:rPr>
          <w:instrText xml:space="preserve"> PAGEREF _Toc362007437 \h </w:instrText>
        </w:r>
        <w:r w:rsidR="00A02489">
          <w:rPr>
            <w:noProof/>
            <w:webHidden/>
          </w:rPr>
        </w:r>
        <w:r w:rsidR="00A02489">
          <w:rPr>
            <w:noProof/>
            <w:webHidden/>
          </w:rPr>
          <w:fldChar w:fldCharType="separate"/>
        </w:r>
        <w:r w:rsidR="00A02489">
          <w:rPr>
            <w:noProof/>
            <w:webHidden/>
          </w:rPr>
          <w:t>36</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8" w:history="1">
        <w:r w:rsidR="00A02489" w:rsidRPr="00F91118">
          <w:rPr>
            <w:rStyle w:val="Hyperlink"/>
            <w:noProof/>
          </w:rPr>
          <w:t>IL:  US Demand Key</w:t>
        </w:r>
        <w:r w:rsidR="00A02489">
          <w:rPr>
            <w:noProof/>
            <w:webHidden/>
          </w:rPr>
          <w:tab/>
        </w:r>
        <w:r w:rsidR="00A02489">
          <w:rPr>
            <w:noProof/>
            <w:webHidden/>
          </w:rPr>
          <w:fldChar w:fldCharType="begin"/>
        </w:r>
        <w:r w:rsidR="00A02489">
          <w:rPr>
            <w:noProof/>
            <w:webHidden/>
          </w:rPr>
          <w:instrText xml:space="preserve"> PAGEREF _Toc362007438 \h </w:instrText>
        </w:r>
        <w:r w:rsidR="00A02489">
          <w:rPr>
            <w:noProof/>
            <w:webHidden/>
          </w:rPr>
        </w:r>
        <w:r w:rsidR="00A02489">
          <w:rPr>
            <w:noProof/>
            <w:webHidden/>
          </w:rPr>
          <w:fldChar w:fldCharType="separate"/>
        </w:r>
        <w:r w:rsidR="00A02489">
          <w:rPr>
            <w:noProof/>
            <w:webHidden/>
          </w:rPr>
          <w:t>37</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39" w:history="1">
        <w:r w:rsidR="00A02489" w:rsidRPr="00F91118">
          <w:rPr>
            <w:rStyle w:val="Hyperlink"/>
            <w:noProof/>
          </w:rPr>
          <w:t>Internals:  Rising Supply Causes Decreased Oil Prices</w:t>
        </w:r>
        <w:r w:rsidR="00A02489">
          <w:rPr>
            <w:noProof/>
            <w:webHidden/>
          </w:rPr>
          <w:tab/>
        </w:r>
        <w:r w:rsidR="00A02489">
          <w:rPr>
            <w:noProof/>
            <w:webHidden/>
          </w:rPr>
          <w:fldChar w:fldCharType="begin"/>
        </w:r>
        <w:r w:rsidR="00A02489">
          <w:rPr>
            <w:noProof/>
            <w:webHidden/>
          </w:rPr>
          <w:instrText xml:space="preserve"> PAGEREF _Toc362007439 \h </w:instrText>
        </w:r>
        <w:r w:rsidR="00A02489">
          <w:rPr>
            <w:noProof/>
            <w:webHidden/>
          </w:rPr>
        </w:r>
        <w:r w:rsidR="00A02489">
          <w:rPr>
            <w:noProof/>
            <w:webHidden/>
          </w:rPr>
          <w:fldChar w:fldCharType="separate"/>
        </w:r>
        <w:r w:rsidR="00A02489">
          <w:rPr>
            <w:noProof/>
            <w:webHidden/>
          </w:rPr>
          <w:t>38</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40" w:history="1">
        <w:r w:rsidR="00A02489" w:rsidRPr="00F91118">
          <w:rPr>
            <w:rStyle w:val="Hyperlink"/>
            <w:noProof/>
          </w:rPr>
          <w:t>IL:  Oil Markets Sensitive</w:t>
        </w:r>
        <w:r w:rsidR="00A02489">
          <w:rPr>
            <w:noProof/>
            <w:webHidden/>
          </w:rPr>
          <w:tab/>
        </w:r>
        <w:r w:rsidR="00A02489">
          <w:rPr>
            <w:noProof/>
            <w:webHidden/>
          </w:rPr>
          <w:fldChar w:fldCharType="begin"/>
        </w:r>
        <w:r w:rsidR="00A02489">
          <w:rPr>
            <w:noProof/>
            <w:webHidden/>
          </w:rPr>
          <w:instrText xml:space="preserve"> PAGEREF _Toc362007440 \h </w:instrText>
        </w:r>
        <w:r w:rsidR="00A02489">
          <w:rPr>
            <w:noProof/>
            <w:webHidden/>
          </w:rPr>
        </w:r>
        <w:r w:rsidR="00A02489">
          <w:rPr>
            <w:noProof/>
            <w:webHidden/>
          </w:rPr>
          <w:fldChar w:fldCharType="separate"/>
        </w:r>
        <w:r w:rsidR="00A02489">
          <w:rPr>
            <w:noProof/>
            <w:webHidden/>
          </w:rPr>
          <w:t>39</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41" w:history="1">
        <w:r w:rsidR="00A02489" w:rsidRPr="00F91118">
          <w:rPr>
            <w:rStyle w:val="Hyperlink"/>
            <w:noProof/>
          </w:rPr>
          <w:t>IL:  Supply Problems Outweigh Demand Issues</w:t>
        </w:r>
        <w:r w:rsidR="00A02489">
          <w:rPr>
            <w:noProof/>
            <w:webHidden/>
          </w:rPr>
          <w:tab/>
        </w:r>
        <w:r w:rsidR="00A02489">
          <w:rPr>
            <w:noProof/>
            <w:webHidden/>
          </w:rPr>
          <w:fldChar w:fldCharType="begin"/>
        </w:r>
        <w:r w:rsidR="00A02489">
          <w:rPr>
            <w:noProof/>
            <w:webHidden/>
          </w:rPr>
          <w:instrText xml:space="preserve"> PAGEREF _Toc362007441 \h </w:instrText>
        </w:r>
        <w:r w:rsidR="00A02489">
          <w:rPr>
            <w:noProof/>
            <w:webHidden/>
          </w:rPr>
        </w:r>
        <w:r w:rsidR="00A02489">
          <w:rPr>
            <w:noProof/>
            <w:webHidden/>
          </w:rPr>
          <w:fldChar w:fldCharType="separate"/>
        </w:r>
        <w:r w:rsidR="00A02489">
          <w:rPr>
            <w:noProof/>
            <w:webHidden/>
          </w:rPr>
          <w:t>40</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42" w:history="1">
        <w:r w:rsidR="00A02489" w:rsidRPr="00F91118">
          <w:rPr>
            <w:rStyle w:val="Hyperlink"/>
            <w:noProof/>
          </w:rPr>
          <w:t>AT:  AFF Arguments</w:t>
        </w:r>
        <w:r w:rsidR="00A02489">
          <w:rPr>
            <w:noProof/>
            <w:webHidden/>
          </w:rPr>
          <w:tab/>
        </w:r>
        <w:r w:rsidR="00A02489">
          <w:rPr>
            <w:noProof/>
            <w:webHidden/>
          </w:rPr>
          <w:fldChar w:fldCharType="begin"/>
        </w:r>
        <w:r w:rsidR="00A02489">
          <w:rPr>
            <w:noProof/>
            <w:webHidden/>
          </w:rPr>
          <w:instrText xml:space="preserve"> PAGEREF _Toc362007442 \h </w:instrText>
        </w:r>
        <w:r w:rsidR="00A02489">
          <w:rPr>
            <w:noProof/>
            <w:webHidden/>
          </w:rPr>
        </w:r>
        <w:r w:rsidR="00A02489">
          <w:rPr>
            <w:noProof/>
            <w:webHidden/>
          </w:rPr>
          <w:fldChar w:fldCharType="separate"/>
        </w:r>
        <w:r w:rsidR="00A02489">
          <w:rPr>
            <w:noProof/>
            <w:webHidden/>
          </w:rPr>
          <w:t>41</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43" w:history="1">
        <w:r w:rsidR="00A02489" w:rsidRPr="00F91118">
          <w:rPr>
            <w:rStyle w:val="Hyperlink"/>
            <w:noProof/>
          </w:rPr>
          <w:t>AT:  High Oil Prices Stop Reforms</w:t>
        </w:r>
        <w:r w:rsidR="00A02489">
          <w:rPr>
            <w:noProof/>
            <w:webHidden/>
          </w:rPr>
          <w:tab/>
        </w:r>
        <w:r w:rsidR="00A02489">
          <w:rPr>
            <w:noProof/>
            <w:webHidden/>
          </w:rPr>
          <w:fldChar w:fldCharType="begin"/>
        </w:r>
        <w:r w:rsidR="00A02489">
          <w:rPr>
            <w:noProof/>
            <w:webHidden/>
          </w:rPr>
          <w:instrText xml:space="preserve"> PAGEREF _Toc362007443 \h </w:instrText>
        </w:r>
        <w:r w:rsidR="00A02489">
          <w:rPr>
            <w:noProof/>
            <w:webHidden/>
          </w:rPr>
        </w:r>
        <w:r w:rsidR="00A02489">
          <w:rPr>
            <w:noProof/>
            <w:webHidden/>
          </w:rPr>
          <w:fldChar w:fldCharType="separate"/>
        </w:r>
        <w:r w:rsidR="00A02489">
          <w:rPr>
            <w:noProof/>
            <w:webHidden/>
          </w:rPr>
          <w:t>42</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44" w:history="1">
        <w:r w:rsidR="00A02489" w:rsidRPr="00F91118">
          <w:rPr>
            <w:rStyle w:val="Hyperlink"/>
            <w:noProof/>
          </w:rPr>
          <w:t>AT:  Chinese Demand Will Keep Oil Prices High</w:t>
        </w:r>
        <w:r w:rsidR="00A02489">
          <w:rPr>
            <w:noProof/>
            <w:webHidden/>
          </w:rPr>
          <w:tab/>
        </w:r>
        <w:r w:rsidR="00A02489">
          <w:rPr>
            <w:noProof/>
            <w:webHidden/>
          </w:rPr>
          <w:fldChar w:fldCharType="begin"/>
        </w:r>
        <w:r w:rsidR="00A02489">
          <w:rPr>
            <w:noProof/>
            <w:webHidden/>
          </w:rPr>
          <w:instrText xml:space="preserve"> PAGEREF _Toc362007444 \h </w:instrText>
        </w:r>
        <w:r w:rsidR="00A02489">
          <w:rPr>
            <w:noProof/>
            <w:webHidden/>
          </w:rPr>
        </w:r>
        <w:r w:rsidR="00A02489">
          <w:rPr>
            <w:noProof/>
            <w:webHidden/>
          </w:rPr>
          <w:fldChar w:fldCharType="separate"/>
        </w:r>
        <w:r w:rsidR="00A02489">
          <w:rPr>
            <w:noProof/>
            <w:webHidden/>
          </w:rPr>
          <w:t>43</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45" w:history="1">
        <w:r w:rsidR="00A02489" w:rsidRPr="00F91118">
          <w:rPr>
            <w:rStyle w:val="Hyperlink"/>
            <w:noProof/>
          </w:rPr>
          <w:t>AT:  Saudis Check High Oil Prices</w:t>
        </w:r>
        <w:r w:rsidR="00A02489">
          <w:rPr>
            <w:noProof/>
            <w:webHidden/>
          </w:rPr>
          <w:tab/>
        </w:r>
        <w:r w:rsidR="00A02489">
          <w:rPr>
            <w:noProof/>
            <w:webHidden/>
          </w:rPr>
          <w:fldChar w:fldCharType="begin"/>
        </w:r>
        <w:r w:rsidR="00A02489">
          <w:rPr>
            <w:noProof/>
            <w:webHidden/>
          </w:rPr>
          <w:instrText xml:space="preserve"> PAGEREF _Toc362007445 \h </w:instrText>
        </w:r>
        <w:r w:rsidR="00A02489">
          <w:rPr>
            <w:noProof/>
            <w:webHidden/>
          </w:rPr>
        </w:r>
        <w:r w:rsidR="00A02489">
          <w:rPr>
            <w:noProof/>
            <w:webHidden/>
          </w:rPr>
          <w:fldChar w:fldCharType="separate"/>
        </w:r>
        <w:r w:rsidR="00A02489">
          <w:rPr>
            <w:noProof/>
            <w:webHidden/>
          </w:rPr>
          <w:t>44</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46" w:history="1">
        <w:r w:rsidR="00A02489" w:rsidRPr="00F91118">
          <w:rPr>
            <w:rStyle w:val="Hyperlink"/>
            <w:noProof/>
          </w:rPr>
          <w:t>Impact Extensions</w:t>
        </w:r>
        <w:r w:rsidR="00A02489">
          <w:rPr>
            <w:noProof/>
            <w:webHidden/>
          </w:rPr>
          <w:tab/>
        </w:r>
        <w:r w:rsidR="00A02489">
          <w:rPr>
            <w:noProof/>
            <w:webHidden/>
          </w:rPr>
          <w:fldChar w:fldCharType="begin"/>
        </w:r>
        <w:r w:rsidR="00A02489">
          <w:rPr>
            <w:noProof/>
            <w:webHidden/>
          </w:rPr>
          <w:instrText xml:space="preserve"> PAGEREF _Toc362007446 \h </w:instrText>
        </w:r>
        <w:r w:rsidR="00A02489">
          <w:rPr>
            <w:noProof/>
            <w:webHidden/>
          </w:rPr>
        </w:r>
        <w:r w:rsidR="00A02489">
          <w:rPr>
            <w:noProof/>
            <w:webHidden/>
          </w:rPr>
          <w:fldChar w:fldCharType="separate"/>
        </w:r>
        <w:r w:rsidR="00A02489">
          <w:rPr>
            <w:noProof/>
            <w:webHidden/>
          </w:rPr>
          <w:t>45</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47" w:history="1">
        <w:r w:rsidR="00A02489" w:rsidRPr="00F91118">
          <w:rPr>
            <w:rStyle w:val="Hyperlink"/>
            <w:noProof/>
          </w:rPr>
          <w:t>Impacts:  Nuke War</w:t>
        </w:r>
        <w:r w:rsidR="00A02489">
          <w:rPr>
            <w:noProof/>
            <w:webHidden/>
          </w:rPr>
          <w:tab/>
        </w:r>
        <w:r w:rsidR="00A02489">
          <w:rPr>
            <w:noProof/>
            <w:webHidden/>
          </w:rPr>
          <w:fldChar w:fldCharType="begin"/>
        </w:r>
        <w:r w:rsidR="00A02489">
          <w:rPr>
            <w:noProof/>
            <w:webHidden/>
          </w:rPr>
          <w:instrText xml:space="preserve"> PAGEREF _Toc362007447 \h </w:instrText>
        </w:r>
        <w:r w:rsidR="00A02489">
          <w:rPr>
            <w:noProof/>
            <w:webHidden/>
          </w:rPr>
        </w:r>
        <w:r w:rsidR="00A02489">
          <w:rPr>
            <w:noProof/>
            <w:webHidden/>
          </w:rPr>
          <w:fldChar w:fldCharType="separate"/>
        </w:r>
        <w:r w:rsidR="00A02489">
          <w:rPr>
            <w:noProof/>
            <w:webHidden/>
          </w:rPr>
          <w:t>46</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48" w:history="1">
        <w:r w:rsidR="00A02489" w:rsidRPr="00F91118">
          <w:rPr>
            <w:rStyle w:val="Hyperlink"/>
            <w:noProof/>
          </w:rPr>
          <w:t>Impact:  Quick Time-Frame</w:t>
        </w:r>
        <w:r w:rsidR="00A02489">
          <w:rPr>
            <w:noProof/>
            <w:webHidden/>
          </w:rPr>
          <w:tab/>
        </w:r>
        <w:r w:rsidR="00A02489">
          <w:rPr>
            <w:noProof/>
            <w:webHidden/>
          </w:rPr>
          <w:fldChar w:fldCharType="begin"/>
        </w:r>
        <w:r w:rsidR="00A02489">
          <w:rPr>
            <w:noProof/>
            <w:webHidden/>
          </w:rPr>
          <w:instrText xml:space="preserve"> PAGEREF _Toc362007448 \h </w:instrText>
        </w:r>
        <w:r w:rsidR="00A02489">
          <w:rPr>
            <w:noProof/>
            <w:webHidden/>
          </w:rPr>
        </w:r>
        <w:r w:rsidR="00A02489">
          <w:rPr>
            <w:noProof/>
            <w:webHidden/>
          </w:rPr>
          <w:fldChar w:fldCharType="separate"/>
        </w:r>
        <w:r w:rsidR="00A02489">
          <w:rPr>
            <w:noProof/>
            <w:webHidden/>
          </w:rPr>
          <w:t>50</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49" w:history="1">
        <w:r w:rsidR="00A02489" w:rsidRPr="00F91118">
          <w:rPr>
            <w:rStyle w:val="Hyperlink"/>
            <w:noProof/>
          </w:rPr>
          <w:t>Impacts:  War—AT:  Russia Won’t Go to War With US</w:t>
        </w:r>
        <w:r w:rsidR="00A02489">
          <w:rPr>
            <w:noProof/>
            <w:webHidden/>
          </w:rPr>
          <w:tab/>
        </w:r>
        <w:r w:rsidR="00A02489">
          <w:rPr>
            <w:noProof/>
            <w:webHidden/>
          </w:rPr>
          <w:fldChar w:fldCharType="begin"/>
        </w:r>
        <w:r w:rsidR="00A02489">
          <w:rPr>
            <w:noProof/>
            <w:webHidden/>
          </w:rPr>
          <w:instrText xml:space="preserve"> PAGEREF _Toc362007449 \h </w:instrText>
        </w:r>
        <w:r w:rsidR="00A02489">
          <w:rPr>
            <w:noProof/>
            <w:webHidden/>
          </w:rPr>
        </w:r>
        <w:r w:rsidR="00A02489">
          <w:rPr>
            <w:noProof/>
            <w:webHidden/>
          </w:rPr>
          <w:fldChar w:fldCharType="separate"/>
        </w:r>
        <w:r w:rsidR="00A02489">
          <w:rPr>
            <w:noProof/>
            <w:webHidden/>
          </w:rPr>
          <w:t>51</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50" w:history="1">
        <w:r w:rsidR="00A02489" w:rsidRPr="00F91118">
          <w:rPr>
            <w:rStyle w:val="Hyperlink"/>
            <w:noProof/>
          </w:rPr>
          <w:t>Impacts:  Russian Economy key to global economy</w:t>
        </w:r>
        <w:r w:rsidR="00A02489">
          <w:rPr>
            <w:noProof/>
            <w:webHidden/>
          </w:rPr>
          <w:tab/>
        </w:r>
        <w:r w:rsidR="00A02489">
          <w:rPr>
            <w:noProof/>
            <w:webHidden/>
          </w:rPr>
          <w:fldChar w:fldCharType="begin"/>
        </w:r>
        <w:r w:rsidR="00A02489">
          <w:rPr>
            <w:noProof/>
            <w:webHidden/>
          </w:rPr>
          <w:instrText xml:space="preserve"> PAGEREF _Toc362007450 \h </w:instrText>
        </w:r>
        <w:r w:rsidR="00A02489">
          <w:rPr>
            <w:noProof/>
            <w:webHidden/>
          </w:rPr>
        </w:r>
        <w:r w:rsidR="00A02489">
          <w:rPr>
            <w:noProof/>
            <w:webHidden/>
          </w:rPr>
          <w:fldChar w:fldCharType="separate"/>
        </w:r>
        <w:r w:rsidR="00A02489">
          <w:rPr>
            <w:noProof/>
            <w:webHidden/>
          </w:rPr>
          <w:t>52</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51" w:history="1">
        <w:r w:rsidR="00A02489" w:rsidRPr="00F91118">
          <w:rPr>
            <w:rStyle w:val="Hyperlink"/>
            <w:noProof/>
          </w:rPr>
          <w:t>Impact – Prolif</w:t>
        </w:r>
        <w:r w:rsidR="00A02489">
          <w:rPr>
            <w:noProof/>
            <w:webHidden/>
          </w:rPr>
          <w:tab/>
        </w:r>
        <w:r w:rsidR="00A02489">
          <w:rPr>
            <w:noProof/>
            <w:webHidden/>
          </w:rPr>
          <w:fldChar w:fldCharType="begin"/>
        </w:r>
        <w:r w:rsidR="00A02489">
          <w:rPr>
            <w:noProof/>
            <w:webHidden/>
          </w:rPr>
          <w:instrText xml:space="preserve"> PAGEREF _Toc362007451 \h </w:instrText>
        </w:r>
        <w:r w:rsidR="00A02489">
          <w:rPr>
            <w:noProof/>
            <w:webHidden/>
          </w:rPr>
        </w:r>
        <w:r w:rsidR="00A02489">
          <w:rPr>
            <w:noProof/>
            <w:webHidden/>
          </w:rPr>
          <w:fldChar w:fldCharType="separate"/>
        </w:r>
        <w:r w:rsidR="00A02489">
          <w:rPr>
            <w:noProof/>
            <w:webHidden/>
          </w:rPr>
          <w:t>53</w:t>
        </w:r>
        <w:r w:rsidR="00A02489">
          <w:rPr>
            <w:noProof/>
            <w:webHidden/>
          </w:rPr>
          <w:fldChar w:fldCharType="end"/>
        </w:r>
      </w:hyperlink>
    </w:p>
    <w:p w:rsidR="00A02489" w:rsidRDefault="001A05C4">
      <w:pPr>
        <w:pStyle w:val="TOC1"/>
        <w:tabs>
          <w:tab w:val="right" w:leader="dot" w:pos="9350"/>
        </w:tabs>
        <w:rPr>
          <w:rFonts w:asciiTheme="minorHAnsi" w:eastAsiaTheme="minorEastAsia" w:hAnsiTheme="minorHAnsi" w:cstheme="minorBidi"/>
          <w:noProof/>
        </w:rPr>
      </w:pPr>
      <w:hyperlink w:anchor="_Toc362007452" w:history="1">
        <w:r w:rsidR="00A02489" w:rsidRPr="00F91118">
          <w:rPr>
            <w:rStyle w:val="Hyperlink"/>
            <w:noProof/>
          </w:rPr>
          <w:t>Russian Oil AFF Answers</w:t>
        </w:r>
        <w:r w:rsidR="00A02489">
          <w:rPr>
            <w:noProof/>
            <w:webHidden/>
          </w:rPr>
          <w:tab/>
        </w:r>
        <w:r w:rsidR="00A02489">
          <w:rPr>
            <w:noProof/>
            <w:webHidden/>
          </w:rPr>
          <w:fldChar w:fldCharType="begin"/>
        </w:r>
        <w:r w:rsidR="00A02489">
          <w:rPr>
            <w:noProof/>
            <w:webHidden/>
          </w:rPr>
          <w:instrText xml:space="preserve"> PAGEREF _Toc362007452 \h </w:instrText>
        </w:r>
        <w:r w:rsidR="00A02489">
          <w:rPr>
            <w:noProof/>
            <w:webHidden/>
          </w:rPr>
        </w:r>
        <w:r w:rsidR="00A02489">
          <w:rPr>
            <w:noProof/>
            <w:webHidden/>
          </w:rPr>
          <w:fldChar w:fldCharType="separate"/>
        </w:r>
        <w:r w:rsidR="00A02489">
          <w:rPr>
            <w:noProof/>
            <w:webHidden/>
          </w:rPr>
          <w:t>55</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53" w:history="1">
        <w:r w:rsidR="00A02489" w:rsidRPr="00F91118">
          <w:rPr>
            <w:rStyle w:val="Hyperlink"/>
            <w:noProof/>
          </w:rPr>
          <w:t>2ac AFF Answers Frontline</w:t>
        </w:r>
        <w:r w:rsidR="00A02489">
          <w:rPr>
            <w:noProof/>
            <w:webHidden/>
          </w:rPr>
          <w:tab/>
        </w:r>
        <w:r w:rsidR="00A02489">
          <w:rPr>
            <w:noProof/>
            <w:webHidden/>
          </w:rPr>
          <w:fldChar w:fldCharType="begin"/>
        </w:r>
        <w:r w:rsidR="00A02489">
          <w:rPr>
            <w:noProof/>
            <w:webHidden/>
          </w:rPr>
          <w:instrText xml:space="preserve"> PAGEREF _Toc362007453 \h </w:instrText>
        </w:r>
        <w:r w:rsidR="00A02489">
          <w:rPr>
            <w:noProof/>
            <w:webHidden/>
          </w:rPr>
        </w:r>
        <w:r w:rsidR="00A02489">
          <w:rPr>
            <w:noProof/>
            <w:webHidden/>
          </w:rPr>
          <w:fldChar w:fldCharType="separate"/>
        </w:r>
        <w:r w:rsidR="00A02489">
          <w:rPr>
            <w:noProof/>
            <w:webHidden/>
          </w:rPr>
          <w:t>56</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54" w:history="1">
        <w:r w:rsidR="00A02489" w:rsidRPr="00F91118">
          <w:rPr>
            <w:rStyle w:val="Hyperlink"/>
            <w:noProof/>
          </w:rPr>
          <w:t>1ar Russian Oil AFF Answer Extensions</w:t>
        </w:r>
        <w:r w:rsidR="00A02489">
          <w:rPr>
            <w:noProof/>
            <w:webHidden/>
          </w:rPr>
          <w:tab/>
        </w:r>
        <w:r w:rsidR="00A02489">
          <w:rPr>
            <w:noProof/>
            <w:webHidden/>
          </w:rPr>
          <w:fldChar w:fldCharType="begin"/>
        </w:r>
        <w:r w:rsidR="00A02489">
          <w:rPr>
            <w:noProof/>
            <w:webHidden/>
          </w:rPr>
          <w:instrText xml:space="preserve"> PAGEREF _Toc362007454 \h </w:instrText>
        </w:r>
        <w:r w:rsidR="00A02489">
          <w:rPr>
            <w:noProof/>
            <w:webHidden/>
          </w:rPr>
        </w:r>
        <w:r w:rsidR="00A02489">
          <w:rPr>
            <w:noProof/>
            <w:webHidden/>
          </w:rPr>
          <w:fldChar w:fldCharType="separate"/>
        </w:r>
        <w:r w:rsidR="00A02489">
          <w:rPr>
            <w:noProof/>
            <w:webHidden/>
          </w:rPr>
          <w:t>61</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55" w:history="1">
        <w:r w:rsidR="00A02489" w:rsidRPr="00F91118">
          <w:rPr>
            <w:rStyle w:val="Hyperlink"/>
            <w:noProof/>
          </w:rPr>
          <w:t>1ar Extensions:  Russian Economy Weak Now</w:t>
        </w:r>
        <w:r w:rsidR="00A02489">
          <w:rPr>
            <w:noProof/>
            <w:webHidden/>
          </w:rPr>
          <w:tab/>
        </w:r>
        <w:r w:rsidR="00A02489">
          <w:rPr>
            <w:noProof/>
            <w:webHidden/>
          </w:rPr>
          <w:fldChar w:fldCharType="begin"/>
        </w:r>
        <w:r w:rsidR="00A02489">
          <w:rPr>
            <w:noProof/>
            <w:webHidden/>
          </w:rPr>
          <w:instrText xml:space="preserve"> PAGEREF _Toc362007455 \h </w:instrText>
        </w:r>
        <w:r w:rsidR="00A02489">
          <w:rPr>
            <w:noProof/>
            <w:webHidden/>
          </w:rPr>
        </w:r>
        <w:r w:rsidR="00A02489">
          <w:rPr>
            <w:noProof/>
            <w:webHidden/>
          </w:rPr>
          <w:fldChar w:fldCharType="separate"/>
        </w:r>
        <w:r w:rsidR="00A02489">
          <w:rPr>
            <w:noProof/>
            <w:webHidden/>
          </w:rPr>
          <w:t>62</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56" w:history="1">
        <w:r w:rsidR="00A02489" w:rsidRPr="00F91118">
          <w:rPr>
            <w:rStyle w:val="Hyperlink"/>
            <w:noProof/>
          </w:rPr>
          <w:t>1ar Extensions:  Extensions:  Investors, not oil prices key</w:t>
        </w:r>
        <w:r w:rsidR="00A02489">
          <w:rPr>
            <w:noProof/>
            <w:webHidden/>
          </w:rPr>
          <w:tab/>
        </w:r>
        <w:r w:rsidR="00A02489">
          <w:rPr>
            <w:noProof/>
            <w:webHidden/>
          </w:rPr>
          <w:fldChar w:fldCharType="begin"/>
        </w:r>
        <w:r w:rsidR="00A02489">
          <w:rPr>
            <w:noProof/>
            <w:webHidden/>
          </w:rPr>
          <w:instrText xml:space="preserve"> PAGEREF _Toc362007456 \h </w:instrText>
        </w:r>
        <w:r w:rsidR="00A02489">
          <w:rPr>
            <w:noProof/>
            <w:webHidden/>
          </w:rPr>
        </w:r>
        <w:r w:rsidR="00A02489">
          <w:rPr>
            <w:noProof/>
            <w:webHidden/>
          </w:rPr>
          <w:fldChar w:fldCharType="separate"/>
        </w:r>
        <w:r w:rsidR="00A02489">
          <w:rPr>
            <w:noProof/>
            <w:webHidden/>
          </w:rPr>
          <w:t>64</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57" w:history="1">
        <w:r w:rsidR="00A02489" w:rsidRPr="00F91118">
          <w:rPr>
            <w:rStyle w:val="Hyperlink"/>
            <w:noProof/>
          </w:rPr>
          <w:t>1ar:  Russian Economy Resilient</w:t>
        </w:r>
        <w:r w:rsidR="00A02489">
          <w:rPr>
            <w:noProof/>
            <w:webHidden/>
          </w:rPr>
          <w:tab/>
        </w:r>
        <w:r w:rsidR="00A02489">
          <w:rPr>
            <w:noProof/>
            <w:webHidden/>
          </w:rPr>
          <w:fldChar w:fldCharType="begin"/>
        </w:r>
        <w:r w:rsidR="00A02489">
          <w:rPr>
            <w:noProof/>
            <w:webHidden/>
          </w:rPr>
          <w:instrText xml:space="preserve"> PAGEREF _Toc362007457 \h </w:instrText>
        </w:r>
        <w:r w:rsidR="00A02489">
          <w:rPr>
            <w:noProof/>
            <w:webHidden/>
          </w:rPr>
        </w:r>
        <w:r w:rsidR="00A02489">
          <w:rPr>
            <w:noProof/>
            <w:webHidden/>
          </w:rPr>
          <w:fldChar w:fldCharType="separate"/>
        </w:r>
        <w:r w:rsidR="00A02489">
          <w:rPr>
            <w:noProof/>
            <w:webHidden/>
          </w:rPr>
          <w:t>65</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58" w:history="1">
        <w:r w:rsidR="00A02489" w:rsidRPr="00F91118">
          <w:rPr>
            <w:rStyle w:val="Hyperlink"/>
            <w:noProof/>
          </w:rPr>
          <w:t>1ar Extensions:  Reforms Turn</w:t>
        </w:r>
        <w:r w:rsidR="00A02489">
          <w:rPr>
            <w:noProof/>
            <w:webHidden/>
          </w:rPr>
          <w:tab/>
        </w:r>
        <w:r w:rsidR="00A02489">
          <w:rPr>
            <w:noProof/>
            <w:webHidden/>
          </w:rPr>
          <w:fldChar w:fldCharType="begin"/>
        </w:r>
        <w:r w:rsidR="00A02489">
          <w:rPr>
            <w:noProof/>
            <w:webHidden/>
          </w:rPr>
          <w:instrText xml:space="preserve"> PAGEREF _Toc362007458 \h </w:instrText>
        </w:r>
        <w:r w:rsidR="00A02489">
          <w:rPr>
            <w:noProof/>
            <w:webHidden/>
          </w:rPr>
        </w:r>
        <w:r w:rsidR="00A02489">
          <w:rPr>
            <w:noProof/>
            <w:webHidden/>
          </w:rPr>
          <w:fldChar w:fldCharType="separate"/>
        </w:r>
        <w:r w:rsidR="00A02489">
          <w:rPr>
            <w:noProof/>
            <w:webHidden/>
          </w:rPr>
          <w:t>66</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59" w:history="1">
        <w:r w:rsidR="00A02489" w:rsidRPr="00F91118">
          <w:rPr>
            <w:rStyle w:val="Hyperlink"/>
            <w:noProof/>
          </w:rPr>
          <w:t>1ar Case Turns the Disad</w:t>
        </w:r>
        <w:r w:rsidR="00A02489">
          <w:rPr>
            <w:noProof/>
            <w:webHidden/>
          </w:rPr>
          <w:tab/>
        </w:r>
        <w:r w:rsidR="00A02489">
          <w:rPr>
            <w:noProof/>
            <w:webHidden/>
          </w:rPr>
          <w:fldChar w:fldCharType="begin"/>
        </w:r>
        <w:r w:rsidR="00A02489">
          <w:rPr>
            <w:noProof/>
            <w:webHidden/>
          </w:rPr>
          <w:instrText xml:space="preserve"> PAGEREF _Toc362007459 \h </w:instrText>
        </w:r>
        <w:r w:rsidR="00A02489">
          <w:rPr>
            <w:noProof/>
            <w:webHidden/>
          </w:rPr>
        </w:r>
        <w:r w:rsidR="00A02489">
          <w:rPr>
            <w:noProof/>
            <w:webHidden/>
          </w:rPr>
          <w:fldChar w:fldCharType="separate"/>
        </w:r>
        <w:r w:rsidR="00A02489">
          <w:rPr>
            <w:noProof/>
            <w:webHidden/>
          </w:rPr>
          <w:t>72</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0" w:history="1">
        <w:r w:rsidR="00A02489" w:rsidRPr="00F91118">
          <w:rPr>
            <w:rStyle w:val="Hyperlink"/>
            <w:noProof/>
          </w:rPr>
          <w:t>1ar Extensions:  China Key</w:t>
        </w:r>
        <w:r w:rsidR="00A02489">
          <w:rPr>
            <w:noProof/>
            <w:webHidden/>
          </w:rPr>
          <w:tab/>
        </w:r>
        <w:r w:rsidR="00A02489">
          <w:rPr>
            <w:noProof/>
            <w:webHidden/>
          </w:rPr>
          <w:fldChar w:fldCharType="begin"/>
        </w:r>
        <w:r w:rsidR="00A02489">
          <w:rPr>
            <w:noProof/>
            <w:webHidden/>
          </w:rPr>
          <w:instrText xml:space="preserve"> PAGEREF _Toc362007460 \h </w:instrText>
        </w:r>
        <w:r w:rsidR="00A02489">
          <w:rPr>
            <w:noProof/>
            <w:webHidden/>
          </w:rPr>
        </w:r>
        <w:r w:rsidR="00A02489">
          <w:rPr>
            <w:noProof/>
            <w:webHidden/>
          </w:rPr>
          <w:fldChar w:fldCharType="separate"/>
        </w:r>
        <w:r w:rsidR="00A02489">
          <w:rPr>
            <w:noProof/>
            <w:webHidden/>
          </w:rPr>
          <w:t>73</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1" w:history="1">
        <w:r w:rsidR="00A02489" w:rsidRPr="00F91118">
          <w:rPr>
            <w:rStyle w:val="Hyperlink"/>
            <w:noProof/>
          </w:rPr>
          <w:t>1ar Extensions:  Oil Prices Will Decline Now</w:t>
        </w:r>
        <w:r w:rsidR="00A02489">
          <w:rPr>
            <w:noProof/>
            <w:webHidden/>
          </w:rPr>
          <w:tab/>
        </w:r>
        <w:r w:rsidR="00A02489">
          <w:rPr>
            <w:noProof/>
            <w:webHidden/>
          </w:rPr>
          <w:fldChar w:fldCharType="begin"/>
        </w:r>
        <w:r w:rsidR="00A02489">
          <w:rPr>
            <w:noProof/>
            <w:webHidden/>
          </w:rPr>
          <w:instrText xml:space="preserve"> PAGEREF _Toc362007461 \h </w:instrText>
        </w:r>
        <w:r w:rsidR="00A02489">
          <w:rPr>
            <w:noProof/>
            <w:webHidden/>
          </w:rPr>
        </w:r>
        <w:r w:rsidR="00A02489">
          <w:rPr>
            <w:noProof/>
            <w:webHidden/>
          </w:rPr>
          <w:fldChar w:fldCharType="separate"/>
        </w:r>
        <w:r w:rsidR="00A02489">
          <w:rPr>
            <w:noProof/>
            <w:webHidden/>
          </w:rPr>
          <w:t>75</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2" w:history="1">
        <w:r w:rsidR="00A02489" w:rsidRPr="00F91118">
          <w:rPr>
            <w:rStyle w:val="Hyperlink"/>
            <w:rFonts w:cstheme="minorHAnsi"/>
            <w:noProof/>
          </w:rPr>
          <w:t>1ar:  Saudi Arabia Checks High Oil Prices</w:t>
        </w:r>
        <w:r w:rsidR="00A02489">
          <w:rPr>
            <w:noProof/>
            <w:webHidden/>
          </w:rPr>
          <w:tab/>
        </w:r>
        <w:r w:rsidR="00A02489">
          <w:rPr>
            <w:noProof/>
            <w:webHidden/>
          </w:rPr>
          <w:fldChar w:fldCharType="begin"/>
        </w:r>
        <w:r w:rsidR="00A02489">
          <w:rPr>
            <w:noProof/>
            <w:webHidden/>
          </w:rPr>
          <w:instrText xml:space="preserve"> PAGEREF _Toc362007462 \h </w:instrText>
        </w:r>
        <w:r w:rsidR="00A02489">
          <w:rPr>
            <w:noProof/>
            <w:webHidden/>
          </w:rPr>
        </w:r>
        <w:r w:rsidR="00A02489">
          <w:rPr>
            <w:noProof/>
            <w:webHidden/>
          </w:rPr>
          <w:fldChar w:fldCharType="separate"/>
        </w:r>
        <w:r w:rsidR="00A02489">
          <w:rPr>
            <w:noProof/>
            <w:webHidden/>
          </w:rPr>
          <w:t>76</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3" w:history="1">
        <w:r w:rsidR="00A02489" w:rsidRPr="00F91118">
          <w:rPr>
            <w:rStyle w:val="Hyperlink"/>
            <w:noProof/>
          </w:rPr>
          <w:t>1ar:  Speculation Keeps Oil Prices High</w:t>
        </w:r>
        <w:r w:rsidR="00A02489">
          <w:rPr>
            <w:noProof/>
            <w:webHidden/>
          </w:rPr>
          <w:tab/>
        </w:r>
        <w:r w:rsidR="00A02489">
          <w:rPr>
            <w:noProof/>
            <w:webHidden/>
          </w:rPr>
          <w:fldChar w:fldCharType="begin"/>
        </w:r>
        <w:r w:rsidR="00A02489">
          <w:rPr>
            <w:noProof/>
            <w:webHidden/>
          </w:rPr>
          <w:instrText xml:space="preserve"> PAGEREF _Toc362007463 \h </w:instrText>
        </w:r>
        <w:r w:rsidR="00A02489">
          <w:rPr>
            <w:noProof/>
            <w:webHidden/>
          </w:rPr>
        </w:r>
        <w:r w:rsidR="00A02489">
          <w:rPr>
            <w:noProof/>
            <w:webHidden/>
          </w:rPr>
          <w:fldChar w:fldCharType="separate"/>
        </w:r>
        <w:r w:rsidR="00A02489">
          <w:rPr>
            <w:noProof/>
            <w:webHidden/>
          </w:rPr>
          <w:t>77</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64" w:history="1">
        <w:r w:rsidR="00A02489" w:rsidRPr="00F91118">
          <w:rPr>
            <w:rStyle w:val="Hyperlink"/>
            <w:noProof/>
          </w:rPr>
          <w:t>Impact Turns:   High Oil Prices Bad</w:t>
        </w:r>
        <w:r w:rsidR="00A02489">
          <w:rPr>
            <w:noProof/>
            <w:webHidden/>
          </w:rPr>
          <w:tab/>
        </w:r>
        <w:r w:rsidR="00A02489">
          <w:rPr>
            <w:noProof/>
            <w:webHidden/>
          </w:rPr>
          <w:fldChar w:fldCharType="begin"/>
        </w:r>
        <w:r w:rsidR="00A02489">
          <w:rPr>
            <w:noProof/>
            <w:webHidden/>
          </w:rPr>
          <w:instrText xml:space="preserve"> PAGEREF _Toc362007464 \h </w:instrText>
        </w:r>
        <w:r w:rsidR="00A02489">
          <w:rPr>
            <w:noProof/>
            <w:webHidden/>
          </w:rPr>
        </w:r>
        <w:r w:rsidR="00A02489">
          <w:rPr>
            <w:noProof/>
            <w:webHidden/>
          </w:rPr>
          <w:fldChar w:fldCharType="separate"/>
        </w:r>
        <w:r w:rsidR="00A02489">
          <w:rPr>
            <w:noProof/>
            <w:webHidden/>
          </w:rPr>
          <w:t>78</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5" w:history="1">
        <w:r w:rsidR="00A02489" w:rsidRPr="00F91118">
          <w:rPr>
            <w:rStyle w:val="Hyperlink"/>
            <w:noProof/>
          </w:rPr>
          <w:t>2ac Impact Turn:  Food Prices</w:t>
        </w:r>
        <w:r w:rsidR="00A02489">
          <w:rPr>
            <w:noProof/>
            <w:webHidden/>
          </w:rPr>
          <w:tab/>
        </w:r>
        <w:r w:rsidR="00A02489">
          <w:rPr>
            <w:noProof/>
            <w:webHidden/>
          </w:rPr>
          <w:fldChar w:fldCharType="begin"/>
        </w:r>
        <w:r w:rsidR="00A02489">
          <w:rPr>
            <w:noProof/>
            <w:webHidden/>
          </w:rPr>
          <w:instrText xml:space="preserve"> PAGEREF _Toc362007465 \h </w:instrText>
        </w:r>
        <w:r w:rsidR="00A02489">
          <w:rPr>
            <w:noProof/>
            <w:webHidden/>
          </w:rPr>
        </w:r>
        <w:r w:rsidR="00A02489">
          <w:rPr>
            <w:noProof/>
            <w:webHidden/>
          </w:rPr>
          <w:fldChar w:fldCharType="separate"/>
        </w:r>
        <w:r w:rsidR="00A02489">
          <w:rPr>
            <w:noProof/>
            <w:webHidden/>
          </w:rPr>
          <w:t>79</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6" w:history="1">
        <w:r w:rsidR="00A02489" w:rsidRPr="00F91118">
          <w:rPr>
            <w:rStyle w:val="Hyperlink"/>
            <w:noProof/>
          </w:rPr>
          <w:t>2ac Impact Turn:  Global Recession</w:t>
        </w:r>
        <w:r w:rsidR="00A02489">
          <w:rPr>
            <w:noProof/>
            <w:webHidden/>
          </w:rPr>
          <w:tab/>
        </w:r>
        <w:r w:rsidR="00A02489">
          <w:rPr>
            <w:noProof/>
            <w:webHidden/>
          </w:rPr>
          <w:fldChar w:fldCharType="begin"/>
        </w:r>
        <w:r w:rsidR="00A02489">
          <w:rPr>
            <w:noProof/>
            <w:webHidden/>
          </w:rPr>
          <w:instrText xml:space="preserve"> PAGEREF _Toc362007466 \h </w:instrText>
        </w:r>
        <w:r w:rsidR="00A02489">
          <w:rPr>
            <w:noProof/>
            <w:webHidden/>
          </w:rPr>
        </w:r>
        <w:r w:rsidR="00A02489">
          <w:rPr>
            <w:noProof/>
            <w:webHidden/>
          </w:rPr>
          <w:fldChar w:fldCharType="separate"/>
        </w:r>
        <w:r w:rsidR="00A02489">
          <w:rPr>
            <w:noProof/>
            <w:webHidden/>
          </w:rPr>
          <w:t>80</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7" w:history="1">
        <w:r w:rsidR="00A02489" w:rsidRPr="00F91118">
          <w:rPr>
            <w:rStyle w:val="Hyperlink"/>
            <w:noProof/>
          </w:rPr>
          <w:t>2ac Impact Turn:  US Economy</w:t>
        </w:r>
        <w:r w:rsidR="00A02489">
          <w:rPr>
            <w:noProof/>
            <w:webHidden/>
          </w:rPr>
          <w:tab/>
        </w:r>
        <w:r w:rsidR="00A02489">
          <w:rPr>
            <w:noProof/>
            <w:webHidden/>
          </w:rPr>
          <w:fldChar w:fldCharType="begin"/>
        </w:r>
        <w:r w:rsidR="00A02489">
          <w:rPr>
            <w:noProof/>
            <w:webHidden/>
          </w:rPr>
          <w:instrText xml:space="preserve"> PAGEREF _Toc362007467 \h </w:instrText>
        </w:r>
        <w:r w:rsidR="00A02489">
          <w:rPr>
            <w:noProof/>
            <w:webHidden/>
          </w:rPr>
        </w:r>
        <w:r w:rsidR="00A02489">
          <w:rPr>
            <w:noProof/>
            <w:webHidden/>
          </w:rPr>
          <w:fldChar w:fldCharType="separate"/>
        </w:r>
        <w:r w:rsidR="00A02489">
          <w:rPr>
            <w:noProof/>
            <w:webHidden/>
          </w:rPr>
          <w:t>81</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8" w:history="1">
        <w:r w:rsidR="00A02489" w:rsidRPr="00F91118">
          <w:rPr>
            <w:rStyle w:val="Hyperlink"/>
            <w:noProof/>
          </w:rPr>
          <w:t>1ar:  US Economy Extensions—US Economy Key to World Economy</w:t>
        </w:r>
        <w:r w:rsidR="00A02489">
          <w:rPr>
            <w:noProof/>
            <w:webHidden/>
          </w:rPr>
          <w:tab/>
        </w:r>
        <w:r w:rsidR="00A02489">
          <w:rPr>
            <w:noProof/>
            <w:webHidden/>
          </w:rPr>
          <w:fldChar w:fldCharType="begin"/>
        </w:r>
        <w:r w:rsidR="00A02489">
          <w:rPr>
            <w:noProof/>
            <w:webHidden/>
          </w:rPr>
          <w:instrText xml:space="preserve"> PAGEREF _Toc362007468 \h </w:instrText>
        </w:r>
        <w:r w:rsidR="00A02489">
          <w:rPr>
            <w:noProof/>
            <w:webHidden/>
          </w:rPr>
        </w:r>
        <w:r w:rsidR="00A02489">
          <w:rPr>
            <w:noProof/>
            <w:webHidden/>
          </w:rPr>
          <w:fldChar w:fldCharType="separate"/>
        </w:r>
        <w:r w:rsidR="00A02489">
          <w:rPr>
            <w:noProof/>
            <w:webHidden/>
          </w:rPr>
          <w:t>82</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69" w:history="1">
        <w:r w:rsidR="00A02489" w:rsidRPr="00F91118">
          <w:rPr>
            <w:rStyle w:val="Hyperlink"/>
            <w:noProof/>
          </w:rPr>
          <w:t>1ar:  US Economy Extensions—Low Oil Prices Key to US Economy</w:t>
        </w:r>
        <w:r w:rsidR="00A02489">
          <w:rPr>
            <w:noProof/>
            <w:webHidden/>
          </w:rPr>
          <w:tab/>
        </w:r>
        <w:r w:rsidR="00A02489">
          <w:rPr>
            <w:noProof/>
            <w:webHidden/>
          </w:rPr>
          <w:fldChar w:fldCharType="begin"/>
        </w:r>
        <w:r w:rsidR="00A02489">
          <w:rPr>
            <w:noProof/>
            <w:webHidden/>
          </w:rPr>
          <w:instrText xml:space="preserve"> PAGEREF _Toc362007469 \h </w:instrText>
        </w:r>
        <w:r w:rsidR="00A02489">
          <w:rPr>
            <w:noProof/>
            <w:webHidden/>
          </w:rPr>
        </w:r>
        <w:r w:rsidR="00A02489">
          <w:rPr>
            <w:noProof/>
            <w:webHidden/>
          </w:rPr>
          <w:fldChar w:fldCharType="separate"/>
        </w:r>
        <w:r w:rsidR="00A02489">
          <w:rPr>
            <w:noProof/>
            <w:webHidden/>
          </w:rPr>
          <w:t>83</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70" w:history="1">
        <w:r w:rsidR="00A02489" w:rsidRPr="00F91118">
          <w:rPr>
            <w:rStyle w:val="Hyperlink"/>
            <w:noProof/>
          </w:rPr>
          <w:t>1ar:  US Economy Impact Turns:  Economic Decline = War</w:t>
        </w:r>
        <w:r w:rsidR="00A02489">
          <w:rPr>
            <w:noProof/>
            <w:webHidden/>
          </w:rPr>
          <w:tab/>
        </w:r>
        <w:r w:rsidR="00A02489">
          <w:rPr>
            <w:noProof/>
            <w:webHidden/>
          </w:rPr>
          <w:fldChar w:fldCharType="begin"/>
        </w:r>
        <w:r w:rsidR="00A02489">
          <w:rPr>
            <w:noProof/>
            <w:webHidden/>
          </w:rPr>
          <w:instrText xml:space="preserve"> PAGEREF _Toc362007470 \h </w:instrText>
        </w:r>
        <w:r w:rsidR="00A02489">
          <w:rPr>
            <w:noProof/>
            <w:webHidden/>
          </w:rPr>
        </w:r>
        <w:r w:rsidR="00A02489">
          <w:rPr>
            <w:noProof/>
            <w:webHidden/>
          </w:rPr>
          <w:fldChar w:fldCharType="separate"/>
        </w:r>
        <w:r w:rsidR="00A02489">
          <w:rPr>
            <w:noProof/>
            <w:webHidden/>
          </w:rPr>
          <w:t>84</w:t>
        </w:r>
        <w:r w:rsidR="00A02489">
          <w:rPr>
            <w:noProof/>
            <w:webHidden/>
          </w:rPr>
          <w:fldChar w:fldCharType="end"/>
        </w:r>
      </w:hyperlink>
    </w:p>
    <w:p w:rsidR="00A02489" w:rsidRDefault="001A05C4">
      <w:pPr>
        <w:pStyle w:val="TOC1"/>
        <w:tabs>
          <w:tab w:val="right" w:leader="dot" w:pos="9350"/>
        </w:tabs>
        <w:rPr>
          <w:rFonts w:asciiTheme="minorHAnsi" w:eastAsiaTheme="minorEastAsia" w:hAnsiTheme="minorHAnsi" w:cstheme="minorBidi"/>
          <w:noProof/>
        </w:rPr>
      </w:pPr>
      <w:hyperlink w:anchor="_Toc362007471" w:history="1">
        <w:r w:rsidR="00A02489" w:rsidRPr="00F91118">
          <w:rPr>
            <w:rStyle w:val="Hyperlink"/>
            <w:noProof/>
          </w:rPr>
          <w:t>Saudi Arabia Oil DA</w:t>
        </w:r>
        <w:r w:rsidR="00A02489">
          <w:rPr>
            <w:noProof/>
            <w:webHidden/>
          </w:rPr>
          <w:tab/>
        </w:r>
        <w:r w:rsidR="00A02489">
          <w:rPr>
            <w:noProof/>
            <w:webHidden/>
          </w:rPr>
          <w:fldChar w:fldCharType="begin"/>
        </w:r>
        <w:r w:rsidR="00A02489">
          <w:rPr>
            <w:noProof/>
            <w:webHidden/>
          </w:rPr>
          <w:instrText xml:space="preserve"> PAGEREF _Toc362007471 \h </w:instrText>
        </w:r>
        <w:r w:rsidR="00A02489">
          <w:rPr>
            <w:noProof/>
            <w:webHidden/>
          </w:rPr>
        </w:r>
        <w:r w:rsidR="00A02489">
          <w:rPr>
            <w:noProof/>
            <w:webHidden/>
          </w:rPr>
          <w:fldChar w:fldCharType="separate"/>
        </w:r>
        <w:r w:rsidR="00A02489">
          <w:rPr>
            <w:noProof/>
            <w:webHidden/>
          </w:rPr>
          <w:t>85</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72" w:history="1">
        <w:r w:rsidR="00A02489" w:rsidRPr="00F91118">
          <w:rPr>
            <w:rStyle w:val="Hyperlink"/>
            <w:noProof/>
          </w:rPr>
          <w:t>Saudi Arabia DA Shell</w:t>
        </w:r>
        <w:r w:rsidR="00A02489">
          <w:rPr>
            <w:noProof/>
            <w:webHidden/>
          </w:rPr>
          <w:tab/>
        </w:r>
        <w:r w:rsidR="00A02489">
          <w:rPr>
            <w:noProof/>
            <w:webHidden/>
          </w:rPr>
          <w:fldChar w:fldCharType="begin"/>
        </w:r>
        <w:r w:rsidR="00A02489">
          <w:rPr>
            <w:noProof/>
            <w:webHidden/>
          </w:rPr>
          <w:instrText xml:space="preserve"> PAGEREF _Toc362007472 \h </w:instrText>
        </w:r>
        <w:r w:rsidR="00A02489">
          <w:rPr>
            <w:noProof/>
            <w:webHidden/>
          </w:rPr>
        </w:r>
        <w:r w:rsidR="00A02489">
          <w:rPr>
            <w:noProof/>
            <w:webHidden/>
          </w:rPr>
          <w:fldChar w:fldCharType="separate"/>
        </w:r>
        <w:r w:rsidR="00A02489">
          <w:rPr>
            <w:noProof/>
            <w:webHidden/>
          </w:rPr>
          <w:t>86</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73" w:history="1">
        <w:r w:rsidR="00A02489" w:rsidRPr="00F91118">
          <w:rPr>
            <w:rStyle w:val="Hyperlink"/>
            <w:noProof/>
          </w:rPr>
          <w:t>Uniqueness Extensions</w:t>
        </w:r>
        <w:r w:rsidR="00A02489">
          <w:rPr>
            <w:noProof/>
            <w:webHidden/>
          </w:rPr>
          <w:tab/>
        </w:r>
        <w:r w:rsidR="00A02489">
          <w:rPr>
            <w:noProof/>
            <w:webHidden/>
          </w:rPr>
          <w:fldChar w:fldCharType="begin"/>
        </w:r>
        <w:r w:rsidR="00A02489">
          <w:rPr>
            <w:noProof/>
            <w:webHidden/>
          </w:rPr>
          <w:instrText xml:space="preserve"> PAGEREF _Toc362007473 \h </w:instrText>
        </w:r>
        <w:r w:rsidR="00A02489">
          <w:rPr>
            <w:noProof/>
            <w:webHidden/>
          </w:rPr>
        </w:r>
        <w:r w:rsidR="00A02489">
          <w:rPr>
            <w:noProof/>
            <w:webHidden/>
          </w:rPr>
          <w:fldChar w:fldCharType="separate"/>
        </w:r>
        <w:r w:rsidR="00A02489">
          <w:rPr>
            <w:noProof/>
            <w:webHidden/>
          </w:rPr>
          <w:t>89</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74" w:history="1">
        <w:r w:rsidR="00A02489" w:rsidRPr="00F91118">
          <w:rPr>
            <w:rStyle w:val="Hyperlink"/>
            <w:noProof/>
          </w:rPr>
          <w:t>Link Extensions:  Increased Supply Hurts Saudi Arabia</w:t>
        </w:r>
        <w:r w:rsidR="00A02489">
          <w:rPr>
            <w:noProof/>
            <w:webHidden/>
          </w:rPr>
          <w:tab/>
        </w:r>
        <w:r w:rsidR="00A02489">
          <w:rPr>
            <w:noProof/>
            <w:webHidden/>
          </w:rPr>
          <w:fldChar w:fldCharType="begin"/>
        </w:r>
        <w:r w:rsidR="00A02489">
          <w:rPr>
            <w:noProof/>
            <w:webHidden/>
          </w:rPr>
          <w:instrText xml:space="preserve"> PAGEREF _Toc362007474 \h </w:instrText>
        </w:r>
        <w:r w:rsidR="00A02489">
          <w:rPr>
            <w:noProof/>
            <w:webHidden/>
          </w:rPr>
        </w:r>
        <w:r w:rsidR="00A02489">
          <w:rPr>
            <w:noProof/>
            <w:webHidden/>
          </w:rPr>
          <w:fldChar w:fldCharType="separate"/>
        </w:r>
        <w:r w:rsidR="00A02489">
          <w:rPr>
            <w:noProof/>
            <w:webHidden/>
          </w:rPr>
          <w:t>91</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75" w:history="1">
        <w:r w:rsidR="00A02489" w:rsidRPr="00F91118">
          <w:rPr>
            <w:rStyle w:val="Hyperlink"/>
            <w:noProof/>
          </w:rPr>
          <w:t>Internal Link Extensions</w:t>
        </w:r>
        <w:r w:rsidR="00A02489">
          <w:rPr>
            <w:noProof/>
            <w:webHidden/>
          </w:rPr>
          <w:tab/>
        </w:r>
        <w:r w:rsidR="00A02489">
          <w:rPr>
            <w:noProof/>
            <w:webHidden/>
          </w:rPr>
          <w:fldChar w:fldCharType="begin"/>
        </w:r>
        <w:r w:rsidR="00A02489">
          <w:rPr>
            <w:noProof/>
            <w:webHidden/>
          </w:rPr>
          <w:instrText xml:space="preserve"> PAGEREF _Toc362007475 \h </w:instrText>
        </w:r>
        <w:r w:rsidR="00A02489">
          <w:rPr>
            <w:noProof/>
            <w:webHidden/>
          </w:rPr>
        </w:r>
        <w:r w:rsidR="00A02489">
          <w:rPr>
            <w:noProof/>
            <w:webHidden/>
          </w:rPr>
          <w:fldChar w:fldCharType="separate"/>
        </w:r>
        <w:r w:rsidR="00A02489">
          <w:rPr>
            <w:noProof/>
            <w:webHidden/>
          </w:rPr>
          <w:t>92</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76" w:history="1">
        <w:r w:rsidR="00A02489" w:rsidRPr="00F91118">
          <w:rPr>
            <w:rStyle w:val="Hyperlink"/>
            <w:noProof/>
          </w:rPr>
          <w:t>IL:  Declining Oil Prices = Saudi Instability</w:t>
        </w:r>
        <w:r w:rsidR="00A02489">
          <w:rPr>
            <w:noProof/>
            <w:webHidden/>
          </w:rPr>
          <w:tab/>
        </w:r>
        <w:r w:rsidR="00A02489">
          <w:rPr>
            <w:noProof/>
            <w:webHidden/>
          </w:rPr>
          <w:fldChar w:fldCharType="begin"/>
        </w:r>
        <w:r w:rsidR="00A02489">
          <w:rPr>
            <w:noProof/>
            <w:webHidden/>
          </w:rPr>
          <w:instrText xml:space="preserve"> PAGEREF _Toc362007476 \h </w:instrText>
        </w:r>
        <w:r w:rsidR="00A02489">
          <w:rPr>
            <w:noProof/>
            <w:webHidden/>
          </w:rPr>
        </w:r>
        <w:r w:rsidR="00A02489">
          <w:rPr>
            <w:noProof/>
            <w:webHidden/>
          </w:rPr>
          <w:fldChar w:fldCharType="separate"/>
        </w:r>
        <w:r w:rsidR="00A02489">
          <w:rPr>
            <w:noProof/>
            <w:webHidden/>
          </w:rPr>
          <w:t>93</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77" w:history="1">
        <w:r w:rsidR="00A02489" w:rsidRPr="00F91118">
          <w:rPr>
            <w:rStyle w:val="Hyperlink"/>
            <w:noProof/>
          </w:rPr>
          <w:t>IL:  Declining Oil Prices Devastate Saudi Economy</w:t>
        </w:r>
        <w:r w:rsidR="00A02489">
          <w:rPr>
            <w:noProof/>
            <w:webHidden/>
          </w:rPr>
          <w:tab/>
        </w:r>
        <w:r w:rsidR="00A02489">
          <w:rPr>
            <w:noProof/>
            <w:webHidden/>
          </w:rPr>
          <w:fldChar w:fldCharType="begin"/>
        </w:r>
        <w:r w:rsidR="00A02489">
          <w:rPr>
            <w:noProof/>
            <w:webHidden/>
          </w:rPr>
          <w:instrText xml:space="preserve"> PAGEREF _Toc362007477 \h </w:instrText>
        </w:r>
        <w:r w:rsidR="00A02489">
          <w:rPr>
            <w:noProof/>
            <w:webHidden/>
          </w:rPr>
        </w:r>
        <w:r w:rsidR="00A02489">
          <w:rPr>
            <w:noProof/>
            <w:webHidden/>
          </w:rPr>
          <w:fldChar w:fldCharType="separate"/>
        </w:r>
        <w:r w:rsidR="00A02489">
          <w:rPr>
            <w:noProof/>
            <w:webHidden/>
          </w:rPr>
          <w:t>94</w:t>
        </w:r>
        <w:r w:rsidR="00A02489">
          <w:rPr>
            <w:noProof/>
            <w:webHidden/>
          </w:rPr>
          <w:fldChar w:fldCharType="end"/>
        </w:r>
      </w:hyperlink>
    </w:p>
    <w:p w:rsidR="00A02489" w:rsidRDefault="001A05C4">
      <w:pPr>
        <w:pStyle w:val="TOC2"/>
        <w:tabs>
          <w:tab w:val="right" w:leader="dot" w:pos="9350"/>
        </w:tabs>
        <w:rPr>
          <w:rFonts w:asciiTheme="minorHAnsi" w:eastAsiaTheme="minorEastAsia" w:hAnsiTheme="minorHAnsi" w:cstheme="minorBidi"/>
          <w:noProof/>
          <w:szCs w:val="22"/>
        </w:rPr>
      </w:pPr>
      <w:hyperlink w:anchor="_Toc362007478" w:history="1">
        <w:r w:rsidR="00A02489" w:rsidRPr="00F91118">
          <w:rPr>
            <w:rStyle w:val="Hyperlink"/>
            <w:noProof/>
          </w:rPr>
          <w:t>Impact Extensions</w:t>
        </w:r>
        <w:r w:rsidR="00A02489">
          <w:rPr>
            <w:noProof/>
            <w:webHidden/>
          </w:rPr>
          <w:tab/>
        </w:r>
        <w:r w:rsidR="00A02489">
          <w:rPr>
            <w:noProof/>
            <w:webHidden/>
          </w:rPr>
          <w:fldChar w:fldCharType="begin"/>
        </w:r>
        <w:r w:rsidR="00A02489">
          <w:rPr>
            <w:noProof/>
            <w:webHidden/>
          </w:rPr>
          <w:instrText xml:space="preserve"> PAGEREF _Toc362007478 \h </w:instrText>
        </w:r>
        <w:r w:rsidR="00A02489">
          <w:rPr>
            <w:noProof/>
            <w:webHidden/>
          </w:rPr>
        </w:r>
        <w:r w:rsidR="00A02489">
          <w:rPr>
            <w:noProof/>
            <w:webHidden/>
          </w:rPr>
          <w:fldChar w:fldCharType="separate"/>
        </w:r>
        <w:r w:rsidR="00A02489">
          <w:rPr>
            <w:noProof/>
            <w:webHidden/>
          </w:rPr>
          <w:t>97</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79" w:history="1">
        <w:r w:rsidR="00A02489" w:rsidRPr="00F91118">
          <w:rPr>
            <w:rStyle w:val="Hyperlink"/>
            <w:noProof/>
          </w:rPr>
          <w:t>Impacts:  Stability in Saudi Arabia Checks Terrorism</w:t>
        </w:r>
        <w:r w:rsidR="00A02489">
          <w:rPr>
            <w:noProof/>
            <w:webHidden/>
          </w:rPr>
          <w:tab/>
        </w:r>
        <w:r w:rsidR="00A02489">
          <w:rPr>
            <w:noProof/>
            <w:webHidden/>
          </w:rPr>
          <w:fldChar w:fldCharType="begin"/>
        </w:r>
        <w:r w:rsidR="00A02489">
          <w:rPr>
            <w:noProof/>
            <w:webHidden/>
          </w:rPr>
          <w:instrText xml:space="preserve"> PAGEREF _Toc362007479 \h </w:instrText>
        </w:r>
        <w:r w:rsidR="00A02489">
          <w:rPr>
            <w:noProof/>
            <w:webHidden/>
          </w:rPr>
        </w:r>
        <w:r w:rsidR="00A02489">
          <w:rPr>
            <w:noProof/>
            <w:webHidden/>
          </w:rPr>
          <w:fldChar w:fldCharType="separate"/>
        </w:r>
        <w:r w:rsidR="00A02489">
          <w:rPr>
            <w:noProof/>
            <w:webHidden/>
          </w:rPr>
          <w:t>98</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80" w:history="1">
        <w:r w:rsidR="00A02489" w:rsidRPr="00F91118">
          <w:rPr>
            <w:rStyle w:val="Hyperlink"/>
            <w:noProof/>
          </w:rPr>
          <w:t>Impacts:  Instability Can Overtake Saudi Arabia</w:t>
        </w:r>
        <w:r w:rsidR="00A02489">
          <w:rPr>
            <w:noProof/>
            <w:webHidden/>
          </w:rPr>
          <w:tab/>
        </w:r>
        <w:r w:rsidR="00A02489">
          <w:rPr>
            <w:noProof/>
            <w:webHidden/>
          </w:rPr>
          <w:fldChar w:fldCharType="begin"/>
        </w:r>
        <w:r w:rsidR="00A02489">
          <w:rPr>
            <w:noProof/>
            <w:webHidden/>
          </w:rPr>
          <w:instrText xml:space="preserve"> PAGEREF _Toc362007480 \h </w:instrText>
        </w:r>
        <w:r w:rsidR="00A02489">
          <w:rPr>
            <w:noProof/>
            <w:webHidden/>
          </w:rPr>
        </w:r>
        <w:r w:rsidR="00A02489">
          <w:rPr>
            <w:noProof/>
            <w:webHidden/>
          </w:rPr>
          <w:fldChar w:fldCharType="separate"/>
        </w:r>
        <w:r w:rsidR="00A02489">
          <w:rPr>
            <w:noProof/>
            <w:webHidden/>
          </w:rPr>
          <w:t>100</w:t>
        </w:r>
        <w:r w:rsidR="00A02489">
          <w:rPr>
            <w:noProof/>
            <w:webHidden/>
          </w:rPr>
          <w:fldChar w:fldCharType="end"/>
        </w:r>
      </w:hyperlink>
    </w:p>
    <w:p w:rsidR="00A02489" w:rsidRDefault="001A05C4">
      <w:pPr>
        <w:pStyle w:val="TOC1"/>
        <w:tabs>
          <w:tab w:val="right" w:leader="dot" w:pos="9350"/>
        </w:tabs>
        <w:rPr>
          <w:rFonts w:asciiTheme="minorHAnsi" w:eastAsiaTheme="minorEastAsia" w:hAnsiTheme="minorHAnsi" w:cstheme="minorBidi"/>
          <w:noProof/>
        </w:rPr>
      </w:pPr>
      <w:hyperlink w:anchor="_Toc362007481" w:history="1">
        <w:r w:rsidR="00A02489" w:rsidRPr="00F91118">
          <w:rPr>
            <w:rStyle w:val="Hyperlink"/>
            <w:noProof/>
          </w:rPr>
          <w:t>AFF Answers:  Saudi Economy DA</w:t>
        </w:r>
        <w:r w:rsidR="00A02489">
          <w:rPr>
            <w:noProof/>
            <w:webHidden/>
          </w:rPr>
          <w:tab/>
        </w:r>
        <w:r w:rsidR="00A02489">
          <w:rPr>
            <w:noProof/>
            <w:webHidden/>
          </w:rPr>
          <w:fldChar w:fldCharType="begin"/>
        </w:r>
        <w:r w:rsidR="00A02489">
          <w:rPr>
            <w:noProof/>
            <w:webHidden/>
          </w:rPr>
          <w:instrText xml:space="preserve"> PAGEREF _Toc362007481 \h </w:instrText>
        </w:r>
        <w:r w:rsidR="00A02489">
          <w:rPr>
            <w:noProof/>
            <w:webHidden/>
          </w:rPr>
        </w:r>
        <w:r w:rsidR="00A02489">
          <w:rPr>
            <w:noProof/>
            <w:webHidden/>
          </w:rPr>
          <w:fldChar w:fldCharType="separate"/>
        </w:r>
        <w:r w:rsidR="00A02489">
          <w:rPr>
            <w:noProof/>
            <w:webHidden/>
          </w:rPr>
          <w:t>101</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82" w:history="1">
        <w:r w:rsidR="00A02489" w:rsidRPr="00F91118">
          <w:rPr>
            <w:rStyle w:val="Hyperlink"/>
            <w:noProof/>
          </w:rPr>
          <w:t>1ar:  Saudi Arabia Economy Weak Now</w:t>
        </w:r>
        <w:r w:rsidR="00A02489">
          <w:rPr>
            <w:noProof/>
            <w:webHidden/>
          </w:rPr>
          <w:tab/>
        </w:r>
        <w:r w:rsidR="00A02489">
          <w:rPr>
            <w:noProof/>
            <w:webHidden/>
          </w:rPr>
          <w:fldChar w:fldCharType="begin"/>
        </w:r>
        <w:r w:rsidR="00A02489">
          <w:rPr>
            <w:noProof/>
            <w:webHidden/>
          </w:rPr>
          <w:instrText xml:space="preserve"> PAGEREF _Toc362007482 \h </w:instrText>
        </w:r>
        <w:r w:rsidR="00A02489">
          <w:rPr>
            <w:noProof/>
            <w:webHidden/>
          </w:rPr>
        </w:r>
        <w:r w:rsidR="00A02489">
          <w:rPr>
            <w:noProof/>
            <w:webHidden/>
          </w:rPr>
          <w:fldChar w:fldCharType="separate"/>
        </w:r>
        <w:r w:rsidR="00A02489">
          <w:rPr>
            <w:noProof/>
            <w:webHidden/>
          </w:rPr>
          <w:t>103</w:t>
        </w:r>
        <w:r w:rsidR="00A02489">
          <w:rPr>
            <w:noProof/>
            <w:webHidden/>
          </w:rPr>
          <w:fldChar w:fldCharType="end"/>
        </w:r>
      </w:hyperlink>
    </w:p>
    <w:p w:rsidR="00A02489" w:rsidRDefault="001A05C4">
      <w:pPr>
        <w:pStyle w:val="TOC3"/>
        <w:tabs>
          <w:tab w:val="right" w:leader="dot" w:pos="9350"/>
        </w:tabs>
        <w:rPr>
          <w:rFonts w:eastAsiaTheme="minorEastAsia"/>
          <w:noProof/>
        </w:rPr>
      </w:pPr>
      <w:hyperlink w:anchor="_Toc362007483" w:history="1">
        <w:r w:rsidR="00A02489" w:rsidRPr="00F91118">
          <w:rPr>
            <w:rStyle w:val="Hyperlink"/>
            <w:noProof/>
          </w:rPr>
          <w:t>1ar:  Saudi Economy Resilient</w:t>
        </w:r>
        <w:r w:rsidR="00A02489">
          <w:rPr>
            <w:noProof/>
            <w:webHidden/>
          </w:rPr>
          <w:tab/>
        </w:r>
        <w:r w:rsidR="00A02489">
          <w:rPr>
            <w:noProof/>
            <w:webHidden/>
          </w:rPr>
          <w:fldChar w:fldCharType="begin"/>
        </w:r>
        <w:r w:rsidR="00A02489">
          <w:rPr>
            <w:noProof/>
            <w:webHidden/>
          </w:rPr>
          <w:instrText xml:space="preserve"> PAGEREF _Toc362007483 \h </w:instrText>
        </w:r>
        <w:r w:rsidR="00A02489">
          <w:rPr>
            <w:noProof/>
            <w:webHidden/>
          </w:rPr>
        </w:r>
        <w:r w:rsidR="00A02489">
          <w:rPr>
            <w:noProof/>
            <w:webHidden/>
          </w:rPr>
          <w:fldChar w:fldCharType="separate"/>
        </w:r>
        <w:r w:rsidR="00A02489">
          <w:rPr>
            <w:noProof/>
            <w:webHidden/>
          </w:rPr>
          <w:t>104</w:t>
        </w:r>
        <w:r w:rsidR="00A02489">
          <w:rPr>
            <w:noProof/>
            <w:webHidden/>
          </w:rPr>
          <w:fldChar w:fldCharType="end"/>
        </w:r>
      </w:hyperlink>
    </w:p>
    <w:p w:rsidR="00107DC6" w:rsidRDefault="00107DC6">
      <w:pPr>
        <w:rPr>
          <w:rFonts w:eastAsiaTheme="majorEastAsia" w:cstheme="majorBidi"/>
          <w:b/>
          <w:bCs/>
          <w:sz w:val="52"/>
          <w:szCs w:val="28"/>
        </w:rPr>
      </w:pPr>
      <w:r>
        <w:fldChar w:fldCharType="end"/>
      </w:r>
      <w:r>
        <w:br w:type="page"/>
      </w:r>
    </w:p>
    <w:p w:rsidR="00B763EA" w:rsidRDefault="00B763EA" w:rsidP="00B763EA">
      <w:pPr>
        <w:pStyle w:val="Heading1"/>
        <w:rPr>
          <w:sz w:val="44"/>
          <w:szCs w:val="26"/>
          <w:u w:val="double"/>
        </w:rPr>
      </w:pPr>
      <w:bookmarkStart w:id="2" w:name="_Toc362007422"/>
      <w:r>
        <w:lastRenderedPageBreak/>
        <w:t>Russia Economy Oil DA</w:t>
      </w:r>
      <w:bookmarkEnd w:id="2"/>
      <w:r>
        <w:br w:type="page"/>
      </w:r>
    </w:p>
    <w:p w:rsidR="00ED3997" w:rsidRDefault="00ED3997" w:rsidP="00ED3997">
      <w:pPr>
        <w:pStyle w:val="Heading2"/>
      </w:pPr>
      <w:bookmarkStart w:id="3" w:name="_Toc362007423"/>
      <w:r>
        <w:lastRenderedPageBreak/>
        <w:t>Russian Economy DA Shell</w:t>
      </w:r>
      <w:bookmarkEnd w:id="3"/>
    </w:p>
    <w:p w:rsidR="00ED3997" w:rsidRDefault="00ED3997" w:rsidP="00ED5C31">
      <w:pPr>
        <w:pStyle w:val="Heading4"/>
        <w:numPr>
          <w:ilvl w:val="0"/>
          <w:numId w:val="7"/>
        </w:numPr>
      </w:pPr>
      <w:r>
        <w:t>Russian economy is booming now—high oil prices are a critical factor:</w:t>
      </w:r>
    </w:p>
    <w:p w:rsidR="00ED3997" w:rsidRPr="00ED3997" w:rsidRDefault="00ED3997" w:rsidP="00ED3997">
      <w:pPr>
        <w:ind w:left="720"/>
      </w:pPr>
      <w:r w:rsidRPr="00ED3997">
        <w:t xml:space="preserve">Tatyana </w:t>
      </w:r>
      <w:r w:rsidRPr="00ED3997">
        <w:rPr>
          <w:rStyle w:val="StyleStyleBold12pt"/>
        </w:rPr>
        <w:t>Lisina, 7/17/2013</w:t>
      </w:r>
      <w:r w:rsidRPr="00ED3997">
        <w:t xml:space="preserve"> (staff writer, “Russian economy becomes biggest in Europe,” </w:t>
      </w:r>
      <w:hyperlink r:id="rId13" w:history="1">
        <w:r w:rsidRPr="00ED3997">
          <w:rPr>
            <w:rStyle w:val="Hyperlink"/>
          </w:rPr>
          <w:t>http://rbth.ru/business/2013/07/17/russian_economy_becomes_biggest_in_europe_28149.html</w:t>
        </w:r>
      </w:hyperlink>
      <w:r w:rsidRPr="00ED3997">
        <w:t>, Accessed 7/18/2013, rwg)</w:t>
      </w:r>
    </w:p>
    <w:p w:rsidR="00ED3997" w:rsidRDefault="00ED3997" w:rsidP="00ED3997">
      <w:pPr>
        <w:rPr>
          <w:rStyle w:val="StyleStyleBold12pt"/>
          <w:b w:val="0"/>
          <w:sz w:val="16"/>
        </w:rPr>
      </w:pPr>
      <w:r w:rsidRPr="00ED3997">
        <w:rPr>
          <w:rStyle w:val="StyleBoldUnderline"/>
          <w:highlight w:val="yellow"/>
        </w:rPr>
        <w:t xml:space="preserve">According to data from the World Bank, Russia's economy has </w:t>
      </w:r>
      <w:r w:rsidRPr="00ED3997">
        <w:rPr>
          <w:rStyle w:val="Emphasis"/>
          <w:highlight w:val="yellow"/>
        </w:rPr>
        <w:t>jumped ahead</w:t>
      </w:r>
      <w:r w:rsidRPr="00ED3997">
        <w:rPr>
          <w:rStyle w:val="StyleBoldUnderline"/>
          <w:highlight w:val="yellow"/>
        </w:rPr>
        <w:t xml:space="preserve"> of all the European nations, becoming the fifth largest worldwide in terms of GDP</w:t>
      </w:r>
      <w:r w:rsidRPr="00ED3997">
        <w:rPr>
          <w:rStyle w:val="StyleStyleBold12pt"/>
          <w:b w:val="0"/>
          <w:sz w:val="16"/>
        </w:rPr>
        <w:t>. Experts are confident that, in the future, the gap between the Russian Federation and the Old World will widen further.</w:t>
      </w:r>
      <w:r w:rsidRPr="00ED3997">
        <w:rPr>
          <w:rStyle w:val="StyleStyleBold12pt"/>
          <w:b w:val="0"/>
          <w:sz w:val="12"/>
        </w:rPr>
        <w:t>¶</w:t>
      </w:r>
      <w:r w:rsidRPr="00ED3997">
        <w:rPr>
          <w:rStyle w:val="StyleStyleBold12pt"/>
          <w:b w:val="0"/>
          <w:sz w:val="16"/>
        </w:rPr>
        <w:t xml:space="preserve"> Central Bank of Russia Chairman Sergei Ignatiev and Russia's Finance Minister Anton Siluanov at the G20 finance ministers meeting during the Spring Meeting of the International Monetary Fund and World Bank in Washington, on April 19. Source: Reuters</w:t>
      </w:r>
      <w:r w:rsidRPr="00ED3997">
        <w:rPr>
          <w:rStyle w:val="StyleStyleBold12pt"/>
          <w:b w:val="0"/>
          <w:sz w:val="12"/>
        </w:rPr>
        <w:t>¶</w:t>
      </w:r>
      <w:r w:rsidRPr="00ED3997">
        <w:rPr>
          <w:rStyle w:val="StyleStyleBold12pt"/>
          <w:b w:val="0"/>
          <w:sz w:val="16"/>
        </w:rPr>
        <w:t xml:space="preserve"> According to data published by the World Bank in July, Russia is fighting the global economic crisis much more successfully than most developed countries. Based on GDP adjusted for purchasing power parity (PPP), Russia jumped ahead of all the EU nations in 2012, including Germany, which is number six in the world.</w:t>
      </w:r>
      <w:r w:rsidRPr="00ED3997">
        <w:rPr>
          <w:rStyle w:val="StyleStyleBold12pt"/>
          <w:b w:val="0"/>
          <w:sz w:val="12"/>
        </w:rPr>
        <w:t>¶</w:t>
      </w:r>
      <w:r w:rsidRPr="00ED3997">
        <w:rPr>
          <w:rStyle w:val="StyleStyleBold12pt"/>
          <w:b w:val="0"/>
          <w:sz w:val="16"/>
        </w:rPr>
        <w:t xml:space="preserve"> Ahead of Russia in the top five were the United States, China, India and Japan. The World Bank data substantiated the IMF rankings published in late 2012, even though the IMF rankings put Russia in sixth place, slightly behind Germany.</w:t>
      </w:r>
      <w:r w:rsidRPr="00ED3997">
        <w:rPr>
          <w:rStyle w:val="StyleStyleBold12pt"/>
          <w:b w:val="0"/>
          <w:sz w:val="12"/>
        </w:rPr>
        <w:t>¶</w:t>
      </w:r>
      <w:r w:rsidRPr="00ED3997">
        <w:rPr>
          <w:rStyle w:val="StyleStyleBold12pt"/>
          <w:b w:val="0"/>
          <w:sz w:val="16"/>
        </w:rPr>
        <w:t xml:space="preserve"> July's World Bank rankings of GDP adjusted for PPP further confirm the noteworthy level of the Russian economy, experts say. According to IMF data on nominal GDP, Russia rose from ninth to eighth place.</w:t>
      </w:r>
      <w:r w:rsidRPr="00ED3997">
        <w:rPr>
          <w:rStyle w:val="StyleStyleBold12pt"/>
          <w:b w:val="0"/>
          <w:sz w:val="12"/>
        </w:rPr>
        <w:t>¶</w:t>
      </w:r>
      <w:r w:rsidRPr="00ED3997">
        <w:rPr>
          <w:rStyle w:val="StyleStyleBold12pt"/>
          <w:b w:val="0"/>
          <w:sz w:val="16"/>
        </w:rPr>
        <w:t xml:space="preserve"> In addition, in early July, the World Bank shifted Russia to the group of countries with high national income per capita; for the last decade, Russia was in the category of upper middle income.</w:t>
      </w:r>
      <w:r w:rsidRPr="00ED3997">
        <w:rPr>
          <w:rStyle w:val="StyleStyleBold12pt"/>
          <w:b w:val="0"/>
          <w:sz w:val="12"/>
        </w:rPr>
        <w:t>¶</w:t>
      </w:r>
      <w:r w:rsidRPr="00ED3997">
        <w:rPr>
          <w:rStyle w:val="StyleStyleBold12pt"/>
          <w:b w:val="0"/>
          <w:sz w:val="16"/>
        </w:rPr>
        <w:t xml:space="preserve"> The ascent in the rankings will become a significant advantage for Russia's accession to the Organization for Economic Cooperation and Development (OECD), which is planned for 2015. To raise per capita GDP, OECD experts recommend increasing labor productivity, stimulating innovation, and implementing financial and tax regulation.</w:t>
      </w:r>
      <w:r w:rsidRPr="00ED3997">
        <w:rPr>
          <w:rStyle w:val="StyleStyleBold12pt"/>
          <w:b w:val="0"/>
          <w:sz w:val="12"/>
        </w:rPr>
        <w:t>¶</w:t>
      </w:r>
      <w:r w:rsidRPr="00ED3997">
        <w:rPr>
          <w:rStyle w:val="StyleStyleBold12pt"/>
          <w:b w:val="0"/>
          <w:sz w:val="16"/>
        </w:rPr>
        <w:t xml:space="preserve"> Reviewing 22 years of modernization in Russian economy</w:t>
      </w:r>
      <w:r w:rsidRPr="00ED3997">
        <w:rPr>
          <w:rStyle w:val="StyleStyleBold12pt"/>
          <w:b w:val="0"/>
          <w:sz w:val="12"/>
        </w:rPr>
        <w:t>¶</w:t>
      </w:r>
      <w:r w:rsidRPr="00ED3997">
        <w:rPr>
          <w:rStyle w:val="StyleStyleBold12pt"/>
          <w:b w:val="0"/>
          <w:sz w:val="16"/>
        </w:rPr>
        <w:t xml:space="preserve"> Reviewing 22 years of modernization in economy</w:t>
      </w:r>
      <w:r w:rsidRPr="00ED3997">
        <w:rPr>
          <w:rStyle w:val="StyleStyleBold12pt"/>
          <w:b w:val="0"/>
          <w:sz w:val="12"/>
        </w:rPr>
        <w:t>¶</w:t>
      </w:r>
      <w:r w:rsidRPr="00ED3997">
        <w:rPr>
          <w:rStyle w:val="StyleStyleBold12pt"/>
          <w:b w:val="0"/>
          <w:sz w:val="16"/>
        </w:rPr>
        <w:t xml:space="preserve"> </w:t>
      </w:r>
      <w:r w:rsidRPr="00ED3997">
        <w:rPr>
          <w:rStyle w:val="StyleBoldUnderline"/>
          <w:highlight w:val="yellow"/>
        </w:rPr>
        <w:t>The success of Russia's economy does not surprise experts</w:t>
      </w:r>
      <w:r w:rsidRPr="00ED3997">
        <w:rPr>
          <w:rStyle w:val="StyleStyleBold12pt"/>
          <w:b w:val="0"/>
          <w:sz w:val="16"/>
        </w:rPr>
        <w:t>. According to Yaroslav Lissovolik, chief economist at Deutsche Bank, the ranking by GDP adjusted for PPP fully reflects the consumption of goods and services in the economy.</w:t>
      </w:r>
      <w:r w:rsidRPr="00ED3997">
        <w:rPr>
          <w:rStyle w:val="StyleStyleBold12pt"/>
          <w:b w:val="0"/>
          <w:sz w:val="12"/>
        </w:rPr>
        <w:t>¶</w:t>
      </w:r>
      <w:r w:rsidRPr="00ED3997">
        <w:rPr>
          <w:rStyle w:val="StyleStyleBold12pt"/>
          <w:b w:val="0"/>
          <w:sz w:val="16"/>
        </w:rPr>
        <w:t xml:space="preserve"> “</w:t>
      </w:r>
      <w:r w:rsidRPr="00ED3997">
        <w:rPr>
          <w:rStyle w:val="StyleBoldUnderline"/>
          <w:highlight w:val="yellow"/>
        </w:rPr>
        <w:t xml:space="preserve">The Russian economy is </w:t>
      </w:r>
      <w:r w:rsidRPr="00ED3997">
        <w:rPr>
          <w:rStyle w:val="Emphasis"/>
          <w:highlight w:val="yellow"/>
        </w:rPr>
        <w:t>generating growth due to favorable oil prices</w:t>
      </w:r>
      <w:r w:rsidRPr="00ED3997">
        <w:rPr>
          <w:rStyle w:val="StyleBoldUnderline"/>
          <w:highlight w:val="yellow"/>
        </w:rPr>
        <w:t>, at a time when Europe is in a recession and its prospects for exiting this recession are not clear.</w:t>
      </w:r>
      <w:r w:rsidRPr="00ED3997">
        <w:rPr>
          <w:rStyle w:val="StyleStyleBold12pt"/>
          <w:b w:val="0"/>
          <w:sz w:val="16"/>
        </w:rPr>
        <w:t xml:space="preserve"> The situation in southern Europe, which affects Germany and other countries, is particularly complicated.</w:t>
      </w:r>
    </w:p>
    <w:p w:rsidR="00ED3997" w:rsidRDefault="00ED3997" w:rsidP="00ED3997">
      <w:pPr>
        <w:pStyle w:val="Heading4"/>
      </w:pPr>
      <w:r>
        <w:t>B) [Insert specific or] Lifting the embargo will increase oil output:</w:t>
      </w:r>
    </w:p>
    <w:p w:rsidR="00ED3997" w:rsidRDefault="00ED3997" w:rsidP="00ED3997">
      <w:r>
        <w:t xml:space="preserve">Andres </w:t>
      </w:r>
      <w:r w:rsidRPr="00C63B0E">
        <w:rPr>
          <w:rStyle w:val="StyleStyleBold12pt"/>
        </w:rPr>
        <w:t>Cala,</w:t>
      </w:r>
      <w:r>
        <w:t xml:space="preserve"> </w:t>
      </w:r>
      <w:r w:rsidR="007901E0">
        <w:t>20</w:t>
      </w:r>
      <w:r w:rsidR="007901E0" w:rsidRPr="007901E0">
        <w:rPr>
          <w:rStyle w:val="StyleStyleBold12pt"/>
        </w:rPr>
        <w:t>11</w:t>
      </w:r>
      <w:r w:rsidR="007901E0">
        <w:t xml:space="preserve"> </w:t>
      </w:r>
      <w:r>
        <w:t>(energy expert), ENERGY TRIBUNE, July 7, 20</w:t>
      </w:r>
      <w:r w:rsidRPr="007901E0">
        <w:t>11</w:t>
      </w:r>
      <w:r>
        <w:t>.  Retrieved Apr. 21, 2013 from http://www.energytribune.com/8204/drill-cuba-drill</w:t>
      </w:r>
    </w:p>
    <w:p w:rsidR="00ED3997" w:rsidRDefault="00ED3997" w:rsidP="00ED3997">
      <w:pPr>
        <w:rPr>
          <w:rStyle w:val="StyleBoldUnderline"/>
        </w:rPr>
      </w:pPr>
      <w:r>
        <w:t>The US should be cheering, not just because any significant oil find will contribute directly and immediately to American energy security. Assuming lifting the embargo is still too politically risky (and it shouldn’t be</w:t>
      </w:r>
      <w:r w:rsidRPr="00C63B0E">
        <w:rPr>
          <w:rStyle w:val="StyleBoldUnderline"/>
          <w:highlight w:val="yellow"/>
        </w:rPr>
        <w:t>), Congress should</w:t>
      </w:r>
      <w:r>
        <w:t xml:space="preserve"> seize the imminent arrival of the rig, the Norwegian designed Scarabeo 9, to </w:t>
      </w:r>
      <w:r w:rsidRPr="00C63B0E">
        <w:rPr>
          <w:rStyle w:val="StyleBoldUnderline"/>
          <w:highlight w:val="yellow"/>
        </w:rPr>
        <w:t>relax the embargo on the communist island to allow US energy companies to partake in Cuban exploration and production</w:t>
      </w:r>
      <w:r>
        <w:t>.¶ Forget the fact that being communist or anti-democratic is no deterrent to American energy industry elsewhere. The US already imports almost 10 percent of its oil from Cuba’s closest ally Venezuela. Should the US now also penalize all companies investing there, including American ones</w:t>
      </w:r>
      <w:r w:rsidRPr="00C63B0E">
        <w:rPr>
          <w:rStyle w:val="StyleBoldUnderline"/>
          <w:highlight w:val="yellow"/>
        </w:rPr>
        <w:t>?¶ It makes no sense to thwart Cuban efforts to increase oil output perhaps in as little as three years, especially considering oil prices that will remain stubbornly high because demand growth is rising faster than supply growth.</w:t>
      </w:r>
    </w:p>
    <w:p w:rsidR="00ED3997" w:rsidRDefault="00ED3997" w:rsidP="00ED5C31">
      <w:pPr>
        <w:pStyle w:val="Heading4"/>
        <w:numPr>
          <w:ilvl w:val="0"/>
          <w:numId w:val="3"/>
        </w:numPr>
      </w:pPr>
      <w:r>
        <w:lastRenderedPageBreak/>
        <w:t>A SURGE IN WORLD OIL PRODUCTION WILL DEVASTATE RUSSIA’S ECONOMY.</w:t>
      </w:r>
    </w:p>
    <w:p w:rsidR="00ED3997" w:rsidRDefault="00ED3997" w:rsidP="00ED3997">
      <w:r>
        <w:t xml:space="preserve">Aimee </w:t>
      </w:r>
      <w:r w:rsidRPr="00C63B0E">
        <w:rPr>
          <w:rStyle w:val="StyleStyleBold12pt"/>
        </w:rPr>
        <w:t>Duffy,</w:t>
      </w:r>
      <w:r>
        <w:t xml:space="preserve"> (staff writer), Apr. 20, 20</w:t>
      </w:r>
      <w:r w:rsidRPr="00C63B0E">
        <w:rPr>
          <w:rStyle w:val="StyleStyleBold12pt"/>
        </w:rPr>
        <w:t>13</w:t>
      </w:r>
      <w:r>
        <w:t>.  Retrieved Apr. 22, 2013 from http://www.fool.com/investing /general/2013/04/20/cheap-oil-may-be-here-before-you-know-it.aspx</w:t>
      </w:r>
    </w:p>
    <w:p w:rsidR="00ED3997" w:rsidRDefault="00ED3997" w:rsidP="00ED3997">
      <w:pPr>
        <w:rPr>
          <w:sz w:val="16"/>
        </w:rPr>
      </w:pPr>
      <w:r w:rsidRPr="00C63B0E">
        <w:rPr>
          <w:sz w:val="16"/>
        </w:rPr>
        <w:t xml:space="preserve">The problem is that isn't quite how it works. </w:t>
      </w:r>
      <w:r w:rsidRPr="00C63B0E">
        <w:rPr>
          <w:rStyle w:val="StyleBoldUnderline"/>
          <w:highlight w:val="yellow"/>
        </w:rPr>
        <w:t>Russia,</w:t>
      </w:r>
      <w:r w:rsidRPr="00C63B0E">
        <w:rPr>
          <w:sz w:val="16"/>
        </w:rPr>
        <w:t xml:space="preserve"> for one, </w:t>
      </w:r>
      <w:r w:rsidRPr="00C63B0E">
        <w:rPr>
          <w:rStyle w:val="StyleBoldUnderline"/>
          <w:highlight w:val="yellow"/>
        </w:rPr>
        <w:t xml:space="preserve">has always been dependent on oil prices. In fact, it was the collapse of oil prices in the late '80s that ended up being the </w:t>
      </w:r>
      <w:r w:rsidRPr="00C63B0E">
        <w:rPr>
          <w:rStyle w:val="Emphasis"/>
          <w:highlight w:val="yellow"/>
        </w:rPr>
        <w:t>straw that broke the USSR's back</w:t>
      </w:r>
      <w:r w:rsidRPr="00C63B0E">
        <w:rPr>
          <w:sz w:val="16"/>
        </w:rPr>
        <w:t>. As Tyler Priest wrote in the Journal of American History last June:</w:t>
      </w:r>
      <w:r w:rsidRPr="00C63B0E">
        <w:rPr>
          <w:sz w:val="12"/>
        </w:rPr>
        <w:t>¶</w:t>
      </w:r>
      <w:r w:rsidRPr="00C63B0E">
        <w:rPr>
          <w:sz w:val="16"/>
        </w:rPr>
        <w:t xml:space="preserve"> </w:t>
      </w:r>
      <w:r w:rsidRPr="00C63B0E">
        <w:rPr>
          <w:rStyle w:val="StyleBoldUnderline"/>
          <w:highlight w:val="yellow"/>
        </w:rPr>
        <w:t>The oil price collapse</w:t>
      </w:r>
      <w:r w:rsidRPr="00C63B0E">
        <w:rPr>
          <w:sz w:val="16"/>
        </w:rPr>
        <w:t xml:space="preserve"> also played a lead role in ending the Cold War. It </w:t>
      </w:r>
      <w:r w:rsidRPr="00C63B0E">
        <w:rPr>
          <w:rStyle w:val="StyleBoldUnderline"/>
          <w:highlight w:val="yellow"/>
        </w:rPr>
        <w:t>undermined the economy of the Soviet Union</w:t>
      </w:r>
      <w:r w:rsidRPr="00C63B0E">
        <w:rPr>
          <w:sz w:val="16"/>
        </w:rPr>
        <w:t>, which had quietly become the world's largest oil pro­ducer, dependent on oil export revenues to pay for imported manufactured goods from the West and to support the economies of East European satellites. Plummeting crude prices cost the Soviet Union an alarming $20 billion per year, causing panic in the Polit­buro.</w:t>
      </w:r>
      <w:r w:rsidRPr="00C63B0E">
        <w:rPr>
          <w:sz w:val="12"/>
        </w:rPr>
        <w:t>¶</w:t>
      </w:r>
      <w:r w:rsidRPr="00C63B0E">
        <w:rPr>
          <w:sz w:val="16"/>
        </w:rPr>
        <w:t xml:space="preserve"> </w:t>
      </w:r>
      <w:r w:rsidRPr="00C63B0E">
        <w:rPr>
          <w:rStyle w:val="StyleBoldUnderline"/>
          <w:highlight w:val="yellow"/>
        </w:rPr>
        <w:t xml:space="preserve">Right there you've got the world leader in oil production combined with the necessity of high oil prices, and all that comes of it is a price collapse -- a collapse caused, I might add, by </w:t>
      </w:r>
      <w:r w:rsidRPr="00C63B0E">
        <w:rPr>
          <w:rStyle w:val="Emphasis"/>
          <w:highlight w:val="yellow"/>
        </w:rPr>
        <w:t>a surge in world production</w:t>
      </w:r>
      <w:r w:rsidRPr="00C63B0E">
        <w:rPr>
          <w:sz w:val="16"/>
        </w:rPr>
        <w:t xml:space="preserve"> and OPEC's inability to stick to its quota system. The price of oil was halved in one year, falling to $14 in 1986.</w:t>
      </w:r>
    </w:p>
    <w:p w:rsidR="00ED3997" w:rsidRDefault="00ED3997" w:rsidP="00ED5C31">
      <w:pPr>
        <w:pStyle w:val="Heading4"/>
        <w:numPr>
          <w:ilvl w:val="0"/>
          <w:numId w:val="3"/>
        </w:numPr>
      </w:pPr>
      <w:r>
        <w:t>WEAKENED RUSSIAN ECONOMY RISKS A NUCLEAR WAR.</w:t>
      </w:r>
    </w:p>
    <w:p w:rsidR="00ED3997" w:rsidRDefault="00ED3997" w:rsidP="00ED3997">
      <w:r>
        <w:t xml:space="preserve">Patrick F. </w:t>
      </w:r>
      <w:r w:rsidRPr="00C63B0E">
        <w:rPr>
          <w:rStyle w:val="StyleStyleBold12pt"/>
        </w:rPr>
        <w:t>Speice, 2006</w:t>
      </w:r>
      <w:r>
        <w:t xml:space="preserve"> (staff, William and Mary Law Review), February 1, 2006. Retrieved Apr. 22, 2013 from Lexis. </w:t>
      </w:r>
    </w:p>
    <w:p w:rsidR="00ED3997" w:rsidRDefault="00ED3997" w:rsidP="00ED3997">
      <w:pPr>
        <w:rPr>
          <w:rStyle w:val="StyleBoldUnderline"/>
        </w:rPr>
      </w:pPr>
      <w:r>
        <w:t xml:space="preserve">Moreover, </w:t>
      </w:r>
      <w:r w:rsidRPr="00C63B0E">
        <w:rPr>
          <w:rStyle w:val="StyleBoldUnderline"/>
          <w:highlight w:val="yellow"/>
        </w:rPr>
        <w:t>the end of the Cold War</w:t>
      </w:r>
      <w:r>
        <w:t xml:space="preserve"> eliminated the rationale for maintaining a large military-industrial complex in Russia, and the nuclear cities were closed. This </w:t>
      </w:r>
      <w:r w:rsidRPr="00C63B0E">
        <w:rPr>
          <w:rStyle w:val="StyleBoldUnderline"/>
          <w:highlight w:val="yellow"/>
        </w:rPr>
        <w:t>resulted in at least 35,000 nuclear scientists becoming unemployed in an economy that was collapsing. Although the economy has stabilized somewhat, there are still at least 20,000 former scientists</w:t>
      </w:r>
      <w:r>
        <w:t xml:space="preserve"> who are unemployed or underpaid and who are too young to retire, </w:t>
      </w:r>
      <w:r w:rsidRPr="00C63B0E">
        <w:rPr>
          <w:rStyle w:val="StyleBoldUnderline"/>
          <w:highlight w:val="yellow"/>
        </w:rPr>
        <w:t>raising the chilling prospect that these scientists will be tempted to sell their nuclear knowledge,</w:t>
      </w:r>
      <w:r>
        <w:t xml:space="preserve"> or steal nuclear material to sell, </w:t>
      </w:r>
      <w:r w:rsidRPr="00C63B0E">
        <w:rPr>
          <w:rStyle w:val="StyleBoldUnderline"/>
          <w:highlight w:val="yellow"/>
        </w:rPr>
        <w:t>to states or terrorist organizations with nuclear ambitions. The potential consequences of the unchecked spread of nuclear knowledge</w:t>
      </w:r>
      <w:r>
        <w:t xml:space="preserve"> and material to terrorist groups that seek to cause mass destruction in the United States </w:t>
      </w:r>
      <w:r w:rsidRPr="00C63B0E">
        <w:rPr>
          <w:rStyle w:val="StyleBoldUnderline"/>
          <w:highlight w:val="yellow"/>
        </w:rPr>
        <w:t>are truly horrifying. A terrorist attack with a nuclear weapon would be devastating</w:t>
      </w:r>
      <w:r>
        <w:t xml:space="preserve"> in terms of immediate human and economic losses. Moreover, </w:t>
      </w:r>
      <w:r w:rsidRPr="00C63B0E">
        <w:rPr>
          <w:rStyle w:val="StyleBoldUnderline"/>
          <w:highlight w:val="yellow"/>
        </w:rPr>
        <w:t>there would be immense political pressure in the United States to discover the perpetrators and retaliate with nuclear weapons</w:t>
      </w:r>
      <w:r>
        <w:t xml:space="preserve">, massively increasing the number of casualties and </w:t>
      </w:r>
      <w:r w:rsidRPr="00C63B0E">
        <w:rPr>
          <w:rStyle w:val="StyleBoldUnderline"/>
          <w:highlight w:val="yellow"/>
        </w:rPr>
        <w:t>potentially triggering a full-scale nuclear conflict.</w:t>
      </w:r>
      <w:r>
        <w:t xml:space="preserve"> In addition to the threat posed by terrorists, </w:t>
      </w:r>
      <w:r w:rsidRPr="00C63B0E">
        <w:rPr>
          <w:rStyle w:val="StyleBoldUnderline"/>
          <w:highlight w:val="yellow"/>
        </w:rPr>
        <w:t>leakage of nuclear knowledge and material from Russia will reduce the barriers that states with nuclear ambitions face and may trigger widespread proliferation of nuclear weapons. This proliferation will increase the risk of nuclear attacks against the United States</w:t>
      </w:r>
      <w:r>
        <w:t xml:space="preserve"> or its allies by hostile states, </w:t>
      </w:r>
      <w:r w:rsidRPr="00C63B0E">
        <w:rPr>
          <w:rStyle w:val="StyleBoldUnderline"/>
          <w:highlight w:val="yellow"/>
        </w:rPr>
        <w:t>as well as increase the likelihood that regional conflicts will draw in the United States and escalate to the use of nuclear weapons.</w:t>
      </w:r>
      <w:r w:rsidRPr="00C63B0E">
        <w:rPr>
          <w:rStyle w:val="StyleBoldUnderline"/>
        </w:rPr>
        <w:t xml:space="preserve"> </w:t>
      </w:r>
    </w:p>
    <w:p w:rsidR="00ED3997" w:rsidRDefault="00ED3997" w:rsidP="00ED3997">
      <w:pPr>
        <w:rPr>
          <w:rStyle w:val="StyleBoldUnderline"/>
        </w:rPr>
      </w:pPr>
      <w:r>
        <w:rPr>
          <w:rStyle w:val="StyleBoldUnderline"/>
        </w:rPr>
        <w:br w:type="page"/>
      </w:r>
    </w:p>
    <w:p w:rsidR="00ED3997" w:rsidRDefault="00ED3997" w:rsidP="00ED3997">
      <w:pPr>
        <w:pStyle w:val="Heading2"/>
        <w:rPr>
          <w:rFonts w:eastAsia="MS Gothic"/>
        </w:rPr>
      </w:pPr>
      <w:bookmarkStart w:id="4" w:name="_Toc335830346"/>
      <w:bookmarkStart w:id="5" w:name="_Toc349306902"/>
      <w:bookmarkStart w:id="6" w:name="_Toc360210050"/>
      <w:bookmarkStart w:id="7" w:name="_Toc360210148"/>
      <w:bookmarkStart w:id="8" w:name="_Toc362007424"/>
      <w:r>
        <w:rPr>
          <w:rFonts w:eastAsia="MS Gothic"/>
        </w:rPr>
        <w:lastRenderedPageBreak/>
        <w:t>Block Overview</w:t>
      </w:r>
      <w:bookmarkEnd w:id="4"/>
      <w:bookmarkEnd w:id="5"/>
      <w:bookmarkEnd w:id="6"/>
      <w:bookmarkEnd w:id="7"/>
      <w:bookmarkEnd w:id="8"/>
    </w:p>
    <w:p w:rsidR="00ED3997" w:rsidRDefault="00ED3997" w:rsidP="00ED3997">
      <w:pPr>
        <w:keepNext/>
        <w:keepLines/>
        <w:spacing w:before="200"/>
        <w:outlineLvl w:val="3"/>
        <w:rPr>
          <w:rFonts w:eastAsia="MS Gothic" w:cstheme="minorHAnsi"/>
          <w:b/>
          <w:bCs/>
          <w:iCs/>
          <w:sz w:val="26"/>
        </w:rPr>
      </w:pPr>
      <w:r w:rsidRPr="00ED3997">
        <w:rPr>
          <w:rFonts w:eastAsia="MS Gothic" w:cstheme="minorHAnsi"/>
          <w:b/>
          <w:bCs/>
          <w:iCs/>
          <w:sz w:val="26"/>
        </w:rPr>
        <w:t xml:space="preserve">Disad outweighs and turns the case:  </w:t>
      </w:r>
    </w:p>
    <w:p w:rsidR="00ED3997" w:rsidRPr="00ED3997" w:rsidRDefault="00ED3997" w:rsidP="00ED3997">
      <w:pPr>
        <w:keepNext/>
        <w:keepLines/>
        <w:spacing w:before="200"/>
        <w:outlineLvl w:val="3"/>
        <w:rPr>
          <w:rFonts w:eastAsia="MS Gothic" w:cstheme="minorHAnsi"/>
          <w:b/>
          <w:bCs/>
          <w:iCs/>
          <w:sz w:val="26"/>
        </w:rPr>
      </w:pPr>
      <w:r w:rsidRPr="00ED3997">
        <w:rPr>
          <w:rFonts w:eastAsia="MS Gothic" w:cstheme="minorHAnsi"/>
          <w:b/>
          <w:bCs/>
          <w:iCs/>
          <w:sz w:val="26"/>
        </w:rPr>
        <w:t xml:space="preserve">A) Magnitude:  you should prefer a US-Russian nuclear war to any other impact—it’s the only existential risk:  </w:t>
      </w:r>
    </w:p>
    <w:p w:rsidR="00ED3997" w:rsidRPr="00A048CD" w:rsidRDefault="00ED3997" w:rsidP="00ED3997">
      <w:pPr>
        <w:rPr>
          <w:rFonts w:eastAsia="MS Mincho" w:cstheme="minorHAnsi"/>
          <w:sz w:val="16"/>
          <w:szCs w:val="16"/>
        </w:rPr>
      </w:pPr>
      <w:r w:rsidRPr="00FD4552">
        <w:rPr>
          <w:rStyle w:val="StyleStyleBold12pt"/>
        </w:rPr>
        <w:t xml:space="preserve">Bostrom </w:t>
      </w:r>
      <w:r>
        <w:rPr>
          <w:rStyle w:val="StyleStyleBold12pt"/>
        </w:rPr>
        <w:t>200</w:t>
      </w:r>
      <w:r w:rsidRPr="00FD4552">
        <w:rPr>
          <w:rStyle w:val="StyleStyleBold12pt"/>
        </w:rPr>
        <w:t>2</w:t>
      </w:r>
      <w:r w:rsidRPr="00A048CD">
        <w:rPr>
          <w:rFonts w:eastAsia="MS Mincho" w:cstheme="minorHAnsi"/>
          <w:szCs w:val="24"/>
        </w:rPr>
        <w:t xml:space="preserve"> </w:t>
      </w:r>
      <w:r w:rsidRPr="00A048CD">
        <w:rPr>
          <w:rFonts w:eastAsia="MS Mincho" w:cstheme="minorHAnsi"/>
          <w:sz w:val="16"/>
          <w:szCs w:val="16"/>
        </w:rPr>
        <w:t>(Nick, PhD Philosophy – Oxford University, “Existential Risks: Analyzing Human Extinction Scenarios”, Journal of Evolution and Technology, Vol. 9, March, http://www.nickbostrom.com/existential/risks.html)</w:t>
      </w:r>
    </w:p>
    <w:p w:rsidR="00ED3997" w:rsidRDefault="00ED3997" w:rsidP="00ED3997">
      <w:pPr>
        <w:widowControl w:val="0"/>
        <w:rPr>
          <w:rFonts w:eastAsia="MS Mincho" w:cstheme="minorHAnsi"/>
          <w:sz w:val="16"/>
          <w:szCs w:val="24"/>
        </w:rPr>
      </w:pPr>
      <w:r w:rsidRPr="00A048CD">
        <w:rPr>
          <w:rFonts w:eastAsia="MS Mincho" w:cstheme="minorHAnsi"/>
          <w:sz w:val="16"/>
          <w:szCs w:val="24"/>
        </w:rPr>
        <w:t xml:space="preserve">The unique challenge of </w:t>
      </w:r>
      <w:r w:rsidRPr="00FD4552">
        <w:rPr>
          <w:rStyle w:val="StyleBoldUnderline"/>
          <w:highlight w:val="yellow"/>
        </w:rPr>
        <w:t>existential risks</w:t>
      </w:r>
      <w:r w:rsidRPr="00A048CD">
        <w:rPr>
          <w:rFonts w:eastAsia="MS Mincho" w:cstheme="minorHAnsi"/>
          <w:sz w:val="16"/>
          <w:szCs w:val="24"/>
        </w:rPr>
        <w:t xml:space="preserve"> Risks in this sixth category </w:t>
      </w:r>
      <w:r w:rsidRPr="00FD4552">
        <w:rPr>
          <w:rStyle w:val="StyleBoldUnderline"/>
          <w:highlight w:val="yellow"/>
        </w:rPr>
        <w:t>are</w:t>
      </w:r>
      <w:r w:rsidRPr="00FD4552">
        <w:rPr>
          <w:rStyle w:val="StyleBoldUnderline"/>
        </w:rPr>
        <w:t xml:space="preserve"> a recent phenomenon</w:t>
      </w:r>
      <w:r w:rsidRPr="00A048CD">
        <w:rPr>
          <w:rFonts w:eastAsia="MS Mincho" w:cstheme="minorHAnsi"/>
          <w:sz w:val="16"/>
          <w:szCs w:val="24"/>
        </w:rPr>
        <w:t xml:space="preserve">. This is part of the reason why </w:t>
      </w:r>
      <w:r w:rsidRPr="00FD4552">
        <w:rPr>
          <w:rStyle w:val="StyleBoldUnderline"/>
        </w:rPr>
        <w:t xml:space="preserve">it is </w:t>
      </w:r>
      <w:r w:rsidRPr="00FD4552">
        <w:rPr>
          <w:rStyle w:val="StyleBoldUnderline"/>
          <w:highlight w:val="yellow"/>
        </w:rPr>
        <w:t>useful to distinguish</w:t>
      </w:r>
      <w:r w:rsidRPr="00FD4552">
        <w:rPr>
          <w:rStyle w:val="StyleBoldUnderline"/>
        </w:rPr>
        <w:t xml:space="preserve"> them </w:t>
      </w:r>
      <w:r w:rsidRPr="00FD4552">
        <w:rPr>
          <w:rStyle w:val="StyleBoldUnderline"/>
          <w:highlight w:val="yellow"/>
        </w:rPr>
        <w:t>from other risks</w:t>
      </w:r>
      <w:r w:rsidRPr="00A048CD">
        <w:rPr>
          <w:rFonts w:eastAsia="MS Mincho" w:cstheme="minorHAnsi"/>
          <w:sz w:val="16"/>
          <w:szCs w:val="24"/>
        </w:rPr>
        <w:t xml:space="preserve">. We have not evolved mechanisms, either biologically or culturally, for managing such risks. Our intuitions and coping strategies have been shaped by our long experience with risks such as dangerous animals, hostile individuals or tribes, </w:t>
      </w:r>
      <w:r w:rsidRPr="00FD4552">
        <w:rPr>
          <w:rStyle w:val="StyleBoldUnderline"/>
        </w:rPr>
        <w:t>poisonous foods</w:t>
      </w:r>
      <w:r w:rsidRPr="00A048CD">
        <w:rPr>
          <w:rFonts w:eastAsia="MS Mincho" w:cstheme="minorHAnsi"/>
          <w:sz w:val="16"/>
          <w:szCs w:val="24"/>
        </w:rPr>
        <w:t xml:space="preserve">, automobile accidents, </w:t>
      </w:r>
      <w:r w:rsidRPr="00FD4552">
        <w:rPr>
          <w:rStyle w:val="StyleBoldUnderline"/>
        </w:rPr>
        <w:t>Chernobyl</w:t>
      </w:r>
      <w:r w:rsidRPr="00A048CD">
        <w:rPr>
          <w:rFonts w:eastAsia="MS Mincho" w:cstheme="minorHAnsi"/>
          <w:sz w:val="16"/>
          <w:szCs w:val="24"/>
        </w:rPr>
        <w:t xml:space="preserve">, Bhopal, </w:t>
      </w:r>
      <w:r w:rsidRPr="00FD4552">
        <w:rPr>
          <w:rStyle w:val="StyleBoldUnderline"/>
        </w:rPr>
        <w:t>volcano eruptions</w:t>
      </w:r>
      <w:r w:rsidRPr="00A048CD">
        <w:rPr>
          <w:rFonts w:eastAsia="MS Mincho" w:cstheme="minorHAnsi"/>
          <w:sz w:val="16"/>
          <w:szCs w:val="24"/>
        </w:rPr>
        <w:t xml:space="preserve">, earthquakes, draughts, </w:t>
      </w:r>
      <w:r w:rsidRPr="00FD4552">
        <w:rPr>
          <w:rStyle w:val="StyleBoldUnderline"/>
        </w:rPr>
        <w:t>World War I</w:t>
      </w:r>
      <w:r w:rsidRPr="00A048CD">
        <w:rPr>
          <w:rFonts w:eastAsia="MS Mincho" w:cstheme="minorHAnsi"/>
          <w:sz w:val="16"/>
          <w:szCs w:val="24"/>
        </w:rPr>
        <w:t xml:space="preserve">, World War </w:t>
      </w:r>
      <w:r w:rsidRPr="00FD4552">
        <w:rPr>
          <w:rStyle w:val="StyleBoldUnderline"/>
        </w:rPr>
        <w:t>II</w:t>
      </w:r>
      <w:r w:rsidRPr="00A048CD">
        <w:rPr>
          <w:rFonts w:eastAsia="MS Mincho" w:cstheme="minorHAnsi"/>
          <w:sz w:val="16"/>
          <w:szCs w:val="24"/>
        </w:rPr>
        <w:t xml:space="preserve">, </w:t>
      </w:r>
      <w:r w:rsidRPr="00FD4552">
        <w:rPr>
          <w:rStyle w:val="StyleBoldUnderline"/>
        </w:rPr>
        <w:t>epidemics</w:t>
      </w:r>
      <w:r w:rsidRPr="00A048CD">
        <w:rPr>
          <w:rFonts w:eastAsia="MS Mincho" w:cstheme="minorHAnsi"/>
          <w:sz w:val="16"/>
          <w:szCs w:val="24"/>
        </w:rPr>
        <w:t xml:space="preserve"> of influenza, smallpox, black plague, and AIDS. These types of disasters </w:t>
      </w:r>
      <w:r w:rsidRPr="00FD4552">
        <w:rPr>
          <w:rStyle w:val="StyleBoldUnderline"/>
        </w:rPr>
        <w:t>have occurred many times</w:t>
      </w:r>
      <w:r w:rsidRPr="00A048CD">
        <w:rPr>
          <w:rFonts w:eastAsia="MS Mincho" w:cstheme="minorHAnsi"/>
          <w:sz w:val="16"/>
          <w:szCs w:val="24"/>
        </w:rPr>
        <w:t xml:space="preserve"> and our cultural attitudes towards risk have been shaped by trial-and-error in managing such hazards. </w:t>
      </w:r>
      <w:r w:rsidRPr="00FD4552">
        <w:rPr>
          <w:rStyle w:val="StyleBoldUnderline"/>
        </w:rPr>
        <w:t>But</w:t>
      </w:r>
      <w:r w:rsidRPr="00A048CD">
        <w:rPr>
          <w:rFonts w:eastAsia="MS Mincho" w:cstheme="minorHAnsi"/>
          <w:sz w:val="16"/>
          <w:szCs w:val="24"/>
        </w:rPr>
        <w:t xml:space="preserve"> tragic as such events are to the people immediately affected, </w:t>
      </w:r>
      <w:r w:rsidRPr="00FD4552">
        <w:rPr>
          <w:rStyle w:val="StyleBoldUnderline"/>
        </w:rPr>
        <w:t>in the big picture of things</w:t>
      </w:r>
      <w:r w:rsidRPr="00A048CD">
        <w:rPr>
          <w:rFonts w:eastAsia="MS Mincho" w:cstheme="minorHAnsi"/>
          <w:sz w:val="16"/>
          <w:szCs w:val="24"/>
        </w:rPr>
        <w:t xml:space="preserve"> – from the perspective of humankind as a whole – </w:t>
      </w:r>
      <w:r w:rsidRPr="00FD4552">
        <w:rPr>
          <w:rStyle w:val="StyleBoldUnderline"/>
          <w:highlight w:val="yellow"/>
        </w:rPr>
        <w:t xml:space="preserve">even the worst of these catastrophes are </w:t>
      </w:r>
      <w:r w:rsidRPr="00FD4552">
        <w:rPr>
          <w:rStyle w:val="Emphasis"/>
          <w:highlight w:val="yellow"/>
        </w:rPr>
        <w:t>mere ripples</w:t>
      </w:r>
      <w:r w:rsidRPr="00FD4552">
        <w:rPr>
          <w:rStyle w:val="StyleBoldUnderline"/>
        </w:rPr>
        <w:t xml:space="preserve"> on the surface of the great sea of life.</w:t>
      </w:r>
      <w:r w:rsidRPr="00A048CD">
        <w:rPr>
          <w:rFonts w:eastAsia="MS Mincho" w:cstheme="minorHAnsi"/>
          <w:sz w:val="16"/>
          <w:szCs w:val="24"/>
        </w:rPr>
        <w:t xml:space="preserve"> </w:t>
      </w:r>
      <w:r w:rsidRPr="00FD4552">
        <w:rPr>
          <w:rStyle w:val="StyleBoldUnderline"/>
          <w:highlight w:val="yellow"/>
        </w:rPr>
        <w:t>They haven’t significantly affected</w:t>
      </w:r>
      <w:r w:rsidRPr="00FD4552">
        <w:rPr>
          <w:rStyle w:val="StyleBoldUnderline"/>
        </w:rPr>
        <w:t xml:space="preserve"> the total amount of human suffering</w:t>
      </w:r>
      <w:r w:rsidRPr="00A048CD">
        <w:rPr>
          <w:rFonts w:eastAsia="MS Mincho" w:cstheme="minorHAnsi"/>
          <w:sz w:val="16"/>
          <w:szCs w:val="24"/>
        </w:rPr>
        <w:t xml:space="preserve"> or happiness </w:t>
      </w:r>
      <w:r w:rsidRPr="00FD4552">
        <w:rPr>
          <w:rStyle w:val="StyleBoldUnderline"/>
        </w:rPr>
        <w:t xml:space="preserve">or determined </w:t>
      </w:r>
      <w:r w:rsidRPr="00FD4552">
        <w:rPr>
          <w:rStyle w:val="StyleBoldUnderline"/>
          <w:highlight w:val="yellow"/>
        </w:rPr>
        <w:t>the</w:t>
      </w:r>
      <w:r w:rsidRPr="00FD4552">
        <w:rPr>
          <w:rStyle w:val="StyleBoldUnderline"/>
        </w:rPr>
        <w:t xml:space="preserve"> </w:t>
      </w:r>
      <w:r w:rsidRPr="00FD4552">
        <w:rPr>
          <w:rStyle w:val="StyleBoldUnderline"/>
          <w:highlight w:val="yellow"/>
        </w:rPr>
        <w:t>long-term fate of our species</w:t>
      </w:r>
      <w:r w:rsidRPr="00A048CD">
        <w:rPr>
          <w:rFonts w:eastAsia="MS Mincho" w:cstheme="minorHAnsi"/>
          <w:sz w:val="16"/>
          <w:szCs w:val="24"/>
        </w:rPr>
        <w:t>.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bookmarkStart w:id="9" w:name="_ftnref2"/>
      <w:r w:rsidRPr="00A048CD">
        <w:rPr>
          <w:rFonts w:eastAsia="MS Mincho" w:cstheme="minorHAnsi"/>
          <w:sz w:val="16"/>
          <w:szCs w:val="24"/>
        </w:rPr>
        <w:fldChar w:fldCharType="begin"/>
      </w:r>
      <w:r w:rsidRPr="00A048CD">
        <w:rPr>
          <w:rFonts w:eastAsia="MS Mincho" w:cstheme="minorHAnsi"/>
          <w:sz w:val="16"/>
          <w:szCs w:val="24"/>
        </w:rPr>
        <w:instrText xml:space="preserve"> HYPERLINK "http://www.nickbostrom.com/existential/risks.html" \l "_ftn2" \o "" </w:instrText>
      </w:r>
      <w:r w:rsidRPr="00A048CD">
        <w:rPr>
          <w:rFonts w:eastAsia="MS Mincho" w:cstheme="minorHAnsi"/>
          <w:sz w:val="16"/>
          <w:szCs w:val="24"/>
        </w:rPr>
        <w:fldChar w:fldCharType="separate"/>
      </w:r>
      <w:r w:rsidRPr="00A048CD">
        <w:rPr>
          <w:rFonts w:eastAsia="MS Mincho" w:cstheme="minorHAnsi"/>
          <w:sz w:val="16"/>
          <w:szCs w:val="24"/>
        </w:rPr>
        <w:t>[2]</w:t>
      </w:r>
      <w:r w:rsidRPr="00A048CD">
        <w:rPr>
          <w:rFonts w:eastAsia="MS Mincho" w:cstheme="minorHAnsi"/>
          <w:sz w:val="16"/>
          <w:szCs w:val="24"/>
        </w:rPr>
        <w:fldChar w:fldCharType="end"/>
      </w:r>
      <w:bookmarkEnd w:id="9"/>
      <w:r w:rsidRPr="00A048CD">
        <w:rPr>
          <w:rFonts w:eastAsia="MS Mincho" w:cstheme="minorHAnsi"/>
          <w:sz w:val="16"/>
          <w:szCs w:val="24"/>
        </w:rPr>
        <w:t xml:space="preserve"> At any given time we must use our best current subjective estimate of what the objective risk factors are.</w:t>
      </w:r>
      <w:bookmarkStart w:id="10" w:name="_ftnref3"/>
      <w:r w:rsidRPr="00A048CD">
        <w:rPr>
          <w:rFonts w:eastAsia="MS Mincho" w:cstheme="minorHAnsi"/>
          <w:sz w:val="16"/>
          <w:szCs w:val="24"/>
        </w:rPr>
        <w:fldChar w:fldCharType="begin"/>
      </w:r>
      <w:r w:rsidRPr="00A048CD">
        <w:rPr>
          <w:rFonts w:eastAsia="MS Mincho" w:cstheme="minorHAnsi"/>
          <w:sz w:val="16"/>
          <w:szCs w:val="24"/>
        </w:rPr>
        <w:instrText xml:space="preserve"> HYPERLINK "http://www.nickbostrom.com/existential/risks.html" \l "_ftn3" \o "" </w:instrText>
      </w:r>
      <w:r w:rsidRPr="00A048CD">
        <w:rPr>
          <w:rFonts w:eastAsia="MS Mincho" w:cstheme="minorHAnsi"/>
          <w:sz w:val="16"/>
          <w:szCs w:val="24"/>
        </w:rPr>
        <w:fldChar w:fldCharType="separate"/>
      </w:r>
      <w:r w:rsidRPr="00A048CD">
        <w:rPr>
          <w:rFonts w:eastAsia="MS Mincho" w:cstheme="minorHAnsi"/>
          <w:sz w:val="16"/>
          <w:szCs w:val="24"/>
        </w:rPr>
        <w:t>[3]</w:t>
      </w:r>
      <w:r w:rsidRPr="00A048CD">
        <w:rPr>
          <w:rFonts w:eastAsia="MS Mincho" w:cstheme="minorHAnsi"/>
          <w:sz w:val="16"/>
          <w:szCs w:val="24"/>
        </w:rPr>
        <w:fldChar w:fldCharType="end"/>
      </w:r>
      <w:bookmarkEnd w:id="10"/>
      <w:r w:rsidRPr="00A048CD">
        <w:rPr>
          <w:rFonts w:eastAsia="MS Mincho" w:cstheme="minorHAnsi"/>
          <w:sz w:val="16"/>
          <w:szCs w:val="24"/>
        </w:rPr>
        <w:t xml:space="preserve"> </w:t>
      </w:r>
      <w:r w:rsidRPr="00FD4552">
        <w:rPr>
          <w:rStyle w:val="StyleBoldUnderline"/>
          <w:highlight w:val="yellow"/>
        </w:rPr>
        <w:t>A much greater existential risk emerged with the build-up of nuclear arsenals in the US and</w:t>
      </w:r>
      <w:r w:rsidRPr="00A048CD">
        <w:rPr>
          <w:rFonts w:eastAsia="MS Mincho" w:cstheme="minorHAnsi"/>
          <w:sz w:val="16"/>
          <w:szCs w:val="24"/>
        </w:rPr>
        <w:t xml:space="preserve"> the </w:t>
      </w:r>
      <w:r w:rsidRPr="00FD4552">
        <w:rPr>
          <w:rStyle w:val="StyleBoldUnderline"/>
          <w:highlight w:val="yellow"/>
        </w:rPr>
        <w:t>USSR</w:t>
      </w:r>
      <w:r w:rsidRPr="00A048CD">
        <w:rPr>
          <w:rFonts w:eastAsia="MS Mincho" w:cstheme="minorHAnsi"/>
          <w:sz w:val="16"/>
          <w:szCs w:val="24"/>
        </w:rPr>
        <w:t xml:space="preserve">. </w:t>
      </w:r>
      <w:r w:rsidRPr="00FD4552">
        <w:rPr>
          <w:rStyle w:val="StyleBoldUnderline"/>
        </w:rPr>
        <w:t xml:space="preserve">An all-out </w:t>
      </w:r>
      <w:r w:rsidRPr="00FD4552">
        <w:rPr>
          <w:rStyle w:val="StyleBoldUnderline"/>
          <w:highlight w:val="yellow"/>
        </w:rPr>
        <w:t>nuclear war</w:t>
      </w:r>
      <w:r w:rsidRPr="00A048CD">
        <w:rPr>
          <w:rFonts w:eastAsia="MS Mincho" w:cstheme="minorHAnsi"/>
          <w:sz w:val="16"/>
          <w:szCs w:val="24"/>
          <w:highlight w:val="yellow"/>
        </w:rPr>
        <w:t xml:space="preserve"> </w:t>
      </w:r>
      <w:r w:rsidRPr="00FD4552">
        <w:rPr>
          <w:rStyle w:val="StyleBoldUnderline"/>
          <w:highlight w:val="yellow"/>
        </w:rPr>
        <w:t>was</w:t>
      </w:r>
      <w:r w:rsidRPr="00A048CD">
        <w:rPr>
          <w:rFonts w:eastAsia="MS Mincho" w:cstheme="minorHAnsi"/>
          <w:sz w:val="16"/>
          <w:szCs w:val="24"/>
        </w:rPr>
        <w:t xml:space="preserve"> a possibility </w:t>
      </w:r>
      <w:r w:rsidRPr="00FD4552">
        <w:rPr>
          <w:rStyle w:val="StyleBoldUnderline"/>
        </w:rPr>
        <w:t xml:space="preserve">with both </w:t>
      </w:r>
      <w:r w:rsidRPr="00FD4552">
        <w:rPr>
          <w:rStyle w:val="StyleBoldUnderline"/>
          <w:highlight w:val="yellow"/>
        </w:rPr>
        <w:t>a substantial probability and with consequences</w:t>
      </w:r>
      <w:r w:rsidRPr="00FD4552">
        <w:rPr>
          <w:rStyle w:val="StyleBoldUnderline"/>
        </w:rPr>
        <w:t xml:space="preserve"> </w:t>
      </w:r>
      <w:r w:rsidRPr="00FD4552">
        <w:rPr>
          <w:rStyle w:val="StyleBoldUnderline"/>
          <w:highlight w:val="yellow"/>
        </w:rPr>
        <w:t>that</w:t>
      </w:r>
      <w:r w:rsidRPr="00FD4552">
        <w:rPr>
          <w:rStyle w:val="StyleBoldUnderline"/>
        </w:rPr>
        <w:t xml:space="preserve"> might</w:t>
      </w:r>
      <w:r w:rsidRPr="00A048CD">
        <w:rPr>
          <w:rFonts w:eastAsia="MS Mincho" w:cstheme="minorHAnsi"/>
          <w:sz w:val="16"/>
          <w:szCs w:val="24"/>
        </w:rPr>
        <w:t xml:space="preserve"> have been persistent enough to </w:t>
      </w:r>
      <w:r w:rsidRPr="00ED3997">
        <w:rPr>
          <w:rStyle w:val="StyleBoldUnderline"/>
          <w:highlight w:val="yellow"/>
        </w:rPr>
        <w:t>qualify as global and terminal.</w:t>
      </w:r>
      <w:r w:rsidRPr="00A048CD">
        <w:rPr>
          <w:rFonts w:eastAsia="MS Mincho" w:cstheme="minorHAnsi"/>
          <w:sz w:val="16"/>
          <w:szCs w:val="24"/>
        </w:rPr>
        <w:t xml:space="preserve"> There was a real worry among those best acquainted with the information available at the time that </w:t>
      </w:r>
      <w:r w:rsidRPr="00FD4552">
        <w:rPr>
          <w:rStyle w:val="StyleBoldUnderline"/>
        </w:rPr>
        <w:t xml:space="preserve">a </w:t>
      </w:r>
      <w:r w:rsidRPr="00FD4552">
        <w:rPr>
          <w:rStyle w:val="StyleBoldUnderline"/>
          <w:highlight w:val="yellow"/>
        </w:rPr>
        <w:t>nuclear Armageddon</w:t>
      </w:r>
      <w:r w:rsidRPr="00A048CD">
        <w:rPr>
          <w:rFonts w:eastAsia="MS Mincho" w:cstheme="minorHAnsi"/>
          <w:sz w:val="16"/>
          <w:szCs w:val="24"/>
        </w:rPr>
        <w:t xml:space="preserve"> would occur and that it </w:t>
      </w:r>
      <w:r w:rsidRPr="00FD4552">
        <w:rPr>
          <w:rStyle w:val="StyleBoldUnderline"/>
          <w:highlight w:val="yellow"/>
        </w:rPr>
        <w:t>might annihilate our species</w:t>
      </w:r>
      <w:r w:rsidRPr="00A048CD">
        <w:rPr>
          <w:rFonts w:eastAsia="MS Mincho" w:cstheme="minorHAnsi"/>
          <w:sz w:val="16"/>
          <w:szCs w:val="24"/>
        </w:rPr>
        <w:t xml:space="preserve"> or permanently destroy human civilization.</w:t>
      </w:r>
      <w:bookmarkStart w:id="11" w:name="_ftnref4"/>
      <w:r w:rsidRPr="00A048CD">
        <w:rPr>
          <w:rFonts w:eastAsia="MS Mincho" w:cstheme="minorHAnsi"/>
          <w:sz w:val="16"/>
          <w:szCs w:val="24"/>
        </w:rPr>
        <w:fldChar w:fldCharType="begin"/>
      </w:r>
      <w:r w:rsidRPr="00A048CD">
        <w:rPr>
          <w:rFonts w:eastAsia="MS Mincho" w:cstheme="minorHAnsi"/>
          <w:sz w:val="16"/>
          <w:szCs w:val="24"/>
        </w:rPr>
        <w:instrText xml:space="preserve"> HYPERLINK "http://www.nickbostrom.com/existential/risks.html" \l "_ftn4" \o "" </w:instrText>
      </w:r>
      <w:r w:rsidRPr="00A048CD">
        <w:rPr>
          <w:rFonts w:eastAsia="MS Mincho" w:cstheme="minorHAnsi"/>
          <w:sz w:val="16"/>
          <w:szCs w:val="24"/>
        </w:rPr>
        <w:fldChar w:fldCharType="separate"/>
      </w:r>
      <w:r w:rsidRPr="00A048CD">
        <w:rPr>
          <w:rFonts w:eastAsia="MS Mincho" w:cstheme="minorHAnsi"/>
          <w:sz w:val="16"/>
          <w:szCs w:val="24"/>
        </w:rPr>
        <w:t>[4]</w:t>
      </w:r>
      <w:r w:rsidRPr="00A048CD">
        <w:rPr>
          <w:rFonts w:eastAsia="MS Mincho" w:cstheme="minorHAnsi"/>
          <w:sz w:val="16"/>
          <w:szCs w:val="24"/>
        </w:rPr>
        <w:fldChar w:fldCharType="end"/>
      </w:r>
      <w:bookmarkEnd w:id="11"/>
      <w:r w:rsidRPr="00A048CD">
        <w:rPr>
          <w:rFonts w:eastAsia="MS Mincho" w:cstheme="minorHAnsi"/>
          <w:sz w:val="16"/>
          <w:szCs w:val="24"/>
        </w:rPr>
        <w:t xml:space="preserve">  </w:t>
      </w:r>
      <w:r w:rsidRPr="00FD4552">
        <w:rPr>
          <w:rStyle w:val="StyleBoldUnderline"/>
        </w:rPr>
        <w:t>Russia and the US retain large nuclear arsenals that could be used in a future confrontation</w:t>
      </w:r>
      <w:r w:rsidRPr="00A048CD">
        <w:rPr>
          <w:rFonts w:eastAsia="MS Mincho" w:cstheme="minorHAnsi"/>
          <w:sz w:val="16"/>
          <w:szCs w:val="24"/>
        </w:rPr>
        <w:t xml:space="preserve">, either accidentally or deliberately. There is also a risk that other states may one day build up large nuclear arsenals. Note however that </w:t>
      </w:r>
      <w:r w:rsidRPr="00FD4552">
        <w:rPr>
          <w:rStyle w:val="StyleBoldUnderline"/>
        </w:rPr>
        <w:t xml:space="preserve">a </w:t>
      </w:r>
      <w:r w:rsidRPr="00FD4552">
        <w:rPr>
          <w:rStyle w:val="StyleBoldUnderline"/>
          <w:highlight w:val="yellow"/>
        </w:rPr>
        <w:t>smaller nuclear exchange</w:t>
      </w:r>
      <w:r w:rsidRPr="00A048CD">
        <w:rPr>
          <w:rFonts w:eastAsia="MS Mincho" w:cstheme="minorHAnsi"/>
          <w:sz w:val="16"/>
          <w:szCs w:val="24"/>
        </w:rPr>
        <w:t xml:space="preserve">, between India and Pakistan for instance, </w:t>
      </w:r>
      <w:r w:rsidRPr="00FD4552">
        <w:rPr>
          <w:rStyle w:val="StyleBoldUnderline"/>
          <w:highlight w:val="yellow"/>
        </w:rPr>
        <w:t>is not an existential risk</w:t>
      </w:r>
      <w:r w:rsidRPr="00FD4552">
        <w:rPr>
          <w:rStyle w:val="StyleBoldUnderline"/>
        </w:rPr>
        <w:t xml:space="preserve">, since </w:t>
      </w:r>
      <w:r w:rsidRPr="00FD4552">
        <w:rPr>
          <w:rStyle w:val="StyleBoldUnderline"/>
          <w:highlight w:val="yellow"/>
        </w:rPr>
        <w:t>it would not destroy</w:t>
      </w:r>
      <w:r w:rsidRPr="00A048CD">
        <w:rPr>
          <w:rFonts w:eastAsia="MS Mincho" w:cstheme="minorHAnsi"/>
          <w:sz w:val="16"/>
          <w:szCs w:val="24"/>
        </w:rPr>
        <w:t xml:space="preserve"> or thwart </w:t>
      </w:r>
      <w:r w:rsidRPr="00FD4552">
        <w:rPr>
          <w:rStyle w:val="StyleBoldUnderline"/>
          <w:highlight w:val="yellow"/>
        </w:rPr>
        <w:t>humankind</w:t>
      </w:r>
      <w:r w:rsidRPr="00ED3997">
        <w:t>’s</w:t>
      </w:r>
      <w:r w:rsidRPr="00A048CD">
        <w:rPr>
          <w:rFonts w:eastAsia="MS Mincho" w:cstheme="minorHAnsi"/>
          <w:sz w:val="16"/>
          <w:szCs w:val="24"/>
        </w:rPr>
        <w:t xml:space="preserve"> </w:t>
      </w:r>
      <w:r w:rsidRPr="00FD4552">
        <w:rPr>
          <w:rStyle w:val="StyleBoldUnderline"/>
        </w:rPr>
        <w:t>potential permanently</w:t>
      </w:r>
      <w:r w:rsidRPr="00A048CD">
        <w:rPr>
          <w:rFonts w:eastAsia="MS Mincho" w:cstheme="minorHAnsi"/>
          <w:sz w:val="16"/>
          <w:szCs w:val="24"/>
        </w:rPr>
        <w:t>. Such a war might however be a local terminal risk for the cities most likely to be targeted. Unfortunately, we shall see that nuclear Armageddon and comet or asteroid strikes are mere preludes to the existential risks that we will encounter in the 21st century.</w:t>
      </w:r>
    </w:p>
    <w:p w:rsidR="00ED3997" w:rsidRDefault="00ED3997" w:rsidP="00ED5C31">
      <w:pPr>
        <w:pStyle w:val="Heading4"/>
        <w:numPr>
          <w:ilvl w:val="0"/>
          <w:numId w:val="7"/>
        </w:numPr>
      </w:pPr>
      <w:r>
        <w:t>Time-Frame:  Perception of the plan triggers the link immediately:</w:t>
      </w:r>
    </w:p>
    <w:p w:rsidR="00ED3997" w:rsidRPr="00D9596F" w:rsidRDefault="00ED3997" w:rsidP="00ED3997">
      <w:pPr>
        <w:ind w:left="360"/>
        <w:rPr>
          <w:rFonts w:asciiTheme="majorHAnsi" w:hAnsiTheme="majorHAnsi"/>
        </w:rPr>
      </w:pPr>
      <w:r w:rsidRPr="00ED3997">
        <w:rPr>
          <w:rStyle w:val="StyleStyleBold12pt"/>
        </w:rPr>
        <w:t>Brannon </w:t>
      </w:r>
      <w:r w:rsidRPr="00ED3997">
        <w:t>3/29/</w:t>
      </w:r>
      <w:r w:rsidRPr="00ED3997">
        <w:rPr>
          <w:rStyle w:val="StyleStyleBold12pt"/>
        </w:rPr>
        <w:t>2012</w:t>
      </w:r>
      <w:r w:rsidRPr="00D9596F">
        <w:rPr>
          <w:rStyle w:val="StyleStyleBold12pt"/>
        </w:rPr>
        <w:t xml:space="preserve"> (</w:t>
      </w:r>
      <w:r w:rsidRPr="00D9596F">
        <w:rPr>
          <w:rFonts w:asciiTheme="majorHAnsi" w:hAnsiTheme="majorHAnsi"/>
        </w:rPr>
        <w:t xml:space="preserve">Director of Economic Policy as well as the Director of Congressional Relations for the American Action Forum </w:t>
      </w:r>
      <w:hyperlink r:id="rId14" w:history="1">
        <w:r w:rsidRPr="00D9596F">
          <w:rPr>
            <w:rFonts w:asciiTheme="majorHAnsi" w:hAnsiTheme="majorHAnsi"/>
          </w:rPr>
          <w:t>http://www.nationalreview.com/corner/294768/domestic-oil-policies-do-impact-oil-prices-ike-brannon</w:t>
        </w:r>
      </w:hyperlink>
      <w:r w:rsidRPr="00D9596F">
        <w:rPr>
          <w:rFonts w:asciiTheme="majorHAnsi" w:hAnsiTheme="majorHAnsi"/>
        </w:rPr>
        <w:t xml:space="preserve">) </w:t>
      </w:r>
    </w:p>
    <w:p w:rsidR="00ED3997" w:rsidRDefault="00ED3997" w:rsidP="00ED3997">
      <w:pPr>
        <w:rPr>
          <w:rStyle w:val="StyleBoldUnderline"/>
        </w:rPr>
      </w:pPr>
      <w:r w:rsidRPr="00423E11">
        <w:rPr>
          <w:sz w:val="16"/>
        </w:rPr>
        <w:t xml:space="preserve">Oil speculation is essentially the process of betting on future prices. People who anticipate needing a good deal of oil in the future and want to guard against the uncertainty of higher prices can enter into a contract that — for a fee — allows them to lock in a price today. While some people use futures contracts to hedge against future prices, others actively offer to take the risk, and those people we call speculators. If a speculator expects prices to rise in the future, he will make large investments in oil today that he may then sell at the later, higher price. For those with the means, there is much money to be made in this way, and the actions of speculators can and do influence the world price of oil. The expectation of higher prices leads to greater consumption which, like any increase in demand, leads to higher prices, creating a self-fulfilling prophesy. </w:t>
      </w:r>
      <w:bookmarkStart w:id="12" w:name="more"/>
      <w:bookmarkEnd w:id="12"/>
      <w:r w:rsidRPr="00423E11">
        <w:rPr>
          <w:sz w:val="16"/>
        </w:rPr>
        <w:t xml:space="preserve">It works the opposite way as well: </w:t>
      </w:r>
      <w:r w:rsidRPr="003556AD">
        <w:rPr>
          <w:rStyle w:val="StyleBoldUnderline"/>
          <w:highlight w:val="yellow"/>
        </w:rPr>
        <w:t xml:space="preserve">If speculators began to </w:t>
      </w:r>
      <w:r w:rsidRPr="003556AD">
        <w:rPr>
          <w:rStyle w:val="Emphasis"/>
          <w:highlight w:val="yellow"/>
        </w:rPr>
        <w:t>anticipate prices falling in the future,</w:t>
      </w:r>
      <w:r w:rsidRPr="003556AD">
        <w:rPr>
          <w:rStyle w:val="StyleBoldUnderline"/>
          <w:highlight w:val="yellow"/>
        </w:rPr>
        <w:t xml:space="preserve"> they would want to sell their shares sooner rather than later, since delaying will force them to accept lower prices. This would result in an immediate increase in supply, which would in turn </w:t>
      </w:r>
      <w:r w:rsidRPr="003556AD">
        <w:rPr>
          <w:rStyle w:val="Emphasis"/>
          <w:highlight w:val="yellow"/>
        </w:rPr>
        <w:t>bring down prices today</w:t>
      </w:r>
      <w:r w:rsidRPr="003556AD">
        <w:rPr>
          <w:rStyle w:val="StyleBoldUnderline"/>
          <w:highlight w:val="yellow"/>
        </w:rPr>
        <w:t>.</w:t>
      </w:r>
    </w:p>
    <w:p w:rsidR="00ED3997" w:rsidRPr="00ED3997" w:rsidRDefault="00ED3997" w:rsidP="00ED5C31">
      <w:pPr>
        <w:pStyle w:val="Heading4"/>
        <w:numPr>
          <w:ilvl w:val="0"/>
          <w:numId w:val="7"/>
        </w:numPr>
        <w:rPr>
          <w:rStyle w:val="StyleBoldUnderline"/>
          <w:b/>
          <w:sz w:val="26"/>
          <w:szCs w:val="26"/>
          <w:u w:val="none"/>
        </w:rPr>
      </w:pPr>
      <w:r w:rsidRPr="00ED3997">
        <w:rPr>
          <w:rStyle w:val="StyleBoldUnderline"/>
          <w:b/>
          <w:sz w:val="26"/>
          <w:szCs w:val="26"/>
          <w:u w:val="none"/>
        </w:rPr>
        <w:t>Probability:  Our Duffy evidence indicates that a previous surge in world oil production shattered the Soviet economy—proving our scenario is empirically true.</w:t>
      </w:r>
    </w:p>
    <w:p w:rsidR="00ED3997" w:rsidRPr="00423E11" w:rsidRDefault="00ED3997" w:rsidP="00ED3997">
      <w:pPr>
        <w:rPr>
          <w:sz w:val="16"/>
        </w:rPr>
      </w:pPr>
    </w:p>
    <w:p w:rsidR="00ED3997" w:rsidRPr="00C63B0E" w:rsidRDefault="00ED3997" w:rsidP="00ED3997">
      <w:pPr>
        <w:rPr>
          <w:rStyle w:val="StyleBoldUnderline"/>
        </w:rPr>
      </w:pPr>
    </w:p>
    <w:p w:rsidR="00ED3997" w:rsidRPr="00ED3997" w:rsidRDefault="00ED3997" w:rsidP="00ED3997">
      <w:pPr>
        <w:rPr>
          <w:rStyle w:val="StyleStyleBold12pt"/>
          <w:b w:val="0"/>
          <w:sz w:val="16"/>
        </w:rPr>
      </w:pPr>
    </w:p>
    <w:p w:rsidR="00ED3997" w:rsidRDefault="00ED3997" w:rsidP="005C7EDE">
      <w:pPr>
        <w:rPr>
          <w:rStyle w:val="StyleStyleBold12pt"/>
          <w:b w:val="0"/>
        </w:rPr>
      </w:pPr>
    </w:p>
    <w:p w:rsidR="00ED3997" w:rsidRDefault="00ED3997">
      <w:pPr>
        <w:rPr>
          <w:rStyle w:val="StyleStyleBold12pt"/>
          <w:rFonts w:eastAsiaTheme="majorEastAsia" w:cstheme="majorBidi"/>
          <w:bCs w:val="0"/>
          <w:iCs/>
        </w:rPr>
      </w:pPr>
      <w:r>
        <w:rPr>
          <w:rStyle w:val="StyleStyleBold12pt"/>
          <w:b w:val="0"/>
        </w:rPr>
        <w:br w:type="page"/>
      </w:r>
    </w:p>
    <w:p w:rsidR="00F70751" w:rsidRDefault="00F70751" w:rsidP="00ED3997">
      <w:pPr>
        <w:pStyle w:val="Heading2"/>
        <w:rPr>
          <w:rFonts w:eastAsia="MS Gothic"/>
        </w:rPr>
      </w:pPr>
      <w:bookmarkStart w:id="13" w:name="_Toc362007425"/>
      <w:r>
        <w:rPr>
          <w:rFonts w:eastAsia="MS Gothic"/>
        </w:rPr>
        <w:lastRenderedPageBreak/>
        <w:t>Uniqueness Extensions</w:t>
      </w:r>
      <w:bookmarkEnd w:id="13"/>
    </w:p>
    <w:p w:rsidR="00F70751" w:rsidRDefault="00F70751" w:rsidP="00F70751">
      <w:pPr>
        <w:rPr>
          <w:rFonts w:cstheme="majorBidi"/>
          <w:sz w:val="44"/>
          <w:szCs w:val="26"/>
          <w:u w:val="double"/>
        </w:rPr>
      </w:pPr>
      <w:r>
        <w:br w:type="page"/>
      </w:r>
    </w:p>
    <w:p w:rsidR="00ED3997" w:rsidRDefault="00F70751" w:rsidP="00F70751">
      <w:pPr>
        <w:pStyle w:val="Heading3"/>
        <w:rPr>
          <w:rFonts w:eastAsia="MS Gothic"/>
        </w:rPr>
      </w:pPr>
      <w:bookmarkStart w:id="14" w:name="_Toc362007426"/>
      <w:r>
        <w:rPr>
          <w:rFonts w:eastAsia="MS Gothic"/>
        </w:rPr>
        <w:lastRenderedPageBreak/>
        <w:t>UQ:  Russian Economy Strong Now</w:t>
      </w:r>
      <w:bookmarkEnd w:id="14"/>
    </w:p>
    <w:p w:rsidR="00ED3997" w:rsidRPr="00ED3997" w:rsidRDefault="008D54DA" w:rsidP="00ED3997">
      <w:pPr>
        <w:pStyle w:val="Heading4"/>
      </w:pPr>
      <w:r>
        <w:t xml:space="preserve">(--) </w:t>
      </w:r>
      <w:r w:rsidR="00ED3997">
        <w:t>Extend our Lisiana evidence—it’s from July 17</w:t>
      </w:r>
      <w:r w:rsidR="00ED3997" w:rsidRPr="00ED3997">
        <w:rPr>
          <w:vertAlign w:val="superscript"/>
        </w:rPr>
        <w:t>th</w:t>
      </w:r>
      <w:r w:rsidR="00ED3997">
        <w:t xml:space="preserve"> and indicates that Russia’s economy has jumped ahead of all European nations because of high oil prices—prefer our evidence—it is newer and assumes our internal link.</w:t>
      </w:r>
    </w:p>
    <w:p w:rsidR="008D54DA" w:rsidRPr="008D54DA" w:rsidRDefault="008D54DA" w:rsidP="008D54DA">
      <w:pPr>
        <w:pStyle w:val="Heading4"/>
        <w:rPr>
          <w:rStyle w:val="StyleStyleBold12pt"/>
          <w:b/>
        </w:rPr>
      </w:pPr>
      <w:r>
        <w:rPr>
          <w:rStyle w:val="StyleStyleBold12pt"/>
          <w:b/>
        </w:rPr>
        <w:t>(--) Prefer our evidence…</w:t>
      </w:r>
      <w:r w:rsidRPr="008D54DA">
        <w:rPr>
          <w:rStyle w:val="StyleStyleBold12pt"/>
          <w:b/>
        </w:rPr>
        <w:t>Statistics using the proper methodology confirm that Russia’s economy is growing fast now:</w:t>
      </w:r>
    </w:p>
    <w:p w:rsidR="008D54DA" w:rsidRPr="00ED3997" w:rsidRDefault="008D54DA" w:rsidP="008D54DA">
      <w:pPr>
        <w:ind w:left="720"/>
      </w:pPr>
      <w:r w:rsidRPr="00ED3997">
        <w:rPr>
          <w:rStyle w:val="StyleStyleBold12pt"/>
        </w:rPr>
        <w:t>Business New Europe</w:t>
      </w:r>
      <w:r w:rsidRPr="00ED3997">
        <w:t xml:space="preserve">, </w:t>
      </w:r>
      <w:r w:rsidRPr="00ED3997">
        <w:rPr>
          <w:rStyle w:val="StyleStyleBold12pt"/>
        </w:rPr>
        <w:t>7/17/2013</w:t>
      </w:r>
      <w:r w:rsidRPr="00ED3997">
        <w:t xml:space="preserve"> (“MOSCOW BLOG: Russia overtakes Germany to become 5th largest economy,” </w:t>
      </w:r>
      <w:hyperlink r:id="rId15" w:history="1">
        <w:r w:rsidRPr="00ED3997">
          <w:rPr>
            <w:rStyle w:val="Hyperlink"/>
          </w:rPr>
          <w:t>http://www.bne.eu/story5195</w:t>
        </w:r>
      </w:hyperlink>
      <w:r w:rsidRPr="00ED3997">
        <w:t>, Accessed 7/18/2013, rwg)</w:t>
      </w:r>
    </w:p>
    <w:p w:rsidR="008D54DA" w:rsidRPr="008D54DA" w:rsidRDefault="008D54DA" w:rsidP="008D54DA">
      <w:pPr>
        <w:rPr>
          <w:sz w:val="16"/>
        </w:rPr>
      </w:pPr>
      <w:r w:rsidRPr="008D54DA">
        <w:rPr>
          <w:sz w:val="16"/>
        </w:rPr>
        <w:t xml:space="preserve">These years are key for Russia as it starts to flex its economic muscle. </w:t>
      </w:r>
      <w:r w:rsidRPr="008D54DA">
        <w:rPr>
          <w:rStyle w:val="StyleBoldUnderline"/>
          <w:highlight w:val="yellow"/>
        </w:rPr>
        <w:t>While most commentators focus on China’s astronomical GDP growth rates where Russia does poorly in comparison</w:t>
      </w:r>
      <w:r w:rsidRPr="008D54DA">
        <w:rPr>
          <w:sz w:val="16"/>
        </w:rPr>
        <w:t xml:space="preserve"> – Russia’s economy grew by a mere 1.6% over the first quarter of this year whereas China’s economy expanded by over 7% - </w:t>
      </w:r>
      <w:r w:rsidRPr="008D54DA">
        <w:rPr>
          <w:rStyle w:val="StyleBoldUnderline"/>
          <w:highlight w:val="yellow"/>
        </w:rPr>
        <w:t xml:space="preserve">this ignores the relatively large differences between the two leading emerging markets: while Russia is a </w:t>
      </w:r>
      <w:r w:rsidRPr="008D54DA">
        <w:rPr>
          <w:rStyle w:val="Emphasis"/>
          <w:highlight w:val="yellow"/>
        </w:rPr>
        <w:t>high-income country,</w:t>
      </w:r>
      <w:r w:rsidRPr="008D54DA">
        <w:rPr>
          <w:rStyle w:val="StyleBoldUnderline"/>
          <w:highlight w:val="yellow"/>
        </w:rPr>
        <w:t xml:space="preserve"> China has only recently moved into the </w:t>
      </w:r>
      <w:r w:rsidRPr="008D54DA">
        <w:rPr>
          <w:rStyle w:val="Emphasis"/>
          <w:highlight w:val="yellow"/>
        </w:rPr>
        <w:t>middle-income bracket.</w:t>
      </w:r>
      <w:r w:rsidRPr="008D54DA">
        <w:rPr>
          <w:rStyle w:val="StyleBoldUnderline"/>
          <w:b w:val="0"/>
          <w:sz w:val="12"/>
          <w:highlight w:val="yellow"/>
          <w:u w:val="none"/>
        </w:rPr>
        <w:t>¶</w:t>
      </w:r>
      <w:r w:rsidRPr="008D54DA">
        <w:rPr>
          <w:rStyle w:val="StyleBoldUnderline"/>
          <w:highlight w:val="yellow"/>
        </w:rPr>
        <w:t xml:space="preserve"> Instead of looking at raw growth, if you compare Russia’s GDP per capita growth with that of the other BRICS, then Russia is growing </w:t>
      </w:r>
      <w:r w:rsidRPr="008D54DA">
        <w:rPr>
          <w:rStyle w:val="Emphasis"/>
          <w:highlight w:val="yellow"/>
        </w:rPr>
        <w:t>by far the fastest</w:t>
      </w:r>
      <w:r w:rsidRPr="008D54DA">
        <w:rPr>
          <w:rStyle w:val="StyleBoldUnderline"/>
          <w:highlight w:val="yellow"/>
        </w:rPr>
        <w:t xml:space="preserve"> amongst the “emerging markets.”</w:t>
      </w:r>
      <w:r w:rsidRPr="008D54DA">
        <w:rPr>
          <w:rStyle w:val="StyleBoldUnderline"/>
          <w:b w:val="0"/>
          <w:sz w:val="12"/>
          <w:highlight w:val="yellow"/>
          <w:u w:val="none"/>
        </w:rPr>
        <w:t>¶</w:t>
      </w:r>
      <w:r w:rsidRPr="008D54DA">
        <w:rPr>
          <w:rStyle w:val="StyleBoldUnderline"/>
          <w:highlight w:val="yellow"/>
        </w:rPr>
        <w:t xml:space="preserve"> It is already the second biggest consumer market on the Continent, and</w:t>
      </w:r>
      <w:r w:rsidRPr="008D54DA">
        <w:rPr>
          <w:sz w:val="16"/>
        </w:rPr>
        <w:t xml:space="preserve"> as bne reported in a cover story in February 2012 </w:t>
      </w:r>
      <w:r w:rsidRPr="008D54DA">
        <w:rPr>
          <w:rStyle w:val="StyleBoldUnderline"/>
          <w:highlight w:val="yellow"/>
        </w:rPr>
        <w:t>it will soon become the biggest consumer market in all Europe in the next few years.</w:t>
      </w:r>
    </w:p>
    <w:p w:rsidR="00E74174" w:rsidRDefault="00E74174" w:rsidP="00E74174">
      <w:pPr>
        <w:pStyle w:val="Heading4"/>
      </w:pPr>
      <w:r>
        <w:t>(--) No recession in Russia now.</w:t>
      </w:r>
    </w:p>
    <w:p w:rsidR="00E74174" w:rsidRPr="00E74174" w:rsidRDefault="00E74174" w:rsidP="00E74174">
      <w:pPr>
        <w:ind w:left="720"/>
      </w:pPr>
      <w:r w:rsidRPr="00E74174">
        <w:t xml:space="preserve">Olga </w:t>
      </w:r>
      <w:r w:rsidRPr="00E74174">
        <w:rPr>
          <w:rStyle w:val="StyleStyleBold12pt"/>
        </w:rPr>
        <w:t>Razumovskaya, 7/16/2013</w:t>
      </w:r>
      <w:r w:rsidRPr="00E74174">
        <w:t xml:space="preserve"> (staff writer, “Russia Economy Minister Doesn't Expect Recession-Report,” </w:t>
      </w:r>
      <w:hyperlink r:id="rId16" w:history="1">
        <w:r w:rsidRPr="00E74174">
          <w:rPr>
            <w:rStyle w:val="Hyperlink"/>
          </w:rPr>
          <w:t>http://online.wsj.com/article/BT-CO-20130716-701476.html</w:t>
        </w:r>
      </w:hyperlink>
      <w:r w:rsidRPr="00E74174">
        <w:t>, Accessed 7/18/2013, rwg)</w:t>
      </w:r>
    </w:p>
    <w:p w:rsidR="00E74174" w:rsidRPr="00E74174" w:rsidRDefault="00E74174" w:rsidP="00E74174">
      <w:pPr>
        <w:rPr>
          <w:rStyle w:val="StyleBoldUnderline"/>
        </w:rPr>
      </w:pPr>
      <w:r w:rsidRPr="00E74174">
        <w:rPr>
          <w:rStyle w:val="StyleStyleBold12pt"/>
          <w:b w:val="0"/>
          <w:sz w:val="16"/>
        </w:rPr>
        <w:t>MOSCOW--</w:t>
      </w:r>
      <w:r w:rsidRPr="00E74174">
        <w:rPr>
          <w:rStyle w:val="StyleBoldUnderline"/>
          <w:highlight w:val="yellow"/>
        </w:rPr>
        <w:t>There will be no recession in Russia and the economy is expected to grow in the second half of 2013, the country's economy minister</w:t>
      </w:r>
      <w:r w:rsidRPr="00E74174">
        <w:rPr>
          <w:rStyle w:val="StyleStyleBold12pt"/>
          <w:b w:val="0"/>
          <w:sz w:val="16"/>
        </w:rPr>
        <w:t xml:space="preserve"> and former central bank deputy chairman </w:t>
      </w:r>
      <w:r w:rsidRPr="00E74174">
        <w:rPr>
          <w:rStyle w:val="StyleBoldUnderline"/>
          <w:highlight w:val="yellow"/>
        </w:rPr>
        <w:t>told Prime news agency Tuesday.</w:t>
      </w:r>
      <w:r w:rsidRPr="00E74174">
        <w:rPr>
          <w:rStyle w:val="StyleBoldUnderline"/>
          <w:b w:val="0"/>
          <w:sz w:val="12"/>
          <w:highlight w:val="yellow"/>
          <w:u w:val="none"/>
        </w:rPr>
        <w:t>¶</w:t>
      </w:r>
      <w:r w:rsidRPr="00E74174">
        <w:rPr>
          <w:rStyle w:val="StyleBoldUnderline"/>
          <w:highlight w:val="yellow"/>
        </w:rPr>
        <w:t xml:space="preserve"> "Recession is not expected. I think that the growth in the second half [of this year] will be higher than in the first [half],"</w:t>
      </w:r>
      <w:r w:rsidRPr="00E74174">
        <w:rPr>
          <w:rStyle w:val="StyleStyleBold12pt"/>
          <w:b w:val="0"/>
          <w:sz w:val="16"/>
        </w:rPr>
        <w:t xml:space="preserve"> Alexei Ulyukayev told reporters.</w:t>
      </w:r>
      <w:r w:rsidRPr="00E74174">
        <w:rPr>
          <w:rStyle w:val="StyleStyleBold12pt"/>
          <w:b w:val="0"/>
          <w:sz w:val="12"/>
        </w:rPr>
        <w:t>¶</w:t>
      </w:r>
      <w:r w:rsidRPr="00E74174">
        <w:rPr>
          <w:rStyle w:val="StyleStyleBold12pt"/>
          <w:b w:val="0"/>
          <w:sz w:val="16"/>
        </w:rPr>
        <w:t xml:space="preserve"> </w:t>
      </w:r>
      <w:r w:rsidRPr="00E74174">
        <w:rPr>
          <w:rStyle w:val="StyleBoldUnderline"/>
          <w:highlight w:val="yellow"/>
        </w:rPr>
        <w:t>The economy ministry is currently forecasting annual economic growth at 2.4%.</w:t>
      </w:r>
    </w:p>
    <w:p w:rsidR="00ED3997" w:rsidRPr="00ED3997" w:rsidRDefault="00ED3997" w:rsidP="00ED3997">
      <w:pPr>
        <w:pStyle w:val="Heading4"/>
        <w:rPr>
          <w:rStyle w:val="StyleStyleBold12pt"/>
          <w:b/>
        </w:rPr>
      </w:pPr>
      <w:r>
        <w:rPr>
          <w:rStyle w:val="StyleStyleBold12pt"/>
          <w:b/>
        </w:rPr>
        <w:t xml:space="preserve">(--) </w:t>
      </w:r>
      <w:r w:rsidRPr="00ED3997">
        <w:rPr>
          <w:rStyle w:val="StyleStyleBold12pt"/>
          <w:b/>
        </w:rPr>
        <w:t>World Bank Statistics confirm:  Russia’s economy is strong now.</w:t>
      </w:r>
    </w:p>
    <w:p w:rsidR="005C7EDE" w:rsidRDefault="00ED3997" w:rsidP="00ED3997">
      <w:pPr>
        <w:ind w:left="720"/>
        <w:rPr>
          <w:rStyle w:val="StyleStyleBold12pt"/>
          <w:b w:val="0"/>
        </w:rPr>
      </w:pPr>
      <w:r w:rsidRPr="00ED3997">
        <w:rPr>
          <w:rStyle w:val="StyleStyleBold12pt"/>
        </w:rPr>
        <w:t>Daily Caller, 7/17/2013</w:t>
      </w:r>
      <w:r>
        <w:rPr>
          <w:rStyle w:val="StyleStyleBold12pt"/>
          <w:b w:val="0"/>
        </w:rPr>
        <w:t xml:space="preserve"> (“Russia overtakes Germany to become 5th largest economy,” </w:t>
      </w:r>
      <w:hyperlink r:id="rId17" w:history="1">
        <w:r w:rsidR="005C7EDE" w:rsidRPr="007D1397">
          <w:rPr>
            <w:rStyle w:val="Hyperlink"/>
            <w:sz w:val="26"/>
          </w:rPr>
          <w:t>http://dailycaller.com/2013/07/17/russia-overtakes-germany-to-become-5th-largest-economy/</w:t>
        </w:r>
      </w:hyperlink>
      <w:r>
        <w:rPr>
          <w:rStyle w:val="StyleStyleBold12pt"/>
          <w:b w:val="0"/>
        </w:rPr>
        <w:t>, Accessed 7/18/2013, rwg)</w:t>
      </w:r>
    </w:p>
    <w:p w:rsidR="00ED3997" w:rsidRDefault="005C7EDE">
      <w:pPr>
        <w:rPr>
          <w:rStyle w:val="StyleStyleBold12pt"/>
          <w:b w:val="0"/>
          <w:sz w:val="16"/>
        </w:rPr>
      </w:pPr>
      <w:r w:rsidRPr="00ED3997">
        <w:rPr>
          <w:rStyle w:val="StyleBoldUnderline"/>
          <w:highlight w:val="yellow"/>
        </w:rPr>
        <w:lastRenderedPageBreak/>
        <w:t>Russia passed an important milestone on July 15, overtaking Germany to become the biggest economy in Europe in terms of purchasing power parity and the fifth biggest in the world.</w:t>
      </w:r>
      <w:r w:rsidR="00ED3997" w:rsidRPr="00ED3997">
        <w:rPr>
          <w:rStyle w:val="StyleBoldUnderline"/>
          <w:b w:val="0"/>
          <w:sz w:val="12"/>
          <w:highlight w:val="yellow"/>
          <w:u w:val="none"/>
        </w:rPr>
        <w:t>¶</w:t>
      </w:r>
      <w:r w:rsidR="00ED3997" w:rsidRPr="00ED3997">
        <w:rPr>
          <w:rStyle w:val="StyleBoldUnderline"/>
          <w:highlight w:val="yellow"/>
        </w:rPr>
        <w:t xml:space="preserve"> </w:t>
      </w:r>
      <w:r w:rsidRPr="00ED3997">
        <w:rPr>
          <w:rStyle w:val="StyleBoldUnderline"/>
          <w:highlight w:val="yellow"/>
        </w:rPr>
        <w:t>This achievement comes on top of the World Bank’s decision a week earlier to upgrade Russia from a “middle-income” to a “high income” country</w:t>
      </w:r>
      <w:r w:rsidRPr="00ED3997">
        <w:rPr>
          <w:rStyle w:val="StyleStyleBold12pt"/>
          <w:b w:val="0"/>
          <w:sz w:val="16"/>
        </w:rPr>
        <w:t xml:space="preserve"> after per-capita income passed the $12,700 mark.</w:t>
      </w:r>
    </w:p>
    <w:p w:rsidR="00443257" w:rsidRPr="00C63B0E" w:rsidRDefault="00443257" w:rsidP="00443257">
      <w:pPr>
        <w:pStyle w:val="Heading4"/>
        <w:rPr>
          <w:rStyle w:val="StyleStyleBold12pt"/>
          <w:b/>
        </w:rPr>
      </w:pPr>
      <w:r>
        <w:rPr>
          <w:rStyle w:val="StyleStyleBold12pt"/>
          <w:b/>
        </w:rPr>
        <w:t>(--) Russia’s economy is strong and stable now.</w:t>
      </w:r>
    </w:p>
    <w:p w:rsidR="00443257" w:rsidRDefault="00443257" w:rsidP="00443257">
      <w:pPr>
        <w:ind w:left="720"/>
      </w:pPr>
      <w:r w:rsidRPr="00C63B0E">
        <w:rPr>
          <w:rStyle w:val="StyleStyleBold12pt"/>
        </w:rPr>
        <w:t>RT.com, 6/22/2013</w:t>
      </w:r>
      <w:r>
        <w:t xml:space="preserve"> (Retrieved 6/23/2013 from </w:t>
      </w:r>
      <w:hyperlink r:id="rId18" w:history="1">
        <w:r w:rsidR="001A3A14" w:rsidRPr="007D1397">
          <w:rPr>
            <w:rStyle w:val="Hyperlink"/>
          </w:rPr>
          <w:t>http://rt.com/business/deripaska-rt-exclusive-interview-088/</w:t>
        </w:r>
      </w:hyperlink>
      <w:r w:rsidR="001A3A14">
        <w:t>, rwg</w:t>
      </w:r>
      <w:r>
        <w:t>)</w:t>
      </w:r>
    </w:p>
    <w:p w:rsidR="00443257" w:rsidRDefault="00443257" w:rsidP="00443257">
      <w:pPr>
        <w:rPr>
          <w:sz w:val="16"/>
        </w:rPr>
      </w:pPr>
      <w:r w:rsidRPr="00C63B0E">
        <w:rPr>
          <w:rStyle w:val="StyleBoldUnderline"/>
          <w:highlight w:val="yellow"/>
        </w:rPr>
        <w:t>Russia remains a stable place for investments</w:t>
      </w:r>
      <w:r w:rsidRPr="00C63B0E">
        <w:rPr>
          <w:sz w:val="16"/>
        </w:rPr>
        <w:t xml:space="preserve"> for those who have actually “experienced the country” instead of “getting their information from the media,” Rusal’s director Oleg Deripaska told RT at the St. Petersburg International Economic Forum.</w:t>
      </w:r>
      <w:r w:rsidRPr="00C63B0E">
        <w:rPr>
          <w:sz w:val="12"/>
        </w:rPr>
        <w:t>¶</w:t>
      </w:r>
      <w:r w:rsidRPr="00C63B0E">
        <w:rPr>
          <w:sz w:val="16"/>
        </w:rPr>
        <w:t xml:space="preserve"> “</w:t>
      </w:r>
      <w:r w:rsidRPr="00C63B0E">
        <w:rPr>
          <w:rStyle w:val="StyleBoldUnderline"/>
          <w:highlight w:val="yellow"/>
        </w:rPr>
        <w:t>The Russian budget is almost in surplus. We have low public debt to GDP.</w:t>
      </w:r>
      <w:r w:rsidRPr="00C63B0E">
        <w:rPr>
          <w:sz w:val="16"/>
        </w:rPr>
        <w:t xml:space="preserve"> It is a challenging time for the US economy which is trying to fight with budget deficit, for the UK which struggles with growth,” Deripaska told the RT crew in St. Petersburg</w:t>
      </w:r>
      <w:r w:rsidRPr="00C63B0E">
        <w:rPr>
          <w:sz w:val="12"/>
        </w:rPr>
        <w:t>¶</w:t>
      </w:r>
      <w:r w:rsidRPr="00C63B0E">
        <w:rPr>
          <w:sz w:val="16"/>
        </w:rPr>
        <w:t xml:space="preserve"> </w:t>
      </w:r>
      <w:r w:rsidRPr="00C63B0E">
        <w:rPr>
          <w:rStyle w:val="StyleBoldUnderline"/>
          <w:highlight w:val="yellow"/>
        </w:rPr>
        <w:t>That’s just one of reasons why it is worth investing in the Russian market</w:t>
      </w:r>
      <w:r w:rsidRPr="00C63B0E">
        <w:rPr>
          <w:sz w:val="16"/>
        </w:rPr>
        <w:t>. This is applies to big multinationals and smaller business as well. “If you work in Russia, you truly understand the advantages of doing business here,” Deripaska noted stressing that the key to success lies in understanding the country.</w:t>
      </w:r>
      <w:r w:rsidRPr="00C63B0E">
        <w:rPr>
          <w:sz w:val="12"/>
        </w:rPr>
        <w:t>¶</w:t>
      </w:r>
      <w:r w:rsidRPr="00C63B0E">
        <w:rPr>
          <w:sz w:val="16"/>
        </w:rPr>
        <w:t xml:space="preserve"> “Russia is not a country, it is a continent with its history and traditions. People coming here need to adapt to the way people here live, and they can’t just pretend they are in London.”</w:t>
      </w:r>
      <w:r w:rsidRPr="00C63B0E">
        <w:rPr>
          <w:sz w:val="12"/>
        </w:rPr>
        <w:t>¶</w:t>
      </w:r>
      <w:r w:rsidRPr="00C63B0E">
        <w:rPr>
          <w:sz w:val="16"/>
        </w:rPr>
        <w:t xml:space="preserve"> He once again underlined that “</w:t>
      </w:r>
      <w:r w:rsidRPr="00C63B0E">
        <w:rPr>
          <w:rStyle w:val="StyleBoldUnderline"/>
          <w:highlight w:val="yellow"/>
        </w:rPr>
        <w:t>Russian companies are developing in the right way. We have a great potential in the Russian market.”</w:t>
      </w:r>
      <w:r w:rsidRPr="00C63B0E">
        <w:rPr>
          <w:sz w:val="16"/>
        </w:rPr>
        <w:t xml:space="preserve"> </w:t>
      </w:r>
    </w:p>
    <w:p w:rsidR="001A3A14" w:rsidRDefault="001A3A14" w:rsidP="001A3A14">
      <w:pPr>
        <w:pStyle w:val="Heading4"/>
      </w:pPr>
      <w:r>
        <w:t>(--) Russian economy is growing quickly now.</w:t>
      </w:r>
    </w:p>
    <w:p w:rsidR="001A3A14" w:rsidRDefault="001A3A14" w:rsidP="001A3A14">
      <w:r>
        <w:t xml:space="preserve">Irina </w:t>
      </w:r>
      <w:r w:rsidRPr="00C63B0E">
        <w:rPr>
          <w:rStyle w:val="StyleStyleBold12pt"/>
        </w:rPr>
        <w:t>Filatova</w:t>
      </w:r>
      <w:r>
        <w:t>, (staff writer), MOSCOW TIMES, Feb. 22, 20</w:t>
      </w:r>
      <w:r w:rsidRPr="00C63B0E">
        <w:rPr>
          <w:rStyle w:val="StyleStyleBold12pt"/>
        </w:rPr>
        <w:t>13</w:t>
      </w:r>
      <w:r>
        <w:t xml:space="preserve">.  Retrieved Apr. 22, 2013 from </w:t>
      </w:r>
      <w:hyperlink r:id="rId19" w:history="1">
        <w:r w:rsidRPr="007D1397">
          <w:rPr>
            <w:rStyle w:val="Hyperlink"/>
          </w:rPr>
          <w:t>http://indrus.in/economics/2013/02/22/imf_more_upbeat_on_growth_than_medvedev_22439.html</w:t>
        </w:r>
      </w:hyperlink>
      <w:r>
        <w:t>, rwg</w:t>
      </w:r>
    </w:p>
    <w:p w:rsidR="001A3A14" w:rsidRDefault="001A3A14" w:rsidP="001A3A14">
      <w:r w:rsidRPr="00C63B0E">
        <w:rPr>
          <w:rStyle w:val="StyleBoldUnderline"/>
          <w:highlight w:val="yellow"/>
        </w:rPr>
        <w:t>The International Monetary Fund took an optimistic stance at Russia's prospects, saying that its economy could demonstrate a faster pace of growth over the next few years than the annual goal of 5 percent</w:t>
      </w:r>
      <w:r>
        <w:t xml:space="preserve"> set by Prime Minister Dmitry Medvedev.</w:t>
      </w:r>
    </w:p>
    <w:p w:rsidR="001A3A14" w:rsidRDefault="001A3A14" w:rsidP="001A3A14">
      <w:pPr>
        <w:pStyle w:val="Heading4"/>
      </w:pPr>
      <w:r>
        <w:t>(--) Cautious optimism exists for the Russian economy now.</w:t>
      </w:r>
    </w:p>
    <w:p w:rsidR="001A3A14" w:rsidRDefault="001A3A14" w:rsidP="001A3A14">
      <w:r>
        <w:t xml:space="preserve">Leonid </w:t>
      </w:r>
      <w:r w:rsidRPr="00C63B0E">
        <w:rPr>
          <w:rStyle w:val="StyleStyleBold12pt"/>
        </w:rPr>
        <w:t>Saveliev,</w:t>
      </w:r>
      <w:r>
        <w:t xml:space="preserve"> (partner at Ernst &amp; Young in Moscow), MOSCOW TIMES, Apr. 7, 20</w:t>
      </w:r>
      <w:r w:rsidRPr="00C63B0E">
        <w:rPr>
          <w:rStyle w:val="StyleStyleBold12pt"/>
        </w:rPr>
        <w:t>13</w:t>
      </w:r>
      <w:r>
        <w:t>.  Retrieved Apr. 22, 2013 from http://indrus.in/economics/2013/03/07/russias_private_equity_market_is_very _attractive_22733.html, rwg</w:t>
      </w:r>
    </w:p>
    <w:p w:rsidR="00177811" w:rsidRDefault="001A3A14" w:rsidP="001A3A14">
      <w:pPr>
        <w:rPr>
          <w:sz w:val="16"/>
        </w:rPr>
      </w:pPr>
      <w:r w:rsidRPr="00C63B0E">
        <w:rPr>
          <w:rStyle w:val="StyleBoldUnderline"/>
          <w:highlight w:val="yellow"/>
        </w:rPr>
        <w:t>Overall, the Russian private equity market was growing from 2010 till 2012</w:t>
      </w:r>
      <w:r w:rsidRPr="001A3A14">
        <w:rPr>
          <w:sz w:val="16"/>
        </w:rPr>
        <w:t xml:space="preserve">, with total deal volume of $2.2 billion in 2010, $4.2 billion in 2011 and $4.6 billion in 2012. </w:t>
      </w:r>
      <w:r w:rsidRPr="00C63B0E">
        <w:rPr>
          <w:rStyle w:val="StyleBoldUnderline"/>
          <w:highlight w:val="yellow"/>
        </w:rPr>
        <w:t>The amount of capital raised in 2012 was between $5 billion and $6 billion</w:t>
      </w:r>
      <w:r w:rsidRPr="00C63B0E">
        <w:rPr>
          <w:rStyle w:val="StyleBoldUnderline"/>
        </w:rPr>
        <w:t xml:space="preserve"> </w:t>
      </w:r>
      <w:r w:rsidRPr="001A3A14">
        <w:rPr>
          <w:sz w:val="16"/>
        </w:rPr>
        <w:t>and included several funds that raised funds in excess of $400 million. It must be noted, however, that the quality of statistical private equity information is only as good as management companies are willing to report, which limits the reliability of publicly available data.</w:t>
      </w:r>
      <w:r w:rsidRPr="001A3A14">
        <w:rPr>
          <w:sz w:val="12"/>
        </w:rPr>
        <w:t>¶</w:t>
      </w:r>
      <w:r w:rsidRPr="001A3A14">
        <w:rPr>
          <w:sz w:val="16"/>
        </w:rPr>
        <w:t xml:space="preserve"> </w:t>
      </w:r>
      <w:r w:rsidRPr="00C63B0E">
        <w:rPr>
          <w:rStyle w:val="StyleBoldUnderline"/>
          <w:highlight w:val="yellow"/>
        </w:rPr>
        <w:t>In general, the current state of the Russian economy is cause for cautious optimism</w:t>
      </w:r>
      <w:r w:rsidRPr="001A3A14">
        <w:rPr>
          <w:sz w:val="16"/>
        </w:rPr>
        <w:t xml:space="preserve"> for private equities. Whereas in the private equity market in Western Europe there remains a large exit overhang — that is, companies waiting to be sold — in Russia and the CIS growth may be driven externally by the ongoing movement of investors from traditional markets to eastern European and Asian markets. The center of gravity is shifting from west to east and from north to south.</w:t>
      </w:r>
    </w:p>
    <w:p w:rsidR="00177811" w:rsidRDefault="00177811" w:rsidP="00177811">
      <w:pPr>
        <w:pStyle w:val="Heading4"/>
      </w:pPr>
      <w:r>
        <w:lastRenderedPageBreak/>
        <w:t>(--) The Russian economy will grow rapidly now:</w:t>
      </w:r>
    </w:p>
    <w:p w:rsidR="00177811" w:rsidRDefault="00177811" w:rsidP="00177811">
      <w:pPr>
        <w:pStyle w:val="StyleStyleStyleCNA9ptBefore1pt8ptPatternClear"/>
        <w:spacing w:before="0" w:line="240" w:lineRule="auto"/>
        <w:ind w:left="216" w:firstLine="0"/>
        <w:rPr>
          <w:sz w:val="24"/>
          <w:szCs w:val="24"/>
        </w:rPr>
      </w:pPr>
      <w:r w:rsidRPr="002A01B3">
        <w:rPr>
          <w:rStyle w:val="StyleStyleBold12pt"/>
        </w:rPr>
        <w:t>RUSSIA TIMES</w:t>
      </w:r>
      <w:r w:rsidRPr="002A01B3">
        <w:rPr>
          <w:sz w:val="24"/>
          <w:szCs w:val="24"/>
        </w:rPr>
        <w:t>, Jan. 3, 20</w:t>
      </w:r>
      <w:r w:rsidRPr="002A01B3">
        <w:rPr>
          <w:rStyle w:val="StyleStyleBold12pt"/>
        </w:rPr>
        <w:t>13</w:t>
      </w:r>
      <w:r w:rsidRPr="002A01B3">
        <w:rPr>
          <w:sz w:val="24"/>
          <w:szCs w:val="24"/>
        </w:rPr>
        <w:t xml:space="preserve">.  Retrieved Apr. 22, 2013 from http://rt.com/business/news/russia-world-economy-2013-997/  </w:t>
      </w:r>
    </w:p>
    <w:p w:rsidR="00177811" w:rsidRDefault="00177811" w:rsidP="00177811">
      <w:pPr>
        <w:pStyle w:val="StyleStyleStyleCNA9ptBefore1pt8ptPatternClear"/>
        <w:spacing w:before="0" w:line="240" w:lineRule="auto"/>
        <w:ind w:left="216" w:firstLine="0"/>
        <w:rPr>
          <w:sz w:val="24"/>
          <w:szCs w:val="24"/>
        </w:rPr>
      </w:pPr>
      <w:r w:rsidRPr="002A01B3">
        <w:rPr>
          <w:rStyle w:val="StyleBoldUnderline"/>
          <w:highlight w:val="yellow"/>
        </w:rPr>
        <w:t>The Russian economy managed to live through a tough 2012 and could be among the fastest growing in Europe in 2013. It’s set to rise 3.5% - 4%, with Western Europe remaining a strong threat and a major long term reshape of the economic map looming</w:t>
      </w:r>
      <w:r w:rsidRPr="002A01B3">
        <w:rPr>
          <w:sz w:val="24"/>
          <w:szCs w:val="24"/>
        </w:rPr>
        <w:t>.</w:t>
      </w:r>
    </w:p>
    <w:p w:rsidR="00177811" w:rsidRDefault="00177811" w:rsidP="00177811">
      <w:pPr>
        <w:pStyle w:val="Heading4"/>
      </w:pPr>
      <w:r>
        <w:t>(--) Russia will be one of the fastest growing economies in Europe in 2013:</w:t>
      </w:r>
    </w:p>
    <w:p w:rsidR="00177811" w:rsidRDefault="00177811" w:rsidP="00177811">
      <w:pPr>
        <w:pStyle w:val="StyleStyleStyleCNA9ptBefore1pt8ptPatternClear"/>
        <w:spacing w:before="0" w:line="240" w:lineRule="auto"/>
        <w:ind w:left="216" w:firstLine="0"/>
        <w:rPr>
          <w:sz w:val="24"/>
          <w:szCs w:val="24"/>
        </w:rPr>
      </w:pPr>
      <w:r w:rsidRPr="002A01B3">
        <w:rPr>
          <w:rStyle w:val="StyleStyleBold12pt"/>
        </w:rPr>
        <w:t>RUSSIA TIMES</w:t>
      </w:r>
      <w:r w:rsidRPr="002A01B3">
        <w:rPr>
          <w:sz w:val="24"/>
          <w:szCs w:val="24"/>
        </w:rPr>
        <w:t>, Jan. 3, 20</w:t>
      </w:r>
      <w:r w:rsidRPr="002A01B3">
        <w:rPr>
          <w:rStyle w:val="StyleStyleBold12pt"/>
        </w:rPr>
        <w:t>13</w:t>
      </w:r>
      <w:r w:rsidRPr="002A01B3">
        <w:rPr>
          <w:sz w:val="24"/>
          <w:szCs w:val="24"/>
        </w:rPr>
        <w:t xml:space="preserve">.  Retrieved Apr. 22, 2013 from http://rt.com/business/news/russia-world-economy-2013-997/  </w:t>
      </w:r>
    </w:p>
    <w:p w:rsidR="00177811" w:rsidRPr="002A01B3" w:rsidRDefault="00177811" w:rsidP="00177811">
      <w:pPr>
        <w:pStyle w:val="StyleStyleStyleCNA9ptBefore1pt8ptPatternClear"/>
        <w:spacing w:before="0" w:line="240" w:lineRule="auto"/>
        <w:ind w:left="216" w:firstLine="0"/>
        <w:rPr>
          <w:sz w:val="24"/>
          <w:szCs w:val="24"/>
        </w:rPr>
      </w:pPr>
      <w:r w:rsidRPr="002A01B3">
        <w:rPr>
          <w:sz w:val="24"/>
          <w:szCs w:val="24"/>
        </w:rPr>
        <w:t>Despite being on a slower growth track in 2012, with the growth rate much below its 6-8% average in the boom years, “</w:t>
      </w:r>
      <w:r w:rsidRPr="00372E06">
        <w:rPr>
          <w:rStyle w:val="StyleBoldUnderline"/>
          <w:highlight w:val="yellow"/>
        </w:rPr>
        <w:t>Russia will be amongst the fastest growing economies in Europe in 2013,”</w:t>
      </w:r>
      <w:r w:rsidRPr="002A01B3">
        <w:rPr>
          <w:sz w:val="24"/>
          <w:szCs w:val="24"/>
        </w:rPr>
        <w:t xml:space="preserve"> according to Ben Aris. </w:t>
      </w:r>
      <w:r w:rsidRPr="00372E06">
        <w:rPr>
          <w:rStyle w:val="StyleBoldUnderline"/>
          <w:highlight w:val="yellow"/>
        </w:rPr>
        <w:t>The 3.5% GDP growth the country produced in 2012 is Russia’s maximum potential at a time of difficult access to international debt markets and slack foreign direct investment</w:t>
      </w:r>
      <w:r w:rsidRPr="002A01B3">
        <w:rPr>
          <w:sz w:val="24"/>
          <w:szCs w:val="24"/>
        </w:rPr>
        <w:t>, Aris added. “However, there is a chance that Russia will surprise on the up side if the reform program the Kremlin has put in place starts to deliver some successes. All this assumes that there is no financial train wreck in Western Europe, which is not impossible,” the expert concluded.</w:t>
      </w:r>
    </w:p>
    <w:p w:rsidR="00177811" w:rsidRDefault="00177811" w:rsidP="00177811">
      <w:pPr>
        <w:pStyle w:val="Heading4"/>
      </w:pPr>
      <w:r>
        <w:t>(--) No recession is coming in Russia:</w:t>
      </w:r>
    </w:p>
    <w:p w:rsidR="00177811" w:rsidRPr="002A01B3" w:rsidRDefault="00177811" w:rsidP="00177811">
      <w:pPr>
        <w:pStyle w:val="StyleStyleStyleCNA9ptBefore1pt8ptPatternClear"/>
        <w:spacing w:before="0" w:line="240" w:lineRule="auto"/>
        <w:ind w:left="216" w:firstLine="0"/>
        <w:rPr>
          <w:sz w:val="24"/>
          <w:szCs w:val="24"/>
        </w:rPr>
      </w:pPr>
      <w:r w:rsidRPr="00372E06">
        <w:rPr>
          <w:rStyle w:val="StyleStyleBold12pt"/>
        </w:rPr>
        <w:t>ITAR-TASS</w:t>
      </w:r>
      <w:r w:rsidRPr="002A01B3">
        <w:rPr>
          <w:sz w:val="24"/>
          <w:szCs w:val="24"/>
        </w:rPr>
        <w:t>, Apr. 18, 20</w:t>
      </w:r>
      <w:r w:rsidRPr="00372E06">
        <w:rPr>
          <w:rStyle w:val="StyleStyleBold12pt"/>
        </w:rPr>
        <w:t>13</w:t>
      </w:r>
      <w:r w:rsidRPr="002A01B3">
        <w:rPr>
          <w:sz w:val="24"/>
          <w:szCs w:val="24"/>
        </w:rPr>
        <w:t xml:space="preserve">.  Retrieved Apr. 22, 2013 from http://indrus.in/news/2013/04/18/no_risk_of_recession_in_russian_economy_this_year_kudrin_23929.html  </w:t>
      </w:r>
      <w:r w:rsidRPr="00372E06">
        <w:rPr>
          <w:rStyle w:val="StyleBoldUnderline"/>
          <w:highlight w:val="yellow"/>
        </w:rPr>
        <w:t>Russia’s former finance minister Alexei Kudrin sees no risk of a recession in the Russian economy this year</w:t>
      </w:r>
      <w:r w:rsidRPr="002A01B3">
        <w:rPr>
          <w:sz w:val="24"/>
          <w:szCs w:val="24"/>
        </w:rPr>
        <w:t>.¶ “</w:t>
      </w:r>
      <w:r w:rsidRPr="00372E06">
        <w:rPr>
          <w:rStyle w:val="StyleBoldUnderline"/>
          <w:highlight w:val="yellow"/>
        </w:rPr>
        <w:t>I believe that a deep recession can be avoided</w:t>
      </w:r>
      <w:r w:rsidRPr="002A01B3">
        <w:rPr>
          <w:sz w:val="24"/>
          <w:szCs w:val="24"/>
        </w:rPr>
        <w:t>,” Kudrin told the media on the sidelines of Sberbank’s forum Russia-2013.¶ He believes Russia is faced with some risks related with Europe, with falling economic growth rates and with the United States.¶ “That will influence us, of course,” he said.</w:t>
      </w:r>
    </w:p>
    <w:p w:rsidR="00177811" w:rsidRPr="002A01B3" w:rsidRDefault="00177811" w:rsidP="00177811">
      <w:pPr>
        <w:pStyle w:val="StyleStyleStyleCNA9ptBefore1pt8ptPatternClear"/>
        <w:spacing w:before="0" w:line="240" w:lineRule="auto"/>
        <w:ind w:left="216" w:firstLine="0"/>
        <w:rPr>
          <w:sz w:val="24"/>
          <w:szCs w:val="24"/>
        </w:rPr>
      </w:pPr>
    </w:p>
    <w:p w:rsidR="00177811" w:rsidRDefault="00177811" w:rsidP="00177811">
      <w:pPr>
        <w:pStyle w:val="Heading4"/>
      </w:pPr>
      <w:r>
        <w:t>(--) No Russian recession this year.</w:t>
      </w:r>
    </w:p>
    <w:p w:rsidR="00177811" w:rsidRDefault="00177811" w:rsidP="00177811">
      <w:pPr>
        <w:pStyle w:val="StyleStyleStyleCNA9ptBefore1pt8ptPatternClear"/>
        <w:spacing w:before="0" w:line="240" w:lineRule="auto"/>
        <w:rPr>
          <w:sz w:val="24"/>
          <w:szCs w:val="24"/>
        </w:rPr>
      </w:pPr>
      <w:r w:rsidRPr="002A01B3">
        <w:rPr>
          <w:sz w:val="24"/>
          <w:szCs w:val="24"/>
        </w:rPr>
        <w:t xml:space="preserve">Jane </w:t>
      </w:r>
      <w:r w:rsidRPr="00372E06">
        <w:rPr>
          <w:rStyle w:val="StyleStyleBold12pt"/>
        </w:rPr>
        <w:t>Hatcher,</w:t>
      </w:r>
      <w:r w:rsidRPr="002A01B3">
        <w:rPr>
          <w:sz w:val="24"/>
          <w:szCs w:val="24"/>
        </w:rPr>
        <w:t xml:space="preserve"> (staff writer), Apr. 19, 20</w:t>
      </w:r>
      <w:r w:rsidRPr="00372E06">
        <w:rPr>
          <w:rStyle w:val="StyleStyleBold12pt"/>
        </w:rPr>
        <w:t>13</w:t>
      </w:r>
      <w:r w:rsidRPr="002A01B3">
        <w:rPr>
          <w:sz w:val="24"/>
          <w:szCs w:val="24"/>
        </w:rPr>
        <w:t xml:space="preserve">.  Retrieved Apr. 22, 2013 from http://www.nzweek.com/business/financial-experts-see-no-danger-of-russian-recession-60506/  MOSCOW, April 18 — </w:t>
      </w:r>
      <w:r w:rsidRPr="00372E06">
        <w:rPr>
          <w:rStyle w:val="StyleBoldUnderline"/>
          <w:highlight w:val="yellow"/>
        </w:rPr>
        <w:t>The Russian economy likely will not slide into recession this year, leading financial and economic experts said Thursday.¶ “I don’t foresee a recession</w:t>
      </w:r>
      <w:r w:rsidRPr="002A01B3">
        <w:rPr>
          <w:sz w:val="24"/>
          <w:szCs w:val="24"/>
        </w:rPr>
        <w:t>. Formally, recession means lack of growth for two consequent quarters. I don’t think this is real,” German Gref, board chairman of Sherbank, Russia’s largest commercial bank, told reporters at the annual Russia Forum.</w:t>
      </w:r>
    </w:p>
    <w:p w:rsidR="00177811" w:rsidRDefault="00177811" w:rsidP="00177811">
      <w:pPr>
        <w:pStyle w:val="Heading4"/>
      </w:pPr>
      <w:r>
        <w:lastRenderedPageBreak/>
        <w:t>(--) Russian economy will grow now.</w:t>
      </w:r>
    </w:p>
    <w:p w:rsidR="00177811" w:rsidRDefault="00177811" w:rsidP="00177811">
      <w:pPr>
        <w:pStyle w:val="StyleStyleStyleCNA9ptBefore1pt8ptPatternClear"/>
        <w:spacing w:before="0" w:line="240" w:lineRule="auto"/>
        <w:rPr>
          <w:sz w:val="24"/>
          <w:szCs w:val="24"/>
        </w:rPr>
      </w:pPr>
      <w:r w:rsidRPr="002A01B3">
        <w:rPr>
          <w:sz w:val="24"/>
          <w:szCs w:val="24"/>
        </w:rPr>
        <w:t xml:space="preserve">Jane </w:t>
      </w:r>
      <w:r w:rsidRPr="00372E06">
        <w:rPr>
          <w:rStyle w:val="StyleStyleBold12pt"/>
        </w:rPr>
        <w:t>Hatcher,</w:t>
      </w:r>
      <w:r w:rsidRPr="002A01B3">
        <w:rPr>
          <w:sz w:val="24"/>
          <w:szCs w:val="24"/>
        </w:rPr>
        <w:t xml:space="preserve"> (staff writer), Apr. 19, 20</w:t>
      </w:r>
      <w:r w:rsidRPr="00372E06">
        <w:rPr>
          <w:rStyle w:val="StyleStyleBold12pt"/>
        </w:rPr>
        <w:t>13</w:t>
      </w:r>
      <w:r w:rsidRPr="002A01B3">
        <w:rPr>
          <w:sz w:val="24"/>
          <w:szCs w:val="24"/>
        </w:rPr>
        <w:t xml:space="preserve">.  Retrieved Apr. 22, 2013 from http://www.nzweek.com/business/financial-experts-see-no-danger-of-russian-recession-60506/ </w:t>
      </w:r>
      <w:r w:rsidRPr="00372E06">
        <w:rPr>
          <w:rStyle w:val="StyleBoldUnderline"/>
          <w:highlight w:val="yellow"/>
        </w:rPr>
        <w:t>He admitted that the Russian economy was affected by the economic slowdown in Europe and the U.S., but it still would grow by about 3 percent in 2013</w:t>
      </w:r>
      <w:r w:rsidRPr="002A01B3">
        <w:rPr>
          <w:sz w:val="24"/>
          <w:szCs w:val="24"/>
        </w:rPr>
        <w:t>.</w:t>
      </w:r>
    </w:p>
    <w:p w:rsidR="00177811" w:rsidRDefault="00177811" w:rsidP="00177811">
      <w:pPr>
        <w:pStyle w:val="Heading4"/>
      </w:pPr>
      <w:r>
        <w:t>(--) Russia’s economy will grow now.</w:t>
      </w:r>
    </w:p>
    <w:p w:rsidR="00177811" w:rsidRDefault="00177811" w:rsidP="00177811">
      <w:pPr>
        <w:pStyle w:val="StyleStyleStyleCNA9ptBefore1pt8ptPatternClear"/>
        <w:spacing w:before="0" w:line="240" w:lineRule="auto"/>
        <w:ind w:left="216" w:firstLine="0"/>
        <w:rPr>
          <w:sz w:val="24"/>
          <w:szCs w:val="24"/>
        </w:rPr>
      </w:pPr>
      <w:r w:rsidRPr="0038687C">
        <w:rPr>
          <w:rStyle w:val="StyleStyleBold12pt"/>
        </w:rPr>
        <w:t>RUSSIA TIMES</w:t>
      </w:r>
      <w:r w:rsidRPr="002A01B3">
        <w:rPr>
          <w:sz w:val="24"/>
          <w:szCs w:val="24"/>
        </w:rPr>
        <w:t>, Jan. 3, 20</w:t>
      </w:r>
      <w:r w:rsidRPr="0038687C">
        <w:rPr>
          <w:rStyle w:val="StyleStyleBold12pt"/>
        </w:rPr>
        <w:t>13</w:t>
      </w:r>
      <w:r w:rsidRPr="002A01B3">
        <w:rPr>
          <w:sz w:val="24"/>
          <w:szCs w:val="24"/>
        </w:rPr>
        <w:t xml:space="preserve">.  Retrieved Apr. 22, 2013 from http://rt.com/business/news/russia-world-economy-2013-997/  Ivan Tchakarov, the chief economist for Russia and CIS at Renaissance Capital, also joined the club of optimists, saying that </w:t>
      </w:r>
      <w:r w:rsidRPr="0038687C">
        <w:rPr>
          <w:rStyle w:val="StyleBoldUnderline"/>
          <w:highlight w:val="yellow"/>
        </w:rPr>
        <w:t>given “a very modest positive GDP growth in Europe next year, or at least not another recession as in 2012… 2013 should be a better year for Russia.”¶ With the oil prices expected to stand at about $110/bbl</w:t>
      </w:r>
      <w:r w:rsidRPr="002A01B3">
        <w:rPr>
          <w:sz w:val="24"/>
          <w:szCs w:val="24"/>
        </w:rPr>
        <w:t xml:space="preserve">, and inflation at 7% in 2013, </w:t>
      </w:r>
      <w:r w:rsidRPr="0038687C">
        <w:rPr>
          <w:rStyle w:val="StyleBoldUnderline"/>
          <w:highlight w:val="yellow"/>
        </w:rPr>
        <w:t>Russia is set to grow about 4% during the year</w:t>
      </w:r>
      <w:r w:rsidRPr="002A01B3">
        <w:rPr>
          <w:sz w:val="24"/>
          <w:szCs w:val="24"/>
        </w:rPr>
        <w:t>, Renaissance Capital expert forecasts.</w:t>
      </w:r>
    </w:p>
    <w:p w:rsidR="001A3A14" w:rsidRPr="001A3A14" w:rsidRDefault="001A3A14" w:rsidP="001A3A14">
      <w:pPr>
        <w:rPr>
          <w:sz w:val="16"/>
        </w:rPr>
      </w:pPr>
    </w:p>
    <w:p w:rsidR="00443257" w:rsidRDefault="00F70751" w:rsidP="00F70751">
      <w:pPr>
        <w:pStyle w:val="Heading3"/>
        <w:rPr>
          <w:rFonts w:eastAsia="Times New Roman"/>
        </w:rPr>
      </w:pPr>
      <w:bookmarkStart w:id="15" w:name="_Toc362007427"/>
      <w:r>
        <w:rPr>
          <w:rFonts w:eastAsia="Times New Roman"/>
        </w:rPr>
        <w:lastRenderedPageBreak/>
        <w:t xml:space="preserve">UQ:  </w:t>
      </w:r>
      <w:r w:rsidR="00443257">
        <w:rPr>
          <w:rFonts w:eastAsia="Times New Roman"/>
        </w:rPr>
        <w:t>Oil Prices Uniqueness Wall</w:t>
      </w:r>
      <w:bookmarkEnd w:id="15"/>
    </w:p>
    <w:p w:rsidR="001A3A14" w:rsidRDefault="001A3A14" w:rsidP="00C815EA">
      <w:pPr>
        <w:pStyle w:val="Heading4"/>
        <w:rPr>
          <w:rFonts w:eastAsia="Times New Roman"/>
        </w:rPr>
      </w:pPr>
      <w:r>
        <w:rPr>
          <w:rFonts w:eastAsia="Times New Roman"/>
        </w:rPr>
        <w:t>(--) We control issue-specific uniqueness—our Lisiana evidence indicates current oil prices are sufficient to bolster Russia’s economy.</w:t>
      </w:r>
    </w:p>
    <w:p w:rsidR="00F70751" w:rsidRPr="00322590" w:rsidRDefault="00F70751" w:rsidP="00F70751">
      <w:pPr>
        <w:pStyle w:val="Heading4"/>
        <w:rPr>
          <w:rStyle w:val="StyleStyleBold12pt"/>
          <w:b/>
        </w:rPr>
      </w:pPr>
      <w:r>
        <w:rPr>
          <w:rStyle w:val="StyleStyleBold12pt"/>
          <w:b/>
        </w:rPr>
        <w:t xml:space="preserve">(--) </w:t>
      </w:r>
      <w:r w:rsidRPr="00322590">
        <w:rPr>
          <w:rStyle w:val="StyleStyleBold12pt"/>
          <w:b/>
        </w:rPr>
        <w:t>Oil prices are surging now—over $108 a barrel:</w:t>
      </w:r>
    </w:p>
    <w:p w:rsidR="00F70751" w:rsidRDefault="00F70751" w:rsidP="00F70751">
      <w:pPr>
        <w:ind w:left="720"/>
      </w:pPr>
      <w:r w:rsidRPr="00322590">
        <w:rPr>
          <w:rStyle w:val="StyleStyleBold12pt"/>
        </w:rPr>
        <w:t>Associated Press, 7/18/2013</w:t>
      </w:r>
      <w:r>
        <w:t xml:space="preserve"> (“Crude oil, natural gas jump; crop prices fall,” </w:t>
      </w:r>
      <w:hyperlink r:id="rId20" w:history="1">
        <w:r w:rsidRPr="007D1397">
          <w:rPr>
            <w:rStyle w:val="Hyperlink"/>
          </w:rPr>
          <w:t>http://www.businessweek.com/ap/2013-07-18/crude-oil-natural-gas-jump-crop-prices-fall</w:t>
        </w:r>
      </w:hyperlink>
      <w:r>
        <w:rPr>
          <w:rStyle w:val="Hyperlink"/>
        </w:rPr>
        <w:t>, Accessed 7/19/2013, rwg)</w:t>
      </w:r>
    </w:p>
    <w:p w:rsidR="00F70751" w:rsidRPr="00322590" w:rsidRDefault="00F70751" w:rsidP="00F70751">
      <w:pPr>
        <w:rPr>
          <w:sz w:val="16"/>
        </w:rPr>
      </w:pPr>
      <w:r w:rsidRPr="00322590">
        <w:rPr>
          <w:rStyle w:val="StyleBoldUnderline"/>
          <w:highlight w:val="yellow"/>
        </w:rPr>
        <w:t xml:space="preserve">Crude oil surged to its </w:t>
      </w:r>
      <w:r w:rsidRPr="00322590">
        <w:rPr>
          <w:rStyle w:val="Emphasis"/>
          <w:highlight w:val="yellow"/>
        </w:rPr>
        <w:t>highest level in more than a year</w:t>
      </w:r>
      <w:r w:rsidRPr="00322590">
        <w:rPr>
          <w:rStyle w:val="StyleBoldUnderline"/>
          <w:highlight w:val="yellow"/>
        </w:rPr>
        <w:t xml:space="preserve"> Thursday</w:t>
      </w:r>
      <w:r w:rsidRPr="00322590">
        <w:rPr>
          <w:sz w:val="16"/>
        </w:rPr>
        <w:t xml:space="preserve"> on encouraging news about the U.S. economy.</w:t>
      </w:r>
      <w:r w:rsidRPr="00322590">
        <w:rPr>
          <w:sz w:val="12"/>
        </w:rPr>
        <w:t>¶</w:t>
      </w:r>
      <w:r w:rsidRPr="00322590">
        <w:rPr>
          <w:sz w:val="16"/>
        </w:rPr>
        <w:t xml:space="preserve"> Gold edged higher but crop prices fell.</w:t>
      </w:r>
      <w:r w:rsidRPr="00322590">
        <w:rPr>
          <w:sz w:val="12"/>
        </w:rPr>
        <w:t>¶</w:t>
      </w:r>
      <w:r w:rsidRPr="00322590">
        <w:rPr>
          <w:sz w:val="16"/>
        </w:rPr>
        <w:t xml:space="preserve"> </w:t>
      </w:r>
      <w:r w:rsidRPr="00322590">
        <w:rPr>
          <w:rStyle w:val="StyleBoldUnderline"/>
          <w:highlight w:val="yellow"/>
        </w:rPr>
        <w:t>Oil for August delivery rose</w:t>
      </w:r>
      <w:r w:rsidRPr="00322590">
        <w:rPr>
          <w:sz w:val="16"/>
        </w:rPr>
        <w:t xml:space="preserve"> $1.56 </w:t>
      </w:r>
      <w:r w:rsidRPr="00322590">
        <w:rPr>
          <w:rStyle w:val="StyleBoldUnderline"/>
          <w:highlight w:val="yellow"/>
        </w:rPr>
        <w:t>to $108.04 a barrel on the New York Mercantile Exchange Thursday</w:t>
      </w:r>
      <w:r w:rsidRPr="00322590">
        <w:rPr>
          <w:sz w:val="16"/>
        </w:rPr>
        <w:t>, the highest close since March 19, 2012.</w:t>
      </w:r>
    </w:p>
    <w:p w:rsidR="00F70751" w:rsidRPr="00F70751" w:rsidRDefault="00F70751" w:rsidP="00F70751">
      <w:pPr>
        <w:pStyle w:val="Heading4"/>
        <w:rPr>
          <w:rStyle w:val="StyleStyleBold12pt"/>
          <w:b/>
        </w:rPr>
      </w:pPr>
      <w:r>
        <w:rPr>
          <w:rStyle w:val="StyleStyleBold12pt"/>
          <w:b/>
        </w:rPr>
        <w:t xml:space="preserve">(--) </w:t>
      </w:r>
      <w:r w:rsidRPr="00F70751">
        <w:rPr>
          <w:rStyle w:val="StyleStyleBold12pt"/>
          <w:b/>
        </w:rPr>
        <w:t>Oil prices are increasing now.</w:t>
      </w:r>
    </w:p>
    <w:p w:rsidR="00F70751" w:rsidRDefault="00F70751" w:rsidP="00F70751">
      <w:pPr>
        <w:ind w:left="720"/>
      </w:pPr>
      <w:r w:rsidRPr="00322590">
        <w:rPr>
          <w:rStyle w:val="StyleStyleBold12pt"/>
        </w:rPr>
        <w:t>The Gazette, 7/16/2013</w:t>
      </w:r>
      <w:r>
        <w:t xml:space="preserve"> (“Crude oil prices hit three-month high,” </w:t>
      </w:r>
      <w:hyperlink r:id="rId21" w:history="1">
        <w:r w:rsidRPr="007D1397">
          <w:rPr>
            <w:rStyle w:val="Hyperlink"/>
          </w:rPr>
          <w:t>http://thegazette.com/2013/07/16/crude-oil-prices-hit-three-month-high/</w:t>
        </w:r>
      </w:hyperlink>
      <w:r>
        <w:rPr>
          <w:rStyle w:val="Hyperlink"/>
        </w:rPr>
        <w:t>, Accessed 7/19/2013, rwg)</w:t>
      </w:r>
    </w:p>
    <w:p w:rsidR="00F70751" w:rsidRPr="00F70751" w:rsidRDefault="00F70751" w:rsidP="00F70751">
      <w:pPr>
        <w:rPr>
          <w:sz w:val="16"/>
        </w:rPr>
      </w:pPr>
      <w:r w:rsidRPr="00F70751">
        <w:rPr>
          <w:rStyle w:val="StyleBoldUnderline"/>
          <w:highlight w:val="yellow"/>
        </w:rPr>
        <w:t xml:space="preserve">Brent crude oil rose towards $110 per barrel on Tuesday, reaching a </w:t>
      </w:r>
      <w:r w:rsidRPr="00F70751">
        <w:rPr>
          <w:rStyle w:val="Emphasis"/>
          <w:highlight w:val="yellow"/>
        </w:rPr>
        <w:t>three-month high</w:t>
      </w:r>
      <w:r w:rsidRPr="00F70751">
        <w:rPr>
          <w:rStyle w:val="Emphasis"/>
        </w:rPr>
        <w:t>,</w:t>
      </w:r>
      <w:r w:rsidRPr="00F70751">
        <w:rPr>
          <w:sz w:val="16"/>
        </w:rPr>
        <w:t xml:space="preserve"> due to lower U.S. inventories, firm demand and concern that turmoil in Egypt could disrupt supply.</w:t>
      </w:r>
      <w:r w:rsidRPr="00F70751">
        <w:rPr>
          <w:sz w:val="12"/>
        </w:rPr>
        <w:t>¶</w:t>
      </w:r>
      <w:r w:rsidRPr="00F70751">
        <w:rPr>
          <w:sz w:val="16"/>
        </w:rPr>
        <w:t xml:space="preserve"> </w:t>
      </w:r>
      <w:r w:rsidRPr="00F70751">
        <w:rPr>
          <w:rStyle w:val="StyleBoldUnderline"/>
          <w:highlight w:val="yellow"/>
        </w:rPr>
        <w:t>Brent crude gained 21 cents to $109.30 a barrel</w:t>
      </w:r>
      <w:r w:rsidRPr="00F70751">
        <w:rPr>
          <w:sz w:val="16"/>
        </w:rPr>
        <w:t xml:space="preserve"> by 1400 GMT. U.S. oil added 33 cents to $106.65. It touched its highest since March last year of $107.45 on July 11.</w:t>
      </w:r>
    </w:p>
    <w:p w:rsidR="00F70751" w:rsidRDefault="00F70751" w:rsidP="00F70751">
      <w:pPr>
        <w:pStyle w:val="Heading4"/>
      </w:pPr>
      <w:r>
        <w:t>(--) Oil is at a $106 dollars a barrel now.</w:t>
      </w:r>
    </w:p>
    <w:p w:rsidR="00F70751" w:rsidRDefault="00F70751" w:rsidP="00F70751">
      <w:pPr>
        <w:ind w:left="720"/>
      </w:pPr>
      <w:r>
        <w:t xml:space="preserve">George </w:t>
      </w:r>
      <w:r w:rsidRPr="00322590">
        <w:rPr>
          <w:rStyle w:val="StyleStyleBold12pt"/>
        </w:rPr>
        <w:t>Leong, 7/18/2013</w:t>
      </w:r>
      <w:r>
        <w:t xml:space="preserve"> (staff writer, “Why You Shouldn’t Be Worried About Surging Oil Prices,” </w:t>
      </w:r>
      <w:hyperlink r:id="rId22" w:history="1">
        <w:r w:rsidRPr="007D1397">
          <w:rPr>
            <w:rStyle w:val="Hyperlink"/>
          </w:rPr>
          <w:t>http://wallstreetsectorselector.com/2013/07/why-you-shouldnt-be-worried-about-surging-oil-prices/</w:t>
        </w:r>
      </w:hyperlink>
      <w:r>
        <w:rPr>
          <w:rStyle w:val="Hyperlink"/>
        </w:rPr>
        <w:t>, Accessed 7/19/2013, rwg)</w:t>
      </w:r>
    </w:p>
    <w:p w:rsidR="00F70751" w:rsidRPr="00322590" w:rsidRDefault="00F70751" w:rsidP="00F70751">
      <w:pPr>
        <w:rPr>
          <w:rStyle w:val="StyleBoldUnderline"/>
        </w:rPr>
      </w:pPr>
      <w:r>
        <w:t xml:space="preserve">I accept that, but </w:t>
      </w:r>
      <w:r w:rsidRPr="00322590">
        <w:rPr>
          <w:rStyle w:val="StyleBoldUnderline"/>
          <w:highlight w:val="yellow"/>
        </w:rPr>
        <w:t>what I don’t understand is the surging increase in oil prices. Oil</w:t>
      </w:r>
      <w:r>
        <w:t xml:space="preserve"> (NYSEARCA:USO)  </w:t>
      </w:r>
      <w:r w:rsidRPr="00322590">
        <w:rPr>
          <w:rStyle w:val="StyleBoldUnderline"/>
          <w:highlight w:val="yellow"/>
        </w:rPr>
        <w:t>is now more than $106.00 a barrel.</w:t>
      </w:r>
    </w:p>
    <w:p w:rsidR="00322590" w:rsidRDefault="00F70751" w:rsidP="00322590">
      <w:pPr>
        <w:pStyle w:val="Heading4"/>
      </w:pPr>
      <w:r>
        <w:t xml:space="preserve">(--) </w:t>
      </w:r>
      <w:r w:rsidR="00322590">
        <w:t>Oil prices are increasing now.</w:t>
      </w:r>
    </w:p>
    <w:p w:rsidR="00322590" w:rsidRDefault="00322590" w:rsidP="00322590">
      <w:pPr>
        <w:ind w:left="720"/>
      </w:pPr>
      <w:r>
        <w:t xml:space="preserve">SHAWN </w:t>
      </w:r>
      <w:r w:rsidRPr="00A85CCB">
        <w:rPr>
          <w:rStyle w:val="StyleStyleBold12pt"/>
        </w:rPr>
        <w:t>McCARTHY, 7/18/2013</w:t>
      </w:r>
      <w:r>
        <w:t xml:space="preserve"> (staff writer, “North American oil prices surge toward global levels,” </w:t>
      </w:r>
      <w:hyperlink r:id="rId23" w:history="1">
        <w:r w:rsidRPr="007D1397">
          <w:rPr>
            <w:rStyle w:val="Hyperlink"/>
          </w:rPr>
          <w:t>http://www.theglobeandmail.com/report-on-business/industry-news/energy-and-resources/north-american-oil-prices-surge-toward-global-levels/article13313143/</w:t>
        </w:r>
      </w:hyperlink>
      <w:r>
        <w:t>, Accessed 7/18/2013, rwg)</w:t>
      </w:r>
    </w:p>
    <w:p w:rsidR="00322590" w:rsidRDefault="00322590" w:rsidP="00322590">
      <w:pPr>
        <w:rPr>
          <w:sz w:val="16"/>
        </w:rPr>
      </w:pPr>
      <w:r w:rsidRPr="00A85CCB">
        <w:rPr>
          <w:rStyle w:val="StyleBoldUnderline"/>
          <w:highlight w:val="yellow"/>
        </w:rPr>
        <w:lastRenderedPageBreak/>
        <w:t>Pump prices in North America have been on the rise in recent weeks</w:t>
      </w:r>
      <w:r w:rsidRPr="00A85CCB">
        <w:rPr>
          <w:sz w:val="16"/>
        </w:rPr>
        <w:t xml:space="preserve"> – averaging $1.344 a litre (Canadian) this week according to a survey by Kent Marketing – </w:t>
      </w:r>
      <w:r w:rsidRPr="00A85CCB">
        <w:rPr>
          <w:rStyle w:val="StyleBoldUnderline"/>
          <w:highlight w:val="yellow"/>
        </w:rPr>
        <w:t>and could climb further based on higher WTI prices</w:t>
      </w:r>
      <w:r w:rsidRPr="00A85CCB">
        <w:rPr>
          <w:sz w:val="16"/>
        </w:rPr>
        <w:t>, the economist said.</w:t>
      </w:r>
    </w:p>
    <w:p w:rsidR="00F70751" w:rsidRDefault="00F70751" w:rsidP="00F70751">
      <w:pPr>
        <w:pStyle w:val="Heading4"/>
      </w:pPr>
      <w:r>
        <w:t>(--) Oil price increases are fueling gas price increases.</w:t>
      </w:r>
    </w:p>
    <w:p w:rsidR="00F70751" w:rsidRDefault="00F70751" w:rsidP="00F70751">
      <w:pPr>
        <w:ind w:left="720"/>
      </w:pPr>
      <w:r>
        <w:t xml:space="preserve">Tamara </w:t>
      </w:r>
      <w:r w:rsidRPr="00322590">
        <w:rPr>
          <w:rStyle w:val="StyleStyleBold12pt"/>
        </w:rPr>
        <w:t>Lytle, 7/18/2013</w:t>
      </w:r>
      <w:r>
        <w:t xml:space="preserve"> (staff writer, “Wave Goodbye to $3 Gasoline,” </w:t>
      </w:r>
      <w:hyperlink r:id="rId24" w:history="1">
        <w:r w:rsidRPr="007D1397">
          <w:rPr>
            <w:rStyle w:val="Hyperlink"/>
          </w:rPr>
          <w:t>http://blog.aarp.org/2013/07/18/wave-goodbye-to-3-gasoline-oil-prices-gas-summer-demand/</w:t>
        </w:r>
      </w:hyperlink>
      <w:r>
        <w:rPr>
          <w:rStyle w:val="Hyperlink"/>
        </w:rPr>
        <w:t>, Accessed 7/19/2013, rwg)</w:t>
      </w:r>
    </w:p>
    <w:p w:rsidR="00F70751" w:rsidRPr="00322590" w:rsidRDefault="00F70751" w:rsidP="00F70751">
      <w:pPr>
        <w:rPr>
          <w:sz w:val="14"/>
        </w:rPr>
      </w:pPr>
      <w:r w:rsidRPr="00322590">
        <w:rPr>
          <w:sz w:val="14"/>
        </w:rPr>
        <w:t xml:space="preserve">AAA’s Chris Plaushin, testifying on July 16 before the Senate Energy and Natural Resources Committee, said </w:t>
      </w:r>
      <w:r w:rsidRPr="00322590">
        <w:rPr>
          <w:rStyle w:val="StyleBoldUnderline"/>
          <w:highlight w:val="yellow"/>
        </w:rPr>
        <w:t>prices may never go below $3 a gallon again</w:t>
      </w:r>
      <w:r w:rsidRPr="00322590">
        <w:rPr>
          <w:sz w:val="14"/>
        </w:rPr>
        <w:t>.</w:t>
      </w:r>
      <w:r w:rsidRPr="00322590">
        <w:rPr>
          <w:sz w:val="12"/>
        </w:rPr>
        <w:t>¶</w:t>
      </w:r>
      <w:r w:rsidRPr="00322590">
        <w:rPr>
          <w:sz w:val="14"/>
        </w:rPr>
        <w:t xml:space="preserve"> Mobil_Gas_StationThe next day, </w:t>
      </w:r>
      <w:r w:rsidRPr="00322590">
        <w:rPr>
          <w:rStyle w:val="StyleBoldUnderline"/>
          <w:highlight w:val="yellow"/>
        </w:rPr>
        <w:t>prices inched up to an average of $3.66 a gallon for regular unleaded,</w:t>
      </w:r>
      <w:r w:rsidRPr="00322590">
        <w:rPr>
          <w:rStyle w:val="StyleBoldUnderline"/>
        </w:rPr>
        <w:t xml:space="preserve"> </w:t>
      </w:r>
      <w:r w:rsidRPr="00322590">
        <w:rPr>
          <w:sz w:val="14"/>
        </w:rPr>
        <w:t xml:space="preserve">according to Michael Green, who tracks prices for AAA. </w:t>
      </w:r>
      <w:r w:rsidRPr="00322590">
        <w:rPr>
          <w:rStyle w:val="StyleBoldUnderline"/>
          <w:highlight w:val="yellow"/>
        </w:rPr>
        <w:t>That’s a 16 cent increase in a week</w:t>
      </w:r>
      <w:r w:rsidRPr="00322590">
        <w:rPr>
          <w:sz w:val="14"/>
        </w:rPr>
        <w:t>. (You can check gas prices here.)</w:t>
      </w:r>
      <w:r w:rsidRPr="00322590">
        <w:rPr>
          <w:sz w:val="12"/>
        </w:rPr>
        <w:t>¶</w:t>
      </w:r>
      <w:r w:rsidRPr="00322590">
        <w:rPr>
          <w:sz w:val="14"/>
        </w:rPr>
        <w:t xml:space="preserve"> “</w:t>
      </w:r>
      <w:r w:rsidRPr="00322590">
        <w:rPr>
          <w:rStyle w:val="StyleBoldUnderline"/>
          <w:highlight w:val="yellow"/>
        </w:rPr>
        <w:t>This is the largest spike since February,</w:t>
      </w:r>
      <w:r w:rsidRPr="00322590">
        <w:rPr>
          <w:sz w:val="14"/>
        </w:rPr>
        <w:t>” Green said, “</w:t>
      </w:r>
      <w:r w:rsidRPr="00322590">
        <w:rPr>
          <w:rStyle w:val="StyleBoldUnderline"/>
          <w:highlight w:val="yellow"/>
        </w:rPr>
        <w:t>and gas prices are rising very quickly across the country.” They could go up another 10 cents in coming weeks</w:t>
      </w:r>
      <w:r w:rsidRPr="00322590">
        <w:rPr>
          <w:sz w:val="14"/>
        </w:rPr>
        <w:t>, he added. And that’s not even factoring in what might happen if a hurricane threatens the oil-producing Gulf of Mexico.</w:t>
      </w:r>
      <w:r w:rsidRPr="00322590">
        <w:rPr>
          <w:sz w:val="12"/>
        </w:rPr>
        <w:t>¶</w:t>
      </w:r>
      <w:r w:rsidRPr="00322590">
        <w:rPr>
          <w:sz w:val="14"/>
        </w:rPr>
        <w:t xml:space="preserve"> </w:t>
      </w:r>
      <w:r w:rsidRPr="00322590">
        <w:rPr>
          <w:rStyle w:val="StyleBoldUnderline"/>
          <w:highlight w:val="yellow"/>
        </w:rPr>
        <w:t>The increases are due to rising summer demand and high crude oil prices</w:t>
      </w:r>
      <w:r w:rsidRPr="00322590">
        <w:rPr>
          <w:sz w:val="14"/>
        </w:rPr>
        <w:t>, which have gone up because of unrest in Egypt and worries about access to the Suez Canal for oil shipments.</w:t>
      </w:r>
    </w:p>
    <w:p w:rsidR="00C815EA" w:rsidRDefault="00F70751" w:rsidP="00C815EA">
      <w:pPr>
        <w:pStyle w:val="Heading4"/>
        <w:rPr>
          <w:rFonts w:eastAsia="Times New Roman"/>
        </w:rPr>
      </w:pPr>
      <w:r>
        <w:rPr>
          <w:rFonts w:eastAsia="Times New Roman"/>
        </w:rPr>
        <w:t xml:space="preserve">(--) </w:t>
      </w:r>
      <w:r w:rsidR="00C815EA">
        <w:rPr>
          <w:rFonts w:eastAsia="Times New Roman"/>
        </w:rPr>
        <w:t>Oil prices increasing now</w:t>
      </w:r>
    </w:p>
    <w:p w:rsidR="00C815EA" w:rsidRPr="00C815EA" w:rsidRDefault="00C815EA" w:rsidP="00F70751">
      <w:pPr>
        <w:ind w:left="720"/>
      </w:pPr>
      <w:r w:rsidRPr="00C815EA">
        <w:rPr>
          <w:rStyle w:val="StyleStyleBold12pt"/>
        </w:rPr>
        <w:t>The Associated Press</w:t>
      </w:r>
      <w:r>
        <w:t xml:space="preserve"> </w:t>
      </w:r>
      <w:r w:rsidR="00F70751" w:rsidRPr="00F70751">
        <w:rPr>
          <w:rStyle w:val="StyleStyleBold12pt"/>
        </w:rPr>
        <w:t>6/26/2013</w:t>
      </w:r>
      <w:r w:rsidR="00F70751">
        <w:t xml:space="preserve"> </w:t>
      </w:r>
      <w:r>
        <w:t>Wed, Jun 26, 20</w:t>
      </w:r>
      <w:r w:rsidRPr="00C815EA">
        <w:rPr>
          <w:rStyle w:val="StyleStyleBold12pt"/>
        </w:rPr>
        <w:t>13</w:t>
      </w:r>
      <w:r>
        <w:rPr>
          <w:rStyle w:val="StyleStyleBold12pt"/>
        </w:rPr>
        <w:t xml:space="preserve">. </w:t>
      </w:r>
      <w:r w:rsidRPr="00C815EA">
        <w:rPr>
          <w:rStyle w:val="StyleStyleBold12pt"/>
          <w:b w:val="0"/>
          <w:sz w:val="18"/>
          <w:szCs w:val="18"/>
        </w:rPr>
        <w:t>“Oil higher on durable goods data; pump price down” from http://au.finance.yahoo.com/news/oil-higher-durable-goods-data-165508288.html</w:t>
      </w:r>
    </w:p>
    <w:p w:rsidR="00C815EA" w:rsidRPr="00F70751" w:rsidRDefault="00C815EA" w:rsidP="00C815EA">
      <w:pPr>
        <w:shd w:val="clear" w:color="auto" w:fill="FFFFFF"/>
        <w:spacing w:before="165" w:after="0" w:line="337" w:lineRule="atLeast"/>
        <w:rPr>
          <w:rFonts w:ascii="Georgia" w:eastAsia="Times New Roman" w:hAnsi="Georgia" w:cs="Times New Roman"/>
          <w:color w:val="000000"/>
          <w:sz w:val="14"/>
          <w:szCs w:val="21"/>
        </w:rPr>
      </w:pPr>
      <w:r w:rsidRPr="00F70751">
        <w:rPr>
          <w:rFonts w:ascii="Georgia" w:eastAsia="Times New Roman" w:hAnsi="Georgia" w:cs="Times New Roman"/>
          <w:color w:val="000000"/>
          <w:sz w:val="14"/>
          <w:szCs w:val="21"/>
        </w:rPr>
        <w:t xml:space="preserve">NEW YORK (AP) -- </w:t>
      </w:r>
      <w:r w:rsidRPr="00C815EA">
        <w:rPr>
          <w:rStyle w:val="StyleBoldUnderline"/>
          <w:highlight w:val="yellow"/>
        </w:rPr>
        <w:t>The price of oil showed a small gain Tuesday,</w:t>
      </w:r>
      <w:r w:rsidRPr="00F70751">
        <w:rPr>
          <w:rFonts w:ascii="Georgia" w:eastAsia="Times New Roman" w:hAnsi="Georgia" w:cs="Times New Roman"/>
          <w:color w:val="000000"/>
          <w:sz w:val="14"/>
          <w:szCs w:val="21"/>
        </w:rPr>
        <w:t xml:space="preserve"> as positive U.S. economic news provided some support while traders wait for the latest supply reports.</w:t>
      </w:r>
      <w:r w:rsidR="00F70751" w:rsidRPr="00F70751">
        <w:rPr>
          <w:rFonts w:ascii="Georgia" w:eastAsia="Times New Roman" w:hAnsi="Georgia" w:cs="Times New Roman"/>
          <w:color w:val="000000"/>
          <w:sz w:val="12"/>
          <w:szCs w:val="21"/>
        </w:rPr>
        <w:t>¶</w:t>
      </w:r>
      <w:r w:rsidRPr="00F70751">
        <w:rPr>
          <w:rFonts w:ascii="Georgia" w:eastAsia="Times New Roman" w:hAnsi="Georgia" w:cs="Times New Roman"/>
          <w:color w:val="000000"/>
          <w:sz w:val="14"/>
          <w:szCs w:val="21"/>
        </w:rPr>
        <w:t xml:space="preserve"> In New York </w:t>
      </w:r>
      <w:r w:rsidRPr="00C815EA">
        <w:rPr>
          <w:rStyle w:val="StyleBoldUnderline"/>
          <w:highlight w:val="yellow"/>
        </w:rPr>
        <w:t>benchmark oil for August delivery rose 14 cents</w:t>
      </w:r>
      <w:r w:rsidRPr="00F70751">
        <w:rPr>
          <w:rFonts w:ascii="Georgia" w:eastAsia="Times New Roman" w:hAnsi="Georgia" w:cs="Times New Roman"/>
          <w:color w:val="000000"/>
          <w:sz w:val="14"/>
          <w:szCs w:val="21"/>
        </w:rPr>
        <w:t xml:space="preserve"> to end at $95.32 a barrel.</w:t>
      </w:r>
      <w:r w:rsidR="00F70751" w:rsidRPr="00F70751">
        <w:rPr>
          <w:rFonts w:ascii="Georgia" w:eastAsia="Times New Roman" w:hAnsi="Georgia" w:cs="Times New Roman"/>
          <w:color w:val="000000"/>
          <w:sz w:val="12"/>
          <w:szCs w:val="21"/>
        </w:rPr>
        <w:t>¶</w:t>
      </w:r>
      <w:r w:rsidRPr="00F70751">
        <w:rPr>
          <w:rFonts w:ascii="Georgia" w:eastAsia="Times New Roman" w:hAnsi="Georgia" w:cs="Times New Roman"/>
          <w:color w:val="000000"/>
          <w:sz w:val="14"/>
          <w:szCs w:val="21"/>
        </w:rPr>
        <w:t xml:space="preserve"> A trio of </w:t>
      </w:r>
      <w:r w:rsidRPr="00C815EA">
        <w:rPr>
          <w:rStyle w:val="StyleBoldUnderline"/>
          <w:highlight w:val="yellow"/>
        </w:rPr>
        <w:t>economic reports boosted both oil and stocks.</w:t>
      </w:r>
      <w:r w:rsidRPr="00F70751">
        <w:rPr>
          <w:rFonts w:ascii="Georgia" w:eastAsia="Times New Roman" w:hAnsi="Georgia" w:cs="Times New Roman"/>
          <w:color w:val="000000"/>
          <w:sz w:val="14"/>
          <w:szCs w:val="21"/>
        </w:rPr>
        <w:t xml:space="preserve"> The government said U.S. businesses ordered more long-lasting manufactured goods, including a surge in commercial aircraft orders. Readings on home prices and consumer confidence were also positive.</w:t>
      </w:r>
      <w:r w:rsidR="00F70751" w:rsidRPr="00F70751">
        <w:rPr>
          <w:rFonts w:ascii="Georgia" w:eastAsia="Times New Roman" w:hAnsi="Georgia" w:cs="Times New Roman"/>
          <w:color w:val="000000"/>
          <w:sz w:val="12"/>
          <w:szCs w:val="21"/>
        </w:rPr>
        <w:t>¶</w:t>
      </w:r>
      <w:r w:rsidRPr="00F70751">
        <w:rPr>
          <w:rFonts w:ascii="Georgia" w:eastAsia="Times New Roman" w:hAnsi="Georgia" w:cs="Times New Roman"/>
          <w:color w:val="000000"/>
          <w:sz w:val="14"/>
          <w:szCs w:val="21"/>
        </w:rPr>
        <w:t xml:space="preserve"> The Dow Jones industrial average was up more than 100 points in afternoon trading. Oil trading is often influenced by stock market trends which can reflect the state of confidence in the economic outlook.</w:t>
      </w:r>
      <w:r w:rsidR="00F70751" w:rsidRPr="00F70751">
        <w:rPr>
          <w:rFonts w:ascii="Georgia" w:eastAsia="Times New Roman" w:hAnsi="Georgia" w:cs="Times New Roman"/>
          <w:color w:val="000000"/>
          <w:sz w:val="12"/>
          <w:szCs w:val="21"/>
        </w:rPr>
        <w:t>¶</w:t>
      </w:r>
      <w:r w:rsidRPr="00F70751">
        <w:rPr>
          <w:rFonts w:ascii="Georgia" w:eastAsia="Times New Roman" w:hAnsi="Georgia" w:cs="Times New Roman"/>
          <w:color w:val="000000"/>
          <w:sz w:val="14"/>
          <w:szCs w:val="21"/>
        </w:rPr>
        <w:t xml:space="preserve"> Traders are awaiting the weekly report on oil and gasoline supplies due out Wednesday from the Energy Department. The nation's supply of crude oil is near a record level, while gasoline supplies remain high because of tepid demand.</w:t>
      </w:r>
      <w:r w:rsidR="00F70751" w:rsidRPr="00F70751">
        <w:rPr>
          <w:rFonts w:ascii="Georgia" w:eastAsia="Times New Roman" w:hAnsi="Georgia" w:cs="Times New Roman"/>
          <w:color w:val="000000"/>
          <w:sz w:val="12"/>
          <w:szCs w:val="21"/>
        </w:rPr>
        <w:t>¶</w:t>
      </w:r>
      <w:r w:rsidRPr="00F70751">
        <w:rPr>
          <w:rFonts w:ascii="Georgia" w:eastAsia="Times New Roman" w:hAnsi="Georgia" w:cs="Times New Roman"/>
          <w:color w:val="000000"/>
          <w:sz w:val="14"/>
          <w:szCs w:val="21"/>
        </w:rPr>
        <w:t xml:space="preserve"> Drivers are seeing some relief in gas prices. The price of a gallon fell a penny to an average of $3.55. It's dropped 8 cents in two weeks.</w:t>
      </w:r>
      <w:r w:rsidR="00F70751" w:rsidRPr="00F70751">
        <w:rPr>
          <w:rFonts w:ascii="Georgia" w:eastAsia="Times New Roman" w:hAnsi="Georgia" w:cs="Times New Roman"/>
          <w:color w:val="000000"/>
          <w:sz w:val="12"/>
          <w:szCs w:val="21"/>
        </w:rPr>
        <w:t>¶</w:t>
      </w:r>
      <w:r w:rsidRPr="00F70751">
        <w:rPr>
          <w:rFonts w:ascii="Georgia" w:eastAsia="Times New Roman" w:hAnsi="Georgia" w:cs="Times New Roman"/>
          <w:color w:val="000000"/>
          <w:sz w:val="14"/>
          <w:szCs w:val="21"/>
        </w:rPr>
        <w:t xml:space="preserve"> </w:t>
      </w:r>
      <w:r w:rsidRPr="00C815EA">
        <w:rPr>
          <w:rStyle w:val="StyleBoldUnderline"/>
          <w:highlight w:val="yellow"/>
        </w:rPr>
        <w:t>Brent crude, used to set prices for oil used by many U.S. refineries to make gasoline, rose 10 cents</w:t>
      </w:r>
      <w:r w:rsidRPr="00C815EA">
        <w:rPr>
          <w:rStyle w:val="StyleBoldUnderline"/>
        </w:rPr>
        <w:t xml:space="preserve"> </w:t>
      </w:r>
      <w:r w:rsidRPr="00F70751">
        <w:rPr>
          <w:rFonts w:ascii="Georgia" w:eastAsia="Times New Roman" w:hAnsi="Georgia" w:cs="Times New Roman"/>
          <w:color w:val="000000"/>
          <w:sz w:val="14"/>
          <w:szCs w:val="21"/>
        </w:rPr>
        <w:t>to end at $101.26 a barrel.</w:t>
      </w:r>
    </w:p>
    <w:p w:rsidR="00C815EA" w:rsidRPr="00C815EA" w:rsidRDefault="00C815EA" w:rsidP="00C815EA">
      <w:pPr>
        <w:shd w:val="clear" w:color="auto" w:fill="FFFFFF"/>
        <w:spacing w:before="165" w:after="0" w:line="337" w:lineRule="atLeast"/>
        <w:rPr>
          <w:rFonts w:ascii="Georgia" w:eastAsia="Times New Roman" w:hAnsi="Georgia" w:cs="Times New Roman"/>
          <w:color w:val="000000"/>
          <w:sz w:val="21"/>
          <w:szCs w:val="21"/>
        </w:rPr>
      </w:pPr>
    </w:p>
    <w:p w:rsidR="00FD1792" w:rsidRDefault="00FD1792" w:rsidP="00FD1792"/>
    <w:p w:rsidR="00C63B0E" w:rsidRPr="00C63B0E" w:rsidRDefault="00C63B0E" w:rsidP="00C63B0E">
      <w:pPr>
        <w:rPr>
          <w:sz w:val="16"/>
        </w:rPr>
      </w:pPr>
    </w:p>
    <w:p w:rsidR="00C63B0E" w:rsidRDefault="00C63B0E" w:rsidP="00C63B0E"/>
    <w:p w:rsidR="00C63B0E" w:rsidRPr="00C63B0E" w:rsidRDefault="00C63B0E" w:rsidP="00DD08F7">
      <w:pPr>
        <w:rPr>
          <w:sz w:val="16"/>
        </w:rPr>
      </w:pPr>
    </w:p>
    <w:p w:rsidR="00DD08F7" w:rsidRDefault="00DD08F7" w:rsidP="00DD08F7"/>
    <w:p w:rsidR="00F70751" w:rsidRDefault="00F70751" w:rsidP="00F70751">
      <w:pPr>
        <w:pStyle w:val="Heading3"/>
      </w:pPr>
      <w:bookmarkStart w:id="16" w:name="_Toc362007428"/>
      <w:r>
        <w:lastRenderedPageBreak/>
        <w:t>UQ:  US oil supplies decreasing now</w:t>
      </w:r>
      <w:bookmarkEnd w:id="16"/>
    </w:p>
    <w:p w:rsidR="00F70751" w:rsidRDefault="00A02489" w:rsidP="00F70751">
      <w:pPr>
        <w:pStyle w:val="Heading4"/>
      </w:pPr>
      <w:r>
        <w:t xml:space="preserve">(--) </w:t>
      </w:r>
      <w:r w:rsidR="00F70751">
        <w:t>US oil supplies are decreasing now:</w:t>
      </w:r>
    </w:p>
    <w:p w:rsidR="00F70751" w:rsidRDefault="00F70751" w:rsidP="00F70751">
      <w:pPr>
        <w:ind w:left="720"/>
      </w:pPr>
      <w:r>
        <w:t xml:space="preserve">Malcolm </w:t>
      </w:r>
      <w:r w:rsidRPr="00322590">
        <w:rPr>
          <w:rStyle w:val="StyleStyleBold12pt"/>
        </w:rPr>
        <w:t>Morrison, 7/18/2013</w:t>
      </w:r>
      <w:r>
        <w:t xml:space="preserve"> (staff writer,  “Canadian dollar advances amid jump in oil prices, solid U.S. economic data,” </w:t>
      </w:r>
      <w:hyperlink r:id="rId25" w:history="1">
        <w:r w:rsidRPr="007D1397">
          <w:rPr>
            <w:rStyle w:val="Hyperlink"/>
          </w:rPr>
          <w:t>http://winnipeg.ctvnews.ca/canadian-dollar-advances-amid-jump-in-oil-prices-solid-u-s-economic-data-1.1372554</w:t>
        </w:r>
      </w:hyperlink>
    </w:p>
    <w:p w:rsidR="00F70751" w:rsidRDefault="00F70751" w:rsidP="00F70751">
      <w:pPr>
        <w:rPr>
          <w:rStyle w:val="StyleBoldUnderline"/>
        </w:rPr>
      </w:pPr>
      <w:r w:rsidRPr="00322590">
        <w:rPr>
          <w:rStyle w:val="StyleBoldUnderline"/>
          <w:highlight w:val="yellow"/>
        </w:rPr>
        <w:t>Despite cooling economic growth in China, the price of oil was underpinned by another sizable decline in U.S. oil supplies. The U.S. crude inventory fell by 6.9 million barrels last week, bringing the three-week decline to 27.1 million barrels.</w:t>
      </w:r>
    </w:p>
    <w:p w:rsidR="00F70751" w:rsidRDefault="00A02489" w:rsidP="00F70751">
      <w:pPr>
        <w:pStyle w:val="Heading4"/>
      </w:pPr>
      <w:r>
        <w:t xml:space="preserve">(--) </w:t>
      </w:r>
      <w:r w:rsidR="00F70751">
        <w:t>Falling US oil supplies are increasing oil prices.</w:t>
      </w:r>
    </w:p>
    <w:p w:rsidR="00F70751" w:rsidRDefault="00F70751" w:rsidP="00F70751">
      <w:pPr>
        <w:ind w:left="720"/>
      </w:pPr>
      <w:r w:rsidRPr="00322590">
        <w:rPr>
          <w:rStyle w:val="StyleStyleBold12pt"/>
        </w:rPr>
        <w:t>The Gazette, 7/16/2013</w:t>
      </w:r>
      <w:r>
        <w:t xml:space="preserve"> (“Crude oil prices hit three-month high,” </w:t>
      </w:r>
      <w:hyperlink r:id="rId26" w:history="1">
        <w:r w:rsidRPr="007D1397">
          <w:rPr>
            <w:rStyle w:val="Hyperlink"/>
          </w:rPr>
          <w:t>http://thegazette.com/2013/07/16/crude-oil-prices-hit-three-month-high/</w:t>
        </w:r>
      </w:hyperlink>
      <w:r>
        <w:rPr>
          <w:rStyle w:val="Hyperlink"/>
        </w:rPr>
        <w:t>, Accessed 7/19/2013, rwg)</w:t>
      </w:r>
    </w:p>
    <w:p w:rsidR="00F70751" w:rsidRPr="00F70751" w:rsidRDefault="00F70751" w:rsidP="00F70751">
      <w:pPr>
        <w:rPr>
          <w:rStyle w:val="StyleBoldUnderline"/>
        </w:rPr>
      </w:pPr>
      <w:r w:rsidRPr="00F70751">
        <w:rPr>
          <w:rStyle w:val="StyleBoldUnderline"/>
          <w:highlight w:val="yellow"/>
        </w:rPr>
        <w:t>Brent oil, the European benchmark, has risen 7.2 percent so far this month and is on track for its biggest monthly gain since August, lifted by sharply falling U.S. crude oil stocks</w:t>
      </w:r>
      <w:r w:rsidRPr="00F70751">
        <w:rPr>
          <w:sz w:val="16"/>
        </w:rPr>
        <w:t>, an improving economic outlook and supply disruption. U.S. crude is up 10.8 percent, its biggest rise since October 2011.</w:t>
      </w:r>
      <w:r w:rsidRPr="00F70751">
        <w:rPr>
          <w:sz w:val="12"/>
        </w:rPr>
        <w:t>¶</w:t>
      </w:r>
      <w:r w:rsidRPr="00F70751">
        <w:rPr>
          <w:sz w:val="16"/>
        </w:rPr>
        <w:t xml:space="preserve"> “</w:t>
      </w:r>
      <w:r w:rsidRPr="00F70751">
        <w:rPr>
          <w:rStyle w:val="StyleBoldUnderline"/>
          <w:highlight w:val="yellow"/>
        </w:rPr>
        <w:t xml:space="preserve">Global demand has picked up strongly. There are </w:t>
      </w:r>
      <w:r w:rsidRPr="00F70751">
        <w:rPr>
          <w:rStyle w:val="Emphasis"/>
          <w:highlight w:val="yellow"/>
        </w:rPr>
        <w:t>huge supply problems</w:t>
      </w:r>
      <w:r w:rsidRPr="00F70751">
        <w:rPr>
          <w:rStyle w:val="StyleBoldUnderline"/>
          <w:highlight w:val="yellow"/>
        </w:rPr>
        <w:t xml:space="preserve"> at a time when refineries are increasing output</w:t>
      </w:r>
      <w:r w:rsidRPr="00F70751">
        <w:rPr>
          <w:sz w:val="16"/>
        </w:rPr>
        <w:t>,” Amrita Sen, an analyst at Energy Aspects, said.</w:t>
      </w:r>
      <w:r w:rsidRPr="00F70751">
        <w:rPr>
          <w:sz w:val="12"/>
        </w:rPr>
        <w:t>¶</w:t>
      </w:r>
      <w:r w:rsidRPr="00F70751">
        <w:rPr>
          <w:sz w:val="16"/>
        </w:rPr>
        <w:t xml:space="preserve"> </w:t>
      </w:r>
      <w:r w:rsidRPr="00F70751">
        <w:rPr>
          <w:rStyle w:val="StyleBoldUnderline"/>
          <w:highlight w:val="yellow"/>
        </w:rPr>
        <w:t>She pointed to production disruption in Libya</w:t>
      </w:r>
      <w:r w:rsidRPr="00F70751">
        <w:rPr>
          <w:sz w:val="16"/>
        </w:rPr>
        <w:t xml:space="preserve">, which has been hit by protests, </w:t>
      </w:r>
      <w:r w:rsidRPr="00F70751">
        <w:rPr>
          <w:rStyle w:val="StyleBoldUnderline"/>
          <w:highlight w:val="yellow"/>
        </w:rPr>
        <w:t>and in Nigeria, which has been affected by oil theft leading to its lowest output in years.</w:t>
      </w:r>
    </w:p>
    <w:p w:rsidR="00F70751" w:rsidRPr="00322590" w:rsidRDefault="00F70751" w:rsidP="00F70751">
      <w:pPr>
        <w:rPr>
          <w:rStyle w:val="StyleBoldUnderline"/>
        </w:rPr>
      </w:pPr>
    </w:p>
    <w:p w:rsidR="00F70751" w:rsidRPr="00F70751" w:rsidRDefault="00F70751" w:rsidP="00F70751"/>
    <w:p w:rsidR="00372E06" w:rsidRDefault="00372E06" w:rsidP="00372E06">
      <w:pPr>
        <w:rPr>
          <w:rStyle w:val="StyleBoldUnderline"/>
          <w:highlight w:val="yellow"/>
        </w:rPr>
      </w:pPr>
      <w:r>
        <w:rPr>
          <w:rStyle w:val="StyleBoldUnderline"/>
          <w:highlight w:val="yellow"/>
        </w:rPr>
        <w:br w:type="page"/>
      </w:r>
    </w:p>
    <w:p w:rsidR="00F70751" w:rsidRDefault="00F70751" w:rsidP="00F70751">
      <w:pPr>
        <w:pStyle w:val="Heading2"/>
      </w:pPr>
      <w:bookmarkStart w:id="17" w:name="_Toc362007429"/>
      <w:bookmarkStart w:id="18" w:name="_Toc359751148"/>
      <w:bookmarkStart w:id="19" w:name="_Toc360210052"/>
      <w:bookmarkStart w:id="20" w:name="_Toc360210150"/>
      <w:r>
        <w:lastRenderedPageBreak/>
        <w:t>Link Extensions</w:t>
      </w:r>
      <w:bookmarkEnd w:id="17"/>
      <w:r>
        <w:br w:type="page"/>
      </w:r>
    </w:p>
    <w:p w:rsidR="008737C1" w:rsidRDefault="008737C1" w:rsidP="00F70751">
      <w:pPr>
        <w:pStyle w:val="Heading3"/>
      </w:pPr>
      <w:bookmarkStart w:id="21" w:name="_Toc362007430"/>
      <w:r>
        <w:lastRenderedPageBreak/>
        <w:t>Cuba Links</w:t>
      </w:r>
      <w:bookmarkEnd w:id="18"/>
      <w:bookmarkEnd w:id="19"/>
      <w:bookmarkEnd w:id="20"/>
      <w:bookmarkEnd w:id="21"/>
    </w:p>
    <w:p w:rsidR="002F5EF9" w:rsidRDefault="00F70751" w:rsidP="00C63B0E">
      <w:pPr>
        <w:pStyle w:val="Heading4"/>
      </w:pPr>
      <w:r>
        <w:t xml:space="preserve">(--) </w:t>
      </w:r>
      <w:r w:rsidR="002F5EF9">
        <w:t>The embargo prevents US drilling in Cuba.</w:t>
      </w:r>
    </w:p>
    <w:p w:rsidR="002F5EF9" w:rsidRDefault="002F5EF9" w:rsidP="00F70751">
      <w:pPr>
        <w:ind w:left="720"/>
      </w:pPr>
      <w:r>
        <w:t xml:space="preserve">Coral </w:t>
      </w:r>
      <w:r w:rsidRPr="00C63B0E">
        <w:rPr>
          <w:rStyle w:val="StyleStyleBold12pt"/>
        </w:rPr>
        <w:t>Davenport</w:t>
      </w:r>
      <w:r>
        <w:t xml:space="preserve">, </w:t>
      </w:r>
      <w:r w:rsidR="00F70751">
        <w:t>20</w:t>
      </w:r>
      <w:r w:rsidR="00F70751" w:rsidRPr="00F70751">
        <w:rPr>
          <w:rStyle w:val="StyleStyleBold12pt"/>
        </w:rPr>
        <w:t>11</w:t>
      </w:r>
      <w:r w:rsidR="00F70751">
        <w:t xml:space="preserve"> (staff writer</w:t>
      </w:r>
      <w:r>
        <w:t>, NATIONAL JOURNAL, July 29, 20</w:t>
      </w:r>
      <w:r w:rsidRPr="00C63B0E">
        <w:rPr>
          <w:rStyle w:val="StyleStyleBold12pt"/>
        </w:rPr>
        <w:t>11</w:t>
      </w:r>
      <w:r>
        <w:t xml:space="preserve">.  Retrieved Apr. 21, 2013 from </w:t>
      </w:r>
      <w:hyperlink r:id="rId27" w:history="1">
        <w:r w:rsidR="00F70751" w:rsidRPr="00FF7648">
          <w:rPr>
            <w:rStyle w:val="Hyperlink"/>
          </w:rPr>
          <w:t>http://www.nationaljournal.com/magazine/will-sloppy-drilling-off-the-coast-of-cuba-threaten-florida-gulf-beaches--20110728</w:t>
        </w:r>
      </w:hyperlink>
      <w:r w:rsidR="00F70751">
        <w:t>, Accessed 7/19/2013, rwg)</w:t>
      </w:r>
    </w:p>
    <w:p w:rsidR="002F5EF9" w:rsidRPr="00C63B0E" w:rsidRDefault="002F5EF9">
      <w:pPr>
        <w:rPr>
          <w:sz w:val="16"/>
        </w:rPr>
      </w:pPr>
      <w:r w:rsidRPr="00C63B0E">
        <w:rPr>
          <w:rStyle w:val="StyleBoldUnderline"/>
          <w:highlight w:val="yellow"/>
        </w:rPr>
        <w:t>Because of the embargo, U.S. companies cannot drill in Cuba, supply equipment to Cuba, have any say over safety regulations in Cuba,</w:t>
      </w:r>
      <w:r w:rsidRPr="00C63B0E">
        <w:rPr>
          <w:sz w:val="16"/>
        </w:rPr>
        <w:t xml:space="preserve"> or even take part in helping control a blowout and spill in Cuba. As the island prepares to begin offshore drilling, it has signed contracts with oil companies from Brazil, India, Italy, Russia, and Spain—and is in talks to lease major portions of its coastal water to Chinese companies (continuing China’s pattern of pursuing oil exploration in countries where U.S. drillers aren’t welcome).</w:t>
      </w:r>
    </w:p>
    <w:p w:rsidR="002F5EF9" w:rsidRDefault="00F70751" w:rsidP="00C63B0E">
      <w:pPr>
        <w:pStyle w:val="Heading4"/>
      </w:pPr>
      <w:r>
        <w:t xml:space="preserve">(--) </w:t>
      </w:r>
      <w:r w:rsidR="002F5EF9">
        <w:t>American technology is key to Cuban oil development.</w:t>
      </w:r>
    </w:p>
    <w:p w:rsidR="00F70751" w:rsidRPr="00F70751" w:rsidRDefault="00F70751" w:rsidP="00F70751">
      <w:pPr>
        <w:ind w:left="720"/>
      </w:pPr>
      <w:r w:rsidRPr="00F70751">
        <w:t xml:space="preserve">Tim </w:t>
      </w:r>
      <w:r w:rsidRPr="00F70751">
        <w:rPr>
          <w:rStyle w:val="StyleStyleBold12pt"/>
        </w:rPr>
        <w:t>Padgett, 2008</w:t>
      </w:r>
      <w:r>
        <w:t xml:space="preserve"> (staff writer, </w:t>
      </w:r>
      <w:r w:rsidRPr="00F70751">
        <w:t xml:space="preserve">TIME, Oct. 23, 2008.  Retrieved Apr. 21, 2013 from </w:t>
      </w:r>
      <w:hyperlink r:id="rId28" w:history="1">
        <w:r w:rsidRPr="00FF7648">
          <w:rPr>
            <w:rStyle w:val="Hyperlink"/>
          </w:rPr>
          <w:t>http://www.time.com/time/world/article/0,8599,1853252,00.html</w:t>
        </w:r>
      </w:hyperlink>
      <w:r>
        <w:t>, Accessed 7/19/2013, rwg)</w:t>
      </w:r>
    </w:p>
    <w:p w:rsidR="002F5EF9" w:rsidRDefault="002F5EF9">
      <w:pPr>
        <w:rPr>
          <w:rStyle w:val="StyleBoldUnderline"/>
        </w:rPr>
      </w:pPr>
      <w:r w:rsidRPr="00C63B0E">
        <w:rPr>
          <w:rStyle w:val="StyleBoldUnderline"/>
          <w:highlight w:val="yellow"/>
        </w:rPr>
        <w:t>Still, the concessions so far represent less than a quarter of the 59 drilling blocks that Cuba hopes to exploit</w:t>
      </w:r>
      <w:r>
        <w:t xml:space="preserve"> in the 43,000-sq.-mi. (112,000 sq km) EEZ. </w:t>
      </w:r>
      <w:r w:rsidRPr="00C63B0E">
        <w:rPr>
          <w:rStyle w:val="StyleBoldUnderline"/>
          <w:highlight w:val="yellow"/>
        </w:rPr>
        <w:t>Analysts say one reason is the daunting infrastructural difficulties facing any company that drills in Cuba</w:t>
      </w:r>
      <w:r>
        <w:t>: firms have to bring much more of their own capital, equipment, technology and on-the-ground know-how than usual. This year's severe hurricane damage in Cuba has made the situation worse. Canada's Sherritt, in fact, recently dropped out of its four-block contract. "Who else is going to be willing to actually come in and take the risk in Cuba?" says Benjamin-Alvarado. "</w:t>
      </w:r>
      <w:r w:rsidRPr="00C63B0E">
        <w:rPr>
          <w:rStyle w:val="StyleBoldUnderline"/>
          <w:highlight w:val="yellow"/>
        </w:rPr>
        <w:t>In terms of proximity and technology, the only people really able to do it to the extent the Cubans need are the Americans."</w:t>
      </w:r>
    </w:p>
    <w:p w:rsidR="008737C1" w:rsidRDefault="00F70751" w:rsidP="008737C1">
      <w:pPr>
        <w:pStyle w:val="Heading4"/>
      </w:pPr>
      <w:r>
        <w:t xml:space="preserve">(--) </w:t>
      </w:r>
      <w:r w:rsidR="008737C1">
        <w:t>Lifting the embargo allows US oil investment in Cuba.</w:t>
      </w:r>
    </w:p>
    <w:p w:rsidR="00F70751" w:rsidRPr="00F70751" w:rsidRDefault="008737C1" w:rsidP="00F70751">
      <w:pPr>
        <w:ind w:left="720"/>
      </w:pPr>
      <w:r w:rsidRPr="00F70751">
        <w:t xml:space="preserve">Tim </w:t>
      </w:r>
      <w:r w:rsidRPr="00F70751">
        <w:rPr>
          <w:rStyle w:val="StyleStyleBold12pt"/>
        </w:rPr>
        <w:t xml:space="preserve">Padgett, </w:t>
      </w:r>
      <w:r w:rsidR="00F70751" w:rsidRPr="00F70751">
        <w:rPr>
          <w:rStyle w:val="StyleStyleBold12pt"/>
        </w:rPr>
        <w:t>2008</w:t>
      </w:r>
      <w:r w:rsidR="00F70751">
        <w:t xml:space="preserve"> (staff writer, </w:t>
      </w:r>
      <w:r w:rsidRPr="00F70751">
        <w:t xml:space="preserve">TIME, Oct. 23, 2008.  Retrieved Apr. 21, 2013 from </w:t>
      </w:r>
      <w:hyperlink r:id="rId29" w:history="1">
        <w:r w:rsidR="00F70751" w:rsidRPr="00FF7648">
          <w:rPr>
            <w:rStyle w:val="Hyperlink"/>
          </w:rPr>
          <w:t>http://www.time.com/time/world/article/0,8599,1853252,00.html</w:t>
        </w:r>
      </w:hyperlink>
      <w:r w:rsidR="00F70751">
        <w:t>, Accessed 7/19/2013, rwg)</w:t>
      </w:r>
    </w:p>
    <w:p w:rsidR="008737C1" w:rsidRPr="00F70751" w:rsidRDefault="008737C1" w:rsidP="008737C1">
      <w:pPr>
        <w:pStyle w:val="StyleStyleStyleCNA9ptBefore1pt8ptPatternClear"/>
        <w:spacing w:before="0" w:line="240" w:lineRule="auto"/>
        <w:ind w:left="216" w:firstLine="0"/>
        <w:rPr>
          <w:szCs w:val="24"/>
        </w:rPr>
      </w:pPr>
      <w:r w:rsidRPr="00F70751">
        <w:rPr>
          <w:szCs w:val="24"/>
        </w:rPr>
        <w:t xml:space="preserve">Washington's own Cuba time warp got a jolt as well. </w:t>
      </w:r>
      <w:r w:rsidRPr="00372E06">
        <w:rPr>
          <w:rStyle w:val="StyleBoldUnderline"/>
          <w:highlight w:val="yellow"/>
        </w:rPr>
        <w:t>The oil discovery has renewed debate over whether a crude-thirsty U.S. should loosen its 46-year-old trade embargo against Cuba and let yanqui firms join the drilling,</w:t>
      </w:r>
      <w:r w:rsidRPr="00F70751">
        <w:rPr>
          <w:szCs w:val="24"/>
        </w:rPr>
        <w:t xml:space="preserve"> which is taking place fewer than 100 miles off U.S. shores. Despite the Bush Administration's hard line on Cuba, Republicans in Congress have proposed legislation to exempt Big Oil from the embargo. That clamor is sure to rise — especially if Barack Obama, who is more open to dialogue with Havana, becomes the next President — now that Cuba's state oil company, Cubapetroleo, or Cupet, has announced a stunning new estimate of more than 20 billion bbl. bubbling off its shores. "This is not a game," Cupet's exploration manager, Rafael Tenreyro, assured reporters in Havana last week.</w:t>
      </w:r>
    </w:p>
    <w:p w:rsidR="008737C1" w:rsidRDefault="00F70751" w:rsidP="008737C1">
      <w:pPr>
        <w:pStyle w:val="Heading4"/>
      </w:pPr>
      <w:r>
        <w:t xml:space="preserve">(--) </w:t>
      </w:r>
      <w:r w:rsidR="008737C1">
        <w:t>Cuba has huge oil reserves.</w:t>
      </w:r>
    </w:p>
    <w:p w:rsidR="00F70751" w:rsidRPr="00F70751" w:rsidRDefault="00F70751" w:rsidP="00F70751">
      <w:pPr>
        <w:ind w:left="720"/>
      </w:pPr>
      <w:r w:rsidRPr="00F70751">
        <w:t xml:space="preserve">Tim </w:t>
      </w:r>
      <w:r w:rsidRPr="00F70751">
        <w:rPr>
          <w:rStyle w:val="StyleStyleBold12pt"/>
        </w:rPr>
        <w:t>Padgett, 2008</w:t>
      </w:r>
      <w:r>
        <w:t xml:space="preserve"> (staff writer, </w:t>
      </w:r>
      <w:r w:rsidRPr="00F70751">
        <w:t xml:space="preserve">TIME, Oct. 23, 2008.  Retrieved Apr. 21, 2013 from </w:t>
      </w:r>
      <w:hyperlink r:id="rId30" w:history="1">
        <w:r w:rsidRPr="00FF7648">
          <w:rPr>
            <w:rStyle w:val="Hyperlink"/>
          </w:rPr>
          <w:t>http://www.time.com/time/world/article/0,8599,1853252,00.html</w:t>
        </w:r>
      </w:hyperlink>
      <w:r>
        <w:t>, Accessed 7/19/2013, rwg)</w:t>
      </w:r>
    </w:p>
    <w:p w:rsidR="008737C1" w:rsidRDefault="008737C1" w:rsidP="008737C1">
      <w:pPr>
        <w:pStyle w:val="StyleStyleStyleCNA9ptBefore1pt8ptPatternClear"/>
        <w:spacing w:before="0" w:line="240" w:lineRule="auto"/>
        <w:ind w:left="216" w:firstLine="0"/>
        <w:rPr>
          <w:sz w:val="24"/>
          <w:szCs w:val="24"/>
        </w:rPr>
      </w:pPr>
      <w:r w:rsidRPr="002A01B3">
        <w:rPr>
          <w:sz w:val="24"/>
          <w:szCs w:val="24"/>
        </w:rPr>
        <w:lastRenderedPageBreak/>
        <w:t xml:space="preserve">If true, </w:t>
      </w:r>
      <w:r w:rsidRPr="00372E06">
        <w:rPr>
          <w:rStyle w:val="StyleBoldUnderline"/>
          <w:highlight w:val="yellow"/>
        </w:rPr>
        <w:t>those potential reserves could make Cuba a major petro player in the hemisphere</w:t>
      </w:r>
      <w:r w:rsidRPr="002A01B3">
        <w:rPr>
          <w:sz w:val="24"/>
          <w:szCs w:val="24"/>
        </w:rPr>
        <w:t>. (The U.S. has reserves of 29 billion bbl.) And it could render the embargo an even more ineffective means of dislodging the aging Castro brothers, Fidel and current President Raúl. "</w:t>
      </w:r>
      <w:r w:rsidRPr="00372E06">
        <w:rPr>
          <w:rStyle w:val="StyleBoldUnderline"/>
          <w:highlight w:val="yellow"/>
        </w:rPr>
        <w:t>If it really is 20 billion, then it's a game changer,"</w:t>
      </w:r>
      <w:r w:rsidRPr="002A01B3">
        <w:rPr>
          <w:sz w:val="24"/>
          <w:szCs w:val="24"/>
        </w:rPr>
        <w:t xml:space="preserve"> says Jonathan Benjamin-Alvarado, a Cuba oil analyst at the University of Nebraska-Omaha. </w:t>
      </w:r>
      <w:r w:rsidRPr="00372E06">
        <w:rPr>
          <w:rStyle w:val="StyleBoldUnderline"/>
          <w:highlight w:val="yellow"/>
        </w:rPr>
        <w:t>"It provides a lot more justification for changing elements of the embargo,</w:t>
      </w:r>
      <w:r w:rsidRPr="00372E06">
        <w:rPr>
          <w:rStyle w:val="StyleBoldUnderline"/>
        </w:rPr>
        <w:t xml:space="preserve"> </w:t>
      </w:r>
      <w:r w:rsidRPr="002A01B3">
        <w:rPr>
          <w:sz w:val="24"/>
          <w:szCs w:val="24"/>
        </w:rPr>
        <w:t>just as we did when we allowed agricultural and medical sales to Cuba" a decade ago.</w:t>
      </w:r>
    </w:p>
    <w:p w:rsidR="008737C1" w:rsidRDefault="00F70751" w:rsidP="008737C1">
      <w:pPr>
        <w:pStyle w:val="Heading4"/>
      </w:pPr>
      <w:r>
        <w:t xml:space="preserve">(--) </w:t>
      </w:r>
      <w:r w:rsidR="008737C1">
        <w:t>Cuba has huge energy reserves in the Gulf of Mexico.</w:t>
      </w:r>
    </w:p>
    <w:p w:rsidR="00F70751" w:rsidRDefault="00F70751" w:rsidP="008737C1">
      <w:pPr>
        <w:pStyle w:val="StyleStyleStyleCNA9ptBefore1pt8ptPatternClear"/>
        <w:spacing w:before="0" w:line="240" w:lineRule="auto"/>
        <w:rPr>
          <w:sz w:val="24"/>
          <w:szCs w:val="24"/>
        </w:rPr>
      </w:pPr>
      <w:r>
        <w:rPr>
          <w:sz w:val="24"/>
          <w:szCs w:val="24"/>
        </w:rPr>
        <w:tab/>
      </w:r>
      <w:r w:rsidR="008737C1" w:rsidRPr="002A01B3">
        <w:rPr>
          <w:sz w:val="24"/>
          <w:szCs w:val="24"/>
        </w:rPr>
        <w:t xml:space="preserve">Rens </w:t>
      </w:r>
      <w:r w:rsidR="008737C1" w:rsidRPr="00F70751">
        <w:rPr>
          <w:rStyle w:val="StyleStyleBold12pt"/>
        </w:rPr>
        <w:t>Lee,</w:t>
      </w:r>
      <w:r w:rsidRPr="00F70751">
        <w:rPr>
          <w:rStyle w:val="StyleStyleBold12pt"/>
        </w:rPr>
        <w:t xml:space="preserve"> 2008</w:t>
      </w:r>
      <w:r>
        <w:rPr>
          <w:sz w:val="24"/>
          <w:szCs w:val="24"/>
        </w:rPr>
        <w:t xml:space="preserve"> </w:t>
      </w:r>
      <w:r w:rsidR="008737C1" w:rsidRPr="002A01B3">
        <w:rPr>
          <w:sz w:val="24"/>
          <w:szCs w:val="24"/>
        </w:rPr>
        <w:t xml:space="preserve"> (Senior Fellow, Fo</w:t>
      </w:r>
      <w:r>
        <w:rPr>
          <w:sz w:val="24"/>
          <w:szCs w:val="24"/>
        </w:rPr>
        <w:t>reign Policy Research Institute</w:t>
      </w:r>
      <w:r w:rsidR="008737C1" w:rsidRPr="002A01B3">
        <w:rPr>
          <w:sz w:val="24"/>
          <w:szCs w:val="24"/>
        </w:rPr>
        <w:t xml:space="preserve">, FOREIGN POLICY, Nov/Dec 2008.  Retrieved Apr. 21, 2013 from </w:t>
      </w:r>
      <w:hyperlink r:id="rId31" w:history="1">
        <w:r w:rsidRPr="00FF7648">
          <w:rPr>
            <w:rStyle w:val="Hyperlink"/>
            <w:sz w:val="24"/>
            <w:szCs w:val="24"/>
          </w:rPr>
          <w:t>http://www.foreignaffairs.com/articles/64618/rens-lee/rethinking-the-embargo</w:t>
        </w:r>
      </w:hyperlink>
      <w:r>
        <w:rPr>
          <w:sz w:val="24"/>
          <w:szCs w:val="24"/>
        </w:rPr>
        <w:t>, rwg)</w:t>
      </w:r>
    </w:p>
    <w:p w:rsidR="00F70751" w:rsidRDefault="008737C1" w:rsidP="008737C1">
      <w:pPr>
        <w:pStyle w:val="StyleStyleStyleCNA9ptBefore1pt8ptPatternClear"/>
        <w:spacing w:before="0" w:line="240" w:lineRule="auto"/>
        <w:rPr>
          <w:rStyle w:val="StyleBoldUnderline"/>
          <w:highlight w:val="yellow"/>
        </w:rPr>
      </w:pPr>
      <w:r w:rsidRPr="00372E06">
        <w:rPr>
          <w:rStyle w:val="StyleBoldUnderline"/>
          <w:highlight w:val="yellow"/>
        </w:rPr>
        <w:t>Another good reason to reevaluate U.S. Cuba policy relates to Cuba's huge potent</w:t>
      </w:r>
      <w:r w:rsidR="00F70751">
        <w:rPr>
          <w:rStyle w:val="StyleBoldUnderline"/>
          <w:highlight w:val="yellow"/>
        </w:rPr>
        <w:t>ial energy</w:t>
      </w:r>
    </w:p>
    <w:p w:rsidR="00F70751" w:rsidRDefault="008737C1" w:rsidP="008737C1">
      <w:pPr>
        <w:pStyle w:val="StyleStyleStyleCNA9ptBefore1pt8ptPatternClear"/>
        <w:spacing w:before="0" w:line="240" w:lineRule="auto"/>
        <w:rPr>
          <w:rStyle w:val="StyleBoldUnderline"/>
          <w:highlight w:val="yellow"/>
        </w:rPr>
      </w:pPr>
      <w:r w:rsidRPr="00372E06">
        <w:rPr>
          <w:rStyle w:val="StyleBoldUnderline"/>
          <w:highlight w:val="yellow"/>
        </w:rPr>
        <w:t>reserves in the Gulf of Mexico, which the U.S. Geological Survey</w:t>
      </w:r>
      <w:r w:rsidR="00F70751">
        <w:rPr>
          <w:rStyle w:val="StyleBoldUnderline"/>
          <w:highlight w:val="yellow"/>
        </w:rPr>
        <w:t xml:space="preserve"> says could contain 4.6 billion</w:t>
      </w:r>
    </w:p>
    <w:p w:rsidR="00F70751" w:rsidRDefault="008737C1" w:rsidP="008737C1">
      <w:pPr>
        <w:pStyle w:val="StyleStyleStyleCNA9ptBefore1pt8ptPatternClear"/>
        <w:spacing w:before="0" w:line="240" w:lineRule="auto"/>
        <w:rPr>
          <w:rStyle w:val="StyleBoldUnderline"/>
          <w:highlight w:val="yellow"/>
        </w:rPr>
      </w:pPr>
      <w:r w:rsidRPr="00372E06">
        <w:rPr>
          <w:rStyle w:val="StyleBoldUnderline"/>
          <w:highlight w:val="yellow"/>
        </w:rPr>
        <w:t>barrels of oil</w:t>
      </w:r>
      <w:r w:rsidRPr="00372E06">
        <w:rPr>
          <w:rStyle w:val="StyleBoldUnderline"/>
        </w:rPr>
        <w:t xml:space="preserve"> </w:t>
      </w:r>
      <w:r w:rsidRPr="002A01B3">
        <w:rPr>
          <w:sz w:val="24"/>
          <w:szCs w:val="24"/>
        </w:rPr>
        <w:t xml:space="preserve">and 9.8 trillion cubic feet of natural gas. </w:t>
      </w:r>
      <w:r w:rsidRPr="00372E06">
        <w:rPr>
          <w:rStyle w:val="StyleBoldUnderline"/>
          <w:highlight w:val="yellow"/>
        </w:rPr>
        <w:t>With most</w:t>
      </w:r>
      <w:r w:rsidR="00F70751">
        <w:rPr>
          <w:rStyle w:val="StyleBoldUnderline"/>
          <w:highlight w:val="yellow"/>
        </w:rPr>
        <w:t xml:space="preserve"> of both the East Coast and the</w:t>
      </w:r>
    </w:p>
    <w:p w:rsidR="00F70751" w:rsidRDefault="008737C1" w:rsidP="008737C1">
      <w:pPr>
        <w:pStyle w:val="StyleStyleStyleCNA9ptBefore1pt8ptPatternClear"/>
        <w:spacing w:before="0" w:line="240" w:lineRule="auto"/>
        <w:rPr>
          <w:rStyle w:val="StyleBoldUnderline"/>
          <w:highlight w:val="yellow"/>
        </w:rPr>
      </w:pPr>
      <w:r w:rsidRPr="00372E06">
        <w:rPr>
          <w:rStyle w:val="StyleBoldUnderline"/>
          <w:highlight w:val="yellow"/>
        </w:rPr>
        <w:t>West Coast of the United States closed to offshore drilling, oil pri</w:t>
      </w:r>
      <w:r w:rsidR="00F70751">
        <w:rPr>
          <w:rStyle w:val="StyleBoldUnderline"/>
          <w:highlight w:val="yellow"/>
        </w:rPr>
        <w:t>ces at well over $100 a barrel,</w:t>
      </w:r>
    </w:p>
    <w:p w:rsidR="00F70751" w:rsidRDefault="008737C1" w:rsidP="008737C1">
      <w:pPr>
        <w:pStyle w:val="StyleStyleStyleCNA9ptBefore1pt8ptPatternClear"/>
        <w:spacing w:before="0" w:line="240" w:lineRule="auto"/>
        <w:rPr>
          <w:rStyle w:val="StyleBoldUnderline"/>
          <w:highlight w:val="yellow"/>
        </w:rPr>
      </w:pPr>
      <w:r w:rsidRPr="00372E06">
        <w:rPr>
          <w:rStyle w:val="StyleBoldUnderline"/>
          <w:highlight w:val="yellow"/>
        </w:rPr>
        <w:t>and international demand for hydrocarbons projected to incre</w:t>
      </w:r>
      <w:r w:rsidR="00F70751">
        <w:rPr>
          <w:rStyle w:val="StyleBoldUnderline"/>
          <w:highlight w:val="yellow"/>
        </w:rPr>
        <w:t>ase massively, U.S. exploration</w:t>
      </w:r>
    </w:p>
    <w:p w:rsidR="00F70751" w:rsidRDefault="008737C1" w:rsidP="008737C1">
      <w:pPr>
        <w:pStyle w:val="StyleStyleStyleCNA9ptBefore1pt8ptPatternClear"/>
        <w:spacing w:before="0" w:line="240" w:lineRule="auto"/>
        <w:rPr>
          <w:rStyle w:val="StyleBoldUnderline"/>
          <w:highlight w:val="yellow"/>
        </w:rPr>
      </w:pPr>
      <w:r w:rsidRPr="00372E06">
        <w:rPr>
          <w:rStyle w:val="StyleBoldUnderline"/>
          <w:highlight w:val="yellow"/>
        </w:rPr>
        <w:t>and development of these deposits are becoming a temptin</w:t>
      </w:r>
      <w:r w:rsidR="00F70751">
        <w:rPr>
          <w:rStyle w:val="StyleBoldUnderline"/>
          <w:highlight w:val="yellow"/>
        </w:rPr>
        <w:t>g prospect -- and may provide a</w:t>
      </w:r>
    </w:p>
    <w:p w:rsidR="00F70751" w:rsidRDefault="008737C1" w:rsidP="008737C1">
      <w:pPr>
        <w:pStyle w:val="StyleStyleStyleCNA9ptBefore1pt8ptPatternClear"/>
        <w:spacing w:before="0" w:line="240" w:lineRule="auto"/>
        <w:rPr>
          <w:sz w:val="24"/>
          <w:szCs w:val="24"/>
        </w:rPr>
      </w:pPr>
      <w:r w:rsidRPr="00372E06">
        <w:rPr>
          <w:rStyle w:val="StyleBoldUnderline"/>
          <w:highlight w:val="yellow"/>
        </w:rPr>
        <w:t>justification for rescinding the embargo or</w:t>
      </w:r>
      <w:r w:rsidRPr="00372E06">
        <w:rPr>
          <w:rStyle w:val="StyleBoldUnderline"/>
        </w:rPr>
        <w:t xml:space="preserve"> </w:t>
      </w:r>
      <w:r w:rsidRPr="002A01B3">
        <w:rPr>
          <w:sz w:val="24"/>
          <w:szCs w:val="24"/>
        </w:rPr>
        <w:t>at least for creating a</w:t>
      </w:r>
      <w:r w:rsidR="00F70751">
        <w:rPr>
          <w:sz w:val="24"/>
          <w:szCs w:val="24"/>
        </w:rPr>
        <w:t>n exception to it. Other energy</w:t>
      </w:r>
    </w:p>
    <w:p w:rsidR="008737C1" w:rsidRPr="002A01B3" w:rsidRDefault="008737C1" w:rsidP="00F70751">
      <w:pPr>
        <w:pStyle w:val="StyleStyleStyleCNA9ptBefore1pt8ptPatternClear"/>
        <w:spacing w:before="0" w:line="240" w:lineRule="auto"/>
        <w:ind w:left="216" w:firstLine="0"/>
        <w:rPr>
          <w:sz w:val="24"/>
          <w:szCs w:val="24"/>
        </w:rPr>
      </w:pPr>
      <w:r w:rsidRPr="002A01B3">
        <w:rPr>
          <w:sz w:val="24"/>
          <w:szCs w:val="24"/>
        </w:rPr>
        <w:t>dependent countries (such as China and India) are already negotiating exploration rights in the Gulf of Mexico, but because Cuba is a U.S.-sanctioned country, U.S. companies are forced to stand idly by.</w:t>
      </w:r>
    </w:p>
    <w:p w:rsidR="008737C1" w:rsidRDefault="00A02489" w:rsidP="008737C1">
      <w:pPr>
        <w:pStyle w:val="Heading4"/>
        <w:rPr>
          <w:sz w:val="24"/>
          <w:szCs w:val="24"/>
        </w:rPr>
      </w:pPr>
      <w:r>
        <w:t xml:space="preserve">(--) </w:t>
      </w:r>
      <w:r w:rsidR="008737C1">
        <w:t>Cuba has huge oil reserves.</w:t>
      </w:r>
    </w:p>
    <w:p w:rsidR="00F70751" w:rsidRPr="00F70751" w:rsidRDefault="00F70751" w:rsidP="00F70751">
      <w:pPr>
        <w:ind w:left="720"/>
      </w:pPr>
      <w:r w:rsidRPr="00F70751">
        <w:t xml:space="preserve">Tim </w:t>
      </w:r>
      <w:r w:rsidRPr="00F70751">
        <w:rPr>
          <w:rStyle w:val="StyleStyleBold12pt"/>
        </w:rPr>
        <w:t>Padgett, 2008</w:t>
      </w:r>
      <w:r>
        <w:t xml:space="preserve"> (staff writer, </w:t>
      </w:r>
      <w:r w:rsidRPr="00F70751">
        <w:t xml:space="preserve">TIME, Oct. 23, 2008.  Retrieved Apr. 21, 2013 from </w:t>
      </w:r>
      <w:hyperlink r:id="rId32" w:history="1">
        <w:r w:rsidRPr="00FF7648">
          <w:rPr>
            <w:rStyle w:val="Hyperlink"/>
          </w:rPr>
          <w:t>http://www.time.com/time/world/article/0,8599,1853252,00.html</w:t>
        </w:r>
      </w:hyperlink>
      <w:r>
        <w:t>, Accessed 7/19/2013, rwg)</w:t>
      </w:r>
    </w:p>
    <w:p w:rsidR="008737C1" w:rsidRDefault="008737C1" w:rsidP="008737C1">
      <w:pPr>
        <w:pStyle w:val="StyleStyleStyleCNA9ptBefore1pt8ptPatternClear"/>
        <w:spacing w:before="0" w:line="240" w:lineRule="auto"/>
        <w:ind w:left="216" w:firstLine="0"/>
        <w:rPr>
          <w:sz w:val="24"/>
          <w:szCs w:val="24"/>
        </w:rPr>
      </w:pPr>
      <w:r w:rsidRPr="00372E06">
        <w:rPr>
          <w:rStyle w:val="StyleBoldUnderline"/>
          <w:highlight w:val="yellow"/>
        </w:rPr>
        <w:t>For decades, the only promise most Cubans saw in the ocean north of their island was the current that carries homemade rafts to Florida. That all changed a few years ago when geologists estimated that between 5 billion bbl. and 10 billion bbl. of oil lie beneath the waters off Cuba's northwest coast.</w:t>
      </w:r>
      <w:r w:rsidRPr="002A01B3">
        <w:rPr>
          <w:sz w:val="24"/>
          <w:szCs w:val="24"/>
        </w:rPr>
        <w:t xml:space="preserve"> Suddenly it seemed as though the hemisphere's sole communist nation might finally end its desperate dependence on oil-rich allies like the former Soviet Union and Venezuela — and perhaps even escape its impoverished economic time warp altogether.</w:t>
      </w:r>
    </w:p>
    <w:p w:rsidR="008737C1" w:rsidRDefault="00A02489" w:rsidP="008737C1">
      <w:pPr>
        <w:pStyle w:val="Heading4"/>
      </w:pPr>
      <w:r>
        <w:t xml:space="preserve">(--) </w:t>
      </w:r>
      <w:r w:rsidR="008737C1">
        <w:t>Cuba has huge oil reserves.</w:t>
      </w:r>
    </w:p>
    <w:p w:rsidR="00F70751" w:rsidRDefault="008737C1" w:rsidP="008737C1">
      <w:pPr>
        <w:pStyle w:val="StyleStyleStyleCNA9ptBefore1pt8ptPatternClear"/>
        <w:spacing w:before="0" w:line="240" w:lineRule="auto"/>
        <w:rPr>
          <w:sz w:val="24"/>
          <w:szCs w:val="24"/>
        </w:rPr>
      </w:pPr>
      <w:r w:rsidRPr="002A01B3">
        <w:rPr>
          <w:sz w:val="24"/>
          <w:szCs w:val="24"/>
        </w:rPr>
        <w:t xml:space="preserve">Andres </w:t>
      </w:r>
      <w:r w:rsidRPr="00372E06">
        <w:rPr>
          <w:rStyle w:val="StyleStyleBold12pt"/>
        </w:rPr>
        <w:t>Cala</w:t>
      </w:r>
      <w:r w:rsidRPr="002A01B3">
        <w:rPr>
          <w:sz w:val="24"/>
          <w:szCs w:val="24"/>
        </w:rPr>
        <w:t xml:space="preserve">, </w:t>
      </w:r>
      <w:r w:rsidR="00F70751">
        <w:rPr>
          <w:sz w:val="24"/>
          <w:szCs w:val="24"/>
        </w:rPr>
        <w:t>20</w:t>
      </w:r>
      <w:r w:rsidR="00F70751" w:rsidRPr="00F70751">
        <w:rPr>
          <w:rStyle w:val="StyleStyleBold12pt"/>
        </w:rPr>
        <w:t>11</w:t>
      </w:r>
      <w:r w:rsidR="00F70751">
        <w:rPr>
          <w:sz w:val="24"/>
          <w:szCs w:val="24"/>
        </w:rPr>
        <w:t xml:space="preserve"> </w:t>
      </w:r>
      <w:r w:rsidRPr="002A01B3">
        <w:rPr>
          <w:sz w:val="24"/>
          <w:szCs w:val="24"/>
        </w:rPr>
        <w:t>(energy expert, ENERGY TRIBUNE, July 7, 20</w:t>
      </w:r>
      <w:r w:rsidRPr="00372E06">
        <w:rPr>
          <w:rStyle w:val="StyleStyleBold12pt"/>
        </w:rPr>
        <w:t>11</w:t>
      </w:r>
      <w:r w:rsidRPr="002A01B3">
        <w:rPr>
          <w:sz w:val="24"/>
          <w:szCs w:val="24"/>
        </w:rPr>
        <w:t xml:space="preserve">.  Retrieved Apr. 21, 2013 from </w:t>
      </w:r>
      <w:hyperlink r:id="rId33" w:history="1">
        <w:r w:rsidR="00F70751" w:rsidRPr="00FF7648">
          <w:rPr>
            <w:rStyle w:val="Hyperlink"/>
            <w:sz w:val="24"/>
            <w:szCs w:val="24"/>
          </w:rPr>
          <w:t>http://www.energytribune.com/8204/drill-cuba-drill</w:t>
        </w:r>
      </w:hyperlink>
      <w:r w:rsidR="00F70751">
        <w:rPr>
          <w:sz w:val="24"/>
          <w:szCs w:val="24"/>
        </w:rPr>
        <w:t>, Accessed 7/19/2013, rwg)</w:t>
      </w:r>
    </w:p>
    <w:p w:rsidR="00F70751" w:rsidRDefault="008737C1" w:rsidP="008737C1">
      <w:pPr>
        <w:pStyle w:val="StyleStyleStyleCNA9ptBefore1pt8ptPatternClear"/>
        <w:spacing w:before="0" w:line="240" w:lineRule="auto"/>
        <w:rPr>
          <w:rStyle w:val="StyleBoldUnderline"/>
          <w:highlight w:val="yellow"/>
        </w:rPr>
      </w:pPr>
      <w:r w:rsidRPr="00372E06">
        <w:rPr>
          <w:rStyle w:val="StyleBoldUnderline"/>
          <w:highlight w:val="yellow"/>
        </w:rPr>
        <w:t>There are anywhere between 5 and 20 billion barrels of recover</w:t>
      </w:r>
      <w:r w:rsidR="00F70751">
        <w:rPr>
          <w:rStyle w:val="StyleBoldUnderline"/>
          <w:highlight w:val="yellow"/>
        </w:rPr>
        <w:t>able oil in Cuba’s seabed, this</w:t>
      </w:r>
    </w:p>
    <w:p w:rsidR="00F70751" w:rsidRDefault="008737C1" w:rsidP="008737C1">
      <w:pPr>
        <w:pStyle w:val="StyleStyleStyleCNA9ptBefore1pt8ptPatternClear"/>
        <w:spacing w:before="0" w:line="240" w:lineRule="auto"/>
        <w:rPr>
          <w:sz w:val="24"/>
          <w:szCs w:val="24"/>
        </w:rPr>
      </w:pPr>
      <w:r w:rsidRPr="00372E06">
        <w:rPr>
          <w:rStyle w:val="StyleBoldUnderline"/>
          <w:highlight w:val="yellow"/>
        </w:rPr>
        <w:t>according to both US and Cuban estimates</w:t>
      </w:r>
      <w:r w:rsidRPr="002A01B3">
        <w:rPr>
          <w:sz w:val="24"/>
          <w:szCs w:val="24"/>
        </w:rPr>
        <w:t>. It will take years to</w:t>
      </w:r>
      <w:r w:rsidR="00F70751">
        <w:rPr>
          <w:sz w:val="24"/>
          <w:szCs w:val="24"/>
        </w:rPr>
        <w:t xml:space="preserve"> develop this and Americans are</w:t>
      </w:r>
    </w:p>
    <w:p w:rsidR="000C6842" w:rsidRDefault="008737C1" w:rsidP="008737C1">
      <w:pPr>
        <w:pStyle w:val="StyleStyleStyleCNA9ptBefore1pt8ptPatternClear"/>
        <w:spacing w:before="0" w:line="240" w:lineRule="auto"/>
        <w:rPr>
          <w:sz w:val="24"/>
          <w:szCs w:val="24"/>
        </w:rPr>
      </w:pPr>
      <w:r w:rsidRPr="002A01B3">
        <w:rPr>
          <w:sz w:val="24"/>
          <w:szCs w:val="24"/>
        </w:rPr>
        <w:t>on paper the best placed to profit from this oil bonanza, as producers and consumers.</w:t>
      </w:r>
    </w:p>
    <w:p w:rsidR="000C6842" w:rsidRDefault="000C6842" w:rsidP="000C6842">
      <w:pPr>
        <w:rPr>
          <w:rFonts w:ascii="Times New Roman" w:eastAsia="Times New Roman" w:hAnsi="Times New Roman" w:cs="Times New Roman"/>
          <w:snapToGrid w:val="0"/>
        </w:rPr>
      </w:pPr>
      <w:r>
        <w:br w:type="page"/>
      </w:r>
    </w:p>
    <w:p w:rsidR="000C6842" w:rsidRPr="000C6842" w:rsidRDefault="00A02489" w:rsidP="000C6842">
      <w:pPr>
        <w:pStyle w:val="Heading4"/>
      </w:pPr>
      <w:r>
        <w:lastRenderedPageBreak/>
        <w:t xml:space="preserve">(--) </w:t>
      </w:r>
      <w:r w:rsidR="000C6842">
        <w:t>Lifting the C</w:t>
      </w:r>
      <w:r w:rsidR="000C6842" w:rsidRPr="000C6842">
        <w:t xml:space="preserve">uban embargo opens up massive new oil supplies to us companies.  </w:t>
      </w:r>
    </w:p>
    <w:p w:rsidR="000C6842" w:rsidRPr="000C6842" w:rsidRDefault="000C6842" w:rsidP="000C6842">
      <w:pPr>
        <w:pStyle w:val="RyanEvTop1"/>
        <w:rPr>
          <w:sz w:val="24"/>
          <w:szCs w:val="24"/>
        </w:rPr>
      </w:pPr>
      <w:r w:rsidRPr="000C6842">
        <w:rPr>
          <w:sz w:val="24"/>
          <w:szCs w:val="24"/>
        </w:rPr>
        <w:t xml:space="preserve">Carolyn </w:t>
      </w:r>
      <w:r w:rsidRPr="000C6842">
        <w:rPr>
          <w:rStyle w:val="StyleStyleBold12pt"/>
        </w:rPr>
        <w:t xml:space="preserve">Whelan </w:t>
      </w:r>
      <w:r w:rsidR="00F70751">
        <w:rPr>
          <w:rStyle w:val="StyleStyleBold12pt"/>
        </w:rPr>
        <w:t xml:space="preserve">2007 </w:t>
      </w:r>
      <w:r w:rsidRPr="000C6842">
        <w:rPr>
          <w:sz w:val="24"/>
          <w:szCs w:val="24"/>
        </w:rPr>
        <w:t>(staff writer) FORTUNE, Mar. 7, 20</w:t>
      </w:r>
      <w:r w:rsidRPr="000C6842">
        <w:rPr>
          <w:rStyle w:val="StyleStyleBold12pt"/>
        </w:rPr>
        <w:t>07</w:t>
      </w:r>
      <w:r w:rsidRPr="000C6842">
        <w:rPr>
          <w:sz w:val="24"/>
          <w:szCs w:val="24"/>
        </w:rPr>
        <w:t>.  Retrieved May 26, 2013 from</w:t>
      </w:r>
      <w:r w:rsidR="00F70751">
        <w:rPr>
          <w:sz w:val="24"/>
          <w:szCs w:val="24"/>
        </w:rPr>
        <w:t xml:space="preserve"> </w:t>
      </w:r>
      <w:hyperlink r:id="rId34" w:history="1">
        <w:r w:rsidRPr="000C6842">
          <w:rPr>
            <w:rStyle w:val="Hyperlink"/>
            <w:sz w:val="24"/>
            <w:szCs w:val="24"/>
          </w:rPr>
          <w:t>http://money.cnn.com/magazines/fortune/fortune_archive/2007/03/19/8402339/</w:t>
        </w:r>
      </w:hyperlink>
      <w:r w:rsidR="00F70751">
        <w:rPr>
          <w:rStyle w:val="Hyperlink"/>
          <w:sz w:val="24"/>
          <w:szCs w:val="24"/>
        </w:rPr>
        <w:t>, Accessed 7/19/2013, rwg)</w:t>
      </w:r>
    </w:p>
    <w:p w:rsidR="000C6842" w:rsidRDefault="000C6842" w:rsidP="000C6842">
      <w:pPr>
        <w:pStyle w:val="RyanEvText1"/>
        <w:spacing w:line="240" w:lineRule="auto"/>
        <w:rPr>
          <w:sz w:val="16"/>
          <w:szCs w:val="24"/>
        </w:rPr>
      </w:pPr>
      <w:r w:rsidRPr="000C6842">
        <w:rPr>
          <w:sz w:val="16"/>
          <w:szCs w:val="24"/>
        </w:rPr>
        <w:t xml:space="preserve"> (Fortune Magazine) -- </w:t>
      </w:r>
      <w:r w:rsidRPr="000C6842">
        <w:rPr>
          <w:rStyle w:val="StyleBoldUnderline"/>
          <w:highlight w:val="yellow"/>
        </w:rPr>
        <w:t>Sometime later this year</w:t>
      </w:r>
      <w:r w:rsidRPr="000C6842">
        <w:rPr>
          <w:sz w:val="16"/>
          <w:szCs w:val="24"/>
        </w:rPr>
        <w:t xml:space="preserve">, less than 70 miles from Florida, </w:t>
      </w:r>
      <w:r w:rsidRPr="000C6842">
        <w:rPr>
          <w:rStyle w:val="StyleBoldUnderline"/>
          <w:highlight w:val="yellow"/>
        </w:rPr>
        <w:t>a consortium of Spanish, Indian and Norwegian companies will likely start drilling for oil. It could mark the beginning of a Cuban oil rush - one that American oil companies won't be able to join, despite their proximity to the action</w:t>
      </w:r>
      <w:r w:rsidRPr="000C6842">
        <w:rPr>
          <w:sz w:val="16"/>
          <w:szCs w:val="24"/>
        </w:rPr>
        <w:t>.</w:t>
      </w:r>
      <w:r w:rsidRPr="000C6842">
        <w:rPr>
          <w:sz w:val="12"/>
          <w:szCs w:val="24"/>
        </w:rPr>
        <w:t>¶</w:t>
      </w:r>
      <w:r w:rsidRPr="000C6842">
        <w:rPr>
          <w:sz w:val="16"/>
          <w:szCs w:val="24"/>
        </w:rPr>
        <w:t xml:space="preserve"> And that has some U.S. oil industry executives and lobbyists seething, especially since the American Association of Petroleum Geologists calls the offshore Cuban oil deposits a "significant find."</w:t>
      </w:r>
      <w:r w:rsidRPr="000C6842">
        <w:rPr>
          <w:sz w:val="12"/>
          <w:szCs w:val="24"/>
        </w:rPr>
        <w:t>¶</w:t>
      </w:r>
      <w:r w:rsidRPr="000C6842">
        <w:rPr>
          <w:sz w:val="16"/>
          <w:szCs w:val="24"/>
        </w:rPr>
        <w:t xml:space="preserve"> </w:t>
      </w:r>
      <w:r w:rsidRPr="000C6842">
        <w:rPr>
          <w:rStyle w:val="StyleBoldUnderline"/>
          <w:highlight w:val="yellow"/>
        </w:rPr>
        <w:t>U.S. oil companies can't play in these waters, of course, barred as they are by sanctions prohibiting them from doing business with Cuba.</w:t>
      </w:r>
      <w:r w:rsidRPr="000C6842">
        <w:rPr>
          <w:sz w:val="16"/>
          <w:szCs w:val="24"/>
        </w:rPr>
        <w:t xml:space="preserve"> But irked at the irony of sanctions designed to isolate Fidel Castro that isolate them instead, some in the oil industry are seeking to exempt U.S. oil companies from the 45-year-old embargo.</w:t>
      </w:r>
      <w:r w:rsidRPr="000C6842">
        <w:rPr>
          <w:sz w:val="12"/>
          <w:szCs w:val="24"/>
        </w:rPr>
        <w:t>¶</w:t>
      </w:r>
      <w:r w:rsidRPr="000C6842">
        <w:rPr>
          <w:sz w:val="16"/>
          <w:szCs w:val="24"/>
        </w:rPr>
        <w:t xml:space="preserve"> Big Oil's tight pockets</w:t>
      </w:r>
      <w:r w:rsidRPr="000C6842">
        <w:rPr>
          <w:sz w:val="12"/>
          <w:szCs w:val="24"/>
        </w:rPr>
        <w:t>¶</w:t>
      </w:r>
      <w:r w:rsidRPr="000C6842">
        <w:rPr>
          <w:sz w:val="16"/>
          <w:szCs w:val="24"/>
        </w:rPr>
        <w:t xml:space="preserve"> Emboldened by a newly Democratic Congress and the potential for regime change in Cuba, oil industry lobbyists are promoting exemption bills. One, by Senator Larry Craig (R-Idaho), never got out of committee last year. But Craig plans to reintroduce it in the Senate as part of a larger energy bill in the coming weeks, says spokesman Dan Whiting.</w:t>
      </w:r>
      <w:r w:rsidRPr="000C6842">
        <w:rPr>
          <w:sz w:val="12"/>
          <w:szCs w:val="24"/>
        </w:rPr>
        <w:t>¶</w:t>
      </w:r>
      <w:r w:rsidRPr="000C6842">
        <w:rPr>
          <w:sz w:val="16"/>
          <w:szCs w:val="24"/>
        </w:rPr>
        <w:t xml:space="preserve"> The House version, sponsored by Jeff Flake (R-Arizona), which would allow the sale of U.S. oil services and equipment to the foreign companies already exploring in Cuba, may also be revived.</w:t>
      </w:r>
      <w:r w:rsidRPr="000C6842">
        <w:rPr>
          <w:sz w:val="12"/>
          <w:szCs w:val="24"/>
        </w:rPr>
        <w:t>¶</w:t>
      </w:r>
      <w:r w:rsidRPr="000C6842">
        <w:rPr>
          <w:sz w:val="16"/>
          <w:szCs w:val="24"/>
        </w:rPr>
        <w:t xml:space="preserve"> "This is not the 1960s, when the Kennedy administration was protecting the U.S. from a possible missile attack," says Charles Drevna, executive vice president of the National Petrochemical and Refiners Association, which represents 450 companies. "These resources will be developed and produced - the question is by whom. Prohibiting U.S. companies from developing resources 90 miles away is an Alice in Wonderland approach to policy that must be revisited."</w:t>
      </w:r>
      <w:r w:rsidRPr="000C6842">
        <w:rPr>
          <w:sz w:val="12"/>
          <w:szCs w:val="24"/>
        </w:rPr>
        <w:t>¶</w:t>
      </w:r>
      <w:r w:rsidRPr="000C6842">
        <w:rPr>
          <w:sz w:val="16"/>
          <w:szCs w:val="24"/>
        </w:rPr>
        <w:t xml:space="preserve"> Call it Castro's revenge. With Cuba's leader sidelined by illness and its economy in shambles, </w:t>
      </w:r>
      <w:r w:rsidRPr="000C6842">
        <w:rPr>
          <w:rStyle w:val="StyleBoldUnderline"/>
          <w:highlight w:val="yellow"/>
        </w:rPr>
        <w:t>a major oil find - estimated by the U.S. Geological Survey at 4.6 billion barrels, nearly two-thirds the amount in the Arctic National Wildlife Refuge - could give Havana a new lease on life. "Cuba could be a major regional player in oil,"</w:t>
      </w:r>
      <w:r w:rsidRPr="000C6842">
        <w:rPr>
          <w:sz w:val="16"/>
          <w:szCs w:val="24"/>
        </w:rPr>
        <w:t xml:space="preserve"> says Jorge Pi</w:t>
      </w:r>
      <w:r w:rsidRPr="000C6842">
        <w:rPr>
          <w:rFonts w:ascii="Tahoma" w:hAnsi="Tahoma" w:cs="Tahoma"/>
          <w:sz w:val="16"/>
          <w:szCs w:val="24"/>
        </w:rPr>
        <w:t>�</w:t>
      </w:r>
      <w:r w:rsidRPr="000C6842">
        <w:rPr>
          <w:sz w:val="16"/>
          <w:szCs w:val="24"/>
        </w:rPr>
        <w:t>on, an oil expert at the University of Miami and a former president of Amoco Oil Latin America.</w:t>
      </w:r>
    </w:p>
    <w:p w:rsidR="0095542D" w:rsidRPr="00322590" w:rsidRDefault="00A02489" w:rsidP="0095542D">
      <w:pPr>
        <w:pStyle w:val="Heading4"/>
      </w:pPr>
      <w:r>
        <w:t xml:space="preserve">(--) </w:t>
      </w:r>
      <w:r w:rsidR="0095542D" w:rsidRPr="00322590">
        <w:t>Lifting the embargo allows opportunities for US companies to invest in Cuban oil.</w:t>
      </w:r>
    </w:p>
    <w:p w:rsidR="0095542D" w:rsidRPr="00322590" w:rsidRDefault="0095542D" w:rsidP="0095542D">
      <w:pPr>
        <w:ind w:left="720"/>
      </w:pPr>
      <w:r w:rsidRPr="00322590">
        <w:t xml:space="preserve">Carolyn </w:t>
      </w:r>
      <w:r w:rsidRPr="0095542D">
        <w:rPr>
          <w:rStyle w:val="StyleStyleBold12pt"/>
        </w:rPr>
        <w:t>Whelan, 2007</w:t>
      </w:r>
      <w:r>
        <w:t xml:space="preserve"> </w:t>
      </w:r>
      <w:r w:rsidRPr="00322590">
        <w:t xml:space="preserve"> (staff writer) FORTUNE, Mar. 7, 2007.  Retrieved May 26, 2013 from </w:t>
      </w:r>
      <w:hyperlink r:id="rId35" w:history="1">
        <w:r w:rsidRPr="00322590">
          <w:rPr>
            <w:rStyle w:val="Hyperlink"/>
          </w:rPr>
          <w:t>http://money.cnn.com/magazines/fortune/fortune_archive/2007/03/19/8402339/</w:t>
        </w:r>
      </w:hyperlink>
    </w:p>
    <w:p w:rsidR="0095542D" w:rsidRPr="0095542D" w:rsidRDefault="0095542D" w:rsidP="0095542D">
      <w:pPr>
        <w:rPr>
          <w:sz w:val="16"/>
        </w:rPr>
      </w:pPr>
      <w:r w:rsidRPr="0095542D">
        <w:rPr>
          <w:rStyle w:val="StyleBoldUnderline"/>
          <w:highlight w:val="yellow"/>
        </w:rPr>
        <w:t>So far Cuba's oil production has been puny</w:t>
      </w:r>
      <w:r w:rsidRPr="0095542D">
        <w:rPr>
          <w:sz w:val="16"/>
        </w:rPr>
        <w:t xml:space="preserve"> - just 68,000 barrels a day, compared with more than ten million by Saudi Arabia, the world's largest producer. With help from the Soviet Union, oil was discovered in Varadero in 1971. Production stayed at about 18,000 barrels a day until Canada's Sherritt International arrived in 1992 and started joint production with Cuba Petr</w:t>
      </w:r>
      <w:r w:rsidRPr="0095542D">
        <w:rPr>
          <w:rFonts w:ascii="Tahoma" w:hAnsi="Tahoma" w:cs="Tahoma"/>
          <w:sz w:val="16"/>
        </w:rPr>
        <w:t>�</w:t>
      </w:r>
      <w:r w:rsidRPr="0095542D">
        <w:rPr>
          <w:sz w:val="16"/>
        </w:rPr>
        <w:t>leo. Currently Sherritt is responsible for almost half of Cuba's production, entirely onshore.</w:t>
      </w:r>
      <w:r w:rsidRPr="0095542D">
        <w:rPr>
          <w:sz w:val="12"/>
        </w:rPr>
        <w:t>¶</w:t>
      </w:r>
      <w:r w:rsidRPr="0095542D">
        <w:rPr>
          <w:sz w:val="16"/>
        </w:rPr>
        <w:t xml:space="preserve"> In 2004, Spain's Repsol YPF found signs of oil in deep water offshore. Last year India's ONGC Videsh and Norsk Hydro of Norway joined Repsol to explore its six blocks. Separately, Malaysia's Petronas won concessions for four blocks, reportedly after seeing fresh data from the Repsol-led consortium. ONGC also secured concessions for two more blocks. In January, Venezuela's state-owned PDVSA picked up rights to four blocks. China also has an exploration agreement with Cuba, and Chinese oil giant Sinopec has been leasing rigs to Sherritt and others.</w:t>
      </w:r>
      <w:r w:rsidRPr="0095542D">
        <w:rPr>
          <w:sz w:val="12"/>
        </w:rPr>
        <w:t>¶</w:t>
      </w:r>
      <w:r w:rsidRPr="0095542D">
        <w:rPr>
          <w:sz w:val="16"/>
        </w:rPr>
        <w:t xml:space="preserve"> </w:t>
      </w:r>
      <w:r w:rsidRPr="0095542D">
        <w:rPr>
          <w:rStyle w:val="StyleBoldUnderline"/>
          <w:highlight w:val="yellow"/>
        </w:rPr>
        <w:t>Even if the choicest blocks have been taken, there would still be opportunity for U.S. companies if the embargo were lifted tomorrow. And Cuban officials say U.S. companies would receive the same treatment as others. "American energy companies and investment are welcome in our country,</w:t>
      </w:r>
      <w:r w:rsidRPr="0095542D">
        <w:rPr>
          <w:sz w:val="16"/>
        </w:rPr>
        <w:t>" says Ernesto Plasencia, Cuba's commercial attach</w:t>
      </w:r>
      <w:r w:rsidRPr="0095542D">
        <w:rPr>
          <w:rFonts w:ascii="Tahoma" w:hAnsi="Tahoma" w:cs="Tahoma"/>
          <w:sz w:val="16"/>
        </w:rPr>
        <w:t>�</w:t>
      </w:r>
      <w:r w:rsidRPr="0095542D">
        <w:rPr>
          <w:sz w:val="16"/>
        </w:rPr>
        <w:t xml:space="preserve"> in Washington, D.C.</w:t>
      </w:r>
    </w:p>
    <w:p w:rsidR="0095542D" w:rsidRPr="000C6842" w:rsidRDefault="0095542D" w:rsidP="000C6842">
      <w:pPr>
        <w:pStyle w:val="RyanEvText1"/>
        <w:spacing w:line="240" w:lineRule="auto"/>
        <w:rPr>
          <w:sz w:val="16"/>
          <w:szCs w:val="24"/>
        </w:rPr>
      </w:pPr>
    </w:p>
    <w:p w:rsidR="00C63B0E" w:rsidRDefault="00C63B0E" w:rsidP="004B5687">
      <w:pPr>
        <w:pStyle w:val="Heading3"/>
      </w:pPr>
      <w:bookmarkStart w:id="22" w:name="_Toc359751149"/>
      <w:bookmarkStart w:id="23" w:name="_Toc360210053"/>
      <w:bookmarkStart w:id="24" w:name="_Toc360210151"/>
      <w:bookmarkStart w:id="25" w:name="_Toc362007431"/>
      <w:r>
        <w:lastRenderedPageBreak/>
        <w:t>Venezuela Link</w:t>
      </w:r>
      <w:bookmarkEnd w:id="22"/>
      <w:bookmarkEnd w:id="23"/>
      <w:bookmarkEnd w:id="24"/>
      <w:r w:rsidR="004B5687">
        <w:t xml:space="preserve"> Module</w:t>
      </w:r>
      <w:bookmarkEnd w:id="25"/>
      <w:r w:rsidR="004B5687">
        <w:t xml:space="preserve"> </w:t>
      </w:r>
    </w:p>
    <w:p w:rsidR="002F5EF9" w:rsidRDefault="002F5EF9" w:rsidP="00ED5C31">
      <w:pPr>
        <w:pStyle w:val="Heading4"/>
        <w:numPr>
          <w:ilvl w:val="0"/>
          <w:numId w:val="8"/>
        </w:numPr>
      </w:pPr>
      <w:r>
        <w:t>Economic engagement with Venezuela opens up Venezuela’s oil sector to foreign investment.</w:t>
      </w:r>
    </w:p>
    <w:p w:rsidR="002F5EF9" w:rsidRDefault="002F5EF9">
      <w:r>
        <w:t xml:space="preserve">Kevin </w:t>
      </w:r>
      <w:r w:rsidRPr="00C63B0E">
        <w:rPr>
          <w:rStyle w:val="StyleStyleBold12pt"/>
        </w:rPr>
        <w:t>Clarke</w:t>
      </w:r>
      <w:r>
        <w:t>, (Associate Editor, America Magazine), AMERICA, Mar. 25, 20</w:t>
      </w:r>
      <w:r w:rsidRPr="00C63B0E">
        <w:rPr>
          <w:rStyle w:val="StyleStyleBold12pt"/>
        </w:rPr>
        <w:t>13</w:t>
      </w:r>
      <w:r>
        <w:t>. Retrieved Apr. 21, 2013 from ¶ http://americamagazine.org/issue/chavez-death-brings-new-chance-us-venezuela-engagement</w:t>
      </w:r>
    </w:p>
    <w:p w:rsidR="002F5EF9" w:rsidRDefault="002F5EF9">
      <w:pPr>
        <w:rPr>
          <w:sz w:val="16"/>
        </w:rPr>
      </w:pPr>
      <w:r w:rsidRPr="00C63B0E">
        <w:rPr>
          <w:sz w:val="16"/>
        </w:rPr>
        <w:t>The passing of President Hugo Chávez of Venezuela unleashed an epic outpouring of grief among his supporters in Venezuela, the likes of which may only be eventually paralleled with the passing of another larger-than-life figure in Latin American socialism, Cuba’s Fidel Castro. Matthew Carnes, S.J., assistant professor of government at Georgetown University, said Chávez will be remembered as a leader who had an “outsized impact in Venezuelan politics.”</w:t>
      </w:r>
      <w:r w:rsidR="00C63B0E" w:rsidRPr="00C63B0E">
        <w:rPr>
          <w:sz w:val="12"/>
        </w:rPr>
        <w:t>¶</w:t>
      </w:r>
      <w:r w:rsidRPr="00C63B0E">
        <w:rPr>
          <w:sz w:val="16"/>
        </w:rPr>
        <w:t xml:space="preserve"> Father Carnes said Chávez’s passing offers an opportunity for the United States, politically and economically, to revive its relationship with Venezuela. Occasionally “capricious and doctrinaire,” Chávez was “someone the United States had a hard time negotiating with,” according to Father Carnes.</w:t>
      </w:r>
      <w:r w:rsidR="00C63B0E" w:rsidRPr="00C63B0E">
        <w:rPr>
          <w:sz w:val="12"/>
        </w:rPr>
        <w:t>¶</w:t>
      </w:r>
      <w:r w:rsidRPr="00C63B0E">
        <w:rPr>
          <w:sz w:val="16"/>
        </w:rPr>
        <w:t xml:space="preserve"> Whether his designated political heir, Vice </w:t>
      </w:r>
      <w:r w:rsidRPr="00C63B0E">
        <w:rPr>
          <w:rStyle w:val="StyleBoldUnderline"/>
          <w:highlight w:val="yellow"/>
        </w:rPr>
        <w:t>President Nicholas Maduro</w:t>
      </w:r>
      <w:r w:rsidRPr="00C63B0E">
        <w:rPr>
          <w:sz w:val="16"/>
        </w:rPr>
        <w:t xml:space="preserve">, or an opposition candidate, most likely Henrique Capriles Radonski, governor of the Venezuelan state of Miranda, </w:t>
      </w:r>
      <w:r w:rsidRPr="00C63B0E">
        <w:rPr>
          <w:rStyle w:val="StyleBoldUnderline"/>
          <w:highlight w:val="yellow"/>
        </w:rPr>
        <w:t>is elected to replace Chávez, Father Carnes expects a more pragmatic and less confrontational leadership to emerge. That could mean improved ties not just with Venezuela but throughout the region, he said, and a possible opening for renewed U.S. investment and partnership with the Venezuelan state oil industry. Despite Chávez’s notorious distaste for U.S. political leaders, under his leadership Venezuela remained one of the largest suppliers of oil to the United States</w:t>
      </w:r>
      <w:r w:rsidRPr="00C63B0E">
        <w:rPr>
          <w:sz w:val="16"/>
        </w:rPr>
        <w:t>. This is likely to continue.</w:t>
      </w:r>
    </w:p>
    <w:p w:rsidR="004B5687" w:rsidRDefault="004B5687" w:rsidP="00ED5C31">
      <w:pPr>
        <w:pStyle w:val="Heading4"/>
        <w:numPr>
          <w:ilvl w:val="0"/>
          <w:numId w:val="8"/>
        </w:numPr>
      </w:pPr>
      <w:r>
        <w:t>More foreign investment key to Venezuela’s oil industry.</w:t>
      </w:r>
    </w:p>
    <w:p w:rsidR="004B5687" w:rsidRDefault="004B5687" w:rsidP="004B5687">
      <w:pPr>
        <w:pStyle w:val="StyleStyleStyleCNA9ptBefore1pt8ptPatternClear"/>
        <w:spacing w:before="0" w:line="240" w:lineRule="auto"/>
        <w:ind w:left="216" w:firstLine="0"/>
        <w:rPr>
          <w:szCs w:val="24"/>
        </w:rPr>
      </w:pPr>
      <w:r w:rsidRPr="0038687C">
        <w:rPr>
          <w:szCs w:val="24"/>
        </w:rPr>
        <w:t xml:space="preserve">Sharon </w:t>
      </w:r>
      <w:r w:rsidRPr="0038687C">
        <w:rPr>
          <w:rStyle w:val="StyleStyleBold12pt"/>
        </w:rPr>
        <w:t>Epperson,</w:t>
      </w:r>
      <w:r w:rsidRPr="0038687C">
        <w:rPr>
          <w:szCs w:val="24"/>
        </w:rPr>
        <w:t xml:space="preserve"> </w:t>
      </w:r>
      <w:r>
        <w:rPr>
          <w:szCs w:val="24"/>
        </w:rPr>
        <w:t>20</w:t>
      </w:r>
      <w:r w:rsidRPr="004B5687">
        <w:rPr>
          <w:rStyle w:val="StyleStyleBold12pt"/>
        </w:rPr>
        <w:t>13</w:t>
      </w:r>
      <w:r>
        <w:rPr>
          <w:szCs w:val="24"/>
        </w:rPr>
        <w:t xml:space="preserve"> </w:t>
      </w:r>
      <w:r w:rsidRPr="0038687C">
        <w:rPr>
          <w:szCs w:val="24"/>
        </w:rPr>
        <w:t>(staff writer), Mar. 6, 2</w:t>
      </w:r>
      <w:r>
        <w:rPr>
          <w:szCs w:val="24"/>
        </w:rPr>
        <w:t>013</w:t>
      </w:r>
      <w:r w:rsidRPr="0038687C">
        <w:rPr>
          <w:szCs w:val="24"/>
        </w:rPr>
        <w:t xml:space="preserve">, Retrieved Apr. 21, 2013 from </w:t>
      </w:r>
      <w:hyperlink r:id="rId36" w:history="1">
        <w:r w:rsidRPr="00FF7648">
          <w:rPr>
            <w:rStyle w:val="Hyperlink"/>
            <w:szCs w:val="24"/>
          </w:rPr>
          <w:t>http://www.csmonitor.com/Environment/Latest-News-Wires/2013/0306/With-Hugo-Chavez-gone-US-oil-industry-eyes-Venezuela</w:t>
        </w:r>
      </w:hyperlink>
      <w:r>
        <w:rPr>
          <w:szCs w:val="24"/>
        </w:rPr>
        <w:t>, rwg)</w:t>
      </w:r>
    </w:p>
    <w:p w:rsidR="004B5687" w:rsidRPr="004B5687" w:rsidRDefault="004B5687" w:rsidP="004B5687">
      <w:pPr>
        <w:pStyle w:val="StyleStyleStyleCNA9ptBefore1pt8ptPatternClear"/>
        <w:spacing w:before="0" w:line="240" w:lineRule="auto"/>
        <w:ind w:left="216" w:firstLine="0"/>
        <w:rPr>
          <w:rStyle w:val="Emphasis"/>
        </w:rPr>
      </w:pPr>
      <w:r w:rsidRPr="002A01B3">
        <w:rPr>
          <w:sz w:val="24"/>
          <w:szCs w:val="24"/>
        </w:rPr>
        <w:t xml:space="preserve">Supporters of Venezuela's President Hugo Chavez gather in Bolivar square to mourn Chavez's death in Caracas, Venezuela, Tuesday, March 5, 2013. </w:t>
      </w:r>
      <w:r w:rsidRPr="004B5687">
        <w:rPr>
          <w:rStyle w:val="StyleBoldUnderline"/>
          <w:highlight w:val="yellow"/>
        </w:rPr>
        <w:t xml:space="preserve">Oil analysts say it's too early to tell if or when Venezuela's oil policies might change to allow more </w:t>
      </w:r>
      <w:r w:rsidRPr="004B5687">
        <w:rPr>
          <w:rStyle w:val="Emphasis"/>
          <w:highlight w:val="yellow"/>
        </w:rPr>
        <w:t>foreign investment</w:t>
      </w:r>
      <w:r w:rsidRPr="004B5687">
        <w:rPr>
          <w:rStyle w:val="StyleBoldUnderline"/>
          <w:highlight w:val="yellow"/>
        </w:rPr>
        <w:t xml:space="preserve">, which its </w:t>
      </w:r>
      <w:r w:rsidRPr="004B5687">
        <w:rPr>
          <w:rStyle w:val="Emphasis"/>
          <w:highlight w:val="yellow"/>
        </w:rPr>
        <w:t>rundown industry sorely needs.</w:t>
      </w:r>
    </w:p>
    <w:p w:rsidR="004B5687" w:rsidRDefault="004B5687">
      <w:pPr>
        <w:rPr>
          <w:sz w:val="16"/>
        </w:rPr>
      </w:pPr>
    </w:p>
    <w:p w:rsidR="004B5687" w:rsidRDefault="004B5687" w:rsidP="00ED5C31">
      <w:pPr>
        <w:pStyle w:val="Heading4"/>
        <w:numPr>
          <w:ilvl w:val="0"/>
          <w:numId w:val="8"/>
        </w:numPr>
      </w:pPr>
      <w:r>
        <w:t>Venezuela has the largest oil reserves in the world.</w:t>
      </w:r>
    </w:p>
    <w:p w:rsidR="004B5687" w:rsidRDefault="004B5687" w:rsidP="004B5687">
      <w:r>
        <w:t xml:space="preserve">Tom </w:t>
      </w:r>
      <w:r w:rsidRPr="008A3E8D">
        <w:rPr>
          <w:rStyle w:val="StyleStyleBold12pt"/>
        </w:rPr>
        <w:t>Gjelten</w:t>
      </w:r>
      <w:r>
        <w:t>, (staff writer), Apr. 11, 20</w:t>
      </w:r>
      <w:r w:rsidRPr="008A3E8D">
        <w:rPr>
          <w:rStyle w:val="StyleStyleBold12pt"/>
        </w:rPr>
        <w:t>13</w:t>
      </w:r>
      <w:r>
        <w:t>.  Retrieved Apr. 21, 2013 from http://www.npr.org/2013/04 /11/176843567/ venezuela-s-next-leader-faces-tough-choice-on-oil-program</w:t>
      </w:r>
    </w:p>
    <w:p w:rsidR="004B5687" w:rsidRDefault="004B5687" w:rsidP="004B5687">
      <w:pPr>
        <w:rPr>
          <w:rStyle w:val="StyleBoldUnderline"/>
          <w:highlight w:val="yellow"/>
        </w:rPr>
      </w:pPr>
      <w:r w:rsidRPr="008A3E8D">
        <w:rPr>
          <w:rStyle w:val="StyleBoldUnderline"/>
          <w:highlight w:val="yellow"/>
        </w:rPr>
        <w:t>As Venezuela's president, Hugo Chavez thought in grandiose terms</w:t>
      </w:r>
      <w:r w:rsidRPr="008A3E8D">
        <w:rPr>
          <w:sz w:val="16"/>
        </w:rPr>
        <w:t>, and his country's vast oil riches enabled him to act on his vision. But Chavez died before he had to deal with the flaws in his model, and some hard choices await his successor.</w:t>
      </w:r>
      <w:r w:rsidRPr="008A3E8D">
        <w:rPr>
          <w:sz w:val="12"/>
        </w:rPr>
        <w:t>¶</w:t>
      </w:r>
      <w:r w:rsidRPr="008A3E8D">
        <w:rPr>
          <w:sz w:val="16"/>
        </w:rPr>
        <w:t xml:space="preserve"> Key to Chavez's notion of "21st Century Socialism" was the redistribution of Venezuela's oil earnings. </w:t>
      </w:r>
      <w:r w:rsidRPr="008A3E8D">
        <w:rPr>
          <w:rStyle w:val="StyleBoldUnderline"/>
          <w:highlight w:val="yellow"/>
        </w:rPr>
        <w:t xml:space="preserve">The country's oil reserves — estimated by the Organization of Petroleum Exporting Countries to be </w:t>
      </w:r>
      <w:r w:rsidRPr="008A3E8D">
        <w:rPr>
          <w:rStyle w:val="Emphasis"/>
          <w:highlight w:val="yellow"/>
        </w:rPr>
        <w:t>the largest in the world</w:t>
      </w:r>
      <w:r w:rsidRPr="008A3E8D">
        <w:rPr>
          <w:rStyle w:val="StyleBoldUnderline"/>
          <w:highlight w:val="yellow"/>
        </w:rPr>
        <w:t xml:space="preserve"> — are worth tens of billions of dollars a year in potential revenue.</w:t>
      </w:r>
    </w:p>
    <w:p w:rsidR="004B5687" w:rsidRPr="00C63B0E" w:rsidRDefault="004B5687">
      <w:pPr>
        <w:rPr>
          <w:sz w:val="16"/>
        </w:rPr>
      </w:pPr>
    </w:p>
    <w:p w:rsidR="004B5687" w:rsidRDefault="004B5687" w:rsidP="004B5687">
      <w:pPr>
        <w:pStyle w:val="Heading3"/>
      </w:pPr>
      <w:bookmarkStart w:id="26" w:name="_Toc362007432"/>
      <w:r>
        <w:lastRenderedPageBreak/>
        <w:t>Venezuela Link Extensions</w:t>
      </w:r>
      <w:bookmarkEnd w:id="26"/>
    </w:p>
    <w:p w:rsidR="002F5EF9" w:rsidRDefault="004B5687" w:rsidP="00C63B0E">
      <w:pPr>
        <w:pStyle w:val="Heading4"/>
      </w:pPr>
      <w:r>
        <w:t xml:space="preserve">(--) </w:t>
      </w:r>
      <w:r w:rsidR="002F5EF9">
        <w:t>Engaging with Venezuela would bolster American access to Venezuelan oil reserves.</w:t>
      </w:r>
    </w:p>
    <w:p w:rsidR="002F5EF9" w:rsidRDefault="002F5EF9">
      <w:r>
        <w:t xml:space="preserve">John </w:t>
      </w:r>
      <w:r w:rsidRPr="00C63B0E">
        <w:rPr>
          <w:rStyle w:val="StyleStyleBold12pt"/>
        </w:rPr>
        <w:t>Griffin</w:t>
      </w:r>
      <w:r w:rsidR="004B5687">
        <w:rPr>
          <w:rStyle w:val="StyleStyleBold12pt"/>
        </w:rPr>
        <w:t xml:space="preserve">, 2013 </w:t>
      </w:r>
      <w:r w:rsidR="004B5687">
        <w:t>(staff writer</w:t>
      </w:r>
      <w:r>
        <w:t>, THE CRIMSON, Apr. 3, 20</w:t>
      </w:r>
      <w:r w:rsidRPr="00C63B0E">
        <w:rPr>
          <w:rStyle w:val="StyleStyleBold12pt"/>
        </w:rPr>
        <w:t>13</w:t>
      </w:r>
      <w:r>
        <w:t xml:space="preserve">.  Retrieved Apr. 21, 2013 from </w:t>
      </w:r>
      <w:hyperlink r:id="rId37" w:history="1">
        <w:r w:rsidR="004B5687" w:rsidRPr="00FF7648">
          <w:rPr>
            <w:rStyle w:val="Hyperlink"/>
          </w:rPr>
          <w:t>http://www.thecrimson.com/article/2013/4/3/Harvard-Venezuela-Chavez-death/</w:t>
        </w:r>
      </w:hyperlink>
      <w:r w:rsidR="004B5687">
        <w:t>, rwg)</w:t>
      </w:r>
    </w:p>
    <w:p w:rsidR="002F5EF9" w:rsidRPr="00031328" w:rsidRDefault="002F5EF9">
      <w:pPr>
        <w:rPr>
          <w:rStyle w:val="StyleBoldUnderline"/>
        </w:rPr>
      </w:pPr>
      <w:r w:rsidRPr="00031328">
        <w:rPr>
          <w:sz w:val="16"/>
        </w:rPr>
        <w:t xml:space="preserve">Beyond leading to more amicable, cooperative relationships with Latin American nations, </w:t>
      </w:r>
      <w:r w:rsidRPr="00031328">
        <w:rPr>
          <w:rStyle w:val="StyleBoldUnderline"/>
          <w:highlight w:val="yellow"/>
        </w:rPr>
        <w:t>engagement with Venezuela would also be economically advisable. With the world’s largest oil reserves,</w:t>
      </w:r>
      <w:r w:rsidRPr="00031328">
        <w:rPr>
          <w:sz w:val="16"/>
        </w:rPr>
        <w:t xml:space="preserve"> countless other valuable resources, and stunning natural beauty to attract scores of tourists, </w:t>
      </w:r>
      <w:r w:rsidRPr="00031328">
        <w:rPr>
          <w:rStyle w:val="StyleBoldUnderline"/>
          <w:highlight w:val="yellow"/>
        </w:rPr>
        <w:t>Venezuela has quite a bit to offer economically.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w:t>
      </w:r>
    </w:p>
    <w:p w:rsidR="008737C1" w:rsidRDefault="004B5687" w:rsidP="008737C1">
      <w:pPr>
        <w:pStyle w:val="Heading4"/>
      </w:pPr>
      <w:r>
        <w:t xml:space="preserve">(--) </w:t>
      </w:r>
      <w:r w:rsidR="008737C1">
        <w:t>Increasing Venezuela’s economy allows for increased oil production.</w:t>
      </w:r>
    </w:p>
    <w:p w:rsidR="004B5687" w:rsidRDefault="008737C1" w:rsidP="008737C1">
      <w:pPr>
        <w:pStyle w:val="StyleStyleStyleCNA9ptBefore1pt8ptPatternClear"/>
        <w:spacing w:before="0" w:line="240" w:lineRule="auto"/>
        <w:ind w:left="216" w:firstLine="0"/>
        <w:rPr>
          <w:szCs w:val="24"/>
        </w:rPr>
      </w:pPr>
      <w:r w:rsidRPr="0009282B">
        <w:rPr>
          <w:szCs w:val="24"/>
        </w:rPr>
        <w:t xml:space="preserve">ÁNGEL </w:t>
      </w:r>
      <w:r w:rsidRPr="0009282B">
        <w:rPr>
          <w:rStyle w:val="StyleStyleBold12pt"/>
        </w:rPr>
        <w:t>GONZÁLEZ</w:t>
      </w:r>
      <w:r w:rsidRPr="0009282B">
        <w:rPr>
          <w:szCs w:val="24"/>
        </w:rPr>
        <w:t xml:space="preserve">, </w:t>
      </w:r>
      <w:r w:rsidR="004B5687">
        <w:rPr>
          <w:szCs w:val="24"/>
        </w:rPr>
        <w:t>20</w:t>
      </w:r>
      <w:r w:rsidR="004B5687" w:rsidRPr="004B5687">
        <w:rPr>
          <w:rStyle w:val="StyleStyleBold12pt"/>
        </w:rPr>
        <w:t>13</w:t>
      </w:r>
      <w:r w:rsidR="004B5687">
        <w:rPr>
          <w:szCs w:val="24"/>
        </w:rPr>
        <w:t xml:space="preserve"> (staff writer</w:t>
      </w:r>
      <w:r w:rsidRPr="0009282B">
        <w:rPr>
          <w:szCs w:val="24"/>
        </w:rPr>
        <w:t>, WALL STREET JOURNAL, Apr. 12, 20</w:t>
      </w:r>
      <w:r w:rsidRPr="004B5687">
        <w:t xml:space="preserve">13.  </w:t>
      </w:r>
      <w:r w:rsidRPr="0009282B">
        <w:rPr>
          <w:szCs w:val="24"/>
        </w:rPr>
        <w:t xml:space="preserve">Retrieved Apr. 21, 2013 from </w:t>
      </w:r>
      <w:hyperlink r:id="rId38" w:history="1">
        <w:r w:rsidR="004B5687" w:rsidRPr="00FF7648">
          <w:rPr>
            <w:rStyle w:val="Hyperlink"/>
            <w:szCs w:val="24"/>
          </w:rPr>
          <w:t>http://online.wsj.com/article/SB10001424127887324000704578386771059515346.html</w:t>
        </w:r>
      </w:hyperlink>
      <w:r w:rsidR="004B5687">
        <w:rPr>
          <w:szCs w:val="24"/>
        </w:rPr>
        <w:t>, rwg)</w:t>
      </w:r>
    </w:p>
    <w:p w:rsidR="008737C1" w:rsidRPr="0009282B" w:rsidRDefault="008737C1" w:rsidP="008737C1">
      <w:pPr>
        <w:pStyle w:val="StyleStyleStyleCNA9ptBefore1pt8ptPatternClear"/>
        <w:spacing w:before="0" w:line="240" w:lineRule="auto"/>
        <w:ind w:left="216" w:firstLine="0"/>
        <w:rPr>
          <w:szCs w:val="24"/>
        </w:rPr>
      </w:pPr>
      <w:r w:rsidRPr="00372E06">
        <w:rPr>
          <w:rStyle w:val="StyleBoldUnderline"/>
          <w:highlight w:val="yellow"/>
        </w:rPr>
        <w:t xml:space="preserve">The cash crunch has created headaches for PDVSA, which, if it could charge more for fuel burned in Venezuela, would have more cash to invest in such things as </w:t>
      </w:r>
      <w:r w:rsidRPr="00372E06">
        <w:rPr>
          <w:rStyle w:val="Emphasis"/>
          <w:highlight w:val="yellow"/>
        </w:rPr>
        <w:t>maintaining refineries</w:t>
      </w:r>
      <w:r w:rsidRPr="0009282B">
        <w:rPr>
          <w:szCs w:val="24"/>
        </w:rPr>
        <w:t>. A deadly blast at its giant Amuay refinery in September has stalled part of the complex ever since.</w:t>
      </w:r>
      <w:r w:rsidRPr="0009282B">
        <w:rPr>
          <w:sz w:val="12"/>
          <w:szCs w:val="24"/>
        </w:rPr>
        <w:t>¶</w:t>
      </w:r>
      <w:r w:rsidRPr="0009282B">
        <w:rPr>
          <w:szCs w:val="24"/>
        </w:rPr>
        <w:t xml:space="preserve"> A Venezuelan economist, Orlando Ochoa, estimates that Venezuela spent $7.2 billion in 2012 to import fuel. The U.S. Energy Information Administration says that American exports of gasoline and other refined products to Venezuela totaled 197,000 barrels a day during December.</w:t>
      </w:r>
    </w:p>
    <w:p w:rsidR="008737C1" w:rsidRDefault="004B5687" w:rsidP="008737C1">
      <w:pPr>
        <w:pStyle w:val="Heading4"/>
      </w:pPr>
      <w:r>
        <w:t xml:space="preserve">(--) </w:t>
      </w:r>
      <w:r w:rsidR="008737C1">
        <w:t>Reinvestment is key to increasing Venezuelan oil production.</w:t>
      </w:r>
    </w:p>
    <w:p w:rsidR="004B5687" w:rsidRDefault="008737C1" w:rsidP="008737C1">
      <w:pPr>
        <w:pStyle w:val="StyleStyleStyleCNA9ptBefore1pt8ptPatternClear"/>
        <w:spacing w:before="0" w:line="240" w:lineRule="auto"/>
        <w:ind w:left="216" w:firstLine="0"/>
        <w:rPr>
          <w:szCs w:val="24"/>
        </w:rPr>
      </w:pPr>
      <w:r w:rsidRPr="0009282B">
        <w:rPr>
          <w:szCs w:val="24"/>
        </w:rPr>
        <w:t xml:space="preserve">Tom </w:t>
      </w:r>
      <w:r w:rsidRPr="0009282B">
        <w:rPr>
          <w:rStyle w:val="StyleStyleBold12pt"/>
        </w:rPr>
        <w:t>Gjelten,</w:t>
      </w:r>
      <w:r w:rsidR="004B5687">
        <w:rPr>
          <w:rStyle w:val="StyleStyleBold12pt"/>
        </w:rPr>
        <w:t xml:space="preserve"> 2013 </w:t>
      </w:r>
      <w:r w:rsidRPr="0009282B">
        <w:rPr>
          <w:szCs w:val="24"/>
        </w:rPr>
        <w:t>(staff writer), Apr. 11, 20</w:t>
      </w:r>
      <w:r w:rsidRPr="004B5687">
        <w:t xml:space="preserve">13.  </w:t>
      </w:r>
      <w:r w:rsidRPr="0009282B">
        <w:rPr>
          <w:szCs w:val="24"/>
        </w:rPr>
        <w:t>Retrieved Apr. 21, 2013 from http://www.npr.org/2013/04 /11/176843567/ venezuela-s-next-leader-fac</w:t>
      </w:r>
      <w:r w:rsidR="004B5687">
        <w:rPr>
          <w:szCs w:val="24"/>
        </w:rPr>
        <w:t>es-tough-choice-on-oil-program, rwg)</w:t>
      </w:r>
    </w:p>
    <w:p w:rsidR="008737C1" w:rsidRPr="0009282B" w:rsidRDefault="008737C1" w:rsidP="008737C1">
      <w:pPr>
        <w:pStyle w:val="StyleStyleStyleCNA9ptBefore1pt8ptPatternClear"/>
        <w:spacing w:before="0" w:line="240" w:lineRule="auto"/>
        <w:ind w:left="216" w:firstLine="0"/>
        <w:rPr>
          <w:szCs w:val="24"/>
        </w:rPr>
      </w:pPr>
      <w:r w:rsidRPr="00372E06">
        <w:rPr>
          <w:rStyle w:val="StyleBoldUnderline"/>
          <w:highlight w:val="yellow"/>
        </w:rPr>
        <w:t xml:space="preserve">Venezuela's problem is that its oil production is declining, in part because of the </w:t>
      </w:r>
      <w:r w:rsidRPr="00372E06">
        <w:rPr>
          <w:rStyle w:val="Emphasis"/>
          <w:highlight w:val="yellow"/>
        </w:rPr>
        <w:t>lack of reinvestment</w:t>
      </w:r>
      <w:r w:rsidRPr="00372E06">
        <w:rPr>
          <w:rStyle w:val="StyleBoldUnderline"/>
          <w:highlight w:val="yellow"/>
        </w:rPr>
        <w:t xml:space="preserve"> and the politicization of PDVSA operations under the Chavez government</w:t>
      </w:r>
      <w:r w:rsidRPr="0009282B">
        <w:rPr>
          <w:szCs w:val="24"/>
        </w:rPr>
        <w:t>. Unless oil prices move sharply higher, the country will face a significant loss of oil revenue.</w:t>
      </w:r>
      <w:r w:rsidRPr="0009282B">
        <w:rPr>
          <w:sz w:val="12"/>
          <w:szCs w:val="24"/>
        </w:rPr>
        <w:t>¶</w:t>
      </w:r>
      <w:r w:rsidRPr="0009282B">
        <w:rPr>
          <w:szCs w:val="24"/>
        </w:rPr>
        <w:t xml:space="preserve"> "In 1997, PDVSA was producing 3.5 million barrels a day," notes Piñon, now an energy analyst at the University of Texas at Austin. "Today they are about 2.8 million barrels a day. It shows you what a bad job the Venezuelan government has done in managing their national oil company."</w:t>
      </w:r>
    </w:p>
    <w:p w:rsidR="008737C1" w:rsidRDefault="004B5687" w:rsidP="008737C1">
      <w:pPr>
        <w:pStyle w:val="Heading4"/>
      </w:pPr>
      <w:r>
        <w:t xml:space="preserve">(--) </w:t>
      </w:r>
      <w:r w:rsidR="008737C1">
        <w:t>Venezuela has huge potential for oil production.</w:t>
      </w:r>
    </w:p>
    <w:p w:rsidR="004B5687" w:rsidRDefault="008737C1" w:rsidP="008737C1">
      <w:pPr>
        <w:pStyle w:val="StyleStyleStyleCNA9ptBefore1pt8ptPatternClear"/>
        <w:spacing w:before="0" w:line="240" w:lineRule="auto"/>
        <w:ind w:left="216" w:firstLine="0"/>
        <w:rPr>
          <w:szCs w:val="24"/>
        </w:rPr>
      </w:pPr>
      <w:r w:rsidRPr="0009282B">
        <w:rPr>
          <w:szCs w:val="24"/>
        </w:rPr>
        <w:t xml:space="preserve">Sharon </w:t>
      </w:r>
      <w:r w:rsidRPr="0009282B">
        <w:rPr>
          <w:rStyle w:val="StyleStyleBold12pt"/>
        </w:rPr>
        <w:t>Epperson</w:t>
      </w:r>
      <w:r w:rsidRPr="0009282B">
        <w:rPr>
          <w:szCs w:val="24"/>
        </w:rPr>
        <w:t xml:space="preserve">, </w:t>
      </w:r>
      <w:r w:rsidR="004B5687">
        <w:rPr>
          <w:szCs w:val="24"/>
        </w:rPr>
        <w:t>20</w:t>
      </w:r>
      <w:r w:rsidR="004B5687" w:rsidRPr="004B5687">
        <w:rPr>
          <w:rStyle w:val="StyleStyleBold12pt"/>
        </w:rPr>
        <w:t>13</w:t>
      </w:r>
      <w:r w:rsidR="004B5687">
        <w:rPr>
          <w:szCs w:val="24"/>
        </w:rPr>
        <w:t xml:space="preserve"> </w:t>
      </w:r>
      <w:r w:rsidRPr="0009282B">
        <w:rPr>
          <w:szCs w:val="24"/>
        </w:rPr>
        <w:t>(staff writer), Mar. 6, 20</w:t>
      </w:r>
      <w:r w:rsidRPr="004B5687">
        <w:t>13</w:t>
      </w:r>
      <w:r w:rsidRPr="0009282B">
        <w:rPr>
          <w:szCs w:val="24"/>
        </w:rPr>
        <w:t xml:space="preserve">, Retrieved Apr. 21, 2013 from </w:t>
      </w:r>
      <w:hyperlink r:id="rId39" w:history="1">
        <w:r w:rsidR="004B5687" w:rsidRPr="00FF7648">
          <w:rPr>
            <w:rStyle w:val="Hyperlink"/>
            <w:szCs w:val="24"/>
          </w:rPr>
          <w:t>http://www.csmonitor.com/Environment/Latest-News-Wires/2013/0306/With-Hugo-Chavez-gone-US-oil-industry-eyes-Venezuela</w:t>
        </w:r>
      </w:hyperlink>
      <w:r w:rsidR="004B5687">
        <w:rPr>
          <w:szCs w:val="24"/>
        </w:rPr>
        <w:t>, Accessed 7/19/2013, rwg)</w:t>
      </w:r>
    </w:p>
    <w:p w:rsidR="008737C1" w:rsidRDefault="008737C1" w:rsidP="008737C1">
      <w:pPr>
        <w:pStyle w:val="StyleStyleStyleCNA9ptBefore1pt8ptPatternClear"/>
        <w:spacing w:before="0" w:line="240" w:lineRule="auto"/>
        <w:ind w:left="216" w:firstLine="0"/>
        <w:rPr>
          <w:szCs w:val="24"/>
        </w:rPr>
      </w:pPr>
      <w:r w:rsidRPr="0009282B">
        <w:rPr>
          <w:rStyle w:val="StyleBoldUnderline"/>
          <w:highlight w:val="yellow"/>
        </w:rPr>
        <w:t>Sira said Venezuela could produce as much as 6 to 9 million barrels of oil a day but now it's probably less than 2.5 million barrels. He said oil production peaked in the early year at 3.3 million barrels</w:t>
      </w:r>
      <w:r w:rsidRPr="0009282B">
        <w:rPr>
          <w:szCs w:val="24"/>
        </w:rPr>
        <w:t>. (Read More: Why Venezuela's World-Beating Oil Reserves Are 'Irrelevant')</w:t>
      </w:r>
    </w:p>
    <w:p w:rsidR="008737C1" w:rsidRDefault="004B5687" w:rsidP="008737C1">
      <w:pPr>
        <w:pStyle w:val="Heading4"/>
      </w:pPr>
      <w:r>
        <w:lastRenderedPageBreak/>
        <w:t xml:space="preserve">(--) </w:t>
      </w:r>
      <w:r w:rsidR="008737C1">
        <w:t>Venezuela has some of the largest oil reserves in the world.</w:t>
      </w:r>
    </w:p>
    <w:p w:rsidR="004B5687" w:rsidRDefault="008737C1" w:rsidP="008737C1">
      <w:pPr>
        <w:pStyle w:val="StyleStyleStyleCNA9ptBefore1pt8ptPatternClear"/>
        <w:spacing w:before="0" w:line="240" w:lineRule="auto"/>
        <w:ind w:left="216" w:firstLine="0"/>
        <w:rPr>
          <w:sz w:val="24"/>
          <w:szCs w:val="24"/>
        </w:rPr>
      </w:pPr>
      <w:r w:rsidRPr="002A01B3">
        <w:rPr>
          <w:sz w:val="24"/>
          <w:szCs w:val="24"/>
        </w:rPr>
        <w:t xml:space="preserve">Jim </w:t>
      </w:r>
      <w:r w:rsidRPr="0009282B">
        <w:rPr>
          <w:rStyle w:val="StyleStyleBold12pt"/>
        </w:rPr>
        <w:t>Landers</w:t>
      </w:r>
      <w:r w:rsidRPr="002A01B3">
        <w:rPr>
          <w:sz w:val="24"/>
          <w:szCs w:val="24"/>
        </w:rPr>
        <w:t xml:space="preserve">, </w:t>
      </w:r>
      <w:r w:rsidR="004B5687">
        <w:rPr>
          <w:sz w:val="24"/>
          <w:szCs w:val="24"/>
        </w:rPr>
        <w:t>20</w:t>
      </w:r>
      <w:r w:rsidR="004B5687" w:rsidRPr="004B5687">
        <w:rPr>
          <w:rStyle w:val="StyleStyleBold12pt"/>
        </w:rPr>
        <w:t>13</w:t>
      </w:r>
      <w:r w:rsidR="004B5687">
        <w:rPr>
          <w:sz w:val="24"/>
          <w:szCs w:val="24"/>
        </w:rPr>
        <w:t xml:space="preserve"> </w:t>
      </w:r>
      <w:r w:rsidRPr="002A01B3">
        <w:rPr>
          <w:sz w:val="24"/>
          <w:szCs w:val="24"/>
        </w:rPr>
        <w:t>(staff writer, Mar. 6, 20</w:t>
      </w:r>
      <w:r w:rsidRPr="004B5687">
        <w:rPr>
          <w:sz w:val="24"/>
          <w:szCs w:val="24"/>
        </w:rPr>
        <w:t xml:space="preserve">13.  </w:t>
      </w:r>
      <w:r w:rsidRPr="002A01B3">
        <w:rPr>
          <w:sz w:val="24"/>
          <w:szCs w:val="24"/>
        </w:rPr>
        <w:t xml:space="preserve">Retrieved Apr. 21, 2013 from </w:t>
      </w:r>
      <w:hyperlink r:id="rId40" w:history="1">
        <w:r w:rsidR="004B5687" w:rsidRPr="00FF7648">
          <w:rPr>
            <w:rStyle w:val="Hyperlink"/>
            <w:sz w:val="24"/>
            <w:szCs w:val="24"/>
          </w:rPr>
          <w:t>http://www.dallasnews.com/business/energy/20130306-crumbling-venezuelan-oil-sector-expected-to-remain-hostile-to-u.s.-investment.ece</w:t>
        </w:r>
      </w:hyperlink>
      <w:r w:rsidR="004B5687">
        <w:rPr>
          <w:sz w:val="24"/>
          <w:szCs w:val="24"/>
        </w:rPr>
        <w:t>, rwg)</w:t>
      </w:r>
    </w:p>
    <w:p w:rsidR="008737C1" w:rsidRPr="002A01B3" w:rsidRDefault="008737C1" w:rsidP="008737C1">
      <w:pPr>
        <w:pStyle w:val="StyleStyleStyleCNA9ptBefore1pt8ptPatternClear"/>
        <w:spacing w:before="0" w:line="240" w:lineRule="auto"/>
        <w:ind w:left="216" w:firstLine="0"/>
        <w:rPr>
          <w:sz w:val="24"/>
          <w:szCs w:val="24"/>
        </w:rPr>
      </w:pPr>
      <w:r w:rsidRPr="002A01B3">
        <w:rPr>
          <w:sz w:val="24"/>
          <w:szCs w:val="24"/>
        </w:rPr>
        <w:t xml:space="preserve">Oil analysts here for IHS CERAWeek 2013, the energy industry’s big annual conference, blame Chávez’s socialist policies for a decline in Venezuela’s oil industry over the past 14 years. </w:t>
      </w:r>
      <w:r w:rsidRPr="0009282B">
        <w:rPr>
          <w:rStyle w:val="StyleBoldUnderline"/>
          <w:highlight w:val="yellow"/>
        </w:rPr>
        <w:t>Despite having more oil reserves than any other country, production peaked in 1997 and is down by a fourth since Chávez took power in 1998.¶ “Venezuela is one of the countries with the largest hydrocarbon [oil and gas] endowments in the world,”</w:t>
      </w:r>
      <w:r w:rsidRPr="002A01B3">
        <w:rPr>
          <w:sz w:val="24"/>
          <w:szCs w:val="24"/>
        </w:rPr>
        <w:t xml:space="preserve"> said Enrique Sira, IHS’s director of Latin American energy research.</w:t>
      </w:r>
    </w:p>
    <w:p w:rsidR="008737C1" w:rsidRDefault="004B5687" w:rsidP="008737C1">
      <w:pPr>
        <w:pStyle w:val="Heading4"/>
      </w:pPr>
      <w:r>
        <w:t xml:space="preserve">(--) </w:t>
      </w:r>
      <w:r w:rsidR="008737C1">
        <w:t>Venezuela has more oil reserves than any country in the world.</w:t>
      </w:r>
    </w:p>
    <w:p w:rsidR="004B5687" w:rsidRDefault="008737C1" w:rsidP="008737C1">
      <w:pPr>
        <w:pStyle w:val="StyleStyleStyleCNA9ptBefore1pt8ptPatternClear"/>
        <w:spacing w:before="0" w:line="240" w:lineRule="auto"/>
        <w:ind w:left="216" w:firstLine="0"/>
        <w:rPr>
          <w:sz w:val="24"/>
          <w:szCs w:val="24"/>
        </w:rPr>
      </w:pPr>
      <w:r w:rsidRPr="002A01B3">
        <w:rPr>
          <w:sz w:val="24"/>
          <w:szCs w:val="24"/>
        </w:rPr>
        <w:t xml:space="preserve">Jim </w:t>
      </w:r>
      <w:r w:rsidRPr="0009282B">
        <w:rPr>
          <w:rStyle w:val="StyleStyleBold12pt"/>
        </w:rPr>
        <w:t>Landers</w:t>
      </w:r>
      <w:r w:rsidRPr="002A01B3">
        <w:rPr>
          <w:sz w:val="24"/>
          <w:szCs w:val="24"/>
        </w:rPr>
        <w:t xml:space="preserve">, </w:t>
      </w:r>
      <w:r w:rsidR="004B5687">
        <w:rPr>
          <w:sz w:val="24"/>
          <w:szCs w:val="24"/>
        </w:rPr>
        <w:t>20</w:t>
      </w:r>
      <w:r w:rsidR="004B5687" w:rsidRPr="004B5687">
        <w:rPr>
          <w:rStyle w:val="StyleStyleBold12pt"/>
        </w:rPr>
        <w:t>13</w:t>
      </w:r>
      <w:r w:rsidR="004B5687">
        <w:rPr>
          <w:sz w:val="24"/>
          <w:szCs w:val="24"/>
        </w:rPr>
        <w:t xml:space="preserve"> (staff writer</w:t>
      </w:r>
      <w:r w:rsidRPr="002A01B3">
        <w:rPr>
          <w:sz w:val="24"/>
          <w:szCs w:val="24"/>
        </w:rPr>
        <w:t>, Mar. 6, 20</w:t>
      </w:r>
      <w:r w:rsidRPr="004B5687">
        <w:rPr>
          <w:sz w:val="24"/>
          <w:szCs w:val="24"/>
        </w:rPr>
        <w:t>13</w:t>
      </w:r>
      <w:r w:rsidRPr="002A01B3">
        <w:rPr>
          <w:sz w:val="24"/>
          <w:szCs w:val="24"/>
        </w:rPr>
        <w:t xml:space="preserve">.  Retrieved Apr. 21, 2013 from </w:t>
      </w:r>
      <w:hyperlink r:id="rId41" w:history="1">
        <w:r w:rsidR="004B5687" w:rsidRPr="00FF7648">
          <w:rPr>
            <w:rStyle w:val="Hyperlink"/>
            <w:sz w:val="24"/>
            <w:szCs w:val="24"/>
          </w:rPr>
          <w:t>http://www.dallasnews.com/business/energy/20130306-crumbling-venezuelan-oil-sector-expected-to-remain-hostile-to-u.s.-investment.ece</w:t>
        </w:r>
      </w:hyperlink>
      <w:r w:rsidR="004B5687">
        <w:rPr>
          <w:sz w:val="24"/>
          <w:szCs w:val="24"/>
        </w:rPr>
        <w:t>, rwg)</w:t>
      </w:r>
    </w:p>
    <w:p w:rsidR="008737C1" w:rsidRDefault="008737C1" w:rsidP="008737C1">
      <w:pPr>
        <w:pStyle w:val="StyleStyleStyleCNA9ptBefore1pt8ptPatternClear"/>
        <w:spacing w:before="0" w:line="240" w:lineRule="auto"/>
        <w:ind w:left="216" w:firstLine="0"/>
        <w:rPr>
          <w:sz w:val="24"/>
          <w:szCs w:val="24"/>
        </w:rPr>
      </w:pPr>
      <w:r w:rsidRPr="0009282B">
        <w:rPr>
          <w:rStyle w:val="StyleBoldUnderline"/>
          <w:highlight w:val="yellow"/>
        </w:rPr>
        <w:t>Venezuela has more oil reserves than any other country thanks to massive deposits of asphalt-like crude in what’s called the Orinoco oil belt. Development of these deposits is both technology- and capital-intensive</w:t>
      </w:r>
      <w:r w:rsidRPr="002A01B3">
        <w:rPr>
          <w:sz w:val="24"/>
          <w:szCs w:val="24"/>
        </w:rPr>
        <w:t>.¶ Chávez’s push for more national control over the oil sector in 2007 led Exxon Mobil Corp. and ConocoPhillips Co. to abandon big Orinoco projects. Other international companies stayed, including firms from Russia, China and Vietnam, and the Orinoco now accounts for about 20 percent of Venezuela’s oil production.</w:t>
      </w:r>
    </w:p>
    <w:p w:rsidR="008737C1" w:rsidRDefault="004B5687" w:rsidP="008737C1">
      <w:pPr>
        <w:pStyle w:val="Heading4"/>
      </w:pPr>
      <w:r>
        <w:t xml:space="preserve">(--) </w:t>
      </w:r>
      <w:r w:rsidR="008737C1">
        <w:t>Venezuela has the largest proven oil reserves in the world.</w:t>
      </w:r>
    </w:p>
    <w:p w:rsidR="004B5687" w:rsidRDefault="008737C1" w:rsidP="008737C1">
      <w:pPr>
        <w:pStyle w:val="StyleStyleStyleCNA9ptBefore1pt8ptPatternClear"/>
        <w:spacing w:before="0" w:line="240" w:lineRule="auto"/>
        <w:ind w:left="216" w:firstLine="0"/>
        <w:rPr>
          <w:szCs w:val="24"/>
        </w:rPr>
      </w:pPr>
      <w:r w:rsidRPr="0038687C">
        <w:rPr>
          <w:szCs w:val="24"/>
        </w:rPr>
        <w:t xml:space="preserve">Yadullah </w:t>
      </w:r>
      <w:r w:rsidRPr="0038687C">
        <w:rPr>
          <w:rStyle w:val="StyleStyleBold12pt"/>
        </w:rPr>
        <w:t>Hussain,</w:t>
      </w:r>
      <w:r w:rsidR="004B5687">
        <w:rPr>
          <w:rStyle w:val="StyleStyleBold12pt"/>
        </w:rPr>
        <w:t xml:space="preserve"> 2013 </w:t>
      </w:r>
      <w:r w:rsidRPr="0038687C">
        <w:rPr>
          <w:szCs w:val="24"/>
        </w:rPr>
        <w:t>(staff writ</w:t>
      </w:r>
      <w:r w:rsidR="004B5687">
        <w:rPr>
          <w:szCs w:val="24"/>
        </w:rPr>
        <w:t>er</w:t>
      </w:r>
      <w:r w:rsidRPr="0038687C">
        <w:rPr>
          <w:szCs w:val="24"/>
        </w:rPr>
        <w:t>, FINANCIAL POST, Mar. 6, 20</w:t>
      </w:r>
      <w:r w:rsidRPr="0038687C">
        <w:rPr>
          <w:rStyle w:val="StyleStyleBold12pt"/>
        </w:rPr>
        <w:t>13</w:t>
      </w:r>
      <w:r w:rsidRPr="0038687C">
        <w:rPr>
          <w:szCs w:val="24"/>
        </w:rPr>
        <w:t xml:space="preserve">.  Retrieved Apr. 21, 2013 from </w:t>
      </w:r>
      <w:hyperlink r:id="rId42" w:history="1">
        <w:r w:rsidR="004B5687" w:rsidRPr="00FF7648">
          <w:rPr>
            <w:rStyle w:val="Hyperlink"/>
            <w:szCs w:val="24"/>
          </w:rPr>
          <w:t>http://business.financialpost.com/2013/03/06/life-after-chavez-venezuela-u-s-oil-industries-are-naturally-attractive-trading-partners/</w:t>
        </w:r>
      </w:hyperlink>
      <w:r w:rsidR="004B5687">
        <w:rPr>
          <w:szCs w:val="24"/>
        </w:rPr>
        <w:t>, rwg)</w:t>
      </w:r>
    </w:p>
    <w:p w:rsidR="008737C1" w:rsidRPr="0038687C" w:rsidRDefault="008737C1" w:rsidP="008737C1">
      <w:pPr>
        <w:pStyle w:val="StyleStyleStyleCNA9ptBefore1pt8ptPatternClear"/>
        <w:spacing w:before="0" w:line="240" w:lineRule="auto"/>
        <w:ind w:left="216" w:firstLine="0"/>
        <w:rPr>
          <w:rStyle w:val="StyleBoldUnderline"/>
        </w:rPr>
      </w:pPr>
      <w:r w:rsidRPr="0038687C">
        <w:rPr>
          <w:rStyle w:val="StyleBoldUnderline"/>
          <w:highlight w:val="yellow"/>
        </w:rPr>
        <w:t>Oil is critical to Venezuela’s earnings, so there could be the potential for a change in approach to foreign investment in the sector</w:t>
      </w:r>
      <w:r w:rsidRPr="0038687C">
        <w:rPr>
          <w:sz w:val="12"/>
          <w:szCs w:val="24"/>
        </w:rPr>
        <w:t>¶</w:t>
      </w:r>
      <w:r w:rsidRPr="0038687C">
        <w:rPr>
          <w:szCs w:val="24"/>
        </w:rPr>
        <w:t xml:space="preserve"> Brent crude prices didn’t move much as traders absorbed the death of Hugo Chavez who ruled the world’s sixth largest OPEC producer, but it may mask a long-term shift that could impact North American energy trading patterns.</w:t>
      </w:r>
      <w:r w:rsidRPr="0038687C">
        <w:rPr>
          <w:sz w:val="12"/>
          <w:szCs w:val="24"/>
        </w:rPr>
        <w:t>¶</w:t>
      </w:r>
      <w:r w:rsidRPr="0038687C">
        <w:rPr>
          <w:szCs w:val="24"/>
        </w:rPr>
        <w:t xml:space="preserve"> “Over the longer term, changes in policy towards the energy sector might eventually allow Venezuela’s oil production to return to the much higher levels seen in the late 1990s,” said Tom Pugh, commodities economist at Capital Economics. “However, any such recovery would take many years.”</w:t>
      </w:r>
      <w:r w:rsidRPr="0038687C">
        <w:rPr>
          <w:sz w:val="12"/>
          <w:szCs w:val="24"/>
        </w:rPr>
        <w:t>¶</w:t>
      </w:r>
      <w:r w:rsidRPr="0038687C">
        <w:rPr>
          <w:szCs w:val="24"/>
        </w:rPr>
        <w:t xml:space="preserve"> </w:t>
      </w:r>
      <w:r w:rsidRPr="0038687C">
        <w:rPr>
          <w:rStyle w:val="StyleBoldUnderline"/>
          <w:highlight w:val="yellow"/>
        </w:rPr>
        <w:t>Venezuela is home to the world’s largest proven oil reserves of around 296.5 billion barrels, but its production has steadily fallen under Mr. Chavez who diverted Venezuela’s oil revenues to his pet projects and weakened the state-owned Petróleos de Venezuela, which is responsible for developing the country’s enormous riches.</w:t>
      </w:r>
    </w:p>
    <w:p w:rsidR="008737C1" w:rsidRPr="002A01B3" w:rsidRDefault="008737C1" w:rsidP="008737C1">
      <w:pPr>
        <w:pStyle w:val="StyleStyleStyleCNA9ptBefore1pt8ptPatternClear"/>
        <w:spacing w:before="0" w:line="240" w:lineRule="auto"/>
        <w:ind w:left="216" w:firstLine="0"/>
        <w:rPr>
          <w:sz w:val="24"/>
          <w:szCs w:val="24"/>
        </w:rPr>
      </w:pPr>
      <w:r w:rsidRPr="002A01B3">
        <w:rPr>
          <w:sz w:val="24"/>
          <w:szCs w:val="24"/>
        </w:rPr>
        <w:t> </w:t>
      </w:r>
    </w:p>
    <w:p w:rsidR="008737C1" w:rsidRDefault="0095542D" w:rsidP="008737C1">
      <w:pPr>
        <w:pStyle w:val="Heading4"/>
      </w:pPr>
      <w:r>
        <w:t xml:space="preserve">(--) </w:t>
      </w:r>
      <w:r w:rsidR="008737C1">
        <w:t>Venezuela can produce much more oil than it is currently producing.</w:t>
      </w:r>
    </w:p>
    <w:p w:rsidR="004B5687" w:rsidRDefault="008737C1" w:rsidP="008737C1">
      <w:pPr>
        <w:pStyle w:val="StyleStyleStyleCNA9ptBefore1pt8ptPatternClear"/>
        <w:spacing w:before="0" w:line="240" w:lineRule="auto"/>
        <w:ind w:left="216" w:firstLine="0"/>
        <w:rPr>
          <w:szCs w:val="24"/>
        </w:rPr>
      </w:pPr>
      <w:r w:rsidRPr="0038687C">
        <w:rPr>
          <w:szCs w:val="24"/>
        </w:rPr>
        <w:t xml:space="preserve">Sharon </w:t>
      </w:r>
      <w:r w:rsidRPr="0038687C">
        <w:rPr>
          <w:rStyle w:val="StyleStyleBold12pt"/>
        </w:rPr>
        <w:t>Epperson,</w:t>
      </w:r>
      <w:r w:rsidRPr="0038687C">
        <w:rPr>
          <w:szCs w:val="24"/>
        </w:rPr>
        <w:t xml:space="preserve"> </w:t>
      </w:r>
      <w:r w:rsidR="004B5687">
        <w:rPr>
          <w:szCs w:val="24"/>
        </w:rPr>
        <w:t>20</w:t>
      </w:r>
      <w:r w:rsidR="004B5687" w:rsidRPr="004B5687">
        <w:rPr>
          <w:rStyle w:val="StyleStyleBold12pt"/>
        </w:rPr>
        <w:t>13</w:t>
      </w:r>
      <w:r w:rsidR="004B5687">
        <w:rPr>
          <w:szCs w:val="24"/>
        </w:rPr>
        <w:t xml:space="preserve"> </w:t>
      </w:r>
      <w:r w:rsidRPr="0038687C">
        <w:rPr>
          <w:szCs w:val="24"/>
        </w:rPr>
        <w:t>(staff writer), Mar. 6, 2</w:t>
      </w:r>
      <w:r w:rsidR="004B5687">
        <w:rPr>
          <w:szCs w:val="24"/>
        </w:rPr>
        <w:t>013</w:t>
      </w:r>
      <w:r w:rsidRPr="0038687C">
        <w:rPr>
          <w:szCs w:val="24"/>
        </w:rPr>
        <w:t xml:space="preserve">, Retrieved Apr. 21, 2013 from </w:t>
      </w:r>
      <w:hyperlink r:id="rId43" w:history="1">
        <w:r w:rsidR="004B5687" w:rsidRPr="00FF7648">
          <w:rPr>
            <w:rStyle w:val="Hyperlink"/>
            <w:szCs w:val="24"/>
          </w:rPr>
          <w:t>http://www.csmonitor.com/Environment/Latest-News-Wires/2013/0306/With-Hugo-Chavez-gone-US-oil-industry-eyes-Venezuela</w:t>
        </w:r>
      </w:hyperlink>
      <w:r w:rsidR="004B5687">
        <w:rPr>
          <w:szCs w:val="24"/>
        </w:rPr>
        <w:t>, rwg)</w:t>
      </w:r>
    </w:p>
    <w:p w:rsidR="008737C1" w:rsidRDefault="008737C1" w:rsidP="008737C1">
      <w:pPr>
        <w:pStyle w:val="StyleStyleStyleCNA9ptBefore1pt8ptPatternClear"/>
        <w:spacing w:before="0" w:line="240" w:lineRule="auto"/>
        <w:ind w:left="216" w:firstLine="0"/>
        <w:rPr>
          <w:szCs w:val="24"/>
        </w:rPr>
      </w:pPr>
      <w:r w:rsidRPr="0038687C">
        <w:rPr>
          <w:szCs w:val="24"/>
        </w:rPr>
        <w:lastRenderedPageBreak/>
        <w:t xml:space="preserve"> ConocoPhillips was the biggest foreign stakeholder in Venezuela at the time of nationalization and could benefit greatly from regaining its former assets, Gheit said, adding: "The book value of assets that were confiscated was $4.5 billion (at the time.) The market value is now $20 to $30 billion... ConocoPhillips could eventually see a net gain of $10 billion."</w:t>
      </w:r>
      <w:r w:rsidRPr="0038687C">
        <w:rPr>
          <w:sz w:val="12"/>
          <w:szCs w:val="24"/>
        </w:rPr>
        <w:t>¶</w:t>
      </w:r>
      <w:r w:rsidRPr="0038687C">
        <w:rPr>
          <w:szCs w:val="24"/>
        </w:rPr>
        <w:t xml:space="preserve"> But that assumes ConocoPhillips would want to return to the country. </w:t>
      </w:r>
      <w:r w:rsidRPr="0038687C">
        <w:rPr>
          <w:rStyle w:val="StyleBoldUnderline"/>
          <w:highlight w:val="yellow"/>
        </w:rPr>
        <w:t>Venezuela's economic problems extend beyond the oil business. "It really much depends on what kind of government will follow Chavez</w:t>
      </w:r>
      <w:r w:rsidRPr="0038687C">
        <w:rPr>
          <w:szCs w:val="24"/>
        </w:rPr>
        <w:t>," said Enrique Sira, IHS senior research director for Latin America.</w:t>
      </w:r>
      <w:r w:rsidRPr="0038687C">
        <w:rPr>
          <w:sz w:val="12"/>
          <w:szCs w:val="24"/>
        </w:rPr>
        <w:t>¶</w:t>
      </w:r>
      <w:r w:rsidRPr="0038687C">
        <w:rPr>
          <w:szCs w:val="24"/>
        </w:rPr>
        <w:t xml:space="preserve"> "T</w:t>
      </w:r>
      <w:r w:rsidRPr="0038687C">
        <w:rPr>
          <w:rStyle w:val="StyleBoldUnderline"/>
          <w:highlight w:val="yellow"/>
        </w:rPr>
        <w:t>he only thing for sure is the fact that the industry is in very poor condition</w:t>
      </w:r>
      <w:r w:rsidRPr="0038687C">
        <w:rPr>
          <w:szCs w:val="24"/>
        </w:rPr>
        <w:t xml:space="preserve"> -- upstream, downstream, power, and distribution. </w:t>
      </w:r>
      <w:r w:rsidRPr="0038687C">
        <w:rPr>
          <w:rStyle w:val="StyleBoldUnderline"/>
          <w:highlight w:val="yellow"/>
        </w:rPr>
        <w:t>Electricity has to be rationed. It has a gas deficit that's been running for years and the country doesn't produce anywhere near what it could produce,"</w:t>
      </w:r>
      <w:r w:rsidRPr="0038687C">
        <w:rPr>
          <w:szCs w:val="24"/>
        </w:rPr>
        <w:t xml:space="preserve"> Sira said. (Read More: Venezuela Vote, Post-Chavez, Next Risk for Oil)</w:t>
      </w:r>
    </w:p>
    <w:p w:rsidR="0095542D" w:rsidRPr="00322590" w:rsidRDefault="0095542D" w:rsidP="0095542D">
      <w:pPr>
        <w:pStyle w:val="Heading4"/>
      </w:pPr>
      <w:r>
        <w:t xml:space="preserve">(--) </w:t>
      </w:r>
      <w:r w:rsidRPr="00322590">
        <w:t>Making Venezuela’s government more favorable to the United States will cause a drop in oil prices.</w:t>
      </w:r>
    </w:p>
    <w:p w:rsidR="0095542D" w:rsidRPr="00322590" w:rsidRDefault="0095542D" w:rsidP="0095542D">
      <w:r w:rsidRPr="00322590">
        <w:t xml:space="preserve">Paul </w:t>
      </w:r>
      <w:r w:rsidRPr="0095542D">
        <w:rPr>
          <w:rStyle w:val="StyleStyleBold12pt"/>
        </w:rPr>
        <w:t>Scicchitano</w:t>
      </w:r>
      <w:r>
        <w:t>, 3/6/20</w:t>
      </w:r>
      <w:r w:rsidRPr="0095542D">
        <w:rPr>
          <w:rStyle w:val="StyleStyleBold12pt"/>
        </w:rPr>
        <w:t>13</w:t>
      </w:r>
      <w:r w:rsidRPr="00322590">
        <w:t xml:space="preserve"> (staff writer) Mar. 6, 2013.  Retrieved May 26, 2013 from </w:t>
      </w:r>
      <w:hyperlink r:id="rId44" w:history="1">
        <w:r w:rsidRPr="00322590">
          <w:rPr>
            <w:rStyle w:val="Hyperlink"/>
          </w:rPr>
          <w:t>http://www.newsmax.com/Newsfront/chavez-death-oil-drop/2013/03/06/id/493333</w:t>
        </w:r>
      </w:hyperlink>
    </w:p>
    <w:p w:rsidR="0095542D" w:rsidRPr="0095542D" w:rsidRDefault="0095542D" w:rsidP="0095542D">
      <w:pPr>
        <w:rPr>
          <w:rStyle w:val="StyleBoldUnderline"/>
        </w:rPr>
      </w:pPr>
      <w:r w:rsidRPr="00322590">
        <w:t xml:space="preserve">The former chairman of the powerful House Intelligence Committee tells Newsmax </w:t>
      </w:r>
      <w:r w:rsidRPr="0095542D">
        <w:rPr>
          <w:rStyle w:val="StyleBoldUnderline"/>
          <w:highlight w:val="yellow"/>
        </w:rPr>
        <w:t>the death of Venezuelan dictator Hugo Chavez</w:t>
      </w:r>
      <w:r w:rsidRPr="00322590">
        <w:t xml:space="preserve"> is unlikely to have any effect on global oil prices in the short term, but </w:t>
      </w:r>
      <w:r w:rsidRPr="0095542D">
        <w:rPr>
          <w:rStyle w:val="StyleBoldUnderline"/>
          <w:highlight w:val="yellow"/>
        </w:rPr>
        <w:t>could bring greater stability — and possibly a big price drop — in the long term</w:t>
      </w:r>
      <w:r w:rsidRPr="00322590">
        <w:t>.¶ “</w:t>
      </w:r>
      <w:r w:rsidRPr="0095542D">
        <w:rPr>
          <w:rStyle w:val="StyleBoldUnderline"/>
          <w:highlight w:val="yellow"/>
        </w:rPr>
        <w:t>If we get a government that’s more friendly to the West</w:t>
      </w:r>
      <w:r w:rsidRPr="0095542D">
        <w:rPr>
          <w:rStyle w:val="StyleBoldUnderline"/>
        </w:rPr>
        <w:t xml:space="preserve"> </w:t>
      </w:r>
      <w:r w:rsidRPr="00322590">
        <w:t>— it brings about fundamental reforms in Venezuela — I think you could perhaps in the long term say it’s positive for the United States,” predicted Hoekstra speaking in an exclusive interview on Tuesday. “</w:t>
      </w:r>
      <w:r w:rsidRPr="0095542D">
        <w:rPr>
          <w:rStyle w:val="StyleBoldUnderline"/>
          <w:highlight w:val="yellow"/>
        </w:rPr>
        <w:t>It’s positive for American consumers because a stable oil market will mean that prices will go down</w:t>
      </w:r>
      <w:r w:rsidRPr="00322590">
        <w:t>.¶ ¶ “Chavez was always one you’re never quite sure what was going to happen,” he said. “</w:t>
      </w:r>
      <w:r w:rsidRPr="0095542D">
        <w:rPr>
          <w:rStyle w:val="StyleBoldUnderline"/>
          <w:highlight w:val="yellow"/>
        </w:rPr>
        <w:t>Instability breeds premium pricing. Stability will lower prices, lower risk — and hopefully that’s what we’ll see.”</w:t>
      </w:r>
    </w:p>
    <w:p w:rsidR="0095542D" w:rsidRPr="00322590" w:rsidRDefault="0095542D" w:rsidP="0095542D"/>
    <w:p w:rsidR="0095542D" w:rsidRPr="0038687C" w:rsidRDefault="0095542D" w:rsidP="008737C1">
      <w:pPr>
        <w:pStyle w:val="StyleStyleStyleCNA9ptBefore1pt8ptPatternClear"/>
        <w:spacing w:before="0" w:line="240" w:lineRule="auto"/>
        <w:ind w:left="216" w:firstLine="0"/>
        <w:rPr>
          <w:szCs w:val="24"/>
        </w:rPr>
      </w:pPr>
    </w:p>
    <w:p w:rsidR="008737C1" w:rsidRDefault="008737C1" w:rsidP="008737C1">
      <w:pPr>
        <w:pStyle w:val="StyleStyleStyleCNA9ptBefore1pt8ptPatternClear"/>
        <w:spacing w:before="0" w:line="240" w:lineRule="auto"/>
        <w:ind w:left="216" w:firstLine="0"/>
        <w:rPr>
          <w:sz w:val="24"/>
          <w:szCs w:val="24"/>
        </w:rPr>
      </w:pPr>
    </w:p>
    <w:p w:rsidR="002F5EF9" w:rsidRPr="008A3E8D" w:rsidRDefault="002F5EF9">
      <w:pPr>
        <w:rPr>
          <w:rStyle w:val="StyleBoldUnderline"/>
        </w:rPr>
      </w:pPr>
    </w:p>
    <w:p w:rsidR="008A3E8D" w:rsidRDefault="008A3E8D" w:rsidP="004B5687">
      <w:pPr>
        <w:pStyle w:val="Heading3"/>
      </w:pPr>
      <w:bookmarkStart w:id="27" w:name="_Toc359751150"/>
      <w:bookmarkStart w:id="28" w:name="_Toc360210054"/>
      <w:bookmarkStart w:id="29" w:name="_Toc360210152"/>
      <w:bookmarkStart w:id="30" w:name="_Toc362007433"/>
      <w:r>
        <w:lastRenderedPageBreak/>
        <w:t>Mexico Link</w:t>
      </w:r>
      <w:bookmarkEnd w:id="27"/>
      <w:bookmarkEnd w:id="28"/>
      <w:bookmarkEnd w:id="29"/>
      <w:r w:rsidR="004B5687">
        <w:t xml:space="preserve"> Module</w:t>
      </w:r>
      <w:bookmarkEnd w:id="30"/>
    </w:p>
    <w:p w:rsidR="002F5EF9" w:rsidRDefault="002F5EF9" w:rsidP="00ED5C31">
      <w:pPr>
        <w:pStyle w:val="Heading4"/>
        <w:numPr>
          <w:ilvl w:val="0"/>
          <w:numId w:val="9"/>
        </w:numPr>
      </w:pPr>
      <w:r>
        <w:t>Stability and growth in Mexico will bolster its oil industry.</w:t>
      </w:r>
    </w:p>
    <w:p w:rsidR="002F5EF9" w:rsidRDefault="002F5EF9">
      <w:r>
        <w:t xml:space="preserve">RICHARD G. </w:t>
      </w:r>
      <w:r w:rsidRPr="008A3E8D">
        <w:rPr>
          <w:rStyle w:val="StyleStyleBold12pt"/>
        </w:rPr>
        <w:t>LUGAR</w:t>
      </w:r>
      <w:r w:rsidR="004B5687">
        <w:rPr>
          <w:rStyle w:val="StyleStyleBold12pt"/>
        </w:rPr>
        <w:t>, 2012</w:t>
      </w:r>
      <w:r w:rsidR="004B5687">
        <w:t xml:space="preserve"> (Senator from Indiana</w:t>
      </w:r>
      <w:r>
        <w:t xml:space="preserve">, OIL, MEXICO, AND THE TRANSBOUNDARY AGREEMENT Dec. 21, </w:t>
      </w:r>
      <w:r w:rsidRPr="004B5687">
        <w:t>2012.</w:t>
      </w:r>
      <w:r>
        <w:t xml:space="preserve">  Retrieved Apr. 21, 2013 from </w:t>
      </w:r>
      <w:hyperlink r:id="rId45" w:history="1">
        <w:r w:rsidR="004B5687" w:rsidRPr="00FF7648">
          <w:rPr>
            <w:rStyle w:val="Hyperlink"/>
          </w:rPr>
          <w:t>http://www.gpo.gov/fdsys/</w:t>
        </w:r>
      </w:hyperlink>
      <w:r w:rsidR="004B5687">
        <w:t>, rwg)</w:t>
      </w:r>
    </w:p>
    <w:p w:rsidR="002F5EF9" w:rsidRPr="008A3E8D" w:rsidRDefault="002F5EF9">
      <w:pPr>
        <w:rPr>
          <w:rStyle w:val="StyleBoldUnderline"/>
        </w:rPr>
      </w:pPr>
      <w:r w:rsidRPr="008A3E8D">
        <w:rPr>
          <w:sz w:val="16"/>
        </w:rPr>
        <w:t>Congressional attention to the Mexican energy situation is critical</w:t>
      </w:r>
      <w:r w:rsidR="008A3E8D" w:rsidRPr="008A3E8D">
        <w:rPr>
          <w:sz w:val="12"/>
        </w:rPr>
        <w:t>¶</w:t>
      </w:r>
      <w:r w:rsidRPr="008A3E8D">
        <w:rPr>
          <w:sz w:val="16"/>
        </w:rPr>
        <w:t xml:space="preserve"> for understanding bilateral issues between our countries and</w:t>
      </w:r>
      <w:r w:rsidR="008A3E8D" w:rsidRPr="008A3E8D">
        <w:rPr>
          <w:sz w:val="12"/>
        </w:rPr>
        <w:t>¶</w:t>
      </w:r>
      <w:r w:rsidRPr="008A3E8D">
        <w:rPr>
          <w:sz w:val="16"/>
        </w:rPr>
        <w:t xml:space="preserve"> for consideration of U.S. energy security. </w:t>
      </w:r>
      <w:r w:rsidRPr="008A3E8D">
        <w:rPr>
          <w:rStyle w:val="StyleBoldUnderline"/>
          <w:highlight w:val="yellow"/>
        </w:rPr>
        <w:t>The United States has a</w:t>
      </w:r>
      <w:r w:rsidR="008A3E8D" w:rsidRPr="008A3E8D">
        <w:rPr>
          <w:rStyle w:val="StyleBoldUnderline"/>
          <w:b w:val="0"/>
          <w:sz w:val="12"/>
          <w:highlight w:val="yellow"/>
          <w:u w:val="none"/>
        </w:rPr>
        <w:t>¶</w:t>
      </w:r>
      <w:r w:rsidRPr="008A3E8D">
        <w:rPr>
          <w:rStyle w:val="StyleBoldUnderline"/>
          <w:highlight w:val="yellow"/>
        </w:rPr>
        <w:t xml:space="preserve"> profound interest in economic prosperity and political stability in</w:t>
      </w:r>
      <w:r w:rsidR="008A3E8D" w:rsidRPr="008A3E8D">
        <w:rPr>
          <w:rStyle w:val="StyleBoldUnderline"/>
          <w:b w:val="0"/>
          <w:sz w:val="12"/>
          <w:highlight w:val="yellow"/>
          <w:u w:val="none"/>
        </w:rPr>
        <w:t>¶</w:t>
      </w:r>
      <w:r w:rsidRPr="008A3E8D">
        <w:rPr>
          <w:rStyle w:val="StyleBoldUnderline"/>
          <w:highlight w:val="yellow"/>
        </w:rPr>
        <w:t xml:space="preserve"> Mexico, and energy is foundational to both interests. Oil is vital for</w:t>
      </w:r>
      <w:r w:rsidR="008A3E8D" w:rsidRPr="008A3E8D">
        <w:rPr>
          <w:rStyle w:val="StyleBoldUnderline"/>
          <w:b w:val="0"/>
          <w:sz w:val="12"/>
          <w:highlight w:val="yellow"/>
          <w:u w:val="none"/>
        </w:rPr>
        <w:t>¶</w:t>
      </w:r>
      <w:r w:rsidRPr="008A3E8D">
        <w:rPr>
          <w:rStyle w:val="StyleBoldUnderline"/>
          <w:highlight w:val="yellow"/>
        </w:rPr>
        <w:t xml:space="preserve"> the Mexican federal budget, underwriting both social programs and</w:t>
      </w:r>
      <w:r w:rsidR="008A3E8D" w:rsidRPr="008A3E8D">
        <w:rPr>
          <w:rStyle w:val="StyleBoldUnderline"/>
          <w:b w:val="0"/>
          <w:sz w:val="12"/>
          <w:highlight w:val="yellow"/>
          <w:u w:val="none"/>
        </w:rPr>
        <w:t>¶</w:t>
      </w:r>
      <w:r w:rsidRPr="008A3E8D">
        <w:rPr>
          <w:rStyle w:val="StyleBoldUnderline"/>
          <w:highlight w:val="yellow"/>
        </w:rPr>
        <w:t xml:space="preserve"> law and order, and the oil industry is an important aspect of broader</w:t>
      </w:r>
      <w:r w:rsidR="008A3E8D" w:rsidRPr="008A3E8D">
        <w:rPr>
          <w:rStyle w:val="StyleBoldUnderline"/>
          <w:b w:val="0"/>
          <w:sz w:val="12"/>
          <w:highlight w:val="yellow"/>
          <w:u w:val="none"/>
        </w:rPr>
        <w:t>¶</w:t>
      </w:r>
      <w:r w:rsidRPr="008A3E8D">
        <w:rPr>
          <w:rStyle w:val="StyleBoldUnderline"/>
          <w:highlight w:val="yellow"/>
        </w:rPr>
        <w:t xml:space="preserve"> economic activity. Stability and growth, or lack thereof, in Mexico’s</w:t>
      </w:r>
      <w:r w:rsidR="008A3E8D" w:rsidRPr="008A3E8D">
        <w:rPr>
          <w:rStyle w:val="StyleBoldUnderline"/>
          <w:b w:val="0"/>
          <w:sz w:val="12"/>
          <w:highlight w:val="yellow"/>
          <w:u w:val="none"/>
        </w:rPr>
        <w:t>¶</w:t>
      </w:r>
      <w:r w:rsidRPr="008A3E8D">
        <w:rPr>
          <w:rStyle w:val="StyleBoldUnderline"/>
          <w:highlight w:val="yellow"/>
        </w:rPr>
        <w:t xml:space="preserve"> oil and gas sector can directly impact issues of bilateral concern.</w:t>
      </w:r>
    </w:p>
    <w:p w:rsidR="002F5EF9" w:rsidRDefault="002F5EF9" w:rsidP="00ED5C31">
      <w:pPr>
        <w:pStyle w:val="Heading4"/>
        <w:numPr>
          <w:ilvl w:val="0"/>
          <w:numId w:val="9"/>
        </w:numPr>
      </w:pPr>
      <w:r>
        <w:t>Mexico has huge oil reserves.</w:t>
      </w:r>
    </w:p>
    <w:p w:rsidR="002F5EF9" w:rsidRDefault="002F5EF9">
      <w:r>
        <w:t xml:space="preserve">RICHARD G. </w:t>
      </w:r>
      <w:r w:rsidRPr="008A3E8D">
        <w:rPr>
          <w:rStyle w:val="StyleStyleBold12pt"/>
        </w:rPr>
        <w:t>LUGAR</w:t>
      </w:r>
      <w:r w:rsidR="004B5687">
        <w:rPr>
          <w:rStyle w:val="StyleStyleBold12pt"/>
        </w:rPr>
        <w:t>, 2012</w:t>
      </w:r>
      <w:r>
        <w:t xml:space="preserve"> (Senator from Indiana), OIL, MEXICO, AND THE TRANSBOUNDARY AGREEMENT Dec. 21, 20</w:t>
      </w:r>
      <w:r w:rsidRPr="004B5687">
        <w:t>12</w:t>
      </w:r>
      <w:r>
        <w:t xml:space="preserve">.  Retrieved Apr. 21, 2013 from </w:t>
      </w:r>
      <w:hyperlink r:id="rId46" w:history="1">
        <w:r w:rsidR="004B5687" w:rsidRPr="00FF7648">
          <w:rPr>
            <w:rStyle w:val="Hyperlink"/>
          </w:rPr>
          <w:t>http://www.gpo.gov/fdsys/</w:t>
        </w:r>
      </w:hyperlink>
      <w:r w:rsidR="004B5687">
        <w:t>, rwg)</w:t>
      </w:r>
    </w:p>
    <w:p w:rsidR="002F5EF9" w:rsidRDefault="002F5EF9">
      <w:r>
        <w:t xml:space="preserve">Progress, but can it last? </w:t>
      </w:r>
      <w:r w:rsidRPr="008A3E8D">
        <w:rPr>
          <w:rStyle w:val="StyleBoldUnderline"/>
          <w:highlight w:val="yellow"/>
        </w:rPr>
        <w:t>A snapshot of Mexico’s oil sector¶ Mexico has a long history of oil production and has prospects for¶ a bright future as an oil power, but such an outcome is not guaranteed.¶ Mexico sits atop significant amounts of oil estimated at 10.4¶ billion barrels of proven reserves, but that number could more than¶ double when unconventional and deep offshore reserves are fully¶ proven.</w:t>
      </w:r>
      <w:r>
        <w:t xml:space="preserve"> The large unconventional Chicontopec area alone is estimated¶ to hold up to 17.7 billion barrels.</w:t>
      </w:r>
    </w:p>
    <w:p w:rsidR="004B5687" w:rsidRDefault="004B5687">
      <w:pPr>
        <w:rPr>
          <w:rFonts w:eastAsiaTheme="majorEastAsia" w:cstheme="majorBidi"/>
          <w:b/>
          <w:bCs/>
          <w:iCs/>
          <w:sz w:val="26"/>
        </w:rPr>
      </w:pPr>
      <w:r>
        <w:br w:type="page"/>
      </w:r>
    </w:p>
    <w:p w:rsidR="004B5687" w:rsidRDefault="004B5687" w:rsidP="004B5687">
      <w:pPr>
        <w:pStyle w:val="Heading3"/>
      </w:pPr>
      <w:bookmarkStart w:id="31" w:name="_Toc362007434"/>
      <w:r>
        <w:lastRenderedPageBreak/>
        <w:t>Mexico Link Extensions</w:t>
      </w:r>
      <w:bookmarkEnd w:id="31"/>
    </w:p>
    <w:p w:rsidR="002F5EF9" w:rsidRDefault="004B5687" w:rsidP="008A3E8D">
      <w:pPr>
        <w:pStyle w:val="Heading4"/>
      </w:pPr>
      <w:r>
        <w:t xml:space="preserve">(--) </w:t>
      </w:r>
      <w:r w:rsidR="002F5EF9">
        <w:t>Investment in Mexico’s oil sector is critical to stave off declines in oil production.</w:t>
      </w:r>
    </w:p>
    <w:p w:rsidR="002F5EF9" w:rsidRDefault="002F5EF9">
      <w:r>
        <w:t xml:space="preserve">RICHARD G. </w:t>
      </w:r>
      <w:r w:rsidRPr="008A3E8D">
        <w:rPr>
          <w:rStyle w:val="StyleStyleBold12pt"/>
        </w:rPr>
        <w:t>LUGAR</w:t>
      </w:r>
      <w:r w:rsidR="004B5687">
        <w:rPr>
          <w:rStyle w:val="StyleStyleBold12pt"/>
        </w:rPr>
        <w:t>, 2012</w:t>
      </w:r>
      <w:r>
        <w:t>(Senator from In</w:t>
      </w:r>
      <w:r w:rsidR="004B5687">
        <w:t>diana</w:t>
      </w:r>
      <w:r>
        <w:t>, OIL, MEXICO, AND THE TRANSBOUNDARY AGREEMENT Dec. 21, 2</w:t>
      </w:r>
      <w:r w:rsidR="004B5687">
        <w:t>012</w:t>
      </w:r>
      <w:r>
        <w:t xml:space="preserve">.  Retrieved Apr. 21, 2013 from </w:t>
      </w:r>
      <w:hyperlink r:id="rId47" w:history="1">
        <w:r w:rsidR="004B5687" w:rsidRPr="00FF7648">
          <w:rPr>
            <w:rStyle w:val="Hyperlink"/>
          </w:rPr>
          <w:t>http://www.gpo.gov/fdsys/</w:t>
        </w:r>
      </w:hyperlink>
      <w:r w:rsidR="004B5687">
        <w:t>, rwg)</w:t>
      </w:r>
    </w:p>
    <w:p w:rsidR="008737C1" w:rsidRDefault="002F5EF9">
      <w:r w:rsidRPr="008A3E8D">
        <w:rPr>
          <w:rStyle w:val="StyleBoldUnderline"/>
          <w:highlight w:val="yellow"/>
        </w:rPr>
        <w:t>Large increases in direct and third-party investment in recent¶ years has enabled PEMEX to halt net decreases in production, at¶ least temporarily. Importantly, PEMEX also now reports achieving¶ a 100% replacement rate for reserves, improving prospects for continued¶ production. Increased investment also has led to discoveries¶ of large new deep water resources at Trion, Supremos, and¶ Maximino, achievements of which PEMEX officials are justifiably¶ proud</w:t>
      </w:r>
      <w:r>
        <w:t>. Several interlocutors credited energy reforms passed in 2008¶ for enabling those finds by giving PEMEX more flexibility to partner¶ with international companies on a service contract basis, building¶ on the shift to reliance on contracting services to enable investments¶ stretching from the late 1990s.</w:t>
      </w:r>
    </w:p>
    <w:p w:rsidR="008737C1" w:rsidRPr="002A01B3" w:rsidRDefault="004B5687" w:rsidP="008737C1">
      <w:pPr>
        <w:pStyle w:val="Heading4"/>
      </w:pPr>
      <w:r>
        <w:t xml:space="preserve">(--) </w:t>
      </w:r>
      <w:r w:rsidR="008737C1">
        <w:t>Capital constraints restrict Mexican oil development.</w:t>
      </w:r>
    </w:p>
    <w:p w:rsidR="004B5687" w:rsidRDefault="008737C1" w:rsidP="008737C1">
      <w:pPr>
        <w:pStyle w:val="StyleStyleStyleCNA9ptBefore1pt8ptPatternClear"/>
        <w:spacing w:before="0" w:line="240" w:lineRule="auto"/>
        <w:ind w:left="216" w:firstLine="0"/>
        <w:rPr>
          <w:szCs w:val="24"/>
        </w:rPr>
      </w:pPr>
      <w:r w:rsidRPr="0038687C">
        <w:rPr>
          <w:szCs w:val="24"/>
        </w:rPr>
        <w:t xml:space="preserve">RICHARD G. </w:t>
      </w:r>
      <w:r w:rsidRPr="0038687C">
        <w:rPr>
          <w:rStyle w:val="StyleStyleBold12pt"/>
        </w:rPr>
        <w:t>LUGAR</w:t>
      </w:r>
      <w:r w:rsidR="004B5687">
        <w:rPr>
          <w:rStyle w:val="StyleStyleBold12pt"/>
        </w:rPr>
        <w:t>, 2012</w:t>
      </w:r>
      <w:r w:rsidRPr="0038687C">
        <w:rPr>
          <w:szCs w:val="24"/>
        </w:rPr>
        <w:t xml:space="preserve"> (Senator from Indiana), OIL, MEXICO, AND THE TRANSBOUNDARY AGREEMENT Dec. 21, 2</w:t>
      </w:r>
      <w:r w:rsidR="004B5687">
        <w:rPr>
          <w:szCs w:val="24"/>
        </w:rPr>
        <w:t>012</w:t>
      </w:r>
      <w:r w:rsidRPr="0038687C">
        <w:rPr>
          <w:szCs w:val="24"/>
        </w:rPr>
        <w:t xml:space="preserve">.  Retrieved Apr. 21, 2013 </w:t>
      </w:r>
      <w:r w:rsidR="004B5687">
        <w:rPr>
          <w:szCs w:val="24"/>
        </w:rPr>
        <w:t xml:space="preserve">from </w:t>
      </w:r>
      <w:hyperlink r:id="rId48" w:history="1">
        <w:r w:rsidR="004B5687" w:rsidRPr="00FF7648">
          <w:rPr>
            <w:rStyle w:val="Hyperlink"/>
            <w:szCs w:val="24"/>
          </w:rPr>
          <w:t>http://www.gpo.gov/fdsys/</w:t>
        </w:r>
      </w:hyperlink>
      <w:r w:rsidR="004B5687">
        <w:rPr>
          <w:szCs w:val="24"/>
        </w:rPr>
        <w:t>, rwg)</w:t>
      </w:r>
    </w:p>
    <w:p w:rsidR="008737C1" w:rsidRPr="0038687C" w:rsidRDefault="008737C1" w:rsidP="008737C1">
      <w:pPr>
        <w:pStyle w:val="StyleStyleStyleCNA9ptBefore1pt8ptPatternClear"/>
        <w:spacing w:before="0" w:line="240" w:lineRule="auto"/>
        <w:ind w:left="216" w:firstLine="0"/>
        <w:rPr>
          <w:szCs w:val="24"/>
        </w:rPr>
      </w:pPr>
      <w:r w:rsidRPr="0038687C">
        <w:rPr>
          <w:rStyle w:val="StyleBoldUnderline"/>
          <w:highlight w:val="yellow"/>
        </w:rPr>
        <w:t>PEMEX likely could develop a deep offshore project by buying</w:t>
      </w:r>
      <w:r w:rsidRPr="0038687C">
        <w:rPr>
          <w:rStyle w:val="StyleBoldUnderline"/>
          <w:b w:val="0"/>
          <w:sz w:val="12"/>
          <w:highlight w:val="yellow"/>
          <w:u w:val="none"/>
        </w:rPr>
        <w:t>¶</w:t>
      </w:r>
      <w:r w:rsidRPr="0038687C">
        <w:rPr>
          <w:rStyle w:val="StyleBoldUnderline"/>
          <w:highlight w:val="yellow"/>
        </w:rPr>
        <w:t xml:space="preserve"> technology and expertise through very generous service contracts</w:t>
      </w:r>
      <w:r w:rsidRPr="0038687C">
        <w:rPr>
          <w:sz w:val="12"/>
          <w:szCs w:val="24"/>
        </w:rPr>
        <w:t>¶</w:t>
      </w:r>
      <w:r w:rsidRPr="0038687C">
        <w:rPr>
          <w:szCs w:val="24"/>
        </w:rPr>
        <w:t xml:space="preserve"> with many of the same companies with which the IOCs contract.</w:t>
      </w:r>
      <w:r w:rsidRPr="0038687C">
        <w:rPr>
          <w:sz w:val="12"/>
          <w:szCs w:val="24"/>
        </w:rPr>
        <w:t>¶</w:t>
      </w:r>
      <w:r w:rsidRPr="0038687C">
        <w:rPr>
          <w:szCs w:val="24"/>
        </w:rPr>
        <w:t xml:space="preserve"> </w:t>
      </w:r>
      <w:r w:rsidRPr="0038687C">
        <w:rPr>
          <w:rStyle w:val="StyleBoldUnderline"/>
          <w:highlight w:val="yellow"/>
        </w:rPr>
        <w:t xml:space="preserve">However, under current </w:t>
      </w:r>
      <w:r w:rsidRPr="0038687C">
        <w:rPr>
          <w:rStyle w:val="Emphasis"/>
          <w:highlight w:val="yellow"/>
        </w:rPr>
        <w:t>capital and management constraints</w:t>
      </w:r>
      <w:r w:rsidRPr="0038687C">
        <w:rPr>
          <w:rStyle w:val="StyleBoldUnderline"/>
          <w:highlight w:val="yellow"/>
        </w:rPr>
        <w:t>,6</w:t>
      </w:r>
      <w:r w:rsidRPr="0038687C">
        <w:rPr>
          <w:rStyle w:val="StyleBoldUnderline"/>
          <w:b w:val="0"/>
          <w:sz w:val="12"/>
          <w:highlight w:val="yellow"/>
          <w:u w:val="none"/>
        </w:rPr>
        <w:t>¶</w:t>
      </w:r>
      <w:r w:rsidRPr="0038687C">
        <w:rPr>
          <w:rStyle w:val="StyleBoldUnderline"/>
          <w:highlight w:val="yellow"/>
        </w:rPr>
        <w:t xml:space="preserve"> PEMEX alone is extremely unlikely to have the resources necessary</w:t>
      </w:r>
      <w:r w:rsidRPr="0038687C">
        <w:rPr>
          <w:rStyle w:val="StyleBoldUnderline"/>
          <w:b w:val="0"/>
          <w:sz w:val="12"/>
          <w:highlight w:val="yellow"/>
          <w:u w:val="none"/>
        </w:rPr>
        <w:t>¶</w:t>
      </w:r>
      <w:r w:rsidRPr="0038687C">
        <w:rPr>
          <w:rStyle w:val="StyleBoldUnderline"/>
          <w:highlight w:val="yellow"/>
        </w:rPr>
        <w:t xml:space="preserve"> to undertake multiple massive deep offshore developments</w:t>
      </w:r>
      <w:r w:rsidRPr="0038687C">
        <w:rPr>
          <w:sz w:val="12"/>
          <w:szCs w:val="24"/>
        </w:rPr>
        <w:t>¶</w:t>
      </w:r>
      <w:r w:rsidRPr="0038687C">
        <w:rPr>
          <w:szCs w:val="24"/>
        </w:rPr>
        <w:t xml:space="preserve"> while also investing in conventional oil production. Moreover, while</w:t>
      </w:r>
      <w:r w:rsidRPr="0038687C">
        <w:rPr>
          <w:sz w:val="12"/>
          <w:szCs w:val="24"/>
        </w:rPr>
        <w:t>¶</w:t>
      </w:r>
      <w:r w:rsidRPr="0038687C">
        <w:rPr>
          <w:szCs w:val="24"/>
        </w:rPr>
        <w:t xml:space="preserve"> some technology can be purchased through service contracts,</w:t>
      </w:r>
      <w:r w:rsidRPr="0038687C">
        <w:rPr>
          <w:sz w:val="12"/>
          <w:szCs w:val="24"/>
        </w:rPr>
        <w:t>¶</w:t>
      </w:r>
      <w:r w:rsidRPr="0038687C">
        <w:rPr>
          <w:szCs w:val="24"/>
        </w:rPr>
        <w:t xml:space="preserve"> project management expertise to run that type of project is not easily</w:t>
      </w:r>
      <w:r w:rsidRPr="0038687C">
        <w:rPr>
          <w:sz w:val="12"/>
          <w:szCs w:val="24"/>
        </w:rPr>
        <w:t>¶</w:t>
      </w:r>
      <w:r w:rsidRPr="0038687C">
        <w:rPr>
          <w:szCs w:val="24"/>
        </w:rPr>
        <w:t xml:space="preserve"> acquired.</w:t>
      </w:r>
      <w:r w:rsidRPr="0038687C">
        <w:rPr>
          <w:sz w:val="12"/>
          <w:szCs w:val="24"/>
        </w:rPr>
        <w:t>¶</w:t>
      </w:r>
      <w:r w:rsidRPr="0038687C">
        <w:rPr>
          <w:szCs w:val="24"/>
        </w:rPr>
        <w:t xml:space="preserve"> Therefore, the decision on whether IOCs should be granted access</w:t>
      </w:r>
      <w:r w:rsidRPr="0038687C">
        <w:rPr>
          <w:sz w:val="12"/>
          <w:szCs w:val="24"/>
        </w:rPr>
        <w:t>¶</w:t>
      </w:r>
      <w:r w:rsidRPr="0038687C">
        <w:rPr>
          <w:szCs w:val="24"/>
        </w:rPr>
        <w:t xml:space="preserve"> individually or in partnership with PEMEX to develop oil in</w:t>
      </w:r>
      <w:r w:rsidRPr="0038687C">
        <w:rPr>
          <w:sz w:val="12"/>
          <w:szCs w:val="24"/>
        </w:rPr>
        <w:t>¶</w:t>
      </w:r>
      <w:r w:rsidRPr="0038687C">
        <w:rPr>
          <w:szCs w:val="24"/>
        </w:rPr>
        <w:t xml:space="preserve"> Mexico depends on how much oil the Mexican Government wants</w:t>
      </w:r>
      <w:r w:rsidRPr="0038687C">
        <w:rPr>
          <w:sz w:val="12"/>
          <w:szCs w:val="24"/>
        </w:rPr>
        <w:t>¶</w:t>
      </w:r>
      <w:r w:rsidRPr="0038687C">
        <w:rPr>
          <w:szCs w:val="24"/>
        </w:rPr>
        <w:t xml:space="preserve"> produced and over what span of time. Interlocutors did not indicate</w:t>
      </w:r>
      <w:r w:rsidRPr="0038687C">
        <w:rPr>
          <w:sz w:val="12"/>
          <w:szCs w:val="24"/>
        </w:rPr>
        <w:t>¶</w:t>
      </w:r>
      <w:r w:rsidRPr="0038687C">
        <w:rPr>
          <w:szCs w:val="24"/>
        </w:rPr>
        <w:t xml:space="preserve"> that the expectations of either of the largest political parties or the</w:t>
      </w:r>
      <w:r w:rsidRPr="0038687C">
        <w:rPr>
          <w:sz w:val="12"/>
          <w:szCs w:val="24"/>
        </w:rPr>
        <w:t>¶</w:t>
      </w:r>
      <w:r w:rsidRPr="0038687C">
        <w:rPr>
          <w:szCs w:val="24"/>
        </w:rPr>
        <w:t xml:space="preserve"> Mexican public are conducive to the long time horizons it would</w:t>
      </w:r>
      <w:r w:rsidRPr="0038687C">
        <w:rPr>
          <w:sz w:val="12"/>
          <w:szCs w:val="24"/>
        </w:rPr>
        <w:t>¶</w:t>
      </w:r>
      <w:r w:rsidRPr="0038687C">
        <w:rPr>
          <w:szCs w:val="24"/>
        </w:rPr>
        <w:t xml:space="preserve"> take for PEMEX under current conditions to fully develop Mexico’s</w:t>
      </w:r>
      <w:r w:rsidRPr="0038687C">
        <w:rPr>
          <w:sz w:val="12"/>
          <w:szCs w:val="24"/>
        </w:rPr>
        <w:t>¶</w:t>
      </w:r>
      <w:r w:rsidRPr="0038687C">
        <w:rPr>
          <w:szCs w:val="24"/>
        </w:rPr>
        <w:t xml:space="preserve"> oil.</w:t>
      </w:r>
    </w:p>
    <w:p w:rsidR="008737C1" w:rsidRPr="002A01B3" w:rsidRDefault="004B5687" w:rsidP="008737C1">
      <w:pPr>
        <w:pStyle w:val="Heading4"/>
      </w:pPr>
      <w:r>
        <w:t xml:space="preserve">(--) </w:t>
      </w:r>
      <w:r w:rsidR="008737C1">
        <w:t>Increased investment is key to putting Mexican oil production on a sustainable path.</w:t>
      </w:r>
    </w:p>
    <w:p w:rsidR="004B5687" w:rsidRDefault="008737C1" w:rsidP="008737C1">
      <w:pPr>
        <w:pStyle w:val="StyleStyleStyleCNA9ptBefore1pt8ptPatternClear"/>
        <w:spacing w:before="0" w:line="240" w:lineRule="auto"/>
        <w:ind w:left="216" w:firstLine="0"/>
        <w:rPr>
          <w:szCs w:val="24"/>
        </w:rPr>
      </w:pPr>
      <w:r w:rsidRPr="0038687C">
        <w:rPr>
          <w:szCs w:val="24"/>
        </w:rPr>
        <w:t xml:space="preserve">RICHARD G. </w:t>
      </w:r>
      <w:r w:rsidRPr="0038687C">
        <w:rPr>
          <w:rStyle w:val="StyleStyleBold12pt"/>
        </w:rPr>
        <w:t>LUGAR</w:t>
      </w:r>
      <w:r w:rsidR="004B5687">
        <w:rPr>
          <w:rStyle w:val="StyleStyleBold12pt"/>
        </w:rPr>
        <w:t xml:space="preserve">, 2012 </w:t>
      </w:r>
      <w:r w:rsidRPr="0038687C">
        <w:rPr>
          <w:szCs w:val="24"/>
        </w:rPr>
        <w:t xml:space="preserve"> (Senator from Indiana), OIL, MEXICO, AND THE TRANSBOUNDARY AGREEMENT Dec. 21, 2</w:t>
      </w:r>
      <w:r w:rsidR="004B5687">
        <w:rPr>
          <w:szCs w:val="24"/>
        </w:rPr>
        <w:t>012</w:t>
      </w:r>
      <w:r w:rsidRPr="0038687C">
        <w:rPr>
          <w:szCs w:val="24"/>
        </w:rPr>
        <w:t xml:space="preserve">.  Retrieved Apr. 21, 2013 from http://www.gpo.gov/fdsys/ </w:t>
      </w:r>
      <w:r w:rsidR="004B5687">
        <w:rPr>
          <w:szCs w:val="24"/>
        </w:rPr>
        <w:t>, rwg)</w:t>
      </w:r>
    </w:p>
    <w:p w:rsidR="0095542D" w:rsidRDefault="008737C1" w:rsidP="008737C1">
      <w:pPr>
        <w:pStyle w:val="StyleStyleStyleCNA9ptBefore1pt8ptPatternClear"/>
        <w:spacing w:before="0" w:line="240" w:lineRule="auto"/>
        <w:ind w:left="216" w:firstLine="0"/>
        <w:rPr>
          <w:szCs w:val="24"/>
        </w:rPr>
      </w:pPr>
      <w:r w:rsidRPr="0038687C">
        <w:rPr>
          <w:rStyle w:val="StyleBoldUnderline"/>
          <w:highlight w:val="yellow"/>
        </w:rPr>
        <w:t>Any number of management, regulatory, and financial reforms</w:t>
      </w:r>
      <w:r w:rsidRPr="0038687C">
        <w:rPr>
          <w:rStyle w:val="StyleBoldUnderline"/>
          <w:b w:val="0"/>
          <w:sz w:val="12"/>
          <w:highlight w:val="yellow"/>
          <w:u w:val="none"/>
        </w:rPr>
        <w:t>¶</w:t>
      </w:r>
      <w:r w:rsidRPr="0038687C">
        <w:rPr>
          <w:rStyle w:val="StyleBoldUnderline"/>
          <w:highlight w:val="yellow"/>
        </w:rPr>
        <w:t xml:space="preserve"> could be beneficial to Mexico’s energy future, but putting oil production</w:t>
      </w:r>
      <w:r w:rsidRPr="0038687C">
        <w:rPr>
          <w:rStyle w:val="StyleBoldUnderline"/>
          <w:b w:val="0"/>
          <w:sz w:val="12"/>
          <w:highlight w:val="yellow"/>
          <w:u w:val="none"/>
        </w:rPr>
        <w:t>¶</w:t>
      </w:r>
      <w:r w:rsidRPr="0038687C">
        <w:rPr>
          <w:rStyle w:val="StyleBoldUnderline"/>
          <w:highlight w:val="yellow"/>
        </w:rPr>
        <w:t xml:space="preserve"> on a sustainable growth path will require IOC investment</w:t>
      </w:r>
      <w:r w:rsidRPr="0038687C">
        <w:rPr>
          <w:rStyle w:val="StyleBoldUnderline"/>
          <w:b w:val="0"/>
          <w:sz w:val="12"/>
          <w:highlight w:val="yellow"/>
          <w:u w:val="none"/>
        </w:rPr>
        <w:t>¶</w:t>
      </w:r>
      <w:r w:rsidRPr="0038687C">
        <w:rPr>
          <w:rStyle w:val="StyleBoldUnderline"/>
          <w:highlight w:val="yellow"/>
        </w:rPr>
        <w:t xml:space="preserve"> and expertise</w:t>
      </w:r>
      <w:r w:rsidRPr="0038687C">
        <w:rPr>
          <w:szCs w:val="24"/>
        </w:rPr>
        <w:t>. Many interlocutors expressed that another incremental</w:t>
      </w:r>
      <w:r w:rsidRPr="0038687C">
        <w:rPr>
          <w:sz w:val="12"/>
          <w:szCs w:val="24"/>
        </w:rPr>
        <w:t>¶</w:t>
      </w:r>
      <w:r w:rsidRPr="0038687C">
        <w:rPr>
          <w:szCs w:val="24"/>
        </w:rPr>
        <w:t xml:space="preserve"> reform would not be worth the political effort; as one observer</w:t>
      </w:r>
      <w:r w:rsidRPr="0038687C">
        <w:rPr>
          <w:sz w:val="12"/>
          <w:szCs w:val="24"/>
        </w:rPr>
        <w:t>¶</w:t>
      </w:r>
      <w:r w:rsidRPr="0038687C">
        <w:rPr>
          <w:szCs w:val="24"/>
        </w:rPr>
        <w:t xml:space="preserve"> stated, ‘‘If there’s anything we’ve learned on energy reforms</w:t>
      </w:r>
      <w:r w:rsidRPr="0038687C">
        <w:rPr>
          <w:sz w:val="12"/>
          <w:szCs w:val="24"/>
        </w:rPr>
        <w:t>¶</w:t>
      </w:r>
      <w:r w:rsidRPr="0038687C">
        <w:rPr>
          <w:szCs w:val="24"/>
        </w:rPr>
        <w:t xml:space="preserve"> in Mexico, it is that if reforms are incremental, they don’t work.’’</w:t>
      </w:r>
    </w:p>
    <w:p w:rsidR="0095542D" w:rsidRDefault="0095542D" w:rsidP="0095542D">
      <w:pPr>
        <w:rPr>
          <w:rFonts w:ascii="Times New Roman" w:eastAsia="Times New Roman" w:hAnsi="Times New Roman" w:cs="Times New Roman"/>
          <w:snapToGrid w:val="0"/>
          <w:sz w:val="16"/>
        </w:rPr>
      </w:pPr>
      <w:r>
        <w:br w:type="page"/>
      </w:r>
    </w:p>
    <w:p w:rsidR="0095542D" w:rsidRPr="00322590" w:rsidRDefault="00A02489" w:rsidP="0095542D">
      <w:pPr>
        <w:pStyle w:val="Heading4"/>
      </w:pPr>
      <w:r>
        <w:t xml:space="preserve">(--) </w:t>
      </w:r>
      <w:r w:rsidR="0095542D" w:rsidRPr="00322590">
        <w:t xml:space="preserve">Strengthening Mexico’s economy will allow it to access massive new oil reserves.  </w:t>
      </w:r>
    </w:p>
    <w:p w:rsidR="0095542D" w:rsidRPr="00322590" w:rsidRDefault="0095542D" w:rsidP="0095542D">
      <w:r w:rsidRPr="00322590">
        <w:t xml:space="preserve">Nancy </w:t>
      </w:r>
      <w:r w:rsidRPr="0095542D">
        <w:rPr>
          <w:rStyle w:val="StyleStyleBold12pt"/>
        </w:rPr>
        <w:t>Cruz, 2009</w:t>
      </w:r>
      <w:r>
        <w:t xml:space="preserve"> (</w:t>
      </w:r>
      <w:r w:rsidRPr="00322590">
        <w:t xml:space="preserve">research associate at the Council on Hemispheric Affairs) Oct. 22, 2009.  Retrieved May 26, 2013 from </w:t>
      </w:r>
      <w:hyperlink r:id="rId49" w:history="1">
        <w:r w:rsidRPr="00FF7648">
          <w:rPr>
            <w:rStyle w:val="Hyperlink"/>
          </w:rPr>
          <w:t>http://www.coha.org/mexico-an-oil-nation-in-crisis/</w:t>
        </w:r>
      </w:hyperlink>
      <w:r>
        <w:t>, rwg)</w:t>
      </w:r>
    </w:p>
    <w:p w:rsidR="0095542D" w:rsidRPr="0095542D" w:rsidRDefault="0095542D" w:rsidP="0095542D">
      <w:pPr>
        <w:rPr>
          <w:sz w:val="16"/>
        </w:rPr>
      </w:pPr>
      <w:r w:rsidRPr="0095542D">
        <w:rPr>
          <w:rStyle w:val="StyleBoldUnderline"/>
          <w:highlight w:val="yellow"/>
        </w:rPr>
        <w:t>There is no denying that a key solution in solving Mexico’s oil problem both now and in the long term is investing in oilfields outside of Cantarell</w:t>
      </w:r>
      <w:r w:rsidRPr="0095542D">
        <w:rPr>
          <w:sz w:val="16"/>
        </w:rPr>
        <w:t xml:space="preserve">. When the massive off-shore oilfield was discovered in the 1970s, it may have been reasonable to overlook the threat of it running dry, rather than properly maintaining the invaluable facility, but </w:t>
      </w:r>
      <w:r w:rsidRPr="0095542D">
        <w:rPr>
          <w:rStyle w:val="StyleBoldUnderline"/>
          <w:highlight w:val="yellow"/>
        </w:rPr>
        <w:t>as time goes on it becomes increasingly crucial for Mexico to take steps to find alternative sources outside of Cantarell. New oil discoveries by the U.S. undeniably prove that there are still valuable oil deposits in the region</w:t>
      </w:r>
      <w:r w:rsidRPr="0095542D">
        <w:rPr>
          <w:sz w:val="16"/>
        </w:rPr>
        <w:t xml:space="preserve">. On September 2, BP announced they had made one of the largest oil discoveries in U.S. drilling history, when it drilled the world’s largest exploration well in the Gulf of Mexico off the coast of Houston. The well is estimated to hold more than 3 billion barrels of oil. Although drilling the well remains several years down the road, the discovery highlights the minimal effort Mexico has put into exploration and development of new oilfields.  </w:t>
      </w:r>
      <w:r w:rsidRPr="0095542D">
        <w:rPr>
          <w:rStyle w:val="StyleBoldUnderline"/>
          <w:highlight w:val="yellow"/>
        </w:rPr>
        <w:t>According to analysts, at this point, it would be a wise long-term strategy for Mexico to heavily invest in oil deposits in the Gulf of Mexico</w:t>
      </w:r>
      <w:r w:rsidRPr="0095542D">
        <w:rPr>
          <w:sz w:val="16"/>
        </w:rPr>
        <w:t xml:space="preserve">. The country is believed to hold roughly 30 billion barrels of oil in deep waters; accounting for nearly half of Mexico’s potential oil deposits. Such a large amount of oil would be the equivalent of supplying the U.S. with oil for four years. President Felipe Calderón himself has said, “It’s likely we have similar [oil] wealth, but we don’t have, whether you like to admit it, the technology or the organizational and operational capacity to do it by ourselves.” </w:t>
      </w:r>
      <w:r w:rsidRPr="0095542D">
        <w:rPr>
          <w:rStyle w:val="StyleBoldUnderline"/>
          <w:highlight w:val="yellow"/>
        </w:rPr>
        <w:t xml:space="preserve">Pemex cites the lack of technology required to operate in deepwater drilling as the reason for its lack of involvement in new discoveries; at the same time, the country has failed to invest in those technologies that would bring the augmented profits so badly needed to boost the economy.  However, </w:t>
      </w:r>
      <w:r w:rsidRPr="0095542D">
        <w:rPr>
          <w:rStyle w:val="Emphasis"/>
          <w:highlight w:val="yellow"/>
        </w:rPr>
        <w:t>as a result of Mexico’s current economic situation,</w:t>
      </w:r>
      <w:r w:rsidRPr="0095542D">
        <w:rPr>
          <w:rStyle w:val="StyleBoldUnderline"/>
          <w:highlight w:val="yellow"/>
        </w:rPr>
        <w:t xml:space="preserve"> amassing </w:t>
      </w:r>
      <w:r w:rsidRPr="0095542D">
        <w:rPr>
          <w:rStyle w:val="Emphasis"/>
          <w:highlight w:val="yellow"/>
        </w:rPr>
        <w:t>funds for future oilfield exploration is nearly an unattainable political feat</w:t>
      </w:r>
      <w:r w:rsidRPr="0095542D">
        <w:rPr>
          <w:rStyle w:val="Emphasis"/>
        </w:rPr>
        <w:t>.</w:t>
      </w:r>
      <w:r w:rsidRPr="0095542D">
        <w:rPr>
          <w:sz w:val="16"/>
        </w:rPr>
        <w:t xml:space="preserve"> Given the technology and equipment necessary to begin drilling in the Gulf of Mexico, it would be nearly a decade until the country would be able to reap the rewards of such ventures. By that time, the problem of declining oil revenues will be much worse. Unfortunately for Mexico, Pemex put off necessary exploration for too long, frivolously spent funds elsewhere, and is now suffering from its thoughtless negligence..</w:t>
      </w:r>
    </w:p>
    <w:p w:rsidR="008737C1" w:rsidRPr="0038687C" w:rsidRDefault="008737C1" w:rsidP="008737C1">
      <w:pPr>
        <w:pStyle w:val="StyleStyleStyleCNA9ptBefore1pt8ptPatternClear"/>
        <w:spacing w:before="0" w:line="240" w:lineRule="auto"/>
        <w:ind w:left="216" w:firstLine="0"/>
        <w:rPr>
          <w:szCs w:val="24"/>
        </w:rPr>
      </w:pPr>
    </w:p>
    <w:p w:rsidR="008737C1" w:rsidRDefault="008737C1" w:rsidP="008737C1">
      <w:pPr>
        <w:rPr>
          <w:rFonts w:eastAsiaTheme="majorEastAsia" w:cstheme="majorBidi"/>
          <w:b/>
          <w:bCs/>
          <w:iCs/>
          <w:sz w:val="26"/>
        </w:rPr>
      </w:pPr>
      <w:r>
        <w:br w:type="page"/>
      </w:r>
    </w:p>
    <w:p w:rsidR="004B5687" w:rsidRDefault="004B5687" w:rsidP="004B5687">
      <w:pPr>
        <w:pStyle w:val="Heading2"/>
      </w:pPr>
      <w:bookmarkStart w:id="32" w:name="_Toc362007435"/>
      <w:bookmarkStart w:id="33" w:name="_Toc359751151"/>
      <w:bookmarkStart w:id="34" w:name="_Toc360210055"/>
      <w:bookmarkStart w:id="35" w:name="_Toc360210153"/>
      <w:r>
        <w:t>Internal Links</w:t>
      </w:r>
      <w:bookmarkEnd w:id="32"/>
      <w:r>
        <w:br w:type="page"/>
      </w:r>
    </w:p>
    <w:p w:rsidR="0014680B" w:rsidRPr="00121E2D" w:rsidRDefault="0014680B" w:rsidP="0014680B">
      <w:pPr>
        <w:pStyle w:val="Heading3"/>
      </w:pPr>
      <w:bookmarkStart w:id="36" w:name="_Toc359751152"/>
      <w:bookmarkStart w:id="37" w:name="_Toc362007436"/>
      <w:r w:rsidRPr="00121E2D">
        <w:t>IL:  Lower Oil Prices Devastate Russia’s Economy</w:t>
      </w:r>
      <w:bookmarkEnd w:id="36"/>
      <w:bookmarkEnd w:id="37"/>
    </w:p>
    <w:p w:rsidR="0014680B" w:rsidRDefault="0014680B" w:rsidP="0014680B">
      <w:pPr>
        <w:pStyle w:val="Heading4"/>
      </w:pPr>
      <w:r>
        <w:t>(--) Perception alone triggers the link:  Even a projected decrease in oil prices kills investment, crashes economy</w:t>
      </w:r>
    </w:p>
    <w:p w:rsidR="0014680B" w:rsidRDefault="0014680B" w:rsidP="0014680B">
      <w:r>
        <w:t>S</w:t>
      </w:r>
      <w:r w:rsidRPr="007531DB">
        <w:t xml:space="preserve">cott </w:t>
      </w:r>
      <w:r w:rsidRPr="007531DB">
        <w:rPr>
          <w:rStyle w:val="StyleStyleBold12pt"/>
        </w:rPr>
        <w:t>Rose</w:t>
      </w:r>
      <w:r w:rsidRPr="007531DB">
        <w:t xml:space="preserve"> and Olga </w:t>
      </w:r>
      <w:r w:rsidRPr="007531DB">
        <w:rPr>
          <w:rStyle w:val="StyleStyleBold12pt"/>
        </w:rPr>
        <w:t>Tanas</w:t>
      </w:r>
      <w:r w:rsidRPr="007531DB">
        <w:t xml:space="preserve"> on </w:t>
      </w:r>
      <w:r w:rsidRPr="007531DB">
        <w:rPr>
          <w:rStyle w:val="StyleStyleBold12pt"/>
        </w:rPr>
        <w:t>1/31</w:t>
      </w:r>
      <w:r>
        <w:t>/</w:t>
      </w:r>
      <w:r w:rsidRPr="007531DB">
        <w:t xml:space="preserve">2013 </w:t>
      </w:r>
      <w:hyperlink r:id="rId50" w:history="1">
        <w:r w:rsidRPr="00F71BC3">
          <w:t>http://www.businessweek.com/news/2013-01-31/russian-economy-expanded-3-dot-4-percent-last-year-slower-than-estimated</w:t>
        </w:r>
      </w:hyperlink>
      <w:r w:rsidRPr="00F71BC3">
        <w:t>. Bloomberg</w:t>
      </w:r>
      <w:r>
        <w:t xml:space="preserve">. </w:t>
      </w:r>
    </w:p>
    <w:p w:rsidR="0014680B" w:rsidRDefault="0014680B" w:rsidP="0014680B">
      <w:pPr>
        <w:rPr>
          <w:sz w:val="16"/>
        </w:rPr>
      </w:pPr>
      <w:r w:rsidRPr="0034487E">
        <w:rPr>
          <w:rStyle w:val="StyleBoldUnderline"/>
          <w:highlight w:val="yellow"/>
        </w:rPr>
        <w:t>Russian investment unexpectedly contracted in December</w:t>
      </w:r>
      <w:r w:rsidRPr="00F71BC3">
        <w:rPr>
          <w:sz w:val="16"/>
        </w:rPr>
        <w:t xml:space="preserve"> from a year earlier, dropping for the second time in four months. Sluggish spending by companies to boost output has become the “Achilles heel” of the economy, Deputy Economy Minister Andrei Klepach told reporters Jan. 29. </w:t>
      </w:r>
      <w:r w:rsidRPr="0034487E">
        <w:rPr>
          <w:rStyle w:val="StyleBoldUnderline"/>
          <w:highlight w:val="yellow"/>
        </w:rPr>
        <w:t xml:space="preserve">Companies have held back on investment plans as they </w:t>
      </w:r>
      <w:r w:rsidRPr="0034487E">
        <w:rPr>
          <w:rStyle w:val="Emphasis"/>
          <w:highlight w:val="yellow"/>
        </w:rPr>
        <w:t>anticipated oil prices will stagnate</w:t>
      </w:r>
      <w:r w:rsidRPr="00F71BC3">
        <w:rPr>
          <w:sz w:val="16"/>
        </w:rPr>
        <w:t xml:space="preserve"> and interest rates will remain high, according to Nordea’s Savchenko.</w:t>
      </w:r>
      <w:r w:rsidRPr="00F71BC3">
        <w:rPr>
          <w:sz w:val="12"/>
        </w:rPr>
        <w:t>¶</w:t>
      </w:r>
      <w:r w:rsidRPr="00F71BC3">
        <w:rPr>
          <w:sz w:val="16"/>
        </w:rPr>
        <w:t xml:space="preserve"> The central bank raised borrowing costs in September, becoming the largest emerging market to do so last year. First Deputy Chairman Alexei Ulyukayev said this month he doesn’t see any potential gains from reducing interest rates.</w:t>
      </w:r>
      <w:r w:rsidRPr="00F71BC3">
        <w:rPr>
          <w:sz w:val="12"/>
        </w:rPr>
        <w:t>¶</w:t>
      </w:r>
      <w:r w:rsidRPr="00F71BC3">
        <w:rPr>
          <w:sz w:val="16"/>
        </w:rPr>
        <w:t xml:space="preserve"> Government Campaign</w:t>
      </w:r>
      <w:r w:rsidRPr="00F71BC3">
        <w:rPr>
          <w:sz w:val="12"/>
        </w:rPr>
        <w:t>¶</w:t>
      </w:r>
      <w:r w:rsidRPr="00F71BC3">
        <w:rPr>
          <w:sz w:val="16"/>
        </w:rPr>
        <w:t xml:space="preserve"> The government began an open campaign this month to push the central bank to lower rates, a step the regulator is resisting because of concerns the economy is already growing near its potential. Capital flight restrained economic output even as oil prices rose, with Brent crude futures posting a record annual average of $111.68 a barrel last year, buoyed by international sanctions on Iran and the risk that the conflict in Syria would spread throughout the region.</w:t>
      </w:r>
      <w:r w:rsidRPr="00F71BC3">
        <w:rPr>
          <w:sz w:val="12"/>
        </w:rPr>
        <w:t>¶</w:t>
      </w:r>
      <w:r w:rsidRPr="00F71BC3">
        <w:rPr>
          <w:sz w:val="16"/>
        </w:rPr>
        <w:t xml:space="preserve"> “We expect more political pressure on the central bank and more loud calls from the markets and the government for monetary easing,” Julia Tsepliaeva, head of research for BNP Paribas in Moscow, said by e-mail. “</w:t>
      </w:r>
      <w:r w:rsidRPr="0034487E">
        <w:rPr>
          <w:rStyle w:val="StyleBoldUnderline"/>
          <w:highlight w:val="yellow"/>
        </w:rPr>
        <w:t>We particularly attribute this slowdown to poor investment demand</w:t>
      </w:r>
      <w:r w:rsidRPr="00F71BC3">
        <w:rPr>
          <w:rStyle w:val="StyleBoldUnderline"/>
        </w:rPr>
        <w:t>.</w:t>
      </w:r>
      <w:r w:rsidRPr="00F71BC3">
        <w:rPr>
          <w:sz w:val="16"/>
        </w:rPr>
        <w:t xml:space="preserve"> Although the government plans for more aggressive stimulation of investment demand in 2013, we see some resource constraints which could affect implementation of this idea.”</w:t>
      </w:r>
      <w:r w:rsidRPr="00F71BC3">
        <w:rPr>
          <w:sz w:val="12"/>
        </w:rPr>
        <w:t>¶</w:t>
      </w:r>
      <w:r w:rsidRPr="00F71BC3">
        <w:rPr>
          <w:sz w:val="16"/>
        </w:rPr>
        <w:t xml:space="preserve"> </w:t>
      </w:r>
      <w:r w:rsidRPr="0034487E">
        <w:rPr>
          <w:rStyle w:val="StyleBoldUnderline"/>
          <w:highlight w:val="yellow"/>
        </w:rPr>
        <w:t>Stuttering growth highlights the challenges facing the world’s largest energy exporter as prices for oil, its main export, are forecast to stagnate this year</w:t>
      </w:r>
      <w:r w:rsidRPr="00F71BC3">
        <w:rPr>
          <w:sz w:val="16"/>
        </w:rPr>
        <w:t xml:space="preserve"> and Europe’s recession undercuts demand for commodities.</w:t>
      </w:r>
    </w:p>
    <w:p w:rsidR="0014680B" w:rsidRDefault="0014680B" w:rsidP="0014680B">
      <w:pPr>
        <w:pStyle w:val="Heading4"/>
      </w:pPr>
      <w:r>
        <w:t>(--) LOWER OIL PRICES WILL TRIGGER A RUSSIAN ECONOMIC RECESSION.</w:t>
      </w:r>
    </w:p>
    <w:p w:rsidR="0014680B" w:rsidRDefault="0014680B" w:rsidP="0014680B">
      <w:r w:rsidRPr="008A3E8D">
        <w:rPr>
          <w:rStyle w:val="StyleStyleBold12pt"/>
        </w:rPr>
        <w:t>GULF TIMES</w:t>
      </w:r>
      <w:r>
        <w:t>, 20</w:t>
      </w:r>
      <w:r w:rsidRPr="004B5687">
        <w:rPr>
          <w:rStyle w:val="StyleStyleBold12pt"/>
        </w:rPr>
        <w:t>13</w:t>
      </w:r>
      <w:r>
        <w:t xml:space="preserve"> (Apr. 19, 2013 Retrieved Apr. 21, 2013 from http://www.gulf-times.com/business /191/details/349627/foreign-investors-find-putin,-russia-promises-unfulfilled, rwg)</w:t>
      </w:r>
    </w:p>
    <w:p w:rsidR="0014680B" w:rsidRDefault="0014680B" w:rsidP="0014680B">
      <w:pPr>
        <w:rPr>
          <w:sz w:val="16"/>
        </w:rPr>
      </w:pPr>
      <w:r w:rsidRPr="008A3E8D">
        <w:rPr>
          <w:rStyle w:val="StyleBoldUnderline"/>
          <w:highlight w:val="yellow"/>
        </w:rPr>
        <w:t>Mobius is still enthusiastic about Russia</w:t>
      </w:r>
      <w:r w:rsidRPr="00696171">
        <w:rPr>
          <w:sz w:val="16"/>
        </w:rPr>
        <w:t xml:space="preserve"> and said he had about $1.2bn invested in Russian equities. He said that, overall, he had made money in the country and would still like to add to his Russia exposure.</w:t>
      </w:r>
      <w:r w:rsidRPr="00696171">
        <w:rPr>
          <w:sz w:val="12"/>
        </w:rPr>
        <w:t>¶</w:t>
      </w:r>
      <w:r w:rsidRPr="00696171">
        <w:rPr>
          <w:sz w:val="16"/>
        </w:rPr>
        <w:t xml:space="preserve"> </w:t>
      </w:r>
      <w:r w:rsidRPr="008A3E8D">
        <w:rPr>
          <w:rStyle w:val="StyleBoldUnderline"/>
          <w:highlight w:val="yellow"/>
        </w:rPr>
        <w:t xml:space="preserve">Many other investors are cutting theirs, some of them concerned that a lower oil price may </w:t>
      </w:r>
      <w:r w:rsidRPr="008A3E8D">
        <w:rPr>
          <w:rStyle w:val="Emphasis"/>
          <w:highlight w:val="yellow"/>
        </w:rPr>
        <w:t>push the country into recession</w:t>
      </w:r>
      <w:r w:rsidRPr="008A3E8D">
        <w:rPr>
          <w:rStyle w:val="StyleBoldUnderline"/>
          <w:highlight w:val="yellow"/>
        </w:rPr>
        <w:t xml:space="preserve"> following a growth downgrade in April</w:t>
      </w:r>
      <w:r w:rsidRPr="00696171">
        <w:rPr>
          <w:sz w:val="16"/>
        </w:rPr>
        <w:t>.</w:t>
      </w:r>
    </w:p>
    <w:p w:rsidR="00B72CB2" w:rsidRDefault="00B72CB2" w:rsidP="00B72CB2">
      <w:pPr>
        <w:pStyle w:val="Heading4"/>
      </w:pPr>
      <w:r>
        <w:t>(--) The link is linear:  Every $10 decrease in oil prices decreases Russian economy by 1%</w:t>
      </w:r>
    </w:p>
    <w:p w:rsidR="00B72CB2" w:rsidRDefault="00B72CB2" w:rsidP="00B72CB2">
      <w:pPr>
        <w:ind w:left="360"/>
      </w:pPr>
      <w:r>
        <w:t xml:space="preserve">Sergei </w:t>
      </w:r>
      <w:r w:rsidRPr="0014680B">
        <w:rPr>
          <w:rStyle w:val="StyleStyleBold12pt"/>
        </w:rPr>
        <w:t>Seninsky,</w:t>
      </w:r>
      <w:r>
        <w:t xml:space="preserve"> 8/16/20</w:t>
      </w:r>
      <w:r w:rsidRPr="0014680B">
        <w:rPr>
          <w:rStyle w:val="StyleStyleBold12pt"/>
        </w:rPr>
        <w:t>11</w:t>
      </w:r>
      <w:r>
        <w:t xml:space="preserve"> (economic analyst for RFE/RL's Russian Service, “Five Questions On The Russian Economy,”  </w:t>
      </w:r>
      <w:hyperlink r:id="rId51" w:history="1">
        <w:r w:rsidRPr="00FF7648">
          <w:rPr>
            <w:rStyle w:val="Hyperlink"/>
          </w:rPr>
          <w:t>http://www.rferl.org/content/five_questions _on_the_russian_economy/24298630.html</w:t>
        </w:r>
      </w:hyperlink>
      <w:r>
        <w:t>)</w:t>
      </w:r>
    </w:p>
    <w:p w:rsidR="00B72CB2" w:rsidRDefault="00B72CB2" w:rsidP="00B72CB2">
      <w:r w:rsidRPr="00646BEE">
        <w:rPr>
          <w:sz w:val="16"/>
        </w:rPr>
        <w:t xml:space="preserve">Despite the economic slowdown in the West, </w:t>
      </w:r>
      <w:r w:rsidRPr="0014680B">
        <w:rPr>
          <w:rStyle w:val="StyleBoldUnderline"/>
          <w:highlight w:val="yellow"/>
        </w:rPr>
        <w:t>the demand for Russia's main export, oil,</w:t>
      </w:r>
      <w:r>
        <w:t xml:space="preserve"> </w:t>
      </w:r>
      <w:r w:rsidRPr="00646BEE">
        <w:rPr>
          <w:sz w:val="16"/>
        </w:rPr>
        <w:t>has not only not declined, but</w:t>
      </w:r>
      <w:r>
        <w:t xml:space="preserve"> </w:t>
      </w:r>
      <w:r w:rsidRPr="0014680B">
        <w:rPr>
          <w:rStyle w:val="StyleBoldUnderline"/>
          <w:highlight w:val="yellow"/>
        </w:rPr>
        <w:t>has actually continued to grow. Oil prices</w:t>
      </w:r>
      <w:r w:rsidRPr="00646BEE">
        <w:rPr>
          <w:rStyle w:val="StyleBoldUnderline"/>
        </w:rPr>
        <w:t>,</w:t>
      </w:r>
      <w:r>
        <w:t xml:space="preserve"> </w:t>
      </w:r>
      <w:r w:rsidRPr="00646BEE">
        <w:rPr>
          <w:sz w:val="16"/>
        </w:rPr>
        <w:t>as before</w:t>
      </w:r>
      <w:r>
        <w:t xml:space="preserve">, </w:t>
      </w:r>
      <w:r w:rsidRPr="0014680B">
        <w:rPr>
          <w:rStyle w:val="StyleBoldUnderline"/>
          <w:highlight w:val="yellow"/>
        </w:rPr>
        <w:t>have remained one of the main factors influencing the development of the Russian economy. For years, experts have used</w:t>
      </w:r>
      <w:r>
        <w:t xml:space="preserve">, </w:t>
      </w:r>
      <w:r w:rsidRPr="00646BEE">
        <w:rPr>
          <w:sz w:val="16"/>
        </w:rPr>
        <w:t>along with other factors</w:t>
      </w:r>
      <w:r>
        <w:t xml:space="preserve">, </w:t>
      </w:r>
      <w:r w:rsidRPr="0014680B">
        <w:rPr>
          <w:rStyle w:val="StyleBoldUnderline"/>
          <w:highlight w:val="yellow"/>
        </w:rPr>
        <w:t xml:space="preserve">a very simple formula: </w:t>
      </w:r>
      <w:r w:rsidRPr="00F92C04">
        <w:rPr>
          <w:rStyle w:val="Emphasis"/>
          <w:highlight w:val="yellow"/>
        </w:rPr>
        <w:t xml:space="preserve">for every $10 </w:t>
      </w:r>
      <w:r w:rsidRPr="0014680B">
        <w:rPr>
          <w:rStyle w:val="StyleBoldUnderline"/>
          <w:highlight w:val="yellow"/>
        </w:rPr>
        <w:t xml:space="preserve">the annual price of oil rises, the Russian economy </w:t>
      </w:r>
      <w:r w:rsidRPr="00B72CB2">
        <w:rPr>
          <w:rStyle w:val="Emphasis"/>
          <w:highlight w:val="yellow"/>
        </w:rPr>
        <w:t>grows by 1 percent</w:t>
      </w:r>
      <w:r w:rsidRPr="0014680B">
        <w:rPr>
          <w:rStyle w:val="StyleBoldUnderline"/>
          <w:highlight w:val="yellow"/>
        </w:rPr>
        <w:t>. This formula also works in reverse. In general, this relationship is still valid</w:t>
      </w:r>
      <w:r w:rsidRPr="0014680B">
        <w:rPr>
          <w:highlight w:val="yellow"/>
        </w:rPr>
        <w:t>.</w:t>
      </w:r>
      <w:r>
        <w:t xml:space="preserve"> </w:t>
      </w:r>
      <w:r w:rsidRPr="00646BEE">
        <w:rPr>
          <w:sz w:val="16"/>
        </w:rPr>
        <w:t>But some experts believe that for the Russian economy to grow by 1 percent now, the price of oil needs to rise more than $10.</w:t>
      </w:r>
      <w:r>
        <w:t xml:space="preserve"> </w:t>
      </w:r>
    </w:p>
    <w:p w:rsidR="00B72CB2" w:rsidRDefault="00B72CB2" w:rsidP="00B72CB2">
      <w:pPr>
        <w:pStyle w:val="Heading4"/>
      </w:pPr>
      <w:r>
        <w:t>(--) Only way a recession can be caused in Russia is a decline in commodity prices—we control the vital internal link:</w:t>
      </w:r>
    </w:p>
    <w:p w:rsidR="00B72CB2" w:rsidRDefault="00B72CB2" w:rsidP="00B72CB2">
      <w:pPr>
        <w:pStyle w:val="Ryan6"/>
      </w:pPr>
      <w:r>
        <w:t xml:space="preserve">Catrina </w:t>
      </w:r>
      <w:r w:rsidRPr="00B72CB2">
        <w:rPr>
          <w:rStyle w:val="StyleStyleBold12pt"/>
        </w:rPr>
        <w:t>Stewart, 2008</w:t>
      </w:r>
      <w:r>
        <w:t xml:space="preserve"> (staff writer, The Moscow Times. January 22, 2008. Online. Lexis. Accessed February 10, 2008. </w:t>
      </w:r>
    </w:p>
    <w:p w:rsidR="00B72CB2" w:rsidRPr="004302F4" w:rsidRDefault="00B72CB2" w:rsidP="00B72CB2">
      <w:r w:rsidRPr="004302F4">
        <w:t xml:space="preserve">On Jan. 3, oil briefly broke through the $100 barrier, reaching an all-time high of $100.09. </w:t>
      </w:r>
      <w:r w:rsidRPr="000857DA">
        <w:rPr>
          <w:rStyle w:val="StyleBoldUnderline"/>
          <w:highlight w:val="yellow"/>
        </w:rPr>
        <w:t xml:space="preserve">Russia, which has enjoyed an economic boom over the past few years on the back of its oil wealth, is particularly vulnerable to a significant fall in energy prices. "The </w:t>
      </w:r>
      <w:r w:rsidRPr="000857DA">
        <w:rPr>
          <w:rStyle w:val="BoldUnderline"/>
          <w:highlight w:val="yellow"/>
        </w:rPr>
        <w:t xml:space="preserve">only way </w:t>
      </w:r>
      <w:r w:rsidRPr="000857DA">
        <w:rPr>
          <w:rStyle w:val="StyleBoldUnderline"/>
          <w:highlight w:val="yellow"/>
        </w:rPr>
        <w:t>a recession is going to hit Russia is through commodity prices,"</w:t>
      </w:r>
      <w:r w:rsidRPr="004302F4">
        <w:t xml:space="preserve"> Nash said.</w:t>
      </w:r>
    </w:p>
    <w:p w:rsidR="0014680B" w:rsidRDefault="0014680B" w:rsidP="0014680B">
      <w:pPr>
        <w:pStyle w:val="Heading4"/>
      </w:pPr>
      <w:r>
        <w:t>(--) Russia’s economy is strong now---high oil prices are the key reason why.</w:t>
      </w:r>
    </w:p>
    <w:p w:rsidR="0014680B" w:rsidRPr="00443257" w:rsidRDefault="0014680B" w:rsidP="0014680B">
      <w:pPr>
        <w:ind w:left="720"/>
      </w:pPr>
      <w:r w:rsidRPr="00443257">
        <w:rPr>
          <w:rStyle w:val="StyleStyleBold12pt"/>
        </w:rPr>
        <w:t>NYT 6/21/13</w:t>
      </w:r>
      <w:r w:rsidRPr="00443257">
        <w:t xml:space="preserve"> </w:t>
      </w:r>
      <w:r>
        <w:t>(</w:t>
      </w:r>
      <w:r w:rsidRPr="00443257">
        <w:t xml:space="preserve">“Putin Puts Pensions at Risk in $43 Billion Bid to Jolt Economy” from </w:t>
      </w:r>
      <w:hyperlink r:id="rId52" w:history="1">
        <w:r w:rsidRPr="00443257">
          <w:rPr>
            <w:rStyle w:val="Hyperlink"/>
          </w:rPr>
          <w:t>http://www.nytimes.com/2013/06/22/world/europe/russia-to-tap-reserve-funds-for-infrastructure-projects.html?ref=global-home&amp;_r=0</w:t>
        </w:r>
      </w:hyperlink>
      <w:r>
        <w:t>, Accessed 7/18/2013, rwg)</w:t>
      </w:r>
    </w:p>
    <w:p w:rsidR="0014680B" w:rsidRDefault="0014680B" w:rsidP="0014680B">
      <w:pPr>
        <w:rPr>
          <w:sz w:val="16"/>
        </w:rPr>
      </w:pPr>
      <w:r w:rsidRPr="00443257">
        <w:rPr>
          <w:sz w:val="16"/>
        </w:rPr>
        <w:t>ST. PETERSBURG, Russia — Faced with meager growth worldwide and a worrisome </w:t>
      </w:r>
      <w:hyperlink r:id="rId53" w:tooltip="Times article" w:history="1">
        <w:r w:rsidRPr="00443257">
          <w:rPr>
            <w:rStyle w:val="Hyperlink"/>
            <w:sz w:val="16"/>
          </w:rPr>
          <w:t>ebbing of Russia’s own oil and gas revenues</w:t>
        </w:r>
      </w:hyperlink>
      <w:r w:rsidRPr="00443257">
        <w:rPr>
          <w:sz w:val="16"/>
        </w:rPr>
        <w:t>, President Vladimir V. Putin announced an ambitious and risky economic stimulus program on Friday along with a novel amnesty plan for imprisoned white-collar criminals that was intended to improve investor confidence.  Mr. Putin’s proposal to dip into the country’s pension reserves for loans of up to $43.5 billion for three big infrastructure projects and other investments provoked an immediate debate among some of Russia’s top financial minds. It also brought warnings from financial experts who said that it might produce a burst of inflation, and that what the Russian economy needed most was deep structural change, to diversify from oil and gas and to build investor confidence. Mr. Putin, now in his 13th year as Russia’s political leader, made the stimulus plan the centerpiece of his speech at an </w:t>
      </w:r>
      <w:hyperlink r:id="rId54" w:history="1">
        <w:r w:rsidRPr="00443257">
          <w:rPr>
            <w:rStyle w:val="Hyperlink"/>
            <w:sz w:val="16"/>
          </w:rPr>
          <w:t>annual economic forum here</w:t>
        </w:r>
      </w:hyperlink>
      <w:r w:rsidRPr="00443257">
        <w:rPr>
          <w:sz w:val="16"/>
        </w:rPr>
        <w:t xml:space="preserve"> that serves as a gathering of the country’s top financial officials, business leaders and foreign investors. Slowing growth has been the obsessive topic this year. In his speech, Mr. Putin said Russia would distribute at least $14 billion from the reserves as loans to modernize the storied Trans-Siberian Railway, which runs between Moscow and Vladivostok in the Far East; to construct a 500-mile high-speed rail line between Moscow and Kazan, the capital of the Tatarstan region; and to build a superhighway ringing Moscow. “Our key challenge in the coming years is to remove many infrastructure constraints that literally stifle our country and prevent unlocking the potential of entire regions,” Mr. Putin said. “Investors are hugely interested in infrastructure projects, especially if the state is ready to provide guarantees, minimize the risks and act as a co-investor.” </w:t>
      </w:r>
      <w:r w:rsidRPr="00443257">
        <w:rPr>
          <w:rStyle w:val="StyleBoldUnderline"/>
          <w:highlight w:val="yellow"/>
        </w:rPr>
        <w:t xml:space="preserve">The Russian economy has been strong in recent years, functioning almost at full capacity, </w:t>
      </w:r>
      <w:r w:rsidRPr="00443257">
        <w:rPr>
          <w:rStyle w:val="Emphasis"/>
          <w:highlight w:val="yellow"/>
        </w:rPr>
        <w:t>largely because of high energy prices</w:t>
      </w:r>
      <w:r w:rsidRPr="00443257">
        <w:rPr>
          <w:rStyle w:val="StyleBoldUnderline"/>
          <w:highlight w:val="yellow"/>
        </w:rPr>
        <w:t>, which helped build up the country’s reserve funds</w:t>
      </w:r>
      <w:r w:rsidRPr="00443257">
        <w:rPr>
          <w:sz w:val="16"/>
          <w:highlight w:val="yellow"/>
        </w:rPr>
        <w:t>.</w:t>
      </w:r>
      <w:r w:rsidRPr="00443257">
        <w:rPr>
          <w:sz w:val="16"/>
        </w:rPr>
        <w:t xml:space="preserve"> But with nearly full employment, new government spending is more likely to cause wage inflation than to create new jobs, experts say. Instead, they add, </w:t>
      </w:r>
      <w:r w:rsidRPr="00443257">
        <w:rPr>
          <w:rStyle w:val="StyleBoldUnderline"/>
          <w:highlight w:val="yellow"/>
        </w:rPr>
        <w:t>Russia needs to review manufacturing, create new industries and attract foreign capital.</w:t>
      </w:r>
      <w:r w:rsidRPr="00443257">
        <w:rPr>
          <w:sz w:val="16"/>
        </w:rPr>
        <w:t xml:space="preserve"> While not the headline measure in Mr. Putin’s plan, the amnesty proposal was by far the most surprising item. It was the brainchild of Mr. Putin’s business ombudsman, Boris Titov, who has championed it as a means to improve the business climate. “The period that just passed was not the best for defenders of property rights,” Mr. Titov said last week in an interview. In 2000, when Mr. Putin came to power, the government re-examined many of the early post-Soviet privatizations, which were widely regarded as fraudulent, and later imprisoned the richest man in Russia at the time, Mikhail B. Khodorkovsky, on charges of tax evasion and fraud that many critics said were trumped up. Taking a cue, police and Federal Security Service officers set about seizing businesses large and small throughout Russia from unpopular or unlucky businessmen, and often, in an Orwellian manner, emerging as the owners themselves. In fact, police officers who seize businesses are common enough in Russia to have earned the nickname “werewolves in epaulets.” The intention of the amnesty plan is to free thousands of run-of-the-mill businessmen caught up in this turmoil, while avoiding the high-profile and politically tinged cases, like those of Mr. Khodorkovsky, who is not expected to be freed. Mr. Titov said that 110,000 people were serving prison time for economic crimes, and that 2,500 others were in pretrial detention. The draft of the amnesty bill, Mr. Titov said, covers 13,000 of them. “This initiative will on the whole strengthen the trust of citizens” in the business community, Mr. Putin said in his speech. </w:t>
      </w:r>
      <w:r w:rsidRPr="00443257">
        <w:rPr>
          <w:rStyle w:val="StyleBoldUnderline"/>
          <w:highlight w:val="yellow"/>
        </w:rPr>
        <w:t>“I am certain the development of the state is possible only under conditions of respect for private property, to the values of economic freedom and the work and success of entrepreneurs.”</w:t>
      </w:r>
      <w:r w:rsidRPr="00443257">
        <w:rPr>
          <w:sz w:val="16"/>
        </w:rPr>
        <w:t xml:space="preserve"> More broadly, though, the intention of Mr. Putin’s amnesty, Mr. Titov said, is to signal to the business community an easing police pressure. It is, he said, “a very positive, a very good signal for Russia, and that is important as in Russia. We don’t often have good signals.”</w:t>
      </w:r>
    </w:p>
    <w:p w:rsidR="000857DA" w:rsidRDefault="000857DA" w:rsidP="000857DA">
      <w:pPr>
        <w:pStyle w:val="Heading4"/>
      </w:pPr>
      <w:r>
        <w:t>(--) Sharp decline in oil prices leads to Russian economic recession.</w:t>
      </w:r>
    </w:p>
    <w:p w:rsidR="000857DA" w:rsidRDefault="000857DA" w:rsidP="000857DA">
      <w:pPr>
        <w:ind w:left="720"/>
      </w:pPr>
      <w:r>
        <w:t xml:space="preserve">Jacob </w:t>
      </w:r>
      <w:r w:rsidRPr="005D4DB9">
        <w:rPr>
          <w:rStyle w:val="StyleStyleBold12pt"/>
        </w:rPr>
        <w:t>Nell, 6/19/2013</w:t>
      </w:r>
      <w:r>
        <w:t xml:space="preserve"> (staff writer, “Resilient Consumers Will Save Russia,” </w:t>
      </w:r>
      <w:hyperlink r:id="rId55" w:history="1">
        <w:r w:rsidRPr="00FF7648">
          <w:rPr>
            <w:rStyle w:val="Hyperlink"/>
          </w:rPr>
          <w:t>http://www.themoscowtimes.com/opinion/article/resilient-consumers-will-save-russia/481981.html</w:t>
        </w:r>
      </w:hyperlink>
      <w:r>
        <w:t>, Accessed 7/19/2013, rwg)</w:t>
      </w:r>
    </w:p>
    <w:p w:rsidR="000857DA" w:rsidRPr="005D4DB9" w:rsidRDefault="000857DA" w:rsidP="000857DA">
      <w:pPr>
        <w:rPr>
          <w:sz w:val="16"/>
        </w:rPr>
      </w:pPr>
      <w:r w:rsidRPr="005D4DB9">
        <w:rPr>
          <w:rStyle w:val="StyleBoldUnderline"/>
          <w:highlight w:val="yellow"/>
        </w:rPr>
        <w:t>Russia has comparatively low household debt</w:t>
      </w:r>
      <w:r w:rsidRPr="005D4DB9">
        <w:rPr>
          <w:sz w:val="16"/>
        </w:rPr>
        <w:t xml:space="preserve"> — 12 percent of gross domestic product — and the average Russian spends only 4.2 percent of income on debt service. With consumer borrowing running at a robust 36 percent in April and some capacity to take on more debt, I expect the net transfer of resources from banks to consumers to continue, supporting consumption. </w:t>
      </w:r>
      <w:r w:rsidRPr="005D4DB9">
        <w:rPr>
          <w:sz w:val="12"/>
        </w:rPr>
        <w:t>¶</w:t>
      </w:r>
      <w:r w:rsidRPr="005D4DB9">
        <w:rPr>
          <w:sz w:val="16"/>
        </w:rPr>
        <w:t xml:space="preserve"> Surprisingly, savings picked up at the end of 2012 and are 30 percent higher than a year ago. With low unemployment, savings should fall, supporting consumption. </w:t>
      </w:r>
      <w:r w:rsidRPr="005D4DB9">
        <w:rPr>
          <w:sz w:val="12"/>
        </w:rPr>
        <w:t>¶</w:t>
      </w:r>
      <w:r w:rsidRPr="005D4DB9">
        <w:rPr>
          <w:sz w:val="16"/>
        </w:rPr>
        <w:t xml:space="preserve"> </w:t>
      </w:r>
      <w:r w:rsidRPr="005D4DB9">
        <w:rPr>
          <w:rStyle w:val="StyleBoldUnderline"/>
          <w:highlight w:val="yellow"/>
        </w:rPr>
        <w:t xml:space="preserve">The big risk, however, is a fall in the price of oil. Oil and gas account for two-thirds of exports and half of federal budget revenues. A sharp fall in the oil price could </w:t>
      </w:r>
      <w:r w:rsidRPr="005D4DB9">
        <w:rPr>
          <w:rStyle w:val="Emphasis"/>
          <w:highlight w:val="yellow"/>
        </w:rPr>
        <w:t>plunge the economy into recession.</w:t>
      </w:r>
      <w:r w:rsidRPr="005D4DB9">
        <w:rPr>
          <w:sz w:val="16"/>
        </w:rPr>
        <w:t xml:space="preserve"> But the oil price is range-bound, given the combination of limited global spare capacity and tepid growth. Moreover, there is a headwind to a fall in oil prices from Saudi Arabia, the OPEC leader, who is publicly committed to a $100 per barrel target. It is producing oil at record levels, which gives it substantial capacity to curb output in support of its price target. </w:t>
      </w:r>
    </w:p>
    <w:p w:rsidR="0014680B" w:rsidRPr="002A01B3" w:rsidRDefault="0014680B" w:rsidP="0014680B">
      <w:pPr>
        <w:pStyle w:val="Heading4"/>
      </w:pPr>
      <w:r>
        <w:t>(--) Robust oil prices key to Russian economy.</w:t>
      </w:r>
    </w:p>
    <w:p w:rsidR="0014680B" w:rsidRDefault="0014680B" w:rsidP="0014680B">
      <w:pPr>
        <w:pStyle w:val="StyleStyleStyleCNA9ptBefore1pt8ptPatternClear"/>
        <w:spacing w:before="0" w:line="240" w:lineRule="auto"/>
        <w:ind w:left="216" w:firstLine="0"/>
        <w:rPr>
          <w:sz w:val="24"/>
          <w:szCs w:val="24"/>
        </w:rPr>
      </w:pPr>
      <w:r w:rsidRPr="0038687C">
        <w:rPr>
          <w:rStyle w:val="StyleStyleBold12pt"/>
        </w:rPr>
        <w:t>RUSSIA TIMES</w:t>
      </w:r>
      <w:r w:rsidRPr="002A01B3">
        <w:rPr>
          <w:sz w:val="24"/>
          <w:szCs w:val="24"/>
        </w:rPr>
        <w:t xml:space="preserve">, </w:t>
      </w:r>
      <w:r>
        <w:rPr>
          <w:sz w:val="24"/>
          <w:szCs w:val="24"/>
        </w:rPr>
        <w:t>20</w:t>
      </w:r>
      <w:r w:rsidRPr="004B5687">
        <w:rPr>
          <w:rStyle w:val="StyleStyleBold12pt"/>
        </w:rPr>
        <w:t>13</w:t>
      </w:r>
      <w:r>
        <w:rPr>
          <w:sz w:val="24"/>
          <w:szCs w:val="24"/>
        </w:rPr>
        <w:t xml:space="preserve"> (</w:t>
      </w:r>
      <w:r w:rsidRPr="002A01B3">
        <w:rPr>
          <w:sz w:val="24"/>
          <w:szCs w:val="24"/>
        </w:rPr>
        <w:t>Jan. 3, 2</w:t>
      </w:r>
      <w:r>
        <w:rPr>
          <w:sz w:val="24"/>
          <w:szCs w:val="24"/>
        </w:rPr>
        <w:t>013</w:t>
      </w:r>
      <w:r w:rsidRPr="002A01B3">
        <w:rPr>
          <w:sz w:val="24"/>
          <w:szCs w:val="24"/>
        </w:rPr>
        <w:t xml:space="preserve">.  Retrieved Apr. 22, 2013 from </w:t>
      </w:r>
      <w:hyperlink r:id="rId56" w:history="1">
        <w:r w:rsidRPr="00FF7648">
          <w:rPr>
            <w:rStyle w:val="Hyperlink"/>
            <w:sz w:val="24"/>
            <w:szCs w:val="24"/>
          </w:rPr>
          <w:t>http://rt.com/business/news/russia-world-economy-2013-997/</w:t>
        </w:r>
      </w:hyperlink>
      <w:r>
        <w:rPr>
          <w:sz w:val="24"/>
          <w:szCs w:val="24"/>
        </w:rPr>
        <w:t>, rwg)</w:t>
      </w:r>
    </w:p>
    <w:p w:rsidR="0014680B" w:rsidRPr="00696171" w:rsidRDefault="0014680B" w:rsidP="0014680B">
      <w:pPr>
        <w:pStyle w:val="StyleStyleStyleCNA9ptBefore1pt8ptPatternClear"/>
        <w:spacing w:before="0" w:line="240" w:lineRule="auto"/>
        <w:ind w:left="216" w:firstLine="0"/>
        <w:rPr>
          <w:szCs w:val="24"/>
        </w:rPr>
      </w:pPr>
      <w:r w:rsidRPr="00696171">
        <w:rPr>
          <w:szCs w:val="24"/>
        </w:rPr>
        <w:t>The alternative estimation by Chris Weafer, chief strategist at Sberbank CIB, projects a more modest economic growth of 3.5% in 2013, with Urals crude standing at the average of $100/bbl and inflation being at about 6%.</w:t>
      </w:r>
      <w:r w:rsidRPr="00696171">
        <w:rPr>
          <w:sz w:val="12"/>
          <w:szCs w:val="24"/>
        </w:rPr>
        <w:t>¶</w:t>
      </w:r>
      <w:r w:rsidRPr="00696171">
        <w:rPr>
          <w:szCs w:val="24"/>
        </w:rPr>
        <w:t xml:space="preserve"> </w:t>
      </w:r>
      <w:r w:rsidRPr="0038687C">
        <w:rPr>
          <w:rStyle w:val="StyleBoldUnderline"/>
          <w:highlight w:val="yellow"/>
        </w:rPr>
        <w:t>In any case, all major projections for the Russian economy developing in the future are based on robust oil prices, but the widely discussed and essential for Russia’s reverse from energy dependence has kicked off,</w:t>
      </w:r>
      <w:r w:rsidRPr="00696171">
        <w:rPr>
          <w:szCs w:val="24"/>
        </w:rPr>
        <w:t xml:space="preserve"> says Weafer.</w:t>
      </w:r>
    </w:p>
    <w:p w:rsidR="0014680B" w:rsidRDefault="0014680B" w:rsidP="0014680B">
      <w:pPr>
        <w:pStyle w:val="StyleStyleStyleCNA9ptBefore1pt8ptPatternClear"/>
        <w:spacing w:before="0" w:line="240" w:lineRule="auto"/>
        <w:ind w:left="216" w:firstLine="0"/>
        <w:rPr>
          <w:sz w:val="24"/>
          <w:szCs w:val="24"/>
        </w:rPr>
      </w:pPr>
    </w:p>
    <w:p w:rsidR="0014680B" w:rsidRDefault="0014680B" w:rsidP="0014680B">
      <w:pPr>
        <w:pStyle w:val="Heading4"/>
      </w:pPr>
      <w:r>
        <w:t>(--) High oil prices key to Russian economy.</w:t>
      </w:r>
    </w:p>
    <w:p w:rsidR="0014680B" w:rsidRDefault="0014680B" w:rsidP="0014680B">
      <w:pPr>
        <w:pStyle w:val="StyleStyleStyleCNA9ptBefore1pt8ptPatternClear"/>
        <w:spacing w:before="0" w:line="240" w:lineRule="auto"/>
        <w:ind w:left="216" w:firstLine="0"/>
        <w:rPr>
          <w:sz w:val="24"/>
          <w:szCs w:val="24"/>
        </w:rPr>
      </w:pPr>
      <w:r w:rsidRPr="0038687C">
        <w:rPr>
          <w:rStyle w:val="StyleStyleBold12pt"/>
        </w:rPr>
        <w:t>Rob St George</w:t>
      </w:r>
      <w:r w:rsidRPr="002A01B3">
        <w:rPr>
          <w:sz w:val="24"/>
          <w:szCs w:val="24"/>
        </w:rPr>
        <w:t>,</w:t>
      </w:r>
      <w:r>
        <w:rPr>
          <w:sz w:val="24"/>
          <w:szCs w:val="24"/>
        </w:rPr>
        <w:t xml:space="preserve"> 20</w:t>
      </w:r>
      <w:r w:rsidRPr="00696171">
        <w:rPr>
          <w:rStyle w:val="StyleStyleBold12pt"/>
        </w:rPr>
        <w:t>13</w:t>
      </w:r>
      <w:r>
        <w:rPr>
          <w:sz w:val="24"/>
          <w:szCs w:val="24"/>
        </w:rPr>
        <w:t xml:space="preserve"> </w:t>
      </w:r>
      <w:r w:rsidRPr="002A01B3">
        <w:rPr>
          <w:sz w:val="24"/>
          <w:szCs w:val="24"/>
        </w:rPr>
        <w:t xml:space="preserve"> (staff writer, Feb. 13, 20</w:t>
      </w:r>
      <w:r w:rsidRPr="0038687C">
        <w:rPr>
          <w:rStyle w:val="StyleStyleBold12pt"/>
        </w:rPr>
        <w:t>13</w:t>
      </w:r>
      <w:r w:rsidRPr="002A01B3">
        <w:rPr>
          <w:sz w:val="24"/>
          <w:szCs w:val="24"/>
        </w:rPr>
        <w:t xml:space="preserve">.  Retrieved Apr. 22, 2013 from </w:t>
      </w:r>
      <w:hyperlink r:id="rId57" w:history="1">
        <w:r w:rsidRPr="00FF7648">
          <w:rPr>
            <w:rStyle w:val="Hyperlink"/>
            <w:sz w:val="24"/>
            <w:szCs w:val="24"/>
          </w:rPr>
          <w:t>http://www.whatinvestment.co.uk/financial-news/markets/2199128/strong-rouble-enhances-russian-dividends.thtml</w:t>
        </w:r>
      </w:hyperlink>
      <w:r>
        <w:rPr>
          <w:sz w:val="24"/>
          <w:szCs w:val="24"/>
        </w:rPr>
        <w:t>, rwg)</w:t>
      </w:r>
    </w:p>
    <w:p w:rsidR="0014680B" w:rsidRPr="00696171" w:rsidRDefault="0014680B" w:rsidP="0014680B">
      <w:pPr>
        <w:pStyle w:val="StyleStyleStyleCNA9ptBefore1pt8ptPatternClear"/>
        <w:spacing w:before="0" w:line="240" w:lineRule="auto"/>
        <w:ind w:left="216" w:firstLine="0"/>
        <w:rPr>
          <w:szCs w:val="24"/>
        </w:rPr>
      </w:pPr>
      <w:r w:rsidRPr="00696171">
        <w:rPr>
          <w:szCs w:val="24"/>
        </w:rPr>
        <w:t>And Christian Lawrence, a strategist at Rabobank, has predicted that the rouble will remain high as it is ‘inextricably linked to a combination of oil prices and general market risk sentiment, with the former having the larger impact’.</w:t>
      </w:r>
      <w:r w:rsidRPr="00696171">
        <w:rPr>
          <w:sz w:val="12"/>
          <w:szCs w:val="24"/>
        </w:rPr>
        <w:t>¶</w:t>
      </w:r>
      <w:r w:rsidRPr="00696171">
        <w:rPr>
          <w:szCs w:val="24"/>
        </w:rPr>
        <w:t xml:space="preserve"> </w:t>
      </w:r>
      <w:r w:rsidRPr="0038687C">
        <w:rPr>
          <w:rStyle w:val="StyleBoldUnderline"/>
          <w:highlight w:val="yellow"/>
        </w:rPr>
        <w:t>Russia is second only to Saudi Arabia as an oil producer, and the commodity provides almost two-thirds of the country’s exports and nearly half of its government revenue.</w:t>
      </w:r>
      <w:r w:rsidRPr="00696171">
        <w:rPr>
          <w:rStyle w:val="StyleBoldUnderline"/>
          <w:b w:val="0"/>
          <w:sz w:val="12"/>
          <w:highlight w:val="yellow"/>
          <w:u w:val="none"/>
        </w:rPr>
        <w:t>¶</w:t>
      </w:r>
      <w:r w:rsidRPr="0038687C">
        <w:rPr>
          <w:rStyle w:val="StyleBoldUnderline"/>
          <w:highlight w:val="yellow"/>
        </w:rPr>
        <w:t xml:space="preserve"> High oil prices thus </w:t>
      </w:r>
      <w:r w:rsidRPr="0038687C">
        <w:rPr>
          <w:rStyle w:val="Emphasis"/>
          <w:highlight w:val="yellow"/>
        </w:rPr>
        <w:t>sustain the Russian economy</w:t>
      </w:r>
      <w:r w:rsidRPr="0038687C">
        <w:rPr>
          <w:rStyle w:val="Emphasis"/>
        </w:rPr>
        <w:t xml:space="preserve"> </w:t>
      </w:r>
      <w:r w:rsidRPr="00696171">
        <w:rPr>
          <w:szCs w:val="24"/>
        </w:rPr>
        <w:t>and in turn its currency, and Lawrence confirmed that he expected the recent oil rally to persist.</w:t>
      </w:r>
    </w:p>
    <w:p w:rsidR="0014680B" w:rsidRDefault="0014680B" w:rsidP="0014680B">
      <w:pPr>
        <w:pStyle w:val="StyleStyleStyleCNA9ptBefore1pt8ptPatternClear"/>
        <w:spacing w:before="0" w:line="240" w:lineRule="auto"/>
        <w:ind w:left="216" w:firstLine="0"/>
      </w:pPr>
    </w:p>
    <w:p w:rsidR="0014680B" w:rsidRDefault="0014680B" w:rsidP="0014680B">
      <w:pPr>
        <w:pStyle w:val="Heading4"/>
      </w:pPr>
      <w:r>
        <w:t>(--) Russia’s economy will grow now, but fluctuating oil prices could cause a decline:</w:t>
      </w:r>
    </w:p>
    <w:p w:rsidR="0014680B" w:rsidRDefault="0014680B" w:rsidP="0014680B">
      <w:pPr>
        <w:spacing w:after="0" w:line="240" w:lineRule="auto"/>
        <w:ind w:firstLine="720"/>
      </w:pPr>
      <w:r>
        <w:t xml:space="preserve">Irina </w:t>
      </w:r>
      <w:r w:rsidRPr="00562E7F">
        <w:rPr>
          <w:rStyle w:val="StyleStyleBold12pt"/>
        </w:rPr>
        <w:t>Filatova, 2/22/2013</w:t>
      </w:r>
      <w:r>
        <w:t xml:space="preserve"> (staff writer, “IMF more upbeat on growth than Medvedev,”</w:t>
      </w:r>
    </w:p>
    <w:p w:rsidR="0014680B" w:rsidRDefault="001A05C4" w:rsidP="0014680B">
      <w:pPr>
        <w:spacing w:after="0" w:line="240" w:lineRule="auto"/>
        <w:ind w:left="720"/>
      </w:pPr>
      <w:hyperlink r:id="rId58" w:history="1">
        <w:r w:rsidR="0014680B" w:rsidRPr="00594703">
          <w:rPr>
            <w:rStyle w:val="Hyperlink"/>
          </w:rPr>
          <w:t>http://indrus.in/economics/2013/02/22/imf_more_upbeat_on_growth_than_medvedev_22439.html</w:t>
        </w:r>
      </w:hyperlink>
      <w:r w:rsidR="0014680B">
        <w:t>, Accessed 2/22/2013, rwg)</w:t>
      </w:r>
    </w:p>
    <w:p w:rsidR="0014680B" w:rsidRDefault="0014680B" w:rsidP="0014680B">
      <w:pPr>
        <w:rPr>
          <w:rStyle w:val="StyleBoldUnderline"/>
          <w:highlight w:val="yellow"/>
        </w:rPr>
      </w:pPr>
      <w:r w:rsidRPr="00562E7F">
        <w:rPr>
          <w:sz w:val="16"/>
        </w:rPr>
        <w:t xml:space="preserve">Turning to the short term, </w:t>
      </w:r>
      <w:r w:rsidRPr="00562E7F">
        <w:rPr>
          <w:rStyle w:val="StyleBoldUnderline"/>
          <w:highlight w:val="yellow"/>
        </w:rPr>
        <w:t>Brekk said the IMF expects Russia's economy to grow by 3.75 percent this year,</w:t>
      </w:r>
      <w:r w:rsidRPr="00562E7F">
        <w:rPr>
          <w:sz w:val="16"/>
        </w:rPr>
        <w:t xml:space="preserve"> slightly above the Economic Development Ministry's forecast of 3.6 percent.</w:t>
      </w:r>
      <w:r w:rsidRPr="00562E7F">
        <w:rPr>
          <w:sz w:val="12"/>
        </w:rPr>
        <w:t>¶</w:t>
      </w:r>
      <w:r w:rsidRPr="00562E7F">
        <w:rPr>
          <w:sz w:val="16"/>
        </w:rPr>
        <w:t xml:space="preserve"> The government has been charged with ensuring annual economic growth of at least 5 percent over the next five years under a program revealed by Medvedev this month. </w:t>
      </w:r>
      <w:r w:rsidRPr="00562E7F">
        <w:rPr>
          <w:sz w:val="12"/>
        </w:rPr>
        <w:t>¶</w:t>
      </w:r>
      <w:r w:rsidRPr="00562E7F">
        <w:rPr>
          <w:sz w:val="16"/>
        </w:rPr>
        <w:t xml:space="preserve"> </w:t>
      </w:r>
      <w:r w:rsidRPr="00562E7F">
        <w:rPr>
          <w:rStyle w:val="StyleBoldUnderline"/>
          <w:highlight w:val="yellow"/>
        </w:rPr>
        <w:t>Brekk also said the economy remains vulnerable to external shocks attributed to fluctuations of oil prices.</w:t>
      </w:r>
    </w:p>
    <w:p w:rsidR="0014680B" w:rsidRDefault="0014680B" w:rsidP="0014680B">
      <w:pPr>
        <w:pStyle w:val="Heading4"/>
      </w:pPr>
      <w:r>
        <w:t>(--) Oil exports are key to Russia’s economy:</w:t>
      </w:r>
    </w:p>
    <w:p w:rsidR="0014680B" w:rsidRDefault="0014680B" w:rsidP="0014680B">
      <w:pPr>
        <w:ind w:left="720"/>
      </w:pPr>
      <w:r>
        <w:t xml:space="preserve">Richard </w:t>
      </w:r>
      <w:r w:rsidRPr="00064BE0">
        <w:rPr>
          <w:rStyle w:val="StyleStyleBold12pt"/>
        </w:rPr>
        <w:t>Weitz, 1/29/2013</w:t>
      </w:r>
      <w:r>
        <w:t xml:space="preserve"> (staff writer, “Global Insights: Oil Sector a Challenge for Russia, Opportunity for U.S.” </w:t>
      </w:r>
      <w:hyperlink r:id="rId59" w:history="1">
        <w:r w:rsidRPr="00594703">
          <w:rPr>
            <w:rStyle w:val="Hyperlink"/>
          </w:rPr>
          <w:t>http://www.worldpoliticsreview.com/articles/12672/global-insights-oil-sector-a-challenge-for-russia-opportunity-for-u-s</w:t>
        </w:r>
      </w:hyperlink>
      <w:r>
        <w:t>, Accessed 2/22/2013, rwg)</w:t>
      </w:r>
    </w:p>
    <w:p w:rsidR="0014680B" w:rsidRDefault="0014680B" w:rsidP="0014680B">
      <w:pPr>
        <w:rPr>
          <w:rStyle w:val="StyleBoldUnderline"/>
          <w:highlight w:val="yellow"/>
        </w:rPr>
      </w:pPr>
      <w:r w:rsidRPr="00064BE0">
        <w:rPr>
          <w:sz w:val="16"/>
        </w:rPr>
        <w:t xml:space="preserve">These </w:t>
      </w:r>
      <w:r w:rsidRPr="00064BE0">
        <w:rPr>
          <w:rStyle w:val="StyleBoldUnderline"/>
          <w:highlight w:val="yellow"/>
        </w:rPr>
        <w:t xml:space="preserve">oil exports are also </w:t>
      </w:r>
      <w:r w:rsidRPr="00064BE0">
        <w:rPr>
          <w:rStyle w:val="Emphasis"/>
          <w:highlight w:val="yellow"/>
        </w:rPr>
        <w:t>essential for the Russian economy</w:t>
      </w:r>
      <w:r w:rsidRPr="00064BE0">
        <w:rPr>
          <w:rStyle w:val="StyleBoldUnderline"/>
          <w:highlight w:val="yellow"/>
        </w:rPr>
        <w:t>, which derives more than half of its export income from oil, and the Russian government, which depends on oil and natural gas exports for about 40 percent of its budget revenue</w:t>
      </w:r>
      <w:r w:rsidRPr="00064BE0">
        <w:rPr>
          <w:sz w:val="16"/>
        </w:rPr>
        <w:t xml:space="preserve">. In recent years, </w:t>
      </w:r>
      <w:r w:rsidRPr="00064BE0">
        <w:rPr>
          <w:rStyle w:val="StyleBoldUnderline"/>
          <w:highlight w:val="yellow"/>
        </w:rPr>
        <w:t>the government has used this hydrocarbon money to support investment,</w:t>
      </w:r>
      <w:r w:rsidRPr="00064BE0">
        <w:rPr>
          <w:sz w:val="16"/>
        </w:rPr>
        <w:t xml:space="preserve"> defense modernization, welfare and pension benefits, </w:t>
      </w:r>
      <w:r w:rsidRPr="00064BE0">
        <w:rPr>
          <w:rStyle w:val="StyleBoldUnderline"/>
          <w:highlight w:val="yellow"/>
        </w:rPr>
        <w:t>and other government programs.</w:t>
      </w:r>
    </w:p>
    <w:p w:rsidR="0014680B" w:rsidRDefault="0014680B" w:rsidP="0014680B">
      <w:pPr>
        <w:pStyle w:val="Heading4"/>
      </w:pPr>
      <w:r>
        <w:t>(--) High oil prices are turning Russia into an economic powerhouse:</w:t>
      </w:r>
    </w:p>
    <w:p w:rsidR="0014680B" w:rsidRDefault="0014680B" w:rsidP="0014680B">
      <w:pPr>
        <w:pStyle w:val="StyleStyleStyleCNA9ptBefore1pt8ptPatternClear"/>
        <w:spacing w:before="0" w:line="240" w:lineRule="auto"/>
        <w:ind w:left="216" w:firstLine="0"/>
        <w:rPr>
          <w:sz w:val="24"/>
          <w:szCs w:val="24"/>
        </w:rPr>
      </w:pPr>
      <w:r w:rsidRPr="002A01B3">
        <w:rPr>
          <w:rStyle w:val="StyleStyleBold12pt"/>
        </w:rPr>
        <w:t>RUSSIA TIMES</w:t>
      </w:r>
      <w:r>
        <w:rPr>
          <w:sz w:val="24"/>
          <w:szCs w:val="24"/>
        </w:rPr>
        <w:t>, 20</w:t>
      </w:r>
      <w:r w:rsidRPr="00696171">
        <w:rPr>
          <w:rStyle w:val="StyleStyleBold12pt"/>
        </w:rPr>
        <w:t>13</w:t>
      </w:r>
      <w:r>
        <w:rPr>
          <w:sz w:val="24"/>
          <w:szCs w:val="24"/>
        </w:rPr>
        <w:t xml:space="preserve"> (Jan. 30, 2013.  Retrieved Apr. 22, 2013 from </w:t>
      </w:r>
      <w:hyperlink r:id="rId60" w:history="1">
        <w:r w:rsidRPr="00FF7648">
          <w:rPr>
            <w:rStyle w:val="Hyperlink"/>
            <w:sz w:val="24"/>
            <w:szCs w:val="24"/>
          </w:rPr>
          <w:t>http://rt.com/business/russia-europe-usa-economy-079/</w:t>
        </w:r>
      </w:hyperlink>
      <w:r>
        <w:rPr>
          <w:sz w:val="24"/>
          <w:szCs w:val="24"/>
        </w:rPr>
        <w:t>, rwg)</w:t>
      </w:r>
    </w:p>
    <w:p w:rsidR="0014680B" w:rsidRPr="002A01B3" w:rsidRDefault="0014680B" w:rsidP="0014680B">
      <w:pPr>
        <w:pStyle w:val="StyleStyleStyleCNA9ptBefore1pt8ptPatternClear"/>
        <w:spacing w:before="0" w:line="240" w:lineRule="auto"/>
        <w:ind w:left="216" w:firstLine="0"/>
        <w:rPr>
          <w:szCs w:val="24"/>
        </w:rPr>
      </w:pPr>
      <w:r w:rsidRPr="002A01B3">
        <w:rPr>
          <w:rStyle w:val="StyleBoldUnderline"/>
          <w:highlight w:val="yellow"/>
        </w:rPr>
        <w:t>There is another enthusiastic forecast for the Russian economy from the Ministry for Economic Development which is expecting it to become the world’s largest in 18 years</w:t>
      </w:r>
      <w:r w:rsidRPr="002A01B3">
        <w:rPr>
          <w:szCs w:val="24"/>
        </w:rPr>
        <w:t>. It’ll be happening at a time when conventional powerhouses are set to vanish.</w:t>
      </w:r>
      <w:r w:rsidRPr="002A01B3">
        <w:rPr>
          <w:sz w:val="12"/>
          <w:szCs w:val="24"/>
        </w:rPr>
        <w:t>¶</w:t>
      </w:r>
      <w:r w:rsidRPr="002A01B3">
        <w:rPr>
          <w:szCs w:val="24"/>
        </w:rPr>
        <w:t xml:space="preserve"> Underpinned by better competitiveness and more efficient institutions, </w:t>
      </w:r>
      <w:r w:rsidRPr="002A01B3">
        <w:rPr>
          <w:rStyle w:val="StyleBoldUnderline"/>
          <w:highlight w:val="yellow"/>
        </w:rPr>
        <w:t>the Russian economy is due to reach an annual growth rate of 2.5% by 2030 – the level usual for a world economic powerhouse, according to the most modest scenario from the Russian government. The boldest of the three scenarios says Russia will be growing at an annual rate of 5.4% till 2030, with the pace of growth reaching the Chinese level of about 6.9% by 2016.</w:t>
      </w:r>
      <w:r w:rsidRPr="002A01B3">
        <w:rPr>
          <w:sz w:val="12"/>
          <w:szCs w:val="24"/>
        </w:rPr>
        <w:t>¶</w:t>
      </w:r>
      <w:r w:rsidRPr="002A01B3">
        <w:rPr>
          <w:szCs w:val="24"/>
        </w:rPr>
        <w:t xml:space="preserve"> The report follows another growth story for Russia that came as a part of an overall economic forecast by PriceWaterhouseCoopers. It said in the middle January that the country was due to overtake the German economy by 2020 and the E7 club of emerging economies will take the reins of the world economy in another 30 years.</w:t>
      </w:r>
      <w:r w:rsidRPr="002A01B3">
        <w:rPr>
          <w:sz w:val="12"/>
          <w:szCs w:val="24"/>
        </w:rPr>
        <w:t>¶</w:t>
      </w:r>
      <w:r w:rsidRPr="002A01B3">
        <w:rPr>
          <w:szCs w:val="24"/>
        </w:rPr>
        <w:t xml:space="preserve"> In the latest report by Russia’s Ministry, </w:t>
      </w:r>
      <w:r w:rsidRPr="002A01B3">
        <w:rPr>
          <w:rStyle w:val="StyleBoldUnderline"/>
          <w:highlight w:val="yellow"/>
        </w:rPr>
        <w:t>high oil prices remain one of the key drivers of the “Russian breakthrough,”</w:t>
      </w:r>
      <w:r w:rsidRPr="002A01B3">
        <w:rPr>
          <w:szCs w:val="24"/>
        </w:rPr>
        <w:t xml:space="preserve"> as they are basically expected to balance between the current levels of about $110/bbl and $239/bbl.</w:t>
      </w:r>
    </w:p>
    <w:p w:rsidR="0014680B" w:rsidRPr="00064BE0" w:rsidRDefault="0014680B" w:rsidP="0014680B">
      <w:pPr>
        <w:rPr>
          <w:sz w:val="16"/>
        </w:rPr>
      </w:pPr>
    </w:p>
    <w:p w:rsidR="0014680B" w:rsidRDefault="0014680B" w:rsidP="0014680B">
      <w:pPr>
        <w:pStyle w:val="Heading4"/>
      </w:pPr>
      <w:r>
        <w:t>(--) Oil prices below $60 a barrel would crush Russia’s economy:</w:t>
      </w:r>
    </w:p>
    <w:p w:rsidR="0014680B" w:rsidRDefault="0014680B" w:rsidP="0014680B">
      <w:pPr>
        <w:ind w:left="720"/>
      </w:pPr>
      <w:r w:rsidRPr="00852CF0">
        <w:rPr>
          <w:rStyle w:val="StyleStyleBold12pt"/>
        </w:rPr>
        <w:t>Russia Times, 1/30/2013</w:t>
      </w:r>
      <w:r>
        <w:t xml:space="preserve"> (“Russia's Government sees the country at the forefront of global economy from 2030,” </w:t>
      </w:r>
      <w:hyperlink r:id="rId61" w:history="1">
        <w:r w:rsidRPr="00594703">
          <w:rPr>
            <w:rStyle w:val="Hyperlink"/>
          </w:rPr>
          <w:t>http://rt.com/business/russia-europe-usa-economy-079/</w:t>
        </w:r>
      </w:hyperlink>
      <w:r>
        <w:t>, Accessed 2/22/2013, rwg)</w:t>
      </w:r>
    </w:p>
    <w:p w:rsidR="0014680B" w:rsidRPr="00852CF0" w:rsidRDefault="0014680B" w:rsidP="0014680B">
      <w:pPr>
        <w:rPr>
          <w:sz w:val="16"/>
        </w:rPr>
      </w:pPr>
      <w:r w:rsidRPr="00852CF0">
        <w:rPr>
          <w:rStyle w:val="StyleBoldUnderline"/>
          <w:highlight w:val="yellow"/>
        </w:rPr>
        <w:t xml:space="preserve">Should the oil price drop to a “stress point” of $60/bbl, Russia’s GDP will </w:t>
      </w:r>
      <w:r w:rsidRPr="00852CF0">
        <w:rPr>
          <w:rStyle w:val="Emphasis"/>
          <w:highlight w:val="yellow"/>
        </w:rPr>
        <w:t>shrink 5.9% year on year</w:t>
      </w:r>
      <w:r w:rsidRPr="00852CF0">
        <w:rPr>
          <w:rStyle w:val="StyleBoldUnderline"/>
          <w:highlight w:val="yellow"/>
        </w:rPr>
        <w:t xml:space="preserve"> in 2013,</w:t>
      </w:r>
      <w:r w:rsidRPr="00852CF0">
        <w:rPr>
          <w:sz w:val="16"/>
        </w:rPr>
        <w:t xml:space="preserve"> with the budget deficit growing to 3.5tn roubles, or 6,4% of GDP, </w:t>
      </w:r>
      <w:r w:rsidRPr="00852CF0">
        <w:rPr>
          <w:rStyle w:val="StyleBoldUnderline"/>
          <w:highlight w:val="yellow"/>
        </w:rPr>
        <w:t xml:space="preserve">according to a crush-test by the experts from the High School of Economics. A </w:t>
      </w:r>
      <w:r w:rsidRPr="00852CF0">
        <w:rPr>
          <w:rStyle w:val="Emphasis"/>
          <w:highlight w:val="yellow"/>
        </w:rPr>
        <w:t>sharp fall in oil prices</w:t>
      </w:r>
      <w:r w:rsidRPr="00852CF0">
        <w:rPr>
          <w:rStyle w:val="StyleBoldUnderline"/>
          <w:highlight w:val="yellow"/>
        </w:rPr>
        <w:t xml:space="preserve"> would also leave Russia’s reserve fund,</w:t>
      </w:r>
      <w:r w:rsidRPr="00852CF0">
        <w:rPr>
          <w:sz w:val="16"/>
        </w:rPr>
        <w:t xml:space="preserve"> which stands at 2.6tn roubles, </w:t>
      </w:r>
      <w:r w:rsidRPr="00852CF0">
        <w:rPr>
          <w:rStyle w:val="Emphasis"/>
          <w:highlight w:val="yellow"/>
        </w:rPr>
        <w:t>empty within a year</w:t>
      </w:r>
      <w:r w:rsidRPr="00852CF0">
        <w:rPr>
          <w:rStyle w:val="StyleBoldUnderline"/>
          <w:highlight w:val="yellow"/>
        </w:rPr>
        <w:t xml:space="preserve"> say the experts.</w:t>
      </w:r>
    </w:p>
    <w:p w:rsidR="0014680B" w:rsidRDefault="0014680B" w:rsidP="0014680B">
      <w:pPr>
        <w:pStyle w:val="Heading4"/>
      </w:pPr>
      <w:r>
        <w:t>(--) Declining oil prices destroy the Russian economy:</w:t>
      </w:r>
    </w:p>
    <w:p w:rsidR="0014680B" w:rsidRPr="007536FF" w:rsidRDefault="0014680B" w:rsidP="0014680B">
      <w:pPr>
        <w:spacing w:after="0" w:line="240" w:lineRule="auto"/>
        <w:ind w:firstLine="360"/>
      </w:pPr>
      <w:r w:rsidRPr="007536FF">
        <w:t xml:space="preserve">Clif </w:t>
      </w:r>
      <w:r w:rsidRPr="007536FF">
        <w:rPr>
          <w:rFonts w:ascii="Arial Narrow" w:hAnsi="Arial Narrow"/>
          <w:b/>
          <w:sz w:val="24"/>
          <w:u w:val="thick"/>
          <w:lang w:bidi="en-US"/>
        </w:rPr>
        <w:t xml:space="preserve">Droke, </w:t>
      </w:r>
      <w:r w:rsidRPr="00696171">
        <w:t>9/19/</w:t>
      </w:r>
      <w:r w:rsidRPr="007536FF">
        <w:rPr>
          <w:rFonts w:ascii="Arial Narrow" w:hAnsi="Arial Narrow"/>
          <w:b/>
          <w:sz w:val="24"/>
          <w:u w:val="thick"/>
          <w:lang w:bidi="en-US"/>
        </w:rPr>
        <w:t>2012</w:t>
      </w:r>
      <w:r w:rsidRPr="007536FF">
        <w:t xml:space="preserve"> (staff writer, “Why Bernanke refuses to let oil prices fall,” </w:t>
      </w:r>
    </w:p>
    <w:p w:rsidR="0014680B" w:rsidRPr="007536FF" w:rsidRDefault="001A05C4" w:rsidP="0014680B">
      <w:pPr>
        <w:spacing w:after="0" w:line="240" w:lineRule="auto"/>
        <w:ind w:left="360"/>
      </w:pPr>
      <w:hyperlink r:id="rId62" w:history="1">
        <w:r w:rsidR="0014680B" w:rsidRPr="007536FF">
          <w:rPr>
            <w:rStyle w:val="Hyperlink"/>
          </w:rPr>
          <w:t>http://www.stockhouse.com/columnists/2012/sept/19/why-bernanke-refuses-to-let-oil-prices-fall</w:t>
        </w:r>
      </w:hyperlink>
      <w:r w:rsidR="0014680B" w:rsidRPr="007536FF">
        <w:t>, Accessed 9/19/2012, rwg)</w:t>
      </w:r>
    </w:p>
    <w:p w:rsidR="0014680B" w:rsidRPr="007536FF" w:rsidRDefault="0014680B" w:rsidP="0014680B">
      <w:pPr>
        <w:rPr>
          <w:sz w:val="16"/>
        </w:rPr>
      </w:pPr>
      <w:r w:rsidRPr="007536FF">
        <w:rPr>
          <w:sz w:val="16"/>
        </w:rPr>
        <w:t xml:space="preserve">Oil has long been recognized as the backbone of the global economy and one of the first places where deflation typically makes its presence known. </w:t>
      </w:r>
      <w:r w:rsidRPr="007536FF">
        <w:rPr>
          <w:rStyle w:val="StyleBoldUnderline"/>
          <w:highlight w:val="yellow"/>
        </w:rPr>
        <w:t>The extremely low oil prices of the late 1990s</w:t>
      </w:r>
      <w:r w:rsidRPr="007536FF">
        <w:rPr>
          <w:sz w:val="16"/>
        </w:rPr>
        <w:t xml:space="preserve"> may have been a boon to consumers, but it </w:t>
      </w:r>
      <w:r w:rsidRPr="007536FF">
        <w:rPr>
          <w:rStyle w:val="StyleBoldUnderline"/>
          <w:highlight w:val="yellow"/>
        </w:rPr>
        <w:t xml:space="preserve">was </w:t>
      </w:r>
      <w:r w:rsidRPr="007536FF">
        <w:rPr>
          <w:rStyle w:val="Emphasis"/>
          <w:highlight w:val="yellow"/>
        </w:rPr>
        <w:t>destroying the economies</w:t>
      </w:r>
      <w:r w:rsidRPr="007536FF">
        <w:rPr>
          <w:rStyle w:val="StyleBoldUnderline"/>
          <w:highlight w:val="yellow"/>
        </w:rPr>
        <w:t xml:space="preserve"> of countries like Russia which rely heavily on oil revenue. “As goes oil, </w:t>
      </w:r>
      <w:r w:rsidRPr="007536FF">
        <w:rPr>
          <w:rStyle w:val="Emphasis"/>
          <w:highlight w:val="yellow"/>
        </w:rPr>
        <w:t>so goes Russia”</w:t>
      </w:r>
      <w:r w:rsidRPr="007536FF">
        <w:rPr>
          <w:sz w:val="16"/>
        </w:rPr>
        <w:t xml:space="preserve"> as the following graph illustrates. Below is a chart comparing the weekly change in the Market Vectors Russia ETF Trust (NYSE: RSX, Stock Forum) with the iPath Goldman Sachs Crude Oil TR Indx ETN ETF (NYSE: OIL, Stock Forum). </w:t>
      </w:r>
    </w:p>
    <w:p w:rsidR="0014680B" w:rsidRDefault="0014680B" w:rsidP="0014680B">
      <w:pPr>
        <w:pStyle w:val="Heading4"/>
      </w:pPr>
      <w:r>
        <w:t>(--) Collapse in world oil prices triggers Russian recession:</w:t>
      </w:r>
    </w:p>
    <w:p w:rsidR="0014680B" w:rsidRDefault="0014680B" w:rsidP="0014680B">
      <w:pPr>
        <w:pStyle w:val="Ryan6"/>
      </w:pPr>
      <w:r>
        <w:t xml:space="preserve">Lilia </w:t>
      </w:r>
      <w:r w:rsidRPr="0014680B">
        <w:rPr>
          <w:rStyle w:val="StyleStyleBold12pt"/>
        </w:rPr>
        <w:t>Shevtsova, 2007</w:t>
      </w:r>
      <w:r>
        <w:t xml:space="preserve"> (staff, The Australian, August 31. Online. Lexis. Accessed February 10, 2008, rwg). </w:t>
      </w:r>
    </w:p>
    <w:p w:rsidR="0014680B" w:rsidRDefault="0014680B" w:rsidP="0014680B">
      <w:pPr>
        <w:rPr>
          <w:rStyle w:val="BoldUnderline"/>
        </w:rPr>
      </w:pPr>
      <w:r w:rsidRPr="0051381B">
        <w:rPr>
          <w:sz w:val="16"/>
        </w:rPr>
        <w:t>In the area of economy, Russia has never had it so good. The Russian economy is the 12th largest in the world. Economic growth in the first half of 2007 amounted to 7 to 8 per cent. Goldman Sachs has projected that by 2025 Russia could be a $US6 trillion economy and in the world league table. Russians live better — the national average income reached $US350 ($427) a month in 2006, compared with $US80 ($98) in 2000; the number of people living below the poverty line fell from 37 per cent in 1999 to 25 per cent in 2006.</w:t>
      </w:r>
      <w:r w:rsidRPr="0051381B">
        <w:t xml:space="preserve"> </w:t>
      </w:r>
      <w:r w:rsidRPr="00A8313F">
        <w:rPr>
          <w:rStyle w:val="StyleBoldUnderline"/>
          <w:highlight w:val="yellow"/>
        </w:rPr>
        <w:t>Russia looks a stable country</w:t>
      </w:r>
      <w:r w:rsidRPr="0051381B">
        <w:t xml:space="preserve">, </w:t>
      </w:r>
      <w:r w:rsidRPr="0051381B">
        <w:rPr>
          <w:sz w:val="16"/>
        </w:rPr>
        <w:t xml:space="preserve">with a president who enjoys a sky-rocketing approval rating of 80 per cent. </w:t>
      </w:r>
      <w:r w:rsidRPr="00A8313F">
        <w:rPr>
          <w:rStyle w:val="StyleBoldUnderline"/>
          <w:highlight w:val="yellow"/>
        </w:rPr>
        <w:t>Appearances, however, are deceiving</w:t>
      </w:r>
      <w:r w:rsidRPr="0051381B">
        <w:t xml:space="preserve">. </w:t>
      </w:r>
      <w:r w:rsidRPr="0051381B">
        <w:rPr>
          <w:sz w:val="16"/>
        </w:rPr>
        <w:t>As with everything else in Russia,</w:t>
      </w:r>
      <w:r w:rsidRPr="0051381B">
        <w:t xml:space="preserve"> </w:t>
      </w:r>
      <w:r w:rsidRPr="00A8313F">
        <w:rPr>
          <w:rStyle w:val="StyleBoldUnderline"/>
          <w:highlight w:val="yellow"/>
        </w:rPr>
        <w:t xml:space="preserve">the economy has a false bottom. The causes of the economy's success give no ground for optimism, mainly because the success is due to high oil prices. </w:t>
      </w:r>
      <w:r w:rsidRPr="00A8313F">
        <w:rPr>
          <w:rStyle w:val="BoldUnderline"/>
          <w:highlight w:val="yellow"/>
        </w:rPr>
        <w:t>A collapse of the oil price could plunge the Russian economy into a recession.</w:t>
      </w:r>
    </w:p>
    <w:p w:rsidR="0014680B" w:rsidRPr="00564DC3" w:rsidRDefault="0014680B" w:rsidP="0014680B">
      <w:pPr>
        <w:pStyle w:val="Heading4"/>
      </w:pPr>
      <w:r>
        <w:t xml:space="preserve">(--) </w:t>
      </w:r>
      <w:r w:rsidRPr="00564DC3">
        <w:t>Downfall of the oil industry collapses the Russian economy</w:t>
      </w:r>
    </w:p>
    <w:p w:rsidR="0014680B" w:rsidRDefault="0014680B" w:rsidP="0014680B">
      <w:r w:rsidRPr="00B72CB2">
        <w:rPr>
          <w:rStyle w:val="StyleStyleBold12pt"/>
        </w:rPr>
        <w:t>Dashevsky 11</w:t>
      </w:r>
      <w:r>
        <w:t xml:space="preserve"> </w:t>
      </w:r>
      <w:r w:rsidRPr="00C205F4">
        <w:rPr>
          <w:sz w:val="16"/>
          <w:szCs w:val="16"/>
        </w:rPr>
        <w:t>(Steven, M</w:t>
      </w:r>
      <w:r w:rsidRPr="00C205F4">
        <w:rPr>
          <w:rFonts w:eastAsia="Times New Roman"/>
          <w:sz w:val="16"/>
          <w:szCs w:val="16"/>
        </w:rPr>
        <w:t>anaging Director of Dashevsky &amp; Partners (Investment Firm), A</w:t>
      </w:r>
      <w:r w:rsidRPr="00C205F4">
        <w:rPr>
          <w:rStyle w:val="st"/>
          <w:rFonts w:eastAsia="Times New Roman"/>
          <w:sz w:val="16"/>
          <w:szCs w:val="16"/>
        </w:rPr>
        <w:t xml:space="preserve">dviser to Dean, Moscow School of Management </w:t>
      </w:r>
      <w:r w:rsidRPr="00C205F4">
        <w:rPr>
          <w:rFonts w:eastAsia="Times New Roman"/>
          <w:sz w:val="16"/>
          <w:szCs w:val="16"/>
        </w:rPr>
        <w:t>May 24</w:t>
      </w:r>
      <w:r w:rsidRPr="00C205F4">
        <w:rPr>
          <w:rFonts w:eastAsia="Times New Roman"/>
          <w:sz w:val="16"/>
          <w:szCs w:val="16"/>
          <w:vertAlign w:val="superscript"/>
        </w:rPr>
        <w:t>th</w:t>
      </w:r>
      <w:r w:rsidRPr="00C205F4">
        <w:rPr>
          <w:rFonts w:eastAsia="Times New Roman"/>
          <w:sz w:val="16"/>
          <w:szCs w:val="16"/>
        </w:rPr>
        <w:t xml:space="preserve">, </w:t>
      </w:r>
      <w:hyperlink r:id="rId63" w:history="1">
        <w:r w:rsidRPr="00FF7648">
          <w:rPr>
            <w:rStyle w:val="Hyperlink"/>
            <w:sz w:val="16"/>
            <w:szCs w:val="16"/>
          </w:rPr>
          <w:t>http://rt.com/business/news/russia-economy-oil-rpice/</w:t>
        </w:r>
      </w:hyperlink>
      <w:r>
        <w:rPr>
          <w:sz w:val="16"/>
          <w:szCs w:val="16"/>
        </w:rPr>
        <w:t>, rwg</w:t>
      </w:r>
      <w:r w:rsidRPr="00C205F4">
        <w:rPr>
          <w:sz w:val="16"/>
          <w:szCs w:val="16"/>
        </w:rPr>
        <w:t>)</w:t>
      </w:r>
    </w:p>
    <w:p w:rsidR="0014680B" w:rsidRDefault="0014680B" w:rsidP="0014680B">
      <w:pPr>
        <w:rPr>
          <w:sz w:val="16"/>
        </w:rPr>
      </w:pPr>
      <w:r w:rsidRPr="009A2129">
        <w:rPr>
          <w:sz w:val="16"/>
        </w:rPr>
        <w:t xml:space="preserve">RT: High oil prices have helped Russia’s budget but is the country too dependent on energy exports? SD: “Well the dependence has declined greatly in recent years, but I think </w:t>
      </w:r>
      <w:r w:rsidRPr="009A2129">
        <w:rPr>
          <w:rStyle w:val="StyleBoldUnderline"/>
        </w:rPr>
        <w:t xml:space="preserve">the sad truth remains that, to a very significant degree, </w:t>
      </w:r>
      <w:r w:rsidRPr="00FB0074">
        <w:rPr>
          <w:rStyle w:val="StyleBoldUnderline"/>
          <w:highlight w:val="yellow"/>
        </w:rPr>
        <w:t>Russia’s</w:t>
      </w:r>
      <w:r w:rsidRPr="009A2129">
        <w:rPr>
          <w:rStyle w:val="StyleBoldUnderline"/>
        </w:rPr>
        <w:t xml:space="preserve"> budget revenues and </w:t>
      </w:r>
      <w:r w:rsidRPr="00FB0074">
        <w:rPr>
          <w:rStyle w:val="StyleBoldUnderline"/>
          <w:highlight w:val="yellow"/>
        </w:rPr>
        <w:t>overall fiscal health is still very dependent on</w:t>
      </w:r>
      <w:r w:rsidRPr="009A2129">
        <w:rPr>
          <w:rStyle w:val="StyleBoldUnderline"/>
        </w:rPr>
        <w:t xml:space="preserve"> the level of </w:t>
      </w:r>
      <w:r w:rsidRPr="00FB0074">
        <w:rPr>
          <w:rStyle w:val="StyleBoldUnderline"/>
          <w:highlight w:val="yellow"/>
        </w:rPr>
        <w:t>oil prices</w:t>
      </w:r>
      <w:r w:rsidRPr="009A2129">
        <w:rPr>
          <w:rStyle w:val="StyleBoldUnderline"/>
        </w:rPr>
        <w:t>.</w:t>
      </w:r>
      <w:r w:rsidRPr="009A2129">
        <w:rPr>
          <w:sz w:val="16"/>
        </w:rPr>
        <w:t xml:space="preserve">” RT: How does the energy sector shape the Russian investment climate? SD: “Well, </w:t>
      </w:r>
      <w:r w:rsidRPr="009A2129">
        <w:rPr>
          <w:rStyle w:val="StyleBoldUnderline"/>
        </w:rPr>
        <w:t>there are many ways</w:t>
      </w:r>
      <w:r w:rsidRPr="009A2129">
        <w:rPr>
          <w:sz w:val="16"/>
        </w:rPr>
        <w:t xml:space="preserve"> how the events happening in </w:t>
      </w:r>
      <w:r w:rsidRPr="009A2129">
        <w:rPr>
          <w:rStyle w:val="StyleBoldUnderline"/>
        </w:rPr>
        <w:t xml:space="preserve">the oil and gas sector influence </w:t>
      </w:r>
      <w:r w:rsidRPr="009A2129">
        <w:rPr>
          <w:sz w:val="16"/>
        </w:rPr>
        <w:t xml:space="preserve">what is happening in </w:t>
      </w:r>
      <w:r w:rsidRPr="009A2129">
        <w:rPr>
          <w:rStyle w:val="StyleBoldUnderline"/>
        </w:rPr>
        <w:t>the broader economy</w:t>
      </w:r>
      <w:r w:rsidRPr="009A2129">
        <w:rPr>
          <w:sz w:val="16"/>
        </w:rPr>
        <w:t xml:space="preserve">. On the one hand </w:t>
      </w:r>
      <w:r w:rsidRPr="00FB0074">
        <w:rPr>
          <w:rStyle w:val="StyleBoldUnderline"/>
          <w:highlight w:val="yellow"/>
        </w:rPr>
        <w:t>this is the biggest source of cash flow generation in the country</w:t>
      </w:r>
      <w:r w:rsidRPr="009A2129">
        <w:rPr>
          <w:sz w:val="16"/>
        </w:rPr>
        <w:t xml:space="preserve">, so in a sense </w:t>
      </w:r>
      <w:r w:rsidRPr="00FB0074">
        <w:rPr>
          <w:rStyle w:val="StyleBoldUnderline"/>
          <w:highlight w:val="yellow"/>
        </w:rPr>
        <w:t>it’s the biggest source of investment funds</w:t>
      </w:r>
      <w:r w:rsidRPr="009A2129">
        <w:rPr>
          <w:sz w:val="16"/>
        </w:rPr>
        <w:t xml:space="preserve">, both for the companies, and for the government and also because oil companies invest very significant amounts of money every year, </w:t>
      </w:r>
      <w:r w:rsidRPr="00FB0074">
        <w:rPr>
          <w:sz w:val="16"/>
          <w:highlight w:val="yellow"/>
        </w:rPr>
        <w:t xml:space="preserve">so </w:t>
      </w:r>
      <w:r w:rsidRPr="00FB0074">
        <w:rPr>
          <w:rStyle w:val="StyleBoldUnderline"/>
          <w:highlight w:val="yellow"/>
        </w:rPr>
        <w:t>the ability of Russian oil companies to spend money affects</w:t>
      </w:r>
      <w:r w:rsidRPr="009A2129">
        <w:rPr>
          <w:sz w:val="16"/>
        </w:rPr>
        <w:t xml:space="preserve"> really </w:t>
      </w:r>
      <w:r w:rsidRPr="00FB0074">
        <w:rPr>
          <w:rStyle w:val="StyleBoldUnderline"/>
          <w:highlight w:val="yellow"/>
        </w:rPr>
        <w:t>the entire Russian economy</w:t>
      </w:r>
      <w:r w:rsidRPr="009A2129">
        <w:rPr>
          <w:rStyle w:val="StyleBoldUnderline"/>
        </w:rPr>
        <w:t xml:space="preserve"> – from transport companies to oil service companies to catering companies to local airlines</w:t>
      </w:r>
      <w:r w:rsidRPr="009A2129">
        <w:rPr>
          <w:sz w:val="16"/>
        </w:rPr>
        <w:t xml:space="preserve"> – so it is still, despite the significant efforts to diversify the economy, it’s a very important source of investment funds.That’s kind of one angle, and another angle is what is happening in the Russian oil and gas sector, since it is the biggest sector in the economy, affects the general investment climate, from the kind of sentiment perspective.So, when something good happens like potentially was going to happen, BP-Rosneft deal, or if there are good events happening, new fields are being developed, new pipelines are being brought on-stream, that gives investor additional confidence that the economy is progressing very well, and people are investing money in it, and the whole country is open for business.Vice versa, </w:t>
      </w:r>
      <w:r w:rsidRPr="00FB0074">
        <w:rPr>
          <w:rStyle w:val="StyleBoldUnderline"/>
          <w:highlight w:val="yellow"/>
        </w:rPr>
        <w:t>if things are not going well</w:t>
      </w:r>
      <w:r w:rsidRPr="009A2129">
        <w:rPr>
          <w:sz w:val="16"/>
        </w:rPr>
        <w:t xml:space="preserve">, if deals are breaking up, if instead of going to work people going to courts against each other, </w:t>
      </w:r>
      <w:r w:rsidRPr="00FB0074">
        <w:rPr>
          <w:rStyle w:val="StyleBoldUnderline"/>
          <w:highlight w:val="yellow"/>
        </w:rPr>
        <w:t>that</w:t>
      </w:r>
      <w:r w:rsidRPr="009A2129">
        <w:rPr>
          <w:sz w:val="16"/>
        </w:rPr>
        <w:t xml:space="preserve"> clearly </w:t>
      </w:r>
      <w:r w:rsidRPr="00FB0074">
        <w:rPr>
          <w:rStyle w:val="StyleBoldUnderline"/>
          <w:highlight w:val="yellow"/>
        </w:rPr>
        <w:t>creates a big drag on the</w:t>
      </w:r>
      <w:r w:rsidRPr="009A2129">
        <w:rPr>
          <w:rStyle w:val="StyleBoldUnderline"/>
        </w:rPr>
        <w:t xml:space="preserve"> investors</w:t>
      </w:r>
      <w:r w:rsidRPr="009A2129">
        <w:rPr>
          <w:sz w:val="16"/>
        </w:rPr>
        <w:t xml:space="preserve"> sentiment </w:t>
      </w:r>
      <w:r w:rsidRPr="009A2129">
        <w:rPr>
          <w:rStyle w:val="StyleBoldUnderline"/>
        </w:rPr>
        <w:t xml:space="preserve">for all of the </w:t>
      </w:r>
      <w:r w:rsidRPr="00FB0074">
        <w:rPr>
          <w:rStyle w:val="StyleBoldUnderline"/>
          <w:highlight w:val="yellow"/>
        </w:rPr>
        <w:t>Russian economy</w:t>
      </w:r>
      <w:r w:rsidRPr="009A2129">
        <w:rPr>
          <w:sz w:val="16"/>
        </w:rPr>
        <w:t>, not just oil and gas.”</w:t>
      </w:r>
    </w:p>
    <w:p w:rsidR="0014680B" w:rsidRDefault="0014680B" w:rsidP="0014680B">
      <w:pPr>
        <w:pStyle w:val="Heading4"/>
      </w:pPr>
      <w:r>
        <w:t>(--) High oil prices key to Russia economy/stability</w:t>
      </w:r>
    </w:p>
    <w:p w:rsidR="0014680B" w:rsidRPr="0084424C" w:rsidRDefault="0014680B" w:rsidP="0014680B">
      <w:r w:rsidRPr="0084424C">
        <w:rPr>
          <w:rStyle w:val="StyleStyleBold12pt"/>
        </w:rPr>
        <w:t>American Enterprise Institute 13</w:t>
      </w:r>
      <w:r>
        <w:rPr>
          <w:rStyle w:val="StyleStyleBold12pt"/>
        </w:rPr>
        <w:t xml:space="preserve"> </w:t>
      </w:r>
      <w:r>
        <w:t>May 29, 2013 “The political economy of Russian oil and gas” from http://www.aei.org/outlook/foreign-and-defense-policy/regional/europe/the-political-economy-of-russian-oil-and-gas/</w:t>
      </w:r>
    </w:p>
    <w:p w:rsidR="0014680B" w:rsidRPr="0014680B" w:rsidRDefault="0014680B" w:rsidP="0014680B">
      <w:pPr>
        <w:rPr>
          <w:sz w:val="16"/>
        </w:rPr>
      </w:pPr>
      <w:r w:rsidRPr="0014680B">
        <w:rPr>
          <w:sz w:val="16"/>
        </w:rPr>
        <w:t>Key points in this Outlook:</w:t>
      </w:r>
      <w:r w:rsidRPr="0014680B">
        <w:rPr>
          <w:sz w:val="12"/>
        </w:rPr>
        <w:t>¶</w:t>
      </w:r>
      <w:r w:rsidRPr="0014680B">
        <w:rPr>
          <w:sz w:val="16"/>
        </w:rPr>
        <w:t xml:space="preserve"> One of the world’s two largest oil producers and the leading provider of natural gas to Europe, </w:t>
      </w:r>
      <w:r w:rsidRPr="0084424C">
        <w:rPr>
          <w:rStyle w:val="StyleBoldUnderline"/>
          <w:highlight w:val="yellow"/>
        </w:rPr>
        <w:t>Russia has increasingly used its revenues from energy exports to strengthen the Putin regime.</w:t>
      </w:r>
      <w:r w:rsidRPr="0014680B">
        <w:rPr>
          <w:sz w:val="12"/>
        </w:rPr>
        <w:t>¶</w:t>
      </w:r>
      <w:r w:rsidRPr="0014680B">
        <w:rPr>
          <w:sz w:val="16"/>
        </w:rPr>
        <w:t xml:space="preserve"> As new, cheaper energy providers emerge and the market becomes leaner and more competitive, Russia needs to lessen its dependence on profits from these resources if it is to avoid stagnation and possibly an economic crisis. </w:t>
      </w:r>
      <w:r w:rsidRPr="0014680B">
        <w:rPr>
          <w:sz w:val="12"/>
        </w:rPr>
        <w:t>¶</w:t>
      </w:r>
      <w:r w:rsidRPr="0014680B">
        <w:rPr>
          <w:sz w:val="16"/>
        </w:rPr>
        <w:t xml:space="preserve"> The regime needs to implement deep institutional reforms to create a better investment climate and diversify the economy, but in doing so it risks undermining the authoritarian “vertical of power.”</w:t>
      </w:r>
      <w:r w:rsidRPr="0014680B">
        <w:rPr>
          <w:sz w:val="12"/>
        </w:rPr>
        <w:t>¶</w:t>
      </w:r>
      <w:r w:rsidRPr="0014680B">
        <w:rPr>
          <w:sz w:val="16"/>
        </w:rPr>
        <w:t xml:space="preserve"> </w:t>
      </w:r>
      <w:r w:rsidRPr="0014680B">
        <w:rPr>
          <w:sz w:val="12"/>
        </w:rPr>
        <w:t>¶</w:t>
      </w:r>
      <w:r w:rsidRPr="0014680B">
        <w:rPr>
          <w:sz w:val="16"/>
        </w:rPr>
        <w:t xml:space="preserve"> Vladimir </w:t>
      </w:r>
      <w:r w:rsidRPr="0084424C">
        <w:rPr>
          <w:rStyle w:val="StyleBoldUnderline"/>
          <w:highlight w:val="yellow"/>
        </w:rPr>
        <w:t>Putin’s commitment to oil and gas as the mainstay of Russia’s progress stems from a deep and abiding conviction about its importance to the nation’s economy.</w:t>
      </w:r>
      <w:r w:rsidRPr="0084424C">
        <w:rPr>
          <w:rStyle w:val="StyleBoldUnderline"/>
        </w:rPr>
        <w:t xml:space="preserve"> </w:t>
      </w:r>
      <w:r w:rsidRPr="0014680B">
        <w:rPr>
          <w:sz w:val="16"/>
        </w:rPr>
        <w:t>Long before he came to power, he had believed that “the restructuring of the national [Russian] economy on the basis of mineral and raw material resources” was “a strategic factor of economic growth in the near term.”[1]</w:t>
      </w:r>
      <w:r w:rsidRPr="0014680B">
        <w:rPr>
          <w:sz w:val="12"/>
        </w:rPr>
        <w:t>¶</w:t>
      </w:r>
      <w:r w:rsidRPr="0014680B">
        <w:rPr>
          <w:sz w:val="16"/>
        </w:rPr>
        <w:t xml:space="preserve"> In an article published a year before he became president, he reiterated that Russian mineral resources would be central to the country’s economic development, security, and modernization through “at least the first half” of the 21st century.[2] In Putin’s view, </w:t>
      </w:r>
      <w:r w:rsidRPr="0084424C">
        <w:rPr>
          <w:rStyle w:val="StyleBoldUnderline"/>
          <w:highlight w:val="yellow"/>
        </w:rPr>
        <w:t>the only way for Russia to achieve economic growth of 4 to 6 percent per year—the tempo he deemed minimally necessary for Russia to reduce its lag behind the developed countries—was via “extraction, processing and exploitation of mineral raw resources.”</w:t>
      </w:r>
      <w:r w:rsidRPr="0014680B">
        <w:rPr>
          <w:sz w:val="16"/>
        </w:rPr>
        <w:t xml:space="preserve"> This was the key to Russia’s becoming “a great economic power,” Putin believed.[3]</w:t>
      </w:r>
      <w:r w:rsidRPr="0014680B">
        <w:rPr>
          <w:sz w:val="12"/>
        </w:rPr>
        <w:t>¶</w:t>
      </w:r>
      <w:r w:rsidRPr="0014680B">
        <w:rPr>
          <w:sz w:val="16"/>
        </w:rPr>
        <w:t xml:space="preserve"> For Putin, </w:t>
      </w:r>
      <w:r w:rsidRPr="0084424C">
        <w:rPr>
          <w:rStyle w:val="StyleBoldUnderline"/>
          <w:highlight w:val="yellow"/>
        </w:rPr>
        <w:t>oil and gas were also paramount politically as guarantors of the security and stability of the Russian state.</w:t>
      </w:r>
      <w:r w:rsidRPr="0014680B">
        <w:rPr>
          <w:sz w:val="16"/>
        </w:rPr>
        <w:t xml:space="preserve"> As he put it, “The country’s natural resource endowment is the most important economic and political factor in the development of social production.” Furthermore, the “raw material complex” was the “basis for the country’s military might” and an “essential condition” for modernization of the military-industrial complex.[4] Finally, he believed the mineral extraction sector of the economy “diminishes social tensions” by raising the “level of well-being” of the Russian population.[5]</w:t>
      </w:r>
      <w:r w:rsidRPr="0014680B">
        <w:rPr>
          <w:sz w:val="12"/>
        </w:rPr>
        <w:t>¶</w:t>
      </w:r>
      <w:r w:rsidRPr="0014680B">
        <w:rPr>
          <w:sz w:val="16"/>
        </w:rPr>
        <w:t xml:space="preserve"> Oil, Gas, and the “Putin Doctrine”</w:t>
      </w:r>
      <w:r w:rsidRPr="0014680B">
        <w:rPr>
          <w:sz w:val="12"/>
        </w:rPr>
        <w:t>¶</w:t>
      </w:r>
      <w:r w:rsidRPr="0014680B">
        <w:rPr>
          <w:sz w:val="16"/>
        </w:rPr>
        <w:t xml:space="preserve"> State control or outright ownership of the oil and gas industry became a central element in the “Putin Doctrine,” which postulated the recovery of the state’s political, economic, and geostrategic assets following the antitotalitarian revolution of late 1987–91.[6] The state was to become again the only sovereign political and economic actor in Russia, with the private sector, civil society, and its institutions mere objects.</w:t>
      </w:r>
      <w:r w:rsidRPr="0014680B">
        <w:rPr>
          <w:sz w:val="12"/>
        </w:rPr>
        <w:t>¶</w:t>
      </w:r>
      <w:r w:rsidRPr="0014680B">
        <w:rPr>
          <w:sz w:val="16"/>
        </w:rPr>
        <w:t xml:space="preserve"> Putin saw as nonnegotiable the state’s control of “rent flows” from the sale of mineral resources, with nonstate property rights remaining “contingent.”[7] Almost a decade and a half later, the authors of an influential analytical report on the composition and division of labor in the Kremlin’s Politburo singled out “long-term natural gas contracts, and the management of the natural gas industry in general and Gazprom in particular” as one of only two areas “under Putin’s direct control.”[8] (The other sector was the largest banks.) </w:t>
      </w:r>
      <w:r w:rsidRPr="0014680B">
        <w:rPr>
          <w:sz w:val="12"/>
        </w:rPr>
        <w:t>¶</w:t>
      </w:r>
      <w:r w:rsidRPr="0014680B">
        <w:rPr>
          <w:sz w:val="16"/>
        </w:rPr>
        <w:t xml:space="preserve"> In pursuit of this agenda, the Putin regime has effected a steady accretion of the state’s sway over the oil industry. (Unlike oil, Russia’s natural gas production escaped large-scale privatization in the 1990s. As a result, the majority-state-owned Gazprom dominates the sector with 78 percent of the national output and has a pipeline and export monopoly.[9]) The key to the effective state takeover of more than half of Russian oil output was a dramatic expansion of the majority state-owned Rosneft, headed since 2010 by Putin’s confidant and former KGB officer Igor Sechin. Starting as a minor company that the government tried and failed to sell in 1998 because nobody wanted it, Rosneft skyrocketed in 2004 after it took over the key assets of Russia’s formerly largest and privately owned oil corporation, Yukos, which the Kremlin had bankrupted, broken up, and sold at rigged auctions.[10]</w:t>
      </w:r>
      <w:r w:rsidRPr="0014680B">
        <w:rPr>
          <w:sz w:val="12"/>
        </w:rPr>
        <w:t>¶</w:t>
      </w:r>
      <w:r w:rsidRPr="0014680B">
        <w:rPr>
          <w:sz w:val="16"/>
        </w:rPr>
        <w:t xml:space="preserve"> "For Putin, oil and gas were also paramount politically as guarantors of the security and stability of the Russian state."Since Rosneft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Rosneft accounting for 48 percent of the total.[12] The increase in the state ownership paralleled a steady rise in overall production, which reached a post-Soviet record of 10.5 million barrels per day, or 518 million tons per year, in November 2012.[13]</w:t>
      </w:r>
      <w:r w:rsidRPr="0014680B">
        <w:rPr>
          <w:sz w:val="12"/>
        </w:rPr>
        <w:t>¶</w:t>
      </w:r>
      <w:r w:rsidRPr="0014680B">
        <w:rPr>
          <w:sz w:val="16"/>
        </w:rPr>
        <w:t xml:space="preserve"> The Rise of the Russian Petro-Gas State</w:t>
      </w:r>
      <w:r w:rsidRPr="0014680B">
        <w:rPr>
          <w:sz w:val="12"/>
        </w:rPr>
        <w:t>¶</w:t>
      </w:r>
      <w:r w:rsidRPr="0014680B">
        <w:rPr>
          <w:sz w:val="16"/>
        </w:rPr>
        <w:t xml:space="preserve"> 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year.[17] </w:t>
      </w:r>
      <w:r w:rsidRPr="0084424C">
        <w:rPr>
          <w:rStyle w:val="StyleBoldUnderline"/>
          <w:highlight w:val="yellow"/>
        </w:rPr>
        <w:t>Five years ago, Russia needed oil prices of $50 to $55 a barrel to balance its budget,</w:t>
      </w:r>
      <w:r w:rsidRPr="0014680B">
        <w:rPr>
          <w:sz w:val="16"/>
        </w:rPr>
        <w:t xml:space="preserve"> but Alexei Kudrin, </w:t>
      </w:r>
      <w:r w:rsidRPr="0084424C">
        <w:rPr>
          <w:rStyle w:val="StyleBoldUnderline"/>
          <w:highlight w:val="yellow"/>
        </w:rPr>
        <w:t>former first deputy prime minister and finance minister, estimated the breakeven price at $117 per barrel last year.</w:t>
      </w:r>
      <w:r w:rsidRPr="0014680B">
        <w:rPr>
          <w:sz w:val="16"/>
        </w:rPr>
        <w:t>[18]</w:t>
      </w:r>
      <w:r w:rsidRPr="0014680B">
        <w:rPr>
          <w:sz w:val="12"/>
        </w:rPr>
        <w:t>¶</w:t>
      </w:r>
      <w:r w:rsidRPr="0014680B">
        <w:rPr>
          <w:sz w:val="16"/>
        </w:rPr>
        <w:t xml:space="preserve"> </w:t>
      </w:r>
      <w:r w:rsidRPr="0084424C">
        <w:rPr>
          <w:rStyle w:val="StyleBoldUnderline"/>
          <w:highlight w:val="yellow"/>
        </w:rPr>
        <w:t>Russia’s dependence on energy exports—and, consequently, its economy’s vulnerability to commodity price fluctuation—was highlighted by the 2009 world financial crisis. As oil plunged from $147 to $34 per barrel, the resource-based economy contracted by almost 8 percent—the largest drop among the G20 top industrial nations</w:t>
      </w:r>
      <w:r w:rsidRPr="0014680B">
        <w:rPr>
          <w:sz w:val="16"/>
        </w:rPr>
        <w:t>.</w:t>
      </w:r>
      <w:r w:rsidRPr="0014680B">
        <w:rPr>
          <w:sz w:val="12"/>
        </w:rPr>
        <w:t>¶</w:t>
      </w:r>
      <w:r w:rsidRPr="0014680B">
        <w:rPr>
          <w:sz w:val="16"/>
        </w:rPr>
        <w:t xml:space="preserve"> 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“modern.”[19]</w:t>
      </w:r>
      <w:r w:rsidRPr="0014680B">
        <w:rPr>
          <w:sz w:val="12"/>
        </w:rPr>
        <w:t>¶</w:t>
      </w:r>
      <w:r w:rsidRPr="0014680B">
        <w:rPr>
          <w:sz w:val="16"/>
        </w:rPr>
        <w:t xml:space="preserve"> As in virtually every other petro-gas state, the rise of the Russian one has been attended by corruption likely unprecedented even in the country’s far-from-pristine history. Venality and extortion have come close to </w:t>
      </w:r>
      <w:r w:rsidRPr="0014680B">
        <w:rPr>
          <w:sz w:val="12"/>
        </w:rPr>
        <w:t>¶</w:t>
      </w:r>
      <w:r w:rsidRPr="0014680B">
        <w:rPr>
          <w:sz w:val="16"/>
        </w:rPr>
        <w:t xml:space="preserve"> 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Kazakhstan.[20]</w:t>
      </w:r>
      <w:r w:rsidRPr="0014680B">
        <w:rPr>
          <w:sz w:val="12"/>
        </w:rPr>
        <w:t>¶</w:t>
      </w:r>
      <w:r w:rsidRPr="0014680B">
        <w:rPr>
          <w:sz w:val="16"/>
        </w:rPr>
        <w:t xml:space="preserve"> Yet the most dangerous political legacy of the Russian petro-gas state is the centrality of oil and gas revenues, which amounted to $215 billion last year,[21] to the loyalty of two groups that are essential for the regime’s survival: the lower-income and elite segments. Trillion-ruble transfers help to maintain social peace in what is known as “Russia-2”[22]—poorer regions, especially the volatile and increasingly violent Muslim North Caucasus, small towns and rural areas, and the rusting “monotowns” (one-company towns) of Stalinist industrialization.[23]</w:t>
      </w:r>
      <w:r w:rsidRPr="0014680B">
        <w:rPr>
          <w:sz w:val="12"/>
        </w:rPr>
        <w:t>¶</w:t>
      </w:r>
      <w:r w:rsidRPr="0014680B">
        <w:rPr>
          <w:sz w:val="16"/>
        </w:rPr>
        <w:t xml:space="preserve"> The sporadic raising of meager pensions and salaries for the millions of Russians on the government payroll, including doctors and teachers (usually in the run-up to the Duma or presidential elections) is part of the same strategy. At the same time, oil and gas rents are a vital component in elite management under Putin’s neopatrimonial regime: a tacit but ironclad agreement between the Kremlin and the bureaucracies from top to bottom that permits the latter to enrich themselves at the treasury’s expense in exchange for their loyalty.</w:t>
      </w:r>
      <w:r w:rsidRPr="0014680B">
        <w:rPr>
          <w:sz w:val="12"/>
        </w:rPr>
        <w:t>¶</w:t>
      </w:r>
      <w:r w:rsidRPr="0014680B">
        <w:rPr>
          <w:sz w:val="16"/>
        </w:rPr>
        <w:t xml:space="preserve"> So long as the regime continues to regard export revenues as a palliative, if not a panacea, for economic, social, and political problems, they will impede or even obviate the need for economic and political modernization. “The problem of being a petro-state is that the natural resources trend corrupts the institutions,” said Sergei Guriev, rector of the New Economic School in Moscow and a leading expert on Russian political economy. “This is what is called the ‘resource curse.’ This is a trap, where democratic political and economic institutions do not develop because rents coming from natural resources provide incentives to the elite not to develop institutions.”[24]</w:t>
      </w:r>
    </w:p>
    <w:p w:rsidR="0014680B" w:rsidRDefault="0014680B" w:rsidP="0014680B">
      <w:pPr>
        <w:rPr>
          <w:b/>
          <w:bCs/>
          <w:sz w:val="26"/>
          <w:lang w:eastAsia="ko-KR"/>
        </w:rPr>
      </w:pPr>
      <w:r>
        <w:rPr>
          <w:rFonts w:eastAsiaTheme="majorEastAsia" w:cstheme="majorBidi"/>
          <w:b/>
          <w:bCs/>
          <w:iCs/>
          <w:sz w:val="26"/>
        </w:rPr>
        <w:t xml:space="preserve">(--) </w:t>
      </w:r>
      <w:r w:rsidRPr="000F4470">
        <w:rPr>
          <w:rFonts w:eastAsiaTheme="majorEastAsia" w:cstheme="majorBidi"/>
          <w:b/>
          <w:bCs/>
          <w:iCs/>
          <w:sz w:val="26"/>
        </w:rPr>
        <w:t xml:space="preserve">Oil is </w:t>
      </w:r>
      <w:r>
        <w:rPr>
          <w:rFonts w:eastAsiaTheme="majorEastAsia" w:cstheme="majorBidi"/>
          <w:b/>
          <w:bCs/>
          <w:iCs/>
          <w:sz w:val="26"/>
        </w:rPr>
        <w:t>main driver of Russian economic success:</w:t>
      </w:r>
      <w:r w:rsidRPr="000F4470">
        <w:rPr>
          <w:b/>
          <w:u w:val="single"/>
        </w:rPr>
        <w:br/>
      </w:r>
      <w:r w:rsidRPr="000F4470">
        <w:rPr>
          <w:b/>
          <w:bCs/>
          <w:sz w:val="26"/>
        </w:rPr>
        <w:t>Dutram</w:t>
      </w:r>
      <w:r>
        <w:rPr>
          <w:b/>
          <w:bCs/>
          <w:sz w:val="26"/>
        </w:rPr>
        <w:t xml:space="preserve">, </w:t>
      </w:r>
      <w:r w:rsidRPr="000F4470">
        <w:rPr>
          <w:rFonts w:hint="eastAsia"/>
          <w:b/>
          <w:bCs/>
          <w:sz w:val="26"/>
          <w:lang w:eastAsia="ko-KR"/>
        </w:rPr>
        <w:t xml:space="preserve">12 </w:t>
      </w:r>
    </w:p>
    <w:p w:rsidR="0014680B" w:rsidRPr="000F4470" w:rsidRDefault="0014680B" w:rsidP="0014680B">
      <w:r w:rsidRPr="000F4470">
        <w:rPr>
          <w:rFonts w:hint="eastAsia"/>
        </w:rPr>
        <w:t xml:space="preserve">(Eric, 6-7-12, NASDAQ, </w:t>
      </w:r>
      <w:r w:rsidRPr="000F4470">
        <w:t>“</w:t>
      </w:r>
      <w:r w:rsidRPr="000F4470">
        <w:rPr>
          <w:rFonts w:hint="eastAsia"/>
        </w:rPr>
        <w:t xml:space="preserve">Why Russia ETF Are Not A Debt Crisis Safe Haven </w:t>
      </w:r>
      <w:r w:rsidRPr="000F4470">
        <w:t>–</w:t>
      </w:r>
      <w:r w:rsidRPr="000F4470">
        <w:rPr>
          <w:rFonts w:hint="eastAsia"/>
        </w:rPr>
        <w:t xml:space="preserve"> ETF News and Commentary,</w:t>
      </w:r>
      <w:r w:rsidRPr="000F4470">
        <w:t>”</w:t>
      </w:r>
      <w:r w:rsidRPr="000F4470">
        <w:rPr>
          <w:rFonts w:hint="eastAsia"/>
        </w:rPr>
        <w:t xml:space="preserve"> </w:t>
      </w:r>
      <w:hyperlink r:id="rId64" w:history="1">
        <w:r w:rsidRPr="000F4470">
          <w:t>http://community.nasdaq.com/News/2012-06/why-russia-etfs-are-not-a-debt-crisis-safe-haven-etf-news-and-commentary.aspx?storyid=146843</w:t>
        </w:r>
      </w:hyperlink>
      <w:r w:rsidRPr="000F4470">
        <w:rPr>
          <w:rFonts w:hint="eastAsia"/>
        </w:rPr>
        <w:t>, 7-</w:t>
      </w:r>
      <w:r w:rsidRPr="000F4470">
        <w:rPr>
          <w:rFonts w:hint="eastAsia"/>
          <w:lang w:eastAsia="ko-KR"/>
        </w:rPr>
        <w:t>4</w:t>
      </w:r>
      <w:r>
        <w:rPr>
          <w:rFonts w:hint="eastAsia"/>
        </w:rPr>
        <w:t>-12</w:t>
      </w:r>
      <w:r w:rsidRPr="000F4470">
        <w:rPr>
          <w:rFonts w:hint="eastAsia"/>
        </w:rPr>
        <w:t>)</w:t>
      </w:r>
    </w:p>
    <w:p w:rsidR="0014680B" w:rsidRPr="000F4470" w:rsidRDefault="0014680B" w:rsidP="0014680B">
      <w:pPr>
        <w:rPr>
          <w:b/>
          <w:sz w:val="24"/>
          <w:u w:val="single"/>
        </w:rPr>
      </w:pPr>
      <w:r w:rsidRPr="0014680B">
        <w:rPr>
          <w:b/>
          <w:bCs/>
          <w:highlight w:val="yellow"/>
          <w:u w:val="single"/>
        </w:rPr>
        <w:t>Russia is</w:t>
      </w:r>
      <w:r w:rsidRPr="0014680B">
        <w:rPr>
          <w:sz w:val="14"/>
        </w:rPr>
        <w:t xml:space="preserve"> practically </w:t>
      </w:r>
      <w:r w:rsidRPr="0014680B">
        <w:rPr>
          <w:b/>
          <w:bCs/>
          <w:highlight w:val="yellow"/>
          <w:u w:val="single"/>
        </w:rPr>
        <w:t>tied with Saudi Arabia in</w:t>
      </w:r>
      <w:r w:rsidRPr="0014680B">
        <w:rPr>
          <w:sz w:val="14"/>
        </w:rPr>
        <w:t xml:space="preserve"> terms of </w:t>
      </w:r>
      <w:r w:rsidRPr="0014680B">
        <w:rPr>
          <w:b/>
          <w:bCs/>
          <w:highlight w:val="yellow"/>
          <w:u w:val="single"/>
        </w:rPr>
        <w:t>oil production and is</w:t>
      </w:r>
      <w:r w:rsidRPr="0014680B">
        <w:rPr>
          <w:sz w:val="14"/>
        </w:rPr>
        <w:t xml:space="preserve"> also </w:t>
      </w:r>
      <w:r w:rsidRPr="0014680B">
        <w:rPr>
          <w:b/>
          <w:bCs/>
          <w:highlight w:val="yellow"/>
          <w:u w:val="single"/>
        </w:rPr>
        <w:t>the second biggest exporter</w:t>
      </w:r>
      <w:r w:rsidRPr="0014680B">
        <w:rPr>
          <w:sz w:val="14"/>
        </w:rPr>
        <w:t xml:space="preserve"> of the product as well</w:t>
      </w:r>
      <w:r w:rsidRPr="000F4470">
        <w:rPr>
          <w:b/>
          <w:bCs/>
          <w:u w:val="single"/>
        </w:rPr>
        <w:t xml:space="preserve">. </w:t>
      </w:r>
      <w:r w:rsidRPr="0014680B">
        <w:rPr>
          <w:b/>
          <w:bCs/>
          <w:highlight w:val="yellow"/>
          <w:u w:val="single"/>
        </w:rPr>
        <w:t xml:space="preserve">Given this, and the heavily concentrated nature of the Russian economy,the key commodity tends to be the </w:t>
      </w:r>
      <w:r w:rsidRPr="0014680B">
        <w:rPr>
          <w:rStyle w:val="Emphasis"/>
          <w:highlight w:val="yellow"/>
        </w:rPr>
        <w:t>main driver</w:t>
      </w:r>
      <w:r w:rsidRPr="0014680B">
        <w:rPr>
          <w:b/>
          <w:bCs/>
          <w:highlight w:val="yellow"/>
          <w:u w:val="single"/>
        </w:rPr>
        <w:t xml:space="preserve"> of the fortunes in the nation</w:t>
      </w:r>
      <w:r w:rsidRPr="000F4470">
        <w:rPr>
          <w:b/>
          <w:bCs/>
          <w:u w:val="single"/>
        </w:rPr>
        <w:t>.</w:t>
      </w:r>
      <w:r w:rsidRPr="000F4470">
        <w:rPr>
          <w:rFonts w:hint="eastAsia"/>
          <w:b/>
          <w:bCs/>
          <w:u w:val="single"/>
          <w:lang w:eastAsia="ko-KR"/>
        </w:rPr>
        <w:t xml:space="preserve"> </w:t>
      </w:r>
      <w:r w:rsidRPr="0014680B">
        <w:rPr>
          <w:sz w:val="14"/>
        </w:rPr>
        <w:t>While this can be a great thing when oil markets are surging higher, it can also have the opposite effect when crude prices are tumbling. In fact, over the past six months, the main Russia ETF has slumped along with crude oil</w:t>
      </w:r>
      <w:r w:rsidRPr="000F4470">
        <w:rPr>
          <w:b/>
          <w:bCs/>
          <w:u w:val="single"/>
        </w:rPr>
        <w:t xml:space="preserve"> </w:t>
      </w:r>
      <w:r w:rsidRPr="0014680B">
        <w:rPr>
          <w:sz w:val="14"/>
        </w:rPr>
        <w:t>and has easily underperformed broad European markets as well.Besides a recent surge thanks to stimulus hopes, the top Russia ETF, RSX , has lost about as much as USO a popular oil benchmark has in the same time frame, with both tumbling by more than 11%. Meanwhile, broad European markets, as represented by VGK , have fallen by about a third as much as their Russian counterparts over the past six months, suggesting that while there are a few exceptions to the rule, a broad play on Europe still would have been a better idea than investing in Russia over the past six months and especially in the past six weeks.</w:t>
      </w:r>
    </w:p>
    <w:p w:rsidR="0014680B" w:rsidRDefault="0014680B" w:rsidP="0014680B">
      <w:pPr>
        <w:pStyle w:val="Heading4"/>
      </w:pPr>
      <w:r>
        <w:t>(--) Russian economy is badly dependent on oil &amp; gas exports:</w:t>
      </w:r>
    </w:p>
    <w:p w:rsidR="0014680B" w:rsidRDefault="0014680B" w:rsidP="0014680B">
      <w:pPr>
        <w:ind w:left="360"/>
      </w:pPr>
      <w:r>
        <w:t xml:space="preserve">Sergei </w:t>
      </w:r>
      <w:r w:rsidRPr="0014680B">
        <w:rPr>
          <w:rStyle w:val="StyleStyleBold12pt"/>
        </w:rPr>
        <w:t>Seninsky,</w:t>
      </w:r>
      <w:r>
        <w:t xml:space="preserve"> 8/16/20</w:t>
      </w:r>
      <w:r w:rsidRPr="0014680B">
        <w:rPr>
          <w:rStyle w:val="StyleStyleBold12pt"/>
        </w:rPr>
        <w:t>11</w:t>
      </w:r>
      <w:r>
        <w:t xml:space="preserve"> (economic analyst for RFE/RL's Russian Service, “Five Questions On The Russian Economy,”  </w:t>
      </w:r>
      <w:hyperlink r:id="rId65" w:history="1">
        <w:r w:rsidRPr="00FF7648">
          <w:rPr>
            <w:rStyle w:val="Hyperlink"/>
          </w:rPr>
          <w:t>http://www.rferl.org/content/five_questions _on_the_russian_economy/24298630.html</w:t>
        </w:r>
      </w:hyperlink>
      <w:r>
        <w:t>)</w:t>
      </w:r>
    </w:p>
    <w:p w:rsidR="0014680B" w:rsidRDefault="0014680B" w:rsidP="0014680B">
      <w:r w:rsidRPr="00561A18">
        <w:rPr>
          <w:sz w:val="16"/>
        </w:rPr>
        <w:t>The recent tremors in the world's financial markets have reverberated in Russia, where stocks have fluctuated wildly and the ruble dropped 3.9 percent in the course of a week.</w:t>
      </w:r>
      <w:r>
        <w:t xml:space="preserve"> </w:t>
      </w:r>
      <w:r w:rsidRPr="0014680B">
        <w:rPr>
          <w:rStyle w:val="StyleBoldUnderline"/>
          <w:highlight w:val="yellow"/>
        </w:rPr>
        <w:t xml:space="preserve">The Russian economy, meanwhile, remains </w:t>
      </w:r>
      <w:r w:rsidRPr="0014680B">
        <w:rPr>
          <w:rStyle w:val="Emphasis"/>
          <w:highlight w:val="yellow"/>
        </w:rPr>
        <w:t>deeply dependent</w:t>
      </w:r>
      <w:r w:rsidRPr="0014680B">
        <w:rPr>
          <w:rStyle w:val="StyleBoldUnderline"/>
          <w:highlight w:val="yellow"/>
        </w:rPr>
        <w:t xml:space="preserve"> on oil and gas exports</w:t>
      </w:r>
      <w:r>
        <w:t xml:space="preserve"> </w:t>
      </w:r>
      <w:r w:rsidRPr="00561A18">
        <w:rPr>
          <w:sz w:val="16"/>
        </w:rPr>
        <w:t>and badly in need of diversification.</w:t>
      </w:r>
    </w:p>
    <w:p w:rsidR="0014680B" w:rsidRPr="00B72CB2" w:rsidRDefault="0014680B" w:rsidP="00B72CB2">
      <w:pPr>
        <w:pStyle w:val="Heading4"/>
        <w:rPr>
          <w:rStyle w:val="BoldUnderline"/>
          <w:rFonts w:asciiTheme="minorHAnsi" w:hAnsiTheme="minorHAnsi" w:cstheme="minorHAnsi"/>
          <w:b/>
          <w:bCs/>
          <w:sz w:val="26"/>
          <w:szCs w:val="26"/>
          <w:u w:val="none"/>
        </w:rPr>
      </w:pPr>
      <w:r w:rsidRPr="00B72CB2">
        <w:rPr>
          <w:rStyle w:val="BoldUnderline"/>
          <w:rFonts w:asciiTheme="minorHAnsi" w:hAnsiTheme="minorHAnsi" w:cstheme="minorHAnsi"/>
          <w:b/>
          <w:sz w:val="26"/>
          <w:szCs w:val="26"/>
          <w:u w:val="none"/>
        </w:rPr>
        <w:t>(--) Oil price slumps cause large declines in the Russian economy:</w:t>
      </w:r>
    </w:p>
    <w:p w:rsidR="0014680B" w:rsidRDefault="0014680B" w:rsidP="00B72CB2">
      <w:pPr>
        <w:spacing w:after="0" w:line="240" w:lineRule="auto"/>
        <w:ind w:firstLine="360"/>
      </w:pPr>
      <w:r w:rsidRPr="00912FD5">
        <w:rPr>
          <w:rStyle w:val="BoldUnderline"/>
        </w:rPr>
        <w:t>Bloomberg,</w:t>
      </w:r>
      <w:r>
        <w:t xml:space="preserve"> 8/9/20</w:t>
      </w:r>
      <w:r w:rsidRPr="00912FD5">
        <w:rPr>
          <w:rStyle w:val="BoldUnderline"/>
        </w:rPr>
        <w:t xml:space="preserve">11 </w:t>
      </w:r>
      <w:r>
        <w:t>(“Russia's Micex Retreats 20% From April High on Global Economy,”</w:t>
      </w:r>
    </w:p>
    <w:p w:rsidR="0014680B" w:rsidRDefault="001A05C4" w:rsidP="00B72CB2">
      <w:pPr>
        <w:spacing w:after="0" w:line="240" w:lineRule="auto"/>
        <w:ind w:left="360"/>
      </w:pPr>
      <w:hyperlink r:id="rId66" w:history="1">
        <w:r w:rsidR="0014680B" w:rsidRPr="00C301E5">
          <w:rPr>
            <w:rStyle w:val="Hyperlink"/>
          </w:rPr>
          <w:t>http://www.sfgate.com/cgi-bin/article.cgi?f=/g/a/2011/08/09/bloomberg1376-LPNHLD0UQVI901-2K54BETJMKRJGECLL9BTMKJARI.DTL</w:t>
        </w:r>
      </w:hyperlink>
      <w:r w:rsidR="0014680B">
        <w:t>)</w:t>
      </w:r>
    </w:p>
    <w:p w:rsidR="0014680B" w:rsidRDefault="0014680B" w:rsidP="0014680B">
      <w:r w:rsidRPr="00B72CB2">
        <w:rPr>
          <w:rStyle w:val="StyleBoldUnderline"/>
          <w:highlight w:val="yellow"/>
        </w:rPr>
        <w:t xml:space="preserve">Russian stocks fell </w:t>
      </w:r>
      <w:r w:rsidRPr="00B72CB2">
        <w:rPr>
          <w:rStyle w:val="Emphasis"/>
          <w:highlight w:val="yellow"/>
        </w:rPr>
        <w:t>more than 20 percent</w:t>
      </w:r>
      <w:r w:rsidRPr="00B72CB2">
        <w:rPr>
          <w:rStyle w:val="StyleBoldUnderline"/>
          <w:highlight w:val="yellow"/>
        </w:rPr>
        <w:t xml:space="preserve"> from this year's high as oil prices slumped</w:t>
      </w:r>
      <w:r>
        <w:t xml:space="preserve"> on rising concern the global equity rout will dampen raw material demand. The Micex Index of 30 stocks sank 1.6 percent to 1,475.54 by 11:44 a.m. in Moscow, its lowest intraday level since October after paring an earlier loss of as much as 3 percent. That took the gauge's six-day retreat to 14.5 percent and 20 percent down from this year's high.</w:t>
      </w:r>
    </w:p>
    <w:p w:rsidR="008A3E8D" w:rsidRDefault="004B5687" w:rsidP="004B5687">
      <w:pPr>
        <w:pStyle w:val="Heading3"/>
      </w:pPr>
      <w:bookmarkStart w:id="38" w:name="_Toc362007437"/>
      <w:r>
        <w:t>I</w:t>
      </w:r>
      <w:r w:rsidR="008A3E8D">
        <w:t xml:space="preserve">L:  </w:t>
      </w:r>
      <w:bookmarkEnd w:id="33"/>
      <w:bookmarkEnd w:id="34"/>
      <w:bookmarkEnd w:id="35"/>
      <w:r w:rsidR="0014680B">
        <w:t>Oil is traded globally</w:t>
      </w:r>
      <w:bookmarkEnd w:id="38"/>
    </w:p>
    <w:p w:rsidR="0014680B" w:rsidRDefault="00B72CB2" w:rsidP="0014680B">
      <w:pPr>
        <w:pStyle w:val="Heading4"/>
      </w:pPr>
      <w:r>
        <w:t xml:space="preserve"> </w:t>
      </w:r>
      <w:r w:rsidR="0014680B">
        <w:t>(--) Oil is sold on world markets—prices all move together:</w:t>
      </w:r>
    </w:p>
    <w:p w:rsidR="0014680B" w:rsidRDefault="0014680B" w:rsidP="0014680B">
      <w:pPr>
        <w:spacing w:after="0" w:line="240" w:lineRule="auto"/>
        <w:ind w:firstLine="360"/>
      </w:pPr>
      <w:r w:rsidRPr="0014680B">
        <w:rPr>
          <w:rStyle w:val="StyleStyleBold12pt"/>
        </w:rPr>
        <w:t>Resources For the Future, 2010</w:t>
      </w:r>
      <w:r>
        <w:t xml:space="preserve"> (February 3, 2010, “Reassessing the Oil Security Premium,”</w:t>
      </w:r>
    </w:p>
    <w:p w:rsidR="0014680B" w:rsidRDefault="001A05C4" w:rsidP="0014680B">
      <w:pPr>
        <w:spacing w:after="0" w:line="240" w:lineRule="auto"/>
        <w:ind w:firstLine="360"/>
      </w:pPr>
      <w:hyperlink r:id="rId67" w:history="1">
        <w:r w:rsidR="0014680B" w:rsidRPr="00095288">
          <w:rPr>
            <w:rStyle w:val="Hyperlink"/>
          </w:rPr>
          <w:t>http://www.rff.org/News/Features/Pages/Reassessing-the-Oil-Security-Premium.aspx</w:t>
        </w:r>
      </w:hyperlink>
      <w:r w:rsidR="0014680B">
        <w:t>)</w:t>
      </w:r>
    </w:p>
    <w:p w:rsidR="0014680B" w:rsidRDefault="0014680B" w:rsidP="0014680B">
      <w:pPr>
        <w:rPr>
          <w:sz w:val="16"/>
        </w:rPr>
      </w:pPr>
      <w:r w:rsidRPr="00561A18">
        <w:rPr>
          <w:sz w:val="16"/>
        </w:rPr>
        <w:t>Further complicating matters,</w:t>
      </w:r>
      <w:r>
        <w:t xml:space="preserve"> </w:t>
      </w:r>
      <w:r w:rsidRPr="0014680B">
        <w:rPr>
          <w:rStyle w:val="StyleBoldUnderline"/>
          <w:highlight w:val="yellow"/>
        </w:rPr>
        <w:t xml:space="preserve">consumers cannot distinguish between a barrel of oil produced in Saudi Arabia and one produced in Alaska because </w:t>
      </w:r>
      <w:r w:rsidRPr="0014680B">
        <w:rPr>
          <w:rStyle w:val="Emphasis"/>
          <w:highlight w:val="yellow"/>
        </w:rPr>
        <w:t>all oil is sold on the same market</w:t>
      </w:r>
      <w:r w:rsidRPr="0014680B">
        <w:rPr>
          <w:rStyle w:val="StyleBoldUnderline"/>
          <w:highlight w:val="yellow"/>
        </w:rPr>
        <w:t xml:space="preserve">, with </w:t>
      </w:r>
      <w:r w:rsidRPr="00B72CB2">
        <w:rPr>
          <w:rStyle w:val="Emphasis"/>
          <w:highlight w:val="yellow"/>
        </w:rPr>
        <w:t>prices moving together</w:t>
      </w:r>
      <w:r>
        <w:t xml:space="preserve">. </w:t>
      </w:r>
      <w:r w:rsidRPr="00561A18">
        <w:rPr>
          <w:sz w:val="16"/>
        </w:rPr>
        <w:t>However, domestic oil production is stable, whereas production outside the United States contains unstable elements, giving policymakers a reason to differentiate between domestic and imported oil even if consumers cannot.</w:t>
      </w:r>
    </w:p>
    <w:p w:rsidR="0014680B" w:rsidRDefault="0014680B" w:rsidP="0014680B">
      <w:pPr>
        <w:pStyle w:val="Heading4"/>
      </w:pPr>
      <w:r>
        <w:t>(--) The world oil market is integrated—prices in one country move together with other countries:</w:t>
      </w:r>
    </w:p>
    <w:p w:rsidR="0014680B" w:rsidRDefault="0014680B" w:rsidP="0014680B">
      <w:pPr>
        <w:spacing w:after="0" w:line="240" w:lineRule="auto"/>
        <w:ind w:firstLine="360"/>
      </w:pPr>
      <w:r>
        <w:t xml:space="preserve">Stephen P.A. </w:t>
      </w:r>
      <w:r w:rsidRPr="0014680B">
        <w:rPr>
          <w:rStyle w:val="StyleStyleBold12pt"/>
        </w:rPr>
        <w:t>Brown, 2010</w:t>
      </w:r>
      <w:r>
        <w:t xml:space="preserve"> (nonresident fellow with Resources for the Future, Reassessing the Oil</w:t>
      </w:r>
    </w:p>
    <w:p w:rsidR="0014680B" w:rsidRDefault="0014680B" w:rsidP="0014680B">
      <w:pPr>
        <w:spacing w:after="0" w:line="240" w:lineRule="auto"/>
        <w:ind w:firstLine="360"/>
      </w:pPr>
      <w:r>
        <w:t xml:space="preserve">Security Premium, February 2010, </w:t>
      </w:r>
      <w:hyperlink r:id="rId68" w:history="1">
        <w:r w:rsidRPr="00095288">
          <w:rPr>
            <w:rStyle w:val="Hyperlink"/>
          </w:rPr>
          <w:t>http://www.rff.org/documents/RFF-DP-10-05.pdf</w:t>
        </w:r>
      </w:hyperlink>
      <w:r>
        <w:t>)</w:t>
      </w:r>
    </w:p>
    <w:p w:rsidR="0014680B" w:rsidRDefault="0014680B" w:rsidP="0014680B">
      <w:pPr>
        <w:rPr>
          <w:sz w:val="16"/>
        </w:rPr>
      </w:pPr>
      <w:r w:rsidRPr="0014680B">
        <w:rPr>
          <w:rStyle w:val="StyleBoldUnderline"/>
          <w:highlight w:val="yellow"/>
        </w:rPr>
        <w:t>Domestic and imported oil are nearly indistinguishable to the consumer</w:t>
      </w:r>
      <w:r w:rsidRPr="00BC4DDC">
        <w:rPr>
          <w:sz w:val="16"/>
        </w:rPr>
        <w:t>. In fact</w:t>
      </w:r>
      <w:r>
        <w:t xml:space="preserve">, </w:t>
      </w:r>
      <w:r w:rsidRPr="0014680B">
        <w:rPr>
          <w:rStyle w:val="StyleBoldUnderline"/>
          <w:highlight w:val="yellow"/>
        </w:rPr>
        <w:t xml:space="preserve">fungibility and relatively low transportation costs have led to </w:t>
      </w:r>
      <w:r w:rsidRPr="0014680B">
        <w:rPr>
          <w:rStyle w:val="Emphasis"/>
          <w:highlight w:val="yellow"/>
        </w:rPr>
        <w:t>an integrated world oil market</w:t>
      </w:r>
      <w:r w:rsidRPr="0014680B">
        <w:rPr>
          <w:rStyle w:val="StyleBoldUnderline"/>
          <w:highlight w:val="yellow"/>
        </w:rPr>
        <w:t xml:space="preserve"> in which</w:t>
      </w:r>
      <w:r>
        <w:t xml:space="preserve">, </w:t>
      </w:r>
      <w:r w:rsidRPr="00BC4DDC">
        <w:rPr>
          <w:sz w:val="16"/>
        </w:rPr>
        <w:t>as Nordhaus (2009) explains,</w:t>
      </w:r>
      <w:r>
        <w:t xml:space="preserve"> </w:t>
      </w:r>
      <w:r w:rsidRPr="0014680B">
        <w:rPr>
          <w:rStyle w:val="Emphasis"/>
          <w:highlight w:val="yellow"/>
        </w:rPr>
        <w:t>prices move together</w:t>
      </w:r>
      <w:r>
        <w:t xml:space="preserve"> </w:t>
      </w:r>
      <w:r w:rsidRPr="00BC4DDC">
        <w:rPr>
          <w:sz w:val="16"/>
        </w:rPr>
        <w:t>(Figure 2). At the same time, domestic oil production is stable, whereas production outside the United States contains unstable elements. Consequently, policymakers may have a reason to differentiate between domestic and imported oil, and have some ability to do so via legislation or regulation even if consumers cannot.</w:t>
      </w:r>
    </w:p>
    <w:p w:rsidR="00B72CB2" w:rsidRDefault="00B72CB2" w:rsidP="00B72CB2">
      <w:pPr>
        <w:pStyle w:val="Heading4"/>
      </w:pPr>
      <w:r>
        <w:t>(--) OIL IS TRADED ON A GLOBAL MARKET.</w:t>
      </w:r>
    </w:p>
    <w:p w:rsidR="00B72CB2" w:rsidRDefault="00B72CB2" w:rsidP="00B72CB2">
      <w:pPr>
        <w:ind w:left="720"/>
      </w:pPr>
      <w:r w:rsidRPr="008A3E8D">
        <w:rPr>
          <w:rStyle w:val="StyleStyleBold12pt"/>
        </w:rPr>
        <w:t>MARKET ORACLE</w:t>
      </w:r>
      <w:r>
        <w:t>, Sep. 20, 20</w:t>
      </w:r>
      <w:r w:rsidRPr="008A3E8D">
        <w:rPr>
          <w:rStyle w:val="StyleStyleBold12pt"/>
        </w:rPr>
        <w:t>12</w:t>
      </w:r>
      <w:r>
        <w:t>.  Retrieved Apr. 22, 2013 from http://www.marketoracle.co.uk/ Article36632.html, rwg</w:t>
      </w:r>
    </w:p>
    <w:p w:rsidR="00B72CB2" w:rsidRDefault="00B72CB2" w:rsidP="00B72CB2">
      <w:r w:rsidRPr="008A3E8D">
        <w:rPr>
          <w:rStyle w:val="StyleBoldUnderline"/>
          <w:highlight w:val="yellow"/>
        </w:rPr>
        <w:t xml:space="preserve">Remember, this is a </w:t>
      </w:r>
      <w:r w:rsidRPr="00B72CB2">
        <w:rPr>
          <w:rStyle w:val="Emphasis"/>
          <w:highlight w:val="yellow"/>
        </w:rPr>
        <w:t>global market</w:t>
      </w:r>
      <w:r w:rsidRPr="008A3E8D">
        <w:rPr>
          <w:rStyle w:val="StyleBoldUnderline"/>
          <w:highlight w:val="yellow"/>
        </w:rPr>
        <w:t>.¶ Global demand and availability determines price, with that price translated to the market by the dominant benchmarks - Brent and West Texas Intermediate</w:t>
      </w:r>
      <w:r>
        <w:t xml:space="preserve"> (WTI).</w:t>
      </w:r>
    </w:p>
    <w:p w:rsidR="0014680B" w:rsidRDefault="0014680B" w:rsidP="0014680B">
      <w:pPr>
        <w:pStyle w:val="Heading4"/>
      </w:pPr>
      <w:r>
        <w:t>(--) Global oil markets are showing a high degree of correlation now:</w:t>
      </w:r>
    </w:p>
    <w:p w:rsidR="0014680B" w:rsidRDefault="0014680B" w:rsidP="0014680B">
      <w:pPr>
        <w:spacing w:after="0" w:line="240" w:lineRule="auto"/>
        <w:ind w:firstLine="360"/>
      </w:pPr>
      <w:r>
        <w:t xml:space="preserve">The </w:t>
      </w:r>
      <w:r w:rsidRPr="0014680B">
        <w:rPr>
          <w:rStyle w:val="StyleStyleBold12pt"/>
        </w:rPr>
        <w:t>Moscow Times</w:t>
      </w:r>
      <w:r w:rsidRPr="0014680B">
        <w:t>, 8/11/20</w:t>
      </w:r>
      <w:r w:rsidRPr="0014680B">
        <w:rPr>
          <w:rStyle w:val="StyleStyleBold12pt"/>
        </w:rPr>
        <w:t xml:space="preserve">11 </w:t>
      </w:r>
      <w:r>
        <w:t xml:space="preserve">(“RTS Stock Futures Rise on Oil, U.S. Job Data,” </w:t>
      </w:r>
    </w:p>
    <w:p w:rsidR="0014680B" w:rsidRDefault="001A05C4" w:rsidP="0014680B">
      <w:pPr>
        <w:spacing w:after="0" w:line="240" w:lineRule="auto"/>
        <w:ind w:left="360"/>
      </w:pPr>
      <w:hyperlink r:id="rId69" w:history="1">
        <w:r w:rsidR="0014680B" w:rsidRPr="00FF7648">
          <w:rPr>
            <w:rStyle w:val="Hyperlink"/>
          </w:rPr>
          <w:t>http://www.bloomberg.com/news/2011-08-11/rts-stock-futures-rise-on-oil-u-s-job-data-russia-overnight.html</w:t>
        </w:r>
      </w:hyperlink>
      <w:r w:rsidR="0014680B">
        <w:t>)</w:t>
      </w:r>
    </w:p>
    <w:p w:rsidR="0014680B" w:rsidRPr="0014680B" w:rsidRDefault="0014680B" w:rsidP="0014680B">
      <w:pPr>
        <w:rPr>
          <w:sz w:val="16"/>
        </w:rPr>
      </w:pPr>
      <w:r w:rsidRPr="0014680B">
        <w:rPr>
          <w:rStyle w:val="StyleBoldUnderline"/>
          <w:highlight w:val="yellow"/>
        </w:rPr>
        <w:t>Russian stock futures were supported by the fact that “crude, Brent in particular, has actually weathered the storm reasonably well,”</w:t>
      </w:r>
      <w:r w:rsidRPr="0014680B">
        <w:rPr>
          <w:sz w:val="16"/>
        </w:rPr>
        <w:t xml:space="preserve"> Julian Rimmer, a trader of Russian shares at CF Global Trading in London, said in a telephone interview. “</w:t>
      </w:r>
      <w:r w:rsidRPr="0014680B">
        <w:rPr>
          <w:rStyle w:val="StyleBoldUnderline"/>
          <w:highlight w:val="yellow"/>
        </w:rPr>
        <w:t xml:space="preserve">There are </w:t>
      </w:r>
      <w:r w:rsidRPr="0014680B">
        <w:rPr>
          <w:rStyle w:val="Emphasis"/>
          <w:highlight w:val="yellow"/>
        </w:rPr>
        <w:t>high degrees of correlations</w:t>
      </w:r>
      <w:r w:rsidRPr="0014680B">
        <w:rPr>
          <w:rStyle w:val="StyleBoldUnderline"/>
          <w:highlight w:val="yellow"/>
        </w:rPr>
        <w:t xml:space="preserve"> between </w:t>
      </w:r>
      <w:r w:rsidRPr="00B72CB2">
        <w:rPr>
          <w:rStyle w:val="Emphasis"/>
          <w:highlight w:val="yellow"/>
        </w:rPr>
        <w:t>all global equity markets</w:t>
      </w:r>
      <w:r w:rsidRPr="0014680B">
        <w:rPr>
          <w:rStyle w:val="StyleBoldUnderline"/>
          <w:highlight w:val="yellow"/>
        </w:rPr>
        <w:t xml:space="preserve"> at the moment.</w:t>
      </w:r>
      <w:r w:rsidRPr="000E7DF6">
        <w:rPr>
          <w:rStyle w:val="StyleBoldUnderline"/>
        </w:rPr>
        <w:t xml:space="preserve"> </w:t>
      </w:r>
      <w:r w:rsidRPr="0014680B">
        <w:rPr>
          <w:sz w:val="16"/>
        </w:rPr>
        <w:t>We have retail sales data in the U.S. If we have a figure better than expected, that would help the sentiment somewhat.”</w:t>
      </w:r>
    </w:p>
    <w:p w:rsidR="0014680B" w:rsidRDefault="0014680B">
      <w:r>
        <w:br w:type="page"/>
      </w:r>
    </w:p>
    <w:p w:rsidR="0014680B" w:rsidRDefault="0014680B" w:rsidP="0014680B">
      <w:pPr>
        <w:pStyle w:val="Heading3"/>
      </w:pPr>
      <w:bookmarkStart w:id="39" w:name="_Toc362007438"/>
      <w:r>
        <w:t>IL:  US Demand Key</w:t>
      </w:r>
      <w:bookmarkEnd w:id="39"/>
    </w:p>
    <w:p w:rsidR="0014680B" w:rsidRDefault="0014680B" w:rsidP="0014680B">
      <w:pPr>
        <w:pStyle w:val="Heading4"/>
      </w:pPr>
      <w:r>
        <w:t>(--) US markets are key to the oil market:</w:t>
      </w:r>
    </w:p>
    <w:p w:rsidR="0014680B" w:rsidRDefault="0014680B" w:rsidP="0014680B">
      <w:pPr>
        <w:ind w:left="360"/>
      </w:pPr>
      <w:r>
        <w:rPr>
          <w:rStyle w:val="StyleStyleBold12pt"/>
        </w:rPr>
        <w:t>Roberts</w:t>
      </w:r>
      <w:r w:rsidRPr="008A518B">
        <w:rPr>
          <w:rStyle w:val="StyleStyleBold12pt"/>
        </w:rPr>
        <w:t xml:space="preserve"> 2004 </w:t>
      </w:r>
      <w:r>
        <w:t>(Paul, has written for The Los Angeles Times, The Washington Post, and The (UK) Guardian and has appeared in Slate, USA Today, The New Republic, Newsweek, The Christian Science Monitor, Rolling Stone, Seed, and Outside, The End of Oil, p. 95. 7/6/12)</w:t>
      </w:r>
    </w:p>
    <w:p w:rsidR="0014680B" w:rsidRDefault="0014680B" w:rsidP="0014680B">
      <w:pPr>
        <w:rPr>
          <w:sz w:val="16"/>
        </w:rPr>
      </w:pPr>
      <w:r w:rsidRPr="00AA25CB">
        <w:rPr>
          <w:sz w:val="16"/>
        </w:rPr>
        <w:t xml:space="preserve">Within the oil world, no decision of any significance is made without reference to the U.S. market, nor is anything left to chance. Indeed, the </w:t>
      </w:r>
      <w:r w:rsidRPr="0014680B">
        <w:rPr>
          <w:rStyle w:val="StyleBoldUnderline"/>
          <w:highlight w:val="yellow"/>
        </w:rPr>
        <w:t xml:space="preserve">oil players </w:t>
      </w:r>
      <w:r w:rsidRPr="00B72CB2">
        <w:rPr>
          <w:rStyle w:val="Emphasis"/>
          <w:highlight w:val="yellow"/>
        </w:rPr>
        <w:t>watch the American oil market</w:t>
      </w:r>
      <w:r w:rsidRPr="0014680B">
        <w:rPr>
          <w:rStyle w:val="StyleBoldUnderline"/>
          <w:highlight w:val="yellow"/>
        </w:rPr>
        <w:t xml:space="preserve"> as attentively as palace physicians once attended the royal bowels</w:t>
      </w:r>
      <w:r w:rsidRPr="0014680B">
        <w:rPr>
          <w:sz w:val="16"/>
          <w:highlight w:val="yellow"/>
        </w:rPr>
        <w:t xml:space="preserve">: </w:t>
      </w:r>
      <w:r w:rsidRPr="0014680B">
        <w:rPr>
          <w:rStyle w:val="StyleBoldUnderline"/>
          <w:highlight w:val="yellow"/>
        </w:rPr>
        <w:t xml:space="preserve">every hour of every day, every oil state and company in the world keeps an </w:t>
      </w:r>
      <w:r w:rsidRPr="00B72CB2">
        <w:rPr>
          <w:rStyle w:val="Emphasis"/>
          <w:highlight w:val="yellow"/>
        </w:rPr>
        <w:t>unblinking watch</w:t>
      </w:r>
      <w:r w:rsidRPr="0014680B">
        <w:rPr>
          <w:rStyle w:val="StyleBoldUnderline"/>
          <w:highlight w:val="yellow"/>
        </w:rPr>
        <w:t xml:space="preserve"> on the United States and strains to find a sign of anything</w:t>
      </w:r>
      <w:r w:rsidRPr="008A518B">
        <w:rPr>
          <w:rStyle w:val="StyleBoldUnderline"/>
        </w:rPr>
        <w:t xml:space="preserve"> </w:t>
      </w:r>
      <w:r w:rsidRPr="00AA25CB">
        <w:rPr>
          <w:sz w:val="16"/>
        </w:rPr>
        <w:t xml:space="preserve">— from a shift in energy policy to a trend toward smaller cars to an unusually mild winter — </w:t>
      </w:r>
      <w:r w:rsidRPr="0014680B">
        <w:rPr>
          <w:rStyle w:val="StyleBoldUnderline"/>
          <w:highlight w:val="yellow"/>
        </w:rPr>
        <w:t>that might affect the colossal U.S. consumption</w:t>
      </w:r>
      <w:r w:rsidRPr="00AA25CB">
        <w:rPr>
          <w:sz w:val="16"/>
        </w:rPr>
        <w:t>. For this reason, the most important day of the week for oil traders anywhere in the world is Wednesday, when the U.S. Department of Energy releases its weekly figures on American oil use, and when, as one analyst puts it, “the market makes up its mind whether to be bearish or bullish.”</w:t>
      </w:r>
    </w:p>
    <w:p w:rsidR="0014680B" w:rsidRPr="00BA5956" w:rsidRDefault="0014680B" w:rsidP="0014680B">
      <w:pPr>
        <w:pStyle w:val="Heading4"/>
      </w:pPr>
      <w:r>
        <w:t xml:space="preserve"> (--) </w:t>
      </w:r>
      <w:r w:rsidRPr="00BA5956">
        <w:t>Lowering U.S. oil demand will collapse oil prices, hurting producers</w:t>
      </w:r>
    </w:p>
    <w:p w:rsidR="0014680B" w:rsidRPr="00BA5956" w:rsidRDefault="0014680B" w:rsidP="0014680B">
      <w:pPr>
        <w:ind w:left="360"/>
      </w:pPr>
      <w:r w:rsidRPr="00BA5956">
        <w:t xml:space="preserve">Paul </w:t>
      </w:r>
      <w:r w:rsidRPr="00B72CB2">
        <w:rPr>
          <w:rStyle w:val="StyleStyleBold12pt"/>
        </w:rPr>
        <w:t>Georgia, 2001.</w:t>
      </w:r>
      <w:r w:rsidRPr="00BA5956">
        <w:t xml:space="preserve"> Environmental Policy Analyst at the Competitive Enterprise Institute. “Energy Independence: It Doesn't Work,” </w:t>
      </w:r>
      <w:hyperlink r:id="rId70" w:history="1">
        <w:r w:rsidRPr="00BA5956">
          <w:t>http://www.cei.org/gencon/019,02192.cfm</w:t>
        </w:r>
      </w:hyperlink>
      <w:r w:rsidRPr="00BA5956">
        <w:t>.</w:t>
      </w:r>
    </w:p>
    <w:p w:rsidR="0014680B" w:rsidRPr="00BA5956" w:rsidRDefault="0014680B" w:rsidP="0014680B">
      <w:pPr>
        <w:pStyle w:val="text1"/>
        <w:rPr>
          <w:rFonts w:ascii="Garamond" w:hAnsi="Garamond"/>
        </w:rPr>
      </w:pPr>
      <w:r w:rsidRPr="00B72CB2">
        <w:rPr>
          <w:rStyle w:val="StyleBoldUnderline"/>
          <w:highlight w:val="yellow"/>
        </w:rPr>
        <w:t>Because America is such a large user of oil, policies that suppress U.S. energy use lower the world price for oil. And high-cost producers of oil, such as those here, are hurt more by lower prices than low cost producers, such as those in the Middle East and Latin America</w:t>
      </w:r>
      <w:r w:rsidRPr="00B72CB2">
        <w:rPr>
          <w:rStyle w:val="StyleBoldUnderline"/>
        </w:rPr>
        <w:t>.</w:t>
      </w:r>
      <w:r w:rsidRPr="00BA5956">
        <w:rPr>
          <w:rFonts w:ascii="Garamond" w:hAnsi="Garamond"/>
        </w:rPr>
        <w:t xml:space="preserve"> </w:t>
      </w:r>
      <w:r w:rsidRPr="00BA5956">
        <w:rPr>
          <w:rFonts w:ascii="Garamond" w:hAnsi="Garamond"/>
          <w:sz w:val="16"/>
        </w:rPr>
        <w:t>Yet environmentalists and their cohorts in Congress, support raising CAFE standards even further, partly in the name of energy independence.</w:t>
      </w:r>
    </w:p>
    <w:p w:rsidR="0014680B" w:rsidRPr="00BA5956" w:rsidRDefault="0014680B" w:rsidP="0014680B">
      <w:pPr>
        <w:pStyle w:val="Heading4"/>
      </w:pPr>
      <w:r>
        <w:t xml:space="preserve">(--) </w:t>
      </w:r>
      <w:r w:rsidRPr="00BA5956">
        <w:t>U.S. demand is the single most important factor keeping oil prices high.</w:t>
      </w:r>
    </w:p>
    <w:p w:rsidR="0014680B" w:rsidRPr="00BA5956" w:rsidRDefault="0014680B" w:rsidP="0014680B">
      <w:pPr>
        <w:ind w:left="360"/>
      </w:pPr>
      <w:r w:rsidRPr="00BA5956">
        <w:t xml:space="preserve">Fareed </w:t>
      </w:r>
      <w:r w:rsidRPr="00BA5956">
        <w:rPr>
          <w:b/>
        </w:rPr>
        <w:t>Zakaria</w:t>
      </w:r>
      <w:r w:rsidRPr="00BA5956">
        <w:t>, 9/6/</w:t>
      </w:r>
      <w:r w:rsidRPr="00BA5956">
        <w:rPr>
          <w:b/>
        </w:rPr>
        <w:t>2004</w:t>
      </w:r>
      <w:r w:rsidRPr="00BA5956">
        <w:t xml:space="preserve">. PhD in political science from Harvard and former managing editor of Foreign Affairs. “Don't Blame the Saudis,” Newsweek, </w:t>
      </w:r>
      <w:hyperlink r:id="rId71" w:history="1">
        <w:r w:rsidRPr="00BA5956">
          <w:t>http://www.fareedzakaria.com/ARTICLES/newsweek/090604.html</w:t>
        </w:r>
      </w:hyperlink>
      <w:r w:rsidRPr="00BA5956">
        <w:t>.</w:t>
      </w:r>
    </w:p>
    <w:p w:rsidR="00324E16" w:rsidRDefault="0014680B" w:rsidP="0014680B">
      <w:pPr>
        <w:pStyle w:val="text1"/>
        <w:rPr>
          <w:rFonts w:ascii="Garamond" w:hAnsi="Garamond"/>
          <w:sz w:val="16"/>
        </w:rPr>
      </w:pPr>
      <w:r w:rsidRPr="00BA5956">
        <w:rPr>
          <w:rFonts w:ascii="Garamond" w:hAnsi="Garamond"/>
          <w:sz w:val="16"/>
        </w:rPr>
        <w:t>But the more lasting solution to America's oil problem has to come from energy efficiency</w:t>
      </w:r>
      <w:r w:rsidRPr="00BA5956">
        <w:rPr>
          <w:rFonts w:ascii="Garamond" w:hAnsi="Garamond"/>
        </w:rPr>
        <w:t xml:space="preserve">. </w:t>
      </w:r>
      <w:r w:rsidRPr="00B72CB2">
        <w:rPr>
          <w:rStyle w:val="StyleBoldUnderline"/>
          <w:highlight w:val="yellow"/>
        </w:rPr>
        <w:t>American demand is the gorilla fueling high oil prices--more than instability or the rise of China or anything else. Between 1990 and 2000 the global trade in oil increased by 9.5 billion barrels. Half of that was accounted for by the rise in U.S. imports.  America is consuming more</w:t>
      </w:r>
      <w:r w:rsidRPr="00B72CB2">
        <w:rPr>
          <w:rStyle w:val="StyleBoldUnderline"/>
        </w:rPr>
        <w:t xml:space="preserve"> </w:t>
      </w:r>
      <w:r w:rsidRPr="00BA5956">
        <w:rPr>
          <w:rFonts w:ascii="Garamond" w:hAnsi="Garamond"/>
          <w:sz w:val="16"/>
        </w:rPr>
        <w:t>because it is growing more--but also because over the past two decades, it has become much less efficient in its use of gasoline, the only major industrial country to slide backward. The reason is simple: three letters--SUV. In 1990 sport utility vehicles made up 5 percent of America's cars. Today they make up 55 percent. They violate all energy-efficiency standards because of an absurd loophole in the law that allows them to be classified as trucks.</w:t>
      </w:r>
    </w:p>
    <w:p w:rsidR="00324E16" w:rsidRDefault="00324E16" w:rsidP="00324E16">
      <w:pPr>
        <w:rPr>
          <w:rFonts w:eastAsia="Times New Roman" w:cs="Calibri"/>
          <w:szCs w:val="20"/>
        </w:rPr>
      </w:pPr>
      <w:r>
        <w:br w:type="page"/>
      </w:r>
    </w:p>
    <w:p w:rsidR="00324E16" w:rsidRDefault="00324E16" w:rsidP="00324E16">
      <w:pPr>
        <w:pStyle w:val="Heading3"/>
      </w:pPr>
      <w:bookmarkStart w:id="40" w:name="_Toc362007439"/>
      <w:r>
        <w:t>Internals:  Rising Supply Causes Decreased Oil Prices</w:t>
      </w:r>
      <w:bookmarkEnd w:id="40"/>
    </w:p>
    <w:p w:rsidR="00324E16" w:rsidRPr="00322590" w:rsidRDefault="00324E16" w:rsidP="00324E16">
      <w:pPr>
        <w:pStyle w:val="Heading4"/>
      </w:pPr>
      <w:r>
        <w:t xml:space="preserve">(--) </w:t>
      </w:r>
      <w:r w:rsidRPr="00322590">
        <w:t>Rising supply will cause a decrease in oil prices.</w:t>
      </w:r>
    </w:p>
    <w:p w:rsidR="00324E16" w:rsidRPr="00322590" w:rsidRDefault="00324E16" w:rsidP="00324E16">
      <w:pPr>
        <w:spacing w:after="0" w:line="240" w:lineRule="auto"/>
        <w:ind w:firstLine="720"/>
      </w:pPr>
      <w:r w:rsidRPr="00322590">
        <w:t xml:space="preserve">Eithne </w:t>
      </w:r>
      <w:r w:rsidRPr="00324E16">
        <w:rPr>
          <w:rStyle w:val="StyleStyleBold12pt"/>
        </w:rPr>
        <w:t>Treanor, 5/18/2013</w:t>
      </w:r>
      <w:r>
        <w:t xml:space="preserve"> (</w:t>
      </w:r>
      <w:r w:rsidRPr="00322590">
        <w:t xml:space="preserve">staff writer) May 18, 2013.  Retrieved May 26, 2013 from </w:t>
      </w:r>
    </w:p>
    <w:p w:rsidR="00324E16" w:rsidRPr="00322590" w:rsidRDefault="001A05C4" w:rsidP="00324E16">
      <w:pPr>
        <w:spacing w:after="0" w:line="240" w:lineRule="auto"/>
        <w:ind w:firstLine="720"/>
      </w:pPr>
      <w:hyperlink r:id="rId72" w:history="1">
        <w:r w:rsidR="00324E16" w:rsidRPr="00322590">
          <w:rPr>
            <w:rStyle w:val="Hyperlink"/>
          </w:rPr>
          <w:t>http://gulfbusiness.com/2013/05/charting-the-cost-of-crude/</w:t>
        </w:r>
      </w:hyperlink>
      <w:r w:rsidR="00324E16">
        <w:t>, rwg)</w:t>
      </w:r>
    </w:p>
    <w:p w:rsidR="00324E16" w:rsidRPr="00324E16" w:rsidRDefault="00324E16" w:rsidP="00324E16">
      <w:pPr>
        <w:rPr>
          <w:sz w:val="16"/>
        </w:rPr>
      </w:pPr>
      <w:r w:rsidRPr="00324E16">
        <w:rPr>
          <w:sz w:val="16"/>
        </w:rPr>
        <w:t>“</w:t>
      </w:r>
      <w:r w:rsidRPr="00324E16">
        <w:rPr>
          <w:rStyle w:val="StyleBoldUnderline"/>
          <w:highlight w:val="yellow"/>
        </w:rPr>
        <w:t>There are signs of rising production from some OPEC members and this overall picture of rising supply and possible declining demand is the big over-riding threat as far as prices are concerned</w:t>
      </w:r>
      <w:r w:rsidRPr="00324E16">
        <w:rPr>
          <w:sz w:val="16"/>
        </w:rPr>
        <w:t>.” Analysts agree that this could put Iraq at odds with Saudi Arabia in the event any production cuts are needed in the early part of 2013 and beyond. At the final OPEC meeting of the year, Iraq’s OPEC governor Falah Alamri said his country had no intention of cutting production and said that this was “a sovereign issue, not an OPEC issue.”</w:t>
      </w:r>
    </w:p>
    <w:p w:rsidR="00324E16" w:rsidRPr="00322590" w:rsidRDefault="00324E16" w:rsidP="00324E16">
      <w:pPr>
        <w:pStyle w:val="Heading4"/>
      </w:pPr>
      <w:r>
        <w:t xml:space="preserve">(--) </w:t>
      </w:r>
      <w:r w:rsidRPr="00322590">
        <w:t xml:space="preserve">A powerful new event can send the price of oil into a tailspin.  </w:t>
      </w:r>
    </w:p>
    <w:p w:rsidR="00324E16" w:rsidRPr="00322590" w:rsidRDefault="00324E16" w:rsidP="00324E16">
      <w:pPr>
        <w:spacing w:after="0" w:line="240" w:lineRule="auto"/>
        <w:ind w:firstLine="720"/>
      </w:pPr>
      <w:r w:rsidRPr="00322590">
        <w:t xml:space="preserve">Christian </w:t>
      </w:r>
      <w:r w:rsidRPr="00324E16">
        <w:rPr>
          <w:rStyle w:val="StyleStyleBold12pt"/>
        </w:rPr>
        <w:t>Berthelsen, 5/25/2013</w:t>
      </w:r>
      <w:r>
        <w:t xml:space="preserve"> (staff writer, </w:t>
      </w:r>
      <w:r w:rsidRPr="00322590">
        <w:t>May 25, 2013.  Retrieved May 26, 2013 from</w:t>
      </w:r>
    </w:p>
    <w:p w:rsidR="00324E16" w:rsidRPr="00322590" w:rsidRDefault="001A05C4" w:rsidP="00324E16">
      <w:pPr>
        <w:spacing w:after="0" w:line="240" w:lineRule="auto"/>
        <w:ind w:left="720"/>
      </w:pPr>
      <w:hyperlink r:id="rId73" w:history="1">
        <w:r w:rsidR="00324E16" w:rsidRPr="00FF7648">
          <w:rPr>
            <w:rStyle w:val="Hyperlink"/>
          </w:rPr>
          <w:t>http://online.barrons.com/article/SB50001424052748704895304578495311025425932.html?mod=googlenews_barrons</w:t>
        </w:r>
      </w:hyperlink>
      <w:r w:rsidR="00324E16">
        <w:t>, rwg)</w:t>
      </w:r>
    </w:p>
    <w:p w:rsidR="00324E16" w:rsidRPr="00322590" w:rsidRDefault="00324E16" w:rsidP="00324E16">
      <w:r w:rsidRPr="00324E16">
        <w:rPr>
          <w:rStyle w:val="StyleBoldUnderline"/>
          <w:highlight w:val="yellow"/>
        </w:rPr>
        <w:t xml:space="preserve">The market's lack of a reaction to the shifting realities means that it might take a Black Swan event—some sort of </w:t>
      </w:r>
      <w:r w:rsidRPr="00324E16">
        <w:rPr>
          <w:rStyle w:val="Emphasis"/>
          <w:highlight w:val="yellow"/>
        </w:rPr>
        <w:t>powerful and unexpected negative or positive development</w:t>
      </w:r>
      <w:r w:rsidRPr="00324E16">
        <w:rPr>
          <w:rStyle w:val="StyleBoldUnderline"/>
          <w:highlight w:val="yellow"/>
        </w:rPr>
        <w:t>—to move it in either direction</w:t>
      </w:r>
      <w:r w:rsidRPr="00322590">
        <w:t xml:space="preserve">. Absent that, prices have no catalyst to move below $80 a barrel. </w:t>
      </w:r>
    </w:p>
    <w:p w:rsidR="0014680B" w:rsidRPr="00BA5956" w:rsidRDefault="0014680B" w:rsidP="0014680B">
      <w:pPr>
        <w:pStyle w:val="text1"/>
        <w:rPr>
          <w:rFonts w:ascii="Garamond" w:hAnsi="Garamond"/>
        </w:rPr>
      </w:pPr>
    </w:p>
    <w:p w:rsidR="007170D3" w:rsidRDefault="007170D3" w:rsidP="007170D3">
      <w:pPr>
        <w:pStyle w:val="Heading3"/>
      </w:pPr>
      <w:bookmarkStart w:id="41" w:name="_Toc335830369"/>
      <w:bookmarkStart w:id="42" w:name="_Toc349306927"/>
      <w:bookmarkStart w:id="43" w:name="_Toc360210059"/>
      <w:bookmarkStart w:id="44" w:name="_Toc360210157"/>
      <w:bookmarkStart w:id="45" w:name="_Toc362007440"/>
      <w:bookmarkStart w:id="46" w:name="_Toc173077552"/>
      <w:bookmarkStart w:id="47" w:name="_Toc299796072"/>
      <w:r>
        <w:t>I</w:t>
      </w:r>
      <w:r w:rsidR="0014680B">
        <w:t>L</w:t>
      </w:r>
      <w:r>
        <w:t>:  Oil Markets Sensitive</w:t>
      </w:r>
      <w:bookmarkEnd w:id="41"/>
      <w:bookmarkEnd w:id="42"/>
      <w:bookmarkEnd w:id="43"/>
      <w:bookmarkEnd w:id="44"/>
      <w:bookmarkEnd w:id="45"/>
    </w:p>
    <w:p w:rsidR="007170D3" w:rsidRDefault="007170D3" w:rsidP="007170D3">
      <w:pPr>
        <w:pStyle w:val="Heading4"/>
      </w:pPr>
      <w:r>
        <w:t xml:space="preserve">(--) </w:t>
      </w:r>
      <w:r w:rsidR="0014680B">
        <w:t xml:space="preserve">Perception alone triggers the link:  </w:t>
      </w:r>
      <w:r>
        <w:t>The perception of a change in demand will change the price</w:t>
      </w:r>
    </w:p>
    <w:p w:rsidR="007170D3" w:rsidRPr="0021753B" w:rsidRDefault="007170D3" w:rsidP="007170D3">
      <w:r w:rsidRPr="0021753B">
        <w:rPr>
          <w:rStyle w:val="StyleStyleBold12pt"/>
        </w:rPr>
        <w:t>Kosakowski, 11</w:t>
      </w:r>
      <w:r w:rsidR="0014680B">
        <w:rPr>
          <w:rStyle w:val="StyleStyleBold12pt"/>
        </w:rPr>
        <w:t xml:space="preserve">  </w:t>
      </w:r>
      <w:r>
        <w:t>(Paul, writer and long-time investor from investopedia.com, 6/11,</w:t>
      </w:r>
      <w:r w:rsidRPr="0021753B">
        <w:t xml:space="preserve"> </w:t>
      </w:r>
      <w:r>
        <w:t xml:space="preserve">Investopedia.com “What Determines Oil Prices”, </w:t>
      </w:r>
      <w:hyperlink r:id="rId74" w:anchor="axzz1zuSutPpH" w:history="1">
        <w:r w:rsidRPr="00D54B66">
          <w:rPr>
            <w:rStyle w:val="Hyperlink"/>
          </w:rPr>
          <w:t>http://www.investopedia.com/articles/economics/08/determining-oil-prices.asp#axzz1zuSutPpH</w:t>
        </w:r>
      </w:hyperlink>
      <w:r>
        <w:t xml:space="preserve">, 7/7/12) </w:t>
      </w:r>
    </w:p>
    <w:p w:rsidR="007170D3" w:rsidRPr="00835446" w:rsidRDefault="007170D3" w:rsidP="007170D3">
      <w:pPr>
        <w:rPr>
          <w:sz w:val="16"/>
        </w:rPr>
      </w:pPr>
      <w:r w:rsidRPr="00835446">
        <w:rPr>
          <w:sz w:val="16"/>
        </w:rPr>
        <w:t>Not quite. The price of oil as we know it is actually set in the oil futures market. An oil futures contract is a binding agreement that gives one the right to purchase oil by the barrel at a predefined price on a predefined date in the future. Under a futures contract, both the buyer and the seller are obligated to fulfill their side of the transaction on the specified date. The following are two types of futures traders: hedgers speculators An example of a hedger would be an airline buying oil futures to guard against potential rising prices. An example of a speculator would be someone who is just guessing the price direction and has no intention of actually buying the product. According to the Chicago Mercantile Exchange (CME), the majority of futures trading is done by speculators as less than 3% of transactions actually result in the purchaser of a futures contract taking possession of the commodity being traded</w:t>
      </w:r>
      <w:r w:rsidRPr="0014680B">
        <w:rPr>
          <w:rStyle w:val="StyleBoldUnderline"/>
          <w:highlight w:val="yellow"/>
        </w:rPr>
        <w:t>. The</w:t>
      </w:r>
      <w:r w:rsidRPr="00835446">
        <w:rPr>
          <w:sz w:val="16"/>
        </w:rPr>
        <w:t xml:space="preserve"> other </w:t>
      </w:r>
      <w:r w:rsidRPr="0014680B">
        <w:rPr>
          <w:rStyle w:val="StyleBoldUnderline"/>
          <w:highlight w:val="yellow"/>
        </w:rPr>
        <w:t>key factor in determining oil prices is sentiment</w:t>
      </w:r>
      <w:r w:rsidRPr="0014680B">
        <w:rPr>
          <w:sz w:val="16"/>
          <w:highlight w:val="yellow"/>
        </w:rPr>
        <w:t xml:space="preserve">. </w:t>
      </w:r>
      <w:r w:rsidRPr="0014680B">
        <w:rPr>
          <w:rStyle w:val="StyleBoldUnderline"/>
          <w:highlight w:val="yellow"/>
        </w:rPr>
        <w:t>The mere belief that oil demand will increase dramatically at some point in the future can result in a dramatic increase in oil prices in the present as speculators and hedgers alike snap up oil futures contracts. Of course, the opposite is also true. The mere belief that oil demand will decrease at some point in the future can result in a dramatic decrease in prices in the present as oil futures contracts are sold</w:t>
      </w:r>
      <w:r w:rsidRPr="00835446">
        <w:rPr>
          <w:sz w:val="16"/>
        </w:rPr>
        <w:t xml:space="preserve"> (possibly sold short as well).</w:t>
      </w:r>
    </w:p>
    <w:p w:rsidR="007170D3" w:rsidRDefault="007170D3" w:rsidP="007170D3">
      <w:pPr>
        <w:pStyle w:val="Heading4"/>
      </w:pPr>
      <w:r>
        <w:t>(--) Oil prices are hypersensitive to change</w:t>
      </w:r>
    </w:p>
    <w:p w:rsidR="007170D3" w:rsidRPr="007867FE" w:rsidRDefault="007170D3" w:rsidP="007170D3">
      <w:r>
        <w:rPr>
          <w:rStyle w:val="StyleStyleBold12pt"/>
        </w:rPr>
        <w:t>Crawford and</w:t>
      </w:r>
      <w:r w:rsidRPr="00C317F9">
        <w:rPr>
          <w:rStyle w:val="StyleStyleBold12pt"/>
        </w:rPr>
        <w:t xml:space="preserve"> Fredericks, 06</w:t>
      </w:r>
      <w:r w:rsidR="0014680B">
        <w:rPr>
          <w:rStyle w:val="StyleStyleBold12pt"/>
        </w:rPr>
        <w:t xml:space="preserve">  </w:t>
      </w:r>
      <w:r w:rsidRPr="007867FE">
        <w:t>(</w:t>
      </w:r>
      <w:r>
        <w:t>Peggy, PhD in Finance and experienced writer for Graziadio Business News, she has published in a variety of journals on topics such as leasing, mortgages, closed-in mutual funds, the depreciation of the dollar, the trade and federal deficits, and the price of oil.  Edward,MBA, CFA Professor of Business at Pepperdine University “Update: The Price of Oil” Graziadio Bu</w:t>
      </w:r>
      <w:r w:rsidR="0014680B">
        <w:t>siness News, Volume 9, Number 1</w:t>
      </w:r>
      <w:r>
        <w:t>)</w:t>
      </w:r>
    </w:p>
    <w:p w:rsidR="007170D3" w:rsidRDefault="007170D3" w:rsidP="007170D3">
      <w:pPr>
        <w:rPr>
          <w:sz w:val="16"/>
        </w:rPr>
      </w:pPr>
      <w:r w:rsidRPr="0014680B">
        <w:rPr>
          <w:rStyle w:val="StyleBoldUnderline"/>
          <w:highlight w:val="yellow"/>
        </w:rPr>
        <w:t>Energy prices are a continuing concern to world economies</w:t>
      </w:r>
      <w:r w:rsidRPr="00C44AC8">
        <w:rPr>
          <w:sz w:val="16"/>
        </w:rPr>
        <w:t xml:space="preserve">. Most economies have weathered the high prices with only slight pauses and minimal disruptions. However, uncertainty is still high, and </w:t>
      </w:r>
      <w:r w:rsidRPr="0014680B">
        <w:rPr>
          <w:rStyle w:val="StyleBoldUnderline"/>
          <w:highlight w:val="yellow"/>
        </w:rPr>
        <w:t xml:space="preserve">oil prices remain </w:t>
      </w:r>
      <w:r w:rsidRPr="0014680B">
        <w:rPr>
          <w:rStyle w:val="Emphasis"/>
          <w:highlight w:val="yellow"/>
        </w:rPr>
        <w:t xml:space="preserve">hypersensitive </w:t>
      </w:r>
      <w:r w:rsidRPr="0014680B">
        <w:rPr>
          <w:rStyle w:val="StyleBoldUnderline"/>
          <w:highlight w:val="yellow"/>
        </w:rPr>
        <w:t>to decreases in supply and increases in demand</w:t>
      </w:r>
      <w:r w:rsidRPr="0014680B">
        <w:rPr>
          <w:sz w:val="16"/>
          <w:highlight w:val="yellow"/>
        </w:rPr>
        <w:t>.</w:t>
      </w:r>
      <w:r w:rsidRPr="00C44AC8">
        <w:rPr>
          <w:sz w:val="16"/>
        </w:rPr>
        <w:t xml:space="preserve"> So far the warnings of impending problems-reduction in spending (particularly consumer spending), increase in inflation, decrease in GDP growth rates, and decrease in corporate profits-have not appeared. Nevertheless, if oil prices begin to approach 1970s levels ($80 a barrel in today’s dollars), the economy could face a similar fate: sharp recession. The worst may be still to come.</w:t>
      </w:r>
    </w:p>
    <w:p w:rsidR="007170D3" w:rsidRDefault="007170D3" w:rsidP="007170D3">
      <w:pPr>
        <w:rPr>
          <w:sz w:val="16"/>
        </w:rPr>
      </w:pPr>
    </w:p>
    <w:p w:rsidR="007170D3" w:rsidRDefault="007170D3" w:rsidP="007170D3">
      <w:pPr>
        <w:rPr>
          <w:rStyle w:val="BoldUnderline"/>
          <w:szCs w:val="20"/>
        </w:rPr>
      </w:pPr>
      <w:bookmarkStart w:id="48" w:name="_Toc301540571"/>
      <w:r>
        <w:rPr>
          <w:rStyle w:val="BoldUnderline"/>
        </w:rPr>
        <w:br w:type="page"/>
      </w:r>
    </w:p>
    <w:p w:rsidR="007170D3" w:rsidRDefault="007170D3" w:rsidP="007170D3">
      <w:pPr>
        <w:pStyle w:val="Heading3"/>
      </w:pPr>
      <w:bookmarkStart w:id="49" w:name="_Toc301540577"/>
      <w:bookmarkStart w:id="50" w:name="_Toc335830378"/>
      <w:bookmarkStart w:id="51" w:name="_Toc349306935"/>
      <w:bookmarkStart w:id="52" w:name="_Toc360210067"/>
      <w:bookmarkStart w:id="53" w:name="_Toc360210165"/>
      <w:bookmarkStart w:id="54" w:name="_Toc362007441"/>
      <w:bookmarkEnd w:id="48"/>
      <w:r>
        <w:t>IL:  Supply Problems Outweigh Demand Issues</w:t>
      </w:r>
      <w:bookmarkEnd w:id="49"/>
      <w:bookmarkEnd w:id="50"/>
      <w:bookmarkEnd w:id="51"/>
      <w:bookmarkEnd w:id="52"/>
      <w:bookmarkEnd w:id="53"/>
      <w:bookmarkEnd w:id="54"/>
    </w:p>
    <w:p w:rsidR="007170D3" w:rsidRDefault="007170D3" w:rsidP="007170D3">
      <w:pPr>
        <w:pStyle w:val="Heading4"/>
      </w:pPr>
      <w:r>
        <w:t xml:space="preserve">(--) Supply side problems outweigh demand side problems:  </w:t>
      </w:r>
    </w:p>
    <w:p w:rsidR="007170D3" w:rsidRDefault="007170D3" w:rsidP="00B72CB2">
      <w:pPr>
        <w:spacing w:after="0" w:line="240" w:lineRule="auto"/>
        <w:ind w:firstLine="360"/>
      </w:pPr>
      <w:r>
        <w:t xml:space="preserve">Kenneth </w:t>
      </w:r>
      <w:r w:rsidRPr="00B72CB2">
        <w:rPr>
          <w:rStyle w:val="StyleStyleBold12pt"/>
        </w:rPr>
        <w:t>Rapoza,</w:t>
      </w:r>
      <w:r>
        <w:t xml:space="preserve"> 8/12/20</w:t>
      </w:r>
      <w:r w:rsidRPr="00B72CB2">
        <w:rPr>
          <w:rStyle w:val="StyleStyleBold12pt"/>
        </w:rPr>
        <w:t>11</w:t>
      </w:r>
      <w:r>
        <w:t xml:space="preserve"> (staff writer, “Low Oil Prices Not Here To Stay, Says Barclays,”</w:t>
      </w:r>
    </w:p>
    <w:p w:rsidR="007170D3" w:rsidRDefault="001A05C4" w:rsidP="00B72CB2">
      <w:pPr>
        <w:spacing w:after="0" w:line="240" w:lineRule="auto"/>
        <w:ind w:left="360"/>
      </w:pPr>
      <w:hyperlink r:id="rId75" w:history="1">
        <w:r w:rsidR="00B72CB2" w:rsidRPr="00FF7648">
          <w:rPr>
            <w:rStyle w:val="Hyperlink"/>
          </w:rPr>
          <w:t>http://www.forbes.com/sites/kenrapoza/2011/08/12/low-oil-prices-not-here-to-stay-says-barclays/</w:t>
        </w:r>
      </w:hyperlink>
      <w:r w:rsidR="007170D3">
        <w:t>)</w:t>
      </w:r>
    </w:p>
    <w:p w:rsidR="007170D3" w:rsidRPr="00B72CB2" w:rsidRDefault="007170D3" w:rsidP="007170D3">
      <w:pPr>
        <w:rPr>
          <w:sz w:val="16"/>
        </w:rPr>
      </w:pPr>
      <w:r w:rsidRPr="00B72CB2">
        <w:rPr>
          <w:sz w:val="16"/>
        </w:rPr>
        <w:t>Although the sovereign crisis and associated risk-off trade have hit energy markets, “we do not see sharply weaker energy fundamentals – whether in commodities, credit or equities,” the Barclays report stated. “</w:t>
      </w:r>
      <w:r w:rsidRPr="00B72CB2">
        <w:rPr>
          <w:rStyle w:val="StyleBoldUnderline"/>
          <w:highlight w:val="yellow"/>
        </w:rPr>
        <w:t>The industry is well capitalized, and the biggest energy market – oil – is facing much greater challenges of supply than demand, based on our analysis. Demand remains robust, most notably outside the OECD, and supply is highly constrained</w:t>
      </w:r>
      <w:r w:rsidRPr="00ED3A9B">
        <w:rPr>
          <w:rStyle w:val="StyleBoldUnderline"/>
        </w:rPr>
        <w:t xml:space="preserve">, </w:t>
      </w:r>
      <w:r w:rsidRPr="00B72CB2">
        <w:rPr>
          <w:sz w:val="16"/>
        </w:rPr>
        <w:t xml:space="preserve">with spare capacity just 2% globally. Recent softening in OECD demand may therefore prevent the oil price from overshooting in 2012, rather than sending it lower.” </w:t>
      </w:r>
    </w:p>
    <w:p w:rsidR="007170D3" w:rsidRDefault="007170D3" w:rsidP="007170D3">
      <w:pPr>
        <w:pStyle w:val="Heading4"/>
      </w:pPr>
      <w:r>
        <w:t>(--) Fears of supply disruptions can send oil prices soaring:</w:t>
      </w:r>
    </w:p>
    <w:p w:rsidR="007170D3" w:rsidRDefault="007170D3" w:rsidP="00B72CB2">
      <w:pPr>
        <w:ind w:left="360"/>
      </w:pPr>
      <w:r w:rsidRPr="00B72CB2">
        <w:rPr>
          <w:rStyle w:val="StyleStyleBold12pt"/>
        </w:rPr>
        <w:t>Economist, 2011</w:t>
      </w:r>
      <w:r>
        <w:t xml:space="preserve"> (March 3, 2011, “The 2011 oil shock,” </w:t>
      </w:r>
      <w:hyperlink r:id="rId76" w:history="1">
        <w:r w:rsidRPr="00C301E5">
          <w:rPr>
            <w:rStyle w:val="Hyperlink"/>
          </w:rPr>
          <w:t>http://www.economist.com/node/18281774</w:t>
        </w:r>
      </w:hyperlink>
      <w:r>
        <w:t>)</w:t>
      </w:r>
    </w:p>
    <w:p w:rsidR="007170D3" w:rsidRDefault="007170D3" w:rsidP="007170D3">
      <w:pPr>
        <w:rPr>
          <w:sz w:val="16"/>
        </w:rPr>
      </w:pPr>
      <w:r w:rsidRPr="00B72CB2">
        <w:rPr>
          <w:rStyle w:val="StyleBoldUnderline"/>
          <w:highlight w:val="yellow"/>
        </w:rPr>
        <w:t xml:space="preserve">That glosses over two big risks. First, a serious supply disruption, </w:t>
      </w:r>
      <w:r w:rsidRPr="00B72CB2">
        <w:rPr>
          <w:rStyle w:val="BoldUnderline"/>
          <w:highlight w:val="yellow"/>
        </w:rPr>
        <w:t>or even the fear of it</w:t>
      </w:r>
      <w:r w:rsidRPr="00B72CB2">
        <w:rPr>
          <w:rStyle w:val="StyleBoldUnderline"/>
          <w:highlight w:val="yellow"/>
        </w:rPr>
        <w:t>, could send the oil price soaring</w:t>
      </w:r>
      <w:r>
        <w:t xml:space="preserve"> </w:t>
      </w:r>
      <w:r w:rsidRPr="008B1C18">
        <w:rPr>
          <w:sz w:val="16"/>
        </w:rPr>
        <w:t>(see article). Second, dearer oil could fuel inflation—and that might prompt a monetary clampdown that throttles the recovery. A lot will depend on the skill of central bankers.</w:t>
      </w:r>
    </w:p>
    <w:p w:rsidR="00121E2D" w:rsidRDefault="00121E2D" w:rsidP="00121E2D">
      <w:pPr>
        <w:pStyle w:val="Heading4"/>
      </w:pPr>
      <w:r>
        <w:t>(--) Oil markets will exaggerate the effects of the plan:</w:t>
      </w:r>
    </w:p>
    <w:p w:rsidR="00121E2D" w:rsidRDefault="00121E2D" w:rsidP="00B72CB2">
      <w:pPr>
        <w:ind w:left="360"/>
      </w:pPr>
      <w:r>
        <w:t xml:space="preserve">David </w:t>
      </w:r>
      <w:r w:rsidRPr="00D237FC">
        <w:rPr>
          <w:rFonts w:ascii="Arial Narrow" w:hAnsi="Arial Narrow"/>
          <w:b/>
          <w:sz w:val="24"/>
          <w:u w:val="thick"/>
          <w:lang w:bidi="en-US"/>
        </w:rPr>
        <w:t xml:space="preserve">Kuo, </w:t>
      </w:r>
      <w:r w:rsidRPr="00B72CB2">
        <w:t>8/15/</w:t>
      </w:r>
      <w:r w:rsidRPr="00D237FC">
        <w:rPr>
          <w:rFonts w:ascii="Arial Narrow" w:hAnsi="Arial Narrow"/>
          <w:b/>
          <w:sz w:val="24"/>
          <w:u w:val="thick"/>
          <w:lang w:bidi="en-US"/>
        </w:rPr>
        <w:t>2012</w:t>
      </w:r>
      <w:r>
        <w:t xml:space="preserve"> (staff writer, “The Outlook for Oil and Gas Shares: Part 1,” Accessed 8/15/2012 at</w:t>
      </w:r>
      <w:r w:rsidR="00B72CB2">
        <w:t xml:space="preserve"> </w:t>
      </w:r>
      <w:hyperlink r:id="rId77" w:history="1">
        <w:r w:rsidRPr="00115F34">
          <w:rPr>
            <w:rStyle w:val="Hyperlink"/>
          </w:rPr>
          <w:t>http://www.msnbc.msn.com/id/48678759/ns/business-motley_fool/</w:t>
        </w:r>
      </w:hyperlink>
      <w:r>
        <w:t>, rwg)</w:t>
      </w:r>
    </w:p>
    <w:p w:rsidR="00E74174" w:rsidRDefault="00121E2D" w:rsidP="00121E2D">
      <w:pPr>
        <w:rPr>
          <w:sz w:val="16"/>
        </w:rPr>
      </w:pPr>
      <w:r w:rsidRPr="00E625AD">
        <w:rPr>
          <w:sz w:val="16"/>
        </w:rPr>
        <w:t xml:space="preserve">David: Good morning to you. Now we'll have a look at some of the oil minnows that we talked about six months ago, but before that I'd like to talk about oil prices, if I may, and the oil price is currently around $100 again, having been at $130, then it fell to about $90, and now it's $100. So what is going on with oil prices, Malcolm?  Malcolm: Well, it's $110 today -- it's been running quite a lot in the last few days. But </w:t>
      </w:r>
      <w:r w:rsidRPr="00B72CB2">
        <w:rPr>
          <w:rStyle w:val="StyleBoldUnderline"/>
          <w:highlight w:val="yellow"/>
        </w:rPr>
        <w:t>the first thing you must remember about oil prices is, they always exaggerate the moves on the upside and on the downside</w:t>
      </w:r>
      <w:r w:rsidRPr="00E625AD">
        <w:rPr>
          <w:sz w:val="16"/>
        </w:rPr>
        <w:t>. So when it got up to $127, $128, it was too high, and likewise when it got to $88 at the end of June, it was probably too low. At the high level, we had all those geopolitical influences from Iran in particular, and the only way to sort that out was to actually put more product onto the marketplace, which Saudi Arabia did -- they increased by two-and-a-half million barrels a day, which is almost what Iran were producing. Other people produce a little more, like Russia and so on, and of course the market suddenly realized there was a lot of crude around, and the price came down. It came down too far, and of course when it got to $88 to $90 at the end of June, suddenly people realized that the forces were working in the other direction. Even the Saudis were caught a little bit short on that front, and they certainly started to cut back their production. Then we had one or two other things, little things which always add to the tension, like Sudan and south Sudan, and activities, shut downs in the North Sea and the Gulf of Mexico and so on.</w:t>
      </w:r>
    </w:p>
    <w:p w:rsidR="00E74174" w:rsidRDefault="00E74174" w:rsidP="00E74174">
      <w:r>
        <w:br w:type="page"/>
      </w:r>
    </w:p>
    <w:p w:rsidR="00B72CB2" w:rsidRDefault="00B72CB2" w:rsidP="00B72CB2">
      <w:pPr>
        <w:pStyle w:val="Heading2"/>
        <w:rPr>
          <w:sz w:val="32"/>
          <w:u w:val="single"/>
        </w:rPr>
      </w:pPr>
      <w:bookmarkStart w:id="55" w:name="_Toc362007442"/>
      <w:r>
        <w:t>AT:  AFF Arguments</w:t>
      </w:r>
      <w:bookmarkEnd w:id="55"/>
      <w:r>
        <w:br w:type="page"/>
      </w:r>
    </w:p>
    <w:p w:rsidR="00E74174" w:rsidRDefault="00E74174" w:rsidP="00E74174">
      <w:pPr>
        <w:pStyle w:val="Heading3"/>
      </w:pPr>
      <w:bookmarkStart w:id="56" w:name="_Toc362007443"/>
      <w:r>
        <w:t>AT:  High Oil Prices Stop Reforms</w:t>
      </w:r>
      <w:bookmarkEnd w:id="56"/>
    </w:p>
    <w:p w:rsidR="00E74174" w:rsidRPr="00E74174" w:rsidRDefault="00E74174" w:rsidP="00E74174">
      <w:pPr>
        <w:pStyle w:val="Heading4"/>
      </w:pPr>
      <w:r>
        <w:t>(--) Puts the cart before the horse, our Duffy evidence indicates the economy will collapse from declining oil prices before the reforms can save it.</w:t>
      </w:r>
    </w:p>
    <w:p w:rsidR="00E74174" w:rsidRDefault="00E74174" w:rsidP="00E74174">
      <w:pPr>
        <w:pStyle w:val="Heading4"/>
        <w:rPr>
          <w:rStyle w:val="StyleStyleBold12pt"/>
          <w:b/>
        </w:rPr>
      </w:pPr>
      <w:r>
        <w:rPr>
          <w:rStyle w:val="StyleStyleBold12pt"/>
          <w:b/>
        </w:rPr>
        <w:t>(--) Reforms are a pipe dream—Putin can’t politically get them through:</w:t>
      </w:r>
    </w:p>
    <w:p w:rsidR="00E74174" w:rsidRDefault="00E74174" w:rsidP="00E74174">
      <w:pPr>
        <w:ind w:left="720"/>
        <w:rPr>
          <w:rStyle w:val="StyleStyleBold12pt"/>
          <w:b w:val="0"/>
        </w:rPr>
      </w:pPr>
      <w:r>
        <w:rPr>
          <w:rStyle w:val="StyleStyleBold12pt"/>
          <w:b w:val="0"/>
        </w:rPr>
        <w:t xml:space="preserve">Timothy </w:t>
      </w:r>
      <w:r w:rsidRPr="008D54DA">
        <w:rPr>
          <w:rStyle w:val="StyleStyleBold12pt"/>
        </w:rPr>
        <w:t>Heritage</w:t>
      </w:r>
      <w:r>
        <w:rPr>
          <w:rStyle w:val="StyleStyleBold12pt"/>
          <w:b w:val="0"/>
        </w:rPr>
        <w:t xml:space="preserve"> </w:t>
      </w:r>
      <w:r w:rsidRPr="008D54DA">
        <w:rPr>
          <w:rStyle w:val="StyleStyleBold12pt"/>
        </w:rPr>
        <w:t>and</w:t>
      </w:r>
      <w:r>
        <w:rPr>
          <w:rStyle w:val="StyleStyleBold12pt"/>
          <w:b w:val="0"/>
        </w:rPr>
        <w:t xml:space="preserve"> Douglas </w:t>
      </w:r>
      <w:r w:rsidRPr="008D54DA">
        <w:rPr>
          <w:rStyle w:val="StyleStyleBold12pt"/>
        </w:rPr>
        <w:t>Busvine</w:t>
      </w:r>
      <w:r>
        <w:rPr>
          <w:rStyle w:val="StyleStyleBold12pt"/>
        </w:rPr>
        <w:t xml:space="preserve">, </w:t>
      </w:r>
      <w:r w:rsidRPr="008D54DA">
        <w:rPr>
          <w:rStyle w:val="StyleStyleBold12pt"/>
        </w:rPr>
        <w:t>6/21/2013</w:t>
      </w:r>
      <w:r>
        <w:rPr>
          <w:rStyle w:val="StyleStyleBold12pt"/>
          <w:b w:val="0"/>
        </w:rPr>
        <w:t xml:space="preserve"> (“Russia's Putin announces investment plan, mood gloomy,” </w:t>
      </w:r>
      <w:hyperlink r:id="rId78" w:history="1">
        <w:r w:rsidRPr="007D1397">
          <w:rPr>
            <w:rStyle w:val="Hyperlink"/>
            <w:sz w:val="26"/>
          </w:rPr>
          <w:t>http://www.reuters.com/article/ 2013/06/21/russia-putin-economy-idUSL5N0EX1SN20130621</w:t>
        </w:r>
      </w:hyperlink>
      <w:r>
        <w:rPr>
          <w:rStyle w:val="StyleStyleBold12pt"/>
          <w:b w:val="0"/>
        </w:rPr>
        <w:t>, Accessed 7/18/2013, rwg)</w:t>
      </w:r>
    </w:p>
    <w:p w:rsidR="00E74174" w:rsidRDefault="00E74174" w:rsidP="00E74174">
      <w:pPr>
        <w:rPr>
          <w:rStyle w:val="StyleStyleBold12pt"/>
          <w:b w:val="0"/>
          <w:sz w:val="14"/>
        </w:rPr>
      </w:pPr>
      <w:r w:rsidRPr="008A213C">
        <w:rPr>
          <w:rStyle w:val="StyleBoldUnderline"/>
          <w:highlight w:val="yellow"/>
        </w:rPr>
        <w:t>Some investors are worried that</w:t>
      </w:r>
      <w:r w:rsidRPr="008A213C">
        <w:rPr>
          <w:rStyle w:val="StyleStyleBold12pt"/>
          <w:b w:val="0"/>
          <w:sz w:val="14"/>
        </w:rPr>
        <w:t xml:space="preserve">, despite his promises, </w:t>
      </w:r>
      <w:r w:rsidRPr="008A213C">
        <w:rPr>
          <w:rStyle w:val="StyleBoldUnderline"/>
          <w:highlight w:val="yellow"/>
        </w:rPr>
        <w:t xml:space="preserve">Putin </w:t>
      </w:r>
      <w:r w:rsidRPr="008A213C">
        <w:rPr>
          <w:rStyle w:val="Emphasis"/>
          <w:highlight w:val="yellow"/>
        </w:rPr>
        <w:t>cannot carry out the reforms</w:t>
      </w:r>
      <w:r w:rsidRPr="008A213C">
        <w:rPr>
          <w:rStyle w:val="StyleBoldUnderline"/>
          <w:highlight w:val="yellow"/>
        </w:rPr>
        <w:t xml:space="preserve"> needed to lift the economy such as reducing its heavy reliance on oil exports</w:t>
      </w:r>
      <w:r w:rsidRPr="008A213C">
        <w:rPr>
          <w:rStyle w:val="StyleStyleBold12pt"/>
          <w:b w:val="0"/>
          <w:sz w:val="14"/>
        </w:rPr>
        <w:t>.</w:t>
      </w:r>
      <w:r w:rsidRPr="008A213C">
        <w:rPr>
          <w:rStyle w:val="StyleStyleBold12pt"/>
          <w:b w:val="0"/>
          <w:sz w:val="12"/>
        </w:rPr>
        <w:t>¶</w:t>
      </w:r>
      <w:r w:rsidRPr="008A213C">
        <w:rPr>
          <w:rStyle w:val="StyleStyleBold12pt"/>
          <w:b w:val="0"/>
          <w:sz w:val="14"/>
        </w:rPr>
        <w:t xml:space="preserve"> "There is a concern that Russia is potentially in some Brezhnev-style stagnation," said Charles Robertson, chief economist at investment bank Renaissance Capital, referring to the Soviet leader Leonid Brezhnev.</w:t>
      </w:r>
      <w:r w:rsidRPr="008A213C">
        <w:rPr>
          <w:rStyle w:val="StyleStyleBold12pt"/>
          <w:b w:val="0"/>
          <w:sz w:val="12"/>
        </w:rPr>
        <w:t>¶</w:t>
      </w:r>
      <w:r w:rsidRPr="008A213C">
        <w:rPr>
          <w:rStyle w:val="StyleStyleBold12pt"/>
          <w:b w:val="0"/>
          <w:sz w:val="14"/>
        </w:rPr>
        <w:t xml:space="preserve"> "Now the energy prices are stagnating as they did in the late 1970s and the early 1980s, and now maybe </w:t>
      </w:r>
      <w:r w:rsidRPr="008A213C">
        <w:rPr>
          <w:rStyle w:val="StyleBoldUnderline"/>
          <w:highlight w:val="yellow"/>
        </w:rPr>
        <w:t xml:space="preserve">reforms are petering out. Maybe </w:t>
      </w:r>
      <w:r w:rsidRPr="008A213C">
        <w:rPr>
          <w:rStyle w:val="Emphasis"/>
          <w:highlight w:val="yellow"/>
        </w:rPr>
        <w:t>politics is a part of the problem</w:t>
      </w:r>
      <w:r w:rsidRPr="008A213C">
        <w:rPr>
          <w:rStyle w:val="StyleBoldUnderline"/>
          <w:highlight w:val="yellow"/>
        </w:rPr>
        <w:t>,"</w:t>
      </w:r>
      <w:r w:rsidRPr="008A213C">
        <w:rPr>
          <w:rStyle w:val="StyleStyleBold12pt"/>
          <w:b w:val="0"/>
          <w:sz w:val="14"/>
        </w:rPr>
        <w:t xml:space="preserve"> he added.</w:t>
      </w:r>
      <w:r w:rsidRPr="008A213C">
        <w:rPr>
          <w:rStyle w:val="StyleStyleBold12pt"/>
          <w:b w:val="0"/>
          <w:sz w:val="12"/>
        </w:rPr>
        <w:t>¶</w:t>
      </w:r>
      <w:r w:rsidRPr="008A213C">
        <w:rPr>
          <w:rStyle w:val="StyleStyleBold12pt"/>
          <w:b w:val="0"/>
          <w:sz w:val="14"/>
        </w:rPr>
        <w:t xml:space="preserve"> Last year Putin, 60, faced the biggest protests since he was first elected president in 2000. The rallies have dwindled but critics accuse Putin of cracking down hard on opponents to silence dissent and stifle democracy.</w:t>
      </w:r>
      <w:r w:rsidRPr="008A213C">
        <w:rPr>
          <w:rStyle w:val="StyleStyleBold12pt"/>
          <w:b w:val="0"/>
          <w:sz w:val="12"/>
        </w:rPr>
        <w:t>¶</w:t>
      </w:r>
      <w:r w:rsidRPr="008A213C">
        <w:rPr>
          <w:rStyle w:val="StyleStyleBold12pt"/>
          <w:b w:val="0"/>
          <w:sz w:val="14"/>
        </w:rPr>
        <w:t xml:space="preserve"> Putin told an audience including foreign investors, Russian business leaders and German Chancellor Angela Merkel that Russia would curb inflation by tying the tariffs charged by state monopolies such as energy firms to retail price growth.</w:t>
      </w:r>
      <w:r w:rsidRPr="008A213C">
        <w:rPr>
          <w:rStyle w:val="StyleStyleBold12pt"/>
          <w:b w:val="0"/>
          <w:sz w:val="12"/>
        </w:rPr>
        <w:t>¶</w:t>
      </w:r>
      <w:r w:rsidRPr="008A213C">
        <w:rPr>
          <w:rStyle w:val="StyleStyleBold12pt"/>
          <w:b w:val="0"/>
          <w:sz w:val="14"/>
        </w:rPr>
        <w:t xml:space="preserve"> He praised the deal sealed by state-run Rosneft which will double Russian oil flows to China and underlines Moscow's growing turn to Asia instead of Europe.</w:t>
      </w:r>
      <w:r w:rsidRPr="008A213C">
        <w:rPr>
          <w:rStyle w:val="StyleStyleBold12pt"/>
          <w:b w:val="0"/>
          <w:sz w:val="12"/>
        </w:rPr>
        <w:t>¶</w:t>
      </w:r>
      <w:r w:rsidRPr="008A213C">
        <w:rPr>
          <w:rStyle w:val="StyleStyleBold12pt"/>
          <w:b w:val="0"/>
          <w:sz w:val="14"/>
        </w:rPr>
        <w:t xml:space="preserve"> "The infrastructure projects are extremely important," German Gref head of state bank Sberbank, said. "In principle it's the right area (for development)."</w:t>
      </w:r>
      <w:r w:rsidRPr="008A213C">
        <w:rPr>
          <w:rStyle w:val="StyleStyleBold12pt"/>
          <w:b w:val="0"/>
          <w:sz w:val="12"/>
        </w:rPr>
        <w:t>¶</w:t>
      </w:r>
      <w:r w:rsidRPr="008A213C">
        <w:rPr>
          <w:rStyle w:val="StyleStyleBold12pt"/>
          <w:b w:val="0"/>
          <w:sz w:val="14"/>
        </w:rPr>
        <w:t xml:space="preserve"> </w:t>
      </w:r>
      <w:r w:rsidRPr="008A213C">
        <w:rPr>
          <w:rStyle w:val="StyleBoldUnderline"/>
          <w:highlight w:val="yellow"/>
        </w:rPr>
        <w:t xml:space="preserve">But many investors are worried by the flight from Russia of a liberal economist, </w:t>
      </w:r>
      <w:r w:rsidRPr="008A213C">
        <w:rPr>
          <w:sz w:val="14"/>
        </w:rPr>
        <w:t xml:space="preserve">Sergei Guriev, after pressure from state prosecutors, </w:t>
      </w:r>
      <w:r w:rsidRPr="008A213C">
        <w:rPr>
          <w:rStyle w:val="StyleBoldUnderline"/>
          <w:highlight w:val="yellow"/>
        </w:rPr>
        <w:t>and by signs that turf wars between political and business elites are intensifying</w:t>
      </w:r>
      <w:r w:rsidRPr="008A213C">
        <w:rPr>
          <w:rStyle w:val="StyleStyleBold12pt"/>
          <w:b w:val="0"/>
          <w:sz w:val="14"/>
        </w:rPr>
        <w:t>.</w:t>
      </w:r>
      <w:r w:rsidRPr="008A213C">
        <w:rPr>
          <w:rStyle w:val="StyleStyleBold12pt"/>
          <w:b w:val="0"/>
          <w:sz w:val="12"/>
        </w:rPr>
        <w:t>¶</w:t>
      </w:r>
      <w:r w:rsidRPr="008A213C">
        <w:rPr>
          <w:rStyle w:val="StyleStyleBold12pt"/>
          <w:b w:val="0"/>
          <w:sz w:val="14"/>
        </w:rPr>
        <w:t xml:space="preserve"> "</w:t>
      </w:r>
      <w:r w:rsidRPr="008A213C">
        <w:rPr>
          <w:rStyle w:val="StyleBoldUnderline"/>
          <w:highlight w:val="yellow"/>
        </w:rPr>
        <w:t>There's a pretty remarkable consensus for what's wrong with the investment climate and it starts with rule of man as opposed to rule of law</w:t>
      </w:r>
      <w:r w:rsidRPr="008A213C">
        <w:rPr>
          <w:rStyle w:val="StyleStyleBold12pt"/>
          <w:b w:val="0"/>
          <w:sz w:val="14"/>
        </w:rPr>
        <w:t>," said Bernie Sucher, of Aton investment group.</w:t>
      </w:r>
    </w:p>
    <w:p w:rsidR="00B72CB2" w:rsidRDefault="00B72CB2" w:rsidP="00B72CB2">
      <w:pPr>
        <w:pStyle w:val="Heading4"/>
      </w:pPr>
      <w:r>
        <w:t>(--) High oil prices allow Russia to make investments in Siberian oil production—benefitting Russia over the long haul:</w:t>
      </w:r>
    </w:p>
    <w:p w:rsidR="00B72CB2" w:rsidRDefault="00B72CB2" w:rsidP="00B72CB2">
      <w:pPr>
        <w:ind w:left="360"/>
      </w:pPr>
      <w:r>
        <w:t xml:space="preserve">ANDREW E. </w:t>
      </w:r>
      <w:r w:rsidRPr="00B72CB2">
        <w:rPr>
          <w:rStyle w:val="StyleStyleBold12pt"/>
        </w:rPr>
        <w:t>KRAMER</w:t>
      </w:r>
      <w:r w:rsidRPr="00624617">
        <w:rPr>
          <w:rStyle w:val="BoldUnderline"/>
        </w:rPr>
        <w:t xml:space="preserve">, </w:t>
      </w:r>
      <w:r w:rsidRPr="00B72CB2">
        <w:t>3/7</w:t>
      </w:r>
      <w:r w:rsidRPr="00624617">
        <w:rPr>
          <w:rStyle w:val="BoldUnderline"/>
        </w:rPr>
        <w:t>/20</w:t>
      </w:r>
      <w:r w:rsidRPr="00B72CB2">
        <w:rPr>
          <w:rStyle w:val="StyleStyleBold12pt"/>
        </w:rPr>
        <w:t>11</w:t>
      </w:r>
      <w:r>
        <w:t xml:space="preserve"> (staff writer, “Russia Cashes In on Mideast Oil Jitters,” </w:t>
      </w:r>
      <w:hyperlink r:id="rId79" w:tgtFrame="_blank" w:history="1">
        <w:r>
          <w:rPr>
            <w:rStyle w:val="Hyperlink"/>
          </w:rPr>
          <w:t>http://www.nytimes.com/2011/03/08/business/global/08oil.html?src=busln</w:t>
        </w:r>
      </w:hyperlink>
      <w:r>
        <w:t>)</w:t>
      </w:r>
    </w:p>
    <w:p w:rsidR="008E1893" w:rsidRDefault="00B72CB2" w:rsidP="00B72CB2">
      <w:pPr>
        <w:spacing w:after="240"/>
        <w:rPr>
          <w:rStyle w:val="Emphasis"/>
          <w:highlight w:val="yellow"/>
        </w:rPr>
      </w:pPr>
      <w:r w:rsidRPr="00B72CB2">
        <w:rPr>
          <w:rStyle w:val="StyleBoldUnderline"/>
          <w:highlight w:val="yellow"/>
        </w:rPr>
        <w:t>In the longer term for Russia, policies that encourage or discourage oil field investment are the bigger determinant of how much oil the country can provide to global markets.</w:t>
      </w:r>
      <w:r w:rsidRPr="00B72CB2">
        <w:rPr>
          <w:highlight w:val="yellow"/>
        </w:rPr>
        <w:t xml:space="preserve"> </w:t>
      </w:r>
      <w:r w:rsidRPr="00B72CB2">
        <w:rPr>
          <w:rStyle w:val="StyleBoldUnderline"/>
          <w:highlight w:val="yellow"/>
        </w:rPr>
        <w:t xml:space="preserve">The energy agency forecasts that Russian energy output will remain about stable for five years, but </w:t>
      </w:r>
      <w:r w:rsidRPr="00B72CB2">
        <w:rPr>
          <w:rStyle w:val="BoldUnderline"/>
          <w:highlight w:val="yellow"/>
        </w:rPr>
        <w:t>will require increasing investments</w:t>
      </w:r>
      <w:r>
        <w:t xml:space="preserve"> </w:t>
      </w:r>
      <w:r w:rsidRPr="008D543E">
        <w:rPr>
          <w:sz w:val="16"/>
        </w:rPr>
        <w:t>as the main oil provinces in western Siberia, having peaked years ago, continue to decline</w:t>
      </w:r>
      <w:r w:rsidRPr="00B72CB2">
        <w:rPr>
          <w:sz w:val="16"/>
          <w:highlight w:val="yellow"/>
        </w:rPr>
        <w:t xml:space="preserve">. </w:t>
      </w:r>
      <w:r w:rsidRPr="00B72CB2">
        <w:rPr>
          <w:rStyle w:val="StyleBoldUnderline"/>
          <w:highlight w:val="yellow"/>
        </w:rPr>
        <w:t xml:space="preserve">In this respect, Middle East instability </w:t>
      </w:r>
      <w:r w:rsidRPr="00B72CB2">
        <w:rPr>
          <w:rStyle w:val="BoldUnderline"/>
          <w:highlight w:val="yellow"/>
        </w:rPr>
        <w:t xml:space="preserve">could bring </w:t>
      </w:r>
      <w:r w:rsidRPr="00B72CB2">
        <w:rPr>
          <w:rStyle w:val="BoldUnderline"/>
          <w:highlight w:val="yellow"/>
          <w:bdr w:val="single" w:sz="4" w:space="0" w:color="auto"/>
        </w:rPr>
        <w:t>longer-term benefits</w:t>
      </w:r>
      <w:r w:rsidRPr="00B72CB2">
        <w:rPr>
          <w:rStyle w:val="BoldUnderline"/>
          <w:highlight w:val="yellow"/>
        </w:rPr>
        <w:t xml:space="preserve"> to Moscow</w:t>
      </w:r>
      <w:r w:rsidRPr="00B72CB2">
        <w:rPr>
          <w:rStyle w:val="StyleBoldUnderline"/>
          <w:highlight w:val="yellow"/>
        </w:rPr>
        <w:t xml:space="preserve"> than the current oil price spike, if it </w:t>
      </w:r>
      <w:r w:rsidRPr="00B72CB2">
        <w:rPr>
          <w:rStyle w:val="BoldUnderline"/>
          <w:highlight w:val="yellow"/>
        </w:rPr>
        <w:t xml:space="preserve">redirects even more of the Western oil industry’s </w:t>
      </w:r>
      <w:r w:rsidRPr="00B72CB2">
        <w:rPr>
          <w:rStyle w:val="Emphasis"/>
          <w:highlight w:val="yellow"/>
        </w:rPr>
        <w:t>investment to Siberia</w:t>
      </w:r>
      <w:r w:rsidRPr="00B72CB2">
        <w:rPr>
          <w:rStyle w:val="StyleBoldUnderline"/>
          <w:highlight w:val="yellow"/>
        </w:rPr>
        <w:t xml:space="preserve"> and the Russian Arctic shelf. For now, at least, </w:t>
      </w:r>
      <w:r w:rsidRPr="00B72CB2">
        <w:rPr>
          <w:rStyle w:val="Emphasis"/>
          <w:highlight w:val="yellow"/>
        </w:rPr>
        <w:t>those investments are flowing.</w:t>
      </w:r>
    </w:p>
    <w:p w:rsidR="008E1893" w:rsidRDefault="008E1893" w:rsidP="008E1893">
      <w:pPr>
        <w:rPr>
          <w:rStyle w:val="Emphasis"/>
          <w:highlight w:val="yellow"/>
        </w:rPr>
      </w:pPr>
      <w:r>
        <w:rPr>
          <w:rStyle w:val="Emphasis"/>
          <w:highlight w:val="yellow"/>
        </w:rPr>
        <w:br w:type="page"/>
      </w:r>
    </w:p>
    <w:p w:rsidR="008E1893" w:rsidRDefault="008E1893" w:rsidP="008E1893">
      <w:pPr>
        <w:pStyle w:val="Heading3"/>
      </w:pPr>
      <w:bookmarkStart w:id="57" w:name="_Toc362007444"/>
      <w:r>
        <w:t>AT:  Chinese Demand Will Keep Oil Prices High</w:t>
      </w:r>
      <w:bookmarkEnd w:id="57"/>
    </w:p>
    <w:p w:rsidR="008E1893" w:rsidRDefault="008E1893" w:rsidP="008E1893">
      <w:pPr>
        <w:pStyle w:val="Heading4"/>
      </w:pPr>
      <w:r>
        <w:t>(--) Chinese demand can’t keep oil prices afloat:</w:t>
      </w:r>
    </w:p>
    <w:p w:rsidR="008E1893" w:rsidRDefault="008E1893" w:rsidP="008E1893">
      <w:pPr>
        <w:ind w:left="360"/>
      </w:pPr>
      <w:r>
        <w:t xml:space="preserve">Kenneth </w:t>
      </w:r>
      <w:r w:rsidRPr="008E1893">
        <w:rPr>
          <w:rStyle w:val="StyleStyleBold12pt"/>
        </w:rPr>
        <w:t>Rapoza, 2011</w:t>
      </w:r>
      <w:r>
        <w:t xml:space="preserve"> (staff writer, 8/15/2011, </w:t>
      </w:r>
      <w:hyperlink r:id="rId80" w:history="1">
        <w:r w:rsidRPr="00C301E5">
          <w:rPr>
            <w:rStyle w:val="Hyperlink"/>
          </w:rPr>
          <w:t>http://www.forbes.com/sites/kenrapoza/2011/08/15/why-china-wont-save-oil-prices/</w:t>
        </w:r>
      </w:hyperlink>
      <w:r>
        <w:t>)</w:t>
      </w:r>
    </w:p>
    <w:p w:rsidR="008E1893" w:rsidRDefault="008E1893" w:rsidP="008E1893">
      <w:r w:rsidRPr="000E7DF6">
        <w:rPr>
          <w:sz w:val="16"/>
        </w:rPr>
        <w:t xml:space="preserve">Two things drive the oil market: the price targets set by the big bulge bracket banks, namely Goldman Sachs, and China.  Goldman Sachs’ thoughts are generally focused on momentum. When momentum looses forward motion, </w:t>
      </w:r>
      <w:r w:rsidRPr="000E7DF6">
        <w:rPr>
          <w:rStyle w:val="StyleBoldUnderline"/>
          <w:sz w:val="16"/>
        </w:rPr>
        <w:t>oil</w:t>
      </w:r>
      <w:r w:rsidRPr="000E7DF6">
        <w:rPr>
          <w:rStyle w:val="StyleBoldUnderline"/>
        </w:rPr>
        <w:t xml:space="preserve"> </w:t>
      </w:r>
      <w:r w:rsidRPr="008E1893">
        <w:rPr>
          <w:rStyle w:val="StyleBoldUnderline"/>
          <w:highlight w:val="yellow"/>
        </w:rPr>
        <w:t>bulls point to Chinese demand as being the floor under which oil can always stand.  Yet, despite strong fundamentals in China</w:t>
      </w:r>
      <w:r>
        <w:t xml:space="preserve">, </w:t>
      </w:r>
      <w:r w:rsidRPr="000E7DF6">
        <w:rPr>
          <w:sz w:val="16"/>
        </w:rPr>
        <w:t>and 9% GDP growth forecast again this year,</w:t>
      </w:r>
      <w:r>
        <w:t xml:space="preserve"> </w:t>
      </w:r>
      <w:r w:rsidRPr="008E1893">
        <w:rPr>
          <w:rStyle w:val="StyleBoldUnderline"/>
          <w:highlight w:val="yellow"/>
        </w:rPr>
        <w:t>oil prices are declining.</w:t>
      </w:r>
      <w:r>
        <w:t xml:space="preserve"> </w:t>
      </w:r>
      <w:r w:rsidRPr="000E7DF6">
        <w:rPr>
          <w:sz w:val="16"/>
        </w:rPr>
        <w:t>Maybe they would decline more, but the driver of oil remains the U.S. and European economies, says Richard Soultanian, president of energy consulting firm NUS Consulting Group.</w:t>
      </w:r>
      <w:r>
        <w:t xml:space="preserve"> </w:t>
      </w:r>
    </w:p>
    <w:p w:rsidR="008E1893" w:rsidRDefault="008E1893" w:rsidP="008E1893">
      <w:pPr>
        <w:pStyle w:val="Heading4"/>
      </w:pPr>
      <w:r>
        <w:t>(--) Chinese demand is insufficient to cause declining oil prices:</w:t>
      </w:r>
    </w:p>
    <w:p w:rsidR="008E1893" w:rsidRDefault="008E1893" w:rsidP="008E1893">
      <w:pPr>
        <w:ind w:left="360"/>
      </w:pPr>
      <w:r>
        <w:t xml:space="preserve">Kenneth </w:t>
      </w:r>
      <w:r w:rsidRPr="008E1893">
        <w:rPr>
          <w:rStyle w:val="StyleStyleBold12pt"/>
        </w:rPr>
        <w:t>Rapoza, 2011</w:t>
      </w:r>
      <w:r>
        <w:t xml:space="preserve"> (staff writer, 8/15/2011, </w:t>
      </w:r>
      <w:hyperlink r:id="rId81" w:history="1">
        <w:r w:rsidRPr="00C301E5">
          <w:rPr>
            <w:rStyle w:val="Hyperlink"/>
          </w:rPr>
          <w:t>http://www.forbes.com/sites/kenrapoza/2011/08/15/why-china-wont-save-oil-prices/</w:t>
        </w:r>
      </w:hyperlink>
      <w:r>
        <w:t>)</w:t>
      </w:r>
    </w:p>
    <w:p w:rsidR="008E1893" w:rsidRPr="000E7DF6" w:rsidRDefault="008E1893" w:rsidP="008E1893">
      <w:pPr>
        <w:rPr>
          <w:rStyle w:val="StyleBoldUnderline"/>
        </w:rPr>
      </w:pPr>
      <w:r>
        <w:t>“</w:t>
      </w:r>
      <w:r w:rsidRPr="008E1893">
        <w:rPr>
          <w:rStyle w:val="StyleBoldUnderline"/>
          <w:highlight w:val="yellow"/>
        </w:rPr>
        <w:t>China demand is not enough to make up for the U.S. and European declines going forward</w:t>
      </w:r>
      <w:r w:rsidRPr="008E1893">
        <w:rPr>
          <w:highlight w:val="yellow"/>
        </w:rPr>
        <w:t>,”</w:t>
      </w:r>
      <w:r>
        <w:t xml:space="preserve"> </w:t>
      </w:r>
      <w:r w:rsidRPr="000E7DF6">
        <w:rPr>
          <w:sz w:val="16"/>
        </w:rPr>
        <w:t>Soultanian says</w:t>
      </w:r>
      <w:r>
        <w:t>. “</w:t>
      </w:r>
      <w:r w:rsidRPr="008E1893">
        <w:rPr>
          <w:rStyle w:val="StyleBoldUnderline"/>
          <w:highlight w:val="yellow"/>
        </w:rPr>
        <w:t>China has become more of a psychological trade for oil and is used to support fundamentals</w:t>
      </w:r>
      <w:r>
        <w:t xml:space="preserve">. </w:t>
      </w:r>
      <w:r w:rsidRPr="000E7DF6">
        <w:rPr>
          <w:sz w:val="16"/>
        </w:rPr>
        <w:t>When momentum is pushing oil prices higher, any China news on demand will drive prices higher. But</w:t>
      </w:r>
      <w:r>
        <w:t xml:space="preserve"> </w:t>
      </w:r>
      <w:r w:rsidRPr="008E1893">
        <w:rPr>
          <w:rStyle w:val="StyleBoldUnderline"/>
          <w:highlight w:val="yellow"/>
        </w:rPr>
        <w:t>when momentum turns on you, China can say they are buying a million barrels of oil today and oil prices will still decline because the trade is mostly speculative and not looking at underlying demand,” he says.</w:t>
      </w:r>
    </w:p>
    <w:p w:rsidR="008E1893" w:rsidRDefault="008E1893" w:rsidP="008E1893">
      <w:pPr>
        <w:pStyle w:val="Heading4"/>
      </w:pPr>
      <w:r>
        <w:t>(--) Chinese oil demand doesn’t offset US oil demand:</w:t>
      </w:r>
    </w:p>
    <w:p w:rsidR="008E1893" w:rsidRDefault="008E1893" w:rsidP="008E1893">
      <w:pPr>
        <w:ind w:left="360"/>
      </w:pPr>
      <w:r>
        <w:t xml:space="preserve">Kenneth </w:t>
      </w:r>
      <w:r w:rsidRPr="008E1893">
        <w:rPr>
          <w:rStyle w:val="StyleStyleBold12pt"/>
        </w:rPr>
        <w:t>Rapoza, 2011</w:t>
      </w:r>
      <w:r>
        <w:t xml:space="preserve"> (staff writer, 8/15/2011, </w:t>
      </w:r>
      <w:hyperlink r:id="rId82" w:history="1">
        <w:r w:rsidRPr="00C301E5">
          <w:rPr>
            <w:rStyle w:val="Hyperlink"/>
          </w:rPr>
          <w:t>http://www.forbes.com/sites/kenrapoza/2011/08/15/why-china-wont-save-oil-prices/</w:t>
        </w:r>
      </w:hyperlink>
      <w:r>
        <w:t>)</w:t>
      </w:r>
    </w:p>
    <w:p w:rsidR="008E1893" w:rsidRDefault="008E1893" w:rsidP="008E1893">
      <w:pPr>
        <w:rPr>
          <w:sz w:val="16"/>
        </w:rPr>
      </w:pPr>
      <w:r w:rsidRPr="008E1893">
        <w:rPr>
          <w:rStyle w:val="StyleBoldUnderline"/>
          <w:highlight w:val="yellow"/>
        </w:rPr>
        <w:t>China’s oil demand is rising. The country consumes around 9 million barrels a day</w:t>
      </w:r>
      <w:r w:rsidRPr="008E1893">
        <w:rPr>
          <w:sz w:val="16"/>
        </w:rPr>
        <w:t xml:space="preserve">, up from 8.5 million daily in 2009 and around 7.5 million in 2008. China is the No. 2 oil consumer in the world, using up more oil on a daily basis than Japan and India combined. </w:t>
      </w:r>
      <w:r w:rsidRPr="008E1893">
        <w:rPr>
          <w:rStyle w:val="StyleBoldUnderline"/>
          <w:highlight w:val="yellow"/>
        </w:rPr>
        <w:t>However, by comparison, it still consumes less than half of the what the U.S. consumes daily</w:t>
      </w:r>
      <w:r w:rsidRPr="008E1893">
        <w:rPr>
          <w:sz w:val="16"/>
          <w:highlight w:val="yellow"/>
        </w:rPr>
        <w:t>.</w:t>
      </w:r>
      <w:r w:rsidRPr="008E1893">
        <w:rPr>
          <w:sz w:val="16"/>
        </w:rPr>
        <w:t xml:space="preserve"> Before the 2008 economic crisis hit the U.S. and Europe, American companies and individuals were consuming over 20 million barrels of oil daily, according to the U.S. Energy Information Agency. The number is now around 19 million, with the Energy Information Agency forecasting Monday that U.S. oil demand will likely end the year at 19.03 million barrels daily, a 150,000 barrels a day decline from 2010.</w:t>
      </w:r>
    </w:p>
    <w:p w:rsidR="008E1893" w:rsidRDefault="008E1893" w:rsidP="008E1893">
      <w:r>
        <w:br w:type="page"/>
      </w:r>
    </w:p>
    <w:p w:rsidR="008E1893" w:rsidRDefault="008E1893" w:rsidP="008E1893">
      <w:pPr>
        <w:pStyle w:val="Heading3"/>
      </w:pPr>
      <w:bookmarkStart w:id="58" w:name="_Toc362007445"/>
      <w:r>
        <w:t>AT:  Saudis Check High Oil Prices</w:t>
      </w:r>
      <w:bookmarkEnd w:id="58"/>
    </w:p>
    <w:p w:rsidR="008E1893" w:rsidRDefault="008E1893" w:rsidP="008E1893">
      <w:pPr>
        <w:pStyle w:val="Heading4"/>
      </w:pPr>
      <w:r>
        <w:t>(--) Saudi Arabia can’t check oil price spikes—not enough spare capacity:</w:t>
      </w:r>
    </w:p>
    <w:p w:rsidR="008E1893" w:rsidRDefault="008E1893" w:rsidP="008E1893">
      <w:pPr>
        <w:ind w:firstLine="360"/>
      </w:pPr>
      <w:r w:rsidRPr="008E1893">
        <w:rPr>
          <w:rStyle w:val="StyleStyleBold12pt"/>
        </w:rPr>
        <w:t>The Economist</w:t>
      </w:r>
      <w:r>
        <w:t>, 3/3/20</w:t>
      </w:r>
      <w:r w:rsidRPr="008E1893">
        <w:rPr>
          <w:rStyle w:val="StyleStyleBold12pt"/>
        </w:rPr>
        <w:t xml:space="preserve">11 </w:t>
      </w:r>
      <w:r>
        <w:t xml:space="preserve">(“The price of fear,” </w:t>
      </w:r>
      <w:hyperlink r:id="rId83" w:history="1">
        <w:r w:rsidRPr="00C301E5">
          <w:rPr>
            <w:rStyle w:val="Hyperlink"/>
          </w:rPr>
          <w:t>http://www.economist.com/node/18285768</w:t>
        </w:r>
      </w:hyperlink>
      <w:r>
        <w:t>)</w:t>
      </w:r>
    </w:p>
    <w:p w:rsidR="008E1893" w:rsidRDefault="008E1893" w:rsidP="008E1893">
      <w:r w:rsidRPr="008E1893">
        <w:rPr>
          <w:rStyle w:val="StyleBoldUnderline"/>
          <w:highlight w:val="yellow"/>
        </w:rPr>
        <w:t>Why, then, are traders still so nervous?</w:t>
      </w:r>
      <w:r>
        <w:t xml:space="preserve"> </w:t>
      </w:r>
      <w:r w:rsidRPr="000E7DF6">
        <w:rPr>
          <w:sz w:val="16"/>
        </w:rPr>
        <w:t>The answer is that the long-term trends of supply and demand were already unfavourable when the Arab shoe-throwers intervened. Before the uprisings, a barrel of Brent crude was commanding close to $100 a barrel. World demand grew by an extraordinary 2.7m b/d in 2010, according to the International Energy Agency. It will probably keep growing by another 1.5m b/d this year and the same again next, as the rich world recovers and demand surges in China and the rest of Asia. Net expansion of non-OPEC supplies is likely to be negligible in the coming years.</w:t>
      </w:r>
      <w:r>
        <w:t xml:space="preserve"> </w:t>
      </w:r>
      <w:r w:rsidRPr="008E1893">
        <w:rPr>
          <w:rStyle w:val="StyleBoldUnderline"/>
          <w:highlight w:val="yellow"/>
        </w:rPr>
        <w:t>Though the rich world’s inventories are high, with cover of around 50 days, it is not clear that Saudi Arabia can pump much more than it did in 2008; and the speed of oil released from government reserves</w:t>
      </w:r>
      <w:r>
        <w:t xml:space="preserve">, </w:t>
      </w:r>
      <w:r w:rsidRPr="000E7DF6">
        <w:rPr>
          <w:sz w:val="16"/>
        </w:rPr>
        <w:t>such as America’s Strategic Petroleum Reserve</w:t>
      </w:r>
      <w:r>
        <w:t xml:space="preserve">, </w:t>
      </w:r>
      <w:r w:rsidRPr="008E1893">
        <w:rPr>
          <w:rStyle w:val="StyleBoldUnderline"/>
          <w:highlight w:val="yellow"/>
        </w:rPr>
        <w:t>also has upper limits.</w:t>
      </w:r>
    </w:p>
    <w:p w:rsidR="008E1893" w:rsidRDefault="008E1893" w:rsidP="008E1893">
      <w:pPr>
        <w:pStyle w:val="Heading4"/>
      </w:pPr>
      <w:r>
        <w:t>(--) Saudi Arabia lacks spare capacity to stabilize oil markets:</w:t>
      </w:r>
    </w:p>
    <w:p w:rsidR="008E1893" w:rsidRDefault="008E1893" w:rsidP="008E1893">
      <w:pPr>
        <w:ind w:left="360"/>
      </w:pPr>
      <w:r>
        <w:t xml:space="preserve">David </w:t>
      </w:r>
      <w:r w:rsidRPr="008E1893">
        <w:rPr>
          <w:rStyle w:val="StyleStyleBold12pt"/>
        </w:rPr>
        <w:t>Case,</w:t>
      </w:r>
      <w:r>
        <w:t xml:space="preserve"> 2/25/20</w:t>
      </w:r>
      <w:r w:rsidRPr="008E1893">
        <w:rPr>
          <w:rStyle w:val="StyleStyleBold12pt"/>
        </w:rPr>
        <w:t>11</w:t>
      </w:r>
      <w:r w:rsidRPr="00E05FFC">
        <w:rPr>
          <w:rStyle w:val="BoldUnderline"/>
        </w:rPr>
        <w:t xml:space="preserve"> </w:t>
      </w:r>
      <w:r>
        <w:t xml:space="preserve">(staff writer, “T. Boone Pickens doubts Saudi Arabia can stabilize oil prices,”  </w:t>
      </w:r>
      <w:hyperlink r:id="rId84" w:history="1">
        <w:r w:rsidRPr="00C301E5">
          <w:rPr>
            <w:rStyle w:val="Hyperlink"/>
          </w:rPr>
          <w:t>http://www.globalpost.com/dispatch/news/business-tech/110225/t-boone-pickens-saudi-arabia-oil-prices</w:t>
        </w:r>
      </w:hyperlink>
      <w:r>
        <w:t>)</w:t>
      </w:r>
    </w:p>
    <w:p w:rsidR="008E1893" w:rsidRPr="00E05FFC" w:rsidRDefault="008E1893" w:rsidP="008E1893">
      <w:pPr>
        <w:rPr>
          <w:rStyle w:val="StyleBoldUnderline"/>
        </w:rPr>
      </w:pPr>
      <w:r>
        <w:t xml:space="preserve">BOSTON — </w:t>
      </w:r>
      <w:r w:rsidRPr="008E1893">
        <w:rPr>
          <w:rStyle w:val="StyleBoldUnderline"/>
          <w:highlight w:val="yellow"/>
        </w:rPr>
        <w:t>On Thursday, Saudi Arabia calmed oil markets by stating that it would increase production to cover shortfalls from unrest in the Middle East. But today</w:t>
      </w:r>
      <w:r w:rsidRPr="008E1893">
        <w:rPr>
          <w:highlight w:val="yellow"/>
        </w:rPr>
        <w:t>,</w:t>
      </w:r>
      <w:r>
        <w:t xml:space="preserve"> Texas oil magnate T. Boone </w:t>
      </w:r>
      <w:r w:rsidRPr="008E1893">
        <w:rPr>
          <w:rStyle w:val="StyleBoldUnderline"/>
          <w:highlight w:val="yellow"/>
        </w:rPr>
        <w:t>Pickens told GlobalPost that Saudi Arabia may not have enough capacity to do so.</w:t>
      </w:r>
    </w:p>
    <w:p w:rsidR="008E1893" w:rsidRDefault="008E1893" w:rsidP="008E1893">
      <w:pPr>
        <w:pStyle w:val="Heading4"/>
      </w:pPr>
      <w:r>
        <w:t>(--) Empirically, Saudi Arabia lacks spare capacity to stabilize oil markets:</w:t>
      </w:r>
    </w:p>
    <w:p w:rsidR="008E1893" w:rsidRDefault="008E1893" w:rsidP="008E1893">
      <w:pPr>
        <w:ind w:left="360"/>
      </w:pPr>
      <w:r>
        <w:t xml:space="preserve">David </w:t>
      </w:r>
      <w:r w:rsidRPr="008E1893">
        <w:rPr>
          <w:rStyle w:val="StyleStyleBold12pt"/>
        </w:rPr>
        <w:t>Case,</w:t>
      </w:r>
      <w:r>
        <w:t xml:space="preserve"> 2/25/20</w:t>
      </w:r>
      <w:r w:rsidRPr="008E1893">
        <w:rPr>
          <w:rStyle w:val="StyleStyleBold12pt"/>
        </w:rPr>
        <w:t xml:space="preserve">11 </w:t>
      </w:r>
      <w:r>
        <w:t xml:space="preserve">(staff writer, “T. Boone Pickens doubts Saudi Arabia can stabilize oil prices,”  </w:t>
      </w:r>
      <w:hyperlink r:id="rId85" w:history="1">
        <w:r w:rsidRPr="00FF7648">
          <w:rPr>
            <w:rStyle w:val="Hyperlink"/>
          </w:rPr>
          <w:t>http://www.globalpost.com/dispatch/news/business-tech/110225/t-boone-pickens-saudi-arabia-oil-prices</w:t>
        </w:r>
      </w:hyperlink>
      <w:r>
        <w:t>)</w:t>
      </w:r>
    </w:p>
    <w:p w:rsidR="008E1893" w:rsidRPr="008E1893" w:rsidRDefault="008E1893" w:rsidP="008E1893">
      <w:pPr>
        <w:rPr>
          <w:rStyle w:val="StyleBoldUnderline"/>
        </w:rPr>
      </w:pPr>
      <w:r w:rsidRPr="008E1893">
        <w:rPr>
          <w:rStyle w:val="StyleBoldUnderline"/>
          <w:highlight w:val="yellow"/>
        </w:rPr>
        <w:t>Pickens based his skepticism over Saudi Arabia’s capacity claims on the country’s inability to pump additional oil from its aging fields prior to the financial crisis, as prices soared to record highs</w:t>
      </w:r>
      <w:r w:rsidRPr="000E7DF6">
        <w:rPr>
          <w:rStyle w:val="BoldUnderline"/>
        </w:rPr>
        <w:t>.</w:t>
      </w:r>
      <w:r>
        <w:t xml:space="preserve"> </w:t>
      </w:r>
      <w:r w:rsidRPr="000E7DF6">
        <w:rPr>
          <w:sz w:val="16"/>
        </w:rPr>
        <w:t>He stressed that</w:t>
      </w:r>
      <w:r>
        <w:t xml:space="preserve"> </w:t>
      </w:r>
      <w:r w:rsidRPr="008E1893">
        <w:rPr>
          <w:rStyle w:val="StyleBoldUnderline"/>
          <w:highlight w:val="yellow"/>
        </w:rPr>
        <w:t>no one can say for sure what Saudi Arabia’s capacity is, due to the lack of transparency in the world’s biggest oil exporter. “They won’t let you audit the reserves, and you don’t really know what the production level is.”</w:t>
      </w:r>
    </w:p>
    <w:p w:rsidR="008E1893" w:rsidRPr="008E1893" w:rsidRDefault="008E1893" w:rsidP="008E1893">
      <w:pPr>
        <w:rPr>
          <w:sz w:val="16"/>
        </w:rPr>
      </w:pPr>
    </w:p>
    <w:p w:rsidR="00B72CB2" w:rsidRDefault="00B72CB2" w:rsidP="00B72CB2">
      <w:pPr>
        <w:spacing w:after="240"/>
        <w:rPr>
          <w:rStyle w:val="BoldUnderline"/>
        </w:rPr>
      </w:pPr>
    </w:p>
    <w:p w:rsidR="00B72CB2" w:rsidRPr="008A213C" w:rsidRDefault="00B72CB2" w:rsidP="00E74174">
      <w:pPr>
        <w:rPr>
          <w:rStyle w:val="StyleStyleBold12pt"/>
          <w:b w:val="0"/>
          <w:sz w:val="14"/>
        </w:rPr>
      </w:pPr>
    </w:p>
    <w:p w:rsidR="007170D3" w:rsidRDefault="007170D3" w:rsidP="007170D3">
      <w:pPr>
        <w:pStyle w:val="Heading2"/>
        <w:rPr>
          <w:sz w:val="32"/>
          <w:u w:val="single"/>
        </w:rPr>
      </w:pPr>
      <w:bookmarkStart w:id="59" w:name="_Toc335830379"/>
      <w:bookmarkStart w:id="60" w:name="_Toc349306936"/>
      <w:bookmarkStart w:id="61" w:name="_Toc360210069"/>
      <w:bookmarkStart w:id="62" w:name="_Toc360210167"/>
      <w:bookmarkStart w:id="63" w:name="_Toc362007446"/>
      <w:r>
        <w:t>Impact</w:t>
      </w:r>
      <w:bookmarkEnd w:id="59"/>
      <w:bookmarkEnd w:id="60"/>
      <w:bookmarkEnd w:id="61"/>
      <w:bookmarkEnd w:id="62"/>
      <w:r w:rsidR="00B72CB2">
        <w:t xml:space="preserve"> Extensions</w:t>
      </w:r>
      <w:bookmarkEnd w:id="63"/>
      <w:r>
        <w:br w:type="page"/>
      </w:r>
    </w:p>
    <w:p w:rsidR="007170D3" w:rsidRDefault="007170D3" w:rsidP="007170D3">
      <w:pPr>
        <w:pStyle w:val="Heading3"/>
      </w:pPr>
      <w:bookmarkStart w:id="64" w:name="_Toc335830380"/>
      <w:bookmarkStart w:id="65" w:name="_Toc349306937"/>
      <w:bookmarkStart w:id="66" w:name="_Toc360210070"/>
      <w:bookmarkStart w:id="67" w:name="_Toc360210168"/>
      <w:bookmarkStart w:id="68" w:name="_Toc362007447"/>
      <w:r>
        <w:t>Impacts:  Nuke War</w:t>
      </w:r>
      <w:bookmarkEnd w:id="64"/>
      <w:bookmarkEnd w:id="65"/>
      <w:bookmarkEnd w:id="66"/>
      <w:bookmarkEnd w:id="67"/>
      <w:bookmarkEnd w:id="68"/>
    </w:p>
    <w:p w:rsidR="00387DC6" w:rsidRDefault="00387DC6" w:rsidP="00443257">
      <w:pPr>
        <w:pStyle w:val="Heading4"/>
      </w:pPr>
      <w:r>
        <w:t>(--) Extend our Speice evidence—Russian economic decline threatens the control over their nuclear arsenal—risking an accidental nuclear war between the US &amp; Russia or between the US &amp; nations hostile to the US.</w:t>
      </w:r>
    </w:p>
    <w:p w:rsidR="00443257" w:rsidRPr="006B1B37" w:rsidRDefault="00B72CB2" w:rsidP="00443257">
      <w:pPr>
        <w:pStyle w:val="Heading4"/>
      </w:pPr>
      <w:r>
        <w:t xml:space="preserve">(--) </w:t>
      </w:r>
      <w:r w:rsidR="00443257" w:rsidRPr="006B1B37">
        <w:t>Russian economic decline causes nuclear war</w:t>
      </w:r>
      <w:r>
        <w:t>—existential risk</w:t>
      </w:r>
    </w:p>
    <w:p w:rsidR="00443257" w:rsidRPr="00155358" w:rsidRDefault="00443257" w:rsidP="00443257">
      <w:pPr>
        <w:rPr>
          <w:sz w:val="14"/>
        </w:rPr>
      </w:pPr>
      <w:r w:rsidRPr="00FD1792">
        <w:rPr>
          <w:rStyle w:val="StyleStyleBold12pt"/>
        </w:rPr>
        <w:t>FILGER 2009</w:t>
      </w:r>
      <w:r w:rsidRPr="00155358">
        <w:rPr>
          <w:sz w:val="14"/>
        </w:rPr>
        <w:t xml:space="preserve"> (Sheldon, author and blogger for the Huffington Post, “Russian Economy Faces Disastrous Free Fall Contraction” http://www.globaleconomiccrisis.com/blog/archives/356)</w:t>
      </w:r>
    </w:p>
    <w:p w:rsidR="00443257" w:rsidRPr="00483BDD" w:rsidRDefault="00443257" w:rsidP="00443257">
      <w:r w:rsidRPr="00FD1792">
        <w:rPr>
          <w:rStyle w:val="StyleBoldUnderline"/>
          <w:highlight w:val="yellow"/>
        </w:rPr>
        <w:t>In Russia</w:t>
      </w:r>
      <w:r w:rsidRPr="00155358">
        <w:rPr>
          <w:sz w:val="14"/>
        </w:rPr>
        <w:t xml:space="preserve"> historically, </w:t>
      </w:r>
      <w:r w:rsidRPr="00FD1792">
        <w:rPr>
          <w:rStyle w:val="StyleBoldUnderline"/>
          <w:highlight w:val="yellow"/>
        </w:rPr>
        <w:t>economic health and political stability are intertwined to a degree that is rarely encountered in other major</w:t>
      </w:r>
      <w:r w:rsidRPr="00155358">
        <w:rPr>
          <w:sz w:val="14"/>
        </w:rPr>
        <w:t xml:space="preserve"> industrialized </w:t>
      </w:r>
      <w:r w:rsidRPr="00FD1792">
        <w:rPr>
          <w:rStyle w:val="StyleBoldUnderline"/>
          <w:highlight w:val="yellow"/>
        </w:rPr>
        <w:t>economies.</w:t>
      </w:r>
      <w:r w:rsidRPr="00155358">
        <w:rPr>
          <w:sz w:val="14"/>
        </w:rPr>
        <w:t xml:space="preserve"> It was the economic stagnation of the former Soviet Union that led to its political downfall. Similarly, </w:t>
      </w:r>
      <w:r w:rsidRPr="00155358">
        <w:rPr>
          <w:u w:val="single"/>
        </w:rPr>
        <w:t>Medvedev and Putin</w:t>
      </w:r>
      <w:r w:rsidRPr="00155358">
        <w:rPr>
          <w:sz w:val="14"/>
        </w:rPr>
        <w:t xml:space="preserve">, both intimately acquainted with their nation’s history, </w:t>
      </w:r>
      <w:r w:rsidRPr="00155358">
        <w:rPr>
          <w:u w:val="single"/>
        </w:rPr>
        <w:t>are unquestionably alarmed at</w:t>
      </w:r>
      <w:r w:rsidRPr="00FD1792">
        <w:rPr>
          <w:rStyle w:val="StyleBoldUnderline"/>
        </w:rPr>
        <w:t xml:space="preserve"> </w:t>
      </w:r>
      <w:r w:rsidRPr="00FD1792">
        <w:rPr>
          <w:rStyle w:val="StyleBoldUnderline"/>
          <w:highlight w:val="yellow"/>
        </w:rPr>
        <w:t>the prospect that Russia’s economic crisis will endanger the nation’s political stability,</w:t>
      </w:r>
      <w:r w:rsidRPr="00155358">
        <w:rPr>
          <w:sz w:val="14"/>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FD1792">
        <w:rPr>
          <w:rStyle w:val="StyleBoldUnderline"/>
          <w:highlight w:val="yellow"/>
        </w:rPr>
        <w:t>Should the Russian economy deteriorate</w:t>
      </w:r>
      <w:r w:rsidRPr="00FD1792">
        <w:rPr>
          <w:rStyle w:val="StyleBoldUnderline"/>
        </w:rPr>
        <w:t xml:space="preserve"> </w:t>
      </w:r>
      <w:r w:rsidRPr="00155358">
        <w:rPr>
          <w:sz w:val="14"/>
        </w:rPr>
        <w:t xml:space="preserve">to the point where economic collapse is not out of the question, </w:t>
      </w:r>
      <w:r w:rsidRPr="00FD1792">
        <w:rPr>
          <w:rStyle w:val="StyleBoldUnderline"/>
          <w:highlight w:val="yellow"/>
        </w:rPr>
        <w:t>the impact will go far beyond the obvious accelerant such an outcome would be for the Global Economic Crisis.</w:t>
      </w:r>
      <w:r w:rsidRPr="00155358">
        <w:rPr>
          <w:sz w:val="14"/>
        </w:rPr>
        <w:t xml:space="preserve"> There is a geopolitical dimension that is even more relevant then the economic context. Despite its economic vulnerabilities and perceived decline from superpower status, </w:t>
      </w:r>
      <w:r w:rsidRPr="00FD1792">
        <w:rPr>
          <w:rStyle w:val="StyleBoldUnderline"/>
          <w:highlight w:val="yellow"/>
        </w:rPr>
        <w:t xml:space="preserve">Russia remains one of only two nations on earth with a </w:t>
      </w:r>
      <w:r w:rsidRPr="00B72CB2">
        <w:rPr>
          <w:rStyle w:val="Emphasis"/>
          <w:highlight w:val="yellow"/>
        </w:rPr>
        <w:t>nuclear arsenal</w:t>
      </w:r>
      <w:r w:rsidRPr="00FD1792">
        <w:rPr>
          <w:rStyle w:val="StyleBoldUnderline"/>
          <w:highlight w:val="yellow"/>
        </w:rPr>
        <w:t xml:space="preserve"> of sufficient scope and capability to </w:t>
      </w:r>
      <w:r w:rsidRPr="00B72CB2">
        <w:rPr>
          <w:rStyle w:val="Emphasis"/>
          <w:highlight w:val="yellow"/>
        </w:rPr>
        <w:t>destroy the world</w:t>
      </w:r>
      <w:r w:rsidRPr="00155358">
        <w:rPr>
          <w:sz w:val="14"/>
        </w:rPr>
        <w:t xml:space="preserve"> as we know it. For that reason, it is not only President Medvedev and Prime Minister Putin who will be lying awake at nights over the prospect that </w:t>
      </w:r>
      <w:r w:rsidRPr="00FD1792">
        <w:rPr>
          <w:rStyle w:val="StyleBoldUnderline"/>
          <w:highlight w:val="yellow"/>
        </w:rPr>
        <w:t>a national economic crisis can transform itself into a virulent and destabilizing</w:t>
      </w:r>
      <w:r w:rsidRPr="00FD1792">
        <w:rPr>
          <w:rStyle w:val="StyleBoldUnderline"/>
        </w:rPr>
        <w:t xml:space="preserve"> </w:t>
      </w:r>
      <w:r w:rsidRPr="00155358">
        <w:rPr>
          <w:sz w:val="14"/>
        </w:rPr>
        <w:t xml:space="preserve">social and political </w:t>
      </w:r>
      <w:r w:rsidRPr="00FD1792">
        <w:rPr>
          <w:rStyle w:val="StyleBoldUnderline"/>
          <w:highlight w:val="yellow"/>
        </w:rPr>
        <w:t>upheaval</w:t>
      </w:r>
      <w:r w:rsidRPr="00155358">
        <w:rPr>
          <w:sz w:val="14"/>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FD1792">
        <w:rPr>
          <w:rStyle w:val="StyleBoldUnderline"/>
          <w:highlight w:val="yellow"/>
        </w:rPr>
        <w:t>During the years</w:t>
      </w:r>
      <w:r w:rsidRPr="00155358">
        <w:rPr>
          <w:sz w:val="14"/>
        </w:rPr>
        <w:t xml:space="preserve"> Boris </w:t>
      </w:r>
      <w:r w:rsidRPr="00FD1792">
        <w:rPr>
          <w:rStyle w:val="StyleBoldUnderline"/>
          <w:highlight w:val="yellow"/>
        </w:rPr>
        <w:t>Yeltsin ruled</w:t>
      </w:r>
      <w:r w:rsidRPr="00155358">
        <w:rPr>
          <w:sz w:val="14"/>
        </w:rPr>
        <w:t xml:space="preserve"> Russia, </w:t>
      </w:r>
      <w:r w:rsidRPr="00FD1792">
        <w:rPr>
          <w:rStyle w:val="StyleBoldUnderline"/>
          <w:highlight w:val="yellow"/>
        </w:rPr>
        <w:t>security forces</w:t>
      </w:r>
      <w:r w:rsidRPr="00155358">
        <w:rPr>
          <w:sz w:val="14"/>
        </w:rPr>
        <w:t xml:space="preserve"> responsible for </w:t>
      </w:r>
      <w:r w:rsidRPr="00FD1792">
        <w:rPr>
          <w:rStyle w:val="StyleBoldUnderline"/>
          <w:highlight w:val="yellow"/>
        </w:rPr>
        <w:t>guarding the</w:t>
      </w:r>
      <w:r w:rsidRPr="00155358">
        <w:rPr>
          <w:sz w:val="14"/>
        </w:rPr>
        <w:t xml:space="preserve"> nation’s </w:t>
      </w:r>
      <w:r w:rsidRPr="00B72CB2">
        <w:rPr>
          <w:rStyle w:val="Emphasis"/>
          <w:highlight w:val="yellow"/>
        </w:rPr>
        <w:t>nuclear arsenal</w:t>
      </w:r>
      <w:r w:rsidRPr="00FD1792">
        <w:rPr>
          <w:rStyle w:val="StyleBoldUnderline"/>
          <w:highlight w:val="yellow"/>
        </w:rPr>
        <w:t xml:space="preserve"> went without pay</w:t>
      </w:r>
      <w:r w:rsidRPr="00155358">
        <w:rPr>
          <w:sz w:val="14"/>
        </w:rPr>
        <w:t xml:space="preserve"> for months at a time, </w:t>
      </w:r>
      <w:r w:rsidRPr="00FD1792">
        <w:rPr>
          <w:rStyle w:val="StyleBoldUnderline"/>
          <w:highlight w:val="yellow"/>
        </w:rPr>
        <w:t>leading to fears that</w:t>
      </w:r>
      <w:r w:rsidRPr="00155358">
        <w:rPr>
          <w:sz w:val="14"/>
        </w:rPr>
        <w:t xml:space="preserve"> desperate </w:t>
      </w:r>
      <w:r w:rsidRPr="00FD1792">
        <w:rPr>
          <w:rStyle w:val="StyleBoldUnderline"/>
          <w:highlight w:val="yellow"/>
        </w:rPr>
        <w:t>personnel would</w:t>
      </w:r>
      <w:r w:rsidRPr="00155358">
        <w:rPr>
          <w:sz w:val="14"/>
        </w:rPr>
        <w:t xml:space="preserve"> illicitly </w:t>
      </w:r>
      <w:r w:rsidRPr="00FD1792">
        <w:rPr>
          <w:rStyle w:val="StyleBoldUnderline"/>
          <w:highlight w:val="yellow"/>
        </w:rPr>
        <w:t xml:space="preserve">sell nuclear weapons to terrorist organizations. If the current economic crisis in Russia were to deteriorate much further, </w:t>
      </w:r>
      <w:r w:rsidRPr="00B72CB2">
        <w:rPr>
          <w:rStyle w:val="Emphasis"/>
          <w:highlight w:val="yellow"/>
        </w:rPr>
        <w:t>how secure would the Russian nuclear arsenal remain?</w:t>
      </w:r>
      <w:r w:rsidRPr="00155358">
        <w:rPr>
          <w:sz w:val="14"/>
        </w:rPr>
        <w:t xml:space="preserve"> It may be that the financial impact of the Global Economic Crisis is its least dangerous consequence.</w:t>
      </w:r>
    </w:p>
    <w:p w:rsidR="007170D3" w:rsidRPr="00A56DA8" w:rsidRDefault="007170D3" w:rsidP="007170D3">
      <w:pPr>
        <w:pStyle w:val="Heading4"/>
      </w:pPr>
      <w:r>
        <w:t xml:space="preserve">(--) </w:t>
      </w:r>
      <w:r w:rsidRPr="00A56DA8">
        <w:t>Russian Econ</w:t>
      </w:r>
      <w:r>
        <w:t xml:space="preserve"> collapse</w:t>
      </w:r>
      <w:r w:rsidRPr="00A56DA8">
        <w:t xml:space="preserve"> </w:t>
      </w:r>
      <w:bookmarkEnd w:id="46"/>
      <w:bookmarkEnd w:id="47"/>
      <w:r>
        <w:t>risks accidental nuclear launch and a host of other impacts:</w:t>
      </w:r>
    </w:p>
    <w:p w:rsidR="007170D3" w:rsidRDefault="007170D3" w:rsidP="007170D3">
      <w:pPr>
        <w:pStyle w:val="Nothing"/>
        <w:ind w:left="360"/>
      </w:pPr>
      <w:r w:rsidRPr="00B72CB2">
        <w:rPr>
          <w:rStyle w:val="StyleStyleBold12pt"/>
          <w:rFonts w:eastAsiaTheme="minorHAnsi"/>
        </w:rPr>
        <w:t>Oliker and Paley 2002</w:t>
      </w:r>
      <w:r w:rsidRPr="00B72CB2">
        <w:t>,</w:t>
      </w:r>
      <w:r>
        <w:t xml:space="preserve"> </w:t>
      </w:r>
      <w:r w:rsidRPr="001E7EE2">
        <w:t>Olga</w:t>
      </w:r>
      <w:r>
        <w:t xml:space="preserve"> Oliker</w:t>
      </w:r>
      <w:r w:rsidRPr="001E7EE2">
        <w:t xml:space="preserve"> and Tanya</w:t>
      </w:r>
      <w:r>
        <w:t xml:space="preserve"> Charlick-Paley</w:t>
      </w:r>
      <w:r w:rsidRPr="001E7EE2">
        <w:t xml:space="preserve">, RAND Corporation Project Air Force, “Assessing Russia’s Decline,” </w:t>
      </w:r>
      <w:r w:rsidRPr="005C107D">
        <w:t>www.rand.org/pubs/monograph_reports/MR1442/</w:t>
      </w:r>
    </w:p>
    <w:p w:rsidR="007170D3" w:rsidRDefault="007170D3" w:rsidP="007170D3">
      <w:pPr>
        <w:pStyle w:val="Cards"/>
        <w:ind w:left="0"/>
        <w:rPr>
          <w:rStyle w:val="DebateUnderline"/>
        </w:rPr>
      </w:pPr>
    </w:p>
    <w:p w:rsidR="007170D3" w:rsidRDefault="007170D3" w:rsidP="007170D3">
      <w:pPr>
        <w:pStyle w:val="Cards"/>
        <w:ind w:left="0"/>
      </w:pPr>
      <w:r w:rsidRPr="00B72CB2">
        <w:rPr>
          <w:rStyle w:val="DebateUnderline"/>
          <w:highlight w:val="yellow"/>
        </w:rPr>
        <w:t>Continuing trends toward military, political, economic, and social decline in Russia threaten the interests of the United States and its allies</w:t>
      </w:r>
      <w:r w:rsidRPr="00B72CB2">
        <w:rPr>
          <w:highlight w:val="yellow"/>
        </w:rPr>
        <w:t xml:space="preserve">. </w:t>
      </w:r>
      <w:r w:rsidRPr="00B72CB2">
        <w:rPr>
          <w:rStyle w:val="DebateUnderline"/>
          <w:highlight w:val="yellow"/>
        </w:rPr>
        <w:t>Moscow's capacity to govern is called into question by increasing crime and corruption</w:t>
      </w:r>
      <w:r w:rsidRPr="00DB0D56">
        <w:t xml:space="preserve"> (and by political and economic regionalization). </w:t>
      </w:r>
      <w:r w:rsidRPr="00B72CB2">
        <w:rPr>
          <w:rStyle w:val="DebateUnderline"/>
          <w:highlight w:val="yellow"/>
        </w:rPr>
        <w:t>Both the military nuclear arsenal and the civilian nuclear power sector present risks of materials theft or diversion</w:t>
      </w:r>
      <w:r w:rsidRPr="00B72CB2">
        <w:rPr>
          <w:highlight w:val="yellow"/>
        </w:rPr>
        <w:t xml:space="preserve">, </w:t>
      </w:r>
      <w:r w:rsidRPr="00B72CB2">
        <w:rPr>
          <w:rStyle w:val="DebateUnderline"/>
          <w:highlight w:val="yellow"/>
        </w:rPr>
        <w:t>as well as of tragic accident</w:t>
      </w:r>
      <w:r w:rsidRPr="00DB0D56">
        <w:t xml:space="preserve">. An increasingly aging and ailing population bodes ill for Russia's future. </w:t>
      </w:r>
      <w:r w:rsidRPr="00170CBD">
        <w:rPr>
          <w:rStyle w:val="DebateUnderline"/>
        </w:rPr>
        <w:t>Reversing the country's economic decline and rebuilding an effective military have proven difficult for the financially strapped government. While improvements, especially in the economic realm, are now evident, their sustainability is far from certain</w:t>
      </w:r>
      <w:r w:rsidRPr="00DB0D56">
        <w:t xml:space="preserve">. </w:t>
      </w:r>
      <w:r w:rsidRPr="00170CBD">
        <w:rPr>
          <w:rStyle w:val="DebateUnderline"/>
        </w:rPr>
        <w:t>The future development of these trends is critical to U.S. interests</w:t>
      </w:r>
      <w:r w:rsidRPr="00DB0D56">
        <w:t xml:space="preserve">. </w:t>
      </w:r>
      <w:r w:rsidRPr="00B72CB2">
        <w:rPr>
          <w:rStyle w:val="DebateUnderline"/>
          <w:highlight w:val="yellow"/>
        </w:rPr>
        <w:t>Nuclear material from Russia could fall into the hands of terrorists-organized crime in Russia</w:t>
      </w:r>
      <w:r w:rsidRPr="00170CBD">
        <w:rPr>
          <w:rStyle w:val="DebateUnderline"/>
        </w:rPr>
        <w:t xml:space="preserve"> is part of a multinational network with links to global and local terror</w:t>
      </w:r>
      <w:r w:rsidRPr="00DB0D56">
        <w:t xml:space="preserve">. </w:t>
      </w:r>
      <w:r w:rsidRPr="00B72CB2">
        <w:rPr>
          <w:rStyle w:val="DebateUnderline"/>
          <w:highlight w:val="yellow"/>
        </w:rPr>
        <w:t>Russia is a major oil and gas producer and transit state, and the U.S. government has identified energy interests as key to national security</w:t>
      </w:r>
      <w:r w:rsidRPr="00B72CB2">
        <w:rPr>
          <w:highlight w:val="yellow"/>
        </w:rPr>
        <w:t xml:space="preserve">. </w:t>
      </w:r>
      <w:r w:rsidRPr="00B72CB2">
        <w:rPr>
          <w:rStyle w:val="DebateUnderline"/>
          <w:highlight w:val="yellow"/>
        </w:rPr>
        <w:t>A humanitarian crisis in Russia could threaten U.S. allies with refugee flows, environmental crisis, or conflict spillover</w:t>
      </w:r>
      <w:r w:rsidRPr="00B72CB2">
        <w:rPr>
          <w:highlight w:val="yellow"/>
        </w:rPr>
        <w:t>.</w:t>
      </w:r>
      <w:r w:rsidRPr="00DB0D56">
        <w:t xml:space="preserve"> I</w:t>
      </w:r>
      <w:r w:rsidRPr="00AF588D">
        <w:rPr>
          <w:rStyle w:val="DebateUnderline"/>
        </w:rPr>
        <w:t>n many scenarios, it seems likely that the United States would respond. If so, the U.S. Air Force is certain to be called upon for transportation and perhaps military missions in a very demanding environment</w:t>
      </w:r>
      <w:r w:rsidRPr="00DB0D56">
        <w:t>.</w:t>
      </w:r>
    </w:p>
    <w:p w:rsidR="007170D3" w:rsidRPr="00E1624F" w:rsidRDefault="007170D3" w:rsidP="007170D3">
      <w:pPr>
        <w:pStyle w:val="Heading4"/>
      </w:pPr>
      <w:r>
        <w:t xml:space="preserve">(--) </w:t>
      </w:r>
      <w:r w:rsidRPr="00E1624F">
        <w:t>Russian economic collapse causes prolif, terrorism, pandemics, environmental collapse and nuke war</w:t>
      </w:r>
    </w:p>
    <w:p w:rsidR="007170D3" w:rsidRPr="005E22CC" w:rsidRDefault="007170D3" w:rsidP="007170D3">
      <w:r w:rsidRPr="005E22CC">
        <w:rPr>
          <w:rStyle w:val="StyleStyleBold12pt"/>
        </w:rPr>
        <w:t>DAVID 99</w:t>
      </w:r>
      <w:r w:rsidRPr="00DA13DF">
        <w:rPr>
          <w:sz w:val="16"/>
        </w:rPr>
        <w:t xml:space="preserve"> </w:t>
      </w:r>
      <w:r w:rsidRPr="005E22CC">
        <w:t>(Steven, Professor of Political Science at Johns Hopkins, Foreign Affairs, Jan/Feb)</w:t>
      </w:r>
    </w:p>
    <w:p w:rsidR="007170D3" w:rsidRDefault="007170D3" w:rsidP="007170D3">
      <w:pPr>
        <w:rPr>
          <w:sz w:val="16"/>
        </w:rPr>
      </w:pPr>
      <w:r w:rsidRPr="00B72CB2">
        <w:rPr>
          <w:rStyle w:val="StyleBoldUnderline"/>
          <w:highlight w:val="yellow"/>
        </w:rPr>
        <w:t>If internal war does strike Russia, economic deterioration will be a prime cause</w:t>
      </w:r>
      <w:r w:rsidRPr="00DA13DF">
        <w:rPr>
          <w:sz w:val="16"/>
        </w:rPr>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w:t>
      </w:r>
      <w:r w:rsidRPr="00B72CB2">
        <w:rPr>
          <w:rStyle w:val="StyleBoldUnderline"/>
          <w:highlight w:val="yellow"/>
        </w:rPr>
        <w:t>A future conflict would quickly draw in Russia's military</w:t>
      </w:r>
      <w:r w:rsidRPr="00DA13DF">
        <w:rPr>
          <w:sz w:val="16"/>
        </w:rPr>
        <w:t xml:space="preserve">.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t>
      </w:r>
      <w:r w:rsidRPr="00B72CB2">
        <w:rPr>
          <w:rStyle w:val="StyleBoldUnderline"/>
          <w:highlight w:val="yellow"/>
        </w:rPr>
        <w:t>Were a conflict to emerge between a regional power and Moscow, it is not at all clear which side the military would support</w:t>
      </w:r>
      <w:r w:rsidRPr="00B72CB2">
        <w:rPr>
          <w:sz w:val="16"/>
          <w:highlight w:val="yellow"/>
        </w:rPr>
        <w:t>.</w:t>
      </w:r>
      <w:r w:rsidRPr="00DA13DF">
        <w:rPr>
          <w:sz w:val="16"/>
        </w:rPr>
        <w:t xml:space="preserve"> Divining the military's allegiance is crucial, however, since the structure of the Russian Federation makes it virtually certain that regional conflicts will continue to erupt. Russia's 89 republics, krais, and oblasts grow ever more independent in a system that does little to keep them together. As the central government finds itself unable to force its will beyond Moscow (if even that far), power devolves to the periphery. </w:t>
      </w:r>
      <w:r w:rsidRPr="00B72CB2">
        <w:rPr>
          <w:rStyle w:val="StyleBoldUnderline"/>
          <w:highlight w:val="yellow"/>
        </w:rPr>
        <w:t>With the economy collapsing, republics feel less and less incentive to pay taxes to Moscow when they receive so little in return</w:t>
      </w:r>
      <w:r w:rsidRPr="00DA13DF">
        <w:rPr>
          <w:sz w:val="16"/>
        </w:rPr>
        <w:t xml:space="preserve">.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w:t>
      </w:r>
      <w:r w:rsidRPr="00B72CB2">
        <w:rPr>
          <w:rStyle w:val="StyleBoldUnderline"/>
          <w:highlight w:val="yellow"/>
        </w:rPr>
        <w:t>Should Russia succumb to internal war, the consequences for the United States and Europe will be severe</w:t>
      </w:r>
      <w:r w:rsidRPr="00DA13DF">
        <w:rPr>
          <w:sz w:val="16"/>
        </w:rPr>
        <w:t xml:space="preserve">. A major power like Russia -- even though in decline -- does not suffer civil war quietly or alone. </w:t>
      </w:r>
      <w:r w:rsidRPr="00B72CB2">
        <w:rPr>
          <w:rStyle w:val="StyleBoldUnderline"/>
          <w:highlight w:val="yellow"/>
        </w:rPr>
        <w:t>An embattled Russian Federation might provoke opportunistic attacks from enemies such as China. Massive flows of refugees would pour into central and western Europe. Armed struggles in Russia could easily spill into its neighbors. Damage from the fighting, particularly attacks on nuclear plants, would poison the environment of much of Europe and Asia</w:t>
      </w:r>
      <w:r w:rsidRPr="00DA13DF">
        <w:rPr>
          <w:sz w:val="16"/>
        </w:rPr>
        <w:t xml:space="preserve">. Within Russia, the consequences would be even worse. Just as the sheer brutality of the last Russian civil war laid the basis for the privations of Soviet communism, </w:t>
      </w:r>
      <w:r w:rsidRPr="00B72CB2">
        <w:rPr>
          <w:rStyle w:val="StyleBoldUnderline"/>
          <w:highlight w:val="yellow"/>
        </w:rPr>
        <w:t>a second civil war might produce another horrific regime</w:t>
      </w:r>
      <w:r w:rsidRPr="00DA13DF">
        <w:rPr>
          <w:sz w:val="16"/>
        </w:rPr>
        <w:t xml:space="preserve">. Most alarming is the real possibility that the </w:t>
      </w:r>
      <w:r w:rsidRPr="00B72CB2">
        <w:rPr>
          <w:rStyle w:val="StyleBoldUnderline"/>
          <w:highlight w:val="yellow"/>
        </w:rPr>
        <w:t xml:space="preserve">violent disintegration of Russia could lead to </w:t>
      </w:r>
      <w:r w:rsidRPr="00B72CB2">
        <w:rPr>
          <w:rStyle w:val="Emphasis"/>
          <w:highlight w:val="yellow"/>
        </w:rPr>
        <w:t>loss of control over its nuclear arsenal</w:t>
      </w:r>
      <w:r w:rsidRPr="00DA13DF">
        <w:rPr>
          <w:sz w:val="16"/>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w:t>
      </w:r>
      <w:r w:rsidRPr="00387DC6">
        <w:rPr>
          <w:rStyle w:val="StyleBoldUnderline"/>
          <w:highlight w:val="yellow"/>
        </w:rPr>
        <w:t>If war erupts, however, Moscow's already weak grip on nuclear sites will slacken, making weapons and supplies available to a wide range of anti-American groups and states. Such dispersal of nuclear weapons represents the greatest physical threat America now faces. And it is hard to think of anything that would increase this threat more than the chaos that would follow a Russian civil war</w:t>
      </w:r>
      <w:r w:rsidRPr="00DA13DF">
        <w:rPr>
          <w:sz w:val="16"/>
        </w:rPr>
        <w:t>.</w:t>
      </w:r>
    </w:p>
    <w:p w:rsidR="00FD1792" w:rsidRPr="00FD1792" w:rsidRDefault="00FD1792" w:rsidP="00387DC6">
      <w:pPr>
        <w:pStyle w:val="NormalWeb"/>
        <w:shd w:val="clear" w:color="auto" w:fill="FFFFFF"/>
        <w:spacing w:before="0" w:beforeAutospacing="0" w:after="0" w:afterAutospacing="0" w:line="240" w:lineRule="auto"/>
        <w:rPr>
          <w:b/>
          <w:bCs/>
          <w:sz w:val="26"/>
        </w:rPr>
      </w:pPr>
      <w:r w:rsidRPr="00FD1792">
        <w:rPr>
          <w:rStyle w:val="Heading4Char"/>
        </w:rPr>
        <w:t>Russian economic decline will trigger civil war and nuclear attacks against the US</w:t>
      </w:r>
      <w:r>
        <w:rPr>
          <w:rFonts w:ascii="Georgia" w:hAnsi="Georgia"/>
          <w:color w:val="000000"/>
          <w:sz w:val="16"/>
          <w:szCs w:val="23"/>
        </w:rPr>
        <w:t xml:space="preserve"> </w:t>
      </w:r>
      <w:r w:rsidRPr="009E2C75">
        <w:rPr>
          <w:rFonts w:ascii="Georgia" w:hAnsi="Georgia"/>
          <w:color w:val="000000"/>
          <w:sz w:val="12"/>
          <w:szCs w:val="23"/>
        </w:rPr>
        <w:t xml:space="preserve">¶ </w:t>
      </w:r>
      <w:r w:rsidRPr="00FD1792">
        <w:rPr>
          <w:rStyle w:val="StyleStyleBold12pt"/>
        </w:rPr>
        <w:t>David 99</w:t>
      </w:r>
      <w:r>
        <w:rPr>
          <w:rFonts w:ascii="Georgia" w:hAnsi="Georgia"/>
          <w:color w:val="000000"/>
          <w:sz w:val="16"/>
          <w:szCs w:val="23"/>
        </w:rPr>
        <w:t xml:space="preserve"> – Professor of Political Science at John Hopkins University </w:t>
      </w:r>
      <w:r w:rsidRPr="009E2C75">
        <w:rPr>
          <w:rFonts w:ascii="Georgia" w:hAnsi="Georgia"/>
          <w:color w:val="000000"/>
          <w:sz w:val="12"/>
          <w:szCs w:val="23"/>
        </w:rPr>
        <w:t xml:space="preserve">¶ </w:t>
      </w:r>
      <w:r>
        <w:rPr>
          <w:rFonts w:ascii="Georgia" w:hAnsi="Georgia"/>
          <w:color w:val="000000"/>
          <w:sz w:val="16"/>
          <w:szCs w:val="23"/>
        </w:rPr>
        <w:t xml:space="preserve">[Steven R., “Saving America from the Coming Civil Wars,” Foreign Affairs, Jan/Feb, Lexis] </w:t>
      </w:r>
      <w:r w:rsidRPr="009E2C75">
        <w:rPr>
          <w:rFonts w:ascii="Georgia" w:hAnsi="Georgia"/>
          <w:color w:val="000000"/>
          <w:sz w:val="12"/>
          <w:szCs w:val="23"/>
        </w:rPr>
        <w:t>¶</w:t>
      </w:r>
    </w:p>
    <w:p w:rsidR="00FD1792" w:rsidRPr="009E2C75" w:rsidRDefault="00FD1792" w:rsidP="00387DC6">
      <w:pPr>
        <w:pStyle w:val="NormalWeb"/>
        <w:shd w:val="clear" w:color="auto" w:fill="FFFFFF"/>
        <w:spacing w:before="0" w:beforeAutospacing="0" w:after="0" w:afterAutospacing="0" w:line="240" w:lineRule="auto"/>
        <w:rPr>
          <w:rFonts w:ascii="Georgia" w:hAnsi="Georgia"/>
          <w:color w:val="000000"/>
          <w:sz w:val="14"/>
          <w:szCs w:val="23"/>
        </w:rPr>
      </w:pPr>
      <w:r w:rsidRPr="009E2C75">
        <w:rPr>
          <w:rFonts w:ascii="Georgia" w:hAnsi="Georgia"/>
          <w:color w:val="000000"/>
          <w:sz w:val="14"/>
          <w:szCs w:val="23"/>
        </w:rPr>
        <w:t xml:space="preserve"> If internal war does strike Russia</w:t>
      </w:r>
      <w:r w:rsidRPr="009E2C75">
        <w:rPr>
          <w:rStyle w:val="StyleBoldUnderline"/>
          <w:highlight w:val="yellow"/>
        </w:rPr>
        <w:t>, economic deterioration will be a prime cause.</w:t>
      </w:r>
      <w:r w:rsidRPr="009E2C75">
        <w:rPr>
          <w:rFonts w:ascii="Georgia" w:hAnsi="Georgia"/>
          <w:color w:val="000000"/>
          <w:sz w:val="14"/>
          <w:szCs w:val="23"/>
        </w:rPr>
        <w:t xml:space="preserve"> From 1989 to the present, the GDP has fallen by 50 percent. In a society </w:t>
      </w:r>
      <w:r w:rsidRPr="009E2C75">
        <w:rPr>
          <w:rFonts w:ascii="Georgia" w:hAnsi="Georgia"/>
          <w:color w:val="000000"/>
          <w:sz w:val="12"/>
          <w:szCs w:val="23"/>
        </w:rPr>
        <w:t>¶</w:t>
      </w:r>
      <w:r w:rsidRPr="009E2C75">
        <w:rPr>
          <w:rFonts w:ascii="Georgia" w:hAnsi="Georgia"/>
          <w:color w:val="000000"/>
          <w:sz w:val="14"/>
          <w:szCs w:val="23"/>
        </w:rPr>
        <w:t xml:space="preserve"> where, ten years ago, unemployment scarcely existed, it reached 9.5 percent in 1997 with many economists declaring the true figure to be much higher. Twenty-two percent of Russians live </w:t>
      </w:r>
      <w:r w:rsidRPr="009E2C75">
        <w:rPr>
          <w:rFonts w:ascii="Georgia" w:hAnsi="Georgia"/>
          <w:color w:val="000000"/>
          <w:sz w:val="12"/>
          <w:szCs w:val="23"/>
        </w:rPr>
        <w:t>¶</w:t>
      </w:r>
      <w:r w:rsidRPr="009E2C75">
        <w:rPr>
          <w:rFonts w:ascii="Georgia" w:hAnsi="Georgia"/>
          <w:color w:val="000000"/>
          <w:sz w:val="14"/>
          <w:szCs w:val="23"/>
        </w:rPr>
        <w:t xml:space="preserve"> below the official poverty line (earning less than $ 70 a month). Modern Russia can neither collect taxes (it gathers only half the revenue it is due) nor significantly cut spending. Reformers </w:t>
      </w:r>
      <w:r w:rsidRPr="009E2C75">
        <w:rPr>
          <w:rFonts w:ascii="Georgia" w:hAnsi="Georgia"/>
          <w:color w:val="000000"/>
          <w:sz w:val="12"/>
          <w:szCs w:val="23"/>
        </w:rPr>
        <w:t>¶</w:t>
      </w:r>
      <w:r w:rsidRPr="009E2C75">
        <w:rPr>
          <w:rFonts w:ascii="Georgia" w:hAnsi="Georgia"/>
          <w:color w:val="000000"/>
          <w:sz w:val="14"/>
          <w:szCs w:val="23"/>
        </w:rPr>
        <w:t xml:space="preserve"> tout privatization as the country's cure-all, but in a land without well-defined property rights or contract law and where subsidies remain a way of life, the prospects for transition to an </w:t>
      </w:r>
      <w:r w:rsidRPr="009E2C75">
        <w:rPr>
          <w:rFonts w:ascii="Georgia" w:hAnsi="Georgia"/>
          <w:color w:val="000000"/>
          <w:sz w:val="12"/>
          <w:szCs w:val="23"/>
        </w:rPr>
        <w:t>¶</w:t>
      </w:r>
      <w:r w:rsidRPr="009E2C75">
        <w:rPr>
          <w:rFonts w:ascii="Georgia" w:hAnsi="Georgia"/>
          <w:color w:val="000000"/>
          <w:sz w:val="14"/>
          <w:szCs w:val="23"/>
        </w:rPr>
        <w:t xml:space="preserve"> American-style capitalist economy look remote at best. As the massive devaluation of the ruble and the current political crisis show, Russia's condition is even worse than most analysts feared. </w:t>
      </w:r>
      <w:r w:rsidRPr="009E2C75">
        <w:rPr>
          <w:rFonts w:ascii="Georgia" w:hAnsi="Georgia"/>
          <w:color w:val="000000"/>
          <w:sz w:val="12"/>
          <w:szCs w:val="23"/>
        </w:rPr>
        <w:t>¶</w:t>
      </w:r>
      <w:r w:rsidRPr="009E2C75">
        <w:rPr>
          <w:rFonts w:ascii="Georgia" w:hAnsi="Georgia"/>
          <w:color w:val="000000"/>
          <w:sz w:val="14"/>
          <w:szCs w:val="23"/>
        </w:rPr>
        <w:t xml:space="preserve"> If conditions get worse, even the stoic </w:t>
      </w:r>
      <w:r w:rsidRPr="009E2C75">
        <w:rPr>
          <w:rStyle w:val="StyleBoldUnderline"/>
          <w:highlight w:val="yellow"/>
        </w:rPr>
        <w:t>Russian people will soon run out of patience. A future conflict would quickly draw in Russia's military.</w:t>
      </w:r>
      <w:r w:rsidRPr="009E2C75">
        <w:rPr>
          <w:rFonts w:ascii="Georgia" w:hAnsi="Georgia"/>
          <w:color w:val="000000"/>
          <w:sz w:val="14"/>
          <w:szCs w:val="23"/>
        </w:rPr>
        <w:t xml:space="preserve"> In the Soviet days civilian rule kept the powerful </w:t>
      </w:r>
      <w:r w:rsidRPr="009E2C75">
        <w:rPr>
          <w:rFonts w:ascii="Georgia" w:hAnsi="Georgia"/>
          <w:color w:val="000000"/>
          <w:sz w:val="12"/>
          <w:szCs w:val="23"/>
        </w:rPr>
        <w:t>¶</w:t>
      </w:r>
      <w:r w:rsidRPr="009E2C75">
        <w:rPr>
          <w:rFonts w:ascii="Georgia" w:hAnsi="Georgia"/>
          <w:color w:val="000000"/>
          <w:sz w:val="14"/>
          <w:szCs w:val="23"/>
        </w:rPr>
        <w:t xml:space="preserve"> armed forces in check. But with the Communist Party out of office, what little civilian control remains relies on an exceedingly fragile foundation -- personal friendships between government </w:t>
      </w:r>
      <w:r w:rsidRPr="009E2C75">
        <w:rPr>
          <w:rFonts w:ascii="Georgia" w:hAnsi="Georgia"/>
          <w:color w:val="000000"/>
          <w:sz w:val="12"/>
          <w:szCs w:val="23"/>
        </w:rPr>
        <w:t>¶</w:t>
      </w:r>
      <w:r w:rsidRPr="009E2C75">
        <w:rPr>
          <w:rFonts w:ascii="Georgia" w:hAnsi="Georgia"/>
          <w:color w:val="000000"/>
          <w:sz w:val="14"/>
          <w:szCs w:val="23"/>
        </w:rPr>
        <w:t xml:space="preserve"> leaders and military commanders. Meanwhile, the morale of Russian soldiers has fallen to a dangerous low. Drastic cuts in spending mean inadequate pay, housing, and medical care. A new </w:t>
      </w:r>
      <w:r w:rsidRPr="009E2C75">
        <w:rPr>
          <w:rFonts w:ascii="Georgia" w:hAnsi="Georgia"/>
          <w:color w:val="000000"/>
          <w:sz w:val="12"/>
          <w:szCs w:val="23"/>
        </w:rPr>
        <w:t>¶</w:t>
      </w:r>
      <w:r w:rsidRPr="009E2C75">
        <w:rPr>
          <w:rFonts w:ascii="Georgia" w:hAnsi="Georgia"/>
          <w:color w:val="000000"/>
          <w:sz w:val="14"/>
          <w:szCs w:val="23"/>
        </w:rPr>
        <w:t xml:space="preserve"> emphasis on domestic missions has created an ideological split between the old and new guard in the military leadership, increasing the risk that disgruntled generals may enter the political </w:t>
      </w:r>
      <w:r w:rsidRPr="009E2C75">
        <w:rPr>
          <w:rFonts w:ascii="Georgia" w:hAnsi="Georgia"/>
          <w:color w:val="000000"/>
          <w:sz w:val="12"/>
          <w:szCs w:val="23"/>
        </w:rPr>
        <w:t>¶</w:t>
      </w:r>
      <w:r w:rsidRPr="009E2C75">
        <w:rPr>
          <w:rFonts w:ascii="Georgia" w:hAnsi="Georgia"/>
          <w:color w:val="000000"/>
          <w:sz w:val="14"/>
          <w:szCs w:val="23"/>
        </w:rPr>
        <w:t xml:space="preserve"> fray and feeding the resentment of soldiers who dislike being used as a national police force. Newly enhanced ties between military units and local authorities pose another danger. Soldiers </w:t>
      </w:r>
      <w:r w:rsidRPr="009E2C75">
        <w:rPr>
          <w:rFonts w:ascii="Georgia" w:hAnsi="Georgia"/>
          <w:color w:val="000000"/>
          <w:sz w:val="12"/>
          <w:szCs w:val="23"/>
        </w:rPr>
        <w:t>¶</w:t>
      </w:r>
      <w:r w:rsidRPr="009E2C75">
        <w:rPr>
          <w:rFonts w:ascii="Georgia" w:hAnsi="Georgia"/>
          <w:color w:val="000000"/>
          <w:sz w:val="14"/>
          <w:szCs w:val="23"/>
        </w:rPr>
        <w:t xml:space="preserve"> grow ever more dependent on local governments for housing, food, and wages. Draftees serve closer to home, and new laws have increased local control over the armed forces. Were a conflict </w:t>
      </w:r>
      <w:r w:rsidRPr="009E2C75">
        <w:rPr>
          <w:rFonts w:ascii="Georgia" w:hAnsi="Georgia"/>
          <w:color w:val="000000"/>
          <w:sz w:val="12"/>
          <w:szCs w:val="23"/>
        </w:rPr>
        <w:t>¶</w:t>
      </w:r>
      <w:r w:rsidRPr="009E2C75">
        <w:rPr>
          <w:rFonts w:ascii="Georgia" w:hAnsi="Georgia"/>
          <w:color w:val="000000"/>
          <w:sz w:val="14"/>
          <w:szCs w:val="23"/>
        </w:rPr>
        <w:t xml:space="preserve"> to emerge between a regional power and Moscow, it is not at all clear which side the military would support. Divining the military's allegiance is crucial, however, since </w:t>
      </w:r>
      <w:r w:rsidRPr="009E2C75">
        <w:rPr>
          <w:rStyle w:val="StyleBoldUnderline"/>
          <w:highlight w:val="yellow"/>
        </w:rPr>
        <w:t xml:space="preserve">the structure of the </w:t>
      </w:r>
      <w:r w:rsidRPr="009E2C75">
        <w:rPr>
          <w:rStyle w:val="StyleBoldUnderline"/>
          <w:b w:val="0"/>
          <w:sz w:val="12"/>
          <w:highlight w:val="yellow"/>
          <w:u w:val="none"/>
        </w:rPr>
        <w:t>¶</w:t>
      </w:r>
      <w:r w:rsidRPr="009E2C75">
        <w:rPr>
          <w:rStyle w:val="StyleBoldUnderline"/>
          <w:highlight w:val="yellow"/>
        </w:rPr>
        <w:t xml:space="preserve"> Russian Federation makes it virtually certain that regional conflicts will continue to erupt.</w:t>
      </w:r>
      <w:r w:rsidRPr="009E2C75">
        <w:rPr>
          <w:rFonts w:ascii="Georgia" w:hAnsi="Georgia"/>
          <w:color w:val="000000"/>
          <w:sz w:val="14"/>
          <w:szCs w:val="23"/>
        </w:rPr>
        <w:t xml:space="preserve"> Russia's 89 republics, krais, and oblasts grow ever more independent in a system that does little to </w:t>
      </w:r>
      <w:r w:rsidRPr="009E2C75">
        <w:rPr>
          <w:rFonts w:ascii="Georgia" w:hAnsi="Georgia"/>
          <w:color w:val="000000"/>
          <w:sz w:val="12"/>
          <w:szCs w:val="23"/>
        </w:rPr>
        <w:t>¶</w:t>
      </w:r>
      <w:r w:rsidRPr="009E2C75">
        <w:rPr>
          <w:rFonts w:ascii="Georgia" w:hAnsi="Georgia"/>
          <w:color w:val="000000"/>
          <w:sz w:val="14"/>
          <w:szCs w:val="23"/>
        </w:rPr>
        <w:t xml:space="preserve"> keep them together. As the central government finds itself unable to force its will beyond Moscow (if even that far), power devolves to the periphery. With the economy </w:t>
      </w:r>
      <w:r w:rsidRPr="009E2C75">
        <w:rPr>
          <w:rFonts w:ascii="Georgia" w:hAnsi="Georgia"/>
          <w:color w:val="000000"/>
          <w:sz w:val="12"/>
          <w:szCs w:val="23"/>
        </w:rPr>
        <w:t>¶</w:t>
      </w:r>
      <w:r w:rsidRPr="009E2C75">
        <w:rPr>
          <w:rFonts w:ascii="Georgia" w:hAnsi="Georgia"/>
          <w:color w:val="000000"/>
          <w:sz w:val="14"/>
          <w:szCs w:val="23"/>
        </w:rPr>
        <w:t xml:space="preserve"> collapsing, republics feel less and less incentive to pay taxes to Moscow when they receive so little in return. Three-quarters of them already have their own </w:t>
      </w:r>
      <w:r w:rsidRPr="009E2C75">
        <w:rPr>
          <w:rFonts w:ascii="Georgia" w:hAnsi="Georgia"/>
          <w:color w:val="000000"/>
          <w:sz w:val="12"/>
          <w:szCs w:val="23"/>
        </w:rPr>
        <w:t>¶</w:t>
      </w:r>
      <w:r w:rsidRPr="009E2C75">
        <w:rPr>
          <w:rFonts w:ascii="Georgia" w:hAnsi="Georgia"/>
          <w:color w:val="000000"/>
          <w:sz w:val="14"/>
          <w:szCs w:val="23"/>
        </w:rPr>
        <w:t xml:space="preserve"> constitutions, nearly all of which make some claim to sovereignty. Strong ethnic bonds promoted by shortsighted Soviet policies may motivate nonRussians to secede from the Federation. Chechnya's successful revolt against Russian control inspired similar movements for </w:t>
      </w:r>
      <w:r w:rsidRPr="009E2C75">
        <w:rPr>
          <w:rFonts w:ascii="Georgia" w:hAnsi="Georgia"/>
          <w:color w:val="000000"/>
          <w:sz w:val="12"/>
          <w:szCs w:val="23"/>
        </w:rPr>
        <w:t>¶</w:t>
      </w:r>
      <w:r w:rsidRPr="009E2C75">
        <w:rPr>
          <w:rFonts w:ascii="Georgia" w:hAnsi="Georgia"/>
          <w:color w:val="000000"/>
          <w:sz w:val="14"/>
          <w:szCs w:val="23"/>
        </w:rPr>
        <w:t xml:space="preserve"> autonomy and independence throughout the country. If these rebellions spread and Moscow responds with force, civil war is likely.</w:t>
      </w:r>
      <w:r w:rsidRPr="009E2C75">
        <w:rPr>
          <w:rFonts w:ascii="Georgia" w:hAnsi="Georgia"/>
          <w:color w:val="000000"/>
          <w:sz w:val="12"/>
          <w:szCs w:val="23"/>
        </w:rPr>
        <w:t>¶</w:t>
      </w:r>
      <w:r w:rsidRPr="009E2C75">
        <w:rPr>
          <w:rFonts w:ascii="Georgia" w:hAnsi="Georgia"/>
          <w:color w:val="000000"/>
          <w:sz w:val="14"/>
          <w:szCs w:val="23"/>
        </w:rPr>
        <w:t xml:space="preserve"> Should Russia succumb to internal war, the consequences for the United States and Europe will be severe. </w:t>
      </w:r>
      <w:r w:rsidRPr="009E2C75">
        <w:rPr>
          <w:rStyle w:val="StyleBoldUnderline"/>
          <w:highlight w:val="yellow"/>
        </w:rPr>
        <w:t xml:space="preserve">A major power like Russia -- </w:t>
      </w:r>
      <w:r w:rsidRPr="009E2C75">
        <w:rPr>
          <w:rStyle w:val="StyleBoldUnderline"/>
          <w:b w:val="0"/>
          <w:sz w:val="12"/>
          <w:highlight w:val="yellow"/>
          <w:u w:val="none"/>
        </w:rPr>
        <w:t>¶</w:t>
      </w:r>
      <w:r w:rsidRPr="009E2C75">
        <w:rPr>
          <w:rStyle w:val="StyleBoldUnderline"/>
          <w:highlight w:val="yellow"/>
        </w:rPr>
        <w:t xml:space="preserve"> even though in decline -- does not suffer civil war quietly or alone. An embattled Russian Federation might provoke opportunistic attacks from </w:t>
      </w:r>
      <w:r w:rsidRPr="009E2C75">
        <w:rPr>
          <w:rStyle w:val="StyleBoldUnderline"/>
          <w:b w:val="0"/>
          <w:sz w:val="12"/>
          <w:highlight w:val="yellow"/>
          <w:u w:val="none"/>
        </w:rPr>
        <w:t>¶</w:t>
      </w:r>
      <w:r w:rsidRPr="009E2C75">
        <w:rPr>
          <w:rStyle w:val="StyleBoldUnderline"/>
          <w:highlight w:val="yellow"/>
        </w:rPr>
        <w:t xml:space="preserve"> enemies such as China.</w:t>
      </w:r>
      <w:r w:rsidRPr="009E2C75">
        <w:rPr>
          <w:rFonts w:ascii="Georgia" w:hAnsi="Georgia"/>
          <w:color w:val="000000"/>
          <w:sz w:val="14"/>
          <w:szCs w:val="23"/>
        </w:rPr>
        <w:t xml:space="preserve"> Massive flows of refugees would pour into central and western Europe. Armed struggles in Russia could easily spill into its </w:t>
      </w:r>
      <w:r w:rsidRPr="009E2C75">
        <w:rPr>
          <w:rFonts w:ascii="Georgia" w:hAnsi="Georgia"/>
          <w:color w:val="000000"/>
          <w:sz w:val="12"/>
          <w:szCs w:val="23"/>
        </w:rPr>
        <w:t>¶</w:t>
      </w:r>
      <w:r w:rsidRPr="009E2C75">
        <w:rPr>
          <w:rFonts w:ascii="Georgia" w:hAnsi="Georgia"/>
          <w:color w:val="000000"/>
          <w:sz w:val="14"/>
          <w:szCs w:val="23"/>
        </w:rPr>
        <w:t xml:space="preserve"> neighbors. Damage from the fighting, particularly attacks on nuclear plants, would poison the environment of much of Europe and </w:t>
      </w:r>
      <w:r w:rsidRPr="009E2C75">
        <w:rPr>
          <w:rFonts w:ascii="Georgia" w:hAnsi="Georgia"/>
          <w:color w:val="000000"/>
          <w:sz w:val="12"/>
          <w:szCs w:val="23"/>
        </w:rPr>
        <w:t>¶</w:t>
      </w:r>
      <w:r w:rsidRPr="009E2C75">
        <w:rPr>
          <w:rFonts w:ascii="Georgia" w:hAnsi="Georgia"/>
          <w:color w:val="000000"/>
          <w:sz w:val="14"/>
          <w:szCs w:val="23"/>
        </w:rPr>
        <w:t xml:space="preserve"> Asia. Within Russia, the consequences would be even worse. Just as the sheer brutality of the last Russian civil war laid the basis for the privations of Soviet communism, a second civil war </w:t>
      </w:r>
      <w:r w:rsidRPr="009E2C75">
        <w:rPr>
          <w:rFonts w:ascii="Georgia" w:hAnsi="Georgia"/>
          <w:color w:val="000000"/>
          <w:sz w:val="12"/>
          <w:szCs w:val="23"/>
        </w:rPr>
        <w:t>¶</w:t>
      </w:r>
      <w:r w:rsidRPr="009E2C75">
        <w:rPr>
          <w:rFonts w:ascii="Georgia" w:hAnsi="Georgia"/>
          <w:color w:val="000000"/>
          <w:sz w:val="14"/>
          <w:szCs w:val="23"/>
        </w:rPr>
        <w:t xml:space="preserve"> might produce another horrific regime. </w:t>
      </w:r>
      <w:r w:rsidRPr="009E2C75">
        <w:rPr>
          <w:rStyle w:val="StyleBoldUnderline"/>
          <w:highlight w:val="yellow"/>
        </w:rPr>
        <w:t xml:space="preserve">Most alarming is the real possibility that the violent disintegration of Russia could lead to loss of control over its </w:t>
      </w:r>
      <w:r w:rsidRPr="009E2C75">
        <w:rPr>
          <w:rStyle w:val="StyleBoldUnderline"/>
          <w:b w:val="0"/>
          <w:sz w:val="12"/>
          <w:highlight w:val="yellow"/>
          <w:u w:val="none"/>
        </w:rPr>
        <w:t>¶</w:t>
      </w:r>
      <w:r w:rsidRPr="009E2C75">
        <w:rPr>
          <w:rStyle w:val="StyleBoldUnderline"/>
          <w:highlight w:val="yellow"/>
        </w:rPr>
        <w:t xml:space="preserve"> nuclear arsenal.</w:t>
      </w:r>
      <w:r w:rsidRPr="009E2C75">
        <w:rPr>
          <w:rFonts w:ascii="Georgia" w:hAnsi="Georgia"/>
          <w:color w:val="000000"/>
          <w:sz w:val="14"/>
          <w:szCs w:val="23"/>
        </w:rPr>
        <w:t xml:space="preserve"> No nuclear state has ever fallen victim to civil war, but even without a clear precedent the grim consequences can be foreseen. </w:t>
      </w:r>
      <w:r w:rsidRPr="009E2C75">
        <w:rPr>
          <w:rStyle w:val="StyleBoldUnderline"/>
          <w:highlight w:val="yellow"/>
        </w:rPr>
        <w:t xml:space="preserve">Russia retains some 20,000 </w:t>
      </w:r>
      <w:r w:rsidRPr="009E2C75">
        <w:rPr>
          <w:rStyle w:val="StyleBoldUnderline"/>
          <w:b w:val="0"/>
          <w:sz w:val="12"/>
          <w:highlight w:val="yellow"/>
          <w:u w:val="none"/>
        </w:rPr>
        <w:t>¶</w:t>
      </w:r>
      <w:r w:rsidRPr="009E2C75">
        <w:rPr>
          <w:rStyle w:val="StyleBoldUnderline"/>
          <w:highlight w:val="yellow"/>
        </w:rPr>
        <w:t xml:space="preserve"> nuclear weapons and the raw material for tens of thousands more</w:t>
      </w:r>
      <w:r w:rsidRPr="009E2C75">
        <w:rPr>
          <w:rFonts w:ascii="Georgia" w:hAnsi="Georgia"/>
          <w:color w:val="000000"/>
          <w:sz w:val="14"/>
          <w:szCs w:val="23"/>
        </w:rPr>
        <w:t xml:space="preserve">, in scores of sites scattered throughout the country. So far, the government has managed to </w:t>
      </w:r>
      <w:r w:rsidRPr="009E2C75">
        <w:rPr>
          <w:rFonts w:ascii="Georgia" w:hAnsi="Georgia"/>
          <w:color w:val="000000"/>
          <w:sz w:val="12"/>
          <w:szCs w:val="23"/>
        </w:rPr>
        <w:t>¶</w:t>
      </w:r>
      <w:r w:rsidRPr="009E2C75">
        <w:rPr>
          <w:rFonts w:ascii="Georgia" w:hAnsi="Georgia"/>
          <w:color w:val="000000"/>
          <w:sz w:val="14"/>
          <w:szCs w:val="23"/>
        </w:rPr>
        <w:t xml:space="preserve"> prevent the loss of any weapons or much material. If war erupts, however, Moscow's already weak grip on nuclear sites will slacken, </w:t>
      </w:r>
      <w:r w:rsidRPr="009E2C75">
        <w:rPr>
          <w:rStyle w:val="StyleBoldUnderline"/>
          <w:highlight w:val="yellow"/>
        </w:rPr>
        <w:t xml:space="preserve">making weapons </w:t>
      </w:r>
      <w:r w:rsidRPr="009E2C75">
        <w:rPr>
          <w:rStyle w:val="StyleBoldUnderline"/>
          <w:b w:val="0"/>
          <w:sz w:val="12"/>
          <w:highlight w:val="yellow"/>
          <w:u w:val="none"/>
        </w:rPr>
        <w:t>¶</w:t>
      </w:r>
      <w:r w:rsidRPr="009E2C75">
        <w:rPr>
          <w:rStyle w:val="StyleBoldUnderline"/>
          <w:highlight w:val="yellow"/>
        </w:rPr>
        <w:t xml:space="preserve"> and supplies available to a wide range of anti-American groups and states.</w:t>
      </w:r>
      <w:r w:rsidRPr="009E2C75">
        <w:rPr>
          <w:rFonts w:ascii="Georgia" w:hAnsi="Georgia"/>
          <w:color w:val="000000"/>
          <w:sz w:val="14"/>
          <w:szCs w:val="23"/>
        </w:rPr>
        <w:t xml:space="preserve"> </w:t>
      </w:r>
      <w:r w:rsidRPr="009E2C75">
        <w:rPr>
          <w:rStyle w:val="StyleBoldUnderline"/>
          <w:highlight w:val="yellow"/>
        </w:rPr>
        <w:t xml:space="preserve">Such dispersal of nuclear weapons represents the greatest </w:t>
      </w:r>
      <w:r w:rsidRPr="009E2C75">
        <w:rPr>
          <w:rStyle w:val="StyleBoldUnderline"/>
          <w:b w:val="0"/>
          <w:sz w:val="12"/>
          <w:highlight w:val="yellow"/>
          <w:u w:val="none"/>
        </w:rPr>
        <w:t>¶</w:t>
      </w:r>
      <w:r w:rsidRPr="009E2C75">
        <w:rPr>
          <w:rStyle w:val="StyleBoldUnderline"/>
          <w:highlight w:val="yellow"/>
        </w:rPr>
        <w:t xml:space="preserve"> physical threat America now faces.</w:t>
      </w:r>
      <w:r w:rsidRPr="009E2C75">
        <w:rPr>
          <w:rFonts w:ascii="Georgia" w:hAnsi="Georgia"/>
          <w:color w:val="000000"/>
          <w:sz w:val="14"/>
          <w:szCs w:val="23"/>
        </w:rPr>
        <w:t xml:space="preserve"> And it is hard to think of anything that would increase this threat more than the chaos that would </w:t>
      </w:r>
      <w:r w:rsidRPr="009E2C75">
        <w:rPr>
          <w:rFonts w:ascii="Georgia" w:hAnsi="Georgia"/>
          <w:color w:val="000000"/>
          <w:sz w:val="12"/>
          <w:szCs w:val="23"/>
        </w:rPr>
        <w:t>¶</w:t>
      </w:r>
      <w:r w:rsidRPr="009E2C75">
        <w:rPr>
          <w:rFonts w:ascii="Georgia" w:hAnsi="Georgia"/>
          <w:color w:val="000000"/>
          <w:sz w:val="14"/>
          <w:szCs w:val="23"/>
        </w:rPr>
        <w:t xml:space="preserve"> follow a Russian civil war. Lack of attention to the threat of civil wars by U.S. policymakers and academics has meant a lack of response and policy options. This does not mean, </w:t>
      </w:r>
      <w:r w:rsidRPr="009E2C75">
        <w:rPr>
          <w:rFonts w:ascii="Georgia" w:hAnsi="Georgia"/>
          <w:color w:val="000000"/>
          <w:sz w:val="12"/>
          <w:szCs w:val="23"/>
        </w:rPr>
        <w:t>¶</w:t>
      </w:r>
      <w:r w:rsidRPr="009E2C75">
        <w:rPr>
          <w:rFonts w:ascii="Georgia" w:hAnsi="Georgia"/>
          <w:color w:val="000000"/>
          <w:sz w:val="14"/>
          <w:szCs w:val="23"/>
        </w:rPr>
        <w:t xml:space="preserve"> however, that Washington can or should do nothing at all. As a first measure, American policymakers should work with governments of threatened states to prevent domestic conflict from </w:t>
      </w:r>
      <w:r w:rsidRPr="009E2C75">
        <w:rPr>
          <w:rFonts w:ascii="Georgia" w:hAnsi="Georgia"/>
          <w:color w:val="000000"/>
          <w:sz w:val="12"/>
          <w:szCs w:val="23"/>
        </w:rPr>
        <w:t>¶</w:t>
      </w:r>
      <w:r w:rsidRPr="009E2C75">
        <w:rPr>
          <w:rFonts w:ascii="Georgia" w:hAnsi="Georgia"/>
          <w:color w:val="000000"/>
          <w:sz w:val="14"/>
          <w:szCs w:val="23"/>
        </w:rPr>
        <w:t xml:space="preserve"> erupting. Though the inadvertent side effects of internal conflicts cannot be deterred, the outbreak of civil war itself may be discouraged. Doing so may require unambiguous and generous </w:t>
      </w:r>
      <w:r w:rsidRPr="009E2C75">
        <w:rPr>
          <w:rFonts w:ascii="Georgia" w:hAnsi="Georgia"/>
          <w:color w:val="000000"/>
          <w:sz w:val="12"/>
          <w:szCs w:val="23"/>
        </w:rPr>
        <w:t>¶</w:t>
      </w:r>
      <w:r w:rsidRPr="009E2C75">
        <w:rPr>
          <w:rFonts w:ascii="Georgia" w:hAnsi="Georgia"/>
          <w:color w:val="000000"/>
          <w:sz w:val="14"/>
          <w:szCs w:val="23"/>
        </w:rPr>
        <w:t xml:space="preserve"> American support for a regime that finds itself under assault. Or it may require Washington to ease out unsustainable leaders (the Philippines' Marcos or Indonesia's Suharto) once their time </w:t>
      </w:r>
      <w:r w:rsidRPr="009E2C75">
        <w:rPr>
          <w:rFonts w:ascii="Georgia" w:hAnsi="Georgia"/>
          <w:color w:val="000000"/>
          <w:sz w:val="12"/>
          <w:szCs w:val="23"/>
        </w:rPr>
        <w:t>¶</w:t>
      </w:r>
      <w:r w:rsidRPr="009E2C75">
        <w:rPr>
          <w:rFonts w:ascii="Georgia" w:hAnsi="Georgia"/>
          <w:color w:val="000000"/>
          <w:sz w:val="14"/>
          <w:szCs w:val="23"/>
        </w:rPr>
        <w:t xml:space="preserve"> has clearly passed. Either way, the difficulties of preventing internal war pale in comparison to the problems of coping with its effects. The United States should take action now to prepare </w:t>
      </w:r>
      <w:r w:rsidRPr="009E2C75">
        <w:rPr>
          <w:rFonts w:ascii="Georgia" w:hAnsi="Georgia"/>
          <w:color w:val="000000"/>
          <w:sz w:val="12"/>
          <w:szCs w:val="23"/>
        </w:rPr>
        <w:t>¶</w:t>
      </w:r>
      <w:r w:rsidRPr="009E2C75">
        <w:rPr>
          <w:rFonts w:ascii="Georgia" w:hAnsi="Georgia"/>
          <w:color w:val="000000"/>
          <w:sz w:val="14"/>
          <w:szCs w:val="23"/>
        </w:rPr>
        <w:t xml:space="preserve"> itself for civil war in key states. To respond to conflict in Mexico, Washington will need feasible evacuation plans for hundreds of thousands of Americans in that country. Contingency plans </w:t>
      </w:r>
      <w:r w:rsidRPr="009E2C75">
        <w:rPr>
          <w:rFonts w:ascii="Georgia" w:hAnsi="Georgia"/>
          <w:color w:val="000000"/>
          <w:sz w:val="12"/>
          <w:szCs w:val="23"/>
        </w:rPr>
        <w:t>¶</w:t>
      </w:r>
      <w:r w:rsidRPr="009E2C75">
        <w:rPr>
          <w:rFonts w:ascii="Georgia" w:hAnsi="Georgia"/>
          <w:color w:val="000000"/>
          <w:sz w:val="14"/>
          <w:szCs w:val="23"/>
        </w:rPr>
        <w:t xml:space="preserve"> for closing the Mexican-American border should be considered. And the possibility of a Mexican civil war raises the issue of American intervention. How and where the United States would </w:t>
      </w:r>
      <w:r w:rsidRPr="009E2C75">
        <w:rPr>
          <w:rFonts w:ascii="Georgia" w:hAnsi="Georgia"/>
          <w:color w:val="000000"/>
          <w:sz w:val="12"/>
          <w:szCs w:val="23"/>
        </w:rPr>
        <w:t>¶</w:t>
      </w:r>
      <w:r w:rsidRPr="009E2C75">
        <w:rPr>
          <w:rFonts w:ascii="Georgia" w:hAnsi="Georgia"/>
          <w:color w:val="000000"/>
          <w:sz w:val="14"/>
          <w:szCs w:val="23"/>
        </w:rPr>
        <w:t xml:space="preserve"> enter the fray would of course be determined by circumstances, but it is not premature to give serious thought to the prospect. To guard against a conflict in Saudi Arabia, the United States </w:t>
      </w:r>
      <w:r w:rsidRPr="009E2C75">
        <w:rPr>
          <w:rFonts w:ascii="Georgia" w:hAnsi="Georgia"/>
          <w:color w:val="000000"/>
          <w:sz w:val="12"/>
          <w:szCs w:val="23"/>
        </w:rPr>
        <w:t>¶</w:t>
      </w:r>
      <w:r w:rsidRPr="009E2C75">
        <w:rPr>
          <w:rFonts w:ascii="Georgia" w:hAnsi="Georgia"/>
          <w:color w:val="000000"/>
          <w:sz w:val="14"/>
          <w:szCs w:val="23"/>
        </w:rPr>
        <w:t xml:space="preserve"> should lead the effort to reduce Western dependence on Saudi oil. This will require a mixed strategy, including the expansion of U.S. strategic oil reserves (which could be done now, while </w:t>
      </w:r>
      <w:r w:rsidRPr="009E2C75">
        <w:rPr>
          <w:rFonts w:ascii="Georgia" w:hAnsi="Georgia"/>
          <w:color w:val="000000"/>
          <w:sz w:val="12"/>
          <w:szCs w:val="23"/>
        </w:rPr>
        <w:t>¶</w:t>
      </w:r>
      <w:r w:rsidRPr="009E2C75">
        <w:rPr>
          <w:rFonts w:ascii="Georgia" w:hAnsi="Georgia"/>
          <w:color w:val="000000"/>
          <w:sz w:val="14"/>
          <w:szCs w:val="23"/>
        </w:rPr>
        <w:t xml:space="preserve"> Saudi oil is cheap and available), locating new suppliers (such as the Central Asian republics), and reviving moribund efforts to find oil alternatives. None of this will be easy, especially in an </w:t>
      </w:r>
      <w:r w:rsidRPr="009E2C75">
        <w:rPr>
          <w:rFonts w:ascii="Georgia" w:hAnsi="Georgia"/>
          <w:color w:val="000000"/>
          <w:sz w:val="12"/>
          <w:szCs w:val="23"/>
        </w:rPr>
        <w:t>¶</w:t>
      </w:r>
      <w:r w:rsidRPr="009E2C75">
        <w:rPr>
          <w:rFonts w:ascii="Georgia" w:hAnsi="Georgia"/>
          <w:color w:val="000000"/>
          <w:sz w:val="14"/>
          <w:szCs w:val="23"/>
        </w:rPr>
        <w:t xml:space="preserve"> era of dollar-a-gallon gasoline, but it makes more sense than continuing to rely on an energy source so vulnerable to the ravages of civil war. For Russia, </w:t>
      </w:r>
      <w:r w:rsidRPr="009E2C75">
        <w:rPr>
          <w:rStyle w:val="StyleBoldUnderline"/>
          <w:highlight w:val="yellow"/>
        </w:rPr>
        <w:t xml:space="preserve">America must reduce the chances that </w:t>
      </w:r>
      <w:r w:rsidRPr="009E2C75">
        <w:rPr>
          <w:rStyle w:val="StyleBoldUnderline"/>
          <w:b w:val="0"/>
          <w:sz w:val="12"/>
          <w:highlight w:val="yellow"/>
          <w:u w:val="none"/>
        </w:rPr>
        <w:t>¶</w:t>
      </w:r>
      <w:r w:rsidRPr="009E2C75">
        <w:rPr>
          <w:rStyle w:val="StyleBoldUnderline"/>
          <w:highlight w:val="yellow"/>
        </w:rPr>
        <w:t xml:space="preserve"> civil conflict there will unleash nuclear weapons against the United States.</w:t>
      </w:r>
      <w:r w:rsidRPr="009E2C75">
        <w:rPr>
          <w:rFonts w:ascii="Georgia" w:hAnsi="Georgia"/>
          <w:color w:val="000000"/>
          <w:sz w:val="14"/>
          <w:szCs w:val="23"/>
        </w:rPr>
        <w:t xml:space="preserve"> First, Washington must do more to reduce the amount of nuclear weapons and fissionable </w:t>
      </w:r>
      <w:r w:rsidRPr="009E2C75">
        <w:rPr>
          <w:rFonts w:ascii="Georgia" w:hAnsi="Georgia"/>
          <w:color w:val="000000"/>
          <w:sz w:val="12"/>
          <w:szCs w:val="23"/>
        </w:rPr>
        <w:t>¶</w:t>
      </w:r>
      <w:r w:rsidRPr="009E2C75">
        <w:rPr>
          <w:rFonts w:ascii="Georgia" w:hAnsi="Georgia"/>
          <w:color w:val="000000"/>
          <w:sz w:val="14"/>
          <w:szCs w:val="23"/>
        </w:rPr>
        <w:t xml:space="preserve"> material that could be lost, stolen, or used in the chaos of civil war. The Nunn-Lugar program, under which the United States buys Russian nuclear material to use and store in America, is a </w:t>
      </w:r>
      <w:r w:rsidRPr="009E2C75">
        <w:rPr>
          <w:rFonts w:ascii="Georgia" w:hAnsi="Georgia"/>
          <w:color w:val="000000"/>
          <w:sz w:val="12"/>
          <w:szCs w:val="23"/>
        </w:rPr>
        <w:t>¶</w:t>
      </w:r>
      <w:r w:rsidRPr="009E2C75">
        <w:rPr>
          <w:rFonts w:ascii="Georgia" w:hAnsi="Georgia"/>
          <w:color w:val="000000"/>
          <w:sz w:val="14"/>
          <w:szCs w:val="23"/>
        </w:rPr>
        <w:t xml:space="preserve"> good start, but it must be accelerated. America should not worry about making a profit on the plutonium and enriched uranium it buys, but just get the goods out of Russia as fast as possible. </w:t>
      </w:r>
      <w:r w:rsidRPr="009E2C75">
        <w:rPr>
          <w:rFonts w:ascii="Georgia" w:hAnsi="Georgia"/>
          <w:color w:val="000000"/>
          <w:sz w:val="12"/>
          <w:szCs w:val="23"/>
        </w:rPr>
        <w:t>¶</w:t>
      </w:r>
      <w:r w:rsidRPr="009E2C75">
        <w:rPr>
          <w:rFonts w:ascii="Georgia" w:hAnsi="Georgia"/>
          <w:color w:val="000000"/>
          <w:sz w:val="14"/>
          <w:szCs w:val="23"/>
        </w:rPr>
        <w:t xml:space="preserve"> Second, arms control initiatives that may have been unpalatable during the Cold War should now be reconsidered, given the risk of accidental or unauthorized launchings. American </w:t>
      </w:r>
      <w:r w:rsidRPr="009E2C75">
        <w:rPr>
          <w:rFonts w:ascii="Georgia" w:hAnsi="Georgia"/>
          <w:color w:val="000000"/>
          <w:sz w:val="12"/>
          <w:szCs w:val="23"/>
        </w:rPr>
        <w:t>¶</w:t>
      </w:r>
      <w:r w:rsidRPr="009E2C75">
        <w:rPr>
          <w:rFonts w:ascii="Georgia" w:hAnsi="Georgia"/>
          <w:color w:val="000000"/>
          <w:sz w:val="14"/>
          <w:szCs w:val="23"/>
        </w:rPr>
        <w:t xml:space="preserve"> policymakers should contemplate agreements to reduce the total number of Russian (and American) nuclear weapons, to deprive the Russians of the ability to quickly launch a nuclear strike </w:t>
      </w:r>
      <w:r w:rsidRPr="009E2C75">
        <w:rPr>
          <w:rFonts w:ascii="Georgia" w:hAnsi="Georgia"/>
          <w:color w:val="000000"/>
          <w:sz w:val="12"/>
          <w:szCs w:val="23"/>
        </w:rPr>
        <w:t>¶</w:t>
      </w:r>
      <w:r w:rsidRPr="009E2C75">
        <w:rPr>
          <w:rFonts w:ascii="Georgia" w:hAnsi="Georgia"/>
          <w:color w:val="000000"/>
          <w:sz w:val="14"/>
          <w:szCs w:val="23"/>
        </w:rPr>
        <w:t xml:space="preserve"> (for example, by contracting to store warheads away from missiles), and should intensify efforts to develop an effective defense against missile attacks.</w:t>
      </w:r>
    </w:p>
    <w:p w:rsidR="00FD1792" w:rsidRPr="00A4427C" w:rsidRDefault="00FD1792" w:rsidP="007170D3">
      <w:pPr>
        <w:rPr>
          <w:rStyle w:val="StyleBoldUnderline"/>
          <w:b w:val="0"/>
          <w:bCs w:val="0"/>
        </w:rPr>
      </w:pPr>
    </w:p>
    <w:p w:rsidR="007170D3" w:rsidRDefault="007170D3" w:rsidP="007170D3">
      <w:pPr>
        <w:rPr>
          <w:rStyle w:val="StyleBoldUnderline"/>
        </w:rPr>
      </w:pPr>
      <w:r>
        <w:rPr>
          <w:rStyle w:val="StyleBoldUnderline"/>
        </w:rPr>
        <w:br w:type="page"/>
      </w:r>
    </w:p>
    <w:p w:rsidR="007170D3" w:rsidRDefault="007170D3" w:rsidP="007170D3">
      <w:pPr>
        <w:pStyle w:val="Heading3"/>
      </w:pPr>
      <w:bookmarkStart w:id="69" w:name="_Toc335830376"/>
      <w:bookmarkStart w:id="70" w:name="_Toc349306938"/>
      <w:bookmarkStart w:id="71" w:name="_Toc360210071"/>
      <w:bookmarkStart w:id="72" w:name="_Toc360210169"/>
      <w:bookmarkStart w:id="73" w:name="_Toc362007448"/>
      <w:bookmarkStart w:id="74" w:name="_Toc335830381"/>
      <w:r>
        <w:t>Impact:  Quick Time-Frame</w:t>
      </w:r>
      <w:bookmarkEnd w:id="69"/>
      <w:bookmarkEnd w:id="70"/>
      <w:bookmarkEnd w:id="71"/>
      <w:bookmarkEnd w:id="72"/>
      <w:bookmarkEnd w:id="73"/>
    </w:p>
    <w:p w:rsidR="007170D3" w:rsidRDefault="007170D3" w:rsidP="007170D3">
      <w:pPr>
        <w:pStyle w:val="Heading4"/>
      </w:pPr>
      <w:r>
        <w:t>(--) Oil price rise and falls are immediately reflected in the overall Russian economy:</w:t>
      </w:r>
    </w:p>
    <w:p w:rsidR="007170D3" w:rsidRDefault="007170D3" w:rsidP="007170D3">
      <w:pPr>
        <w:ind w:left="360"/>
      </w:pPr>
      <w:r>
        <w:t xml:space="preserve">Sergei </w:t>
      </w:r>
      <w:r w:rsidRPr="00387DC6">
        <w:rPr>
          <w:rStyle w:val="StyleStyleBold12pt"/>
        </w:rPr>
        <w:t>Seninsky,</w:t>
      </w:r>
      <w:r>
        <w:t xml:space="preserve"> 8/16/20</w:t>
      </w:r>
      <w:r w:rsidRPr="00387DC6">
        <w:rPr>
          <w:rStyle w:val="StyleStyleBold12pt"/>
        </w:rPr>
        <w:t>11</w:t>
      </w:r>
      <w:r>
        <w:t xml:space="preserve"> (economic analyst for RFE/RL's Russian Service, “Five Questions On The Russian Economy,” </w:t>
      </w:r>
      <w:hyperlink r:id="rId86" w:history="1">
        <w:r w:rsidR="00387DC6" w:rsidRPr="00FF7648">
          <w:rPr>
            <w:rStyle w:val="Hyperlink"/>
          </w:rPr>
          <w:t>http://www.rferl.org/content/five_questions _on_the_russian_economy/24298630.html</w:t>
        </w:r>
      </w:hyperlink>
      <w:r>
        <w:t>)</w:t>
      </w:r>
    </w:p>
    <w:p w:rsidR="007170D3" w:rsidRPr="00222D5C" w:rsidRDefault="007170D3" w:rsidP="007170D3">
      <w:pPr>
        <w:rPr>
          <w:rStyle w:val="StyleBoldUnderline"/>
        </w:rPr>
      </w:pPr>
      <w:r w:rsidRPr="00387DC6">
        <w:rPr>
          <w:sz w:val="16"/>
        </w:rPr>
        <w:t xml:space="preserve">Seninsky: That's where the main problem lies! </w:t>
      </w:r>
      <w:r w:rsidRPr="00387DC6">
        <w:rPr>
          <w:rStyle w:val="StyleBoldUnderline"/>
          <w:highlight w:val="yellow"/>
        </w:rPr>
        <w:t xml:space="preserve">The commodities sector dominates the Russian economy, and is </w:t>
      </w:r>
      <w:r w:rsidRPr="00387DC6">
        <w:rPr>
          <w:rStyle w:val="Emphasis"/>
          <w:highlight w:val="yellow"/>
        </w:rPr>
        <w:t>far ahead</w:t>
      </w:r>
      <w:r w:rsidRPr="00387DC6">
        <w:rPr>
          <w:rStyle w:val="StyleBoldUnderline"/>
          <w:highlight w:val="yellow"/>
        </w:rPr>
        <w:t xml:space="preserve"> of the others</w:t>
      </w:r>
      <w:r w:rsidRPr="00387DC6">
        <w:rPr>
          <w:sz w:val="16"/>
          <w:highlight w:val="yellow"/>
        </w:rPr>
        <w:t>.</w:t>
      </w:r>
      <w:r w:rsidRPr="00387DC6">
        <w:rPr>
          <w:sz w:val="16"/>
        </w:rPr>
        <w:t xml:space="preserve"> Hundreds of companies and enterprises in other sectors of the economy depend on orders from the commodities sector. And </w:t>
      </w:r>
      <w:r w:rsidRPr="00387DC6">
        <w:rPr>
          <w:rStyle w:val="StyleBoldUnderline"/>
          <w:highlight w:val="yellow"/>
        </w:rPr>
        <w:t xml:space="preserve">so </w:t>
      </w:r>
      <w:r w:rsidRPr="00387DC6">
        <w:rPr>
          <w:rStyle w:val="Emphasis"/>
          <w:highlight w:val="yellow"/>
        </w:rPr>
        <w:t>when oil prices fall</w:t>
      </w:r>
      <w:r w:rsidRPr="00387DC6">
        <w:rPr>
          <w:rStyle w:val="StyleBoldUnderline"/>
          <w:highlight w:val="yellow"/>
        </w:rPr>
        <w:t xml:space="preserve"> and oil companies' revenues decline, it is </w:t>
      </w:r>
      <w:r w:rsidRPr="00387DC6">
        <w:rPr>
          <w:rStyle w:val="Emphasis"/>
          <w:highlight w:val="yellow"/>
        </w:rPr>
        <w:t xml:space="preserve">immediately reflected </w:t>
      </w:r>
      <w:r w:rsidRPr="00387DC6">
        <w:rPr>
          <w:rStyle w:val="StyleBoldUnderline"/>
          <w:highlight w:val="yellow"/>
        </w:rPr>
        <w:t>in the overall economy.</w:t>
      </w:r>
    </w:p>
    <w:p w:rsidR="00324E16" w:rsidRPr="00322590" w:rsidRDefault="00324E16" w:rsidP="00324E16">
      <w:pPr>
        <w:pStyle w:val="Heading4"/>
      </w:pPr>
      <w:r>
        <w:t xml:space="preserve">(--) </w:t>
      </w:r>
      <w:r w:rsidRPr="00322590">
        <w:t>Markets can change rapidly to new events.</w:t>
      </w:r>
    </w:p>
    <w:p w:rsidR="00324E16" w:rsidRPr="00322590" w:rsidRDefault="00324E16" w:rsidP="00324E16">
      <w:r w:rsidRPr="00324E16">
        <w:rPr>
          <w:rStyle w:val="StyleStyleBold12pt"/>
        </w:rPr>
        <w:t>ALIF ARABIA, 4/28/2013</w:t>
      </w:r>
      <w:r>
        <w:t xml:space="preserve"> (</w:t>
      </w:r>
      <w:r w:rsidRPr="00322590">
        <w:t xml:space="preserve">Apr. 28, 2013.  Retrieved May 26, 2013 from </w:t>
      </w:r>
      <w:hyperlink r:id="rId87" w:history="1">
        <w:r w:rsidRPr="00322590">
          <w:rPr>
            <w:rStyle w:val="Hyperlink"/>
          </w:rPr>
          <w:t>http://www.zawya.com/story/Oil_price_slips_amid_poor_demand-ZAWYA20130428105319/</w:t>
        </w:r>
      </w:hyperlink>
      <w:r>
        <w:t>, rwg)</w:t>
      </w:r>
    </w:p>
    <w:p w:rsidR="00324E16" w:rsidRPr="00324E16" w:rsidRDefault="00324E16" w:rsidP="00324E16">
      <w:pPr>
        <w:rPr>
          <w:rStyle w:val="StyleBoldUnderline"/>
        </w:rPr>
      </w:pPr>
      <w:r w:rsidRPr="00324E16">
        <w:rPr>
          <w:rStyle w:val="StyleBoldUnderline"/>
          <w:highlight w:val="yellow"/>
        </w:rPr>
        <w:t xml:space="preserve">As was evident from the last few weeks, </w:t>
      </w:r>
      <w:r w:rsidRPr="00324E16">
        <w:rPr>
          <w:rStyle w:val="Emphasis"/>
          <w:highlight w:val="yellow"/>
        </w:rPr>
        <w:t>markets can turn on a dime</w:t>
      </w:r>
      <w:r w:rsidRPr="00324E16">
        <w:rPr>
          <w:rStyle w:val="StyleBoldUnderline"/>
          <w:highlight w:val="yellow"/>
        </w:rPr>
        <w:t>. Although commodities have been routed since a depressing IMF report which cut global GDP growth, investors are not willing to take defensive positions just yet.</w:t>
      </w:r>
    </w:p>
    <w:p w:rsidR="007170D3" w:rsidRPr="00954BCB" w:rsidRDefault="007170D3" w:rsidP="007170D3">
      <w:pPr>
        <w:rPr>
          <w:rStyle w:val="StyleBoldUnderline"/>
        </w:rPr>
      </w:pPr>
    </w:p>
    <w:p w:rsidR="007170D3" w:rsidRPr="00A56DA8" w:rsidRDefault="007170D3" w:rsidP="007170D3"/>
    <w:p w:rsidR="007170D3" w:rsidRDefault="007170D3" w:rsidP="007170D3">
      <w:pPr>
        <w:pStyle w:val="Heading3"/>
      </w:pPr>
      <w:bookmarkStart w:id="75" w:name="_Toc349306939"/>
      <w:bookmarkStart w:id="76" w:name="_Toc360210072"/>
      <w:bookmarkStart w:id="77" w:name="_Toc360210170"/>
      <w:bookmarkStart w:id="78" w:name="_Toc362007449"/>
      <w:r>
        <w:t>Impacts:  War—AT:  Russia Won’t Go to War With US</w:t>
      </w:r>
      <w:bookmarkEnd w:id="74"/>
      <w:bookmarkEnd w:id="75"/>
      <w:bookmarkEnd w:id="76"/>
      <w:bookmarkEnd w:id="77"/>
      <w:bookmarkEnd w:id="78"/>
    </w:p>
    <w:p w:rsidR="00387DC6" w:rsidRDefault="00387DC6" w:rsidP="00387DC6">
      <w:pPr>
        <w:pStyle w:val="Heading4"/>
      </w:pPr>
      <w:r>
        <w:t>(--) Their argument assumes an intentional war—our evidence indicates an accidental nuclear war will happen as Russia loses control over its arsenal—extend the Speice evidence.</w:t>
      </w:r>
    </w:p>
    <w:p w:rsidR="007170D3" w:rsidRDefault="007170D3" w:rsidP="007170D3">
      <w:pPr>
        <w:pStyle w:val="Heading4"/>
      </w:pPr>
      <w:r>
        <w:t>(--) Russia is willing to go to war with the US</w:t>
      </w:r>
    </w:p>
    <w:p w:rsidR="007170D3" w:rsidRPr="00D719F8" w:rsidRDefault="007170D3" w:rsidP="007170D3">
      <w:r>
        <w:rPr>
          <w:rStyle w:val="StyleStyleBold12pt"/>
        </w:rPr>
        <w:t>NewsMax,</w:t>
      </w:r>
      <w:r w:rsidRPr="00D719F8">
        <w:rPr>
          <w:rStyle w:val="StyleStyleBold12pt"/>
        </w:rPr>
        <w:t xml:space="preserve"> 3</w:t>
      </w:r>
      <w:r w:rsidR="00387DC6">
        <w:rPr>
          <w:rStyle w:val="StyleStyleBold12pt"/>
        </w:rPr>
        <w:t xml:space="preserve"> </w:t>
      </w:r>
      <w:r>
        <w:t xml:space="preserve">(5/16, news website about current issues, “Russia Prepares Mock Nuclear Attack On US And Britain” NewsMax, </w:t>
      </w:r>
      <w:hyperlink r:id="rId88" w:history="1">
        <w:r w:rsidRPr="000B5125">
          <w:rPr>
            <w:rStyle w:val="Hyperlink"/>
          </w:rPr>
          <w:t>http://www.newsmax.com/archives/articles/2003/5/16/102442.shtml</w:t>
        </w:r>
      </w:hyperlink>
      <w:r>
        <w:t xml:space="preserve">, 7/9/12 MDRJ) </w:t>
      </w:r>
    </w:p>
    <w:p w:rsidR="007170D3" w:rsidRPr="00D719F8" w:rsidRDefault="007170D3" w:rsidP="007170D3">
      <w:pPr>
        <w:rPr>
          <w:sz w:val="16"/>
        </w:rPr>
      </w:pPr>
      <w:r w:rsidRPr="00387DC6">
        <w:rPr>
          <w:rStyle w:val="StyleBoldUnderline"/>
          <w:highlight w:val="yellow"/>
        </w:rPr>
        <w:t>Though Russia's military has been considerably downzied</w:t>
      </w:r>
      <w:r w:rsidRPr="00D719F8">
        <w:rPr>
          <w:rStyle w:val="StyleBoldUnderline"/>
        </w:rPr>
        <w:t xml:space="preserve"> </w:t>
      </w:r>
      <w:r w:rsidRPr="00D719F8">
        <w:rPr>
          <w:sz w:val="16"/>
        </w:rPr>
        <w:t>since the end of the Cold War, and its conventional forces hold little weight against a modern, equipped army</w:t>
      </w:r>
      <w:r w:rsidRPr="00387DC6">
        <w:rPr>
          <w:sz w:val="16"/>
          <w:highlight w:val="yellow"/>
        </w:rPr>
        <w:t xml:space="preserve">, </w:t>
      </w:r>
      <w:r w:rsidRPr="00387DC6">
        <w:rPr>
          <w:rStyle w:val="StyleBoldUnderline"/>
          <w:highlight w:val="yellow"/>
        </w:rPr>
        <w:t>Russia has continued to invest heavily in strategic and tactical nuclear weapons</w:t>
      </w:r>
      <w:r w:rsidRPr="00387DC6">
        <w:rPr>
          <w:sz w:val="16"/>
          <w:highlight w:val="yellow"/>
        </w:rPr>
        <w:t>.</w:t>
      </w:r>
      <w:r w:rsidRPr="00D719F8">
        <w:rPr>
          <w:sz w:val="16"/>
        </w:rPr>
        <w:t xml:space="preserve"> Sometime during the 90s, Russia attained nuclear superiority over the U.S. While Russia's large, strategic nuclear weapons have remained in parity with the U.S., </w:t>
      </w:r>
      <w:r w:rsidRPr="00387DC6">
        <w:rPr>
          <w:rStyle w:val="StyleBoldUnderline"/>
          <w:highlight w:val="yellow"/>
        </w:rPr>
        <w:t xml:space="preserve">Russia's tactical nuclear arsenal has been estimated to include between </w:t>
      </w:r>
      <w:r w:rsidRPr="00387DC6">
        <w:rPr>
          <w:rStyle w:val="Emphasis"/>
          <w:highlight w:val="yellow"/>
        </w:rPr>
        <w:t>20,000 to 40,000 weapons</w:t>
      </w:r>
      <w:r w:rsidRPr="00D719F8">
        <w:rPr>
          <w:sz w:val="16"/>
        </w:rPr>
        <w:t xml:space="preserve">. At the same time Russia has continued its nuclear buildup, </w:t>
      </w:r>
      <w:r w:rsidRPr="00387DC6">
        <w:rPr>
          <w:rStyle w:val="StyleBoldUnderline"/>
          <w:highlight w:val="yellow"/>
        </w:rPr>
        <w:t>the U.S. has virtually destroyed its arsenal of tactical nuclear warheads</w:t>
      </w:r>
      <w:r w:rsidRPr="00D719F8">
        <w:rPr>
          <w:sz w:val="16"/>
        </w:rPr>
        <w:t xml:space="preserve">. Under orders from the Bush administration, the U.S. has also been moving to further reduce the U.S. strategic arsenal. Currently, the nation's most modern fleet of ICBM, the MX missiles, are being destroyed. </w:t>
      </w:r>
      <w:r w:rsidRPr="00387DC6">
        <w:rPr>
          <w:rStyle w:val="StyleBoldUnderline"/>
          <w:highlight w:val="yellow"/>
        </w:rPr>
        <w:t>The Russian military exercises show a desire by the Russian military to deal with the huge technological lead U.S. conventional forces have, demonstrated by Operation Iraqi Freedom</w:t>
      </w:r>
      <w:r w:rsidRPr="00D719F8">
        <w:rPr>
          <w:sz w:val="16"/>
        </w:rPr>
        <w:t>. According to Nezavisimaya Gazeta, the Russian exercises "will be linked with destroying the U.S. satellite group in order to neutralize the NAVSTAR global navigation system, the Keyhole optoelectronic intelligence satellites, and the Lacross radio-locating intelligence satellites." The paper said these maneuvers, "Under actual conditions of a war this would 'blind' the Pentagon and does not let the U.S. use high-precision weapons against Russian military groups."</w:t>
      </w:r>
    </w:p>
    <w:p w:rsidR="007170D3" w:rsidRDefault="007170D3" w:rsidP="007170D3">
      <w:pPr>
        <w:rPr>
          <w:rStyle w:val="StyleBoldUnderline"/>
        </w:rPr>
      </w:pPr>
    </w:p>
    <w:p w:rsidR="007170D3" w:rsidRPr="00A56DA8" w:rsidRDefault="007170D3" w:rsidP="007170D3">
      <w:pPr>
        <w:pStyle w:val="Cards"/>
        <w:ind w:left="0"/>
      </w:pPr>
    </w:p>
    <w:p w:rsidR="007170D3" w:rsidRDefault="007170D3" w:rsidP="007170D3"/>
    <w:p w:rsidR="007170D3" w:rsidRDefault="007170D3" w:rsidP="007170D3"/>
    <w:p w:rsidR="007170D3" w:rsidRDefault="007170D3" w:rsidP="007170D3"/>
    <w:p w:rsidR="007170D3" w:rsidRDefault="007170D3" w:rsidP="007170D3"/>
    <w:p w:rsidR="007170D3" w:rsidRDefault="007170D3" w:rsidP="007170D3"/>
    <w:p w:rsidR="007170D3" w:rsidRDefault="007170D3" w:rsidP="007170D3">
      <w:pPr>
        <w:rPr>
          <w:rFonts w:eastAsiaTheme="majorEastAsia" w:cstheme="majorBidi"/>
          <w:b/>
          <w:bCs/>
          <w:iCs/>
          <w:sz w:val="26"/>
        </w:rPr>
      </w:pPr>
      <w:r>
        <w:br w:type="page"/>
      </w:r>
    </w:p>
    <w:p w:rsidR="007170D3" w:rsidRPr="00387DC6" w:rsidRDefault="007170D3" w:rsidP="00387DC6">
      <w:pPr>
        <w:pStyle w:val="Heading3"/>
        <w:rPr>
          <w:rStyle w:val="StyleStyleBold12pt"/>
          <w:b/>
          <w:sz w:val="32"/>
          <w:szCs w:val="32"/>
          <w:u w:val="single"/>
        </w:rPr>
      </w:pPr>
      <w:bookmarkStart w:id="79" w:name="_Toc335830382"/>
      <w:bookmarkStart w:id="80" w:name="_Toc349306940"/>
      <w:bookmarkStart w:id="81" w:name="_Toc360210073"/>
      <w:bookmarkStart w:id="82" w:name="_Toc360210171"/>
      <w:bookmarkStart w:id="83" w:name="_Toc362007450"/>
      <w:r w:rsidRPr="00387DC6">
        <w:rPr>
          <w:rStyle w:val="StyleStyleBold12pt"/>
          <w:b/>
          <w:sz w:val="32"/>
          <w:szCs w:val="32"/>
          <w:u w:val="single"/>
        </w:rPr>
        <w:t xml:space="preserve">Impacts:  Russian </w:t>
      </w:r>
      <w:r w:rsidR="00387DC6">
        <w:rPr>
          <w:rStyle w:val="StyleStyleBold12pt"/>
          <w:b/>
          <w:sz w:val="32"/>
          <w:szCs w:val="32"/>
          <w:u w:val="single"/>
        </w:rPr>
        <w:t xml:space="preserve">Economy </w:t>
      </w:r>
      <w:r w:rsidRPr="00387DC6">
        <w:rPr>
          <w:rStyle w:val="StyleStyleBold12pt"/>
          <w:b/>
          <w:sz w:val="32"/>
          <w:szCs w:val="32"/>
          <w:u w:val="single"/>
        </w:rPr>
        <w:t>key to global economy</w:t>
      </w:r>
      <w:bookmarkEnd w:id="79"/>
      <w:bookmarkEnd w:id="80"/>
      <w:bookmarkEnd w:id="81"/>
      <w:bookmarkEnd w:id="82"/>
      <w:bookmarkEnd w:id="83"/>
    </w:p>
    <w:p w:rsidR="007170D3" w:rsidRPr="00387DC6" w:rsidRDefault="007170D3" w:rsidP="00387DC6">
      <w:pPr>
        <w:pStyle w:val="Heading4"/>
        <w:rPr>
          <w:rStyle w:val="StyleStyleBold12pt"/>
          <w:b/>
          <w:bCs/>
          <w:szCs w:val="26"/>
        </w:rPr>
      </w:pPr>
      <w:r w:rsidRPr="00387DC6">
        <w:rPr>
          <w:rStyle w:val="StyleStyleBold12pt"/>
          <w:b/>
          <w:szCs w:val="26"/>
        </w:rPr>
        <w:t>(--) Russian economy key to global economy:</w:t>
      </w:r>
    </w:p>
    <w:p w:rsidR="007170D3" w:rsidRPr="005A0349" w:rsidRDefault="007170D3" w:rsidP="007170D3">
      <w:pPr>
        <w:ind w:left="360"/>
      </w:pPr>
      <w:r w:rsidRPr="00387DC6">
        <w:rPr>
          <w:rStyle w:val="StyleStyleBold12pt"/>
        </w:rPr>
        <w:t xml:space="preserve">Gilman </w:t>
      </w:r>
      <w:r w:rsidR="00387DC6" w:rsidRPr="00387DC6">
        <w:rPr>
          <w:rStyle w:val="StyleStyleBold12pt"/>
        </w:rPr>
        <w:t>200</w:t>
      </w:r>
      <w:r w:rsidRPr="00387DC6">
        <w:rPr>
          <w:rStyle w:val="StyleStyleBold12pt"/>
        </w:rPr>
        <w:t>8,</w:t>
      </w:r>
      <w:r w:rsidRPr="005A0349">
        <w:t xml:space="preserve"> Martin Gilman, Former senior representative of the IMF in Russia and professor at the Higher School of Economics in Moscow, 1/16/2008. “Well-Placed to Weather an Economic Storm,” Moscow Times, </w:t>
      </w:r>
      <w:hyperlink r:id="rId89" w:history="1">
        <w:r w:rsidRPr="005A0349">
          <w:rPr>
            <w:rStyle w:val="Hyperlink"/>
          </w:rPr>
          <w:t>http://www.moscowtimes.ru/stories/2008/01/16/008.html</w:t>
        </w:r>
      </w:hyperlink>
      <w:r w:rsidRPr="005A0349">
        <w:t>.</w:t>
      </w:r>
    </w:p>
    <w:p w:rsidR="007170D3" w:rsidRDefault="007170D3" w:rsidP="007170D3">
      <w:pPr>
        <w:pStyle w:val="Cards"/>
        <w:ind w:left="0"/>
      </w:pPr>
      <w:r w:rsidRPr="0093394C">
        <w:rPr>
          <w:rStyle w:val="DebateUnderline"/>
        </w:rPr>
        <w:t>Faced with this gloomy global outlook, Russia is well placed to weather the storm</w:t>
      </w:r>
      <w:r w:rsidRPr="00BF0144">
        <w:t xml:space="preserve">. </w:t>
      </w:r>
      <w:r w:rsidRPr="00BF0144">
        <w:rPr>
          <w:sz w:val="16"/>
        </w:rPr>
        <w:t>In fact,</w:t>
      </w:r>
      <w:r w:rsidRPr="00BF0144">
        <w:t xml:space="preserve"> </w:t>
      </w:r>
      <w:r w:rsidRPr="00387DC6">
        <w:rPr>
          <w:rStyle w:val="DebateUnderline"/>
          <w:highlight w:val="yellow"/>
        </w:rPr>
        <w:t>not only is the Russian economy likely to decouple largely from a sagging United States and even Europe, but its continuing boom</w:t>
      </w:r>
      <w:r w:rsidRPr="00387DC6">
        <w:rPr>
          <w:highlight w:val="yellow"/>
        </w:rPr>
        <w:t xml:space="preserve"> </w:t>
      </w:r>
      <w:r w:rsidRPr="00387DC6">
        <w:rPr>
          <w:rStyle w:val="DebateUnderline"/>
          <w:highlight w:val="yellow"/>
        </w:rPr>
        <w:t>-- mostly</w:t>
      </w:r>
      <w:r w:rsidRPr="00387DC6">
        <w:rPr>
          <w:rStyle w:val="DebateUnderline"/>
        </w:rPr>
        <w:t xml:space="preserve"> </w:t>
      </w:r>
      <w:r w:rsidRPr="0093394C">
        <w:rPr>
          <w:rStyle w:val="DebateUnderline"/>
        </w:rPr>
        <w:t xml:space="preserve">but not solely </w:t>
      </w:r>
      <w:r w:rsidRPr="00387DC6">
        <w:rPr>
          <w:rStyle w:val="Emphasis"/>
          <w:highlight w:val="yellow"/>
        </w:rPr>
        <w:t xml:space="preserve">fueled by high energy revenues </w:t>
      </w:r>
      <w:r w:rsidRPr="00387DC6">
        <w:rPr>
          <w:rStyle w:val="DebateUnderline"/>
          <w:highlight w:val="yellow"/>
        </w:rPr>
        <w:t>-- is sucking in both consumer and investment goods</w:t>
      </w:r>
      <w:r w:rsidRPr="00387DC6">
        <w:rPr>
          <w:highlight w:val="yellow"/>
        </w:rPr>
        <w:t xml:space="preserve">, </w:t>
      </w:r>
      <w:r w:rsidRPr="00387DC6">
        <w:rPr>
          <w:rStyle w:val="DebateUnderline"/>
          <w:highlight w:val="yellow"/>
        </w:rPr>
        <w:t xml:space="preserve">and so acting as a </w:t>
      </w:r>
      <w:r w:rsidRPr="00387DC6">
        <w:rPr>
          <w:rStyle w:val="Emphasis"/>
          <w:highlight w:val="yellow"/>
        </w:rPr>
        <w:t>motor of world growth</w:t>
      </w:r>
      <w:r w:rsidRPr="00387DC6">
        <w:rPr>
          <w:highlight w:val="yellow"/>
        </w:rPr>
        <w:t>.</w:t>
      </w:r>
      <w:r w:rsidRPr="00BF0144">
        <w:t xml:space="preserve"> </w:t>
      </w:r>
      <w:r w:rsidRPr="0093394C">
        <w:rPr>
          <w:rStyle w:val="DebateUnderline"/>
        </w:rPr>
        <w:t>And the planned $1 trillion public investment program over the next decade should ensure that the country remains decoupled for years to come</w:t>
      </w:r>
      <w:r w:rsidRPr="00BF0144">
        <w:t>.</w:t>
      </w:r>
    </w:p>
    <w:p w:rsidR="007170D3" w:rsidRPr="00E12A4E" w:rsidRDefault="007170D3" w:rsidP="007170D3">
      <w:pPr>
        <w:pStyle w:val="Heading4"/>
      </w:pPr>
      <w:r>
        <w:t xml:space="preserve">(--) </w:t>
      </w:r>
      <w:r w:rsidRPr="00E12A4E">
        <w:t xml:space="preserve">Russian economy is </w:t>
      </w:r>
      <w:r>
        <w:t>key</w:t>
      </w:r>
      <w:r w:rsidRPr="00E12A4E">
        <w:t xml:space="preserve"> to the global economy</w:t>
      </w:r>
    </w:p>
    <w:p w:rsidR="007170D3" w:rsidRPr="00771885" w:rsidRDefault="007170D3" w:rsidP="007170D3">
      <w:r w:rsidRPr="00387DC6">
        <w:rPr>
          <w:rStyle w:val="StyleStyleBold12pt"/>
        </w:rPr>
        <w:t>Australian Financial Review 2000</w:t>
      </w:r>
      <w:r w:rsidRPr="00771885">
        <w:t>, January 8, 2000. afr.com</w:t>
      </w:r>
    </w:p>
    <w:p w:rsidR="007170D3" w:rsidRDefault="007170D3" w:rsidP="007170D3">
      <w:pPr>
        <w:pStyle w:val="Cards"/>
        <w:ind w:left="0"/>
      </w:pPr>
      <w:r w:rsidRPr="002A2528">
        <w:rPr>
          <w:rStyle w:val="DebateUnderline"/>
          <w:highlight w:val="yellow"/>
        </w:rPr>
        <w:t>As a big debtor nation, Russia’s ability to meet its financial obligations also matters to world markets</w:t>
      </w:r>
      <w:r w:rsidRPr="002A2528">
        <w:rPr>
          <w:highlight w:val="yellow"/>
        </w:rPr>
        <w:t xml:space="preserve"> </w:t>
      </w:r>
      <w:r w:rsidRPr="002A2528">
        <w:rPr>
          <w:rStyle w:val="DebateUnderline"/>
          <w:highlight w:val="yellow"/>
        </w:rPr>
        <w:t xml:space="preserve">– as the Russian rouble’s collapse and accompanying loan default in August 1998 starkly revealed. The crisis raised fears of a </w:t>
      </w:r>
      <w:r w:rsidRPr="002A2528">
        <w:rPr>
          <w:rStyle w:val="Emphasis"/>
          <w:highlight w:val="yellow"/>
        </w:rPr>
        <w:t>domino effect</w:t>
      </w:r>
      <w:r w:rsidRPr="002A2528">
        <w:rPr>
          <w:rStyle w:val="DebateUnderline"/>
          <w:highlight w:val="yellow"/>
        </w:rPr>
        <w:t xml:space="preserve"> across emerging markets that could ultimately </w:t>
      </w:r>
      <w:r w:rsidRPr="002A2528">
        <w:rPr>
          <w:rStyle w:val="Emphasis"/>
          <w:highlight w:val="yellow"/>
        </w:rPr>
        <w:t>push the global economy into recession</w:t>
      </w:r>
      <w:r w:rsidRPr="000509F0">
        <w:rPr>
          <w:b/>
        </w:rPr>
        <w:t>.</w:t>
      </w:r>
      <w:r w:rsidRPr="00B913D9">
        <w:t xml:space="preserve"> </w:t>
      </w:r>
      <w:r w:rsidRPr="000509F0">
        <w:t>That, in the end, didn’t occur</w:t>
      </w:r>
      <w:r w:rsidRPr="00B913D9">
        <w:t xml:space="preserve">. </w:t>
      </w:r>
      <w:r w:rsidRPr="00F74AC4">
        <w:rPr>
          <w:rStyle w:val="DebateUnderline"/>
        </w:rPr>
        <w:t>But an economist specializing in Russia at the European Bank for Reconstruction and Development,</w:t>
      </w:r>
      <w:r w:rsidRPr="00B913D9">
        <w:t xml:space="preserve"> Ivan Szegvari, </w:t>
      </w:r>
      <w:r w:rsidRPr="00F74AC4">
        <w:rPr>
          <w:rStyle w:val="DebateUnderline"/>
        </w:rPr>
        <w:t xml:space="preserve">says the </w:t>
      </w:r>
      <w:r w:rsidRPr="000509F0">
        <w:rPr>
          <w:rStyle w:val="DebateUnderline"/>
        </w:rPr>
        <w:t>confidence of international investors in emerging markets, and transitional economies as a whole, is affected by what happens in Russia</w:t>
      </w:r>
      <w:r w:rsidRPr="00B913D9">
        <w:t xml:space="preserve">. In addition, </w:t>
      </w:r>
      <w:r w:rsidRPr="002A2528">
        <w:rPr>
          <w:rStyle w:val="DebateUnderline"/>
          <w:highlight w:val="yellow"/>
        </w:rPr>
        <w:t>Russia remains one of the most important clients of international financial institutions such as the International Monetary Fund</w:t>
      </w:r>
      <w:r w:rsidRPr="002A2528">
        <w:rPr>
          <w:highlight w:val="yellow"/>
        </w:rPr>
        <w:t>.</w:t>
      </w:r>
    </w:p>
    <w:p w:rsidR="007170D3" w:rsidRDefault="007170D3" w:rsidP="007170D3">
      <w:pPr>
        <w:pStyle w:val="Cards"/>
        <w:ind w:left="0"/>
      </w:pPr>
    </w:p>
    <w:p w:rsidR="007170D3" w:rsidRPr="00A11D38" w:rsidRDefault="007170D3" w:rsidP="007170D3"/>
    <w:p w:rsidR="007170D3" w:rsidRDefault="007170D3" w:rsidP="007170D3">
      <w:pPr>
        <w:rPr>
          <w:rFonts w:eastAsiaTheme="majorEastAsia" w:cstheme="majorBidi"/>
          <w:b/>
          <w:bCs/>
          <w:iCs/>
          <w:sz w:val="26"/>
        </w:rPr>
      </w:pPr>
      <w:r>
        <w:br w:type="page"/>
      </w:r>
    </w:p>
    <w:p w:rsidR="007170D3" w:rsidRPr="00824B90" w:rsidRDefault="007170D3" w:rsidP="007170D3">
      <w:pPr>
        <w:pStyle w:val="Heading3"/>
      </w:pPr>
      <w:bookmarkStart w:id="84" w:name="_Toc335830384"/>
      <w:bookmarkStart w:id="85" w:name="_Toc349306942"/>
      <w:bookmarkStart w:id="86" w:name="_Toc360210075"/>
      <w:bookmarkStart w:id="87" w:name="_Toc360210173"/>
      <w:bookmarkStart w:id="88" w:name="_Toc362007451"/>
      <w:r>
        <w:t>Impact – Prolif</w:t>
      </w:r>
      <w:bookmarkEnd w:id="84"/>
      <w:bookmarkEnd w:id="85"/>
      <w:bookmarkEnd w:id="86"/>
      <w:bookmarkEnd w:id="87"/>
      <w:bookmarkEnd w:id="88"/>
    </w:p>
    <w:p w:rsidR="007170D3" w:rsidRDefault="007170D3" w:rsidP="00ED5C31">
      <w:pPr>
        <w:pStyle w:val="Heading4"/>
        <w:numPr>
          <w:ilvl w:val="0"/>
          <w:numId w:val="4"/>
        </w:numPr>
        <w:spacing w:after="0" w:line="240" w:lineRule="auto"/>
      </w:pPr>
      <w:r>
        <w:t>Russian economic prosperity key to checking nuclear security and proliferation</w:t>
      </w:r>
    </w:p>
    <w:p w:rsidR="007170D3" w:rsidRDefault="007170D3" w:rsidP="007170D3">
      <w:r>
        <w:rPr>
          <w:rStyle w:val="StyleStyleBold12pt"/>
        </w:rPr>
        <w:t xml:space="preserve">Bukharin </w:t>
      </w:r>
      <w:r w:rsidRPr="003C7AC5">
        <w:rPr>
          <w:rStyle w:val="StyleStyleBold12pt"/>
        </w:rPr>
        <w:t>3</w:t>
      </w:r>
      <w:r w:rsidR="002A2528">
        <w:rPr>
          <w:rStyle w:val="StyleStyleBold12pt"/>
        </w:rPr>
        <w:t xml:space="preserve">  </w:t>
      </w:r>
      <w:r>
        <w:t xml:space="preserve">(Oleg, August, he is affiliated with Princeton University and received his Ph.D. in physics from the Moscow Institute of Physics and Technology “The Future of Russia: The Nuclear Factor”, </w:t>
      </w:r>
      <w:hyperlink r:id="rId90" w:history="1">
        <w:r w:rsidRPr="004F7BBC">
          <w:rPr>
            <w:rStyle w:val="Hyperlink"/>
          </w:rPr>
          <w:t>http://www.princeton.edu/~lisd/publications/wp_russiaseries_bukharin.pdf</w:t>
        </w:r>
      </w:hyperlink>
      <w:r>
        <w:t>)</w:t>
      </w:r>
    </w:p>
    <w:p w:rsidR="007170D3" w:rsidRDefault="007170D3" w:rsidP="007170D3">
      <w:pPr>
        <w:rPr>
          <w:sz w:val="16"/>
        </w:rPr>
      </w:pPr>
      <w:r w:rsidRPr="00D4576F">
        <w:rPr>
          <w:sz w:val="16"/>
        </w:rPr>
        <w:t xml:space="preserve">There are presently no definite answers about the future of the nuclear security agenda in Russia. The Russian nuclear legacy – its nuclear forces, the nuclear-weapons production and power-generation complex, huge stocks of nuclear-useable highly enriched uranium and plutonium, and environmental clean-up problems – is not going to go away anytime soon. </w:t>
      </w:r>
      <w:r w:rsidRPr="002A2528">
        <w:rPr>
          <w:rStyle w:val="StyleBoldUnderline"/>
          <w:highlight w:val="yellow"/>
        </w:rPr>
        <w:t>What is clear is that nuclear security and proliferation risks will be high as long as there remain their underlying causes</w:t>
      </w:r>
      <w:r w:rsidRPr="00D4576F">
        <w:rPr>
          <w:sz w:val="16"/>
        </w:rPr>
        <w:t xml:space="preserve">: the oversized and underfunded nuclear complex, </w:t>
      </w:r>
      <w:r w:rsidRPr="002A2528">
        <w:rPr>
          <w:rStyle w:val="StyleBoldUnderline"/>
          <w:highlight w:val="yellow"/>
        </w:rPr>
        <w:t>the economic turmoil</w:t>
      </w:r>
      <w:r w:rsidRPr="00D4576F">
        <w:rPr>
          <w:sz w:val="16"/>
        </w:rPr>
        <w:t xml:space="preserve">, and wide-spread crime and corruption. </w:t>
      </w:r>
      <w:r w:rsidRPr="002A2528">
        <w:rPr>
          <w:rStyle w:val="StyleBoldUnderline"/>
          <w:highlight w:val="yellow"/>
        </w:rPr>
        <w:t>The magnitude of the problem</w:t>
      </w:r>
      <w:r w:rsidRPr="00D4576F">
        <w:rPr>
          <w:sz w:val="16"/>
        </w:rPr>
        <w:t xml:space="preserve">, however, </w:t>
      </w:r>
      <w:r w:rsidRPr="002A2528">
        <w:rPr>
          <w:rStyle w:val="StyleBoldUnderline"/>
          <w:highlight w:val="yellow"/>
        </w:rPr>
        <w:t>could vary</w:t>
      </w:r>
      <w:r w:rsidRPr="00CD2A87">
        <w:rPr>
          <w:rStyle w:val="StyleBoldUnderline"/>
        </w:rPr>
        <w:t xml:space="preserve"> </w:t>
      </w:r>
      <w:r w:rsidRPr="00D4576F">
        <w:rPr>
          <w:sz w:val="16"/>
        </w:rPr>
        <w:t>significantly depending on Russia’s progress in downsizing of its nuclear weapons complex;</w:t>
      </w:r>
      <w:r w:rsidRPr="00CD2A87">
        <w:rPr>
          <w:rStyle w:val="StyleBoldUnderline"/>
        </w:rPr>
        <w:t xml:space="preserve"> </w:t>
      </w:r>
      <w:r w:rsidRPr="002A2528">
        <w:rPr>
          <w:rStyle w:val="StyleBoldUnderline"/>
          <w:highlight w:val="yellow"/>
        </w:rPr>
        <w:t>its ability to maintain core competence in the nuclear field; availability of funding for the nuclear industry and safeguards and security programs; political commitment by the Russian government to improve nuclear security; and international cooperation</w:t>
      </w:r>
      <w:r w:rsidRPr="002A2528">
        <w:rPr>
          <w:sz w:val="16"/>
          <w:highlight w:val="yellow"/>
        </w:rPr>
        <w:t xml:space="preserve">. </w:t>
      </w:r>
      <w:r w:rsidRPr="002A2528">
        <w:rPr>
          <w:rStyle w:val="StyleBoldUnderline"/>
          <w:highlight w:val="yellow"/>
        </w:rPr>
        <w:t>Economically-prosperous Russia</w:t>
      </w:r>
      <w:r w:rsidRPr="00D4576F">
        <w:rPr>
          <w:sz w:val="16"/>
        </w:rPr>
        <w:t xml:space="preserve">, the rule of law, and a smaller, safer and more secure nuclear complex </w:t>
      </w:r>
      <w:r w:rsidRPr="002A2528">
        <w:rPr>
          <w:rStyle w:val="StyleBoldUnderline"/>
          <w:highlight w:val="yellow"/>
        </w:rPr>
        <w:t>would make nuclear risks manageable</w:t>
      </w:r>
      <w:r w:rsidRPr="00D4576F">
        <w:rPr>
          <w:sz w:val="16"/>
        </w:rPr>
        <w:t>. An integration of the Russian nuclear complex into the world’s nuclear industry, increased transparency of nuclear operations, and cooperative nuclear security relations with the United States and other western countries are also essential to reducing nuclear dangers and preventing catastrophic terrorism.</w:t>
      </w:r>
    </w:p>
    <w:p w:rsidR="007170D3" w:rsidRDefault="007170D3" w:rsidP="00ED5C31">
      <w:pPr>
        <w:pStyle w:val="Heading4"/>
        <w:numPr>
          <w:ilvl w:val="0"/>
          <w:numId w:val="4"/>
        </w:numPr>
        <w:spacing w:after="0" w:line="240" w:lineRule="auto"/>
      </w:pPr>
      <w:r>
        <w:t>Prolif Risks Extinction</w:t>
      </w:r>
    </w:p>
    <w:p w:rsidR="007170D3" w:rsidRDefault="007170D3" w:rsidP="007170D3">
      <w:pPr>
        <w:rPr>
          <w:rFonts w:ascii="Arial" w:hAnsi="Arial" w:cs="Arial"/>
        </w:rPr>
      </w:pPr>
      <w:r w:rsidRPr="00A00337">
        <w:rPr>
          <w:rFonts w:ascii="Arial" w:hAnsi="Arial" w:cs="Arial"/>
          <w:b/>
          <w:u w:val="single"/>
        </w:rPr>
        <w:t>Taylor '02</w:t>
      </w:r>
      <w:r>
        <w:rPr>
          <w:rFonts w:ascii="Arial" w:hAnsi="Arial" w:cs="Arial"/>
        </w:rPr>
        <w:t xml:space="preserve"> (Stuart Jr., Senior Writer with the National Journal and contributing editor at Newsweek, Legal Times, September 16, L/N)</w:t>
      </w:r>
      <w:r>
        <w:rPr>
          <w:rFonts w:ascii="Arial" w:hAnsi="Arial" w:cs="Arial"/>
        </w:rPr>
        <w:br/>
        <w:t xml:space="preserve">&lt; </w:t>
      </w:r>
      <w:r w:rsidRPr="002A2528">
        <w:rPr>
          <w:rFonts w:ascii="Arial" w:hAnsi="Arial" w:cs="Arial"/>
          <w:highlight w:val="yellow"/>
          <w:u w:val="single"/>
        </w:rPr>
        <w:t>The truth is, no matter what we do about Iraq, if we don't stop proliferation another five or ten potentially unstable nations may go nuclear before long, making it ever more likely that one or more bombs will be set off on our soil by terrorists or terrorist governments</w:t>
      </w:r>
      <w:r>
        <w:rPr>
          <w:rFonts w:ascii="Arial" w:hAnsi="Arial" w:cs="Arial"/>
        </w:rPr>
        <w:t>. Even an airtight missile defense will be useless against a nuke hidden in a truck, a shipping container, or a boat.</w:t>
      </w:r>
      <w:r>
        <w:rPr>
          <w:rFonts w:ascii="Arial" w:hAnsi="Arial" w:cs="Arial"/>
        </w:rPr>
        <w:br/>
      </w:r>
      <w:r w:rsidRPr="002A2528">
        <w:rPr>
          <w:rFonts w:ascii="Arial" w:hAnsi="Arial" w:cs="Arial"/>
          <w:highlight w:val="yellow"/>
          <w:u w:val="single"/>
        </w:rPr>
        <w:t>Unless we get serious about stopping proliferation, we are headed for "a world filled with nuclear-weapons states where every crisis threatens to go nuclear," where "</w:t>
      </w:r>
      <w:r w:rsidRPr="002A2528">
        <w:rPr>
          <w:rFonts w:ascii="Arial" w:hAnsi="Arial" w:cs="Arial"/>
          <w:b/>
          <w:highlight w:val="yellow"/>
          <w:u w:val="single"/>
        </w:rPr>
        <w:t>the survival of civilization truly is in question from day to day</w:t>
      </w:r>
      <w:r w:rsidRPr="002A2528">
        <w:rPr>
          <w:rFonts w:ascii="Arial" w:hAnsi="Arial" w:cs="Arial"/>
          <w:highlight w:val="yellow"/>
          <w:u w:val="single"/>
        </w:rPr>
        <w:t>,"</w:t>
      </w:r>
      <w:r>
        <w:rPr>
          <w:rFonts w:ascii="Arial" w:hAnsi="Arial" w:cs="Arial"/>
        </w:rPr>
        <w:t xml:space="preserve"> and where "it would be impossible to keep these weapons out of the hands of terrorists, religious cults, and criminal organizations," So writes Ambassador Thomas Graham Jr., a moderate Republican who served as a career arms-controller under six presidents and led the successful Clinton administration effort to extend the Nuclear Nonproliferation Treaty.</w:t>
      </w:r>
    </w:p>
    <w:p w:rsidR="007170D3" w:rsidRPr="0056046B" w:rsidRDefault="007170D3" w:rsidP="007170D3">
      <w:pPr>
        <w:pStyle w:val="Heading4"/>
      </w:pPr>
      <w:r>
        <w:t>(--) Prolif causes nuclear terrorism—also answers deterrence:</w:t>
      </w:r>
    </w:p>
    <w:p w:rsidR="007170D3" w:rsidRDefault="007170D3" w:rsidP="007170D3">
      <w:pPr>
        <w:pStyle w:val="Ryan6"/>
      </w:pPr>
      <w:r w:rsidRPr="002A2528">
        <w:rPr>
          <w:rStyle w:val="StyleStyleBold12pt"/>
        </w:rPr>
        <w:t>Western Morning News, 2007.</w:t>
      </w:r>
      <w:r>
        <w:t xml:space="preserve"> (staff, October 22, 2007. Online. Lexis. Accessed, February 10, 2008). </w:t>
      </w:r>
    </w:p>
    <w:p w:rsidR="007170D3" w:rsidRDefault="007170D3" w:rsidP="007170D3">
      <w:r w:rsidRPr="002A2528">
        <w:rPr>
          <w:rStyle w:val="StyleBoldUnderline"/>
          <w:highlight w:val="yellow"/>
        </w:rPr>
        <w:t>The acquisition of nuclear weapons by "poorer and often less stable and dangerous states" opens up the possibility of nuclear terror</w:t>
      </w:r>
      <w:r w:rsidRPr="0056046B">
        <w:t xml:space="preserve"> by proxy, </w:t>
      </w:r>
      <w:r w:rsidRPr="002A2528">
        <w:rPr>
          <w:rStyle w:val="StyleBoldUnderline"/>
          <w:highlight w:val="yellow"/>
        </w:rPr>
        <w:t>with terrorist groups funded and supplied covertly by a national government in order to bypass</w:t>
      </w:r>
      <w:r w:rsidRPr="0056046B">
        <w:t xml:space="preserve"> the normal principles of </w:t>
      </w:r>
      <w:r w:rsidRPr="002A2528">
        <w:rPr>
          <w:rStyle w:val="StyleBoldUnderline"/>
          <w:highlight w:val="yellow"/>
        </w:rPr>
        <w:t>deterrence.</w:t>
      </w:r>
      <w:r w:rsidRPr="0056046B">
        <w:t xml:space="preserve"> </w:t>
      </w:r>
    </w:p>
    <w:p w:rsidR="007170D3" w:rsidRDefault="007170D3" w:rsidP="007170D3">
      <w:pPr>
        <w:pStyle w:val="Heading4"/>
      </w:pPr>
      <w:r>
        <w:t>(--) Nuclear terrorism causes extinction</w:t>
      </w:r>
    </w:p>
    <w:p w:rsidR="007170D3" w:rsidRDefault="007170D3" w:rsidP="002A2528">
      <w:pPr>
        <w:ind w:left="360"/>
      </w:pPr>
      <w:r>
        <w:t xml:space="preserve">Mohamed </w:t>
      </w:r>
      <w:r w:rsidRPr="007C65E7">
        <w:rPr>
          <w:b/>
          <w:u w:val="single"/>
        </w:rPr>
        <w:t>Sid-Ahmed, 2004</w:t>
      </w:r>
      <w:r>
        <w:t xml:space="preserve"> (</w:t>
      </w:r>
      <w:hyperlink r:id="rId91" w:history="1">
        <w:r w:rsidRPr="00B63073">
          <w:rPr>
            <w:rStyle w:val="Hyperlink"/>
            <w:iCs/>
          </w:rPr>
          <w:t>http://weekly.ahram.org.eg/2004/705/op5.htm</w:t>
        </w:r>
      </w:hyperlink>
      <w:r>
        <w:t>, 26 August - 1 September 2004)</w:t>
      </w:r>
    </w:p>
    <w:p w:rsidR="007170D3" w:rsidRDefault="007170D3" w:rsidP="007170D3">
      <w:pPr>
        <w:rPr>
          <w:b/>
          <w:u w:val="single"/>
        </w:rPr>
      </w:pPr>
      <w:r w:rsidRPr="002A2528">
        <w:rPr>
          <w:highlight w:val="yellow"/>
          <w:u w:val="single"/>
        </w:rPr>
        <w:t xml:space="preserve">What would be the consequences of a nuclear attack by terrorists? Even if it fails, it would further exacerbate the negative features of the new and frightening world in which we are now living. Societies would close in on themselves, police measures would be stepped up at the expense of human rights, tensions between civilisations and religions would rise and ethnic conflicts would proliferate. It would also speed up the arms race and develop the awareness that a different type of world order is imperative if humankind is to survive.  But the still more critical scenario </w:t>
      </w:r>
      <w:r w:rsidRPr="002A2528">
        <w:rPr>
          <w:b/>
          <w:highlight w:val="yellow"/>
          <w:u w:val="single"/>
        </w:rPr>
        <w:t>is if the attack succeeds</w:t>
      </w:r>
      <w:r w:rsidRPr="002A2528">
        <w:rPr>
          <w:highlight w:val="yellow"/>
          <w:u w:val="single"/>
        </w:rPr>
        <w:t xml:space="preserve">. This could </w:t>
      </w:r>
      <w:r w:rsidRPr="002A2528">
        <w:rPr>
          <w:b/>
          <w:highlight w:val="yellow"/>
          <w:u w:val="single"/>
        </w:rPr>
        <w:t>lead to a third world war</w:t>
      </w:r>
      <w:r w:rsidRPr="002A2528">
        <w:rPr>
          <w:highlight w:val="yellow"/>
          <w:u w:val="single"/>
        </w:rPr>
        <w:t xml:space="preserve">, from which no one will emerge victorious. Unlike a conventional war which ends when one side triumphs over another, this war will be without winners and losers. When </w:t>
      </w:r>
      <w:r w:rsidRPr="002A2528">
        <w:rPr>
          <w:b/>
          <w:highlight w:val="yellow"/>
          <w:u w:val="single"/>
        </w:rPr>
        <w:t>nuclear pollution infects the whole planet, we will all be losers.</w:t>
      </w:r>
    </w:p>
    <w:p w:rsidR="007170D3" w:rsidRPr="00954BCB" w:rsidRDefault="007170D3" w:rsidP="007170D3">
      <w:pPr>
        <w:pStyle w:val="Heading4"/>
      </w:pPr>
      <w:r>
        <w:t xml:space="preserve">(--) </w:t>
      </w:r>
      <w:r w:rsidRPr="00954BCB">
        <w:t>Russia</w:t>
      </w:r>
      <w:r>
        <w:t>n</w:t>
      </w:r>
      <w:r w:rsidRPr="00954BCB">
        <w:t xml:space="preserve"> economic decline ensures </w:t>
      </w:r>
      <w:r>
        <w:t>nuclear threat</w:t>
      </w:r>
    </w:p>
    <w:p w:rsidR="007170D3" w:rsidRDefault="007170D3" w:rsidP="007170D3">
      <w:r w:rsidRPr="00954BCB">
        <w:rPr>
          <w:rStyle w:val="StyleStyleBold12pt"/>
        </w:rPr>
        <w:t xml:space="preserve">Brookings Review 99 </w:t>
      </w:r>
      <w:r>
        <w:t xml:space="preserve">(Summer, Brooking Review, “Russia’s Aging War Machine”, </w:t>
      </w:r>
      <w:hyperlink r:id="rId92" w:history="1">
        <w:r w:rsidRPr="00D60E64">
          <w:rPr>
            <w:rStyle w:val="Hyperlink"/>
          </w:rPr>
          <w:t>http://www.brookings.edu/press/review/Summer99/Blair.pdf</w:t>
        </w:r>
      </w:hyperlink>
      <w:r>
        <w:rPr>
          <w:rStyle w:val="Hyperlink"/>
        </w:rPr>
        <w:t>, CL</w:t>
      </w:r>
      <w:r>
        <w:t>)</w:t>
      </w:r>
    </w:p>
    <w:p w:rsidR="007170D3" w:rsidRPr="00D4576F" w:rsidRDefault="007170D3" w:rsidP="007170D3">
      <w:pPr>
        <w:rPr>
          <w:rFonts w:ascii="Bembo" w:hAnsi="Bembo" w:cs="Bembo"/>
          <w:sz w:val="16"/>
          <w:szCs w:val="21"/>
        </w:rPr>
      </w:pPr>
      <w:r w:rsidRPr="00D4576F">
        <w:rPr>
          <w:rFonts w:ascii="Bembo" w:hAnsi="Bembo" w:cs="Bembo"/>
          <w:sz w:val="16"/>
          <w:szCs w:val="21"/>
        </w:rPr>
        <w:t xml:space="preserve">But even a comprehensive nuclear stand-down falls short over the long run. </w:t>
      </w:r>
      <w:r w:rsidRPr="002A2528">
        <w:rPr>
          <w:rStyle w:val="StyleBoldUnderline"/>
          <w:highlight w:val="yellow"/>
        </w:rPr>
        <w:t>As long as Russia remains mired in economic</w:t>
      </w:r>
      <w:r w:rsidRPr="00D4576F">
        <w:rPr>
          <w:sz w:val="16"/>
        </w:rPr>
        <w:t>, political, and military</w:t>
      </w:r>
      <w:r w:rsidRPr="00954BCB">
        <w:rPr>
          <w:rStyle w:val="StyleBoldUnderline"/>
        </w:rPr>
        <w:t xml:space="preserve"> </w:t>
      </w:r>
      <w:r w:rsidRPr="002A2528">
        <w:rPr>
          <w:rStyle w:val="StyleBoldUnderline"/>
          <w:highlight w:val="yellow"/>
        </w:rPr>
        <w:t>despair, the nuclear threat will continue.</w:t>
      </w:r>
      <w:r w:rsidRPr="002A2528">
        <w:rPr>
          <w:rFonts w:ascii="Bembo" w:hAnsi="Bembo" w:cs="Bembo"/>
          <w:sz w:val="16"/>
          <w:szCs w:val="21"/>
          <w:highlight w:val="yellow"/>
        </w:rPr>
        <w:t xml:space="preserve"> </w:t>
      </w:r>
      <w:r w:rsidRPr="002A2528">
        <w:rPr>
          <w:rStyle w:val="StyleBoldUnderline"/>
          <w:highlight w:val="yellow"/>
        </w:rPr>
        <w:t>Russia will not be able to reduce its reliance on nuclear weapons until it can afford an adequate conventional military force.</w:t>
      </w:r>
      <w:r w:rsidRPr="002A2528">
        <w:rPr>
          <w:rFonts w:ascii="Bembo" w:hAnsi="Bembo" w:cs="Bembo"/>
          <w:sz w:val="16"/>
          <w:szCs w:val="21"/>
          <w:highlight w:val="yellow"/>
        </w:rPr>
        <w:t xml:space="preserve"> </w:t>
      </w:r>
      <w:r w:rsidRPr="002A2528">
        <w:rPr>
          <w:rStyle w:val="StyleBoldUnderline"/>
          <w:highlight w:val="yellow"/>
        </w:rPr>
        <w:t>It will not be able to ensure control over its nuclear weapons and materials until it has a strong state, one based on a healthy economy and a civil society</w:t>
      </w:r>
      <w:r w:rsidRPr="00954BCB">
        <w:rPr>
          <w:rStyle w:val="StyleBoldUnderline"/>
        </w:rPr>
        <w:t xml:space="preserve">. </w:t>
      </w:r>
      <w:r w:rsidRPr="00D4576F">
        <w:rPr>
          <w:sz w:val="16"/>
        </w:rPr>
        <w:t xml:space="preserve">The </w:t>
      </w:r>
      <w:r w:rsidRPr="00D4576F">
        <w:rPr>
          <w:rFonts w:ascii="Bembo" w:hAnsi="Bembo" w:cs="Bembo"/>
          <w:sz w:val="16"/>
          <w:szCs w:val="21"/>
        </w:rPr>
        <w:t>West’s vital stakes in this process of nation-building have not diminished, despite all the failures and frustrations of the past decade. If anything, those stakes have grown—as have the cost and effort needed to stabilize and transform Russia.</w:t>
      </w:r>
    </w:p>
    <w:p w:rsidR="007170D3" w:rsidRDefault="007170D3" w:rsidP="007170D3">
      <w:pPr>
        <w:pStyle w:val="Heading4"/>
      </w:pPr>
      <w:r>
        <w:t>(--) Failure to provide adequate security of nuclear weapons in the former Soviet Union makes nuclear proliferation inevitable.</w:t>
      </w:r>
    </w:p>
    <w:p w:rsidR="007170D3" w:rsidRPr="0056046B" w:rsidRDefault="007170D3" w:rsidP="002A2528">
      <w:pPr>
        <w:ind w:left="360"/>
      </w:pPr>
      <w:r w:rsidRPr="002A2528">
        <w:rPr>
          <w:rStyle w:val="StyleStyleBold12pt"/>
        </w:rPr>
        <w:t>Western Morning News, 2007</w:t>
      </w:r>
      <w:r w:rsidRPr="0056046B">
        <w:t xml:space="preserve">. (staff, October 22, 2007. Online. Lexis. Accessed, February 10, 2008. </w:t>
      </w:r>
    </w:p>
    <w:p w:rsidR="007170D3" w:rsidRDefault="007170D3" w:rsidP="007170D3">
      <w:pPr>
        <w:rPr>
          <w:sz w:val="16"/>
        </w:rPr>
      </w:pPr>
      <w:r w:rsidRPr="0056046B">
        <w:rPr>
          <w:sz w:val="16"/>
        </w:rPr>
        <w:t xml:space="preserve">Mohamed ElBaradei, chairman of the International Atomic Energy Agency and chief United Nations </w:t>
      </w:r>
      <w:r w:rsidRPr="002A2528">
        <w:rPr>
          <w:sz w:val="16"/>
          <w:highlight w:val="yellow"/>
        </w:rPr>
        <w:t>nuclear negotiator, has already stated that the current regime makes further proliferation of nuclear arms "virtually inevitable". Dr Fox said:</w:t>
      </w:r>
      <w:r w:rsidRPr="002A2528">
        <w:rPr>
          <w:highlight w:val="yellow"/>
        </w:rPr>
        <w:t xml:space="preserve"> "</w:t>
      </w:r>
      <w:r w:rsidRPr="002A2528">
        <w:rPr>
          <w:rStyle w:val="StyleBoldUnderline"/>
          <w:highlight w:val="yellow"/>
        </w:rPr>
        <w:t>Unless the international community develops new controls and ownership of both nuclear fuels and spent fuels and unless there are clear economic incentives for countries to accept this new authority, with the major powers willing to effectively police it, then we are asking for trouble." It is vital for the international community both to secure all existing nuclear facilities — particularly in the former Soviet Union — from terrorists and thieves and to ensure that no new nuclear weapons states emerge</w:t>
      </w:r>
      <w:r w:rsidRPr="0056046B">
        <w:t xml:space="preserve">, </w:t>
      </w:r>
      <w:r w:rsidRPr="0056046B">
        <w:rPr>
          <w:sz w:val="16"/>
        </w:rPr>
        <w:t>said Dr Fox.</w:t>
      </w:r>
    </w:p>
    <w:p w:rsidR="007170D3" w:rsidRDefault="007170D3" w:rsidP="007170D3"/>
    <w:p w:rsidR="00121E2D" w:rsidRDefault="00121E2D" w:rsidP="005D4DB9">
      <w:pPr>
        <w:pStyle w:val="Heading1"/>
      </w:pPr>
      <w:bookmarkStart w:id="89" w:name="_Toc335830423"/>
      <w:bookmarkStart w:id="90" w:name="_Toc349306981"/>
      <w:bookmarkStart w:id="91" w:name="_Toc360210080"/>
      <w:bookmarkStart w:id="92" w:name="_Toc360210178"/>
      <w:bookmarkStart w:id="93" w:name="_Toc362007452"/>
      <w:r>
        <w:t xml:space="preserve">Russian Oil </w:t>
      </w:r>
      <w:bookmarkEnd w:id="89"/>
      <w:bookmarkEnd w:id="90"/>
      <w:r>
        <w:t>AFF Answers</w:t>
      </w:r>
      <w:bookmarkEnd w:id="91"/>
      <w:bookmarkEnd w:id="92"/>
      <w:bookmarkEnd w:id="93"/>
    </w:p>
    <w:p w:rsidR="000861A3" w:rsidRDefault="000861A3" w:rsidP="005D4DB9">
      <w:pPr>
        <w:pStyle w:val="Heading2"/>
      </w:pPr>
      <w:bookmarkStart w:id="94" w:name="_Toc360210081"/>
      <w:bookmarkStart w:id="95" w:name="_Toc360210179"/>
      <w:bookmarkStart w:id="96" w:name="_Toc362007453"/>
      <w:r>
        <w:t>2ac AFF Answers</w:t>
      </w:r>
      <w:bookmarkEnd w:id="94"/>
      <w:bookmarkEnd w:id="95"/>
      <w:r w:rsidR="005D4DB9">
        <w:t xml:space="preserve"> Frontline</w:t>
      </w:r>
      <w:bookmarkEnd w:id="96"/>
    </w:p>
    <w:p w:rsidR="002A2528" w:rsidRDefault="002A2528" w:rsidP="002A2528">
      <w:pPr>
        <w:pStyle w:val="Heading4"/>
        <w:rPr>
          <w:rStyle w:val="StyleStyleBold12pt"/>
          <w:b/>
        </w:rPr>
      </w:pPr>
      <w:r>
        <w:rPr>
          <w:rStyle w:val="StyleStyleBold12pt"/>
          <w:b/>
        </w:rPr>
        <w:t>(--) Russian economic growth is insufficient now:</w:t>
      </w:r>
    </w:p>
    <w:p w:rsidR="002A2528" w:rsidRPr="00ED3997" w:rsidRDefault="002A2528" w:rsidP="002A2528">
      <w:pPr>
        <w:ind w:left="720"/>
      </w:pPr>
      <w:r w:rsidRPr="00ED3997">
        <w:t xml:space="preserve">Tatyana </w:t>
      </w:r>
      <w:r w:rsidRPr="00ED3997">
        <w:rPr>
          <w:rStyle w:val="StyleStyleBold12pt"/>
        </w:rPr>
        <w:t>Lisina, 7/17/2013</w:t>
      </w:r>
      <w:r w:rsidRPr="00ED3997">
        <w:t xml:space="preserve"> (staff writer, “Russian economy becomes biggest in Europe,” </w:t>
      </w:r>
      <w:hyperlink r:id="rId93" w:history="1">
        <w:r w:rsidRPr="00ED3997">
          <w:rPr>
            <w:rStyle w:val="Hyperlink"/>
          </w:rPr>
          <w:t>http://rbth.ru/business/2013/07/17/russian_economy_becomes_biggest_in_europe_28149.html</w:t>
        </w:r>
      </w:hyperlink>
      <w:r w:rsidRPr="00ED3997">
        <w:t>, Accessed 7/18/2013, rwg)</w:t>
      </w:r>
    </w:p>
    <w:p w:rsidR="002A2528" w:rsidRDefault="002A2528" w:rsidP="002A2528">
      <w:pPr>
        <w:rPr>
          <w:rStyle w:val="StyleStyleBold12pt"/>
          <w:b w:val="0"/>
        </w:rPr>
      </w:pPr>
      <w:r w:rsidRPr="00ED3997">
        <w:rPr>
          <w:rStyle w:val="StyleBoldUnderline"/>
          <w:highlight w:val="yellow"/>
        </w:rPr>
        <w:t xml:space="preserve">Lissovolik agrees with him, also noting that, despite the change in the World Bank rankings, the problem of </w:t>
      </w:r>
      <w:r w:rsidRPr="002A2528">
        <w:rPr>
          <w:rStyle w:val="Emphasis"/>
          <w:highlight w:val="yellow"/>
        </w:rPr>
        <w:t>insufficient economic growth</w:t>
      </w:r>
      <w:r w:rsidRPr="00ED3997">
        <w:rPr>
          <w:rStyle w:val="StyleBoldUnderline"/>
          <w:highlight w:val="yellow"/>
        </w:rPr>
        <w:t xml:space="preserve"> in Russia still exists and is somewhat acute</w:t>
      </w:r>
      <w:r>
        <w:rPr>
          <w:rStyle w:val="StyleStyleBold12pt"/>
          <w:b w:val="0"/>
        </w:rPr>
        <w:t>.</w:t>
      </w:r>
    </w:p>
    <w:p w:rsidR="002A2528" w:rsidRDefault="002A2528" w:rsidP="002A2528">
      <w:pPr>
        <w:pStyle w:val="Heading4"/>
        <w:rPr>
          <w:rStyle w:val="StyleStyleBold12pt"/>
          <w:b/>
        </w:rPr>
      </w:pPr>
      <w:r>
        <w:rPr>
          <w:rStyle w:val="StyleStyleBold12pt"/>
          <w:b/>
        </w:rPr>
        <w:t>(--) Impact is empirically denied:  past Russian economic decline didn’t lead to nuclear proliferation.</w:t>
      </w:r>
    </w:p>
    <w:p w:rsidR="005D4DB9" w:rsidRDefault="005D4DB9" w:rsidP="005D4DB9">
      <w:pPr>
        <w:pStyle w:val="Heading4"/>
      </w:pPr>
      <w:r>
        <w:t>(--) Investors, not oil prices, key to Russia’s economy:</w:t>
      </w:r>
    </w:p>
    <w:p w:rsidR="005D4DB9" w:rsidRDefault="005D4DB9" w:rsidP="005D4DB9">
      <w:pPr>
        <w:spacing w:after="0" w:line="240" w:lineRule="auto"/>
        <w:ind w:firstLine="720"/>
      </w:pPr>
      <w:r>
        <w:t xml:space="preserve">Katya </w:t>
      </w:r>
      <w:r w:rsidRPr="00852CF0">
        <w:rPr>
          <w:rStyle w:val="StyleStyleBold12pt"/>
        </w:rPr>
        <w:t>Soldak, 1/28/2013</w:t>
      </w:r>
      <w:r>
        <w:t xml:space="preserve"> (staff writer, “Russia Seeks Investors,”</w:t>
      </w:r>
    </w:p>
    <w:p w:rsidR="005D4DB9" w:rsidRDefault="001A05C4" w:rsidP="005D4DB9">
      <w:pPr>
        <w:spacing w:after="0" w:line="240" w:lineRule="auto"/>
        <w:ind w:left="720"/>
      </w:pPr>
      <w:hyperlink r:id="rId94" w:history="1">
        <w:r w:rsidR="005D4DB9" w:rsidRPr="00594703">
          <w:rPr>
            <w:rStyle w:val="Hyperlink"/>
          </w:rPr>
          <w:t>http://www.forbes.com/sites/katyasoldak/2013/01/28/desperately-seeking-investors/</w:t>
        </w:r>
      </w:hyperlink>
      <w:r w:rsidR="005D4DB9">
        <w:t>, Accessed 2/22/2013, rwg)</w:t>
      </w:r>
    </w:p>
    <w:p w:rsidR="005D4DB9" w:rsidRDefault="005D4DB9" w:rsidP="005D4DB9">
      <w:pPr>
        <w:rPr>
          <w:sz w:val="14"/>
        </w:rPr>
      </w:pPr>
      <w:r w:rsidRPr="00852CF0">
        <w:rPr>
          <w:rStyle w:val="StyleBoldUnderline"/>
          <w:highlight w:val="yellow"/>
        </w:rPr>
        <w:t>Despite the Russian economy’s growth of 3.5 percent last year, there have been suggestions that it might slow</w:t>
      </w:r>
      <w:r w:rsidRPr="00852CF0">
        <w:rPr>
          <w:sz w:val="14"/>
        </w:rPr>
        <w:t xml:space="preserve">. The panel of economic experts discussed a few possible scenarios for Russia at the World Economic Forum in Davos, and Russia’s prime minister, Dmitry Medvedev, has responded. </w:t>
      </w:r>
      <w:r w:rsidRPr="00852CF0">
        <w:rPr>
          <w:rStyle w:val="StyleBoldUnderline"/>
          <w:highlight w:val="yellow"/>
        </w:rPr>
        <w:t>While the world is concerned about the possibility of oil prices dropping and lack of structural reforms and good governance in Russia,</w:t>
      </w:r>
      <w:r w:rsidRPr="00852CF0">
        <w:rPr>
          <w:sz w:val="14"/>
        </w:rPr>
        <w:t xml:space="preserve"> according to the prime minister, </w:t>
      </w:r>
      <w:r w:rsidRPr="00852CF0">
        <w:rPr>
          <w:rStyle w:val="StyleBoldUnderline"/>
          <w:highlight w:val="yellow"/>
        </w:rPr>
        <w:t xml:space="preserve">it’s mostly </w:t>
      </w:r>
      <w:r w:rsidRPr="00852CF0">
        <w:rPr>
          <w:rStyle w:val="Emphasis"/>
          <w:highlight w:val="yellow"/>
        </w:rPr>
        <w:t>large, foreign, strategic investors</w:t>
      </w:r>
      <w:r w:rsidRPr="00852CF0">
        <w:rPr>
          <w:rStyle w:val="StyleBoldUnderline"/>
          <w:highlight w:val="yellow"/>
        </w:rPr>
        <w:t xml:space="preserve"> Russia needs to sustain its economic growth.</w:t>
      </w:r>
      <w:r w:rsidRPr="00852CF0">
        <w:rPr>
          <w:rStyle w:val="StyleBoldUnderline"/>
          <w:sz w:val="12"/>
        </w:rPr>
        <w:t>¶</w:t>
      </w:r>
      <w:r w:rsidRPr="00852CF0">
        <w:rPr>
          <w:sz w:val="14"/>
        </w:rPr>
        <w:t xml:space="preserve"> Russia's prime minister Dmitry Medvedev and Klaus Schwab of the WEF; Copyright: the World Economic Forum in Davos</w:t>
      </w:r>
      <w:r w:rsidRPr="00852CF0">
        <w:rPr>
          <w:sz w:val="12"/>
        </w:rPr>
        <w:t>¶</w:t>
      </w:r>
      <w:r w:rsidRPr="00852CF0">
        <w:rPr>
          <w:sz w:val="14"/>
        </w:rPr>
        <w:t xml:space="preserve"> </w:t>
      </w:r>
      <w:r w:rsidRPr="00852CF0">
        <w:rPr>
          <w:rStyle w:val="StyleBoldUnderline"/>
          <w:highlight w:val="yellow"/>
        </w:rPr>
        <w:t>The investors are not in a rush to work with Russia, partially because the territory is still somewhat unknown and the important characteristics – such as the ease of doing business, the corruption index – has yet to improve</w:t>
      </w:r>
      <w:r w:rsidRPr="00852CF0">
        <w:rPr>
          <w:sz w:val="14"/>
        </w:rPr>
        <w:t>. Medvedev made it clear during his speech in Davos, as Russia is preparing to host G20 summit in 2013, that Russia doesn’t believe its economy will slow, Russia’s governance is fine and the country is mostly in need of strategic foreign investors.</w:t>
      </w:r>
    </w:p>
    <w:p w:rsidR="005D4DB9" w:rsidRDefault="005D4DB9" w:rsidP="005D4DB9">
      <w:pPr>
        <w:pStyle w:val="Heading4"/>
      </w:pPr>
      <w:r>
        <w:t>(--) No proof there is sufficient oil in Latin America to rattle world oil markets.</w:t>
      </w:r>
    </w:p>
    <w:p w:rsidR="00EA56F6" w:rsidRDefault="00EA56F6">
      <w:pPr>
        <w:rPr>
          <w:rFonts w:eastAsiaTheme="majorEastAsia" w:cstheme="majorBidi"/>
          <w:b/>
          <w:bCs/>
          <w:iCs/>
          <w:sz w:val="26"/>
        </w:rPr>
      </w:pPr>
      <w:r>
        <w:br w:type="page"/>
      </w:r>
    </w:p>
    <w:p w:rsidR="005D4DB9" w:rsidRDefault="000857DA" w:rsidP="005D4DB9">
      <w:pPr>
        <w:pStyle w:val="Heading4"/>
      </w:pPr>
      <w:r>
        <w:t xml:space="preserve">(--) </w:t>
      </w:r>
      <w:r w:rsidR="005D4DB9">
        <w:t>Russian economy is resilient—consumers will keep it afloat.</w:t>
      </w:r>
    </w:p>
    <w:p w:rsidR="005D4DB9" w:rsidRDefault="005D4DB9" w:rsidP="005D4DB9">
      <w:pPr>
        <w:ind w:left="720"/>
      </w:pPr>
      <w:r>
        <w:t xml:space="preserve">Jacob </w:t>
      </w:r>
      <w:r w:rsidRPr="005D4DB9">
        <w:rPr>
          <w:rStyle w:val="StyleStyleBold12pt"/>
        </w:rPr>
        <w:t>Nell, 6/19/2013</w:t>
      </w:r>
      <w:r>
        <w:t xml:space="preserve"> (staff writer, “Resilient Consumers Will Save Russia,” </w:t>
      </w:r>
      <w:hyperlink r:id="rId95" w:history="1">
        <w:r w:rsidRPr="00FF7648">
          <w:rPr>
            <w:rStyle w:val="Hyperlink"/>
          </w:rPr>
          <w:t>http://www.themoscowtimes.com/opinion/article/resilient-consumers-will-save-russia/481981.html</w:t>
        </w:r>
      </w:hyperlink>
      <w:r>
        <w:t>, Accessed 7/19/2013, rwg)</w:t>
      </w:r>
    </w:p>
    <w:p w:rsidR="005D4DB9" w:rsidRPr="005D4DB9" w:rsidRDefault="005D4DB9" w:rsidP="005D4DB9">
      <w:pPr>
        <w:rPr>
          <w:sz w:val="16"/>
        </w:rPr>
      </w:pPr>
      <w:r w:rsidRPr="005D4DB9">
        <w:rPr>
          <w:rStyle w:val="StyleBoldUnderline"/>
          <w:highlight w:val="yellow"/>
        </w:rPr>
        <w:t>The recent slowdown</w:t>
      </w:r>
      <w:r w:rsidRPr="005D4DB9">
        <w:rPr>
          <w:sz w:val="16"/>
        </w:rPr>
        <w:t xml:space="preserve"> to 1.6 percent growth in the first quarter of 2013, combined with stagnant investment and industrial production and falling corporate borrowing, has prompted the government to review its economic policy. It </w:t>
      </w:r>
      <w:r w:rsidRPr="005D4DB9">
        <w:rPr>
          <w:rStyle w:val="StyleBoldUnderline"/>
          <w:highlight w:val="yellow"/>
        </w:rPr>
        <w:t>has also sparked talk of recession, but this is an overreaction</w:t>
      </w:r>
      <w:r w:rsidRPr="005D4DB9">
        <w:rPr>
          <w:sz w:val="16"/>
        </w:rPr>
        <w:t>. In my view, the resilient Russian consumer will ensure a respectable 3 percent growth in 2013.</w:t>
      </w:r>
      <w:r w:rsidRPr="005D4DB9">
        <w:rPr>
          <w:sz w:val="12"/>
        </w:rPr>
        <w:t>¶</w:t>
      </w:r>
      <w:r w:rsidRPr="005D4DB9">
        <w:rPr>
          <w:sz w:val="16"/>
        </w:rPr>
        <w:t xml:space="preserve"> There are two reasons for thinking the recent slowdown is not a slide to recession. First, the presidential election last year distorted the picture. There was a surge in public spending before and around the election, peaking at a 38 percent annual growth rate in March 2012, which flattered growth at the end of 2011 and in early 2012. Since then, there has been a sharp and sustained slowdown in public spending to 3 percent in April, which has depressed growth. But this spending cycle is in the past, and the distortion is already dropping out of the numbers, with growth picking up to 2.6 percent in April. Second, </w:t>
      </w:r>
      <w:r w:rsidRPr="005D4DB9">
        <w:rPr>
          <w:rStyle w:val="StyleBoldUnderline"/>
          <w:highlight w:val="yellow"/>
        </w:rPr>
        <w:t>many parts of the economy have continued to tick along</w:t>
      </w:r>
      <w:r w:rsidRPr="005D4DB9">
        <w:rPr>
          <w:rStyle w:val="StyleBoldUnderline"/>
        </w:rPr>
        <w:t xml:space="preserve"> </w:t>
      </w:r>
      <w:r w:rsidRPr="005D4DB9">
        <w:rPr>
          <w:sz w:val="16"/>
        </w:rPr>
        <w:t>— notably the labor market, where unemployment is at a post-Soviet low and vacancies are rising, as well as the loan market.</w:t>
      </w:r>
      <w:r w:rsidRPr="005D4DB9">
        <w:rPr>
          <w:sz w:val="12"/>
        </w:rPr>
        <w:t>¶</w:t>
      </w:r>
      <w:r w:rsidRPr="005D4DB9">
        <w:rPr>
          <w:sz w:val="16"/>
        </w:rPr>
        <w:t xml:space="preserve"> </w:t>
      </w:r>
      <w:r w:rsidRPr="005D4DB9">
        <w:rPr>
          <w:rStyle w:val="StyleBoldUnderline"/>
          <w:highlight w:val="yellow"/>
        </w:rPr>
        <w:t xml:space="preserve">The Russian consumer has accounted for 65 percent of growth over the last decade. It remains key in 2013. This year, I expect </w:t>
      </w:r>
      <w:r w:rsidRPr="005D4DB9">
        <w:rPr>
          <w:rStyle w:val="Emphasis"/>
          <w:highlight w:val="yellow"/>
        </w:rPr>
        <w:t>resilient private consumption</w:t>
      </w:r>
      <w:r w:rsidRPr="005D4DB9">
        <w:rPr>
          <w:rStyle w:val="StyleBoldUnderline"/>
          <w:highlight w:val="yellow"/>
        </w:rPr>
        <w:t xml:space="preserve"> thanks to robust wage growth,</w:t>
      </w:r>
      <w:r w:rsidRPr="005D4DB9">
        <w:rPr>
          <w:sz w:val="16"/>
        </w:rPr>
        <w:t xml:space="preserve"> supported by consumer borrowing and falling savings. </w:t>
      </w:r>
    </w:p>
    <w:p w:rsidR="002A2528" w:rsidRDefault="002A2528" w:rsidP="002A2528">
      <w:pPr>
        <w:pStyle w:val="Heading4"/>
      </w:pPr>
      <w:r>
        <w:t>(--) Turn: REFORMS—</w:t>
      </w:r>
    </w:p>
    <w:p w:rsidR="002A2528" w:rsidRDefault="002A2528" w:rsidP="002A2528">
      <w:pPr>
        <w:pStyle w:val="Heading4"/>
      </w:pPr>
      <w:r>
        <w:t>A) Declining oil prices bolster Russian reforms and boosts labor productivity:</w:t>
      </w:r>
    </w:p>
    <w:p w:rsidR="002A2528" w:rsidRDefault="002A2528" w:rsidP="002A2528">
      <w:pPr>
        <w:ind w:left="720"/>
      </w:pPr>
      <w:r>
        <w:t xml:space="preserve">GREGORY L. </w:t>
      </w:r>
      <w:r w:rsidRPr="00852CF0">
        <w:rPr>
          <w:rStyle w:val="StyleStyleBold12pt"/>
        </w:rPr>
        <w:t>WHITE, 2/20/2013</w:t>
      </w:r>
      <w:r>
        <w:t xml:space="preserve"> (staff writer, “Russia Plans Transport Spending to Boost Growth,”   </w:t>
      </w:r>
      <w:hyperlink r:id="rId96" w:history="1">
        <w:r w:rsidRPr="00594703">
          <w:rPr>
            <w:rStyle w:val="Hyperlink"/>
          </w:rPr>
          <w:t>http://online.wsj.com/article/SB100014241278873238643045 78315870684887926.html?mod=googlenews_wsj</w:t>
        </w:r>
      </w:hyperlink>
      <w:r>
        <w:t>, Accessed 2/22/2013, rwg)</w:t>
      </w:r>
    </w:p>
    <w:p w:rsidR="002A2528" w:rsidRDefault="002A2528" w:rsidP="002A2528">
      <w:pPr>
        <w:rPr>
          <w:rStyle w:val="StyleBoldUnderline"/>
        </w:rPr>
      </w:pPr>
      <w:r w:rsidRPr="00852CF0">
        <w:rPr>
          <w:sz w:val="16"/>
        </w:rPr>
        <w:t xml:space="preserve">Boosting growth rates will require further steps to draw foreign capital, he said, as well as to improve the business environment. </w:t>
      </w:r>
      <w:r w:rsidRPr="00852CF0">
        <w:rPr>
          <w:rStyle w:val="StyleBoldUnderline"/>
          <w:highlight w:val="yellow"/>
        </w:rPr>
        <w:t xml:space="preserve">The quick rebound in oil prices after the 2008 global financial crisis meant "everybody relaxed," and </w:t>
      </w:r>
      <w:r w:rsidRPr="00852CF0">
        <w:rPr>
          <w:rStyle w:val="Emphasis"/>
          <w:highlight w:val="yellow"/>
        </w:rPr>
        <w:t>much-needed reforms were shelved</w:t>
      </w:r>
      <w:r w:rsidRPr="00852CF0">
        <w:rPr>
          <w:sz w:val="16"/>
        </w:rPr>
        <w:t xml:space="preserve">, he said. "Now, </w:t>
      </w:r>
      <w:r w:rsidRPr="00852CF0">
        <w:rPr>
          <w:rStyle w:val="StyleBoldUnderline"/>
          <w:highlight w:val="yellow"/>
        </w:rPr>
        <w:t>although it may sound harsh, I think that if there's another sharp contraction, that could be healthy for Russia,"</w:t>
      </w:r>
      <w:r w:rsidRPr="00852CF0">
        <w:rPr>
          <w:sz w:val="16"/>
        </w:rPr>
        <w:t xml:space="preserve"> he said. </w:t>
      </w:r>
      <w:r w:rsidRPr="00852CF0">
        <w:rPr>
          <w:rStyle w:val="StyleBoldUnderline"/>
          <w:highlight w:val="yellow"/>
        </w:rPr>
        <w:t>"That would give us a chance to think hard about cutting budgetary spending and boosting labor productivity."</w:t>
      </w:r>
    </w:p>
    <w:p w:rsidR="002A2528" w:rsidRPr="008A213C" w:rsidRDefault="002A2528" w:rsidP="002A2528">
      <w:pPr>
        <w:pStyle w:val="Heading4"/>
        <w:rPr>
          <w:rStyle w:val="StyleStyleBold12pt"/>
          <w:b/>
        </w:rPr>
      </w:pPr>
      <w:r>
        <w:rPr>
          <w:rStyle w:val="StyleStyleBold12pt"/>
          <w:b/>
        </w:rPr>
        <w:t>B)  R</w:t>
      </w:r>
      <w:r w:rsidRPr="008A213C">
        <w:rPr>
          <w:rStyle w:val="StyleStyleBold12pt"/>
          <w:b/>
        </w:rPr>
        <w:t>eforms are critical to the long term success of the Russian economy.</w:t>
      </w:r>
    </w:p>
    <w:p w:rsidR="002A2528" w:rsidRDefault="002A2528" w:rsidP="002A2528">
      <w:pPr>
        <w:ind w:left="720"/>
        <w:rPr>
          <w:rStyle w:val="StyleStyleBold12pt"/>
          <w:b w:val="0"/>
        </w:rPr>
      </w:pPr>
      <w:r w:rsidRPr="008A213C">
        <w:rPr>
          <w:rStyle w:val="StyleStyleBold12pt"/>
        </w:rPr>
        <w:t>The Economist, 6/22/2013</w:t>
      </w:r>
      <w:r>
        <w:rPr>
          <w:rStyle w:val="StyleStyleBold12pt"/>
          <w:b w:val="0"/>
        </w:rPr>
        <w:t xml:space="preserve"> (“Slowing growth reflects structural failings that the Kremlin is not tackling,” </w:t>
      </w:r>
      <w:hyperlink r:id="rId97" w:history="1">
        <w:r w:rsidRPr="007D1397">
          <w:rPr>
            <w:rStyle w:val="Hyperlink"/>
            <w:sz w:val="26"/>
          </w:rPr>
          <w:t>http://www.economist.com/news/europe/21579877-slowing-growth-reflects-structural-failings-kremlin-not-tackling-sputtering</w:t>
        </w:r>
      </w:hyperlink>
      <w:r>
        <w:rPr>
          <w:rStyle w:val="StyleStyleBold12pt"/>
          <w:b w:val="0"/>
        </w:rPr>
        <w:t>, Accessed 7/18/2013, rwg)</w:t>
      </w:r>
    </w:p>
    <w:p w:rsidR="002A2528" w:rsidRDefault="002A2528" w:rsidP="002A2528">
      <w:pPr>
        <w:rPr>
          <w:rStyle w:val="StyleStyleBold12pt"/>
          <w:b w:val="0"/>
          <w:sz w:val="16"/>
        </w:rPr>
      </w:pPr>
      <w:r w:rsidRPr="008A213C">
        <w:rPr>
          <w:rStyle w:val="StyleBoldUnderline"/>
          <w:highlight w:val="yellow"/>
        </w:rPr>
        <w:t xml:space="preserve">The Kremlin appears to want a weaker rouble to spur growth. Yet without </w:t>
      </w:r>
      <w:r w:rsidRPr="008A213C">
        <w:rPr>
          <w:rStyle w:val="Emphasis"/>
          <w:highlight w:val="yellow"/>
        </w:rPr>
        <w:t>structural reforms</w:t>
      </w:r>
      <w:r w:rsidRPr="008A213C">
        <w:rPr>
          <w:rStyle w:val="StyleBoldUnderline"/>
          <w:highlight w:val="yellow"/>
        </w:rPr>
        <w:t xml:space="preserve"> to </w:t>
      </w:r>
      <w:r w:rsidRPr="008A213C">
        <w:rPr>
          <w:rStyle w:val="Emphasis"/>
          <w:highlight w:val="yellow"/>
        </w:rPr>
        <w:t>diversify the economy</w:t>
      </w:r>
      <w:r w:rsidRPr="008A213C">
        <w:rPr>
          <w:rStyle w:val="StyleBoldUnderline"/>
          <w:highlight w:val="yellow"/>
        </w:rPr>
        <w:t xml:space="preserve"> and improve the business climate that will not lay the ground for the </w:t>
      </w:r>
      <w:r w:rsidRPr="008A213C">
        <w:rPr>
          <w:rStyle w:val="Emphasis"/>
          <w:highlight w:val="yellow"/>
        </w:rPr>
        <w:t>longer term.</w:t>
      </w:r>
      <w:r w:rsidRPr="008A213C">
        <w:rPr>
          <w:rStyle w:val="StyleStyleBold12pt"/>
          <w:b w:val="0"/>
          <w:sz w:val="16"/>
        </w:rPr>
        <w:t xml:space="preserve"> With the economy at full capacity, a cheaper rouble may also push up inflation, now running at 7.4%. Even so, there will be pressure on the central bank’s new boss, Elvira Nabiullina, to lower interest rates. Ms Nabiullina is a respected economist, but she comes from the Kremlin and will be less independent than her predecessor.</w:t>
      </w:r>
    </w:p>
    <w:p w:rsidR="005D4DB9" w:rsidRDefault="005D4DB9" w:rsidP="005D4DB9">
      <w:pPr>
        <w:pStyle w:val="Heading4"/>
      </w:pPr>
      <w:r>
        <w:t>(--) Link is non-unique:  US oil production is increasing now.</w:t>
      </w:r>
    </w:p>
    <w:p w:rsidR="005D4DB9" w:rsidRDefault="005D4DB9" w:rsidP="005D4DB9">
      <w:pPr>
        <w:ind w:left="720"/>
      </w:pPr>
      <w:r>
        <w:t xml:space="preserve">George </w:t>
      </w:r>
      <w:r w:rsidRPr="00322590">
        <w:rPr>
          <w:rStyle w:val="StyleStyleBold12pt"/>
        </w:rPr>
        <w:t>Leong, 7/18/2013</w:t>
      </w:r>
      <w:r>
        <w:t xml:space="preserve"> (staff writer, “Why You Shouldn’t Be Worried About Surging Oil Prices,” </w:t>
      </w:r>
      <w:hyperlink r:id="rId98" w:history="1">
        <w:r w:rsidRPr="007D1397">
          <w:rPr>
            <w:rStyle w:val="Hyperlink"/>
          </w:rPr>
          <w:t>http://wallstreetsectorselector.com/2013/07/why-you-shouldnt-be-worried-about-surging-oil-prices/</w:t>
        </w:r>
      </w:hyperlink>
      <w:r>
        <w:rPr>
          <w:rStyle w:val="Hyperlink"/>
        </w:rPr>
        <w:t>, Accessed 7/19/2013, rwg)</w:t>
      </w:r>
    </w:p>
    <w:p w:rsidR="005D4DB9" w:rsidRDefault="005D4DB9" w:rsidP="005D4DB9">
      <w:r w:rsidRPr="00322590">
        <w:rPr>
          <w:rStyle w:val="StyleBoldUnderline"/>
          <w:highlight w:val="yellow"/>
        </w:rPr>
        <w:t>Also America is producing much more oil now than in the past and this will continue to increase as shale oil from North Dakota and Montana is being pumped via fracking techniques</w:t>
      </w:r>
      <w:r>
        <w:t>. (Read “Why This Cold Prairie State Is an Investment Hotspot.”)</w:t>
      </w:r>
    </w:p>
    <w:p w:rsidR="00E74174" w:rsidRPr="008A213C" w:rsidRDefault="005D4DB9" w:rsidP="00E74174">
      <w:pPr>
        <w:pStyle w:val="Heading4"/>
        <w:rPr>
          <w:rStyle w:val="StyleStyleBold12pt"/>
          <w:b/>
        </w:rPr>
      </w:pPr>
      <w:r>
        <w:rPr>
          <w:rStyle w:val="StyleStyleBold12pt"/>
          <w:b/>
        </w:rPr>
        <w:t xml:space="preserve">(--) </w:t>
      </w:r>
      <w:r w:rsidR="00E74174" w:rsidRPr="008A213C">
        <w:rPr>
          <w:rStyle w:val="StyleStyleBold12pt"/>
          <w:b/>
        </w:rPr>
        <w:t>Case turns the disad—Russia needs a strong global economy to sustain its economic growth:</w:t>
      </w:r>
    </w:p>
    <w:p w:rsidR="00E74174" w:rsidRDefault="00E74174" w:rsidP="00E74174">
      <w:pPr>
        <w:ind w:left="720"/>
        <w:rPr>
          <w:rStyle w:val="StyleStyleBold12pt"/>
          <w:b w:val="0"/>
        </w:rPr>
      </w:pPr>
      <w:r w:rsidRPr="008A213C">
        <w:rPr>
          <w:rStyle w:val="StyleStyleBold12pt"/>
        </w:rPr>
        <w:t>RIA Novosti, 7/15/2013</w:t>
      </w:r>
      <w:r>
        <w:rPr>
          <w:rStyle w:val="StyleStyleBold12pt"/>
          <w:b w:val="0"/>
        </w:rPr>
        <w:t xml:space="preserve"> (“Russia Lays Out Priorities for September G20 Summit,” </w:t>
      </w:r>
      <w:hyperlink r:id="rId99" w:history="1">
        <w:r w:rsidRPr="007D1397">
          <w:rPr>
            <w:rStyle w:val="Hyperlink"/>
            <w:sz w:val="26"/>
          </w:rPr>
          <w:t>http://www.themoscowtimes.com/business/article/russia-lays-out-priorities-for-september-g20-summit/483111.html</w:t>
        </w:r>
      </w:hyperlink>
      <w:r>
        <w:rPr>
          <w:rStyle w:val="StyleStyleBold12pt"/>
          <w:b w:val="0"/>
        </w:rPr>
        <w:t>, Accessed 7/18/2013, rwg)</w:t>
      </w:r>
    </w:p>
    <w:p w:rsidR="00E74174" w:rsidRDefault="00E74174" w:rsidP="00E74174">
      <w:pPr>
        <w:rPr>
          <w:rStyle w:val="StyleStyleBold12pt"/>
          <w:b w:val="0"/>
          <w:sz w:val="16"/>
        </w:rPr>
      </w:pPr>
      <w:r w:rsidRPr="008A213C">
        <w:rPr>
          <w:rStyle w:val="StyleStyleBold12pt"/>
          <w:b w:val="0"/>
          <w:sz w:val="16"/>
        </w:rPr>
        <w:t xml:space="preserve">WASHINGTON — </w:t>
      </w:r>
      <w:r w:rsidRPr="008A213C">
        <w:rPr>
          <w:rStyle w:val="StyleBoldUnderline"/>
          <w:highlight w:val="yellow"/>
        </w:rPr>
        <w:t>Russia is doing relatively well but needs a strong global economy to sustain and improve its recent growth</w:t>
      </w:r>
      <w:r w:rsidRPr="008A213C">
        <w:rPr>
          <w:rStyle w:val="StyleStyleBold12pt"/>
          <w:b w:val="0"/>
          <w:sz w:val="16"/>
        </w:rPr>
        <w:t>, making the upcoming Group of 20 Summit it is hosting in September critically important to the country, Sergei Kislyak, ambassador to the United States, told a conference in Washington on Friday previewing the upcoming summit.</w:t>
      </w:r>
      <w:r w:rsidRPr="008A213C">
        <w:rPr>
          <w:rStyle w:val="StyleStyleBold12pt"/>
          <w:b w:val="0"/>
          <w:sz w:val="12"/>
        </w:rPr>
        <w:t>¶</w:t>
      </w:r>
      <w:r w:rsidRPr="008A213C">
        <w:rPr>
          <w:rStyle w:val="StyleStyleBold12pt"/>
          <w:b w:val="0"/>
          <w:sz w:val="16"/>
        </w:rPr>
        <w:t xml:space="preserve"> "Being a country that has integrated into the world economy only recently, over 20, 22 years, we have a big stake in the vitality and health of economic relations in the world. We are interested in seeing to it that international trade conditions will be favorable for us as well. </w:t>
      </w:r>
      <w:r w:rsidRPr="008A213C">
        <w:rPr>
          <w:rStyle w:val="StyleBoldUnderline"/>
          <w:highlight w:val="yellow"/>
        </w:rPr>
        <w:t>We certainly also depend on the markets outside of the country for our well-being, as we are an exporter of things</w:t>
      </w:r>
      <w:r w:rsidRPr="008A213C">
        <w:rPr>
          <w:rStyle w:val="StyleStyleBold12pt"/>
          <w:b w:val="0"/>
          <w:sz w:val="16"/>
        </w:rPr>
        <w:t>," said Kislyak.</w:t>
      </w:r>
    </w:p>
    <w:p w:rsidR="005D4DB9" w:rsidRPr="002A01B3" w:rsidRDefault="00A730FA" w:rsidP="005D4DB9">
      <w:pPr>
        <w:pStyle w:val="Heading4"/>
        <w:rPr>
          <w:rStyle w:val="StyleStyleBold12pt"/>
          <w:b/>
        </w:rPr>
      </w:pPr>
      <w:r>
        <w:rPr>
          <w:rStyle w:val="StyleStyleBold12pt"/>
          <w:b/>
        </w:rPr>
        <w:t xml:space="preserve">(--) </w:t>
      </w:r>
      <w:r w:rsidR="005D4DB9" w:rsidRPr="002A01B3">
        <w:rPr>
          <w:rStyle w:val="StyleStyleBold12pt"/>
          <w:b/>
        </w:rPr>
        <w:t>China is key to world oil demand, not the US:</w:t>
      </w:r>
    </w:p>
    <w:p w:rsidR="005D4DB9" w:rsidRDefault="005D4DB9" w:rsidP="005D4DB9">
      <w:pPr>
        <w:ind w:left="720"/>
      </w:pPr>
      <w:r w:rsidRPr="00064BE0">
        <w:rPr>
          <w:rStyle w:val="StyleStyleBold12pt"/>
        </w:rPr>
        <w:t>Russia Times, 2/13/2013</w:t>
      </w:r>
      <w:r>
        <w:t xml:space="preserve"> (“IEA sees oil demand lower in 2013,” </w:t>
      </w:r>
      <w:hyperlink r:id="rId100" w:history="1">
        <w:r w:rsidRPr="00594703">
          <w:rPr>
            <w:rStyle w:val="Hyperlink"/>
          </w:rPr>
          <w:t>http://rt.com/business/iea-oil-china-usa-098/</w:t>
        </w:r>
      </w:hyperlink>
      <w:r>
        <w:t>, Accessed 2/22/2013, rwg)</w:t>
      </w:r>
    </w:p>
    <w:p w:rsidR="005D4DB9" w:rsidRPr="00064BE0" w:rsidRDefault="005D4DB9" w:rsidP="005D4DB9">
      <w:pPr>
        <w:rPr>
          <w:sz w:val="16"/>
        </w:rPr>
      </w:pPr>
      <w:r w:rsidRPr="00064BE0">
        <w:rPr>
          <w:rStyle w:val="StyleBoldUnderline"/>
          <w:highlight w:val="yellow"/>
        </w:rPr>
        <w:t>The report from the Paris based body came a day after OPEC projected higher oil demand in 2013,</w:t>
      </w:r>
      <w:r w:rsidRPr="00064BE0">
        <w:rPr>
          <w:sz w:val="16"/>
        </w:rPr>
        <w:t xml:space="preserve"> expecting to see it as high as at 89.6mbd, up by 80,000bd. </w:t>
      </w:r>
      <w:r w:rsidRPr="00064BE0">
        <w:rPr>
          <w:rStyle w:val="StyleBoldUnderline"/>
          <w:highlight w:val="yellow"/>
        </w:rPr>
        <w:t xml:space="preserve">The club of major oil exporters saw </w:t>
      </w:r>
      <w:r w:rsidRPr="00064BE0">
        <w:rPr>
          <w:rStyle w:val="Emphasis"/>
          <w:highlight w:val="yellow"/>
        </w:rPr>
        <w:t>China as the main powerhouse</w:t>
      </w:r>
      <w:r w:rsidRPr="00064BE0">
        <w:rPr>
          <w:rStyle w:val="StyleBoldUnderline"/>
          <w:highlight w:val="yellow"/>
        </w:rPr>
        <w:t xml:space="preserve"> triggering </w:t>
      </w:r>
      <w:r w:rsidRPr="00064BE0">
        <w:rPr>
          <w:rStyle w:val="Emphasis"/>
          <w:highlight w:val="yellow"/>
        </w:rPr>
        <w:t>global growth in oil demand</w:t>
      </w:r>
      <w:r w:rsidRPr="00064BE0">
        <w:rPr>
          <w:rStyle w:val="StyleBoldUnderline"/>
          <w:highlight w:val="yellow"/>
        </w:rPr>
        <w:t>.</w:t>
      </w:r>
    </w:p>
    <w:p w:rsidR="005D4DB9" w:rsidRDefault="005D4DB9" w:rsidP="005D4DB9">
      <w:pPr>
        <w:pStyle w:val="Heading4"/>
      </w:pPr>
      <w:r>
        <w:t xml:space="preserve"> (--) No US-Russian war:</w:t>
      </w:r>
    </w:p>
    <w:p w:rsidR="005D4DB9" w:rsidRPr="005A3718" w:rsidRDefault="005D4DB9" w:rsidP="005D4DB9">
      <w:pPr>
        <w:ind w:left="720"/>
        <w:rPr>
          <w:sz w:val="16"/>
          <w:szCs w:val="16"/>
        </w:rPr>
      </w:pPr>
      <w:r w:rsidRPr="005D4DB9">
        <w:rPr>
          <w:rStyle w:val="StyleStyleBold12pt"/>
        </w:rPr>
        <w:t>Perry, et al 2009</w:t>
      </w:r>
      <w:r>
        <w:t xml:space="preserve"> </w:t>
      </w:r>
      <w:r w:rsidRPr="005A3718">
        <w:rPr>
          <w:sz w:val="16"/>
          <w:szCs w:val="16"/>
        </w:rPr>
        <w:t xml:space="preserve">(William J. (former United States Secretary of Defense, America’s Strategic Posture The Final Report of the Congressional Commission on the Strategic Posture of the United States, </w:t>
      </w:r>
      <w:hyperlink r:id="rId101" w:history="1">
        <w:r w:rsidRPr="005A3718">
          <w:rPr>
            <w:rStyle w:val="Hyperlink"/>
            <w:sz w:val="16"/>
            <w:szCs w:val="16"/>
          </w:rPr>
          <w:t>http://media.usip.org/reports/strat_posture_report.pdf</w:t>
        </w:r>
      </w:hyperlink>
      <w:r w:rsidRPr="005A3718">
        <w:rPr>
          <w:sz w:val="16"/>
          <w:szCs w:val="16"/>
        </w:rPr>
        <w:t>)</w:t>
      </w:r>
    </w:p>
    <w:p w:rsidR="005D4DB9" w:rsidRDefault="005D4DB9" w:rsidP="005D4DB9">
      <w:pPr>
        <w:rPr>
          <w:sz w:val="16"/>
        </w:rPr>
      </w:pPr>
      <w:r w:rsidRPr="005A3718">
        <w:rPr>
          <w:u w:val="single"/>
        </w:rPr>
        <w:t>It is important</w:t>
      </w:r>
      <w:r w:rsidRPr="005A3718">
        <w:rPr>
          <w:sz w:val="16"/>
        </w:rPr>
        <w:t xml:space="preserve">, moreover, </w:t>
      </w:r>
      <w:r w:rsidRPr="005A3718">
        <w:rPr>
          <w:u w:val="single"/>
        </w:rPr>
        <w:t xml:space="preserve">to bear in mind that despite our many disappointments, </w:t>
      </w:r>
      <w:r w:rsidRPr="00336A23">
        <w:rPr>
          <w:highlight w:val="yellow"/>
          <w:u w:val="single"/>
        </w:rPr>
        <w:t>Russia has not returned to the role of the Soviet Union as a global challenger to the United States.</w:t>
      </w:r>
      <w:r w:rsidRPr="005A3718">
        <w:rPr>
          <w:u w:val="single"/>
        </w:rPr>
        <w:t xml:space="preserve"> It is not amassing military forces along its borders in readiness for an invasion of Europe.  Although Russia is strengthening its nuclear forces, it does not appear to be seeking overall nuclear supremacy. Indeed, </w:t>
      </w:r>
      <w:r w:rsidRPr="00336A23">
        <w:rPr>
          <w:highlight w:val="yellow"/>
          <w:u w:val="single"/>
        </w:rPr>
        <w:t>its focus is largely on its domestic economic transformation and its near-abroad</w:t>
      </w:r>
      <w:r w:rsidRPr="005A3718">
        <w:rPr>
          <w:sz w:val="16"/>
        </w:rPr>
        <w:t xml:space="preserve">, where there are many challenges but also some opportunities for cooperation with the West. </w:t>
      </w:r>
      <w:r w:rsidRPr="00336A23">
        <w:rPr>
          <w:highlight w:val="yellow"/>
          <w:u w:val="single"/>
        </w:rPr>
        <w:t xml:space="preserve">The risk of direct military confrontation between the United States and Russia is </w:t>
      </w:r>
      <w:r w:rsidRPr="00336A23">
        <w:rPr>
          <w:b/>
          <w:highlight w:val="yellow"/>
          <w:u w:val="single"/>
        </w:rPr>
        <w:t>much lower than during the Cold War</w:t>
      </w:r>
      <w:r w:rsidRPr="00336A23">
        <w:rPr>
          <w:highlight w:val="yellow"/>
          <w:u w:val="single"/>
        </w:rPr>
        <w:t>.</w:t>
      </w:r>
      <w:r w:rsidRPr="005A3718">
        <w:rPr>
          <w:sz w:val="16"/>
        </w:rPr>
        <w:t xml:space="preserve"> </w:t>
      </w:r>
    </w:p>
    <w:p w:rsidR="00EA56F6" w:rsidRDefault="00EA56F6" w:rsidP="00EA56F6">
      <w:pPr>
        <w:pStyle w:val="Heading4"/>
      </w:pPr>
      <w:r>
        <w:t xml:space="preserve">(--) Oil isn’t key to Russia’s economy:  </w:t>
      </w:r>
    </w:p>
    <w:p w:rsidR="00EA56F6" w:rsidRDefault="00EA56F6" w:rsidP="00EA56F6">
      <w:pPr>
        <w:spacing w:after="0" w:line="240" w:lineRule="auto"/>
        <w:ind w:firstLine="360"/>
      </w:pPr>
      <w:r>
        <w:t xml:space="preserve">Kenneth </w:t>
      </w:r>
      <w:r w:rsidRPr="00B12CEC">
        <w:rPr>
          <w:rStyle w:val="BoldUnderline"/>
        </w:rPr>
        <w:t>Rapoza</w:t>
      </w:r>
      <w:r>
        <w:t>, 8/11/20</w:t>
      </w:r>
      <w:r w:rsidRPr="00B12CEC">
        <w:rPr>
          <w:rStyle w:val="BoldUnderline"/>
        </w:rPr>
        <w:t>11</w:t>
      </w:r>
      <w:r>
        <w:t xml:space="preserve"> (staff writer, “Nomura Cuts Russia Growth Forecast,”</w:t>
      </w:r>
    </w:p>
    <w:p w:rsidR="00EA56F6" w:rsidRDefault="001A05C4" w:rsidP="00EA56F6">
      <w:pPr>
        <w:spacing w:after="0" w:line="240" w:lineRule="auto"/>
        <w:ind w:firstLine="360"/>
      </w:pPr>
      <w:hyperlink r:id="rId102" w:history="1">
        <w:r w:rsidR="00EA56F6" w:rsidRPr="00C301E5">
          <w:rPr>
            <w:rStyle w:val="Hyperlink"/>
          </w:rPr>
          <w:t>http://www.forbes.com/sites/kenrapoza/2011/08/11/nomura-cuts-russia-growth-forecast/</w:t>
        </w:r>
      </w:hyperlink>
      <w:r w:rsidR="00EA56F6">
        <w:t>)</w:t>
      </w:r>
    </w:p>
    <w:p w:rsidR="00EA56F6" w:rsidRDefault="00EA56F6" w:rsidP="00EA56F6">
      <w:r w:rsidRPr="00BF2D9C">
        <w:rPr>
          <w:sz w:val="16"/>
        </w:rPr>
        <w:t>“What we find interesting about the Q2 GDP growth estimate is that growth decelerated during the quarter when the average price of Brent was $117 a barrel, the highest since the beginning of the crisis.,” says Orlova. “This confirms that</w:t>
      </w:r>
      <w:r>
        <w:t xml:space="preserve"> </w:t>
      </w:r>
      <w:r w:rsidRPr="00EA56F6">
        <w:rPr>
          <w:rStyle w:val="StyleBoldUnderline"/>
          <w:highlight w:val="yellow"/>
        </w:rPr>
        <w:t>Russian growth has decoupled from oil prices – mainly because its extracting sector output is constrained by the lack of investment in production facilities in the preceding years. There seems to be no immediate pass-through from the higher oil price into the domestic confidence indices and output and demand indicators</w:t>
      </w:r>
      <w:r>
        <w:t xml:space="preserve">. </w:t>
      </w:r>
      <w:r w:rsidRPr="00BF2D9C">
        <w:rPr>
          <w:sz w:val="16"/>
        </w:rPr>
        <w:t>However, although the economy is no longer benefitting from positive oil price shocks, it is not immune from negative oil price shocks which we think are likely to trigger capital flight and higher borrowing costs for Russian companies and the state. With a more flexible rouble, lower oil prices also translate into a weaker currency and that dents consumer confidence,” she says.</w:t>
      </w:r>
      <w:r>
        <w:t xml:space="preserve"> </w:t>
      </w:r>
    </w:p>
    <w:p w:rsidR="00A730FA" w:rsidRPr="00A730FA" w:rsidRDefault="00A730FA" w:rsidP="00A730FA">
      <w:pPr>
        <w:pStyle w:val="Heading4"/>
        <w:rPr>
          <w:rStyle w:val="StyleBoldUnderline"/>
          <w:b/>
          <w:bCs/>
          <w:sz w:val="26"/>
          <w:szCs w:val="26"/>
          <w:u w:val="none"/>
        </w:rPr>
      </w:pPr>
      <w:r>
        <w:rPr>
          <w:rStyle w:val="StyleBoldUnderline"/>
          <w:b/>
          <w:sz w:val="26"/>
          <w:szCs w:val="26"/>
          <w:u w:val="none"/>
        </w:rPr>
        <w:t xml:space="preserve">(--) </w:t>
      </w:r>
      <w:r w:rsidRPr="00A730FA">
        <w:rPr>
          <w:rStyle w:val="StyleBoldUnderline"/>
          <w:b/>
          <w:sz w:val="26"/>
          <w:szCs w:val="26"/>
          <w:u w:val="none"/>
        </w:rPr>
        <w:t>Oil prices will drop in 2013—prefer our evidence—it’s predictive:</w:t>
      </w:r>
    </w:p>
    <w:p w:rsidR="00A730FA" w:rsidRPr="003063EF" w:rsidRDefault="00A730FA" w:rsidP="00A730FA">
      <w:r w:rsidRPr="003063EF">
        <w:rPr>
          <w:rStyle w:val="StyleStyleBold12pt"/>
        </w:rPr>
        <w:t>Fox Business 1/31</w:t>
      </w:r>
      <w:r>
        <w:t xml:space="preserve">/13. </w:t>
      </w:r>
      <w:r w:rsidRPr="003063EF">
        <w:t>http://www.foxbusiness.com/news/2013/01/31/high-crude-oil-prices-could-be-heading-for-reset/</w:t>
      </w:r>
    </w:p>
    <w:p w:rsidR="00AF1226" w:rsidRDefault="00A730FA" w:rsidP="00A730FA">
      <w:pPr>
        <w:rPr>
          <w:sz w:val="16"/>
        </w:rPr>
      </w:pPr>
      <w:r w:rsidRPr="003063EF">
        <w:rPr>
          <w:sz w:val="16"/>
        </w:rPr>
        <w:t>At 1101 GMT, the March Brent contract on London's ICE futures exchange was at $114.78, down 12 cents, or 0.1%. Nymex light, sweet crude for March delivery was down 30 cents, or 0.31%, at $97.64 a barrel.</w:t>
      </w:r>
      <w:r w:rsidRPr="003063EF">
        <w:rPr>
          <w:sz w:val="12"/>
        </w:rPr>
        <w:t>¶</w:t>
      </w:r>
      <w:r w:rsidRPr="003063EF">
        <w:rPr>
          <w:sz w:val="16"/>
        </w:rPr>
        <w:t xml:space="preserve"> On Thursday, </w:t>
      </w:r>
      <w:r w:rsidRPr="003063EF">
        <w:rPr>
          <w:rStyle w:val="StyleBoldUnderline"/>
        </w:rPr>
        <w:t>the Brent contract again saw its highest opening price of the yea</w:t>
      </w:r>
      <w:r w:rsidRPr="003063EF">
        <w:rPr>
          <w:sz w:val="16"/>
        </w:rPr>
        <w:t xml:space="preserve">r, at $114.91, </w:t>
      </w:r>
      <w:r w:rsidRPr="003063EF">
        <w:rPr>
          <w:rStyle w:val="StyleBoldUnderline"/>
        </w:rPr>
        <w:t>before dropping slightly.</w:t>
      </w:r>
      <w:r w:rsidRPr="003063EF">
        <w:rPr>
          <w:sz w:val="16"/>
        </w:rPr>
        <w:t xml:space="preserve"> The amount of speculative money in the market--traders betting on price rises--was also up 11.5% in the latest weekly estimates.</w:t>
      </w:r>
      <w:r w:rsidRPr="003063EF">
        <w:rPr>
          <w:sz w:val="12"/>
        </w:rPr>
        <w:t>¶</w:t>
      </w:r>
      <w:r w:rsidRPr="003063EF">
        <w:rPr>
          <w:sz w:val="16"/>
        </w:rPr>
        <w:t xml:space="preserve"> </w:t>
      </w:r>
      <w:r w:rsidRPr="003063EF">
        <w:rPr>
          <w:rStyle w:val="StyleBoldUnderline"/>
        </w:rPr>
        <w:t>But Julian Jessop, analyst at Capital Economics, said that this level could spell bad news for the price longer term. "</w:t>
      </w:r>
      <w:r w:rsidRPr="0034487E">
        <w:rPr>
          <w:rStyle w:val="StyleBoldUnderline"/>
          <w:highlight w:val="yellow"/>
        </w:rPr>
        <w:t>High prices in oil are good for producers in the short term, but in the long term they encourage consumers to become more energy efficient and find alternatives</w:t>
      </w:r>
      <w:r w:rsidRPr="0034487E">
        <w:rPr>
          <w:rStyle w:val="Emphasis"/>
          <w:highlight w:val="yellow"/>
        </w:rPr>
        <w:t>," leading to a potential price drop</w:t>
      </w:r>
      <w:r w:rsidRPr="003063EF">
        <w:rPr>
          <w:sz w:val="16"/>
        </w:rPr>
        <w:t>, Jessop said.</w:t>
      </w:r>
      <w:r w:rsidRPr="003063EF">
        <w:rPr>
          <w:sz w:val="12"/>
        </w:rPr>
        <w:t>¶</w:t>
      </w:r>
      <w:r w:rsidRPr="003063EF">
        <w:rPr>
          <w:sz w:val="16"/>
        </w:rPr>
        <w:t xml:space="preserve"> </w:t>
      </w:r>
      <w:r w:rsidRPr="0034487E">
        <w:rPr>
          <w:rStyle w:val="StyleBoldUnderline"/>
          <w:highlight w:val="yellow"/>
        </w:rPr>
        <w:t xml:space="preserve">Capital </w:t>
      </w:r>
      <w:r w:rsidRPr="0034487E">
        <w:rPr>
          <w:rStyle w:val="Emphasis"/>
          <w:highlight w:val="yellow"/>
        </w:rPr>
        <w:t>Economics forecasts the Brent price as ending 2013 below $100 a barrel</w:t>
      </w:r>
      <w:r w:rsidRPr="0034487E">
        <w:rPr>
          <w:rStyle w:val="StyleBoldUnderline"/>
          <w:highlight w:val="yellow"/>
        </w:rPr>
        <w:t>, and it is currently reaching levels where a reset is possible</w:t>
      </w:r>
      <w:r w:rsidRPr="003063EF">
        <w:rPr>
          <w:rStyle w:val="StyleBoldUnderline"/>
        </w:rPr>
        <w:t>, according to Jessop. "</w:t>
      </w:r>
      <w:r w:rsidRPr="0034487E">
        <w:rPr>
          <w:rStyle w:val="StyleBoldUnderline"/>
          <w:highlight w:val="yellow"/>
        </w:rPr>
        <w:t>I certainly wouldn't expect it to remain above $120 for any length of time</w:t>
      </w:r>
      <w:r w:rsidRPr="0034487E">
        <w:rPr>
          <w:sz w:val="16"/>
          <w:highlight w:val="yellow"/>
        </w:rPr>
        <w:t>,</w:t>
      </w:r>
      <w:r w:rsidRPr="003063EF">
        <w:rPr>
          <w:sz w:val="16"/>
        </w:rPr>
        <w:t>" he said.</w:t>
      </w:r>
    </w:p>
    <w:p w:rsidR="00AF1226" w:rsidRDefault="00AF1226" w:rsidP="00AF1226">
      <w:r>
        <w:br w:type="page"/>
      </w:r>
    </w:p>
    <w:p w:rsidR="00AF1226" w:rsidRPr="00AF1226" w:rsidRDefault="00AF1226" w:rsidP="00AF1226">
      <w:pPr>
        <w:pStyle w:val="Heading4"/>
        <w:rPr>
          <w:rStyle w:val="BoldUnderline"/>
          <w:b/>
          <w:bCs/>
          <w:sz w:val="26"/>
          <w:szCs w:val="26"/>
          <w:u w:val="none"/>
        </w:rPr>
      </w:pPr>
      <w:r w:rsidRPr="00AF1226">
        <w:rPr>
          <w:rStyle w:val="BoldUnderline"/>
          <w:b/>
          <w:sz w:val="26"/>
          <w:szCs w:val="26"/>
          <w:u w:val="none"/>
        </w:rPr>
        <w:t>(--) Saudi Arabia will check increases in oil prices:</w:t>
      </w:r>
    </w:p>
    <w:p w:rsidR="00AF1226" w:rsidRDefault="00AF1226" w:rsidP="00AF1226">
      <w:pPr>
        <w:ind w:left="360"/>
      </w:pPr>
      <w:r w:rsidRPr="00AF1226">
        <w:rPr>
          <w:rStyle w:val="StyleStyleBold12pt"/>
        </w:rPr>
        <w:t>BBC News, 2011</w:t>
      </w:r>
      <w:r>
        <w:t xml:space="preserve"> (February 28, “Oil price steadies despite Saudi Arabia protest fears,” </w:t>
      </w:r>
      <w:hyperlink r:id="rId103" w:history="1">
        <w:r w:rsidRPr="00C301E5">
          <w:rPr>
            <w:rStyle w:val="Hyperlink"/>
          </w:rPr>
          <w:t>http://www.bbc.co.uk/news/business-12594032</w:t>
        </w:r>
      </w:hyperlink>
      <w:r>
        <w:t>)</w:t>
      </w:r>
    </w:p>
    <w:p w:rsidR="00AF1226" w:rsidRDefault="00AF1226" w:rsidP="00AF1226">
      <w:pPr>
        <w:rPr>
          <w:rStyle w:val="StyleBoldUnderline"/>
        </w:rPr>
      </w:pPr>
      <w:r w:rsidRPr="00AF1226">
        <w:rPr>
          <w:rStyle w:val="StyleBoldUnderline"/>
          <w:highlight w:val="yellow"/>
        </w:rPr>
        <w:t xml:space="preserve">Saudi Arabia has sought to ease renewed pressure on the oil market on Monday. Oil prices had risen 2% in early trading, due to the shutdown of Libyan production as well as fears that unrest might spread to Saudi Arabia itself. But prices fell back again after Saudi state oil company </w:t>
      </w:r>
      <w:r w:rsidRPr="00AF1226">
        <w:rPr>
          <w:highlight w:val="yellow"/>
        </w:rPr>
        <w:t xml:space="preserve">Aramco </w:t>
      </w:r>
      <w:r w:rsidRPr="00AF1226">
        <w:rPr>
          <w:rStyle w:val="StyleBoldUnderline"/>
          <w:highlight w:val="yellow"/>
        </w:rPr>
        <w:t>announced that all demands for extra oil had been met.</w:t>
      </w:r>
    </w:p>
    <w:p w:rsidR="008E1893" w:rsidRDefault="008E1893" w:rsidP="008E1893">
      <w:pPr>
        <w:pStyle w:val="Heading4"/>
      </w:pPr>
      <w:r>
        <w:t>(--) Speculation is the key cause for oil price increases:</w:t>
      </w:r>
    </w:p>
    <w:p w:rsidR="008E1893" w:rsidRDefault="008E1893" w:rsidP="008E1893">
      <w:pPr>
        <w:spacing w:after="0" w:line="240" w:lineRule="auto"/>
        <w:ind w:firstLine="360"/>
      </w:pPr>
      <w:r>
        <w:t xml:space="preserve">Joseph </w:t>
      </w:r>
      <w:r w:rsidRPr="008E1893">
        <w:rPr>
          <w:rStyle w:val="StyleStyleBold12pt"/>
        </w:rPr>
        <w:t>Lazzaro,</w:t>
      </w:r>
      <w:r>
        <w:t xml:space="preserve"> 8/15/20</w:t>
      </w:r>
      <w:r w:rsidRPr="008E1893">
        <w:rPr>
          <w:rStyle w:val="StyleStyleBold12pt"/>
        </w:rPr>
        <w:t>11</w:t>
      </w:r>
      <w:r>
        <w:t xml:space="preserve"> (staff writer, “Oil Prices: The U.S. Economy’s Albatross,”</w:t>
      </w:r>
    </w:p>
    <w:p w:rsidR="008E1893" w:rsidRDefault="001A05C4" w:rsidP="008E1893">
      <w:pPr>
        <w:spacing w:after="0" w:line="240" w:lineRule="auto"/>
        <w:ind w:left="360"/>
      </w:pPr>
      <w:hyperlink r:id="rId104" w:history="1">
        <w:r w:rsidR="008E1893" w:rsidRPr="00C301E5">
          <w:rPr>
            <w:rStyle w:val="Hyperlink"/>
          </w:rPr>
          <w:t>http://www.ibtimes.com/articles/198116/20110815/oil-oil-prices-gasoline-gasoline-prices-gdp-hedge-funds-investment-funds.htm</w:t>
        </w:r>
      </w:hyperlink>
      <w:r w:rsidR="008E1893">
        <w:t>)</w:t>
      </w:r>
    </w:p>
    <w:p w:rsidR="008E1893" w:rsidRDefault="008E1893" w:rsidP="008E1893">
      <w:r w:rsidRPr="008E1893">
        <w:rPr>
          <w:rStyle w:val="StyleBoldUnderline"/>
          <w:highlight w:val="yellow"/>
        </w:rPr>
        <w:t>Discouraged by the prospect of low returns on stocks, paltry interest rates, and concern about the Europe sovereign debt crisis' impact on the global economy, many hedge funds, investment funds, and other accredited investors have piled money into oil. The hey day in commodities may be over, but "king oil" still reigns</w:t>
      </w:r>
      <w:r w:rsidRPr="00BF2D9C">
        <w:rPr>
          <w:rStyle w:val="StyleBoldUnderline"/>
        </w:rPr>
        <w:t>:</w:t>
      </w:r>
      <w:r>
        <w:t xml:space="preserve"> crude oil remains the preferred alternative asset class for the market's "big guns" -- they like it for its ability to hedge against a weak dollar and for its inflation-insulating properties.</w:t>
      </w:r>
    </w:p>
    <w:p w:rsidR="008E1893" w:rsidRDefault="008E1893" w:rsidP="00AF1226"/>
    <w:p w:rsidR="00A730FA" w:rsidRDefault="00A730FA" w:rsidP="00A730FA">
      <w:pPr>
        <w:rPr>
          <w:sz w:val="16"/>
        </w:rPr>
      </w:pPr>
    </w:p>
    <w:p w:rsidR="00A730FA" w:rsidRDefault="00A730FA" w:rsidP="00EA56F6"/>
    <w:p w:rsidR="00E74174" w:rsidRDefault="00E74174" w:rsidP="00E74174">
      <w:pPr>
        <w:rPr>
          <w:rStyle w:val="StyleStyleBold12pt"/>
          <w:b w:val="0"/>
        </w:rPr>
      </w:pPr>
    </w:p>
    <w:p w:rsidR="00E74174" w:rsidRPr="008A213C" w:rsidRDefault="00E74174" w:rsidP="00E74174">
      <w:pPr>
        <w:rPr>
          <w:rStyle w:val="StyleStyleBold12pt"/>
          <w:b w:val="0"/>
          <w:sz w:val="16"/>
        </w:rPr>
      </w:pPr>
    </w:p>
    <w:p w:rsidR="00F70751" w:rsidRDefault="00F70751" w:rsidP="00F70751"/>
    <w:p w:rsidR="005D4DB9" w:rsidRDefault="005D4DB9" w:rsidP="005D4DB9">
      <w:pPr>
        <w:pStyle w:val="Heading2"/>
      </w:pPr>
      <w:bookmarkStart w:id="97" w:name="_Toc362007454"/>
      <w:r>
        <w:t>1ar Russian Oil AFF Answer Extensions</w:t>
      </w:r>
      <w:bookmarkEnd w:id="97"/>
    </w:p>
    <w:p w:rsidR="002A2528" w:rsidRPr="002A2528" w:rsidRDefault="002A2528" w:rsidP="002A2528">
      <w:pPr>
        <w:pStyle w:val="Heading3"/>
        <w:rPr>
          <w:rStyle w:val="StyleStyleBold12pt"/>
          <w:b/>
          <w:sz w:val="32"/>
          <w:szCs w:val="32"/>
          <w:u w:val="single"/>
        </w:rPr>
      </w:pPr>
      <w:bookmarkStart w:id="98" w:name="_Toc362007455"/>
      <w:r w:rsidRPr="002A2528">
        <w:rPr>
          <w:rStyle w:val="StyleStyleBold12pt"/>
          <w:b/>
          <w:sz w:val="32"/>
          <w:szCs w:val="32"/>
          <w:u w:val="single"/>
        </w:rPr>
        <w:t>1ar Extensions:  Russian Economy Weak Now</w:t>
      </w:r>
      <w:bookmarkEnd w:id="98"/>
    </w:p>
    <w:p w:rsidR="002A2528" w:rsidRDefault="002A2528" w:rsidP="002A2528">
      <w:pPr>
        <w:pStyle w:val="Heading4"/>
        <w:rPr>
          <w:rStyle w:val="StyleStyleBold12pt"/>
          <w:b/>
        </w:rPr>
      </w:pPr>
      <w:r>
        <w:rPr>
          <w:rStyle w:val="StyleStyleBold12pt"/>
          <w:b/>
        </w:rPr>
        <w:t xml:space="preserve"> (--) Extend our Lisina evidence—it’s from 7/17 and says there is insufficient growth in Russia now—prefer our evidence it assumes the optimistic World Bank report.</w:t>
      </w:r>
    </w:p>
    <w:p w:rsidR="002A2528" w:rsidRDefault="002A2528" w:rsidP="002A2528">
      <w:pPr>
        <w:pStyle w:val="Heading4"/>
        <w:rPr>
          <w:rStyle w:val="StyleStyleBold12pt"/>
          <w:b/>
        </w:rPr>
      </w:pPr>
      <w:r>
        <w:rPr>
          <w:rStyle w:val="StyleStyleBold12pt"/>
          <w:b/>
        </w:rPr>
        <w:t>(--) Russian economy sliding toward recession now:</w:t>
      </w:r>
    </w:p>
    <w:p w:rsidR="002A2528" w:rsidRDefault="002A2528" w:rsidP="002A2528">
      <w:pPr>
        <w:ind w:left="720"/>
        <w:rPr>
          <w:rStyle w:val="StyleStyleBold12pt"/>
          <w:b w:val="0"/>
        </w:rPr>
      </w:pPr>
      <w:r>
        <w:rPr>
          <w:rStyle w:val="StyleStyleBold12pt"/>
          <w:b w:val="0"/>
        </w:rPr>
        <w:t xml:space="preserve">Timothy </w:t>
      </w:r>
      <w:r w:rsidRPr="008D54DA">
        <w:rPr>
          <w:rStyle w:val="StyleStyleBold12pt"/>
        </w:rPr>
        <w:t>Heritage</w:t>
      </w:r>
      <w:r>
        <w:rPr>
          <w:rStyle w:val="StyleStyleBold12pt"/>
          <w:b w:val="0"/>
        </w:rPr>
        <w:t xml:space="preserve"> </w:t>
      </w:r>
      <w:r w:rsidRPr="008D54DA">
        <w:rPr>
          <w:rStyle w:val="StyleStyleBold12pt"/>
        </w:rPr>
        <w:t>and</w:t>
      </w:r>
      <w:r>
        <w:rPr>
          <w:rStyle w:val="StyleStyleBold12pt"/>
          <w:b w:val="0"/>
        </w:rPr>
        <w:t xml:space="preserve"> Douglas </w:t>
      </w:r>
      <w:r w:rsidRPr="008D54DA">
        <w:rPr>
          <w:rStyle w:val="StyleStyleBold12pt"/>
        </w:rPr>
        <w:t>Busvine</w:t>
      </w:r>
      <w:r>
        <w:rPr>
          <w:rStyle w:val="StyleStyleBold12pt"/>
        </w:rPr>
        <w:t xml:space="preserve">, </w:t>
      </w:r>
      <w:r w:rsidRPr="008D54DA">
        <w:rPr>
          <w:rStyle w:val="StyleStyleBold12pt"/>
        </w:rPr>
        <w:t>6/21/2013</w:t>
      </w:r>
      <w:r>
        <w:rPr>
          <w:rStyle w:val="StyleStyleBold12pt"/>
          <w:b w:val="0"/>
        </w:rPr>
        <w:t xml:space="preserve"> (“Russia's Putin announces investment plan, mood gloomy,” </w:t>
      </w:r>
      <w:hyperlink r:id="rId105" w:history="1">
        <w:r w:rsidRPr="007D1397">
          <w:rPr>
            <w:rStyle w:val="Hyperlink"/>
            <w:sz w:val="26"/>
          </w:rPr>
          <w:t>http://www.reuters.com/article/ 2013/06/21/russia-putin-economy-idUSL5N0EX1SN20130621</w:t>
        </w:r>
      </w:hyperlink>
      <w:r>
        <w:rPr>
          <w:rStyle w:val="StyleStyleBold12pt"/>
          <w:b w:val="0"/>
        </w:rPr>
        <w:t>, Accessed 7/18/2013, rwg)</w:t>
      </w:r>
    </w:p>
    <w:p w:rsidR="002A2528" w:rsidRDefault="002A2528" w:rsidP="002A2528">
      <w:pPr>
        <w:rPr>
          <w:rStyle w:val="StyleStyleBold12pt"/>
          <w:b w:val="0"/>
          <w:sz w:val="16"/>
        </w:rPr>
      </w:pPr>
      <w:r w:rsidRPr="008D54DA">
        <w:rPr>
          <w:rStyle w:val="StyleStyleBold12pt"/>
          <w:b w:val="0"/>
          <w:sz w:val="16"/>
        </w:rPr>
        <w:t xml:space="preserve">President Vladimir </w:t>
      </w:r>
      <w:r w:rsidRPr="008D54DA">
        <w:rPr>
          <w:rStyle w:val="StyleBoldUnderline"/>
          <w:highlight w:val="yellow"/>
        </w:rPr>
        <w:t>Putin unveiled a $13 billion investment plan</w:t>
      </w:r>
      <w:r w:rsidRPr="008D54DA">
        <w:rPr>
          <w:rStyle w:val="StyleStyleBold12pt"/>
          <w:b w:val="0"/>
          <w:sz w:val="16"/>
        </w:rPr>
        <w:t xml:space="preserve"> on Friday to build new roads and railways by tapping a reserve fund, hoping to revive Russia's economy and avoid stagnation.</w:t>
      </w:r>
      <w:r w:rsidRPr="008D54DA">
        <w:rPr>
          <w:rStyle w:val="StyleStyleBold12pt"/>
          <w:b w:val="0"/>
          <w:sz w:val="12"/>
        </w:rPr>
        <w:t>¶</w:t>
      </w:r>
      <w:r w:rsidRPr="008D54DA">
        <w:rPr>
          <w:rStyle w:val="StyleStyleBold12pt"/>
          <w:b w:val="0"/>
          <w:sz w:val="16"/>
        </w:rPr>
        <w:t xml:space="preserve"> </w:t>
      </w:r>
      <w:r w:rsidRPr="008D54DA">
        <w:rPr>
          <w:rStyle w:val="StyleBoldUnderline"/>
          <w:highlight w:val="yellow"/>
        </w:rPr>
        <w:t>But in a speech setting out moves to curb inflation, boost economic growth and tighten control of under-performing state firms, he failed to allay investors' concerns over an economy that is sliding towards recession</w:t>
      </w:r>
      <w:r w:rsidRPr="008D54DA">
        <w:rPr>
          <w:rStyle w:val="StyleStyleBold12pt"/>
          <w:b w:val="0"/>
          <w:sz w:val="16"/>
        </w:rPr>
        <w:t>.</w:t>
      </w:r>
    </w:p>
    <w:p w:rsidR="002A2528" w:rsidRDefault="000857DA" w:rsidP="002A2528">
      <w:pPr>
        <w:pStyle w:val="Heading4"/>
        <w:rPr>
          <w:rStyle w:val="StyleStyleBold12pt"/>
          <w:b/>
        </w:rPr>
      </w:pPr>
      <w:r>
        <w:rPr>
          <w:rStyle w:val="StyleStyleBold12pt"/>
          <w:b/>
        </w:rPr>
        <w:t xml:space="preserve">(--) </w:t>
      </w:r>
      <w:r w:rsidR="002A2528">
        <w:rPr>
          <w:rStyle w:val="StyleStyleBold12pt"/>
          <w:b/>
        </w:rPr>
        <w:t>Growth has stalled in Russia’s economy now.</w:t>
      </w:r>
    </w:p>
    <w:p w:rsidR="002A2528" w:rsidRDefault="002A2528" w:rsidP="002A2528">
      <w:pPr>
        <w:ind w:left="720"/>
        <w:rPr>
          <w:rStyle w:val="StyleStyleBold12pt"/>
          <w:b w:val="0"/>
        </w:rPr>
      </w:pPr>
      <w:r w:rsidRPr="008A213C">
        <w:rPr>
          <w:rStyle w:val="StyleStyleBold12pt"/>
        </w:rPr>
        <w:t>Reuters, 7/2/2013</w:t>
      </w:r>
      <w:r>
        <w:rPr>
          <w:rStyle w:val="StyleStyleBold12pt"/>
          <w:b w:val="0"/>
        </w:rPr>
        <w:t xml:space="preserve"> (“Weak economy, provisions hit profit at Russia’s VTB,” </w:t>
      </w:r>
      <w:hyperlink r:id="rId106" w:history="1">
        <w:r w:rsidRPr="007D1397">
          <w:rPr>
            <w:rStyle w:val="Hyperlink"/>
            <w:sz w:val="26"/>
          </w:rPr>
          <w:t>http://www.globaltimes.cn/content/793332.shtml</w:t>
        </w:r>
      </w:hyperlink>
      <w:r>
        <w:rPr>
          <w:rStyle w:val="StyleStyleBold12pt"/>
          <w:b w:val="0"/>
        </w:rPr>
        <w:t>, Accessed 7/18/2013, rwg)</w:t>
      </w:r>
    </w:p>
    <w:p w:rsidR="002A2528" w:rsidRDefault="002A2528" w:rsidP="002A2528">
      <w:pPr>
        <w:rPr>
          <w:rStyle w:val="StyleStyleBold12pt"/>
          <w:b w:val="0"/>
          <w:sz w:val="16"/>
        </w:rPr>
      </w:pPr>
      <w:r w:rsidRPr="008A213C">
        <w:rPr>
          <w:rStyle w:val="StyleBoldUnderline"/>
          <w:highlight w:val="yellow"/>
        </w:rPr>
        <w:t>Growth in Russia's $2 trillion economy has stalled and the government recently revised down its full-year GDP forecast by a third to 2.4 percent. Weaker growth is hitting</w:t>
      </w:r>
      <w:r w:rsidRPr="008A213C">
        <w:rPr>
          <w:rStyle w:val="StyleStyleBold12pt"/>
          <w:b w:val="0"/>
          <w:sz w:val="16"/>
        </w:rPr>
        <w:t xml:space="preserve"> the ability of borrowers to repay debts.</w:t>
      </w:r>
    </w:p>
    <w:p w:rsidR="005D4DB9" w:rsidRDefault="000857DA" w:rsidP="005D4DB9">
      <w:pPr>
        <w:pStyle w:val="Heading4"/>
      </w:pPr>
      <w:r>
        <w:t xml:space="preserve">(--) </w:t>
      </w:r>
      <w:r w:rsidR="005D4DB9">
        <w:t>Non-Unique:  Russia’s economy is weak now.</w:t>
      </w:r>
    </w:p>
    <w:p w:rsidR="005D4DB9" w:rsidRDefault="005D4DB9" w:rsidP="005D4DB9">
      <w:pPr>
        <w:pStyle w:val="StyleStyleStyleCNA9ptBefore1pt8ptPatternClear"/>
        <w:spacing w:before="0" w:line="240" w:lineRule="auto"/>
        <w:ind w:left="216" w:firstLine="0"/>
        <w:rPr>
          <w:sz w:val="24"/>
          <w:szCs w:val="24"/>
        </w:rPr>
      </w:pPr>
      <w:r>
        <w:rPr>
          <w:sz w:val="24"/>
          <w:szCs w:val="24"/>
        </w:rPr>
        <w:t xml:space="preserve">Alexander </w:t>
      </w:r>
      <w:r w:rsidRPr="000857DA">
        <w:rPr>
          <w:rStyle w:val="StyleStyleBold12pt"/>
        </w:rPr>
        <w:t>Kolyandr,</w:t>
      </w:r>
      <w:r>
        <w:rPr>
          <w:sz w:val="24"/>
          <w:szCs w:val="24"/>
        </w:rPr>
        <w:t xml:space="preserve"> </w:t>
      </w:r>
      <w:r w:rsidR="000857DA">
        <w:rPr>
          <w:sz w:val="24"/>
          <w:szCs w:val="24"/>
        </w:rPr>
        <w:t>20</w:t>
      </w:r>
      <w:r w:rsidR="000857DA" w:rsidRPr="000857DA">
        <w:rPr>
          <w:rStyle w:val="StyleStyleBold12pt"/>
        </w:rPr>
        <w:t>13</w:t>
      </w:r>
      <w:r w:rsidR="000857DA">
        <w:rPr>
          <w:sz w:val="24"/>
          <w:szCs w:val="24"/>
        </w:rPr>
        <w:t xml:space="preserve"> </w:t>
      </w:r>
      <w:r>
        <w:rPr>
          <w:sz w:val="24"/>
          <w:szCs w:val="24"/>
        </w:rPr>
        <w:t>6/21/2</w:t>
      </w:r>
      <w:r w:rsidR="000857DA">
        <w:rPr>
          <w:sz w:val="24"/>
          <w:szCs w:val="24"/>
        </w:rPr>
        <w:t>013</w:t>
      </w:r>
      <w:r>
        <w:rPr>
          <w:sz w:val="24"/>
          <w:szCs w:val="24"/>
        </w:rPr>
        <w:t xml:space="preserve"> (staff writer, “IMF Says Stimulus Won't Help Russia's Growth,” </w:t>
      </w:r>
      <w:hyperlink r:id="rId107" w:history="1">
        <w:r w:rsidRPr="003027C7">
          <w:rPr>
            <w:rStyle w:val="Hyperlink"/>
            <w:sz w:val="24"/>
            <w:szCs w:val="24"/>
          </w:rPr>
          <w:t>http://www.nasdaq.com/article/imf-says-stimulus-wont-help-russias-growth-20130621-00437</w:t>
        </w:r>
      </w:hyperlink>
      <w:r>
        <w:rPr>
          <w:sz w:val="24"/>
          <w:szCs w:val="24"/>
        </w:rPr>
        <w:t>, Accessed 6/23/2013, rwg)</w:t>
      </w:r>
    </w:p>
    <w:p w:rsidR="005D4DB9" w:rsidRPr="008737C1" w:rsidRDefault="005D4DB9" w:rsidP="005D4DB9">
      <w:pPr>
        <w:pStyle w:val="StyleStyleStyleCNA9ptBefore1pt8ptPatternClear"/>
        <w:spacing w:before="0" w:line="240" w:lineRule="auto"/>
        <w:ind w:left="216" w:firstLine="0"/>
        <w:rPr>
          <w:rStyle w:val="StyleBoldUnderline"/>
        </w:rPr>
      </w:pPr>
      <w:r w:rsidRPr="008737C1">
        <w:rPr>
          <w:rStyle w:val="StyleBoldUnderline"/>
          <w:highlight w:val="yellow"/>
        </w:rPr>
        <w:t>Russia's economy is expected to grow 2.4% this year, a far cry from the previous decade's average growth of about 7% and the 5% annual growth Mr. Putin sets as a long-term target.</w:t>
      </w:r>
    </w:p>
    <w:p w:rsidR="000857DA" w:rsidRDefault="005D4DB9" w:rsidP="005D4DB9">
      <w:pPr>
        <w:pStyle w:val="StyleStyleStyleCNA9ptBefore1pt8ptPatternClear"/>
        <w:spacing w:before="0" w:line="240" w:lineRule="auto"/>
        <w:ind w:left="216" w:firstLine="0"/>
        <w:rPr>
          <w:sz w:val="24"/>
          <w:szCs w:val="24"/>
        </w:rPr>
      </w:pPr>
      <w:r>
        <w:rPr>
          <w:sz w:val="24"/>
          <w:szCs w:val="24"/>
        </w:rPr>
        <w:t xml:space="preserve">"There is no question in my mind that Russia could have 5% growth," said Mr. Lipton. To get there, he said, the country's investment to gross domestic product ratio must rise to 25% from the current 22%.  </w:t>
      </w:r>
      <w:r w:rsidRPr="008737C1">
        <w:rPr>
          <w:rStyle w:val="StyleBoldUnderline"/>
          <w:highlight w:val="yellow"/>
        </w:rPr>
        <w:t>To increase investment, he said Russia needs a better banking system, a better regulatory environment and better property rights' protection</w:t>
      </w:r>
      <w:r>
        <w:rPr>
          <w:sz w:val="24"/>
          <w:szCs w:val="24"/>
        </w:rPr>
        <w:t>.</w:t>
      </w:r>
    </w:p>
    <w:p w:rsidR="000857DA" w:rsidRDefault="000857DA" w:rsidP="000857DA">
      <w:pPr>
        <w:rPr>
          <w:rFonts w:ascii="Times New Roman" w:eastAsia="Times New Roman" w:hAnsi="Times New Roman" w:cs="Times New Roman"/>
          <w:snapToGrid w:val="0"/>
        </w:rPr>
      </w:pPr>
      <w:r>
        <w:br w:type="page"/>
      </w:r>
    </w:p>
    <w:p w:rsidR="000857DA" w:rsidRDefault="000857DA" w:rsidP="000857DA">
      <w:pPr>
        <w:pStyle w:val="Heading4"/>
      </w:pPr>
      <w:r>
        <w:t>(--) Russia’s economy is stagnating now.</w:t>
      </w:r>
    </w:p>
    <w:p w:rsidR="000857DA" w:rsidRDefault="000857DA" w:rsidP="000857DA">
      <w:pPr>
        <w:pStyle w:val="StyleStyleStyleCNA9ptBefore1pt8ptPatternClear"/>
        <w:spacing w:before="0" w:line="240" w:lineRule="auto"/>
        <w:ind w:left="216" w:firstLine="0"/>
        <w:rPr>
          <w:sz w:val="24"/>
          <w:szCs w:val="24"/>
        </w:rPr>
      </w:pPr>
      <w:r w:rsidRPr="008737C1">
        <w:rPr>
          <w:rStyle w:val="StyleStyleBold12pt"/>
        </w:rPr>
        <w:t>ECONOMIC TIMES</w:t>
      </w:r>
      <w:r w:rsidRPr="002A01B3">
        <w:rPr>
          <w:sz w:val="24"/>
          <w:szCs w:val="24"/>
        </w:rPr>
        <w:t xml:space="preserve">, </w:t>
      </w:r>
      <w:r>
        <w:rPr>
          <w:sz w:val="24"/>
          <w:szCs w:val="24"/>
        </w:rPr>
        <w:t>20</w:t>
      </w:r>
      <w:r w:rsidRPr="000857DA">
        <w:rPr>
          <w:rStyle w:val="StyleStyleBold12pt"/>
        </w:rPr>
        <w:t>13</w:t>
      </w:r>
      <w:r>
        <w:rPr>
          <w:sz w:val="24"/>
          <w:szCs w:val="24"/>
        </w:rPr>
        <w:t xml:space="preserve"> </w:t>
      </w:r>
      <w:r w:rsidRPr="002A01B3">
        <w:rPr>
          <w:sz w:val="24"/>
          <w:szCs w:val="24"/>
        </w:rPr>
        <w:t xml:space="preserve">Apr. 12, </w:t>
      </w:r>
      <w:r>
        <w:rPr>
          <w:sz w:val="24"/>
          <w:szCs w:val="24"/>
        </w:rPr>
        <w:t>2013</w:t>
      </w:r>
      <w:r w:rsidRPr="002A01B3">
        <w:rPr>
          <w:sz w:val="24"/>
          <w:szCs w:val="24"/>
        </w:rPr>
        <w:t xml:space="preserve">.  Retrieved Apr. 21, 2013 from </w:t>
      </w:r>
    </w:p>
    <w:p w:rsidR="000857DA" w:rsidRDefault="000857DA" w:rsidP="000857DA">
      <w:pPr>
        <w:pStyle w:val="StyleStyleStyleCNA9ptBefore1pt8ptPatternClear"/>
        <w:spacing w:before="0" w:line="240" w:lineRule="auto"/>
        <w:ind w:left="216" w:firstLine="0"/>
        <w:rPr>
          <w:sz w:val="24"/>
          <w:szCs w:val="24"/>
        </w:rPr>
      </w:pPr>
      <w:r w:rsidRPr="002A01B3">
        <w:rPr>
          <w:sz w:val="24"/>
          <w:szCs w:val="24"/>
        </w:rPr>
        <w:t xml:space="preserve">http://articles.economictimes.indiatimes.com/2013-04-12/news/38491378_1_russian-economy-economy-minister-andrei-belousov-growth-forecast  </w:t>
      </w:r>
      <w:r w:rsidRPr="008737C1">
        <w:rPr>
          <w:rStyle w:val="StyleBoldUnderline"/>
          <w:highlight w:val="yellow"/>
        </w:rPr>
        <w:t>A year after Vladimir Putin returned to the Kremlin with calls for a "new economy" to boost investment and shake up state-run industries, Russia's $2.1 trillion economy is close to stagnating.¶ The Economy Ministry on Thursday cut its growth forecast for this year by a third to 2.4 per cent, which would be Russia's worst showing since 2009</w:t>
      </w:r>
      <w:r w:rsidRPr="002A01B3">
        <w:rPr>
          <w:sz w:val="24"/>
          <w:szCs w:val="24"/>
        </w:rPr>
        <w:t>, when the economy contracted sharply as a result of the global financial crisis.</w:t>
      </w:r>
    </w:p>
    <w:p w:rsidR="000857DA" w:rsidRPr="002A01B3" w:rsidRDefault="00EA56F6" w:rsidP="000857DA">
      <w:pPr>
        <w:pStyle w:val="Heading4"/>
      </w:pPr>
      <w:r>
        <w:t xml:space="preserve"> </w:t>
      </w:r>
      <w:r w:rsidR="000857DA">
        <w:t>(--) Russia risks sliding into recession now.</w:t>
      </w:r>
    </w:p>
    <w:p w:rsidR="000857DA" w:rsidRDefault="000857DA" w:rsidP="000857DA">
      <w:pPr>
        <w:pStyle w:val="StyleStyleStyleCNA9ptBefore1pt8ptPatternClear"/>
        <w:spacing w:before="0" w:line="240" w:lineRule="auto"/>
        <w:ind w:left="216" w:firstLine="0"/>
        <w:rPr>
          <w:sz w:val="24"/>
          <w:szCs w:val="24"/>
        </w:rPr>
      </w:pPr>
      <w:r w:rsidRPr="002A01B3">
        <w:rPr>
          <w:sz w:val="24"/>
          <w:szCs w:val="24"/>
        </w:rPr>
        <w:t xml:space="preserve">Agnes </w:t>
      </w:r>
      <w:r w:rsidRPr="008737C1">
        <w:rPr>
          <w:rStyle w:val="StyleStyleBold12pt"/>
        </w:rPr>
        <w:t>Lovasz</w:t>
      </w:r>
      <w:r w:rsidRPr="002A01B3">
        <w:rPr>
          <w:sz w:val="24"/>
          <w:szCs w:val="24"/>
        </w:rPr>
        <w:t>, (staff writer), Apr. 15, 20</w:t>
      </w:r>
      <w:r w:rsidRPr="008737C1">
        <w:rPr>
          <w:rStyle w:val="StyleStyleBold12pt"/>
        </w:rPr>
        <w:t>13.</w:t>
      </w:r>
      <w:r w:rsidRPr="002A01B3">
        <w:rPr>
          <w:sz w:val="24"/>
          <w:szCs w:val="24"/>
        </w:rPr>
        <w:t xml:space="preserve">  Retrieved Apr. 22, 2013 from http://www.bloomberg.com/news/2013-04-15/putin-seeks-to-skirt-recession-risk-with-government-growth-plan.html  Putin called on Prime Minister Dmitry Medvedev to devise a plan to aid “shoots” of growth, according televised comments today. Medvedev is due to address lawmakers on April 17. </w:t>
      </w:r>
      <w:r w:rsidRPr="008737C1">
        <w:rPr>
          <w:rStyle w:val="StyleBoldUnderline"/>
          <w:highlight w:val="yellow"/>
        </w:rPr>
        <w:t>The Economy Ministry last week lowered its forecast for this year’s expansion and</w:t>
      </w:r>
      <w:r w:rsidRPr="002A01B3">
        <w:rPr>
          <w:sz w:val="24"/>
          <w:szCs w:val="24"/>
        </w:rPr>
        <w:t xml:space="preserve"> its head, Andrei Belousov, said that while that’s not the main scenario, </w:t>
      </w:r>
      <w:r w:rsidRPr="008737C1">
        <w:rPr>
          <w:rStyle w:val="StyleBoldUnderline"/>
          <w:highlight w:val="yellow"/>
        </w:rPr>
        <w:t>Russia risks sliding into a recession without stimulus measures</w:t>
      </w:r>
      <w:r w:rsidRPr="002A01B3">
        <w:rPr>
          <w:sz w:val="24"/>
          <w:szCs w:val="24"/>
        </w:rPr>
        <w:t xml:space="preserve">.¶ </w:t>
      </w:r>
      <w:r w:rsidRPr="008737C1">
        <w:rPr>
          <w:rStyle w:val="StyleBoldUnderline"/>
          <w:highlight w:val="yellow"/>
        </w:rPr>
        <w:t>Russia’s $2 trillion economy is growing at the weakest pace since a 2009 contraction as Europe’s debt crisis prompted companies to cut investment and the government scaled back spending following elections</w:t>
      </w:r>
      <w:r w:rsidRPr="002A01B3">
        <w:rPr>
          <w:sz w:val="24"/>
          <w:szCs w:val="24"/>
        </w:rPr>
        <w:t>. The Economy Ministry now predicts 2.4 percent growth this year, rather than its earlier projection of 3.6 percent. The slowdown is hurting incomes, Putin told Medvedev today.</w:t>
      </w:r>
    </w:p>
    <w:p w:rsidR="005D4DB9" w:rsidRDefault="005D4DB9" w:rsidP="005D4DB9">
      <w:pPr>
        <w:pStyle w:val="Heading3"/>
      </w:pPr>
      <w:bookmarkStart w:id="99" w:name="_Toc362007456"/>
      <w:r>
        <w:t>1ar Extensions:  Extensions:  Investors, not oil prices key</w:t>
      </w:r>
      <w:bookmarkEnd w:id="99"/>
    </w:p>
    <w:p w:rsidR="005D4DB9" w:rsidRDefault="005D4DB9" w:rsidP="005D4DB9">
      <w:pPr>
        <w:pStyle w:val="Heading4"/>
        <w:rPr>
          <w:rStyle w:val="StyleStyleBold12pt"/>
          <w:b/>
        </w:rPr>
      </w:pPr>
      <w:r>
        <w:rPr>
          <w:rStyle w:val="StyleStyleBold12pt"/>
          <w:b/>
        </w:rPr>
        <w:t xml:space="preserve">(--) Extend our Soldak evidence—investors are key to Russian economic growth and they won’t work with Russia because of high corruption—this takes out the internal link to their disad. </w:t>
      </w:r>
      <w:r>
        <w:rPr>
          <w:rStyle w:val="StyleStyleBold12pt"/>
          <w:b/>
        </w:rPr>
        <w:br/>
        <w:t>(--) High oil revenues won’t save Russia’s economy.</w:t>
      </w:r>
    </w:p>
    <w:p w:rsidR="005D4DB9" w:rsidRDefault="005D4DB9" w:rsidP="005D4DB9">
      <w:pPr>
        <w:ind w:left="720"/>
        <w:rPr>
          <w:rStyle w:val="StyleStyleBold12pt"/>
          <w:b w:val="0"/>
        </w:rPr>
      </w:pPr>
      <w:r>
        <w:rPr>
          <w:rStyle w:val="StyleStyleBold12pt"/>
          <w:b w:val="0"/>
        </w:rPr>
        <w:t xml:space="preserve">Timothy </w:t>
      </w:r>
      <w:r w:rsidRPr="008D54DA">
        <w:rPr>
          <w:rStyle w:val="StyleStyleBold12pt"/>
        </w:rPr>
        <w:t>Heritage</w:t>
      </w:r>
      <w:r>
        <w:rPr>
          <w:rStyle w:val="StyleStyleBold12pt"/>
          <w:b w:val="0"/>
        </w:rPr>
        <w:t xml:space="preserve"> </w:t>
      </w:r>
      <w:r w:rsidRPr="008D54DA">
        <w:rPr>
          <w:rStyle w:val="StyleStyleBold12pt"/>
        </w:rPr>
        <w:t>and</w:t>
      </w:r>
      <w:r>
        <w:rPr>
          <w:rStyle w:val="StyleStyleBold12pt"/>
          <w:b w:val="0"/>
        </w:rPr>
        <w:t xml:space="preserve"> Douglas </w:t>
      </w:r>
      <w:r w:rsidRPr="008D54DA">
        <w:rPr>
          <w:rStyle w:val="StyleStyleBold12pt"/>
        </w:rPr>
        <w:t>Busvine</w:t>
      </w:r>
      <w:r>
        <w:rPr>
          <w:rStyle w:val="StyleStyleBold12pt"/>
        </w:rPr>
        <w:t xml:space="preserve">, </w:t>
      </w:r>
      <w:r w:rsidRPr="008D54DA">
        <w:rPr>
          <w:rStyle w:val="StyleStyleBold12pt"/>
        </w:rPr>
        <w:t>6/21/2013</w:t>
      </w:r>
      <w:r>
        <w:rPr>
          <w:rStyle w:val="StyleStyleBold12pt"/>
          <w:b w:val="0"/>
        </w:rPr>
        <w:t xml:space="preserve"> (“Russia's Putin announces investment plan, mood gloomy,” </w:t>
      </w:r>
      <w:hyperlink r:id="rId108" w:history="1">
        <w:r w:rsidRPr="007D1397">
          <w:rPr>
            <w:rStyle w:val="Hyperlink"/>
            <w:sz w:val="26"/>
          </w:rPr>
          <w:t>http://www.reuters.com/article/ 2013/06/21/russia-putin-economy-idUSL5N0EX1SN20130621</w:t>
        </w:r>
      </w:hyperlink>
      <w:r>
        <w:rPr>
          <w:rStyle w:val="StyleStyleBold12pt"/>
          <w:b w:val="0"/>
        </w:rPr>
        <w:t>, Accessed 7/18/2013, rwg)</w:t>
      </w:r>
    </w:p>
    <w:p w:rsidR="000857DA" w:rsidRDefault="005D4DB9" w:rsidP="005D4DB9">
      <w:pPr>
        <w:rPr>
          <w:rStyle w:val="StyleBoldUnderline"/>
          <w:highlight w:val="yellow"/>
        </w:rPr>
      </w:pPr>
      <w:r w:rsidRPr="008D54DA">
        <w:rPr>
          <w:rStyle w:val="StyleBoldUnderline"/>
          <w:highlight w:val="yellow"/>
        </w:rPr>
        <w:t>Putin was less upbeat than in previous years</w:t>
      </w:r>
      <w:r w:rsidRPr="008D54DA">
        <w:rPr>
          <w:rStyle w:val="StyleStyleBold12pt"/>
          <w:b w:val="0"/>
          <w:sz w:val="16"/>
        </w:rPr>
        <w:t xml:space="preserve"> at the annual business forum in his hometown of St Petersburg, an event meant to show Russia is a good place to invest, and acknowledged the economy faced problems a year into his third spell as president.</w:t>
      </w:r>
      <w:r w:rsidRPr="008D54DA">
        <w:rPr>
          <w:rStyle w:val="StyleStyleBold12pt"/>
          <w:b w:val="0"/>
          <w:sz w:val="12"/>
        </w:rPr>
        <w:t>¶</w:t>
      </w:r>
      <w:r w:rsidRPr="008D54DA">
        <w:rPr>
          <w:rStyle w:val="StyleStyleBold12pt"/>
          <w:b w:val="0"/>
          <w:sz w:val="16"/>
        </w:rPr>
        <w:t xml:space="preserve"> "</w:t>
      </w:r>
      <w:r w:rsidRPr="008D54DA">
        <w:rPr>
          <w:rStyle w:val="StyleBoldUnderline"/>
          <w:highlight w:val="yellow"/>
        </w:rPr>
        <w:t>There is no magic wand which could change the situation with one wave</w:t>
      </w:r>
      <w:r w:rsidRPr="008D54DA">
        <w:rPr>
          <w:rStyle w:val="StyleStyleBold12pt"/>
          <w:b w:val="0"/>
          <w:sz w:val="16"/>
        </w:rPr>
        <w:t xml:space="preserve">," he said, </w:t>
      </w:r>
      <w:r w:rsidRPr="008D54DA">
        <w:rPr>
          <w:rStyle w:val="StyleBoldUnderline"/>
          <w:highlight w:val="yellow"/>
        </w:rPr>
        <w:t>declaring the era of high revenues from oil exports over.</w:t>
      </w:r>
    </w:p>
    <w:p w:rsidR="00EA56F6" w:rsidRPr="002A01B3" w:rsidRDefault="00EA56F6" w:rsidP="00EA56F6">
      <w:pPr>
        <w:pStyle w:val="Heading4"/>
      </w:pPr>
      <w:r>
        <w:t>(--) Lack of investment is undermining Russia’s economy.</w:t>
      </w:r>
    </w:p>
    <w:p w:rsidR="00EA56F6" w:rsidRDefault="00EA56F6" w:rsidP="00EA56F6">
      <w:pPr>
        <w:pStyle w:val="StyleStyleStyleCNA9ptBefore1pt8ptPatternClear"/>
        <w:spacing w:before="0" w:line="240" w:lineRule="auto"/>
        <w:ind w:left="216" w:firstLine="0"/>
        <w:rPr>
          <w:sz w:val="24"/>
          <w:szCs w:val="24"/>
        </w:rPr>
      </w:pPr>
      <w:r w:rsidRPr="008737C1">
        <w:rPr>
          <w:rStyle w:val="StyleStyleBold12pt"/>
        </w:rPr>
        <w:t>ECONOMIC TIMES</w:t>
      </w:r>
      <w:r w:rsidRPr="002A01B3">
        <w:rPr>
          <w:sz w:val="24"/>
          <w:szCs w:val="24"/>
        </w:rPr>
        <w:t xml:space="preserve">, </w:t>
      </w:r>
      <w:r>
        <w:rPr>
          <w:sz w:val="24"/>
          <w:szCs w:val="24"/>
        </w:rPr>
        <w:t>20</w:t>
      </w:r>
      <w:r w:rsidRPr="000857DA">
        <w:rPr>
          <w:rStyle w:val="StyleStyleBold12pt"/>
        </w:rPr>
        <w:t>13</w:t>
      </w:r>
      <w:r>
        <w:rPr>
          <w:sz w:val="24"/>
          <w:szCs w:val="24"/>
        </w:rPr>
        <w:t xml:space="preserve"> </w:t>
      </w:r>
      <w:r w:rsidRPr="002A01B3">
        <w:rPr>
          <w:sz w:val="24"/>
          <w:szCs w:val="24"/>
        </w:rPr>
        <w:t>Apr. 12, 20</w:t>
      </w:r>
      <w:r>
        <w:rPr>
          <w:sz w:val="24"/>
          <w:szCs w:val="24"/>
        </w:rPr>
        <w:t>13</w:t>
      </w:r>
      <w:r>
        <w:t xml:space="preserve">.  </w:t>
      </w:r>
      <w:r w:rsidRPr="000857DA">
        <w:t xml:space="preserve"> </w:t>
      </w:r>
      <w:r w:rsidRPr="002A01B3">
        <w:rPr>
          <w:sz w:val="24"/>
          <w:szCs w:val="24"/>
        </w:rPr>
        <w:t xml:space="preserve">Retrieved Apr. 21, 2013 from http://articles.economictimes.indiatimes.com/2013-04-12/news/38491378_1_russian-economy-economy-minister-andrei-belousov-growth-forecast  </w:t>
      </w:r>
      <w:r w:rsidRPr="008737C1">
        <w:rPr>
          <w:rStyle w:val="StyleBoldUnderline"/>
          <w:highlight w:val="yellow"/>
        </w:rPr>
        <w:t xml:space="preserve">Russia's GDP grew at around 1 per cent in the first quarter, weighed down by </w:t>
      </w:r>
      <w:r w:rsidRPr="00EA56F6">
        <w:rPr>
          <w:rStyle w:val="Emphasis"/>
          <w:highlight w:val="yellow"/>
        </w:rPr>
        <w:t>lacklustre investment</w:t>
      </w:r>
      <w:r w:rsidRPr="008737C1">
        <w:rPr>
          <w:rStyle w:val="StyleBoldUnderline"/>
          <w:highlight w:val="yellow"/>
        </w:rPr>
        <w:t xml:space="preserve"> and a decline in exports of strategic commodities such as natural gas that were hit by a slump in the European market</w:t>
      </w:r>
      <w:r w:rsidRPr="002A01B3">
        <w:rPr>
          <w:sz w:val="24"/>
          <w:szCs w:val="24"/>
        </w:rPr>
        <w:t>.¶ The debt crisis in euro zone member Cyprus, a financial centre through which a quarter of Russian foreign investment and lending flows, has heightened concerns, meanwhile, that the Russian economy will be starved of capital.</w:t>
      </w:r>
    </w:p>
    <w:p w:rsidR="00EA56F6" w:rsidRPr="002A01B3" w:rsidRDefault="00EA56F6" w:rsidP="00EA56F6">
      <w:pPr>
        <w:pStyle w:val="Heading4"/>
      </w:pPr>
      <w:r>
        <w:t>(--) Investors are fleeing Russia now.</w:t>
      </w:r>
    </w:p>
    <w:p w:rsidR="00EA56F6" w:rsidRDefault="00EA56F6" w:rsidP="00EA56F6">
      <w:pPr>
        <w:pStyle w:val="StyleStyleStyleCNA9ptBefore1pt8ptPatternClear"/>
        <w:spacing w:before="0" w:line="240" w:lineRule="auto"/>
        <w:ind w:left="216" w:firstLine="0"/>
        <w:rPr>
          <w:sz w:val="24"/>
          <w:szCs w:val="24"/>
        </w:rPr>
      </w:pPr>
      <w:r w:rsidRPr="008737C1">
        <w:rPr>
          <w:rStyle w:val="StyleStyleBold12pt"/>
        </w:rPr>
        <w:t>GULF TIMES</w:t>
      </w:r>
      <w:r w:rsidRPr="002A01B3">
        <w:rPr>
          <w:sz w:val="24"/>
          <w:szCs w:val="24"/>
        </w:rPr>
        <w:t>, Apr. 19, 20</w:t>
      </w:r>
      <w:r w:rsidRPr="008737C1">
        <w:rPr>
          <w:rStyle w:val="StyleStyleBold12pt"/>
        </w:rPr>
        <w:t>13</w:t>
      </w:r>
      <w:r w:rsidRPr="002A01B3">
        <w:rPr>
          <w:sz w:val="24"/>
          <w:szCs w:val="24"/>
        </w:rPr>
        <w:t xml:space="preserve">.  Retrieved Apr. 21, 2013 from http://www.gulf-times.com/business /191/details/349627/foreign-investors-find-putin,-russia-promises-unfulfilled  </w:t>
      </w:r>
      <w:r w:rsidRPr="00EA56F6">
        <w:rPr>
          <w:rStyle w:val="Emphasis"/>
          <w:highlight w:val="yellow"/>
        </w:rPr>
        <w:t>Foreign investors</w:t>
      </w:r>
      <w:r w:rsidRPr="008737C1">
        <w:rPr>
          <w:rStyle w:val="StyleBoldUnderline"/>
          <w:highlight w:val="yellow"/>
        </w:rPr>
        <w:t xml:space="preserve"> weary of unfulfilled reform promises under Vladimir Putin </w:t>
      </w:r>
      <w:r w:rsidRPr="00EA56F6">
        <w:rPr>
          <w:rStyle w:val="Emphasis"/>
          <w:highlight w:val="yellow"/>
        </w:rPr>
        <w:t>have been fleeing Russia</w:t>
      </w:r>
      <w:r w:rsidRPr="008737C1">
        <w:rPr>
          <w:rStyle w:val="StyleBoldUnderline"/>
          <w:highlight w:val="yellow"/>
        </w:rPr>
        <w:t>-focused funds this year, clouding prospects for the country’s fragile equity markets.</w:t>
      </w:r>
      <w:r w:rsidRPr="002A01B3">
        <w:rPr>
          <w:sz w:val="24"/>
          <w:szCs w:val="24"/>
        </w:rPr>
        <w:t>¶ So far this year, $1.2bn has been pulled from Russia-focused equity funds - 8% of estimated Russia-dedicated assets - on concern over a slowing economy, Russia’s exposure to falling commodity prices and a lack of progress on reforms to make a murky business environment more transparent.</w:t>
      </w:r>
    </w:p>
    <w:p w:rsidR="00EA56F6" w:rsidRDefault="00EA56F6" w:rsidP="00EA56F6">
      <w:pPr>
        <w:pStyle w:val="StyleStyleStyleCNA9ptBefore1pt8ptPatternClear"/>
        <w:spacing w:before="0" w:line="240" w:lineRule="auto"/>
        <w:ind w:left="216" w:firstLine="0"/>
        <w:rPr>
          <w:sz w:val="24"/>
          <w:szCs w:val="24"/>
        </w:rPr>
      </w:pPr>
    </w:p>
    <w:p w:rsidR="00EA56F6" w:rsidRDefault="00EA56F6" w:rsidP="005D4DB9">
      <w:pPr>
        <w:rPr>
          <w:rStyle w:val="StyleBoldUnderline"/>
          <w:highlight w:val="yellow"/>
        </w:rPr>
      </w:pPr>
    </w:p>
    <w:p w:rsidR="000857DA" w:rsidRDefault="000857DA" w:rsidP="000857DA">
      <w:pPr>
        <w:pStyle w:val="Heading3"/>
      </w:pPr>
      <w:bookmarkStart w:id="100" w:name="_Toc362007457"/>
      <w:r>
        <w:t>1ar:  Russian Economy Resilient</w:t>
      </w:r>
      <w:bookmarkEnd w:id="100"/>
      <w:r>
        <w:t xml:space="preserve"> </w:t>
      </w:r>
    </w:p>
    <w:p w:rsidR="000857DA" w:rsidRPr="000857DA" w:rsidRDefault="000857DA" w:rsidP="000857DA">
      <w:pPr>
        <w:pStyle w:val="Heading4"/>
      </w:pPr>
      <w:r>
        <w:t>(--) Extend our Nell evidence—it’s from June 2013 and indicates that resiliency in consumer spending will keep the Russian economy afloat—prefer the recency of our evidence.</w:t>
      </w:r>
    </w:p>
    <w:p w:rsidR="000857DA" w:rsidRDefault="000857DA" w:rsidP="000857DA">
      <w:pPr>
        <w:pStyle w:val="Heading4"/>
      </w:pPr>
      <w:r>
        <w:t>(--) Russian economy resilient:</w:t>
      </w:r>
    </w:p>
    <w:p w:rsidR="000857DA" w:rsidRDefault="000857DA" w:rsidP="000857DA">
      <w:pPr>
        <w:ind w:left="360"/>
      </w:pPr>
      <w:r>
        <w:t xml:space="preserve">Daniel </w:t>
      </w:r>
      <w:r w:rsidRPr="00EC2B5B">
        <w:rPr>
          <w:rFonts w:ascii="Arial Narrow" w:hAnsi="Arial Narrow"/>
          <w:b/>
          <w:sz w:val="24"/>
          <w:u w:val="thick"/>
          <w:lang w:bidi="en-US"/>
        </w:rPr>
        <w:t>Bergvall, 6/12/2012</w:t>
      </w:r>
      <w:r>
        <w:t xml:space="preserve"> (staff writer, “Russia:  Resilient so far,” Accessed 8/17/2012 at </w:t>
      </w:r>
      <w:hyperlink r:id="rId109" w:history="1">
        <w:r w:rsidRPr="00E56592">
          <w:rPr>
            <w:rStyle w:val="Hyperlink"/>
          </w:rPr>
          <w:t>http://www.scribd.com/doc/96797299/SEB-report-Russia-resilient-so-far</w:t>
        </w:r>
      </w:hyperlink>
      <w:r>
        <w:t>, rwg)</w:t>
      </w:r>
    </w:p>
    <w:p w:rsidR="000857DA" w:rsidRDefault="000857DA" w:rsidP="000857DA">
      <w:pPr>
        <w:rPr>
          <w:sz w:val="16"/>
        </w:rPr>
      </w:pPr>
      <w:r w:rsidRPr="002A01B3">
        <w:rPr>
          <w:rStyle w:val="StyleBoldUnderline"/>
          <w:highlight w:val="yellow"/>
        </w:rPr>
        <w:t xml:space="preserve">Even though Russia is not immune to the crises in the euro zone, </w:t>
      </w:r>
      <w:r w:rsidRPr="002A01B3">
        <w:rPr>
          <w:rStyle w:val="Emphasis"/>
          <w:highlight w:val="yellow"/>
        </w:rPr>
        <w:t>the economy has been resilient</w:t>
      </w:r>
      <w:r w:rsidRPr="002A01B3">
        <w:rPr>
          <w:rStyle w:val="StyleBoldUnderline"/>
          <w:highlight w:val="yellow"/>
        </w:rPr>
        <w:t xml:space="preserve"> so far</w:t>
      </w:r>
      <w:r w:rsidRPr="002A01B3">
        <w:rPr>
          <w:sz w:val="16"/>
          <w:highlight w:val="yellow"/>
        </w:rPr>
        <w:t>.</w:t>
      </w:r>
      <w:r w:rsidRPr="00EC2B5B">
        <w:rPr>
          <w:sz w:val="16"/>
        </w:rPr>
        <w:t xml:space="preserve">  GDP growth during Q1 2012 came in at a strong 4.9% compared to a year earlier (Chart 1) and indicators do not point to an imminent weakening (Chart 2).</w:t>
      </w:r>
    </w:p>
    <w:p w:rsidR="0036008E" w:rsidRDefault="0036008E" w:rsidP="0036008E">
      <w:pPr>
        <w:pStyle w:val="Heading4"/>
      </w:pPr>
      <w:r>
        <w:t>(--) Russia’s resilient – Multiple crises prove</w:t>
      </w:r>
    </w:p>
    <w:p w:rsidR="0036008E" w:rsidRDefault="0036008E" w:rsidP="0036008E">
      <w:pPr>
        <w:rPr>
          <w:rStyle w:val="StyleStyleBold12pt"/>
          <w:b w:val="0"/>
        </w:rPr>
      </w:pPr>
      <w:r w:rsidRPr="00D14BF4">
        <w:rPr>
          <w:rStyle w:val="StyleStyleBold12pt"/>
        </w:rPr>
        <w:t>World Bank 12</w:t>
      </w:r>
      <w:r>
        <w:rPr>
          <w:rStyle w:val="StyleStyleBold12pt"/>
        </w:rPr>
        <w:t xml:space="preserve"> </w:t>
      </w:r>
      <w:r w:rsidRPr="00D14BF4">
        <w:rPr>
          <w:rStyle w:val="StyleStyleBold12pt"/>
          <w:sz w:val="16"/>
        </w:rPr>
        <w:t>(Apr, http://www.worldbank.org/content/dam/Worldbank/document/rer-27-march2012-eng.pdf)</w:t>
      </w:r>
    </w:p>
    <w:p w:rsidR="0036008E" w:rsidRPr="00222D5C" w:rsidRDefault="0036008E" w:rsidP="0036008E">
      <w:pPr>
        <w:rPr>
          <w:sz w:val="16"/>
        </w:rPr>
      </w:pPr>
      <w:r w:rsidRPr="0036008E">
        <w:rPr>
          <w:rStyle w:val="StyleBoldUnderline"/>
          <w:highlight w:val="yellow"/>
        </w:rPr>
        <w:t>While the global recovery weakened, Russia’s growth remained resilient</w:t>
      </w:r>
      <w:r w:rsidRPr="0036008E">
        <w:rPr>
          <w:sz w:val="16"/>
          <w:highlight w:val="yellow"/>
        </w:rPr>
        <w:t xml:space="preserve"> and</w:t>
      </w:r>
      <w:r w:rsidRPr="00222D5C">
        <w:rPr>
          <w:sz w:val="16"/>
        </w:rPr>
        <w:t xml:space="preserve"> its output </w:t>
      </w:r>
      <w:r w:rsidRPr="00222D5C">
        <w:rPr>
          <w:sz w:val="12"/>
        </w:rPr>
        <w:t>¶</w:t>
      </w:r>
      <w:r w:rsidRPr="00222D5C">
        <w:rPr>
          <w:sz w:val="16"/>
        </w:rPr>
        <w:t xml:space="preserve"> returned to pre-crisis levels. </w:t>
      </w:r>
      <w:r w:rsidRPr="0036008E">
        <w:rPr>
          <w:rStyle w:val="StyleBoldUnderline"/>
          <w:highlight w:val="yellow"/>
        </w:rPr>
        <w:t>Strains in ﬁnancial and sovereign debt markets of the euro</w:t>
      </w:r>
      <w:r w:rsidRPr="00222D5C">
        <w:rPr>
          <w:sz w:val="16"/>
        </w:rPr>
        <w:t xml:space="preserve"> area, the </w:t>
      </w:r>
      <w:r w:rsidRPr="00222D5C">
        <w:rPr>
          <w:sz w:val="12"/>
        </w:rPr>
        <w:t>¶</w:t>
      </w:r>
      <w:r w:rsidRPr="00222D5C">
        <w:rPr>
          <w:sz w:val="16"/>
        </w:rPr>
        <w:t xml:space="preserve"> slowing recovery in the US, the recession in Japan, high commodity prices, and the end of the inventory cycle and ﬁscal consolidation dampened global economic activity in 2011. This </w:t>
      </w:r>
      <w:r w:rsidRPr="0036008E">
        <w:rPr>
          <w:rStyle w:val="StyleBoldUnderline"/>
          <w:highlight w:val="yellow"/>
        </w:rPr>
        <w:t>led to a slowdown in the expansion of world trade</w:t>
      </w:r>
      <w:r w:rsidRPr="00222D5C">
        <w:rPr>
          <w:sz w:val="16"/>
        </w:rPr>
        <w:t xml:space="preserve"> and industrial production (Figure 1). </w:t>
      </w:r>
      <w:r w:rsidRPr="0036008E">
        <w:rPr>
          <w:rStyle w:val="StyleBoldUnderline"/>
          <w:highlight w:val="yellow"/>
        </w:rPr>
        <w:t>Yet, Russia’s recovery</w:t>
      </w:r>
      <w:r w:rsidRPr="0036008E">
        <w:rPr>
          <w:sz w:val="16"/>
          <w:highlight w:val="yellow"/>
        </w:rPr>
        <w:t xml:space="preserve"> </w:t>
      </w:r>
      <w:r w:rsidRPr="0036008E">
        <w:rPr>
          <w:sz w:val="12"/>
          <w:highlight w:val="yellow"/>
        </w:rPr>
        <w:t>¶</w:t>
      </w:r>
      <w:r w:rsidRPr="0036008E">
        <w:rPr>
          <w:sz w:val="16"/>
          <w:highlight w:val="yellow"/>
        </w:rPr>
        <w:t xml:space="preserve"> </w:t>
      </w:r>
      <w:r w:rsidRPr="0036008E">
        <w:rPr>
          <w:rStyle w:val="StyleBoldUnderline"/>
          <w:highlight w:val="yellow"/>
        </w:rPr>
        <w:t>remained on track</w:t>
      </w:r>
      <w:r w:rsidRPr="0036008E">
        <w:rPr>
          <w:sz w:val="16"/>
          <w:highlight w:val="yellow"/>
        </w:rPr>
        <w:t>.</w:t>
      </w:r>
      <w:r w:rsidRPr="00222D5C">
        <w:rPr>
          <w:sz w:val="16"/>
        </w:rPr>
        <w:t xml:space="preserve"> While growth moderated from 2010 to 2011 in high-income OECD countries and </w:t>
      </w:r>
      <w:r w:rsidRPr="00222D5C">
        <w:rPr>
          <w:sz w:val="12"/>
        </w:rPr>
        <w:t>¶</w:t>
      </w:r>
      <w:r w:rsidRPr="00222D5C">
        <w:rPr>
          <w:sz w:val="16"/>
        </w:rPr>
        <w:t xml:space="preserve"> emerging economies outside the EU, growth in 2011 reached 4.3 percent in Russia, unchanged from </w:t>
      </w:r>
      <w:r w:rsidRPr="00222D5C">
        <w:rPr>
          <w:sz w:val="12"/>
        </w:rPr>
        <w:t>¶</w:t>
      </w:r>
      <w:r w:rsidRPr="00222D5C">
        <w:rPr>
          <w:sz w:val="16"/>
        </w:rPr>
        <w:t xml:space="preserve"> 2010.</w:t>
      </w:r>
      <w:r w:rsidRPr="00222D5C">
        <w:rPr>
          <w:sz w:val="12"/>
        </w:rPr>
        <w:t>¶</w:t>
      </w:r>
      <w:r w:rsidRPr="00222D5C">
        <w:rPr>
          <w:sz w:val="16"/>
        </w:rPr>
        <w:t xml:space="preserve"> 1</w:t>
      </w:r>
      <w:r w:rsidRPr="00222D5C">
        <w:rPr>
          <w:sz w:val="12"/>
        </w:rPr>
        <w:t>¶</w:t>
      </w:r>
      <w:r w:rsidRPr="00222D5C">
        <w:rPr>
          <w:sz w:val="16"/>
        </w:rPr>
        <w:t xml:space="preserve"> As a result, Russia’s output returned to pre-crisis levels towards the end of 2011. However, </w:t>
      </w:r>
      <w:r w:rsidRPr="00222D5C">
        <w:rPr>
          <w:sz w:val="12"/>
        </w:rPr>
        <w:t>¶</w:t>
      </w:r>
      <w:r w:rsidRPr="00222D5C">
        <w:rPr>
          <w:sz w:val="16"/>
        </w:rPr>
        <w:t xml:space="preserve"> the recovery was slow relative to the recovery from the 1998 crisis, and compared to other economies (Box 1 and Box 2).</w:t>
      </w:r>
    </w:p>
    <w:p w:rsidR="0036008E" w:rsidRDefault="0036008E" w:rsidP="0036008E">
      <w:pPr>
        <w:pStyle w:val="Heading4"/>
      </w:pPr>
      <w:r>
        <w:t>(--) Russia’s resilient – Checks oil impact</w:t>
      </w:r>
    </w:p>
    <w:p w:rsidR="0036008E" w:rsidRPr="006631D6" w:rsidRDefault="0036008E" w:rsidP="0036008E">
      <w:pPr>
        <w:rPr>
          <w:rStyle w:val="StyleStyleBold12pt"/>
          <w:b w:val="0"/>
        </w:rPr>
      </w:pPr>
      <w:r>
        <w:rPr>
          <w:rStyle w:val="StyleStyleBold12pt"/>
        </w:rPr>
        <w:t>NPR 2008 (9-20, http://www.npr.org/templates/story/story.php?storyId=94647099)</w:t>
      </w:r>
    </w:p>
    <w:p w:rsidR="0036008E" w:rsidRDefault="0036008E" w:rsidP="0036008E">
      <w:pPr>
        <w:rPr>
          <w:sz w:val="16"/>
        </w:rPr>
      </w:pPr>
      <w:r w:rsidRPr="00222D5C">
        <w:rPr>
          <w:sz w:val="16"/>
        </w:rPr>
        <w:t>For the past six years, Russia's economy has boomed in large part because of soaring prices for oil and metals. Russia is strong in these areas — too strong, though, for a balanced economy.</w:t>
      </w:r>
      <w:r w:rsidRPr="00222D5C">
        <w:rPr>
          <w:sz w:val="12"/>
        </w:rPr>
        <w:t>¶</w:t>
      </w:r>
      <w:r w:rsidRPr="00222D5C">
        <w:rPr>
          <w:sz w:val="16"/>
        </w:rPr>
        <w:t xml:space="preserve"> Russian shares have bled almost 50 percent of their value since May, but </w:t>
      </w:r>
      <w:r w:rsidRPr="0036008E">
        <w:rPr>
          <w:rStyle w:val="StyleBoldUnderline"/>
          <w:highlight w:val="yellow"/>
        </w:rPr>
        <w:t>many analysts say Russia still remains a resilient economy. And after the Georgia invasion and weeks of harsh, anti-western rhetoric, both Russian President Dmitri Medvedev and Prime Minister Vladimir Putin have tried to reassure foreign investors</w:t>
      </w:r>
      <w:r w:rsidRPr="00222D5C">
        <w:rPr>
          <w:sz w:val="16"/>
        </w:rPr>
        <w:t>.</w:t>
      </w:r>
      <w:r w:rsidRPr="00222D5C">
        <w:rPr>
          <w:sz w:val="12"/>
        </w:rPr>
        <w:t>¶</w:t>
      </w:r>
      <w:r w:rsidRPr="00222D5C">
        <w:rPr>
          <w:sz w:val="16"/>
        </w:rPr>
        <w:t xml:space="preserve"> When those commodities prices dropped, Russia's stock market was hit hard.</w:t>
      </w:r>
      <w:r w:rsidRPr="00222D5C">
        <w:rPr>
          <w:sz w:val="12"/>
        </w:rPr>
        <w:t>¶</w:t>
      </w:r>
      <w:r w:rsidRPr="00222D5C">
        <w:rPr>
          <w:sz w:val="16"/>
        </w:rPr>
        <w:t xml:space="preserve"> "The question is if they fall significantly further," says James Fenkner with Red Star Assets in Moscow.</w:t>
      </w:r>
      <w:r w:rsidRPr="00222D5C">
        <w:rPr>
          <w:sz w:val="12"/>
        </w:rPr>
        <w:t>¶</w:t>
      </w:r>
      <w:r w:rsidRPr="00222D5C">
        <w:rPr>
          <w:sz w:val="16"/>
        </w:rPr>
        <w:t xml:space="preserve"> Fenkner is one of the more cautious voices in Moscow, and other analysts like Roland Nash of Renaissance Capital look at other indicators, like direct foreign investment.</w:t>
      </w:r>
      <w:r w:rsidRPr="00222D5C">
        <w:rPr>
          <w:sz w:val="12"/>
        </w:rPr>
        <w:t>¶</w:t>
      </w:r>
      <w:r w:rsidRPr="00222D5C">
        <w:rPr>
          <w:sz w:val="16"/>
        </w:rPr>
        <w:t xml:space="preserve"> "The level of foreign investment is twice the per capita of Brazil, four times that of China, and six times that of India this year," Nash says. "The market arguments for Russia are still very good and there is still a lot of money coming in."</w:t>
      </w:r>
    </w:p>
    <w:p w:rsidR="0036008E" w:rsidRDefault="0036008E" w:rsidP="000857DA">
      <w:pPr>
        <w:rPr>
          <w:sz w:val="16"/>
        </w:rPr>
      </w:pPr>
    </w:p>
    <w:p w:rsidR="000857DA" w:rsidRDefault="000857DA" w:rsidP="000857DA">
      <w:r>
        <w:br w:type="page"/>
      </w:r>
    </w:p>
    <w:p w:rsidR="000857DA" w:rsidRDefault="000857DA" w:rsidP="000857DA">
      <w:pPr>
        <w:pStyle w:val="Heading3"/>
      </w:pPr>
      <w:bookmarkStart w:id="101" w:name="_Toc362007458"/>
      <w:r>
        <w:t>1ar Extensions:  Reforms Turn</w:t>
      </w:r>
      <w:bookmarkEnd w:id="101"/>
    </w:p>
    <w:p w:rsidR="000857DA" w:rsidRDefault="000857DA" w:rsidP="000857DA">
      <w:pPr>
        <w:pStyle w:val="Heading4"/>
      </w:pPr>
      <w:r>
        <w:t>(--) Extend our White and our Economist evidence…continued dependence on high oil prices prevents Russia from making the necessary economic reforms for sustained economic growth—this also takes out their disad even if we don’t win the turn—without reforms their disad impact is inevitable.</w:t>
      </w:r>
    </w:p>
    <w:p w:rsidR="000857DA" w:rsidRDefault="000857DA" w:rsidP="000857DA">
      <w:pPr>
        <w:pStyle w:val="Heading4"/>
        <w:rPr>
          <w:rStyle w:val="StyleStyleBold12pt"/>
          <w:b/>
        </w:rPr>
      </w:pPr>
      <w:r>
        <w:rPr>
          <w:rStyle w:val="StyleStyleBold12pt"/>
          <w:b/>
        </w:rPr>
        <w:t>(--) Poor financial infrastructure dooms the Russian economy.</w:t>
      </w:r>
    </w:p>
    <w:p w:rsidR="000857DA" w:rsidRDefault="000857DA" w:rsidP="000857DA">
      <w:pPr>
        <w:ind w:left="720"/>
        <w:rPr>
          <w:rStyle w:val="StyleStyleBold12pt"/>
          <w:b w:val="0"/>
        </w:rPr>
      </w:pPr>
      <w:r w:rsidRPr="008A213C">
        <w:rPr>
          <w:rStyle w:val="StyleStyleBold12pt"/>
        </w:rPr>
        <w:t>The Economist, 6/22/2013</w:t>
      </w:r>
      <w:r>
        <w:rPr>
          <w:rStyle w:val="StyleStyleBold12pt"/>
          <w:b w:val="0"/>
        </w:rPr>
        <w:t xml:space="preserve"> (“Slowing growth reflects structural failings that the Kremlin is not tackling,” </w:t>
      </w:r>
      <w:hyperlink r:id="rId110" w:history="1">
        <w:r w:rsidRPr="007D1397">
          <w:rPr>
            <w:rStyle w:val="Hyperlink"/>
            <w:sz w:val="26"/>
          </w:rPr>
          <w:t>http://www.economist.com/news/europe/21579877-slowing-growth-reflects-structural-failings-kremlin-not-tackling-sputtering</w:t>
        </w:r>
      </w:hyperlink>
      <w:r>
        <w:rPr>
          <w:rStyle w:val="StyleStyleBold12pt"/>
          <w:b w:val="0"/>
        </w:rPr>
        <w:t>, Accessed 7/18/2013, rwg)</w:t>
      </w:r>
    </w:p>
    <w:p w:rsidR="000857DA" w:rsidRDefault="000857DA" w:rsidP="000857DA">
      <w:pPr>
        <w:rPr>
          <w:rStyle w:val="StyleStyleBold12pt"/>
          <w:b w:val="0"/>
          <w:sz w:val="16"/>
        </w:rPr>
      </w:pPr>
      <w:r w:rsidRPr="008A213C">
        <w:rPr>
          <w:rStyle w:val="StyleBoldUnderline"/>
          <w:highlight w:val="yellow"/>
        </w:rPr>
        <w:t>Investment has stayed low because high inflation has pushed up costs and a strong rouble has eroded competitiveness. That leads Russian firms to take their savings elsewhere.</w:t>
      </w:r>
      <w:r w:rsidRPr="008A213C">
        <w:rPr>
          <w:rStyle w:val="StyleStyleBold12pt"/>
          <w:b w:val="0"/>
          <w:sz w:val="16"/>
        </w:rPr>
        <w:t xml:space="preserve"> As much as fears for property rights or political instability, this explains soaring capital outflows ($9 billion in May alone). </w:t>
      </w:r>
      <w:r w:rsidRPr="008A213C">
        <w:rPr>
          <w:rStyle w:val="StyleBoldUnderline"/>
          <w:highlight w:val="yellow"/>
        </w:rPr>
        <w:t>Poorly developed banks do not help</w:t>
      </w:r>
      <w:r w:rsidRPr="008A213C">
        <w:rPr>
          <w:rStyle w:val="StyleStyleBold12pt"/>
          <w:b w:val="0"/>
          <w:sz w:val="16"/>
        </w:rPr>
        <w:t xml:space="preserve">. As Roland Nash of Verno Capital explains, </w:t>
      </w:r>
      <w:r w:rsidRPr="008A213C">
        <w:rPr>
          <w:rStyle w:val="Emphasis"/>
          <w:highlight w:val="yellow"/>
        </w:rPr>
        <w:t>bad financial infrastructure</w:t>
      </w:r>
      <w:r w:rsidRPr="008A213C">
        <w:rPr>
          <w:rStyle w:val="StyleBoldUnderline"/>
          <w:highlight w:val="yellow"/>
        </w:rPr>
        <w:t xml:space="preserve"> means there are few links between those with money to spare,</w:t>
      </w:r>
      <w:r w:rsidRPr="008A213C">
        <w:rPr>
          <w:rStyle w:val="StyleStyleBold12pt"/>
          <w:b w:val="0"/>
          <w:sz w:val="16"/>
        </w:rPr>
        <w:t xml:space="preserve"> like hydrocarbon producers, </w:t>
      </w:r>
      <w:r w:rsidRPr="008A213C">
        <w:rPr>
          <w:rStyle w:val="StyleBoldUnderline"/>
          <w:highlight w:val="yellow"/>
        </w:rPr>
        <w:t>and those in need of capital, like households and small businesses. “The plumbing is missing,”</w:t>
      </w:r>
      <w:r w:rsidRPr="008A213C">
        <w:rPr>
          <w:rStyle w:val="StyleStyleBold12pt"/>
          <w:b w:val="0"/>
          <w:sz w:val="16"/>
        </w:rPr>
        <w:t xml:space="preserve"> says Mr Nash.</w:t>
      </w:r>
    </w:p>
    <w:p w:rsidR="00EA56F6" w:rsidRDefault="00EA56F6" w:rsidP="00EA56F6">
      <w:pPr>
        <w:pStyle w:val="Heading4"/>
      </w:pPr>
      <w:r>
        <w:t>(--) Continued dependence on oil revenue undermines Russian economic reforms.</w:t>
      </w:r>
    </w:p>
    <w:p w:rsidR="00EA56F6" w:rsidRDefault="00EA56F6" w:rsidP="00EA56F6">
      <w:pPr>
        <w:pStyle w:val="StyleStyleStyleCNA9ptBefore1pt8ptPatternClear"/>
        <w:spacing w:before="0" w:line="240" w:lineRule="auto"/>
        <w:ind w:left="216" w:firstLine="0"/>
        <w:rPr>
          <w:rStyle w:val="StyleBoldUnderline"/>
        </w:rPr>
      </w:pPr>
      <w:r w:rsidRPr="000C6842">
        <w:rPr>
          <w:rStyle w:val="StyleStyleBold12pt"/>
        </w:rPr>
        <w:t>GULF TIMES</w:t>
      </w:r>
      <w:r w:rsidRPr="002A01B3">
        <w:rPr>
          <w:sz w:val="24"/>
          <w:szCs w:val="24"/>
        </w:rPr>
        <w:t>, Apr. 19, 20</w:t>
      </w:r>
      <w:r w:rsidRPr="000C6842">
        <w:rPr>
          <w:rStyle w:val="StyleStyleBold12pt"/>
        </w:rPr>
        <w:t>13</w:t>
      </w:r>
      <w:r w:rsidRPr="002A01B3">
        <w:rPr>
          <w:sz w:val="24"/>
          <w:szCs w:val="24"/>
        </w:rPr>
        <w:t xml:space="preserve">.  Retrieved Apr. 21, 2013 from http://www.gulf-times.com/business /191/details/349627/foreign-investors-find-putin,-russia-promises-unfulfilled  </w:t>
      </w:r>
      <w:r w:rsidRPr="000C6842">
        <w:rPr>
          <w:rStyle w:val="StyleBoldUnderline"/>
          <w:highlight w:val="yellow"/>
        </w:rPr>
        <w:t xml:space="preserve">With Russia’s oil production now at post-Soviet records and rivalling that of Saudi Arabia, that might suggest more money sloshing around the economy will underpin company profits and push up equity values. But those abundant petrodollars may be </w:t>
      </w:r>
      <w:r w:rsidRPr="00EA56F6">
        <w:rPr>
          <w:rStyle w:val="Emphasis"/>
          <w:highlight w:val="yellow"/>
        </w:rPr>
        <w:t>removing some of the incentive</w:t>
      </w:r>
      <w:r w:rsidRPr="000C6842">
        <w:rPr>
          <w:rStyle w:val="StyleBoldUnderline"/>
          <w:highlight w:val="yellow"/>
        </w:rPr>
        <w:t xml:space="preserve"> for the kind of </w:t>
      </w:r>
      <w:r w:rsidRPr="000C6842">
        <w:rPr>
          <w:rStyle w:val="Emphasis"/>
          <w:highlight w:val="yellow"/>
        </w:rPr>
        <w:t>business-friendly reforms</w:t>
      </w:r>
      <w:r w:rsidRPr="000C6842">
        <w:rPr>
          <w:rStyle w:val="StyleBoldUnderline"/>
          <w:highlight w:val="yellow"/>
        </w:rPr>
        <w:t xml:space="preserve"> that comfort foreign investors.</w:t>
      </w:r>
    </w:p>
    <w:p w:rsidR="00EA56F6" w:rsidRDefault="00EA56F6" w:rsidP="00EA56F6">
      <w:pPr>
        <w:pStyle w:val="Heading4"/>
      </w:pPr>
      <w:r>
        <w:t xml:space="preserve">(--) Turn:  Reforms—high oil prices trade off with Russian economic reform—key to economy:  </w:t>
      </w:r>
    </w:p>
    <w:p w:rsidR="00EA56F6" w:rsidRPr="00937D1C" w:rsidRDefault="00EA56F6" w:rsidP="00EA56F6">
      <w:pPr>
        <w:ind w:left="360"/>
      </w:pPr>
      <w:r w:rsidRPr="00937D1C">
        <w:rPr>
          <w:rStyle w:val="StyleStyleBold12pt"/>
        </w:rPr>
        <w:t>Grinkevich, 12</w:t>
      </w:r>
      <w:r>
        <w:rPr>
          <w:rStyle w:val="StyleStyleBold12pt"/>
        </w:rPr>
        <w:t xml:space="preserve"> </w:t>
      </w:r>
      <w:r>
        <w:t xml:space="preserve">(Vlad, RIA Novosti economic commentator, 1/27, RIA Novosti, “High Oil Prices Open “Window of Opportunity” for Russian Economy,” </w:t>
      </w:r>
      <w:hyperlink r:id="rId111" w:history="1">
        <w:r w:rsidRPr="00875A5E">
          <w:rPr>
            <w:rStyle w:val="Hyperlink"/>
          </w:rPr>
          <w:t>http://en.rian.ru/analysis/20120127/170994608.html</w:t>
        </w:r>
      </w:hyperlink>
      <w:r>
        <w:t>, Accessed: 7/11/12, GJV)</w:t>
      </w:r>
    </w:p>
    <w:p w:rsidR="00EA56F6" w:rsidRDefault="00EA56F6" w:rsidP="00EA56F6">
      <w:pPr>
        <w:rPr>
          <w:rStyle w:val="StyleBoldUnderline"/>
        </w:rPr>
      </w:pPr>
      <w:r w:rsidRPr="00937D1C">
        <w:t xml:space="preserve">IMF experts believe that high oil prices will allow the Russian government to take measures to strengthen, protect and reform the economy. </w:t>
      </w:r>
      <w:r w:rsidRPr="00EA56F6">
        <w:rPr>
          <w:rStyle w:val="StyleBoldUnderline"/>
          <w:highlight w:val="yellow"/>
        </w:rPr>
        <w:t xml:space="preserve">Russia is benefiting from the rising tensions in the Middle East, which are driving up the price of a barrel of oil, but experts believe this geopolitical factor will soon subside. Moreover, expensive oil is </w:t>
      </w:r>
      <w:r w:rsidRPr="00EA56F6">
        <w:rPr>
          <w:rStyle w:val="Emphasis"/>
          <w:highlight w:val="yellow"/>
        </w:rPr>
        <w:t>slowing down Russia’s economic growth</w:t>
      </w:r>
      <w:r w:rsidRPr="00EA56F6">
        <w:rPr>
          <w:rStyle w:val="StyleBoldUnderline"/>
          <w:highlight w:val="yellow"/>
        </w:rPr>
        <w:t xml:space="preserve">, and without </w:t>
      </w:r>
      <w:r w:rsidRPr="00EA56F6">
        <w:rPr>
          <w:rStyle w:val="Emphasis"/>
          <w:highlight w:val="yellow"/>
        </w:rPr>
        <w:t>economic reforms</w:t>
      </w:r>
      <w:r w:rsidRPr="00EA56F6">
        <w:rPr>
          <w:rStyle w:val="StyleBoldUnderline"/>
          <w:highlight w:val="yellow"/>
        </w:rPr>
        <w:t xml:space="preserve"> even expensive oil cannot guarantee economic stability</w:t>
      </w:r>
      <w:r w:rsidRPr="00937D1C">
        <w:rPr>
          <w:rStyle w:val="StyleBoldUnderline"/>
        </w:rPr>
        <w:t xml:space="preserve">. </w:t>
      </w:r>
    </w:p>
    <w:p w:rsidR="000857DA" w:rsidRDefault="000857DA" w:rsidP="000857DA">
      <w:pPr>
        <w:pStyle w:val="Heading4"/>
      </w:pPr>
      <w:r>
        <w:t>(--) Lack of new fields and advanced techniques will stifle Russian oil growth:</w:t>
      </w:r>
    </w:p>
    <w:p w:rsidR="000857DA" w:rsidRDefault="000857DA" w:rsidP="000857DA">
      <w:pPr>
        <w:ind w:left="720"/>
      </w:pPr>
      <w:r>
        <w:t xml:space="preserve">Richard </w:t>
      </w:r>
      <w:r w:rsidRPr="00064BE0">
        <w:rPr>
          <w:rStyle w:val="StyleStyleBold12pt"/>
        </w:rPr>
        <w:t>Weitz, 1/29/2013</w:t>
      </w:r>
      <w:r>
        <w:t xml:space="preserve"> (staff writer, “Global Insights: Oil Sector a Challenge for Russia, Opportunity for U.S.” </w:t>
      </w:r>
      <w:hyperlink r:id="rId112" w:history="1">
        <w:r w:rsidRPr="00594703">
          <w:rPr>
            <w:rStyle w:val="Hyperlink"/>
          </w:rPr>
          <w:t>http://www.worldpoliticsreview.com/articles/12672/global-insights-oil-sector-a-challenge-for-russia-opportunity-for-u-s</w:t>
        </w:r>
      </w:hyperlink>
      <w:r>
        <w:t>, Accessed 2/22/2013, rwg)</w:t>
      </w:r>
    </w:p>
    <w:p w:rsidR="000857DA" w:rsidRPr="00064BE0" w:rsidRDefault="000857DA" w:rsidP="000857DA">
      <w:pPr>
        <w:rPr>
          <w:sz w:val="16"/>
        </w:rPr>
      </w:pPr>
      <w:r w:rsidRPr="00064BE0">
        <w:rPr>
          <w:rStyle w:val="StyleBoldUnderline"/>
          <w:highlight w:val="yellow"/>
        </w:rPr>
        <w:t>Russian oil production may continue to rise for a few more years, but without new fields entering operation, or the application of more-sophisticated production techniques to the existing fields, Russian oil production is expected to decline starting around 2015</w:t>
      </w:r>
      <w:r w:rsidRPr="00064BE0">
        <w:rPr>
          <w:sz w:val="16"/>
        </w:rPr>
        <w:t>, with steady decreases after that. Production could fall to as low as 8 million bpd by 2020.</w:t>
      </w:r>
    </w:p>
    <w:p w:rsidR="00121E2D" w:rsidRDefault="00EA56F6" w:rsidP="00121E2D">
      <w:pPr>
        <w:pStyle w:val="Heading4"/>
      </w:pPr>
      <w:r>
        <w:t xml:space="preserve">(--) </w:t>
      </w:r>
      <w:r w:rsidR="00121E2D">
        <w:t>Russian oil peak is coming and it will devastate its economy:</w:t>
      </w:r>
    </w:p>
    <w:p w:rsidR="00121E2D" w:rsidRDefault="00121E2D" w:rsidP="00121E2D">
      <w:pPr>
        <w:ind w:left="720"/>
      </w:pPr>
      <w:r>
        <w:t xml:space="preserve">Richard </w:t>
      </w:r>
      <w:r w:rsidRPr="00064BE0">
        <w:rPr>
          <w:rStyle w:val="StyleStyleBold12pt"/>
        </w:rPr>
        <w:t>Weitz, 1/29/2013</w:t>
      </w:r>
      <w:r>
        <w:t xml:space="preserve"> (staff writer, “Global Insights: Oil Sector a Challenge for Russia, Opportunity for U.S.” </w:t>
      </w:r>
      <w:hyperlink r:id="rId113" w:history="1">
        <w:r w:rsidRPr="00594703">
          <w:rPr>
            <w:rStyle w:val="Hyperlink"/>
          </w:rPr>
          <w:t>http://www.worldpoliticsreview.com/articles/12672/global-insights-oil-sector-a-challenge-for-russia-opportunity-for-u-s</w:t>
        </w:r>
      </w:hyperlink>
      <w:r>
        <w:t>, Accessed 2/22/2013, rwg)</w:t>
      </w:r>
    </w:p>
    <w:p w:rsidR="00121E2D" w:rsidRPr="00064BE0" w:rsidRDefault="00121E2D" w:rsidP="00121E2D">
      <w:pPr>
        <w:rPr>
          <w:sz w:val="16"/>
        </w:rPr>
      </w:pPr>
      <w:r w:rsidRPr="00064BE0">
        <w:rPr>
          <w:rStyle w:val="StyleBoldUnderline"/>
          <w:highlight w:val="yellow"/>
        </w:rPr>
        <w:t>Though Russian oil production continues to rise and is currently approaching Soviet-era levels, forecasts predict it will soon peak and then decline, causing potential problems</w:t>
      </w:r>
      <w:r w:rsidRPr="00064BE0">
        <w:rPr>
          <w:rStyle w:val="StyleBoldUnderline"/>
        </w:rPr>
        <w:t xml:space="preserve"> </w:t>
      </w:r>
      <w:r w:rsidRPr="00064BE0">
        <w:rPr>
          <w:sz w:val="16"/>
        </w:rPr>
        <w:t xml:space="preserve">both </w:t>
      </w:r>
      <w:r w:rsidRPr="00064BE0">
        <w:rPr>
          <w:rStyle w:val="StyleBoldUnderline"/>
          <w:highlight w:val="yellow"/>
        </w:rPr>
        <w:t>for</w:t>
      </w:r>
      <w:r w:rsidRPr="00064BE0">
        <w:rPr>
          <w:sz w:val="16"/>
        </w:rPr>
        <w:t xml:space="preserve"> global oil importers and </w:t>
      </w:r>
      <w:r w:rsidRPr="00064BE0">
        <w:rPr>
          <w:rStyle w:val="StyleBoldUnderline"/>
          <w:highlight w:val="yellow"/>
        </w:rPr>
        <w:t>the Russian government’s budget</w:t>
      </w:r>
      <w:r w:rsidRPr="00064BE0">
        <w:rPr>
          <w:sz w:val="16"/>
        </w:rPr>
        <w:t>.</w:t>
      </w:r>
      <w:r w:rsidRPr="00064BE0">
        <w:rPr>
          <w:sz w:val="12"/>
        </w:rPr>
        <w:t>¶</w:t>
      </w:r>
      <w:r w:rsidRPr="00064BE0">
        <w:rPr>
          <w:sz w:val="16"/>
        </w:rPr>
        <w:t xml:space="preserve"> Averting this decline will require applying more-advanced production techniques to existing fields and exploiting new ones in the Arctic Ocean and elsewhere. Russia’s oil companies will be unable to accomplish this transformation on their own, however. To do so, they will need to secure greater foreign investment and partnerships offering more-advanced technologies and the exposure to better management skills. The benefits of increased foreign investment in the Russian oil sector would be felt by Russians, in terms of their everyday socio-economic conditions, as well as in U.S.-Russian relations, which would be widened and strengthened. Yet, foreign companies, especially those based in the United States, will continue to hold back from supporting the Russian oil sector until the Russian government creates a more benign environment for foreign investment.</w:t>
      </w:r>
    </w:p>
    <w:p w:rsidR="00121E2D" w:rsidRDefault="00EA56F6" w:rsidP="00121E2D">
      <w:pPr>
        <w:pStyle w:val="Heading4"/>
      </w:pPr>
      <w:r>
        <w:t xml:space="preserve"> </w:t>
      </w:r>
      <w:r w:rsidR="00121E2D">
        <w:t>(--)</w:t>
      </w:r>
      <w:r>
        <w:t xml:space="preserve"> H</w:t>
      </w:r>
      <w:r w:rsidR="00121E2D">
        <w:t>igh prices trade off with diversification—key to long-term growth</w:t>
      </w:r>
    </w:p>
    <w:p w:rsidR="00121E2D" w:rsidRPr="00587004" w:rsidRDefault="00121E2D" w:rsidP="00121E2D">
      <w:pPr>
        <w:ind w:left="360"/>
        <w:rPr>
          <w:rStyle w:val="StyleStyleBold12pt"/>
          <w:b w:val="0"/>
        </w:rPr>
      </w:pPr>
      <w:r w:rsidRPr="00587004">
        <w:rPr>
          <w:rStyle w:val="StyleStyleBold12pt"/>
        </w:rPr>
        <w:t>Kopinski, 11</w:t>
      </w:r>
      <w:r>
        <w:rPr>
          <w:rStyle w:val="StyleStyleBold12pt"/>
        </w:rPr>
        <w:t xml:space="preserve"> (Mark, </w:t>
      </w:r>
      <w:r w:rsidRPr="00587004">
        <w:t>Chief Investment Officer, International Equity</w:t>
      </w:r>
      <w:r>
        <w:t xml:space="preserve">, 1/19, American Century Investments Blog, “Russia’s Push for Economic Diversification and Modernization,” </w:t>
      </w:r>
      <w:hyperlink r:id="rId114" w:history="1">
        <w:r w:rsidRPr="00003BDD">
          <w:rPr>
            <w:rStyle w:val="Hyperlink"/>
          </w:rPr>
          <w:t>http://americancenturyblog.com/2011/01/russia%E2%80%99s-push-for-economic-diversificationand-modernization/</w:t>
        </w:r>
      </w:hyperlink>
      <w:r>
        <w:t>, Accessed: 7/8/12, GJV)</w:t>
      </w:r>
    </w:p>
    <w:p w:rsidR="00A730FA" w:rsidRDefault="00121E2D" w:rsidP="00121E2D">
      <w:pPr>
        <w:rPr>
          <w:sz w:val="16"/>
        </w:rPr>
      </w:pPr>
      <w:r w:rsidRPr="00EA56F6">
        <w:rPr>
          <w:rStyle w:val="StyleBoldUnderline"/>
          <w:highlight w:val="yellow"/>
        </w:rPr>
        <w:t xml:space="preserve">About 25% of the government’s operating budget is linked to oil and gas revenues, so Russia’s goal of economic diversification will not be an easy task. Yet its leadership is becoming increasingly aware of the fact that it must endure some short-term pain—weaning itself off the windfalls from commodity exports—to ensure </w:t>
      </w:r>
      <w:r w:rsidRPr="00EA56F6">
        <w:rPr>
          <w:rStyle w:val="Emphasis"/>
          <w:highlight w:val="yellow"/>
        </w:rPr>
        <w:t>long-term economic growth and prosperity</w:t>
      </w:r>
      <w:r w:rsidRPr="00967878">
        <w:rPr>
          <w:sz w:val="16"/>
        </w:rPr>
        <w:t>. In the meantime, however, Russia is trying to improve its investment climate by fostering better relations with the West, becoming more cognizant of property and intellectual rights, and reducing the state’s influence in the economy.</w:t>
      </w:r>
    </w:p>
    <w:p w:rsidR="00A730FA" w:rsidRDefault="00A730FA" w:rsidP="00A730FA">
      <w:pPr>
        <w:pStyle w:val="Heading4"/>
      </w:pPr>
      <w:r>
        <w:t>(--) Turn - A transition from Russia’s oil dependency would benefit their economy</w:t>
      </w:r>
    </w:p>
    <w:p w:rsidR="00A730FA" w:rsidRPr="005843F9" w:rsidRDefault="00A730FA" w:rsidP="00A730FA">
      <w:pPr>
        <w:rPr>
          <w:rStyle w:val="StyleStyleBold12pt"/>
        </w:rPr>
      </w:pPr>
      <w:r w:rsidRPr="005843F9">
        <w:rPr>
          <w:rStyle w:val="StyleStyleBold12pt"/>
        </w:rPr>
        <w:t>Bogatova, 12</w:t>
      </w:r>
    </w:p>
    <w:p w:rsidR="00A730FA" w:rsidRPr="005843F9" w:rsidRDefault="00A730FA" w:rsidP="00A730FA">
      <w:r>
        <w:t xml:space="preserve">(Margarita, correspondent at Mergermarket Financial Times group, 6/26, The Voice Of Russia, “O’Niel: Russia should be less dependent on oil prices,” </w:t>
      </w:r>
      <w:hyperlink r:id="rId115" w:history="1">
        <w:r w:rsidRPr="00955870">
          <w:rPr>
            <w:rStyle w:val="Hyperlink"/>
          </w:rPr>
          <w:t>http://english.ruvr.ru/2012_06_26/79409411/</w:t>
        </w:r>
      </w:hyperlink>
      <w:r>
        <w:t>, Accessed: 7/5/12, GJV)</w:t>
      </w:r>
    </w:p>
    <w:p w:rsidR="00A730FA" w:rsidRDefault="00A730FA" w:rsidP="00A730FA">
      <w:pPr>
        <w:rPr>
          <w:sz w:val="16"/>
        </w:rPr>
      </w:pPr>
      <w:r w:rsidRPr="00967878">
        <w:rPr>
          <w:sz w:val="16"/>
        </w:rPr>
        <w:t>Russia should keep in mind that oil prices may go down and that only economic diversification can produce the results that would allay investor skepticism, Goldman Sachs Board Chairman Jim O’Neil, the author of the BRIC term, said in an interview this week. He spoke about the general state of the Russian economy and the effect of the recent opposition protests on Russia’s development</w:t>
      </w:r>
      <w:r w:rsidRPr="005843F9">
        <w:rPr>
          <w:rStyle w:val="StyleBoldUnderline"/>
        </w:rPr>
        <w:t xml:space="preserve">. </w:t>
      </w:r>
      <w:r w:rsidRPr="00A730FA">
        <w:rPr>
          <w:rStyle w:val="StyleBoldUnderline"/>
          <w:highlight w:val="yellow"/>
        </w:rPr>
        <w:t>In O’Neil’s opinion, investors would like to see proof that the economy is really being diversified. He feels that the best proof would be the downsizing of government stakes in corporate mergers. Also, foreign investors want corporate decision-making to be more transparent. Alexander Aivazov, a co-founder of the Nord Capital investment group, thinks that the worrying prospect of a sharp dip in oil prices could drive Russia to focus more on branches other than energy, such as innovative activities, the consumer sector, pharmaceuticals and show business.</w:t>
      </w:r>
      <w:r w:rsidRPr="00967878">
        <w:rPr>
          <w:sz w:val="16"/>
        </w:rPr>
        <w:t xml:space="preserve"> He agrees that Russia needs a more transparent economy. "The Russian economy is almost completely closed to the public – there are only a handful of companies on the open market. Normal Western capital has virtually no access to small companies in Russia. </w:t>
      </w:r>
      <w:r w:rsidRPr="00A730FA">
        <w:rPr>
          <w:rStyle w:val="StyleBoldUnderline"/>
          <w:highlight w:val="yellow"/>
        </w:rPr>
        <w:t>If Russia perseveres in turning Moscow into a global financial center in Moscow, this will create conditions that will bring small companies into the open market, and that may lure small-scale Western investment companies that are keen to invest in retail business and other branches, and not just the fuel and energy sector or metal production." Russia, the world’s ninth economy, has improved its initial growth forecast and may post a 4%-5% year-on-year GDP increase in 2012. Contrary to expectations, the opposition protests of the past few months have not scared investors.</w:t>
      </w:r>
      <w:r w:rsidRPr="00967878">
        <w:rPr>
          <w:sz w:val="16"/>
        </w:rPr>
        <w:t xml:space="preserve"> Rather, they are perceived as evidence that the Russian democracy is on the right track, says Ivan Rodionov, a professor of the Higher School of Economics. "The protests have not affected the investment climate because no one understands what the opposition wants. But the fact that the opposition does exist is a positive factor perceived as progress in the right direction. Earlier, it was strange that everything was well in Russia, but there was no opposition. Now everything is still well and we also have the opposition. They cannot say what they want and they have no political platform, but that’s actually good."</w:t>
      </w:r>
    </w:p>
    <w:p w:rsidR="00A730FA" w:rsidRPr="00A730FA" w:rsidRDefault="00A730FA" w:rsidP="00A730FA">
      <w:pPr>
        <w:pStyle w:val="Heading4"/>
        <w:rPr>
          <w:rStyle w:val="StyleStyleBold12pt"/>
          <w:b/>
          <w:bCs/>
        </w:rPr>
      </w:pPr>
      <w:r w:rsidRPr="00A730FA">
        <w:rPr>
          <w:rStyle w:val="StyleStyleBold12pt"/>
          <w:b/>
        </w:rPr>
        <w:t>(--) Oil dependence prevents Russian modernization</w:t>
      </w:r>
    </w:p>
    <w:p w:rsidR="00A730FA" w:rsidRPr="00B553DC" w:rsidRDefault="00A730FA" w:rsidP="00A730FA">
      <w:pPr>
        <w:rPr>
          <w:rStyle w:val="StyleStyleBold12pt"/>
        </w:rPr>
      </w:pPr>
      <w:r w:rsidRPr="00B553DC">
        <w:rPr>
          <w:rStyle w:val="StyleStyleBold12pt"/>
        </w:rPr>
        <w:t>Pirani 10</w:t>
      </w:r>
    </w:p>
    <w:p w:rsidR="00A730FA" w:rsidRDefault="00A730FA" w:rsidP="00A730FA">
      <w:r>
        <w:t xml:space="preserve">(Simon, Senior Research Fellow on the Natural Gas Research Programme at the Oxford Institute for Energy Studies, 5/10, Emerging Markets, “RUSSIAN ECONOMY: Russia’s oil problem,” </w:t>
      </w:r>
      <w:hyperlink r:id="rId116" w:history="1">
        <w:r w:rsidRPr="001222F4">
          <w:rPr>
            <w:rStyle w:val="Hyperlink"/>
          </w:rPr>
          <w:t>http://www.emergingmarkets.org/Article/2682714/Europe/RUSSIAN-ECONOMY-Russias-oil-problem.html</w:t>
        </w:r>
      </w:hyperlink>
      <w:r>
        <w:t>, Accessed: 7/7/12, GJV)</w:t>
      </w:r>
    </w:p>
    <w:p w:rsidR="00A730FA" w:rsidRPr="00967878" w:rsidRDefault="00A730FA" w:rsidP="00A730FA">
      <w:pPr>
        <w:rPr>
          <w:sz w:val="16"/>
        </w:rPr>
      </w:pPr>
      <w:r w:rsidRPr="00A730FA">
        <w:rPr>
          <w:rStyle w:val="StyleBoldUnderline"/>
          <w:highlight w:val="yellow"/>
        </w:rPr>
        <w:t>Russia has emerged from recession with rising domestic demand and sound finances, say the optimists, and oil wealth brought onshore will fund investment – including the kick-start to modernization that the government craves. The trouble is, say the sceptics, that the government’s plan to run a fiscal deficit up to 2015 could crowd out private investment, hold up infrastructure renewal and hobble growth</w:t>
      </w:r>
      <w:r w:rsidRPr="00B553DC">
        <w:rPr>
          <w:rStyle w:val="StyleBoldUnderline"/>
        </w:rPr>
        <w:t>.</w:t>
      </w:r>
      <w:r w:rsidRPr="00967878">
        <w:rPr>
          <w:sz w:val="16"/>
        </w:rPr>
        <w:t xml:space="preserve"> And with an oil price perhaps as high as $95 a barrel needed for Russia to break even, external factors could upset the whole applecart. There’s a consensus that Russia’s economy is recovering, albeit with difficulty, and will probably grow by 4–5% this year. But the scale of last year’s slump brought the category Brics (Brazil, Russia, India and China) into sharp relief, raising doubts over whether Russia deserved to be included: its GDP fell by 8%, while Brazil’s growth was flat and China’s (+8.7%) and India’s (+5.7%) roared on. </w:t>
      </w:r>
      <w:r w:rsidRPr="00A730FA">
        <w:rPr>
          <w:rStyle w:val="StyleBoldUnderline"/>
          <w:highlight w:val="yellow"/>
        </w:rPr>
        <w:t>The recession was a devastating reminder of Russia’s economic dependence on natural resources, mainly oil. And the differing interpretations of the recovery often rest on contrasting views about how easy it will be to escape that dependence. The enthusiasts focus on the fruit that government efforts to marshal oil funds to diversify the economy will bear. But the doubters worry that oil dependence will not be conquered without stronger policies to ensure sufficient private investment flows, properly targeted.</w:t>
      </w:r>
      <w:r w:rsidRPr="00967878">
        <w:rPr>
          <w:sz w:val="16"/>
        </w:rPr>
        <w:t xml:space="preserve"> </w:t>
      </w:r>
    </w:p>
    <w:p w:rsidR="00A730FA" w:rsidRDefault="00A730FA" w:rsidP="00A730FA">
      <w:pPr>
        <w:pStyle w:val="Heading4"/>
      </w:pPr>
      <w:r>
        <w:t>(--) Modernization is key to Russian economy</w:t>
      </w:r>
    </w:p>
    <w:p w:rsidR="00A730FA" w:rsidRDefault="00A730FA" w:rsidP="00A730FA">
      <w:r w:rsidRPr="001417CA">
        <w:rPr>
          <w:rStyle w:val="StyleStyleBold12pt"/>
        </w:rPr>
        <w:t>Kliment, 10</w:t>
      </w:r>
      <w:r>
        <w:rPr>
          <w:rStyle w:val="StyleStyleBold12pt"/>
        </w:rPr>
        <w:t xml:space="preserve">  </w:t>
      </w:r>
      <w:r>
        <w:t>(Alexander, analyst in Eurasia Group’s Europe and Eurasia practice, 10/29/10, Foreign Policy, “Can Russia make modernization work in the 21</w:t>
      </w:r>
      <w:r w:rsidRPr="001417CA">
        <w:rPr>
          <w:vertAlign w:val="superscript"/>
        </w:rPr>
        <w:t>st</w:t>
      </w:r>
      <w:r>
        <w:t xml:space="preserve"> century?”  </w:t>
      </w:r>
      <w:hyperlink r:id="rId117" w:history="1">
        <w:r w:rsidRPr="003C26CA">
          <w:rPr>
            <w:rStyle w:val="Hyperlink"/>
          </w:rPr>
          <w:t>http://eurasia.foreignpolicy.com/posts/2010/10/29/can_russia_make_modernization_work_in_the_21st_century</w:t>
        </w:r>
      </w:hyperlink>
      <w:r>
        <w:t>, Accessed: 7/7/12, GJV)</w:t>
      </w:r>
    </w:p>
    <w:p w:rsidR="00A730FA" w:rsidRDefault="00A730FA" w:rsidP="00A730FA">
      <w:pPr>
        <w:rPr>
          <w:sz w:val="16"/>
        </w:rPr>
      </w:pPr>
      <w:r w:rsidRPr="00A730FA">
        <w:rPr>
          <w:rStyle w:val="StyleBoldUnderline"/>
          <w:highlight w:val="yellow"/>
        </w:rPr>
        <w:t>"Today Russia has a new agenda, one that incorporates sustainable development and the modernization of key economic sectors</w:t>
      </w:r>
      <w:r w:rsidRPr="002C4D2B">
        <w:rPr>
          <w:sz w:val="16"/>
        </w:rPr>
        <w:t xml:space="preserve">. I believe we stand a good chance of seeing these plans materialize." -Prime Minister Vladimir Putin, Oct. 5, 2010 </w:t>
      </w:r>
      <w:r w:rsidRPr="001417CA">
        <w:rPr>
          <w:rStyle w:val="StyleBoldUnderline"/>
        </w:rPr>
        <w:t>"</w:t>
      </w:r>
      <w:r w:rsidRPr="00A730FA">
        <w:rPr>
          <w:rStyle w:val="StyleBoldUnderline"/>
          <w:highlight w:val="yellow"/>
        </w:rPr>
        <w:t>Modernization and the introduction of high technology is a key feature of our activity. I repeat that this is key." -Putin</w:t>
      </w:r>
      <w:ins w:id="102" w:author="WPNI" w:date="2010-10-29T11:10:00Z">
        <w:r w:rsidRPr="002C4D2B">
          <w:rPr>
            <w:sz w:val="16"/>
          </w:rPr>
          <w:t>,</w:t>
        </w:r>
      </w:ins>
      <w:r w:rsidRPr="002C4D2B">
        <w:rPr>
          <w:sz w:val="16"/>
        </w:rPr>
        <w:t xml:space="preserve"> Oct. 18, 2010 </w:t>
      </w:r>
      <w:r w:rsidRPr="001417CA">
        <w:rPr>
          <w:rStyle w:val="StyleBoldUnderline"/>
        </w:rPr>
        <w:t>"</w:t>
      </w:r>
      <w:r w:rsidRPr="00A730FA">
        <w:rPr>
          <w:rStyle w:val="StyleBoldUnderline"/>
          <w:highlight w:val="yellow"/>
        </w:rPr>
        <w:t>The modernization of Russian democracy and establishment of a new economy will, in my opinion, only be possible if we use the intellectual resources of post-industrial societies. And we should do so without any complexes, openly and pragmatically."</w:t>
      </w:r>
      <w:r w:rsidRPr="002C4D2B">
        <w:rPr>
          <w:sz w:val="16"/>
        </w:rPr>
        <w:t xml:space="preserve"> -President Dmitry Medvedev, in "Go, Russia!"</w:t>
      </w:r>
      <w:ins w:id="103" w:author="WPNI" w:date="2010-10-29T11:10:00Z">
        <w:r w:rsidRPr="002C4D2B">
          <w:rPr>
            <w:sz w:val="16"/>
          </w:rPr>
          <w:t xml:space="preserve"> </w:t>
        </w:r>
      </w:ins>
      <w:r w:rsidRPr="002C4D2B">
        <w:rPr>
          <w:sz w:val="16"/>
        </w:rPr>
        <w:t xml:space="preserve">Sept. 10, 2009 The idea of "modernization" is hardly new to Russian politics. From Peter the Great to Stalin to Putin, Russia's leaders have always been obsessed with "catching up" to a more modernized Europe. But over the past two years, the word has become a kind of magical catch-all term in the Russian political lexicon. The word is on the lips of just about every mayor, governor, minister and businessman in the country. A flurry of </w:t>
      </w:r>
      <w:hyperlink r:id="rId118" w:tgtFrame="_blank" w:history="1">
        <w:r w:rsidRPr="002C4D2B">
          <w:rPr>
            <w:rStyle w:val="Hyperlink"/>
          </w:rPr>
          <w:t>high level</w:t>
        </w:r>
      </w:hyperlink>
      <w:r w:rsidRPr="002C4D2B">
        <w:rPr>
          <w:sz w:val="16"/>
        </w:rPr>
        <w:t xml:space="preserve"> governmental </w:t>
      </w:r>
      <w:hyperlink r:id="rId119" w:tgtFrame="_blank" w:history="1">
        <w:r w:rsidRPr="002C4D2B">
          <w:rPr>
            <w:rStyle w:val="Hyperlink"/>
          </w:rPr>
          <w:t>commissions</w:t>
        </w:r>
      </w:hyperlink>
      <w:r w:rsidRPr="002C4D2B">
        <w:rPr>
          <w:sz w:val="16"/>
        </w:rPr>
        <w:t xml:space="preserve"> has been formed to address the issue. Moscow has even contracted a New York PR firm to gin up </w:t>
      </w:r>
      <w:hyperlink r:id="rId120" w:tgtFrame="_blank" w:history="1">
        <w:r w:rsidRPr="002C4D2B">
          <w:rPr>
            <w:rStyle w:val="Hyperlink"/>
          </w:rPr>
          <w:t>a website</w:t>
        </w:r>
      </w:hyperlink>
      <w:r w:rsidRPr="002C4D2B">
        <w:rPr>
          <w:sz w:val="16"/>
        </w:rPr>
        <w:t xml:space="preserve"> that shows -- depending on your point of view -- how "modern" Russia is or how far the country has to go. The trouble with all this is that it's still very hard to understand what modernization really means for the people who use it and what it would actually take to "modernize" Russia. Most Russian officials agree that their economy is far too vulnerable to price fluctuations in international commodities markets and that Russia's industrial base is in sorry Soviet shape. Beyond that, however, agreement breaks down. Each of the country's various political and economic interest groups has its own conceptions of what the modernization of Russia means and how best to go about achieving it. And as with interest groups everywhere, the definitions are often self-serving. </w:t>
      </w:r>
    </w:p>
    <w:p w:rsidR="00A730FA" w:rsidRDefault="00A730FA" w:rsidP="00A730FA">
      <w:r>
        <w:br w:type="page"/>
      </w:r>
    </w:p>
    <w:p w:rsidR="00A730FA" w:rsidRDefault="00A730FA" w:rsidP="00A730FA">
      <w:pPr>
        <w:pStyle w:val="Heading4"/>
      </w:pPr>
      <w:r>
        <w:t>(--) Removing the oil cushion allows Russian economic reforms to kick in:</w:t>
      </w:r>
    </w:p>
    <w:p w:rsidR="00A730FA" w:rsidRDefault="00A730FA" w:rsidP="00A730FA">
      <w:pPr>
        <w:ind w:firstLine="720"/>
      </w:pPr>
      <w:r>
        <w:t xml:space="preserve">Charles </w:t>
      </w:r>
      <w:r w:rsidRPr="00012935">
        <w:rPr>
          <w:rStyle w:val="StyleStyleBold12pt"/>
        </w:rPr>
        <w:t>Clover, 10/3/2012</w:t>
      </w:r>
      <w:r>
        <w:t xml:space="preserve"> (staff writer, “Russia faces end of petrodollar surplus,”</w:t>
      </w:r>
    </w:p>
    <w:p w:rsidR="00A730FA" w:rsidRDefault="001A05C4" w:rsidP="00A730FA">
      <w:pPr>
        <w:ind w:left="720"/>
      </w:pPr>
      <w:hyperlink r:id="rId121" w:anchor="axzz28HZgmwaJ" w:history="1">
        <w:r w:rsidR="00A730FA" w:rsidRPr="006E2A53">
          <w:rPr>
            <w:rStyle w:val="Hyperlink"/>
          </w:rPr>
          <w:t>http://www.ft.com/cms/s/0/313c4ffc-0d6e-11e2-bfcb-00144feabdc0.html#axzz28HZgmwaJ</w:t>
        </w:r>
      </w:hyperlink>
      <w:r w:rsidR="00A730FA">
        <w:t>, Accessed 10/3/2012, rwg)</w:t>
      </w:r>
    </w:p>
    <w:p w:rsidR="00A730FA" w:rsidRPr="00012935" w:rsidRDefault="00A730FA" w:rsidP="00A730FA">
      <w:pPr>
        <w:rPr>
          <w:sz w:val="16"/>
        </w:rPr>
      </w:pPr>
      <w:r w:rsidRPr="00012935">
        <w:rPr>
          <w:sz w:val="16"/>
        </w:rPr>
        <w:t>Economists are quick to point out that oil could still appreciate – the central bank projects that, with oil under $130 a barrel, Russia could run a $51bn surplus in 2015 – but imports will eventually outpace exports as Russians make up for the deprivations of communism by consuming at a prodigious rate.</w:t>
      </w:r>
      <w:r w:rsidRPr="00012935">
        <w:rPr>
          <w:sz w:val="12"/>
        </w:rPr>
        <w:t>¶</w:t>
      </w:r>
      <w:r w:rsidRPr="00012935">
        <w:rPr>
          <w:sz w:val="16"/>
        </w:rPr>
        <w:t xml:space="preserve"> </w:t>
      </w:r>
      <w:r w:rsidRPr="00012935">
        <w:rPr>
          <w:rStyle w:val="StyleBoldUnderline"/>
          <w:highlight w:val="yellow"/>
        </w:rPr>
        <w:t>The removal of the petrodollar pillow could finally force the government to reform its economy and legal system in an effort to become an attractive destination for foreign investment.</w:t>
      </w:r>
      <w:r w:rsidRPr="00012935">
        <w:rPr>
          <w:rStyle w:val="StyleBoldUnderline"/>
          <w:sz w:val="12"/>
          <w:highlight w:val="yellow"/>
        </w:rPr>
        <w:t>¶</w:t>
      </w:r>
      <w:r w:rsidRPr="00012935">
        <w:rPr>
          <w:rStyle w:val="StyleBoldUnderline"/>
          <w:highlight w:val="yellow"/>
        </w:rPr>
        <w:t xml:space="preserve"> “The deficits will need to be financed</w:t>
      </w:r>
      <w:r w:rsidRPr="00012935">
        <w:rPr>
          <w:sz w:val="16"/>
        </w:rPr>
        <w:t xml:space="preserve"> either by running down international reserves, thus putting significant pressure on the exchange rate, inflation and the broader economy, or, </w:t>
      </w:r>
      <w:r w:rsidRPr="00012935">
        <w:rPr>
          <w:rStyle w:val="StyleBoldUnderline"/>
          <w:highlight w:val="yellow"/>
        </w:rPr>
        <w:t>preferably, by improving domestic business climate in order to attract foreign direct investment and flows into the stock market</w:t>
      </w:r>
      <w:r w:rsidRPr="00012935">
        <w:rPr>
          <w:sz w:val="16"/>
        </w:rPr>
        <w:t>,” Mr Tchakarov said.</w:t>
      </w:r>
    </w:p>
    <w:p w:rsidR="00A730FA" w:rsidRDefault="00A730FA" w:rsidP="00A730FA">
      <w:pPr>
        <w:pStyle w:val="Heading4"/>
      </w:pPr>
      <w:r>
        <w:t>(--) Without economic reform, economic collapse is inevitable despite high oil prices</w:t>
      </w:r>
    </w:p>
    <w:p w:rsidR="00A730FA" w:rsidRPr="00755D61" w:rsidRDefault="00A730FA" w:rsidP="00A730FA">
      <w:r w:rsidRPr="00755D61">
        <w:rPr>
          <w:rStyle w:val="StyleStyleBold12pt"/>
        </w:rPr>
        <w:t>RT, 12</w:t>
      </w:r>
      <w:r>
        <w:rPr>
          <w:rStyle w:val="StyleStyleBold12pt"/>
        </w:rPr>
        <w:t xml:space="preserve"> </w:t>
      </w:r>
      <w:r>
        <w:t xml:space="preserve">(3/27, RT, “Oil prices: The make or break of the Russian economy - World Bank,” </w:t>
      </w:r>
      <w:hyperlink r:id="rId122" w:history="1">
        <w:r w:rsidRPr="00875A5E">
          <w:rPr>
            <w:rStyle w:val="Hyperlink"/>
          </w:rPr>
          <w:t>http://rt.com/business/news/world-bank-report-russia-543/</w:t>
        </w:r>
      </w:hyperlink>
      <w:r>
        <w:t>, Accessed: 7/11/12, GJV)</w:t>
      </w:r>
    </w:p>
    <w:p w:rsidR="00A730FA" w:rsidRPr="00CE5F43" w:rsidRDefault="00A730FA" w:rsidP="00A730FA">
      <w:pPr>
        <w:rPr>
          <w:sz w:val="16"/>
        </w:rPr>
      </w:pPr>
      <w:r w:rsidRPr="00755D61">
        <w:rPr>
          <w:rStyle w:val="StyleBoldUnderline"/>
        </w:rPr>
        <w:t>Russia has to thank high oil prices for the better state of its economy.</w:t>
      </w:r>
      <w:r w:rsidRPr="00CE5F43">
        <w:rPr>
          <w:sz w:val="16"/>
        </w:rPr>
        <w:t xml:space="preserve"> A World Bank report says it has the edge over other emerging countries and the EU, </w:t>
      </w:r>
      <w:r w:rsidRPr="00755D61">
        <w:rPr>
          <w:rStyle w:val="StyleBoldUnderline"/>
        </w:rPr>
        <w:t xml:space="preserve">but </w:t>
      </w:r>
      <w:r w:rsidRPr="00A561F5">
        <w:rPr>
          <w:rStyle w:val="StyleBoldUnderline"/>
          <w:highlight w:val="yellow"/>
        </w:rPr>
        <w:t>the rosy picture will become bleaker unless the country deals with a number of challenges.</w:t>
      </w:r>
      <w:r w:rsidRPr="00CE5F43">
        <w:rPr>
          <w:sz w:val="16"/>
        </w:rPr>
        <w:t xml:space="preserve"> The growth rose from 3.8% year-on-year in the first half to 4.8% in the second half of 2011 and in September was 0.3% better than predicted in the previous Russian Economic Report. </w:t>
      </w:r>
      <w:r w:rsidRPr="00A561F5">
        <w:rPr>
          <w:rStyle w:val="StyleBoldUnderline"/>
          <w:highlight w:val="yellow"/>
        </w:rPr>
        <w:t>Restocking and growing consumptions were the most important growth drivers in 2011 after the sharp decline in 2009</w:t>
      </w:r>
      <w:r w:rsidRPr="00755D61">
        <w:rPr>
          <w:rStyle w:val="StyleBoldUnderline"/>
        </w:rPr>
        <w:t xml:space="preserve">. </w:t>
      </w:r>
      <w:r w:rsidRPr="00CE5F43">
        <w:rPr>
          <w:sz w:val="16"/>
        </w:rPr>
        <w:t xml:space="preserve">Private consumption was supported by growing employment, solid wage growth, lower inflation, and a strong rouble in the first half of the year. Although the Russian economy returned to pre-crisis level by the end of 2011, the recovery from the crisis was slower than that in 1998. By comparison, GDP took 7 quarters to recover to pre-crisis level after 1998 crisis, yet twice as long after the 2008 crisis. However consumption held up better in 2008 than in 1998 partly due to stronger fiscal policy. Imports recovered faster in 2008. The capital investment showed slowest recovery in 2011. Overall investment reached 22% of GDP in the third quarter of 2011, some 4.4% of GDP below the pre-crisis level in the second quarter of 2008. “It is going to be very important for the Russian government to make sure that investors want to put money in Russia,” said Kaspar Richter, World Bank's Lead Economist and Country Sector Coordinator for Russia. </w:t>
      </w:r>
      <w:r w:rsidRPr="00A561F5">
        <w:rPr>
          <w:rStyle w:val="StyleBoldUnderline"/>
          <w:highlight w:val="yellow"/>
        </w:rPr>
        <w:t>“Macroeconomic policy should emphasize stability; all buffers have to be rebuilt. So when the next crisis comes Russia is a good place to address this crisis</w:t>
      </w:r>
      <w:r w:rsidRPr="00A561F5">
        <w:rPr>
          <w:sz w:val="16"/>
          <w:highlight w:val="yellow"/>
        </w:rPr>
        <w:t>”.</w:t>
      </w:r>
    </w:p>
    <w:p w:rsidR="00A730FA" w:rsidRDefault="00A730FA" w:rsidP="00A730FA">
      <w:pPr>
        <w:pStyle w:val="Heading4"/>
      </w:pPr>
      <w:r>
        <w:t>(--) Turn – Low oil prices wean Russia off oil dependence</w:t>
      </w:r>
    </w:p>
    <w:p w:rsidR="00A730FA" w:rsidRDefault="00A730FA" w:rsidP="00A730FA">
      <w:r w:rsidRPr="00967878">
        <w:rPr>
          <w:rStyle w:val="StyleStyleBold12pt"/>
        </w:rPr>
        <w:t>RT.com 12</w:t>
      </w:r>
      <w:r>
        <w:rPr>
          <w:rStyle w:val="StyleStyleBold12pt"/>
        </w:rPr>
        <w:t xml:space="preserve">  </w:t>
      </w:r>
      <w:r>
        <w:t xml:space="preserve">(6/22, In an interview with Jim O’ Neill, “Lower oil price ‘good for Russia’,” </w:t>
      </w:r>
      <w:hyperlink r:id="rId123" w:history="1">
        <w:r w:rsidRPr="001222F4">
          <w:rPr>
            <w:rStyle w:val="Hyperlink"/>
          </w:rPr>
          <w:t>http://rt.com/business/news/oil-price-russia-economy-497/</w:t>
        </w:r>
      </w:hyperlink>
      <w:r>
        <w:t>, Accessed: 7/7/12, GJV)</w:t>
      </w:r>
    </w:p>
    <w:p w:rsidR="00A730FA" w:rsidRDefault="00A730FA" w:rsidP="00A730FA">
      <w:pPr>
        <w:rPr>
          <w:sz w:val="16"/>
        </w:rPr>
      </w:pPr>
      <w:r w:rsidRPr="00A730FA">
        <w:rPr>
          <w:rStyle w:val="StyleBoldUnderline"/>
          <w:highlight w:val="yellow"/>
        </w:rPr>
        <w:t>Russia will benefit from lower oil prices says</w:t>
      </w:r>
      <w:r w:rsidRPr="00403D0B">
        <w:rPr>
          <w:rStyle w:val="StyleBoldUnderline"/>
        </w:rPr>
        <w:t xml:space="preserve"> Jim </w:t>
      </w:r>
      <w:r w:rsidRPr="00A730FA">
        <w:rPr>
          <w:rStyle w:val="StyleBoldUnderline"/>
          <w:highlight w:val="yellow"/>
        </w:rPr>
        <w:t>O’Neill, Chair</w:t>
      </w:r>
      <w:r w:rsidRPr="00403D0B">
        <w:rPr>
          <w:rStyle w:val="StyleBoldUnderline"/>
        </w:rPr>
        <w:t xml:space="preserve">man </w:t>
      </w:r>
      <w:r w:rsidRPr="00A730FA">
        <w:rPr>
          <w:rStyle w:val="StyleBoldUnderline"/>
          <w:highlight w:val="yellow"/>
        </w:rPr>
        <w:t>for Goldman Sachs</w:t>
      </w:r>
      <w:r w:rsidRPr="00403D0B">
        <w:rPr>
          <w:rStyle w:val="StyleBoldUnderline"/>
        </w:rPr>
        <w:t xml:space="preserve"> Asset Management. This follows news that Russia is to adopt new policies to make its economy less dependent on the price of crude. "</w:t>
      </w:r>
      <w:r w:rsidRPr="00A730FA">
        <w:rPr>
          <w:rStyle w:val="StyleBoldUnderline"/>
          <w:highlight w:val="yellow"/>
        </w:rPr>
        <w:t>I think it will be good for Russia if oil prices go down</w:t>
      </w:r>
      <w:r w:rsidRPr="00403D0B">
        <w:rPr>
          <w:sz w:val="16"/>
        </w:rPr>
        <w:t>”, Jim O’Neill told RT at the St. Petersburg International Economic Forum. Russia’s economy has long been heavily dependent on oil exports. Half of the budget revenues come from oil and gas. ”</w:t>
      </w:r>
      <w:r w:rsidRPr="00A730FA">
        <w:rPr>
          <w:rStyle w:val="StyleBoldUnderline"/>
          <w:highlight w:val="yellow"/>
        </w:rPr>
        <w:t>Russia certainly needs to be not so dependent on the drug of rising oil prices. It has to adopt and change to a quarter balance."</w:t>
      </w:r>
      <w:r w:rsidRPr="00403D0B">
        <w:rPr>
          <w:sz w:val="16"/>
        </w:rPr>
        <w:t xml:space="preserve"> And Russia seems to be heading in the right direction. President Vladimir Putin </w:t>
      </w:r>
      <w:hyperlink r:id="rId124" w:tgtFrame="_blank" w:history="1">
        <w:r w:rsidRPr="00403D0B">
          <w:rPr>
            <w:rStyle w:val="Hyperlink"/>
          </w:rPr>
          <w:t>told the St. Petersburg Forum</w:t>
        </w:r>
      </w:hyperlink>
      <w:r w:rsidRPr="00403D0B">
        <w:rPr>
          <w:sz w:val="16"/>
        </w:rPr>
        <w:t xml:space="preserve"> it was not enough to rely on an oil price of 115 dollars per barrel to achieve a deficit-free budget</w:t>
      </w:r>
      <w:r w:rsidRPr="00403D0B">
        <w:rPr>
          <w:rStyle w:val="StyleBoldUnderline"/>
        </w:rPr>
        <w:t>. “</w:t>
      </w:r>
      <w:r w:rsidRPr="00A730FA">
        <w:rPr>
          <w:rStyle w:val="StyleBoldUnderline"/>
          <w:highlight w:val="yellow"/>
        </w:rPr>
        <w:t>We need to diversify our economy away from total reliance on oil revenues, and turn to private capital as a source of growth,”</w:t>
      </w:r>
      <w:r w:rsidRPr="00403D0B">
        <w:rPr>
          <w:sz w:val="16"/>
        </w:rPr>
        <w:t xml:space="preserve"> he said. “Russia not only needs a deficit-free budget but a budget with a reserve of resilience.” Putin also said that “budget rules will be adopted soon under which "neither state liabilities, nor budgetary expenditure, nor long-term investment programs will depend on oil prices, and excess profits will go to replenish funds.” Analysts say Russia, one of the four BRIC countries, has become a particular surprise this year, Russia seems to be more sheltered from the current global economic crisis than it was during the 2008 and 2009 downturn. Its prospects are brighter than those of many other economies The country’s economy is expected to grow between 4-5 percent this year -much higher than any developed country. “If it carries on growing at these rates it will contribute more to the world this decade than he whole of Europe,” said Jim O’Neill. Together with the other BRIC nations Russia is ready to tackle the global economic crisis. “Emerging countries, including BRICS should play a bigger role in the world economy,” Russian President Vladimir Putin told the Petersburg International Economic Forum. Brazil, Russia, India, China and South Africa have recently offered their help, pledging to inject $75 billion into the IMF. China has offered $43 billion, while Brazil, Russia, India and Mexico promised $10 billion each. Meanwhile South Africa, Turkey, Colombia, Malaysia, New Zealand and the Philippines also promised smaller sums. The five BRICS nations represent 43 percent of the world’s population and about 18 percent of global economic output. They have about $4 trillion in combined reserves, with the lion’s share held by export powerhouse China. “If I had to rank them then China would be number one, Brazil -two, Russia number three and India four” Jim O’Neill of Goldman Sachs said. “Russia has lots of challenges, so does everybody else.”</w:t>
      </w:r>
    </w:p>
    <w:p w:rsidR="00121E2D" w:rsidRDefault="00121E2D" w:rsidP="00121E2D">
      <w:pPr>
        <w:rPr>
          <w:sz w:val="16"/>
        </w:rPr>
      </w:pPr>
    </w:p>
    <w:p w:rsidR="00A730FA" w:rsidRDefault="00A730FA" w:rsidP="00A730FA">
      <w:pPr>
        <w:pStyle w:val="Heading3"/>
      </w:pPr>
      <w:bookmarkStart w:id="104" w:name="_Toc362007459"/>
      <w:r>
        <w:t>1ar Case Turns the Disad</w:t>
      </w:r>
      <w:bookmarkEnd w:id="104"/>
    </w:p>
    <w:p w:rsidR="00A730FA" w:rsidRDefault="00A730FA" w:rsidP="00A730FA">
      <w:pPr>
        <w:pStyle w:val="Heading4"/>
      </w:pPr>
      <w:r>
        <w:t>(--) Extend our RIA Novosti evidence:  Russia needs a strong global economy to grow—if we win our case, we turn the disad…</w:t>
      </w:r>
    </w:p>
    <w:p w:rsidR="00A730FA" w:rsidRDefault="00A730FA" w:rsidP="00A730FA">
      <w:pPr>
        <w:pStyle w:val="Heading4"/>
      </w:pPr>
      <w:r>
        <w:t>(--) Global economic slowdown will tank the Russian economy—outweighs other factors:</w:t>
      </w:r>
    </w:p>
    <w:p w:rsidR="00A730FA" w:rsidRDefault="00A730FA" w:rsidP="00A730FA">
      <w:pPr>
        <w:ind w:left="360"/>
      </w:pPr>
      <w:r>
        <w:t xml:space="preserve">Kevin </w:t>
      </w:r>
      <w:r w:rsidRPr="00A730FA">
        <w:rPr>
          <w:rStyle w:val="StyleStyleBold12pt"/>
        </w:rPr>
        <w:t>Crowley</w:t>
      </w:r>
      <w:r w:rsidRPr="00C2646F">
        <w:rPr>
          <w:rStyle w:val="BoldUnderline"/>
        </w:rPr>
        <w:t>, 3/17/</w:t>
      </w:r>
      <w:r w:rsidRPr="00A730FA">
        <w:rPr>
          <w:rStyle w:val="StyleStyleBold12pt"/>
        </w:rPr>
        <w:t xml:space="preserve">11 </w:t>
      </w:r>
      <w:r>
        <w:t>(staff writer, BusinessWeek, " Is Russia Risky? Two Top Investors Disagree ", http://www.businessweek.com/magazine/content/11_13/b4221050299210.htm)</w:t>
      </w:r>
    </w:p>
    <w:p w:rsidR="00A730FA" w:rsidRDefault="00A730FA" w:rsidP="00A730FA">
      <w:pPr>
        <w:rPr>
          <w:sz w:val="16"/>
        </w:rPr>
      </w:pPr>
      <w:r w:rsidRPr="00D92E8C">
        <w:rPr>
          <w:sz w:val="16"/>
        </w:rPr>
        <w:t>Hakansson, who has run his fund since 1998, says</w:t>
      </w:r>
      <w:r>
        <w:t xml:space="preserve"> </w:t>
      </w:r>
      <w:r w:rsidRPr="00A730FA">
        <w:rPr>
          <w:rStyle w:val="StyleBoldUnderline"/>
          <w:highlight w:val="yellow"/>
        </w:rPr>
        <w:t>the biggest threat to Russian growth today is from a potential global economic slowdown</w:t>
      </w:r>
      <w:r>
        <w:t>—</w:t>
      </w:r>
      <w:r w:rsidRPr="00D92E8C">
        <w:rPr>
          <w:sz w:val="16"/>
        </w:rPr>
        <w:t>as opposed to the late 1990s, when the country's economic problems were internal.</w:t>
      </w:r>
      <w:r>
        <w:t xml:space="preserve"> </w:t>
      </w:r>
      <w:r w:rsidRPr="00A730FA">
        <w:rPr>
          <w:rStyle w:val="StyleBoldUnderline"/>
          <w:highlight w:val="yellow"/>
        </w:rPr>
        <w:t>Colliander,</w:t>
      </w:r>
      <w:r>
        <w:t xml:space="preserve"> </w:t>
      </w:r>
      <w:r w:rsidRPr="00D92E8C">
        <w:rPr>
          <w:sz w:val="16"/>
        </w:rPr>
        <w:t>unlike his crosstown rival,</w:t>
      </w:r>
      <w:r>
        <w:t xml:space="preserve"> </w:t>
      </w:r>
      <w:r w:rsidRPr="00A730FA">
        <w:rPr>
          <w:rStyle w:val="StyleBoldUnderline"/>
          <w:highlight w:val="yellow"/>
        </w:rPr>
        <w:t>is still wary of Russia's propensity to cause its own problems</w:t>
      </w:r>
      <w:r w:rsidRPr="00A730FA">
        <w:rPr>
          <w:highlight w:val="yellow"/>
        </w:rPr>
        <w:t>.</w:t>
      </w:r>
      <w:r>
        <w:t xml:space="preserve"> </w:t>
      </w:r>
      <w:r w:rsidRPr="00D92E8C">
        <w:rPr>
          <w:sz w:val="16"/>
        </w:rPr>
        <w:t>"We always get reminded of this special Russian issue," he says. "Something happens every two or three years. It's difficult to say what it's going to be next time, but something's going to happen. It always does."</w:t>
      </w:r>
    </w:p>
    <w:p w:rsidR="00A730FA" w:rsidRDefault="00A730FA" w:rsidP="00A730FA"/>
    <w:p w:rsidR="00A730FA" w:rsidRPr="0043682C" w:rsidRDefault="00A730FA" w:rsidP="00A730FA">
      <w:pPr>
        <w:rPr>
          <w:sz w:val="14"/>
        </w:rPr>
      </w:pPr>
    </w:p>
    <w:p w:rsidR="00A730FA" w:rsidRDefault="00A730FA" w:rsidP="00A730FA"/>
    <w:p w:rsidR="00A730FA" w:rsidRDefault="00A730FA" w:rsidP="00A730FA">
      <w:r>
        <w:br w:type="page"/>
      </w:r>
    </w:p>
    <w:p w:rsidR="00A730FA" w:rsidRDefault="00A730FA" w:rsidP="00A730FA">
      <w:pPr>
        <w:pStyle w:val="Heading3"/>
      </w:pPr>
      <w:bookmarkStart w:id="105" w:name="_Toc362007460"/>
      <w:r>
        <w:t>1ar Extensions:  China Key</w:t>
      </w:r>
      <w:bookmarkEnd w:id="105"/>
    </w:p>
    <w:p w:rsidR="00A730FA" w:rsidRDefault="00A730FA" w:rsidP="00A730FA">
      <w:pPr>
        <w:pStyle w:val="Heading4"/>
      </w:pPr>
      <w:r>
        <w:t>(--) Extend our China is key to world oil prices evidence, no matter what the US does in Latin America, the huge Chinese population’s consumption of oil will massively outstrip whatever the US does.</w:t>
      </w:r>
    </w:p>
    <w:p w:rsidR="00A730FA" w:rsidRDefault="00A730FA" w:rsidP="00A730FA">
      <w:pPr>
        <w:pStyle w:val="Heading4"/>
      </w:pPr>
      <w:r>
        <w:t>(--) China will tradeoff with U.S. Oil buying</w:t>
      </w:r>
    </w:p>
    <w:p w:rsidR="00A730FA" w:rsidRDefault="00A730FA" w:rsidP="00A730FA">
      <w:r w:rsidRPr="00490A6D">
        <w:t xml:space="preserve">Alexander </w:t>
      </w:r>
      <w:r w:rsidRPr="00A730FA">
        <w:rPr>
          <w:rStyle w:val="StyleStyleBold12pt"/>
        </w:rPr>
        <w:t>Kilyakov, 2013</w:t>
      </w:r>
      <w:r>
        <w:t xml:space="preserve"> </w:t>
      </w:r>
      <w:r w:rsidRPr="00490A6D">
        <w:t>January 14, 2013</w:t>
      </w:r>
      <w:r>
        <w:t xml:space="preserve"> [</w:t>
      </w:r>
      <w:r w:rsidRPr="00490A6D">
        <w:t>Russia invites China to buy more oil</w:t>
      </w:r>
      <w:r>
        <w:t>]</w:t>
      </w:r>
      <w:r w:rsidRPr="00864828">
        <w:t xml:space="preserve"> http://rbth.asia/articles/2013/01/14/russia_invites_china_to_buy_more_oil_21487.html</w:t>
      </w:r>
    </w:p>
    <w:p w:rsidR="00A730FA" w:rsidRPr="00490A6D" w:rsidRDefault="00A730FA" w:rsidP="00A730FA">
      <w:pPr>
        <w:rPr>
          <w:sz w:val="14"/>
        </w:rPr>
      </w:pPr>
      <w:r w:rsidRPr="00490A6D">
        <w:rPr>
          <w:rStyle w:val="StyleBoldUnderline"/>
        </w:rPr>
        <w:t>The Russian oil company Rosneft has invited China’s CNPC to discuss a potential increase in oil supplies.</w:t>
      </w:r>
      <w:r w:rsidRPr="00490A6D">
        <w:rPr>
          <w:sz w:val="14"/>
        </w:rPr>
        <w:t xml:space="preserve"> The talks are scheduled for 14 January, according to Interfax, citing a source at CNPC. The negotiations are expected to focus on oil supplies from Russia to China through Kazakhstan via the Atasu-Alashankou oil pipeline. The pipeline was completed back in 2005; deliveries started in 2006, before being suspended in 2010. </w:t>
      </w:r>
      <w:r w:rsidRPr="00490A6D">
        <w:rPr>
          <w:rStyle w:val="StyleBoldUnderline"/>
        </w:rPr>
        <w:t>The negotiations on increasing oil supplies have taken on a new dimension since Rosneft and CNPC managed to agree on a change in oil prices</w:t>
      </w:r>
      <w:r>
        <w:t xml:space="preserve">, </w:t>
      </w:r>
      <w:r w:rsidRPr="00490A6D">
        <w:rPr>
          <w:sz w:val="12"/>
        </w:rPr>
        <w:t>RBC analyst Timofey Shatskikh has said</w:t>
      </w:r>
      <w:r w:rsidRPr="0034487E">
        <w:rPr>
          <w:sz w:val="12"/>
          <w:highlight w:val="yellow"/>
        </w:rPr>
        <w:t xml:space="preserve">. </w:t>
      </w:r>
      <w:r w:rsidRPr="0034487E">
        <w:rPr>
          <w:rStyle w:val="StyleBoldUnderline"/>
          <w:highlight w:val="yellow"/>
        </w:rPr>
        <w:t>Both Russia and China have expressed an interest in increasing oil supplies over recent years</w:t>
      </w:r>
      <w:r>
        <w:t xml:space="preserve"> </w:t>
      </w:r>
      <w:r w:rsidRPr="00490A6D">
        <w:rPr>
          <w:sz w:val="12"/>
        </w:rPr>
        <w:t>but two factors have stood in the way. On the one hand, transportation capacity was very limited. On the other, China insisted on a discount. Both issues were resolved in 2011 and 2012. Supplies of Russian oil via the Eastern Siberia–Pacific Ocean pipeline were launched on 1 January 2011. 30 mn metric tonnes of oil have been pumped during the past two years. Last year, Rosneft and CNPC made a deal on a discount. Rosneft has agreed to reduce the price for its Chinese partner by $1.5/bbl. “Now that the key problems and disagreements have been resolved, a return to talks on increased supplies appears to make sense”, Shatskikh said. “What’s more, we have an effectively idle oil pipeline in Kazakhstan and need to expand our presence in Asia. And the Chinese economy apparently needs oil”, he added. In general,</w:t>
      </w:r>
      <w:r>
        <w:t xml:space="preserve"> </w:t>
      </w:r>
      <w:r w:rsidRPr="0034487E">
        <w:rPr>
          <w:rStyle w:val="StyleBoldUnderline"/>
          <w:highlight w:val="yellow"/>
        </w:rPr>
        <w:t>with Russian-Chinese relations rising to a new qualitative level, an increase in oil supplies is more than probable</w:t>
      </w:r>
      <w:r w:rsidRPr="0034487E">
        <w:rPr>
          <w:rStyle w:val="StyleBoldUnderline"/>
          <w:sz w:val="12"/>
          <w:highlight w:val="yellow"/>
        </w:rPr>
        <w:t>,</w:t>
      </w:r>
      <w:r w:rsidRPr="00490A6D">
        <w:rPr>
          <w:sz w:val="12"/>
        </w:rPr>
        <w:t xml:space="preserve"> according to Alexei Maslov, head of the Oriental Studies Department of the Higher School of Economics. “The relations have become visibly more active and inter-party ties have begun for the first time; for example, United Russia and the Chinese Communist Party are holding consultations. Secondly, </w:t>
      </w:r>
      <w:r w:rsidRPr="0034487E">
        <w:rPr>
          <w:rStyle w:val="StyleBoldUnderline"/>
          <w:highlight w:val="yellow"/>
        </w:rPr>
        <w:t>not only has the number of visits increased but also more Russian decision-makers are visiting China. So it might be said that the relations are expanding in general</w:t>
      </w:r>
      <w:r w:rsidRPr="00490A6D">
        <w:rPr>
          <w:sz w:val="14"/>
        </w:rPr>
        <w:t>”, the expert said.</w:t>
      </w:r>
    </w:p>
    <w:p w:rsidR="00121E2D" w:rsidRDefault="00A730FA" w:rsidP="00121E2D">
      <w:pPr>
        <w:pStyle w:val="Heading4"/>
      </w:pPr>
      <w:r>
        <w:t xml:space="preserve"> </w:t>
      </w:r>
      <w:r w:rsidR="00121E2D">
        <w:t>(--) Asia and other developing countries key to the price of oil:</w:t>
      </w:r>
    </w:p>
    <w:p w:rsidR="00121E2D" w:rsidRPr="0062020B" w:rsidRDefault="00121E2D" w:rsidP="00A730FA">
      <w:pPr>
        <w:spacing w:after="0" w:line="240" w:lineRule="auto"/>
        <w:ind w:firstLine="360"/>
        <w:rPr>
          <w:sz w:val="18"/>
        </w:rPr>
      </w:pPr>
      <w:r>
        <w:t xml:space="preserve">ANNE C. </w:t>
      </w:r>
      <w:r w:rsidRPr="00A730FA">
        <w:rPr>
          <w:rStyle w:val="StyleStyleBold12pt"/>
        </w:rPr>
        <w:t>MULKERN,</w:t>
      </w:r>
      <w:r>
        <w:t xml:space="preserve"> 2/28/20</w:t>
      </w:r>
      <w:r w:rsidRPr="00A730FA">
        <w:rPr>
          <w:rStyle w:val="StyleStyleBold12pt"/>
        </w:rPr>
        <w:t>11</w:t>
      </w:r>
      <w:r w:rsidRPr="0062020B">
        <w:rPr>
          <w:rStyle w:val="BoldUnderline"/>
        </w:rPr>
        <w:t xml:space="preserve"> </w:t>
      </w:r>
      <w:r w:rsidRPr="0062020B">
        <w:rPr>
          <w:sz w:val="18"/>
        </w:rPr>
        <w:t xml:space="preserve">(staff, “Soaring Oil Prices Become Popular Argument for Just About Anything” </w:t>
      </w:r>
    </w:p>
    <w:p w:rsidR="00121E2D" w:rsidRPr="0062020B" w:rsidRDefault="001A05C4" w:rsidP="00A730FA">
      <w:pPr>
        <w:spacing w:after="0" w:line="240" w:lineRule="auto"/>
        <w:ind w:left="360"/>
        <w:rPr>
          <w:sz w:val="18"/>
        </w:rPr>
      </w:pPr>
      <w:hyperlink r:id="rId125" w:history="1">
        <w:r w:rsidR="00121E2D" w:rsidRPr="0062020B">
          <w:rPr>
            <w:rStyle w:val="Hyperlink"/>
            <w:sz w:val="18"/>
          </w:rPr>
          <w:t>http://www.nytimes.com/gwire/2011/02/28/28greenwire-soaring-oil-prices-become-popular-argument-for-47763.html?pagewanted=1</w:t>
        </w:r>
      </w:hyperlink>
      <w:r w:rsidR="00121E2D" w:rsidRPr="0062020B">
        <w:rPr>
          <w:sz w:val="18"/>
        </w:rPr>
        <w:t>)</w:t>
      </w:r>
    </w:p>
    <w:p w:rsidR="0036008E" w:rsidRDefault="00121E2D" w:rsidP="00121E2D">
      <w:pPr>
        <w:rPr>
          <w:rStyle w:val="StyleBoldUnderline"/>
        </w:rPr>
      </w:pPr>
      <w:r w:rsidRPr="00A730FA">
        <w:rPr>
          <w:rStyle w:val="StyleBoldUnderline"/>
          <w:highlight w:val="yellow"/>
        </w:rPr>
        <w:t>The world price is set by demand, which is growing in Asia, India and other developing countries</w:t>
      </w:r>
      <w:r>
        <w:t xml:space="preserve">, </w:t>
      </w:r>
      <w:r w:rsidRPr="0062020B">
        <w:rPr>
          <w:sz w:val="16"/>
        </w:rPr>
        <w:t>said Ken Green, resident scholar at the American Enterprise Institute think tank.</w:t>
      </w:r>
      <w:r>
        <w:t xml:space="preserve"> "</w:t>
      </w:r>
      <w:r w:rsidRPr="00A730FA">
        <w:rPr>
          <w:rStyle w:val="StyleBoldUnderline"/>
          <w:highlight w:val="yellow"/>
        </w:rPr>
        <w:t>Supply is increasingly set by corrupt and incompetent governments, government-run oil companies and government-run producers and refiners</w:t>
      </w:r>
      <w:r w:rsidRPr="00A730FA">
        <w:rPr>
          <w:highlight w:val="yellow"/>
        </w:rPr>
        <w:t>,"</w:t>
      </w:r>
      <w:r>
        <w:t xml:space="preserve"> </w:t>
      </w:r>
      <w:r w:rsidRPr="0062020B">
        <w:rPr>
          <w:sz w:val="16"/>
        </w:rPr>
        <w:t>Green said.</w:t>
      </w:r>
      <w:r>
        <w:t xml:space="preserve"> "</w:t>
      </w:r>
      <w:r w:rsidRPr="00A730FA">
        <w:rPr>
          <w:rStyle w:val="StyleBoldUnderline"/>
          <w:highlight w:val="yellow"/>
        </w:rPr>
        <w:t>There's really not much that can be done in the short term to regulate oil prices</w:t>
      </w:r>
      <w:r w:rsidRPr="0062020B">
        <w:rPr>
          <w:rStyle w:val="StyleBoldUnderline"/>
        </w:rPr>
        <w:t>."</w:t>
      </w:r>
    </w:p>
    <w:p w:rsidR="0036008E" w:rsidRDefault="0036008E" w:rsidP="0036008E">
      <w:pPr>
        <w:rPr>
          <w:rStyle w:val="StyleBoldUnderline"/>
        </w:rPr>
      </w:pPr>
      <w:r>
        <w:rPr>
          <w:rStyle w:val="StyleBoldUnderline"/>
        </w:rPr>
        <w:br w:type="page"/>
      </w:r>
    </w:p>
    <w:p w:rsidR="0036008E" w:rsidRDefault="0036008E" w:rsidP="0036008E">
      <w:pPr>
        <w:pStyle w:val="Heading4"/>
      </w:pPr>
      <w:r>
        <w:t>(--) Chinese oil markets keep oil demand high:</w:t>
      </w:r>
    </w:p>
    <w:p w:rsidR="0036008E" w:rsidRDefault="0036008E" w:rsidP="0036008E">
      <w:pPr>
        <w:ind w:left="360"/>
      </w:pPr>
      <w:r>
        <w:t xml:space="preserve">Kenneth </w:t>
      </w:r>
      <w:r w:rsidRPr="0036008E">
        <w:rPr>
          <w:rStyle w:val="StyleStyleBold12pt"/>
        </w:rPr>
        <w:t>Rapoza, 2011</w:t>
      </w:r>
      <w:r>
        <w:t xml:space="preserve"> (staff writer, 8/15/2011, </w:t>
      </w:r>
      <w:hyperlink r:id="rId126" w:history="1">
        <w:r w:rsidRPr="00C301E5">
          <w:rPr>
            <w:rStyle w:val="Hyperlink"/>
          </w:rPr>
          <w:t>http://www.forbes.com/sites/kenrapoza/2011/08/15/why-china-wont-save-oil-prices/</w:t>
        </w:r>
      </w:hyperlink>
      <w:r>
        <w:t>)</w:t>
      </w:r>
    </w:p>
    <w:p w:rsidR="0036008E" w:rsidRDefault="0036008E" w:rsidP="0036008E">
      <w:r w:rsidRPr="0036008E">
        <w:rPr>
          <w:rStyle w:val="StyleBoldUnderline"/>
          <w:highlight w:val="yellow"/>
        </w:rPr>
        <w:t>One of the main reasons for the demand increase — China and the rest of the emerging markets. Chinese oil demand continues to show strong growth despite Chinese measures to slow its economy</w:t>
      </w:r>
      <w:r w:rsidRPr="0036008E">
        <w:rPr>
          <w:highlight w:val="yellow"/>
        </w:rPr>
        <w:t>.</w:t>
      </w:r>
      <w:r>
        <w:t xml:space="preserve"> EIA continues to increase its China oil demand forecast, with </w:t>
      </w:r>
      <w:r w:rsidRPr="0036008E">
        <w:rPr>
          <w:rStyle w:val="StyleBoldUnderline"/>
          <w:highlight w:val="yellow"/>
        </w:rPr>
        <w:t>China expected to increase consumption by nearly a million barrels a day, bringing it up to around 10 million barrels daily</w:t>
      </w:r>
      <w:r w:rsidRPr="0036008E">
        <w:rPr>
          <w:highlight w:val="yellow"/>
        </w:rPr>
        <w:t>.</w:t>
      </w:r>
      <w:r>
        <w:t xml:space="preserve"> That’s high. But it is still much less than the U.S., even as the U.S. economy stagnates.</w:t>
      </w:r>
    </w:p>
    <w:p w:rsidR="00A730FA" w:rsidRDefault="00A730FA" w:rsidP="00121E2D">
      <w:pPr>
        <w:rPr>
          <w:rStyle w:val="StyleBoldUnderline"/>
        </w:rPr>
      </w:pPr>
    </w:p>
    <w:p w:rsidR="00A730FA" w:rsidRDefault="00A730FA" w:rsidP="00A730FA">
      <w:pPr>
        <w:rPr>
          <w:rStyle w:val="StyleBoldUnderline"/>
        </w:rPr>
      </w:pPr>
      <w:r>
        <w:rPr>
          <w:rStyle w:val="StyleBoldUnderline"/>
        </w:rPr>
        <w:br w:type="page"/>
      </w:r>
    </w:p>
    <w:p w:rsidR="00A730FA" w:rsidRDefault="00A730FA" w:rsidP="00A730FA">
      <w:pPr>
        <w:pStyle w:val="Heading3"/>
      </w:pPr>
      <w:bookmarkStart w:id="106" w:name="_Toc362007461"/>
      <w:r>
        <w:t>1ar Extensions:  Oil Prices Will Decline Now</w:t>
      </w:r>
      <w:bookmarkEnd w:id="106"/>
    </w:p>
    <w:p w:rsidR="00A730FA" w:rsidRPr="00A730FA" w:rsidRDefault="00A730FA" w:rsidP="00A730FA">
      <w:pPr>
        <w:pStyle w:val="Heading4"/>
      </w:pPr>
      <w:r>
        <w:t>(--) Extend our Fox Business evidence, it indicates that oil prices will decline now—you should prefer this evidence because it cites market fundamentals and is predictive over their evidence which is just a snapshot.</w:t>
      </w:r>
    </w:p>
    <w:p w:rsidR="00A730FA" w:rsidRDefault="00A730FA" w:rsidP="00A730FA">
      <w:pPr>
        <w:pStyle w:val="Heading4"/>
      </w:pPr>
      <w:r>
        <w:t>(--) Any increase in oil prices is only temporary.</w:t>
      </w:r>
    </w:p>
    <w:p w:rsidR="00A730FA" w:rsidRDefault="00A730FA" w:rsidP="00A730FA">
      <w:pPr>
        <w:ind w:left="720"/>
      </w:pPr>
      <w:r>
        <w:t xml:space="preserve">George </w:t>
      </w:r>
      <w:r w:rsidRPr="00322590">
        <w:rPr>
          <w:rStyle w:val="StyleStyleBold12pt"/>
        </w:rPr>
        <w:t>Leong, 7/18/2013</w:t>
      </w:r>
      <w:r>
        <w:t xml:space="preserve"> (staff writer, “Why You Shouldn’t Be Worried About Surging Oil Prices,” </w:t>
      </w:r>
      <w:hyperlink r:id="rId127" w:history="1">
        <w:r w:rsidRPr="007D1397">
          <w:rPr>
            <w:rStyle w:val="Hyperlink"/>
          </w:rPr>
          <w:t>http://wallstreetsectorselector.com/2013/07/why-you-shouldnt-be-worried-about-surging-oil-prices/</w:t>
        </w:r>
      </w:hyperlink>
      <w:r>
        <w:rPr>
          <w:rStyle w:val="Hyperlink"/>
        </w:rPr>
        <w:t>, Accessed 7/19/2013, rwg)</w:t>
      </w:r>
    </w:p>
    <w:p w:rsidR="00A730FA" w:rsidRDefault="00A730FA" w:rsidP="00A730FA">
      <w:r w:rsidRPr="00322590">
        <w:rPr>
          <w:rStyle w:val="StyleBoldUnderline"/>
          <w:highlight w:val="yellow"/>
        </w:rPr>
        <w:t xml:space="preserve">It’s wise to take a look at the oil companies and those supplying services to them. The prices of these oil stocks are headed higher, but not at the same rate as oil, because traders know the jump in oil prices is only temporary; it’s </w:t>
      </w:r>
      <w:r w:rsidRPr="000857DA">
        <w:rPr>
          <w:rStyle w:val="Emphasis"/>
          <w:highlight w:val="yellow"/>
        </w:rPr>
        <w:t>not sustainable</w:t>
      </w:r>
      <w:r>
        <w:t>.</w:t>
      </w:r>
    </w:p>
    <w:p w:rsidR="00A730FA" w:rsidRDefault="00A730FA" w:rsidP="00A730FA">
      <w:pPr>
        <w:pStyle w:val="Heading4"/>
      </w:pPr>
      <w:r>
        <w:t>(--) Oil prices will decline now—prefer our evidence—cites market fundamentals instead of a snapshot:</w:t>
      </w:r>
    </w:p>
    <w:p w:rsidR="00A730FA" w:rsidRDefault="00A730FA" w:rsidP="00A730FA">
      <w:pPr>
        <w:ind w:left="720"/>
      </w:pPr>
      <w:r>
        <w:t xml:space="preserve">Sam </w:t>
      </w:r>
      <w:r w:rsidRPr="00547DAF">
        <w:rPr>
          <w:rStyle w:val="StyleStyleBold12pt"/>
        </w:rPr>
        <w:t>Fletcher, 1/3/2013</w:t>
      </w:r>
      <w:r>
        <w:t xml:space="preserve"> (staff writer, “MARKET WATCH: Oil prices climb, but joy over new budget appears to wane,” </w:t>
      </w:r>
      <w:hyperlink r:id="rId128" w:history="1">
        <w:r w:rsidRPr="00145353">
          <w:rPr>
            <w:rStyle w:val="Hyperlink"/>
          </w:rPr>
          <w:t>http://www.ogj.com/articles/2013/01/market-watch-oil-prices-climb-but-joy-over-new-budget-appears-to-wane.html</w:t>
        </w:r>
      </w:hyperlink>
      <w:r>
        <w:rPr>
          <w:rStyle w:val="Hyperlink"/>
        </w:rPr>
        <w:t>, Accessed 1/4/2013, rwg)</w:t>
      </w:r>
    </w:p>
    <w:p w:rsidR="00A730FA" w:rsidRPr="00547DAF" w:rsidRDefault="00A730FA" w:rsidP="00A730FA">
      <w:pPr>
        <w:rPr>
          <w:sz w:val="16"/>
        </w:rPr>
      </w:pPr>
      <w:r w:rsidRPr="00547DAF">
        <w:rPr>
          <w:rStyle w:val="StyleBoldUnderline"/>
          <w:highlight w:val="yellow"/>
        </w:rPr>
        <w:t>The PIRA Energy Group in New York said oil market fundamentals are weakening even as the global economic backdrop seemed to improve. “The 2013 oil market is in general not bullish,”</w:t>
      </w:r>
      <w:r w:rsidRPr="00547DAF">
        <w:rPr>
          <w:sz w:val="16"/>
        </w:rPr>
        <w:t xml:space="preserve"> PIRA analysts reported. They expect the Organization of Petroleum Exporting Countries to reduce production to balance markets as non-OPEC supply outpaces demand in 2013.</w:t>
      </w:r>
    </w:p>
    <w:p w:rsidR="00A730FA" w:rsidRDefault="00A730FA" w:rsidP="00A730FA">
      <w:pPr>
        <w:pStyle w:val="Heading4"/>
      </w:pPr>
      <w:r>
        <w:t>(--) Oil prices will drop throughout the year—prefer our evidence it cites long term trends:</w:t>
      </w:r>
    </w:p>
    <w:p w:rsidR="00A730FA" w:rsidRDefault="00A730FA" w:rsidP="00A730FA">
      <w:pPr>
        <w:ind w:left="720"/>
      </w:pPr>
      <w:r>
        <w:t xml:space="preserve">Jeff </w:t>
      </w:r>
      <w:r w:rsidRPr="006C6BAB">
        <w:rPr>
          <w:rStyle w:val="StyleStyleBold12pt"/>
        </w:rPr>
        <w:t>Smith, 1/2/2013</w:t>
      </w:r>
      <w:r>
        <w:t xml:space="preserve"> (staff writer, “Gas, oil prices predicted to decrease in 2013,”  </w:t>
      </w:r>
      <w:hyperlink r:id="rId129" w:history="1">
        <w:r w:rsidRPr="00145353">
          <w:rPr>
            <w:rStyle w:val="Hyperlink"/>
          </w:rPr>
          <w:t>http://www.wsoctv.com/news/news/local/gas-oil-prices-predicted-decrease-2013/nTknk/</w:t>
        </w:r>
      </w:hyperlink>
      <w:r>
        <w:rPr>
          <w:rStyle w:val="Hyperlink"/>
        </w:rPr>
        <w:t>, Accessed 1/4/2013, rwg)</w:t>
      </w:r>
    </w:p>
    <w:p w:rsidR="00AF1226" w:rsidRDefault="00A730FA" w:rsidP="00A730FA">
      <w:pPr>
        <w:rPr>
          <w:sz w:val="16"/>
        </w:rPr>
      </w:pPr>
      <w:r w:rsidRPr="006C6BAB">
        <w:rPr>
          <w:rStyle w:val="StyleBoldUnderline"/>
          <w:highlight w:val="yellow"/>
        </w:rPr>
        <w:t>Oil and gas experts are predicting prices at the pump will continue to drop through 2013.</w:t>
      </w:r>
      <w:r w:rsidRPr="006C6BAB">
        <w:rPr>
          <w:rStyle w:val="StyleBoldUnderline"/>
          <w:sz w:val="12"/>
          <w:highlight w:val="yellow"/>
        </w:rPr>
        <w:t>¶</w:t>
      </w:r>
      <w:r w:rsidRPr="006C6BAB">
        <w:rPr>
          <w:rStyle w:val="StyleBoldUnderline"/>
          <w:highlight w:val="yellow"/>
        </w:rPr>
        <w:t xml:space="preserve"> Deutsche Bank analysts are predicting oil prices will drop from about $100 a barrel to $70 a barrel by year's end.</w:t>
      </w:r>
      <w:r w:rsidRPr="006C6BAB">
        <w:rPr>
          <w:sz w:val="16"/>
        </w:rPr>
        <w:t xml:space="preserve"> That dramatic drop will likely correlate to lower prices at the pump.</w:t>
      </w:r>
    </w:p>
    <w:p w:rsidR="00AF1226" w:rsidRDefault="00AF1226" w:rsidP="00AF1226">
      <w:r>
        <w:br w:type="page"/>
      </w:r>
    </w:p>
    <w:p w:rsidR="00AF1226" w:rsidRPr="0095542D" w:rsidRDefault="00AF1226" w:rsidP="008E1893">
      <w:pPr>
        <w:pStyle w:val="Heading3"/>
        <w:rPr>
          <w:rStyle w:val="BoldUnderline"/>
          <w:rFonts w:asciiTheme="minorHAnsi" w:hAnsiTheme="minorHAnsi" w:cstheme="minorHAnsi"/>
          <w:b/>
          <w:bCs/>
          <w:sz w:val="32"/>
          <w:szCs w:val="32"/>
        </w:rPr>
      </w:pPr>
      <w:bookmarkStart w:id="107" w:name="_Toc301540670"/>
      <w:bookmarkStart w:id="108" w:name="_Toc335830446"/>
      <w:bookmarkStart w:id="109" w:name="_Toc349307007"/>
      <w:bookmarkStart w:id="110" w:name="_Toc360210110"/>
      <w:bookmarkStart w:id="111" w:name="_Toc360210208"/>
      <w:bookmarkStart w:id="112" w:name="_Toc362007462"/>
      <w:r w:rsidRPr="0095542D">
        <w:rPr>
          <w:rStyle w:val="BoldUnderline"/>
          <w:rFonts w:asciiTheme="minorHAnsi" w:hAnsiTheme="minorHAnsi" w:cstheme="minorHAnsi"/>
          <w:b/>
          <w:sz w:val="32"/>
          <w:szCs w:val="32"/>
        </w:rPr>
        <w:t>1ar:  Saudi Arabia Checks High Oil Prices</w:t>
      </w:r>
      <w:bookmarkEnd w:id="107"/>
      <w:bookmarkEnd w:id="108"/>
      <w:bookmarkEnd w:id="109"/>
      <w:bookmarkEnd w:id="110"/>
      <w:bookmarkEnd w:id="111"/>
      <w:bookmarkEnd w:id="112"/>
    </w:p>
    <w:p w:rsidR="00AF1226" w:rsidRDefault="00AF1226" w:rsidP="00AF1226">
      <w:pPr>
        <w:pStyle w:val="Heading4"/>
      </w:pPr>
      <w:r>
        <w:t xml:space="preserve"> (--) Saudi Arabia will check increased oil prices:</w:t>
      </w:r>
    </w:p>
    <w:p w:rsidR="00AF1226" w:rsidRPr="0036301A" w:rsidRDefault="00AF1226" w:rsidP="00AF1226">
      <w:pPr>
        <w:ind w:firstLine="360"/>
      </w:pPr>
      <w:r w:rsidRPr="008E1893">
        <w:rPr>
          <w:rStyle w:val="StyleStyleBold12pt"/>
        </w:rPr>
        <w:t>The Economist</w:t>
      </w:r>
      <w:r>
        <w:t>, 3/3/20</w:t>
      </w:r>
      <w:r w:rsidRPr="008E1893">
        <w:rPr>
          <w:rStyle w:val="StyleStyleBold12pt"/>
        </w:rPr>
        <w:t>11</w:t>
      </w:r>
      <w:r>
        <w:t xml:space="preserve"> (“The price of fear,” </w:t>
      </w:r>
      <w:hyperlink r:id="rId130" w:history="1">
        <w:r w:rsidRPr="00C301E5">
          <w:rPr>
            <w:rStyle w:val="Hyperlink"/>
          </w:rPr>
          <w:t>http://www.economist.com/node/18285768</w:t>
        </w:r>
      </w:hyperlink>
      <w:r>
        <w:t>)</w:t>
      </w:r>
    </w:p>
    <w:p w:rsidR="00AF1226" w:rsidRDefault="00AF1226" w:rsidP="00AF1226">
      <w:pPr>
        <w:rPr>
          <w:sz w:val="16"/>
        </w:rPr>
      </w:pPr>
      <w:r w:rsidRPr="008E1893">
        <w:rPr>
          <w:rStyle w:val="StyleBoldUnderline"/>
          <w:highlight w:val="yellow"/>
        </w:rPr>
        <w:t>Saudi Arabia is</w:t>
      </w:r>
      <w:r>
        <w:t xml:space="preserve"> </w:t>
      </w:r>
      <w:r w:rsidRPr="0036301A">
        <w:rPr>
          <w:sz w:val="16"/>
        </w:rPr>
        <w:t>therefore the traders’ chief worry. But it is also,</w:t>
      </w:r>
      <w:r>
        <w:t xml:space="preserve"> </w:t>
      </w:r>
      <w:r w:rsidRPr="008E1893">
        <w:rPr>
          <w:rStyle w:val="StyleBoldUnderline"/>
          <w:highlight w:val="yellow"/>
        </w:rPr>
        <w:t>in oil terms, the world’s chief hope. It is the only producer with significant spare capacity that could quickly be released if the oil price rose too high.</w:t>
      </w:r>
      <w:r>
        <w:t xml:space="preserve"> </w:t>
      </w:r>
      <w:r w:rsidRPr="0036301A">
        <w:rPr>
          <w:sz w:val="16"/>
        </w:rPr>
        <w:t>Although OPEC, in which</w:t>
      </w:r>
      <w:r>
        <w:t xml:space="preserve"> </w:t>
      </w:r>
      <w:r w:rsidRPr="008E1893">
        <w:rPr>
          <w:rStyle w:val="StyleBoldUnderline"/>
          <w:highlight w:val="yellow"/>
        </w:rPr>
        <w:t>Saudi Arabia</w:t>
      </w:r>
      <w:r>
        <w:t xml:space="preserve"> </w:t>
      </w:r>
      <w:r w:rsidRPr="0036301A">
        <w:rPr>
          <w:sz w:val="16"/>
        </w:rPr>
        <w:t>is the biggest force, exists to keep oil prices buoyant, it</w:t>
      </w:r>
      <w:r>
        <w:t xml:space="preserve"> </w:t>
      </w:r>
      <w:r w:rsidRPr="008E1893">
        <w:rPr>
          <w:rStyle w:val="StyleBoldUnderline"/>
          <w:highlight w:val="yellow"/>
        </w:rPr>
        <w:t>does not want to see them reach a point where the world economy is damaged and demand for oil falls</w:t>
      </w:r>
      <w:r w:rsidRPr="0036301A">
        <w:rPr>
          <w:rStyle w:val="StyleBoldUnderline"/>
        </w:rPr>
        <w:t xml:space="preserve">. </w:t>
      </w:r>
      <w:r w:rsidRPr="0036301A">
        <w:rPr>
          <w:sz w:val="16"/>
        </w:rPr>
        <w:t>When prices spiked in 2008, the Saudis said they had capacity to spare. Terrified oil markets doubted its existence, and prices rose anyway, to reach $145. Yet the subsequent collapse in the oil price in the second half of 2008 was only partly caused by the credit crisis and the rich-world recession that resulted. Saudi Arabia also pumped extra oil: nearly 2.5m b/d on top of the 8.5m it was already providing.</w:t>
      </w:r>
    </w:p>
    <w:p w:rsidR="00AF1226" w:rsidRDefault="00AF1226" w:rsidP="00AF1226">
      <w:pPr>
        <w:pStyle w:val="Heading4"/>
      </w:pPr>
      <w:r>
        <w:t>(--) Saudi Arabia will stabilize world oil markets:</w:t>
      </w:r>
    </w:p>
    <w:p w:rsidR="00AF1226" w:rsidRPr="00145736" w:rsidRDefault="00AF1226" w:rsidP="00AF1226">
      <w:pPr>
        <w:ind w:left="360"/>
      </w:pPr>
      <w:r w:rsidRPr="00145736">
        <w:t xml:space="preserve">Sangim </w:t>
      </w:r>
      <w:r w:rsidRPr="008E1893">
        <w:rPr>
          <w:rStyle w:val="StyleStyleBold12pt"/>
        </w:rPr>
        <w:t>Han,</w:t>
      </w:r>
      <w:r w:rsidRPr="00145736">
        <w:t xml:space="preserve"> 4/26/20</w:t>
      </w:r>
      <w:r w:rsidRPr="008E1893">
        <w:rPr>
          <w:rStyle w:val="StyleStyleBold12pt"/>
        </w:rPr>
        <w:t>11</w:t>
      </w:r>
      <w:r w:rsidRPr="00145736">
        <w:t xml:space="preserve"> (Business Week, “Saudi Arabia ‘Not Comfortable’ With Oil Price, Al-Falih Says”</w:t>
      </w:r>
      <w:r w:rsidR="008E1893">
        <w:t xml:space="preserve">  </w:t>
      </w:r>
      <w:hyperlink r:id="rId131" w:history="1">
        <w:r w:rsidRPr="00145736">
          <w:rPr>
            <w:rStyle w:val="Hyperlink"/>
          </w:rPr>
          <w:t>http://www.businessweek.com/news/2011-04-26/saudi-arabia-not-comfortable-with-oil-price-al-falih-says.html</w:t>
        </w:r>
      </w:hyperlink>
      <w:r w:rsidRPr="00145736">
        <w:t>)</w:t>
      </w:r>
    </w:p>
    <w:p w:rsidR="00AF1226" w:rsidRDefault="00AF1226" w:rsidP="00AF1226">
      <w:pPr>
        <w:rPr>
          <w:sz w:val="16"/>
        </w:rPr>
      </w:pPr>
      <w:r w:rsidRPr="008E1893">
        <w:rPr>
          <w:rStyle w:val="StyleBoldUnderline"/>
          <w:highlight w:val="yellow"/>
        </w:rPr>
        <w:t>Saudi Arabia is committed to keeping aside a “sizable cushion” of 3 million to 4 million barrels a day of idle production capacity to stabilize the market</w:t>
      </w:r>
      <w:r w:rsidRPr="008E1893">
        <w:rPr>
          <w:highlight w:val="yellow"/>
        </w:rPr>
        <w:t>,</w:t>
      </w:r>
      <w:r>
        <w:t xml:space="preserve"> </w:t>
      </w:r>
      <w:r w:rsidRPr="00145736">
        <w:rPr>
          <w:sz w:val="16"/>
        </w:rPr>
        <w:t>Khalid al-Falih, chief executive officer of Saudi Arabian Oil Co., said today in Seoul.</w:t>
      </w:r>
      <w:r>
        <w:t xml:space="preserve"> </w:t>
      </w:r>
      <w:r w:rsidRPr="008E1893">
        <w:rPr>
          <w:rStyle w:val="StyleBoldUnderline"/>
          <w:highlight w:val="yellow"/>
        </w:rPr>
        <w:t>The kingdom pumped 9 million barrels a day last month, the most since October 2008</w:t>
      </w:r>
      <w:r w:rsidRPr="008E1893">
        <w:rPr>
          <w:rStyle w:val="StyleBoldUnderline"/>
          <w:sz w:val="16"/>
          <w:highlight w:val="yellow"/>
        </w:rPr>
        <w:t>,</w:t>
      </w:r>
      <w:r w:rsidRPr="00145736">
        <w:rPr>
          <w:sz w:val="16"/>
        </w:rPr>
        <w:t xml:space="preserve"> according to a Bloomberg News survey of producers and analysts.</w:t>
      </w:r>
    </w:p>
    <w:p w:rsidR="00AF1226" w:rsidRDefault="00AF1226" w:rsidP="00AF1226">
      <w:pPr>
        <w:pStyle w:val="Heading4"/>
      </w:pPr>
      <w:r>
        <w:t>(--) Spare Saudi capacity will stabilize oil markets:</w:t>
      </w:r>
    </w:p>
    <w:p w:rsidR="00AF1226" w:rsidRPr="00145736" w:rsidRDefault="00AF1226" w:rsidP="00AF1226">
      <w:pPr>
        <w:ind w:left="360"/>
      </w:pPr>
      <w:r w:rsidRPr="00145736">
        <w:t xml:space="preserve">Sangim </w:t>
      </w:r>
      <w:r w:rsidRPr="008E1893">
        <w:rPr>
          <w:rStyle w:val="StyleStyleBold12pt"/>
        </w:rPr>
        <w:t>Han,</w:t>
      </w:r>
      <w:r w:rsidRPr="00145736">
        <w:t xml:space="preserve"> 4/26/20</w:t>
      </w:r>
      <w:r w:rsidRPr="008E1893">
        <w:rPr>
          <w:rStyle w:val="StyleStyleBold12pt"/>
        </w:rPr>
        <w:t>11</w:t>
      </w:r>
      <w:r w:rsidRPr="00145736">
        <w:t xml:space="preserve"> (Business Week, “Saudi Arabia ‘Not Comfortable’ With Oil Price, Al-Falih Says”</w:t>
      </w:r>
      <w:r w:rsidR="008E1893">
        <w:t xml:space="preserve">  </w:t>
      </w:r>
      <w:hyperlink r:id="rId132" w:history="1">
        <w:r w:rsidRPr="00145736">
          <w:rPr>
            <w:rStyle w:val="Hyperlink"/>
          </w:rPr>
          <w:t>http://www.businessweek.com/news/2011-04-26/saudi-arabia-not-comfortable-with-oil-price-al-falih-says.html</w:t>
        </w:r>
      </w:hyperlink>
      <w:r w:rsidRPr="00145736">
        <w:t>)</w:t>
      </w:r>
    </w:p>
    <w:p w:rsidR="00AF1226" w:rsidRDefault="00AF1226" w:rsidP="00AF1226">
      <w:pPr>
        <w:rPr>
          <w:sz w:val="16"/>
        </w:rPr>
      </w:pPr>
      <w:r w:rsidRPr="008E1893">
        <w:rPr>
          <w:rStyle w:val="StyleBoldUnderline"/>
          <w:highlight w:val="yellow"/>
        </w:rPr>
        <w:t>Oil consumers needn’t be concerned by high crude prices because spare capacity can “moderate” the market,</w:t>
      </w:r>
      <w:r>
        <w:t xml:space="preserve"> </w:t>
      </w:r>
      <w:r w:rsidRPr="00145736">
        <w:rPr>
          <w:sz w:val="16"/>
        </w:rPr>
        <w:t>said al- Falih, who is in South Korea for a board meeting this week</w:t>
      </w:r>
      <w:r>
        <w:t xml:space="preserve">. </w:t>
      </w:r>
      <w:r w:rsidRPr="008E1893">
        <w:rPr>
          <w:rStyle w:val="StyleBoldUnderline"/>
          <w:highlight w:val="yellow"/>
        </w:rPr>
        <w:t>Saudi Oil Minister</w:t>
      </w:r>
      <w:r>
        <w:t xml:space="preserve"> </w:t>
      </w:r>
      <w:r w:rsidRPr="00145736">
        <w:rPr>
          <w:sz w:val="16"/>
        </w:rPr>
        <w:t>Ali al-Naimi</w:t>
      </w:r>
      <w:r>
        <w:t xml:space="preserve"> “</w:t>
      </w:r>
      <w:r w:rsidRPr="008E1893">
        <w:rPr>
          <w:rStyle w:val="StyleBoldUnderline"/>
          <w:highlight w:val="yellow"/>
        </w:rPr>
        <w:t xml:space="preserve">has made it clear that the kingdom will continue to act in </w:t>
      </w:r>
      <w:r w:rsidRPr="008E1893">
        <w:rPr>
          <w:rStyle w:val="BoldUnderline"/>
          <w:highlight w:val="yellow"/>
          <w:bdr w:val="single" w:sz="4" w:space="0" w:color="auto"/>
        </w:rPr>
        <w:t>support of oil market stability</w:t>
      </w:r>
      <w:r w:rsidRPr="008E1893">
        <w:rPr>
          <w:rStyle w:val="StyleBoldUnderline"/>
          <w:highlight w:val="yellow"/>
        </w:rPr>
        <w:t>,</w:t>
      </w:r>
      <w:r w:rsidRPr="008E1893">
        <w:rPr>
          <w:highlight w:val="yellow"/>
        </w:rPr>
        <w:t>”</w:t>
      </w:r>
      <w:r>
        <w:t xml:space="preserve"> </w:t>
      </w:r>
      <w:r w:rsidRPr="00145736">
        <w:rPr>
          <w:sz w:val="16"/>
        </w:rPr>
        <w:t>al-Falih said. The minister on April 19 described the recent gains in prices as “unjustified.”</w:t>
      </w:r>
    </w:p>
    <w:p w:rsidR="0036008E" w:rsidRDefault="0036008E" w:rsidP="00A730FA">
      <w:pPr>
        <w:rPr>
          <w:sz w:val="16"/>
        </w:rPr>
      </w:pPr>
    </w:p>
    <w:p w:rsidR="0036008E" w:rsidRDefault="0036008E" w:rsidP="0036008E">
      <w:r>
        <w:br w:type="page"/>
      </w:r>
    </w:p>
    <w:p w:rsidR="008E1893" w:rsidRDefault="008E1893" w:rsidP="008E1893">
      <w:pPr>
        <w:pStyle w:val="Heading3"/>
      </w:pPr>
      <w:bookmarkStart w:id="113" w:name="_Toc301540671"/>
      <w:bookmarkStart w:id="114" w:name="_Toc335830447"/>
      <w:bookmarkStart w:id="115" w:name="_Toc349307008"/>
      <w:bookmarkStart w:id="116" w:name="_Toc360210111"/>
      <w:bookmarkStart w:id="117" w:name="_Toc360210209"/>
      <w:bookmarkStart w:id="118" w:name="_Toc362007463"/>
      <w:r>
        <w:t>1ar:  Speculation Keeps Oil Prices High</w:t>
      </w:r>
      <w:bookmarkEnd w:id="113"/>
      <w:bookmarkEnd w:id="114"/>
      <w:bookmarkEnd w:id="115"/>
      <w:bookmarkEnd w:id="116"/>
      <w:bookmarkEnd w:id="117"/>
      <w:bookmarkEnd w:id="118"/>
    </w:p>
    <w:p w:rsidR="008E1893" w:rsidRDefault="008E1893" w:rsidP="008E1893">
      <w:pPr>
        <w:pStyle w:val="Heading4"/>
      </w:pPr>
      <w:r>
        <w:t>(--) Institutional investors are the cause of the high price of oil:</w:t>
      </w:r>
    </w:p>
    <w:p w:rsidR="008E1893" w:rsidRDefault="008E1893" w:rsidP="008E1893">
      <w:pPr>
        <w:spacing w:after="0" w:line="240" w:lineRule="auto"/>
        <w:ind w:firstLine="360"/>
      </w:pPr>
      <w:r>
        <w:t xml:space="preserve">Joseph </w:t>
      </w:r>
      <w:r w:rsidRPr="008E1893">
        <w:rPr>
          <w:rStyle w:val="StyleStyleBold12pt"/>
        </w:rPr>
        <w:t>Lazzaro,</w:t>
      </w:r>
      <w:r>
        <w:t xml:space="preserve"> 8/15/20</w:t>
      </w:r>
      <w:r w:rsidRPr="008E1893">
        <w:rPr>
          <w:rStyle w:val="StyleStyleBold12pt"/>
        </w:rPr>
        <w:t xml:space="preserve">11 </w:t>
      </w:r>
      <w:r>
        <w:t>(staff writer, “Oil Prices: The U.S. Economy’s Albatross,”</w:t>
      </w:r>
    </w:p>
    <w:p w:rsidR="008E1893" w:rsidRDefault="001A05C4" w:rsidP="008E1893">
      <w:pPr>
        <w:spacing w:after="0" w:line="240" w:lineRule="auto"/>
        <w:ind w:left="360"/>
      </w:pPr>
      <w:hyperlink r:id="rId133" w:history="1">
        <w:r w:rsidR="008E1893" w:rsidRPr="00C301E5">
          <w:rPr>
            <w:rStyle w:val="Hyperlink"/>
          </w:rPr>
          <w:t>http://www.ibtimes.com/articles/198116/20110815/oil-oil-prices-gasoline-gasoline-prices-gdp-hedge-funds-investment-funds.htm</w:t>
        </w:r>
      </w:hyperlink>
      <w:r w:rsidR="008E1893">
        <w:t>)</w:t>
      </w:r>
    </w:p>
    <w:p w:rsidR="00A77FCE" w:rsidRDefault="008E1893" w:rsidP="008E1893">
      <w:r w:rsidRPr="008E1893">
        <w:rPr>
          <w:rStyle w:val="StyleBoldUnderline"/>
          <w:highlight w:val="yellow"/>
        </w:rPr>
        <w:t>In other words, institutional investors, un-enthused by low-return stocks, piled in to oil, driving it up to unacceptable, GDP-reducing levels...slowing U.S. and global GDP growth substantially</w:t>
      </w:r>
      <w:r>
        <w:t xml:space="preserve"> (except in oil producing states, of course), worsening the economic conditions that led institutional investors to invest in oil in the first place!</w:t>
      </w:r>
    </w:p>
    <w:p w:rsidR="00A77FCE" w:rsidRDefault="00A77FCE" w:rsidP="00A77FCE">
      <w:r>
        <w:br w:type="page"/>
      </w:r>
    </w:p>
    <w:p w:rsidR="00A77FCE" w:rsidRPr="006C6BAB" w:rsidRDefault="00A77FCE" w:rsidP="00A77FCE">
      <w:pPr>
        <w:pStyle w:val="Heading2"/>
      </w:pPr>
      <w:bookmarkStart w:id="119" w:name="_Toc362007464"/>
      <w:r>
        <w:t>Impact Turns:   High Oil Prices Bad</w:t>
      </w:r>
      <w:bookmarkEnd w:id="119"/>
    </w:p>
    <w:p w:rsidR="00A77FCE" w:rsidRDefault="00A77FCE" w:rsidP="00A77FCE"/>
    <w:p w:rsidR="00A77FCE" w:rsidRDefault="00A77FCE" w:rsidP="00A77FCE">
      <w:pPr>
        <w:rPr>
          <w:rStyle w:val="StyleBoldUnderline"/>
        </w:rPr>
      </w:pPr>
    </w:p>
    <w:p w:rsidR="00A77FCE" w:rsidRDefault="00A77FCE" w:rsidP="00A77FCE">
      <w:pPr>
        <w:pStyle w:val="Heading3"/>
      </w:pPr>
      <w:bookmarkStart w:id="120" w:name="_Toc362007465"/>
      <w:r>
        <w:t>2ac Impact Turn:  Food Prices</w:t>
      </w:r>
      <w:bookmarkEnd w:id="120"/>
    </w:p>
    <w:p w:rsidR="00A77FCE" w:rsidRDefault="00A77FCE" w:rsidP="00A77FCE">
      <w:pPr>
        <w:pStyle w:val="Heading4"/>
      </w:pPr>
      <w:r>
        <w:t>(--)  Turn:  FOOD PRICES</w:t>
      </w:r>
    </w:p>
    <w:p w:rsidR="00A77FCE" w:rsidRDefault="00A77FCE" w:rsidP="00A77FCE">
      <w:pPr>
        <w:pStyle w:val="Heading4"/>
      </w:pPr>
      <w:r>
        <w:t>A)  High oil prices cause high food prices</w:t>
      </w:r>
    </w:p>
    <w:p w:rsidR="00A77FCE" w:rsidRDefault="00A77FCE" w:rsidP="00A77FCE">
      <w:r>
        <w:t xml:space="preserve">Richard </w:t>
      </w:r>
      <w:r w:rsidRPr="00A730FA">
        <w:rPr>
          <w:rStyle w:val="StyleStyleBold12pt"/>
        </w:rPr>
        <w:t>Valdmanis,</w:t>
      </w:r>
      <w:r w:rsidRPr="002A6D0B">
        <w:rPr>
          <w:b/>
          <w:u w:val="single"/>
        </w:rPr>
        <w:t xml:space="preserve"> 6/2/20</w:t>
      </w:r>
      <w:r w:rsidRPr="00A730FA">
        <w:rPr>
          <w:rStyle w:val="StyleStyleBold12pt"/>
        </w:rPr>
        <w:t>08</w:t>
      </w:r>
      <w:r>
        <w:t xml:space="preserve"> (</w:t>
      </w:r>
      <w:hyperlink r:id="rId134" w:history="1">
        <w:r w:rsidRPr="00215962">
          <w:rPr>
            <w:rStyle w:val="Hyperlink"/>
          </w:rPr>
          <w:t>http://www.reuters.com/article/CentralEuropeanInvestment08/idUSSP32671320080602</w:t>
        </w:r>
      </w:hyperlink>
      <w:r>
        <w:t>)</w:t>
      </w:r>
    </w:p>
    <w:p w:rsidR="00A77FCE" w:rsidRDefault="00A77FCE" w:rsidP="00A77FCE">
      <w:r w:rsidRPr="00A730FA">
        <w:rPr>
          <w:rStyle w:val="StyleBoldUnderline"/>
          <w:highlight w:val="yellow"/>
        </w:rPr>
        <w:t xml:space="preserve">High prices are hitting motorists at the pumps, hobbling energy-intensive industries like airlines and freight and feeding broader inflation including </w:t>
      </w:r>
      <w:r w:rsidRPr="00A730FA">
        <w:rPr>
          <w:rStyle w:val="Emphasis"/>
          <w:highlight w:val="yellow"/>
        </w:rPr>
        <w:t>prices hikes for food</w:t>
      </w:r>
      <w:r w:rsidRPr="00A730FA">
        <w:rPr>
          <w:rStyle w:val="StyleBoldUnderline"/>
          <w:highlight w:val="yellow"/>
        </w:rPr>
        <w:t xml:space="preserve"> that have led to protests and even in extreme cases riots around the world.  "The oil price is unsustainable. I think we've reached the point now where we're starting to see significant responses from consumers,"</w:t>
      </w:r>
      <w:r>
        <w:t xml:space="preserve"> said Jim Hamilton, professor at the </w:t>
      </w:r>
      <w:smartTag w:uri="urn:schemas-microsoft-com:office:smarttags" w:element="PlaceType">
        <w:r>
          <w:t>University</w:t>
        </w:r>
      </w:smartTag>
      <w:r>
        <w:t xml:space="preserve"> of </w:t>
      </w:r>
      <w:smartTag w:uri="urn:schemas-microsoft-com:office:smarttags" w:element="PlaceName">
        <w:r>
          <w:t>California</w:t>
        </w:r>
      </w:smartTag>
      <w:r>
        <w:t xml:space="preserve"> in </w:t>
      </w:r>
      <w:smartTag w:uri="urn:schemas-microsoft-com:office:smarttags" w:element="place">
        <w:smartTag w:uri="urn:schemas-microsoft-com:office:smarttags" w:element="City">
          <w:r>
            <w:t>San Diego</w:t>
          </w:r>
        </w:smartTag>
      </w:smartTag>
      <w:r>
        <w:t>.</w:t>
      </w:r>
    </w:p>
    <w:p w:rsidR="00A77FCE" w:rsidRDefault="00A77FCE" w:rsidP="00A77FCE">
      <w:pPr>
        <w:pStyle w:val="Heading4"/>
      </w:pPr>
      <w:r>
        <w:t>B)  Food price increases threaten 1.1 billion people</w:t>
      </w:r>
    </w:p>
    <w:p w:rsidR="00A77FCE" w:rsidRDefault="00A77FCE" w:rsidP="00A77FCE">
      <w:r w:rsidRPr="00A730FA">
        <w:rPr>
          <w:rStyle w:val="StyleStyleBold12pt"/>
        </w:rPr>
        <w:t>Power, 1996</w:t>
      </w:r>
      <w:r>
        <w:t xml:space="preserve"> staff, Tampa Tribune, January 20, 1996, Lexis</w:t>
      </w:r>
    </w:p>
    <w:p w:rsidR="00A77FCE" w:rsidRDefault="00A77FCE" w:rsidP="00A77FCE">
      <w:r w:rsidRPr="00A730FA">
        <w:rPr>
          <w:highlight w:val="yellow"/>
        </w:rPr>
        <w:t>"</w:t>
      </w:r>
      <w:r w:rsidRPr="00A730FA">
        <w:rPr>
          <w:highlight w:val="yellow"/>
          <w:u w:val="single"/>
        </w:rPr>
        <w:t xml:space="preserve">Even if they are merely blips, </w:t>
      </w:r>
      <w:r w:rsidRPr="00A730FA">
        <w:rPr>
          <w:b/>
          <w:highlight w:val="yellow"/>
          <w:u w:val="single"/>
        </w:rPr>
        <w:t>higher international prices can hurt poor countries</w:t>
      </w:r>
      <w:r w:rsidRPr="00A730FA">
        <w:rPr>
          <w:highlight w:val="yellow"/>
          <w:u w:val="single"/>
        </w:rPr>
        <w:t xml:space="preserve"> that import a significant portion of their food," he said. "</w:t>
      </w:r>
      <w:r w:rsidRPr="00A730FA">
        <w:rPr>
          <w:b/>
          <w:highlight w:val="yellow"/>
          <w:u w:val="single"/>
        </w:rPr>
        <w:t xml:space="preserve">Rising prices can also quickly put food out of reach of the </w:t>
      </w:r>
      <w:r w:rsidRPr="00A730FA">
        <w:rPr>
          <w:rStyle w:val="Emphasis"/>
          <w:highlight w:val="yellow"/>
        </w:rPr>
        <w:t>1.1 billion people</w:t>
      </w:r>
      <w:r w:rsidRPr="00A730FA">
        <w:rPr>
          <w:b/>
          <w:highlight w:val="yellow"/>
          <w:u w:val="single"/>
        </w:rPr>
        <w:t xml:space="preserve"> in the developing world</w:t>
      </w:r>
      <w:r w:rsidRPr="00A730FA">
        <w:rPr>
          <w:highlight w:val="yellow"/>
          <w:u w:val="single"/>
        </w:rPr>
        <w:t xml:space="preserve"> who live on a dollar a day or less</w:t>
      </w:r>
      <w:r w:rsidRPr="00A730FA">
        <w:rPr>
          <w:highlight w:val="yellow"/>
        </w:rPr>
        <w:t>."</w:t>
      </w:r>
      <w:r>
        <w:t xml:space="preserve">  He also said many people in low-income countries already spend more than half of their income on food.</w:t>
      </w:r>
    </w:p>
    <w:p w:rsidR="00A77FCE" w:rsidRDefault="00A77FCE" w:rsidP="00A77FCE">
      <w:pPr>
        <w:rPr>
          <w:rFonts w:eastAsiaTheme="majorEastAsia" w:cstheme="majorBidi"/>
          <w:b/>
          <w:bCs/>
          <w:iCs/>
          <w:sz w:val="26"/>
        </w:rPr>
      </w:pPr>
      <w:r>
        <w:br w:type="page"/>
      </w:r>
    </w:p>
    <w:p w:rsidR="00A77FCE" w:rsidRDefault="00A77FCE" w:rsidP="00A77FCE">
      <w:pPr>
        <w:pStyle w:val="Heading3"/>
      </w:pPr>
      <w:bookmarkStart w:id="121" w:name="_Toc362007466"/>
      <w:r>
        <w:t>2ac Impact Turn:  Global Recession</w:t>
      </w:r>
      <w:bookmarkEnd w:id="121"/>
    </w:p>
    <w:p w:rsidR="00A77FCE" w:rsidRDefault="00A77FCE" w:rsidP="00A77FCE">
      <w:pPr>
        <w:pStyle w:val="Heading4"/>
      </w:pPr>
      <w:r>
        <w:t>(--)  Turn:  Global recession:</w:t>
      </w:r>
    </w:p>
    <w:p w:rsidR="00A77FCE" w:rsidRDefault="00A77FCE" w:rsidP="00A77FCE">
      <w:pPr>
        <w:pStyle w:val="Heading4"/>
      </w:pPr>
      <w:r>
        <w:t>A) Oil price hikes threaten a global recession:</w:t>
      </w:r>
    </w:p>
    <w:p w:rsidR="00A77FCE" w:rsidRDefault="00A77FCE" w:rsidP="00A77FCE">
      <w:r>
        <w:t xml:space="preserve">Richard </w:t>
      </w:r>
      <w:r w:rsidRPr="00A730FA">
        <w:rPr>
          <w:rStyle w:val="StyleStyleBold12pt"/>
        </w:rPr>
        <w:t>Valdmanis,</w:t>
      </w:r>
      <w:r w:rsidRPr="002A6D0B">
        <w:rPr>
          <w:b/>
          <w:u w:val="single"/>
        </w:rPr>
        <w:t xml:space="preserve"> 6/2/20</w:t>
      </w:r>
      <w:r w:rsidRPr="00A730FA">
        <w:rPr>
          <w:rStyle w:val="StyleStyleBold12pt"/>
        </w:rPr>
        <w:t xml:space="preserve">08 </w:t>
      </w:r>
      <w:r>
        <w:t>(</w:t>
      </w:r>
      <w:hyperlink r:id="rId135" w:history="1">
        <w:r w:rsidRPr="00215962">
          <w:rPr>
            <w:rStyle w:val="Hyperlink"/>
          </w:rPr>
          <w:t>http://www.reuters.com/article/CentralEuropeanInvestment08/idUSSP32671320080602</w:t>
        </w:r>
      </w:hyperlink>
      <w:r>
        <w:t>)</w:t>
      </w:r>
    </w:p>
    <w:p w:rsidR="00A77FCE" w:rsidRPr="00A730FA" w:rsidRDefault="00A77FCE" w:rsidP="00A77FCE">
      <w:pPr>
        <w:rPr>
          <w:rStyle w:val="StyleBoldUnderline"/>
        </w:rPr>
      </w:pPr>
      <w:r w:rsidRPr="002A6D0B">
        <w:rPr>
          <w:sz w:val="16"/>
          <w:szCs w:val="16"/>
        </w:rPr>
        <w:t>In the meantime</w:t>
      </w:r>
      <w:r>
        <w:t xml:space="preserve"> </w:t>
      </w:r>
      <w:r w:rsidRPr="00A730FA">
        <w:rPr>
          <w:rStyle w:val="StyleBoldUnderline"/>
          <w:highlight w:val="yellow"/>
        </w:rPr>
        <w:t>continued price hikes are darkening the clouds on the global economic horizon. Energy experts said a continued rise could worsen an economic slowdown in Europe and the United States, already hit by a housing slump and credit crisis and potentially trigger a decisive recession.  It's also bad news for the developing Asian economies that fueled the spike, threatening to slow down their pace of growth.  "We'll see growth slow globally,"</w:t>
      </w:r>
      <w:r>
        <w:t xml:space="preserve"> </w:t>
      </w:r>
      <w:r w:rsidRPr="002A6D0B">
        <w:rPr>
          <w:sz w:val="16"/>
          <w:szCs w:val="16"/>
        </w:rPr>
        <w:t>said Jay Bryson, global economist at Wachovia Bank. "But</w:t>
      </w:r>
      <w:r>
        <w:t xml:space="preserve"> </w:t>
      </w:r>
      <w:r w:rsidRPr="00A730FA">
        <w:rPr>
          <w:rStyle w:val="StyleBoldUnderline"/>
          <w:highlight w:val="yellow"/>
        </w:rPr>
        <w:t>the big losers are the oil importers of the world, including (South) Korea, Japan, China and a lot of other Asian economies in general."</w:t>
      </w:r>
    </w:p>
    <w:p w:rsidR="00A77FCE" w:rsidRDefault="00A77FCE" w:rsidP="00A77FCE">
      <w:pPr>
        <w:pStyle w:val="Heading4"/>
      </w:pPr>
      <w:r>
        <w:t>B) Economic Decline Causes Nuclear War:</w:t>
      </w:r>
    </w:p>
    <w:p w:rsidR="00A77FCE" w:rsidRPr="002B3CC5" w:rsidRDefault="00A77FCE" w:rsidP="00A77FCE">
      <w:pPr>
        <w:rPr>
          <w:u w:val="single"/>
        </w:rPr>
      </w:pPr>
      <w:r w:rsidRPr="002B3CC5">
        <w:t xml:space="preserve">Walter </w:t>
      </w:r>
      <w:r w:rsidRPr="00A730FA">
        <w:rPr>
          <w:rStyle w:val="StyleStyleBold12pt"/>
        </w:rPr>
        <w:t>Mead, 1992</w:t>
      </w:r>
      <w:r>
        <w:rPr>
          <w:u w:val="single"/>
        </w:rPr>
        <w:t xml:space="preserve"> </w:t>
      </w:r>
      <w:r w:rsidRPr="002B3CC5">
        <w:t>NPQ's Board of Advisors, New Perspectives Quarterly, Summer</w:t>
      </w:r>
      <w:r w:rsidRPr="002B3CC5">
        <w:rPr>
          <w:u w:val="single"/>
        </w:rPr>
        <w:t xml:space="preserve"> 1992, </w:t>
      </w:r>
      <w:r w:rsidRPr="002B3CC5">
        <w:t xml:space="preserve">p.30 </w:t>
      </w:r>
    </w:p>
    <w:p w:rsidR="00A77FCE" w:rsidRPr="00A730FA" w:rsidRDefault="00A77FCE" w:rsidP="00A77FCE">
      <w:pPr>
        <w:rPr>
          <w:rStyle w:val="StyleBoldUnderline"/>
        </w:rPr>
      </w:pPr>
      <w:r w:rsidRPr="00A730FA">
        <w:rPr>
          <w:rStyle w:val="StyleBoldUnderline"/>
          <w:highlight w:val="yellow"/>
        </w:rPr>
        <w:t>What if the global economy stagnates-or even shrinks? In the case, we will face a new period of international conflict: South against North, rich against poor, Russia, China, India-these countries with their billions of people and their nuclear weapons will pose a much greater danger to world order than Germany and Japan did in the '30s.</w:t>
      </w:r>
    </w:p>
    <w:p w:rsidR="00A77FCE" w:rsidRPr="0062020B" w:rsidRDefault="00A77FCE" w:rsidP="00A77FCE">
      <w:pPr>
        <w:rPr>
          <w:rStyle w:val="StyleBoldUnderline"/>
        </w:rPr>
      </w:pPr>
    </w:p>
    <w:p w:rsidR="00A77FCE" w:rsidRDefault="00A77FCE" w:rsidP="00A77FCE">
      <w:pPr>
        <w:rPr>
          <w:rFonts w:eastAsiaTheme="majorEastAsia" w:cstheme="majorBidi"/>
          <w:b/>
          <w:bCs/>
          <w:iCs/>
          <w:sz w:val="26"/>
        </w:rPr>
      </w:pPr>
      <w:r>
        <w:br w:type="page"/>
      </w:r>
    </w:p>
    <w:p w:rsidR="00A77FCE" w:rsidRDefault="00A77FCE" w:rsidP="00A77FCE">
      <w:pPr>
        <w:pStyle w:val="Heading3"/>
      </w:pPr>
      <w:bookmarkStart w:id="122" w:name="_Toc301540675"/>
      <w:bookmarkStart w:id="123" w:name="_Toc335830431"/>
      <w:bookmarkStart w:id="124" w:name="_Toc349306992"/>
      <w:bookmarkStart w:id="125" w:name="_Toc360210095"/>
      <w:bookmarkStart w:id="126" w:name="_Toc360210193"/>
      <w:bookmarkStart w:id="127" w:name="_Toc362007467"/>
      <w:r>
        <w:t>2ac Impact Turn:  US Economy</w:t>
      </w:r>
      <w:bookmarkEnd w:id="122"/>
      <w:bookmarkEnd w:id="123"/>
      <w:bookmarkEnd w:id="124"/>
      <w:bookmarkEnd w:id="125"/>
      <w:bookmarkEnd w:id="126"/>
      <w:bookmarkEnd w:id="127"/>
    </w:p>
    <w:p w:rsidR="00A77FCE" w:rsidRDefault="00A77FCE" w:rsidP="00ED5C31">
      <w:pPr>
        <w:pStyle w:val="Heading4"/>
        <w:numPr>
          <w:ilvl w:val="0"/>
          <w:numId w:val="6"/>
        </w:numPr>
        <w:spacing w:after="0" w:line="240" w:lineRule="auto"/>
      </w:pPr>
      <w:r>
        <w:t xml:space="preserve">High oil prices risk a new recession in the US: </w:t>
      </w:r>
    </w:p>
    <w:p w:rsidR="00A77FCE" w:rsidRDefault="00A77FCE" w:rsidP="00A77FCE">
      <w:pPr>
        <w:spacing w:after="0" w:line="240" w:lineRule="auto"/>
        <w:ind w:firstLine="360"/>
      </w:pPr>
      <w:r>
        <w:t xml:space="preserve">Joseph </w:t>
      </w:r>
      <w:r w:rsidRPr="0036008E">
        <w:rPr>
          <w:rStyle w:val="StyleStyleBold12pt"/>
        </w:rPr>
        <w:t>Lazzaro,</w:t>
      </w:r>
      <w:r>
        <w:t xml:space="preserve"> 8/15/20</w:t>
      </w:r>
      <w:r w:rsidRPr="0036008E">
        <w:rPr>
          <w:rStyle w:val="StyleStyleBold12pt"/>
        </w:rPr>
        <w:t>11</w:t>
      </w:r>
      <w:r>
        <w:t xml:space="preserve"> (staff writer, “Oil Prices: The U.S. Economy’s Albatross,”</w:t>
      </w:r>
    </w:p>
    <w:p w:rsidR="00A77FCE" w:rsidRDefault="001A05C4" w:rsidP="00A77FCE">
      <w:pPr>
        <w:spacing w:after="0" w:line="240" w:lineRule="auto"/>
        <w:ind w:left="360"/>
      </w:pPr>
      <w:hyperlink r:id="rId136" w:history="1">
        <w:r w:rsidR="00A77FCE" w:rsidRPr="00C301E5">
          <w:rPr>
            <w:rStyle w:val="Hyperlink"/>
          </w:rPr>
          <w:t>http://www.ibtimes.com/articles/198116/20110815/oil-oil-prices-gasoline-gasoline-prices-gdp-hedge-funds-investment-funds.htm</w:t>
        </w:r>
      </w:hyperlink>
      <w:r w:rsidR="00A77FCE">
        <w:t>)</w:t>
      </w:r>
    </w:p>
    <w:p w:rsidR="00A77FCE" w:rsidRDefault="00A77FCE" w:rsidP="00A77FCE">
      <w:r w:rsidRPr="0036008E">
        <w:rPr>
          <w:rStyle w:val="StyleBoldUnderline"/>
          <w:highlight w:val="yellow"/>
        </w:rPr>
        <w:t>The latest US business and financial news as well as issues and events Sample But oil -- and in specific oil's price -- has also led to massive economic upheavals, including oil shock-induced recessions in the second half of the 20th century</w:t>
      </w:r>
      <w:r>
        <w:t xml:space="preserve">. The 1973-74 and 1979-80 oil shocks led to recessions in the United States, and the 1990 oil shock played a role in third. 2011/2012: More Trouble For U.S. From Oil? </w:t>
      </w:r>
      <w:r w:rsidRPr="0036008E">
        <w:rPr>
          <w:rStyle w:val="StyleBoldUnderline"/>
          <w:highlight w:val="yellow"/>
        </w:rPr>
        <w:t>And it looks like oil is set to wreak havoc on the U.S. and global economies again in 2011 heading into 2012</w:t>
      </w:r>
      <w:r w:rsidRPr="0036008E">
        <w:rPr>
          <w:highlight w:val="yellow"/>
        </w:rPr>
        <w:t xml:space="preserve"> --</w:t>
      </w:r>
      <w:r>
        <w:t xml:space="preserve"> and this after one of the most volatile periods in oil's history -- the leveraging bubble/housing bubble period of 2003-2007.</w:t>
      </w:r>
    </w:p>
    <w:p w:rsidR="00A77FCE" w:rsidRDefault="00A77FCE" w:rsidP="00ED5C31">
      <w:pPr>
        <w:pStyle w:val="Heading4"/>
        <w:numPr>
          <w:ilvl w:val="0"/>
          <w:numId w:val="6"/>
        </w:numPr>
        <w:spacing w:after="0" w:line="240" w:lineRule="auto"/>
      </w:pPr>
      <w:r>
        <w:t>US economic decline causes Russian economic decline:</w:t>
      </w:r>
    </w:p>
    <w:p w:rsidR="00A77FCE" w:rsidRDefault="00A77FCE" w:rsidP="00A77FCE">
      <w:pPr>
        <w:ind w:left="360"/>
      </w:pPr>
      <w:r w:rsidRPr="00912FD5">
        <w:rPr>
          <w:rStyle w:val="BoldUnderline"/>
        </w:rPr>
        <w:t>Associated Press, 2011</w:t>
      </w:r>
      <w:r>
        <w:t xml:space="preserve"> (August 9, 2011, “Russian ruble, stocks tumble as falling oil prices weigh on economy,”  </w:t>
      </w:r>
      <w:hyperlink r:id="rId137" w:history="1">
        <w:r w:rsidRPr="00C301E5">
          <w:rPr>
            <w:rStyle w:val="Hyperlink"/>
          </w:rPr>
          <w:t>http://www.washingtonpost.com/business/markets/russian-ruble-drops-3-pct-against-us-dollar-hit-by-weak-oil-us-debt-downgrade/2011/08/09/gIQANuvx3I_story.html</w:t>
        </w:r>
      </w:hyperlink>
      <w:r>
        <w:t>)</w:t>
      </w:r>
    </w:p>
    <w:p w:rsidR="00A77FCE" w:rsidRPr="00B17666" w:rsidRDefault="00A77FCE" w:rsidP="00A77FCE">
      <w:pPr>
        <w:rPr>
          <w:sz w:val="16"/>
        </w:rPr>
      </w:pPr>
      <w:r w:rsidRPr="0036008E">
        <w:rPr>
          <w:rStyle w:val="StyleBoldUnderline"/>
          <w:highlight w:val="yellow"/>
        </w:rPr>
        <w:t>A slowdown in the U.S. economy could have major repercussions in Russia</w:t>
      </w:r>
      <w:r w:rsidRPr="00B17666">
        <w:rPr>
          <w:sz w:val="16"/>
        </w:rPr>
        <w:t xml:space="preserve">, Tchakarov warned. Renaissance Capital has calculated that </w:t>
      </w:r>
      <w:r w:rsidRPr="0036008E">
        <w:rPr>
          <w:rStyle w:val="StyleBoldUnderline"/>
          <w:highlight w:val="yellow"/>
        </w:rPr>
        <w:t>Russia’s economic growth would be dented by 2 percent if the U.S. economy dropped by 1 percent.</w:t>
      </w:r>
      <w:r w:rsidRPr="00B17666">
        <w:rPr>
          <w:rStyle w:val="StyleBoldUnderline"/>
        </w:rPr>
        <w:t xml:space="preserve"> </w:t>
      </w:r>
      <w:r w:rsidRPr="00B17666">
        <w:rPr>
          <w:sz w:val="16"/>
        </w:rPr>
        <w:t>Strong oil prices this year have helped to prop up a budget that the government had expected to run a deficit. Instead, the government reported a 2.7 percent surplus in January-June. This good performance could provide the necessary buffer, but only if the turmoil is brief, analysts said. “Unlike the crisis in 2008, Russia does not enter this crisis with a strong fiscal position,” Tchakarov said.</w:t>
      </w:r>
    </w:p>
    <w:p w:rsidR="00A77FCE" w:rsidRDefault="00A77FCE" w:rsidP="00A77FCE">
      <w:pPr>
        <w:pStyle w:val="Heading4"/>
      </w:pPr>
      <w:r>
        <w:t>(--) Russian markets are linked to US markets:</w:t>
      </w:r>
    </w:p>
    <w:p w:rsidR="00A77FCE" w:rsidRDefault="00A77FCE" w:rsidP="00A77FCE">
      <w:pPr>
        <w:ind w:firstLine="360"/>
      </w:pPr>
      <w:r>
        <w:t xml:space="preserve">Howard </w:t>
      </w:r>
      <w:r w:rsidRPr="00912FD5">
        <w:rPr>
          <w:rStyle w:val="BoldUnderline"/>
        </w:rPr>
        <w:t>Amos, 2011</w:t>
      </w:r>
      <w:r>
        <w:t xml:space="preserve"> (staff writer, August 8, 2011, “Moscow Mimics Global Market Reaction,”</w:t>
      </w:r>
    </w:p>
    <w:p w:rsidR="00A77FCE" w:rsidRDefault="001A05C4" w:rsidP="00A77FCE">
      <w:pPr>
        <w:ind w:firstLine="360"/>
      </w:pPr>
      <w:hyperlink r:id="rId138" w:history="1">
        <w:r w:rsidR="00A77FCE" w:rsidRPr="00C301E5">
          <w:rPr>
            <w:rStyle w:val="Hyperlink"/>
          </w:rPr>
          <w:t>http://www.themoscowtimes.com/business/article/moscow-mimics-global-market-reaction/441709.html</w:t>
        </w:r>
      </w:hyperlink>
      <w:r w:rsidR="00A77FCE">
        <w:t>)</w:t>
      </w:r>
    </w:p>
    <w:p w:rsidR="00A77FCE" w:rsidRPr="00B17666" w:rsidRDefault="00A77FCE" w:rsidP="00A77FCE">
      <w:pPr>
        <w:rPr>
          <w:sz w:val="16"/>
        </w:rPr>
      </w:pPr>
      <w:r w:rsidRPr="0036008E">
        <w:rPr>
          <w:rStyle w:val="StyleBoldUnderline"/>
          <w:highlight w:val="yellow"/>
        </w:rPr>
        <w:t>As with market movements in Asia and Europe, the volatility of Moscow's bourses was closely linked with developments in the United States, where low growth figures earlier in the week had sparked fears that the world's largest economy was stalling. "The markets are very nervous</w:t>
      </w:r>
      <w:r w:rsidRPr="00B17666">
        <w:rPr>
          <w:sz w:val="16"/>
        </w:rPr>
        <w:t xml:space="preserve">," said Louise Gibney, head of sales at ING Bank in Moscow. But "it's definitely much more the big picture — nothing Russia-related at all." </w:t>
      </w:r>
      <w:r w:rsidRPr="0036008E">
        <w:rPr>
          <w:rStyle w:val="StyleBoldUnderline"/>
          <w:highlight w:val="yellow"/>
        </w:rPr>
        <w:t>A decline in U.S. unemployment</w:t>
      </w:r>
      <w:r w:rsidRPr="00B17666">
        <w:rPr>
          <w:sz w:val="16"/>
        </w:rPr>
        <w:t xml:space="preserve"> and better-than-expected U.S. job data released at 4:30 p.m. Moscow time on Friday precipitated a rally on Wall Street that</w:t>
      </w:r>
      <w:r w:rsidRPr="00B17666">
        <w:rPr>
          <w:rStyle w:val="StyleBoldUnderline"/>
        </w:rPr>
        <w:t xml:space="preserve"> </w:t>
      </w:r>
      <w:r w:rsidRPr="0036008E">
        <w:rPr>
          <w:rStyle w:val="StyleBoldUnderline"/>
          <w:highlight w:val="yellow"/>
        </w:rPr>
        <w:t>was immediately reflected in Russian markets.</w:t>
      </w:r>
    </w:p>
    <w:p w:rsidR="00A77FCE" w:rsidRDefault="00A77FCE" w:rsidP="00A77FCE"/>
    <w:p w:rsidR="00A77FCE" w:rsidRDefault="00A77FCE" w:rsidP="00A77FCE">
      <w:pPr>
        <w:pStyle w:val="Heading3"/>
      </w:pPr>
      <w:bookmarkStart w:id="128" w:name="_Toc335830433"/>
      <w:bookmarkStart w:id="129" w:name="_Toc349306994"/>
      <w:bookmarkStart w:id="130" w:name="_Toc360210097"/>
      <w:bookmarkStart w:id="131" w:name="_Toc360210195"/>
      <w:bookmarkStart w:id="132" w:name="_Toc362007468"/>
      <w:r>
        <w:t>1ar:  US Economy Extensions—US Economy Key to World Economy</w:t>
      </w:r>
      <w:bookmarkEnd w:id="128"/>
      <w:bookmarkEnd w:id="129"/>
      <w:bookmarkEnd w:id="130"/>
      <w:bookmarkEnd w:id="131"/>
      <w:bookmarkEnd w:id="132"/>
    </w:p>
    <w:p w:rsidR="00A77FCE" w:rsidRPr="00952A9F" w:rsidRDefault="00A77FCE" w:rsidP="00A77FCE">
      <w:pPr>
        <w:pStyle w:val="tag"/>
        <w:rPr>
          <w:rFonts w:eastAsia="SimSun"/>
          <w:szCs w:val="24"/>
        </w:rPr>
      </w:pPr>
      <w:r>
        <w:t xml:space="preserve">(--) TURN: </w:t>
      </w:r>
      <w:r w:rsidRPr="00952A9F">
        <w:rPr>
          <w:rFonts w:eastAsia="SimSun"/>
          <w:szCs w:val="24"/>
        </w:rPr>
        <w:t>The US is key to global economy</w:t>
      </w:r>
      <w:r>
        <w:rPr>
          <w:rFonts w:eastAsia="SimSun"/>
          <w:szCs w:val="24"/>
        </w:rPr>
        <w:t>—accesses all their scenarios</w:t>
      </w:r>
    </w:p>
    <w:p w:rsidR="00A77FCE" w:rsidRPr="00952A9F" w:rsidRDefault="00A77FCE" w:rsidP="00A77FCE">
      <w:pPr>
        <w:rPr>
          <w:rFonts w:eastAsia="SimSun"/>
          <w:sz w:val="20"/>
          <w:szCs w:val="24"/>
        </w:rPr>
      </w:pPr>
      <w:r w:rsidRPr="00952A9F">
        <w:rPr>
          <w:rFonts w:eastAsia="SimSun"/>
          <w:sz w:val="20"/>
          <w:szCs w:val="24"/>
        </w:rPr>
        <w:t xml:space="preserve">Walter Russell </w:t>
      </w:r>
      <w:r w:rsidRPr="0036008E">
        <w:rPr>
          <w:rStyle w:val="StyleStyleBold12pt"/>
        </w:rPr>
        <w:t>Mead, 2004</w:t>
      </w:r>
      <w:r>
        <w:rPr>
          <w:rFonts w:eastAsia="SimSun"/>
          <w:sz w:val="20"/>
          <w:szCs w:val="24"/>
        </w:rPr>
        <w:t xml:space="preserve"> </w:t>
      </w:r>
      <w:r w:rsidRPr="00952A9F">
        <w:rPr>
          <w:rFonts w:eastAsia="SimSun"/>
          <w:sz w:val="20"/>
          <w:szCs w:val="24"/>
        </w:rPr>
        <w:t>Kissinger Senior Fellow at the Council of Foreign Relations, Foreign Policy. 3/1/</w:t>
      </w:r>
      <w:r w:rsidRPr="0036008E">
        <w:t>04</w:t>
      </w:r>
    </w:p>
    <w:p w:rsidR="00A77FCE" w:rsidRDefault="00A77FCE" w:rsidP="00A77FCE">
      <w:r w:rsidRPr="00952A9F">
        <w:rPr>
          <w:rFonts w:eastAsia="SimSun"/>
          <w:sz w:val="16"/>
          <w:szCs w:val="24"/>
        </w:rPr>
        <w:t xml:space="preserve">Similarly, in the last 60 years, as foreigners have acquired a greater value in the United States--government and private bonds, direct and portfolio private investments--more and more of them have acquired an interest in maintaining the strength of the U.S.-led system. </w:t>
      </w:r>
      <w:r w:rsidRPr="0036008E">
        <w:rPr>
          <w:rStyle w:val="StyleBoldUnderline"/>
          <w:highlight w:val="yellow"/>
        </w:rPr>
        <w:t>A collapse of the U.S. economy and the ruin of the dollar would do more than dent the prosperity of the U</w:t>
      </w:r>
      <w:r w:rsidRPr="00952A9F">
        <w:rPr>
          <w:rFonts w:eastAsia="SimSun"/>
          <w:sz w:val="16"/>
          <w:szCs w:val="24"/>
        </w:rPr>
        <w:t xml:space="preserve">nited </w:t>
      </w:r>
      <w:r w:rsidRPr="0036008E">
        <w:rPr>
          <w:rStyle w:val="StyleBoldUnderline"/>
          <w:highlight w:val="yellow"/>
        </w:rPr>
        <w:t>S</w:t>
      </w:r>
      <w:r w:rsidRPr="00952A9F">
        <w:rPr>
          <w:rFonts w:eastAsia="SimSun"/>
          <w:sz w:val="16"/>
          <w:szCs w:val="24"/>
        </w:rPr>
        <w:t xml:space="preserve">tates. </w:t>
      </w:r>
      <w:r w:rsidRPr="0036008E">
        <w:rPr>
          <w:rStyle w:val="StyleBoldUnderline"/>
          <w:highlight w:val="yellow"/>
        </w:rPr>
        <w:t>Without their best customer, countries including China and Japan would fall into depressions. The financial strength of every country would be severely shaken should the U</w:t>
      </w:r>
      <w:r w:rsidRPr="00952A9F">
        <w:rPr>
          <w:rFonts w:eastAsia="SimSun"/>
          <w:sz w:val="16"/>
          <w:szCs w:val="24"/>
        </w:rPr>
        <w:t xml:space="preserve">nited </w:t>
      </w:r>
      <w:r w:rsidRPr="0036008E">
        <w:rPr>
          <w:rStyle w:val="StyleBoldUnderline"/>
          <w:highlight w:val="yellow"/>
        </w:rPr>
        <w:t>S</w:t>
      </w:r>
      <w:r w:rsidRPr="00952A9F">
        <w:rPr>
          <w:rFonts w:eastAsia="SimSun"/>
          <w:sz w:val="16"/>
          <w:szCs w:val="24"/>
        </w:rPr>
        <w:t xml:space="preserve">tates </w:t>
      </w:r>
      <w:r w:rsidRPr="0036008E">
        <w:rPr>
          <w:rStyle w:val="StyleBoldUnderline"/>
          <w:highlight w:val="yellow"/>
        </w:rPr>
        <w:t>collapse.</w:t>
      </w:r>
      <w:r w:rsidRPr="00952A9F">
        <w:rPr>
          <w:rFonts w:eastAsia="SimSun"/>
          <w:sz w:val="16"/>
          <w:szCs w:val="24"/>
        </w:rPr>
        <w:t xml:space="preserve"> Under those circumstances, debt becomes a strength, not a weakness, and other countries fear to break with the United States because they need its market and own its securities. Of course, pressed too far, a large national debt can turn from a source of strength to a crippling liability, and the United States must continue to justify other countries' faith by maintaining its long-term record of meeting its financial obligations. But, like Samson in the temple of the Philistines, </w:t>
      </w:r>
      <w:r w:rsidRPr="0036008E">
        <w:rPr>
          <w:rStyle w:val="StyleBoldUnderline"/>
          <w:highlight w:val="yellow"/>
        </w:rPr>
        <w:t>a collapsing U.S. economy would inflict enormous, unacceptable damage on the rest of the world.</w:t>
      </w:r>
      <w:r w:rsidRPr="00952A9F">
        <w:rPr>
          <w:rFonts w:eastAsia="SimSun"/>
          <w:sz w:val="20"/>
          <w:szCs w:val="24"/>
          <w:u w:val="single"/>
        </w:rPr>
        <w:t xml:space="preserve"> </w:t>
      </w:r>
      <w:r w:rsidRPr="00952A9F">
        <w:rPr>
          <w:rFonts w:eastAsia="SimSun"/>
          <w:sz w:val="16"/>
          <w:szCs w:val="24"/>
        </w:rPr>
        <w:t>That is sticky power with a vengeanc</w:t>
      </w:r>
      <w:r w:rsidRPr="00952A9F">
        <w:rPr>
          <w:rFonts w:eastAsia="SimSun"/>
          <w:sz w:val="20"/>
          <w:szCs w:val="24"/>
        </w:rPr>
        <w:t>e</w:t>
      </w:r>
    </w:p>
    <w:p w:rsidR="00A77FCE" w:rsidRDefault="00A77FCE" w:rsidP="00A77FCE">
      <w:pPr>
        <w:pStyle w:val="Heading4"/>
      </w:pPr>
      <w:r>
        <w:t xml:space="preserve">(--) The US Economy is key to the world economy:  accessing all their scenarios:  </w:t>
      </w:r>
    </w:p>
    <w:p w:rsidR="00A77FCE" w:rsidRPr="00A42D3A" w:rsidRDefault="00A77FCE" w:rsidP="00A77FCE">
      <w:pPr>
        <w:ind w:left="360"/>
      </w:pPr>
      <w:r w:rsidRPr="00A42D3A">
        <w:t xml:space="preserve">Kevin </w:t>
      </w:r>
      <w:r w:rsidRPr="0036008E">
        <w:rPr>
          <w:rStyle w:val="StyleStyleBold12pt"/>
        </w:rPr>
        <w:t>Hall, 2010.</w:t>
      </w:r>
      <w:r w:rsidRPr="00A42D3A">
        <w:t xml:space="preserve">  (staff writer).  April 30, 2010.  “U.S. economy grew briskly in first quarter, government says.”  Online.  Internet.  Accessed May 1, 2010 at </w:t>
      </w:r>
      <w:hyperlink r:id="rId139" w:history="1">
        <w:r w:rsidRPr="00A42D3A">
          <w:rPr>
            <w:rStyle w:val="Hyperlink"/>
          </w:rPr>
          <w:t>http://www.miamiherald.com/2010/04/30/1606734/</w:t>
        </w:r>
      </w:hyperlink>
      <w:r w:rsidRPr="00A42D3A">
        <w:t>us-economy-grew-briskly-in-first.html</w:t>
      </w:r>
    </w:p>
    <w:p w:rsidR="00A77FCE" w:rsidRPr="00A42D3A" w:rsidRDefault="00A77FCE" w:rsidP="00A77FCE">
      <w:r w:rsidRPr="0036008E">
        <w:rPr>
          <w:rStyle w:val="StyleBoldUnderline"/>
          <w:highlight w:val="yellow"/>
        </w:rPr>
        <w:t>If sustained, the upturn in U.S. consumption would be good news for the whole world, since the U</w:t>
      </w:r>
      <w:r w:rsidRPr="00A42D3A">
        <w:t>nited</w:t>
      </w:r>
      <w:r w:rsidRPr="00A42D3A">
        <w:rPr>
          <w:rStyle w:val="StyleBoldUnderline"/>
        </w:rPr>
        <w:t xml:space="preserve"> </w:t>
      </w:r>
      <w:r w:rsidRPr="0036008E">
        <w:rPr>
          <w:rStyle w:val="StyleBoldUnderline"/>
          <w:highlight w:val="yellow"/>
        </w:rPr>
        <w:t>S</w:t>
      </w:r>
      <w:r w:rsidRPr="00A42D3A">
        <w:t xml:space="preserve">tates </w:t>
      </w:r>
      <w:r w:rsidRPr="0036008E">
        <w:rPr>
          <w:rStyle w:val="StyleBoldUnderline"/>
          <w:highlight w:val="yellow"/>
        </w:rPr>
        <w:t>remains the key global economic engine</w:t>
      </w:r>
      <w:r w:rsidRPr="00A42D3A">
        <w:rPr>
          <w:rStyle w:val="BoldUnderline"/>
        </w:rPr>
        <w:t>.</w:t>
      </w:r>
      <w:r w:rsidRPr="00A42D3A">
        <w:t xml:space="preserve">  </w:t>
      </w:r>
      <w:r w:rsidRPr="00A42D3A">
        <w:rPr>
          <w:sz w:val="16"/>
        </w:rPr>
        <w:t>"What was particularly encouraging about today's GDP numbers is that U.S. consumption appears to be on a strong recovery path," said Frederic Neumann, co-head of Asian Economic Research for the global Hong Kong bank HSBC.  Friday's GDP numbers were in line with a revised forecast from the International Monetary Fund, which predicted earlier in April that the world's economy would grow at a rate above 4 percent this year, significantly better than its initial 1.9 percent forecast.</w:t>
      </w:r>
    </w:p>
    <w:p w:rsidR="00A77FCE" w:rsidRDefault="00A77FCE" w:rsidP="00A77FCE">
      <w:pPr>
        <w:pStyle w:val="Heading4"/>
      </w:pPr>
      <w:r>
        <w:t>(--) US economic declines undermine the world economy.</w:t>
      </w:r>
    </w:p>
    <w:p w:rsidR="00A77FCE" w:rsidRPr="00A42D3A" w:rsidRDefault="00A77FCE" w:rsidP="00A77FCE">
      <w:pPr>
        <w:ind w:left="360"/>
      </w:pPr>
      <w:r w:rsidRPr="00A42D3A">
        <w:t xml:space="preserve">David </w:t>
      </w:r>
      <w:r w:rsidRPr="0036008E">
        <w:rPr>
          <w:rStyle w:val="StyleStyleBold12pt"/>
        </w:rPr>
        <w:t>Kampf, 2009</w:t>
      </w:r>
      <w:r w:rsidRPr="00A42D3A">
        <w:t xml:space="preserve"> (former communications director for PEPFAR.  May 7, 2009.  Online.  Internet.  Accessed May 7, 2009 at </w:t>
      </w:r>
      <w:hyperlink r:id="rId140" w:history="1">
        <w:r w:rsidRPr="00A42D3A">
          <w:rPr>
            <w:rStyle w:val="Hyperlink"/>
          </w:rPr>
          <w:t>http://www.worldpoliticsreview.com/article.aspx?id=3717</w:t>
        </w:r>
      </w:hyperlink>
      <w:r w:rsidRPr="00A42D3A">
        <w:t>)</w:t>
      </w:r>
    </w:p>
    <w:p w:rsidR="00A77FCE" w:rsidRPr="0036008E" w:rsidRDefault="00A77FCE" w:rsidP="00A77FCE">
      <w:pPr>
        <w:rPr>
          <w:rStyle w:val="StyleBoldUnderline"/>
        </w:rPr>
      </w:pPr>
      <w:r w:rsidRPr="0036008E">
        <w:rPr>
          <w:rStyle w:val="StyleBoldUnderline"/>
          <w:highlight w:val="yellow"/>
        </w:rPr>
        <w:t>The worldwide economic turmoil underlines the importance of the U</w:t>
      </w:r>
      <w:r w:rsidRPr="00A42D3A">
        <w:t xml:space="preserve">nited </w:t>
      </w:r>
      <w:r w:rsidRPr="0036008E">
        <w:rPr>
          <w:rStyle w:val="StyleBoldUnderline"/>
          <w:highlight w:val="yellow"/>
        </w:rPr>
        <w:t>S</w:t>
      </w:r>
      <w:r w:rsidRPr="00A42D3A">
        <w:t xml:space="preserve">tates -- </w:t>
      </w:r>
      <w:r w:rsidRPr="0036008E">
        <w:rPr>
          <w:rStyle w:val="StyleBoldUnderline"/>
          <w:highlight w:val="yellow"/>
        </w:rPr>
        <w:t>for better or worse -- to the global market. As the U.S. goes, so goes the world. When the American bubble burst, the speed with which the contagion spread beyond its borders is an illustration.</w:t>
      </w:r>
    </w:p>
    <w:p w:rsidR="00A77FCE" w:rsidRDefault="00A77FCE" w:rsidP="00A77FCE">
      <w:pPr>
        <w:rPr>
          <w:caps/>
        </w:rPr>
      </w:pPr>
      <w:r>
        <w:br w:type="page"/>
      </w:r>
    </w:p>
    <w:p w:rsidR="00A77FCE" w:rsidRDefault="00A77FCE" w:rsidP="00A77FCE">
      <w:pPr>
        <w:pStyle w:val="Heading3"/>
      </w:pPr>
      <w:bookmarkStart w:id="133" w:name="_Toc362007469"/>
      <w:r>
        <w:t>1ar:  US Economy Extensions—Low Oil Prices Key to US Economy</w:t>
      </w:r>
      <w:bookmarkEnd w:id="133"/>
    </w:p>
    <w:p w:rsidR="00A77FCE" w:rsidRDefault="00A77FCE" w:rsidP="00A77FCE">
      <w:pPr>
        <w:pStyle w:val="Heading4"/>
      </w:pPr>
      <w:r>
        <w:t>(--) Lower oil prices key to business confidence:</w:t>
      </w:r>
    </w:p>
    <w:p w:rsidR="00A77FCE" w:rsidRDefault="00A77FCE" w:rsidP="00A77FCE">
      <w:pPr>
        <w:ind w:left="360"/>
      </w:pPr>
      <w:r>
        <w:t xml:space="preserve">Joseph </w:t>
      </w:r>
      <w:r w:rsidRPr="0036008E">
        <w:rPr>
          <w:rStyle w:val="StyleStyleBold12pt"/>
        </w:rPr>
        <w:t>Lazzaro,</w:t>
      </w:r>
      <w:r>
        <w:t xml:space="preserve"> 8/14/20</w:t>
      </w:r>
      <w:r w:rsidRPr="0036008E">
        <w:rPr>
          <w:rStyle w:val="StyleStyleBold12pt"/>
        </w:rPr>
        <w:t xml:space="preserve">11 </w:t>
      </w:r>
      <w:r>
        <w:t xml:space="preserve">(staff writer,  “U.S. Economy and Stock Market: Where Do We Go From Here?”  </w:t>
      </w:r>
      <w:hyperlink r:id="rId141" w:history="1">
        <w:r w:rsidRPr="00C301E5">
          <w:rPr>
            <w:rStyle w:val="Hyperlink"/>
          </w:rPr>
          <w:t>http://www.ibtimes.com/articles/197592/20110814/recession-unemployment-jobs-krugman-kellner-double-dip-recession.htm?frm=google</w:t>
        </w:r>
      </w:hyperlink>
      <w:r>
        <w:t xml:space="preserve">)  </w:t>
      </w:r>
    </w:p>
    <w:p w:rsidR="00A77FCE" w:rsidRDefault="00A77FCE" w:rsidP="00A77FCE">
      <w:r w:rsidRPr="0036008E">
        <w:rPr>
          <w:rStyle w:val="StyleBoldUnderline"/>
          <w:highlight w:val="yellow"/>
        </w:rPr>
        <w:t>Lower oil prices will also help businesses at every level -- from manufacturers to transportation companies to electric utilities</w:t>
      </w:r>
      <w:r w:rsidRPr="00CD2739">
        <w:rPr>
          <w:rStyle w:val="StyleBoldUnderline"/>
        </w:rPr>
        <w:t>,</w:t>
      </w:r>
      <w:r>
        <w:t xml:space="preserve"> Kellner said. Some investors don't know it, but oil is used in producing certain clothes, as well.  </w:t>
      </w:r>
    </w:p>
    <w:p w:rsidR="00A77FCE" w:rsidRDefault="00A77FCE" w:rsidP="00A77FCE">
      <w:pPr>
        <w:pStyle w:val="Clear"/>
      </w:pPr>
      <w:r>
        <w:t xml:space="preserve">(--) Business confidence collapse causes recession:  </w:t>
      </w:r>
    </w:p>
    <w:p w:rsidR="00A77FCE" w:rsidRDefault="00A77FCE" w:rsidP="00A77FCE">
      <w:pPr>
        <w:ind w:left="360"/>
      </w:pPr>
      <w:r>
        <w:t xml:space="preserve">JOHN </w:t>
      </w:r>
      <w:r w:rsidRPr="0036008E">
        <w:rPr>
          <w:rStyle w:val="StyleStyleBold12pt"/>
        </w:rPr>
        <w:t>BRAITHWAITE,</w:t>
      </w:r>
      <w:r>
        <w:t xml:space="preserve"> 20</w:t>
      </w:r>
      <w:r w:rsidRPr="0036008E">
        <w:rPr>
          <w:rStyle w:val="StyleStyleBold12pt"/>
        </w:rPr>
        <w:t>04</w:t>
      </w:r>
      <w:r>
        <w:t xml:space="preserve"> (The Annals of The American Academy of Political and Social Science, March; Lexis)</w:t>
      </w:r>
    </w:p>
    <w:p w:rsidR="00A77FCE" w:rsidRDefault="00A77FCE" w:rsidP="00A77FCE">
      <w:r w:rsidRPr="00D83B1C">
        <w:rPr>
          <w:sz w:val="16"/>
          <w:szCs w:val="16"/>
        </w:rPr>
        <w:t>The challenge of designing institutions that simultaneously engender emancipation and hope is addressed within the assumption of economic institutions that are fundamentally capitalist. This contemporary global context gives more force to the hope nexus because we know</w:t>
      </w:r>
      <w:r>
        <w:t xml:space="preserve"> </w:t>
      </w:r>
      <w:r w:rsidRPr="0036008E">
        <w:rPr>
          <w:rStyle w:val="StyleBoldUnderline"/>
          <w:highlight w:val="yellow"/>
        </w:rPr>
        <w:t>capitalism thrives on hope. When business confidence collapses, capitalist economies head for recession. This dependence on hope is of quite general import; business leaders must have hope for the future before they will build new factories; consumers need confidence before they will buy what the factories make; investors need confidence before they will buy shares in the company that builds the factory; bankers need confidence to lend money to build the factory;</w:t>
      </w:r>
      <w:r>
        <w:t xml:space="preserve"> </w:t>
      </w:r>
      <w:r w:rsidRPr="00D83B1C">
        <w:rPr>
          <w:sz w:val="16"/>
          <w:szCs w:val="16"/>
        </w:rPr>
        <w:t>scientists need confidence to innovate with new technologies in the hope that a capitalist will come along and market their invention. Keynes's ([1936]1981) General Theory of Employment, Interest and Money lamented the theoretical neglect of "animal spirits" of hope ("spontaneous optimism rather than . . . mathematical expectation" (p. 161) in the discipline of economics, a neglect that continues to this day (see also Barbalet 1993).</w:t>
      </w:r>
    </w:p>
    <w:p w:rsidR="00A77FCE" w:rsidRDefault="00A77FCE" w:rsidP="00A77FCE">
      <w:pPr>
        <w:pStyle w:val="Heading4"/>
      </w:pPr>
      <w:r>
        <w:t>(--) Disruptions in oil supply result in declines in US GDP:</w:t>
      </w:r>
    </w:p>
    <w:p w:rsidR="00A77FCE" w:rsidRDefault="00A77FCE" w:rsidP="00A77FCE">
      <w:pPr>
        <w:spacing w:after="0" w:line="240" w:lineRule="auto"/>
        <w:ind w:firstLine="360"/>
      </w:pPr>
      <w:r>
        <w:t xml:space="preserve">Stephen P.A. </w:t>
      </w:r>
      <w:r w:rsidRPr="00C91E03">
        <w:rPr>
          <w:rStyle w:val="BoldUnderline"/>
        </w:rPr>
        <w:t>Brown, 2010</w:t>
      </w:r>
      <w:r>
        <w:t xml:space="preserve"> (nonresident fellow with Resources for the Future, Reassessing the Oil</w:t>
      </w:r>
    </w:p>
    <w:p w:rsidR="00A77FCE" w:rsidRDefault="00A77FCE" w:rsidP="00A77FCE">
      <w:pPr>
        <w:spacing w:after="0" w:line="240" w:lineRule="auto"/>
        <w:ind w:firstLine="360"/>
      </w:pPr>
      <w:r>
        <w:t xml:space="preserve">Security Premium, February 2010, </w:t>
      </w:r>
      <w:hyperlink r:id="rId142" w:history="1">
        <w:r w:rsidRPr="00095288">
          <w:rPr>
            <w:rStyle w:val="Hyperlink"/>
          </w:rPr>
          <w:t>http://www.rff.org/documents/RFF-DP-10-05.pdf</w:t>
        </w:r>
      </w:hyperlink>
      <w:r>
        <w:t>)</w:t>
      </w:r>
    </w:p>
    <w:p w:rsidR="00A77FCE" w:rsidRPr="00474613" w:rsidRDefault="00A77FCE" w:rsidP="00A77FCE">
      <w:pPr>
        <w:rPr>
          <w:sz w:val="16"/>
        </w:rPr>
      </w:pPr>
      <w:r w:rsidRPr="0036008E">
        <w:rPr>
          <w:rStyle w:val="StyleBoldUnderline"/>
          <w:highlight w:val="yellow"/>
        </w:rPr>
        <w:t>High oil prices and unstable foreign oil production have renewed concern about U.S. energy security</w:t>
      </w:r>
      <w:r w:rsidRPr="0036008E">
        <w:rPr>
          <w:sz w:val="16"/>
          <w:highlight w:val="yellow"/>
        </w:rPr>
        <w:t>.</w:t>
      </w:r>
      <w:r w:rsidRPr="00474613">
        <w:rPr>
          <w:sz w:val="16"/>
        </w:rPr>
        <w:t xml:space="preserve"> The United States draws its oil from an integrated world oil market that includes historically unstable suppliers. In addition, disruptions of world oil supply have led to episodes of sharply rising oil prices, which have resulted in reductions in U.S. gross domestic product (GDP) and large income transfers to foreign oil producers. In fact, 10 of the 11 U.S. recessions since World War II have been preceded by sharply rising oil prices (Figure 1). </w:t>
      </w:r>
      <w:r w:rsidRPr="0036008E">
        <w:rPr>
          <w:rStyle w:val="StyleBoldUnderline"/>
          <w:highlight w:val="yellow"/>
        </w:rPr>
        <w:t>A number of studies</w:t>
      </w:r>
      <w:r w:rsidRPr="00474613">
        <w:rPr>
          <w:sz w:val="16"/>
        </w:rPr>
        <w:t>—such as those by the Council on Foreign Relations (2006) and Leiby (2007)—</w:t>
      </w:r>
      <w:r w:rsidRPr="0036008E">
        <w:rPr>
          <w:rStyle w:val="StyleBoldUnderline"/>
          <w:highlight w:val="yellow"/>
        </w:rPr>
        <w:t>emphasize the costs of U.S. dependence on imported oil. But because oil is fungible, consumers cannot distinguish between domestic and imported sources of the oil they consume, and all oil prices move together with the consequence that no supply is secure from price shocks. At the same time, policy can distinguish between domestic and imported sources of oil, and these sources of supply differ in the instability they create in world oil markets.</w:t>
      </w:r>
      <w:r w:rsidRPr="00474613">
        <w:rPr>
          <w:sz w:val="16"/>
        </w:rPr>
        <w:t xml:space="preserve"> To the extent that the U.S. economic losses associated with oil supply disruptions are externalities that are not taken into account in private actions, they become a concern for economic policy. Our assessment finds that the principal externalities associated with oil supply disruptions are GDP losses and some of the transfers abroad. Such losses are not confined to those who buy the marginal barrel of oil and are not likely to be taken into account in the purchase decision.</w:t>
      </w:r>
    </w:p>
    <w:p w:rsidR="00A77FCE" w:rsidRDefault="00A77FCE" w:rsidP="00A77FCE">
      <w:pPr>
        <w:pStyle w:val="Heading3"/>
      </w:pPr>
      <w:bookmarkStart w:id="134" w:name="_Toc301540688"/>
      <w:bookmarkStart w:id="135" w:name="_Toc335830435"/>
      <w:bookmarkStart w:id="136" w:name="_Toc349306996"/>
      <w:bookmarkStart w:id="137" w:name="_Toc360210099"/>
      <w:bookmarkStart w:id="138" w:name="_Toc360210197"/>
      <w:bookmarkStart w:id="139" w:name="_Toc362007470"/>
      <w:r>
        <w:t>1ar:  US Economy Impact Turns:  Economic Decline = War</w:t>
      </w:r>
      <w:bookmarkEnd w:id="134"/>
      <w:bookmarkEnd w:id="135"/>
      <w:bookmarkEnd w:id="136"/>
      <w:bookmarkEnd w:id="137"/>
      <w:bookmarkEnd w:id="138"/>
      <w:bookmarkEnd w:id="139"/>
    </w:p>
    <w:p w:rsidR="00A77FCE" w:rsidRPr="00A750DD" w:rsidRDefault="00A77FCE" w:rsidP="00A77FCE">
      <w:pPr>
        <w:pStyle w:val="Heading4"/>
        <w:rPr>
          <w:i/>
        </w:rPr>
      </w:pPr>
      <w:r>
        <w:t>(--) Another extended global economic breakdown risks armed conflicts that threaten our survival.</w:t>
      </w:r>
    </w:p>
    <w:p w:rsidR="00A77FCE" w:rsidRPr="006451AD" w:rsidRDefault="00A77FCE" w:rsidP="00A77FCE">
      <w:pPr>
        <w:ind w:left="360"/>
      </w:pPr>
      <w:r w:rsidRPr="006451AD">
        <w:t xml:space="preserve">Phil </w:t>
      </w:r>
      <w:r w:rsidRPr="0036008E">
        <w:rPr>
          <w:rStyle w:val="StyleStyleBold12pt"/>
        </w:rPr>
        <w:t>Kerpen 2008</w:t>
      </w:r>
      <w:r w:rsidRPr="006451AD">
        <w:t xml:space="preserve"> (policy director for Americans for Prosperity).  “From Panic to Depression?” Oct. 28, 2008.  Online.  Internet.  Accessed May 1, 2010 at  </w:t>
      </w:r>
      <w:hyperlink r:id="rId143" w:history="1">
        <w:r w:rsidRPr="006451AD">
          <w:rPr>
            <w:rStyle w:val="Hyperlink"/>
          </w:rPr>
          <w:t>http://article.nationalreview.com/? q=OWQ3ZGYzZTQyZGY4ZWFiZWUxNmYwZT JiNWVkMTIxMmU=</w:t>
        </w:r>
      </w:hyperlink>
    </w:p>
    <w:p w:rsidR="00A77FCE" w:rsidRPr="006451AD" w:rsidRDefault="00A77FCE" w:rsidP="00A77FCE">
      <w:pPr>
        <w:rPr>
          <w:rStyle w:val="StyleBoldUnderline"/>
        </w:rPr>
      </w:pPr>
      <w:r w:rsidRPr="0036008E">
        <w:rPr>
          <w:rStyle w:val="StyleBoldUnderline"/>
          <w:highlight w:val="yellow"/>
        </w:rPr>
        <w:t>It’s important that we avoid all these policy errors</w:t>
      </w:r>
      <w:r w:rsidRPr="006451AD">
        <w:t xml:space="preserve"> — not just for the sake of our prosperity, but </w:t>
      </w:r>
      <w:r w:rsidRPr="0036008E">
        <w:rPr>
          <w:rStyle w:val="StyleBoldUnderline"/>
          <w:highlight w:val="yellow"/>
        </w:rPr>
        <w:t>for our survival. The Great Depression, after all, didn’t end until the advent of World War II, the most destructive war in the history of the planet. In a world of nuclear and biological weapons and non-state terrorist organizations that breed on poverty</w:t>
      </w:r>
      <w:r w:rsidRPr="006451AD">
        <w:t xml:space="preserve"> and despair, </w:t>
      </w:r>
      <w:r w:rsidRPr="0036008E">
        <w:rPr>
          <w:rStyle w:val="StyleBoldUnderline"/>
          <w:highlight w:val="yellow"/>
        </w:rPr>
        <w:t xml:space="preserve">another global economic breakdown of such extended duration </w:t>
      </w:r>
      <w:r w:rsidRPr="0036008E">
        <w:rPr>
          <w:rStyle w:val="BoldUnderline"/>
          <w:highlight w:val="yellow"/>
        </w:rPr>
        <w:t>would risk armed conflicts on an even greater scale</w:t>
      </w:r>
      <w:r w:rsidRPr="0036008E">
        <w:rPr>
          <w:rStyle w:val="StyleBoldUnderline"/>
          <w:highlight w:val="yellow"/>
        </w:rPr>
        <w:t>.</w:t>
      </w:r>
    </w:p>
    <w:p w:rsidR="00A77FCE" w:rsidRPr="008A1D8C" w:rsidRDefault="00A77FCE" w:rsidP="00A77FCE">
      <w:pPr>
        <w:pStyle w:val="Heading4"/>
        <w:rPr>
          <w:i/>
        </w:rPr>
      </w:pPr>
      <w:r>
        <w:t>(--) A global economic</w:t>
      </w:r>
      <w:r w:rsidRPr="008A1D8C">
        <w:t xml:space="preserve"> recovery </w:t>
      </w:r>
      <w:r>
        <w:t xml:space="preserve">is </w:t>
      </w:r>
      <w:r w:rsidRPr="008A1D8C">
        <w:t xml:space="preserve">key to prevent </w:t>
      </w:r>
      <w:r>
        <w:t xml:space="preserve">a </w:t>
      </w:r>
      <w:r w:rsidRPr="008A1D8C">
        <w:t>nuclear World War III</w:t>
      </w:r>
    </w:p>
    <w:p w:rsidR="00A77FCE" w:rsidRPr="006451AD" w:rsidRDefault="00A77FCE" w:rsidP="00A77FCE">
      <w:pPr>
        <w:ind w:left="360"/>
      </w:pPr>
      <w:r w:rsidRPr="006451AD">
        <w:t xml:space="preserve">Sean </w:t>
      </w:r>
      <w:r w:rsidRPr="0036008E">
        <w:rPr>
          <w:rStyle w:val="StyleStyleBold12pt"/>
        </w:rPr>
        <w:t>O'Donnell, 2009</w:t>
      </w:r>
      <w:r w:rsidRPr="006451AD">
        <w:t xml:space="preserve"> (staff writer).  Baltimore Republican Examiner.  "Will this recession lead to World War III?," February 26, 2009.  Online.  Internet.  Accessed May 1, 2010 at Baltimore Republican Examiner http://www.examiner.com/x-3108-Baltimore-Republican-Examiner~y2009m2d26- Will-this-recession-lead-to-World-War-III</w:t>
      </w:r>
    </w:p>
    <w:p w:rsidR="00A77FCE" w:rsidRPr="006451AD" w:rsidRDefault="00A77FCE" w:rsidP="00A77FCE">
      <w:r w:rsidRPr="0036008E">
        <w:rPr>
          <w:rStyle w:val="StyleBoldUnderline"/>
          <w:highlight w:val="yellow"/>
        </w:rPr>
        <w:t>Could the current economic crisis</w:t>
      </w:r>
      <w:r w:rsidRPr="006451AD">
        <w:t xml:space="preserve"> affecting this country and the world </w:t>
      </w:r>
      <w:r w:rsidRPr="0036008E">
        <w:rPr>
          <w:rStyle w:val="StyleBoldUnderline"/>
          <w:highlight w:val="yellow"/>
        </w:rPr>
        <w:t>lead to another world war? The answer may be found by looking back in history.  One of the causes of World War I was the economic rivalry that existed between the nations of Europe</w:t>
      </w:r>
      <w:r w:rsidRPr="006451AD">
        <w:t xml:space="preserve">. </w:t>
      </w:r>
      <w:r w:rsidRPr="006451AD">
        <w:rPr>
          <w:sz w:val="16"/>
        </w:rPr>
        <w:t>In the 19th century France and Great Britain became wealthy through colonialism and the control of foreign resources. This forced other up-and-coming nations (such as Germany) to be more competitive in world trade which led to rivalries and ultimately, to war.</w:t>
      </w:r>
      <w:r w:rsidRPr="006451AD">
        <w:t xml:space="preserve">  </w:t>
      </w:r>
      <w:r w:rsidRPr="0036008E">
        <w:rPr>
          <w:rStyle w:val="StyleBoldUnderline"/>
          <w:highlight w:val="yellow"/>
        </w:rPr>
        <w:t>After the Great Depression ruined the economies of Europe in the 1930s, fascist movements arose</w:t>
      </w:r>
      <w:r w:rsidRPr="006451AD">
        <w:t xml:space="preserve"> </w:t>
      </w:r>
      <w:r w:rsidRPr="006451AD">
        <w:rPr>
          <w:sz w:val="16"/>
        </w:rPr>
        <w:t>to seek economic and social control. From there fanatics like</w:t>
      </w:r>
      <w:r w:rsidRPr="006451AD">
        <w:t xml:space="preserve"> </w:t>
      </w:r>
      <w:r w:rsidRPr="0036008E">
        <w:rPr>
          <w:rStyle w:val="StyleBoldUnderline"/>
          <w:highlight w:val="yellow"/>
        </w:rPr>
        <w:t>Hitler and Mussolini took over Germany and Italy and led them both into World War II.</w:t>
      </w:r>
      <w:r w:rsidRPr="006451AD">
        <w:t xml:space="preserve">  </w:t>
      </w:r>
      <w:r w:rsidRPr="006451AD">
        <w:rPr>
          <w:sz w:val="16"/>
        </w:rPr>
        <w:t xml:space="preserve">With most of North America and Western Europe currently experiencing a recession, </w:t>
      </w:r>
      <w:r w:rsidRPr="0036008E">
        <w:rPr>
          <w:rStyle w:val="StyleBoldUnderline"/>
          <w:highlight w:val="yellow"/>
        </w:rPr>
        <w:t>will competition for resources and economic rivalries with the Middle East, Asia, or South American cause another world war? Add in nuclear weapons</w:t>
      </w:r>
      <w:r w:rsidRPr="006451AD">
        <w:t xml:space="preserve"> and Islamic fundamentalism </w:t>
      </w:r>
      <w:r w:rsidRPr="0036008E">
        <w:rPr>
          <w:rStyle w:val="StyleBoldUnderline"/>
          <w:highlight w:val="yellow"/>
        </w:rPr>
        <w:t>and things look even worse.  Hopefully the economy gets better before it gets worse and the terrifying possibility of World War III is averted. However sometimes history repeats itself</w:t>
      </w:r>
      <w:r w:rsidRPr="006451AD">
        <w:rPr>
          <w:rStyle w:val="StyleBoldUnderline"/>
        </w:rPr>
        <w:t>.</w:t>
      </w:r>
    </w:p>
    <w:p w:rsidR="00A77FCE" w:rsidRPr="006451AD" w:rsidRDefault="00A77FCE" w:rsidP="00A77FCE"/>
    <w:p w:rsidR="00A77FCE" w:rsidRDefault="00A77FCE" w:rsidP="00A77FCE">
      <w:pPr>
        <w:pStyle w:val="RyanEvText1"/>
      </w:pPr>
    </w:p>
    <w:p w:rsidR="008E1893" w:rsidRDefault="008E1893" w:rsidP="008E1893"/>
    <w:p w:rsidR="008E1893" w:rsidRDefault="008E1893" w:rsidP="008E1893">
      <w:r>
        <w:br w:type="page"/>
      </w:r>
    </w:p>
    <w:p w:rsidR="00B763EA" w:rsidRDefault="00B763EA" w:rsidP="00B763EA">
      <w:pPr>
        <w:pStyle w:val="Heading1"/>
        <w:rPr>
          <w:sz w:val="44"/>
          <w:szCs w:val="26"/>
          <w:u w:val="double"/>
        </w:rPr>
      </w:pPr>
      <w:bookmarkStart w:id="140" w:name="_Toc362007471"/>
      <w:r>
        <w:t>Saudi Arabia Oil DA</w:t>
      </w:r>
      <w:bookmarkEnd w:id="140"/>
      <w:r>
        <w:br w:type="page"/>
      </w:r>
    </w:p>
    <w:p w:rsidR="00E65E0C" w:rsidRDefault="00E65E0C" w:rsidP="00E65E0C">
      <w:pPr>
        <w:pStyle w:val="Heading2"/>
      </w:pPr>
      <w:bookmarkStart w:id="141" w:name="_Toc362007472"/>
      <w:r>
        <w:t>Saudi Arabia DA Shell</w:t>
      </w:r>
      <w:bookmarkEnd w:id="141"/>
    </w:p>
    <w:p w:rsidR="008C2E2C" w:rsidRPr="008C2E2C" w:rsidRDefault="008C2E2C" w:rsidP="00ED5C31">
      <w:pPr>
        <w:pStyle w:val="Heading4"/>
        <w:numPr>
          <w:ilvl w:val="0"/>
          <w:numId w:val="10"/>
        </w:numPr>
        <w:rPr>
          <w:rStyle w:val="StyleStyleBold12pt"/>
          <w:b/>
        </w:rPr>
      </w:pPr>
      <w:r w:rsidRPr="008C2E2C">
        <w:rPr>
          <w:rStyle w:val="StyleStyleBold12pt"/>
          <w:b/>
        </w:rPr>
        <w:t>Saudi Arabia’s economy is strong now</w:t>
      </w:r>
      <w:r w:rsidR="00E65E0C">
        <w:rPr>
          <w:rStyle w:val="StyleStyleBold12pt"/>
          <w:b/>
        </w:rPr>
        <w:t>—high oil prices are a key reason why</w:t>
      </w:r>
      <w:r w:rsidRPr="008C2E2C">
        <w:rPr>
          <w:rStyle w:val="StyleStyleBold12pt"/>
          <w:b/>
        </w:rPr>
        <w:t>.</w:t>
      </w:r>
    </w:p>
    <w:p w:rsidR="008C2E2C" w:rsidRDefault="008C2E2C" w:rsidP="008C2E2C">
      <w:pPr>
        <w:ind w:left="720"/>
      </w:pPr>
      <w:r w:rsidRPr="008C2E2C">
        <w:rPr>
          <w:rStyle w:val="StyleStyleBold12pt"/>
        </w:rPr>
        <w:t>Kuwait News Agency, 7/14/2013</w:t>
      </w:r>
      <w:r>
        <w:t xml:space="preserve"> (“Saudi economy grows 5.1 pct ''12 – IMF,” </w:t>
      </w:r>
      <w:hyperlink r:id="rId144" w:history="1">
        <w:r w:rsidRPr="00FF7648">
          <w:rPr>
            <w:rStyle w:val="Hyperlink"/>
          </w:rPr>
          <w:t>http://www.kuna.net.kw/ArticleDetails.aspx?id=2322346&amp;language=en</w:t>
        </w:r>
      </w:hyperlink>
      <w:r>
        <w:t>, Accessed 7/19/2013, rwg)</w:t>
      </w:r>
    </w:p>
    <w:p w:rsidR="008C2E2C" w:rsidRPr="00E65E0C" w:rsidRDefault="008C2E2C" w:rsidP="008E1893">
      <w:pPr>
        <w:rPr>
          <w:sz w:val="14"/>
        </w:rPr>
      </w:pPr>
      <w:r w:rsidRPr="00E65E0C">
        <w:rPr>
          <w:sz w:val="14"/>
        </w:rPr>
        <w:t xml:space="preserve">RIYADH, July 14 (KUNA) -- </w:t>
      </w:r>
      <w:r w:rsidRPr="00E65E0C">
        <w:rPr>
          <w:rStyle w:val="StyleBoldUnderline"/>
          <w:highlight w:val="yellow"/>
        </w:rPr>
        <w:t>Saudi Arabia's economy grew by 5.1 percent in 2012, and the Kingdom has been one of the best performing G-20 economies in recent years</w:t>
      </w:r>
      <w:r w:rsidRPr="00E65E0C">
        <w:rPr>
          <w:sz w:val="14"/>
        </w:rPr>
        <w:t>, thus supported global economy through its stabilizing role in the global oil market.</w:t>
      </w:r>
      <w:r w:rsidR="00E65E0C" w:rsidRPr="00E65E0C">
        <w:rPr>
          <w:sz w:val="12"/>
        </w:rPr>
        <w:t>¶</w:t>
      </w:r>
      <w:r w:rsidR="00E65E0C" w:rsidRPr="00E65E0C">
        <w:rPr>
          <w:sz w:val="14"/>
        </w:rPr>
        <w:t xml:space="preserve"> </w:t>
      </w:r>
      <w:r w:rsidRPr="00E65E0C">
        <w:rPr>
          <w:rStyle w:val="StyleBoldUnderline"/>
          <w:highlight w:val="yellow"/>
        </w:rPr>
        <w:t>The</w:t>
      </w:r>
      <w:r w:rsidRPr="00E65E0C">
        <w:rPr>
          <w:sz w:val="14"/>
        </w:rPr>
        <w:t xml:space="preserve"> International Monetary Fund (</w:t>
      </w:r>
      <w:r w:rsidRPr="00E65E0C">
        <w:rPr>
          <w:rStyle w:val="StyleBoldUnderline"/>
          <w:highlight w:val="yellow"/>
        </w:rPr>
        <w:t>IMF</w:t>
      </w:r>
      <w:r w:rsidRPr="00E65E0C">
        <w:rPr>
          <w:sz w:val="14"/>
        </w:rPr>
        <w:t>), in a report released here Sunday, Saudi Arabia's Generous financial support has also been provided to countries in the Middle East region.</w:t>
      </w:r>
      <w:r w:rsidR="00E65E0C" w:rsidRPr="00E65E0C">
        <w:rPr>
          <w:sz w:val="12"/>
        </w:rPr>
        <w:t>¶</w:t>
      </w:r>
      <w:r w:rsidR="00E65E0C" w:rsidRPr="00E65E0C">
        <w:rPr>
          <w:sz w:val="14"/>
        </w:rPr>
        <w:t xml:space="preserve"> </w:t>
      </w:r>
      <w:r w:rsidRPr="00E65E0C">
        <w:rPr>
          <w:sz w:val="14"/>
        </w:rPr>
        <w:t xml:space="preserve">It </w:t>
      </w:r>
      <w:r w:rsidRPr="00E65E0C">
        <w:rPr>
          <w:rStyle w:val="StyleBoldUnderline"/>
          <w:highlight w:val="yellow"/>
        </w:rPr>
        <w:t xml:space="preserve">added that the Saudi economy grew by 5.1 percent in 2012, </w:t>
      </w:r>
      <w:r w:rsidRPr="00E65E0C">
        <w:rPr>
          <w:rStyle w:val="Emphasis"/>
          <w:highlight w:val="yellow"/>
        </w:rPr>
        <w:t>benefitting from high oil prices</w:t>
      </w:r>
      <w:r w:rsidRPr="00E65E0C">
        <w:rPr>
          <w:rStyle w:val="StyleBoldUnderline"/>
          <w:highlight w:val="yellow"/>
        </w:rPr>
        <w:t xml:space="preserve"> and output, strong private sector growth and government spending</w:t>
      </w:r>
      <w:r w:rsidRPr="00E65E0C">
        <w:rPr>
          <w:sz w:val="14"/>
        </w:rPr>
        <w:t>.</w:t>
      </w:r>
      <w:r w:rsidR="00E65E0C" w:rsidRPr="00E65E0C">
        <w:rPr>
          <w:sz w:val="12"/>
        </w:rPr>
        <w:t>¶</w:t>
      </w:r>
      <w:r w:rsidR="00E65E0C" w:rsidRPr="00E65E0C">
        <w:rPr>
          <w:sz w:val="14"/>
        </w:rPr>
        <w:t xml:space="preserve"> </w:t>
      </w:r>
      <w:r w:rsidRPr="00E65E0C">
        <w:rPr>
          <w:sz w:val="14"/>
        </w:rPr>
        <w:t xml:space="preserve">Inflation has risen over the past year to 3.8 percent in May 2013, driven by higher food prices and housing costs. </w:t>
      </w:r>
      <w:r w:rsidRPr="00E65E0C">
        <w:rPr>
          <w:rStyle w:val="Emphasis"/>
          <w:highlight w:val="yellow"/>
        </w:rPr>
        <w:t>High oil prices</w:t>
      </w:r>
      <w:r w:rsidRPr="00E65E0C">
        <w:rPr>
          <w:rStyle w:val="StyleBoldUnderline"/>
          <w:highlight w:val="yellow"/>
        </w:rPr>
        <w:t xml:space="preserve"> and production led to large fiscal and current account surpluses</w:t>
      </w:r>
      <w:r w:rsidRPr="00E65E0C">
        <w:rPr>
          <w:sz w:val="14"/>
        </w:rPr>
        <w:t>, and international reserves rose further.</w:t>
      </w:r>
    </w:p>
    <w:p w:rsidR="008E1893" w:rsidRPr="00322590" w:rsidRDefault="00E65E0C" w:rsidP="00ED5C31">
      <w:pPr>
        <w:pStyle w:val="Heading4"/>
        <w:numPr>
          <w:ilvl w:val="0"/>
          <w:numId w:val="10"/>
        </w:numPr>
      </w:pPr>
      <w:r>
        <w:t>[Insert specific or] L</w:t>
      </w:r>
      <w:r w:rsidR="008E1893" w:rsidRPr="00322590">
        <w:t>ifting t</w:t>
      </w:r>
      <w:r>
        <w:t>he C</w:t>
      </w:r>
      <w:r w:rsidR="008E1893" w:rsidRPr="00322590">
        <w:t xml:space="preserve">uban embargo opens up massive new oil supplies to us companies.  </w:t>
      </w:r>
    </w:p>
    <w:p w:rsidR="008E1893" w:rsidRPr="00322590" w:rsidRDefault="008E1893" w:rsidP="00E65E0C">
      <w:pPr>
        <w:ind w:left="360"/>
      </w:pPr>
      <w:r w:rsidRPr="00322590">
        <w:t xml:space="preserve">Carolyn </w:t>
      </w:r>
      <w:r w:rsidRPr="00E65E0C">
        <w:rPr>
          <w:rStyle w:val="StyleStyleBold12pt"/>
        </w:rPr>
        <w:t xml:space="preserve">Whelan </w:t>
      </w:r>
      <w:r w:rsidR="00E65E0C" w:rsidRPr="00E65E0C">
        <w:rPr>
          <w:rStyle w:val="StyleStyleBold12pt"/>
        </w:rPr>
        <w:t>2007</w:t>
      </w:r>
      <w:r w:rsidR="00E65E0C">
        <w:t xml:space="preserve"> (staff writer, </w:t>
      </w:r>
      <w:r w:rsidRPr="00322590">
        <w:t xml:space="preserve"> FORTUNE, Mar. 7, 2007.  Retrieved May 26, 2013 from </w:t>
      </w:r>
      <w:hyperlink r:id="rId145" w:history="1">
        <w:r w:rsidRPr="00322590">
          <w:rPr>
            <w:rStyle w:val="Hyperlink"/>
          </w:rPr>
          <w:t>http://money.cnn.com/magazines/fortune/fortune_archive/2007/03/19/8402339/</w:t>
        </w:r>
      </w:hyperlink>
      <w:r w:rsidR="00E65E0C">
        <w:t>, rwg)</w:t>
      </w:r>
    </w:p>
    <w:p w:rsidR="008E1893" w:rsidRPr="00E65E0C" w:rsidRDefault="008E1893" w:rsidP="008E1893">
      <w:pPr>
        <w:rPr>
          <w:sz w:val="16"/>
        </w:rPr>
      </w:pPr>
      <w:r w:rsidRPr="00E65E0C">
        <w:rPr>
          <w:sz w:val="16"/>
        </w:rPr>
        <w:t xml:space="preserve"> (Fortune Magazine) -- </w:t>
      </w:r>
      <w:r w:rsidRPr="00E65E0C">
        <w:rPr>
          <w:rStyle w:val="StyleBoldUnderline"/>
          <w:highlight w:val="yellow"/>
        </w:rPr>
        <w:t>Sometime later this year, less than 70 miles from Florida, a consortium of Spanish, Indian and Norwegian companies will likely start drilling for oil. It could mark the beginning of a Cuban oil rush - one that American oil companies won't be able to join</w:t>
      </w:r>
      <w:r w:rsidRPr="00E65E0C">
        <w:rPr>
          <w:sz w:val="16"/>
        </w:rPr>
        <w:t>, despite their proximity to the action.</w:t>
      </w:r>
      <w:r w:rsidR="00E65E0C" w:rsidRPr="00E65E0C">
        <w:rPr>
          <w:sz w:val="12"/>
        </w:rPr>
        <w:t>¶</w:t>
      </w:r>
      <w:r w:rsidRPr="00E65E0C">
        <w:rPr>
          <w:sz w:val="16"/>
        </w:rPr>
        <w:t xml:space="preserve"> </w:t>
      </w:r>
      <w:r w:rsidRPr="00E65E0C">
        <w:rPr>
          <w:rStyle w:val="StyleBoldUnderline"/>
          <w:highlight w:val="yellow"/>
        </w:rPr>
        <w:t>And that has some U.S. oil industry executives and lobbyists seething, especially since the American Association of Petroleum Geologists calls the offshore Cuban oil deposits a "significant find."</w:t>
      </w:r>
      <w:r w:rsidR="00E65E0C" w:rsidRPr="00E65E0C">
        <w:rPr>
          <w:rStyle w:val="StyleBoldUnderline"/>
          <w:b w:val="0"/>
          <w:sz w:val="12"/>
          <w:highlight w:val="yellow"/>
          <w:u w:val="none"/>
        </w:rPr>
        <w:t>¶</w:t>
      </w:r>
      <w:r w:rsidRPr="00E65E0C">
        <w:rPr>
          <w:sz w:val="16"/>
        </w:rPr>
        <w:t xml:space="preserve"> </w:t>
      </w:r>
      <w:r w:rsidRPr="00E65E0C">
        <w:rPr>
          <w:rStyle w:val="StyleBoldUnderline"/>
          <w:highlight w:val="yellow"/>
        </w:rPr>
        <w:t>U.S. oil companies can't play in these waters, of course, barred as they are by sanctions prohibiting them from doing business with Cuba. But irked at the irony of sanctions designed to isolate Fidel Castro that isolate them instead, some in the oil industry are seeking to exempt U.S. oil companies from the 45-year-old embargo.</w:t>
      </w:r>
      <w:r w:rsidR="00E65E0C" w:rsidRPr="00E65E0C">
        <w:rPr>
          <w:rStyle w:val="StyleBoldUnderline"/>
          <w:b w:val="0"/>
          <w:sz w:val="12"/>
          <w:highlight w:val="yellow"/>
          <w:u w:val="none"/>
        </w:rPr>
        <w:t>¶</w:t>
      </w:r>
      <w:r w:rsidRPr="00E65E0C">
        <w:rPr>
          <w:sz w:val="16"/>
        </w:rPr>
        <w:t xml:space="preserve"> Big Oil's tight pockets</w:t>
      </w:r>
      <w:r w:rsidR="00E65E0C" w:rsidRPr="00E65E0C">
        <w:rPr>
          <w:sz w:val="12"/>
        </w:rPr>
        <w:t>¶</w:t>
      </w:r>
      <w:r w:rsidRPr="00E65E0C">
        <w:rPr>
          <w:sz w:val="16"/>
        </w:rPr>
        <w:t xml:space="preserve"> Emboldened by a newly Democratic Congress and the potential for regime change in Cuba, oil industry lobbyists are promoting exemption bills. One, by Senator Larry Craig (R-Idaho), never got out of committee last year. But Craig plans to reintroduce it in the Senate as part of a larger energy bill in the coming weeks, says spokesman Dan Whiting.</w:t>
      </w:r>
      <w:r w:rsidR="00E65E0C" w:rsidRPr="00E65E0C">
        <w:rPr>
          <w:sz w:val="12"/>
        </w:rPr>
        <w:t>¶</w:t>
      </w:r>
      <w:r w:rsidRPr="00E65E0C">
        <w:rPr>
          <w:sz w:val="16"/>
        </w:rPr>
        <w:t xml:space="preserve"> The House version, sponsored by Jeff Flake (R-Arizona), which would allow the sale of U.S. oil services and equipment to the foreign companies already exploring in Cuba, may also be revived.</w:t>
      </w:r>
      <w:r w:rsidR="00E65E0C" w:rsidRPr="00E65E0C">
        <w:rPr>
          <w:sz w:val="12"/>
        </w:rPr>
        <w:t>¶</w:t>
      </w:r>
      <w:r w:rsidRPr="00E65E0C">
        <w:rPr>
          <w:sz w:val="16"/>
        </w:rPr>
        <w:t xml:space="preserve"> "This is not the 1960s, when the Kennedy administration was protecting the U.S. from a possible missile attack," says Charles Drevna, executive vice president of the National Petrochemical and Refiners Association, which represents 450 companies. "</w:t>
      </w:r>
      <w:r w:rsidRPr="00E65E0C">
        <w:rPr>
          <w:rStyle w:val="StyleBoldUnderline"/>
          <w:highlight w:val="yellow"/>
        </w:rPr>
        <w:t>These resources will be developed and produced - the question is by whom</w:t>
      </w:r>
      <w:r w:rsidRPr="00E65E0C">
        <w:rPr>
          <w:sz w:val="16"/>
        </w:rPr>
        <w:t>. Prohibiting U.S. companies from developing resources 90 miles away is an Alice in Wonderland approach to policy that must be revisited."</w:t>
      </w:r>
      <w:r w:rsidR="00E65E0C" w:rsidRPr="00E65E0C">
        <w:rPr>
          <w:sz w:val="12"/>
        </w:rPr>
        <w:t>¶</w:t>
      </w:r>
      <w:r w:rsidRPr="00E65E0C">
        <w:rPr>
          <w:sz w:val="16"/>
        </w:rPr>
        <w:t xml:space="preserve"> </w:t>
      </w:r>
      <w:r w:rsidRPr="00E65E0C">
        <w:rPr>
          <w:rStyle w:val="StyleBoldUnderline"/>
          <w:highlight w:val="yellow"/>
        </w:rPr>
        <w:t>Call it Castro's revenge. With Cuba's leader sidelined by illness and its economy in shambles, a major oil find - estimated by the U.S. Geological Survey at 4.6 billion barrels, nearly two-thirds the amount in the Arctic National Wildlife Refuge - could give Havana a new lease on life. "Cuba could be a major regional player in oil</w:t>
      </w:r>
      <w:r w:rsidRPr="00E65E0C">
        <w:rPr>
          <w:sz w:val="16"/>
        </w:rPr>
        <w:t>," says Jorge Pi</w:t>
      </w:r>
      <w:r w:rsidRPr="00E65E0C">
        <w:rPr>
          <w:rFonts w:ascii="Tahoma" w:hAnsi="Tahoma" w:cs="Tahoma"/>
          <w:sz w:val="16"/>
        </w:rPr>
        <w:t>�</w:t>
      </w:r>
      <w:r w:rsidRPr="00E65E0C">
        <w:rPr>
          <w:sz w:val="16"/>
        </w:rPr>
        <w:t>on, an oil expert at the University of Miami and a former president of Amoco Oil Latin America.</w:t>
      </w:r>
    </w:p>
    <w:p w:rsidR="008E1893" w:rsidRPr="00322590" w:rsidRDefault="00E65E0C" w:rsidP="00E65E0C">
      <w:pPr>
        <w:pStyle w:val="Heading4"/>
      </w:pPr>
      <w:r>
        <w:t>C. I</w:t>
      </w:r>
      <w:r w:rsidR="008E1893" w:rsidRPr="00322590">
        <w:t xml:space="preserve">mpact:  </w:t>
      </w:r>
    </w:p>
    <w:p w:rsidR="008E1893" w:rsidRPr="00322590" w:rsidRDefault="008E1893" w:rsidP="00E65E0C">
      <w:pPr>
        <w:pStyle w:val="Heading4"/>
      </w:pPr>
      <w:r w:rsidRPr="00322590">
        <w:t>1. Growing oil production for the United States devastates the Gulf economies—risking massive instability.</w:t>
      </w:r>
    </w:p>
    <w:p w:rsidR="008E1893" w:rsidRPr="00322590" w:rsidRDefault="008E1893" w:rsidP="00E65E0C">
      <w:pPr>
        <w:ind w:left="720"/>
      </w:pPr>
      <w:r w:rsidRPr="00322590">
        <w:t xml:space="preserve">Thanassis </w:t>
      </w:r>
      <w:r w:rsidRPr="00E65E0C">
        <w:rPr>
          <w:rStyle w:val="StyleStyleBold12pt"/>
        </w:rPr>
        <w:t>Cambanis</w:t>
      </w:r>
      <w:r w:rsidR="00E65E0C" w:rsidRPr="00E65E0C">
        <w:rPr>
          <w:rStyle w:val="StyleStyleBold12pt"/>
        </w:rPr>
        <w:t>, 2013</w:t>
      </w:r>
      <w:r w:rsidR="00E65E0C">
        <w:t xml:space="preserve"> </w:t>
      </w:r>
      <w:r w:rsidRPr="00322590">
        <w:t xml:space="preserve"> (fellow at The Century Foundation) May 25, 2013.  Retrieved May 26, 2013 from  </w:t>
      </w:r>
      <w:hyperlink r:id="rId146" w:history="1">
        <w:r w:rsidRPr="00322590">
          <w:rPr>
            <w:rStyle w:val="Hyperlink"/>
          </w:rPr>
          <w:t>http://www.bostonglobe.com/ideas/2013/05/25/american-energy-independence-great-shake/pO9Lsad4cVQvjdpyxMI1DO/story.html</w:t>
        </w:r>
      </w:hyperlink>
    </w:p>
    <w:p w:rsidR="008E1893" w:rsidRPr="00E65E0C" w:rsidRDefault="008E1893" w:rsidP="008E1893">
      <w:pPr>
        <w:rPr>
          <w:rStyle w:val="StyleBoldUnderline"/>
        </w:rPr>
      </w:pPr>
      <w:r w:rsidRPr="00322590">
        <w:t xml:space="preserve">Energy independence looks different today, however, than it did in the oil-shocked 1970s. For one thing, </w:t>
      </w:r>
      <w:r w:rsidRPr="00E65E0C">
        <w:rPr>
          <w:rStyle w:val="StyleBoldUnderline"/>
          <w:highlight w:val="yellow"/>
        </w:rPr>
        <w:t>the energy market is a linchpin of the world order, and any big shift is likely to have costs to stability. Some analysts have warned that America’s growing oil production will create a glut that lowers prices, eating up the profits of oil countries and destabilizing their regimes.</w:t>
      </w:r>
      <w:r w:rsidRPr="00322590">
        <w:t xml:space="preserve"> (That’s in the short term, anyway; worldwide, oil demand is still rising fast.) </w:t>
      </w:r>
      <w:r w:rsidRPr="00E65E0C">
        <w:rPr>
          <w:rStyle w:val="StyleBoldUnderline"/>
          <w:highlight w:val="yellow"/>
        </w:rPr>
        <w:t>Falling prices mean that countries that depend on oil will face sudden cash shortages. It’s easy to imagine how destabilizing that could be for</w:t>
      </w:r>
      <w:r w:rsidRPr="00322590">
        <w:t xml:space="preserve"> a natural-resource power like Russia, for </w:t>
      </w:r>
      <w:r w:rsidRPr="00E65E0C">
        <w:rPr>
          <w:rStyle w:val="StyleBoldUnderline"/>
          <w:highlight w:val="yellow"/>
        </w:rPr>
        <w:t>the monarchs of the Persian Gulf</w:t>
      </w:r>
      <w:r w:rsidRPr="00322590">
        <w:t xml:space="preserve">, or for the dictators in Central Asia. </w:t>
      </w:r>
      <w:r w:rsidRPr="00E65E0C">
        <w:rPr>
          <w:rStyle w:val="StyleBoldUnderline"/>
          <w:highlight w:val="yellow"/>
        </w:rPr>
        <w:t xml:space="preserve">No matter how distasteful their rule, the prospect of an unruly transition, or worse still, a protracted conflict, in any of those countries could </w:t>
      </w:r>
      <w:r w:rsidRPr="00E65E0C">
        <w:rPr>
          <w:rStyle w:val="Emphasis"/>
          <w:highlight w:val="yellow"/>
        </w:rPr>
        <w:t>cause havoc.</w:t>
      </w:r>
    </w:p>
    <w:p w:rsidR="008E1893" w:rsidRPr="00322590" w:rsidRDefault="008E1893" w:rsidP="00E65E0C">
      <w:pPr>
        <w:pStyle w:val="Heading4"/>
      </w:pPr>
      <w:r w:rsidRPr="00322590">
        <w:t>2. Declining oil prices undermine Saudi Arabia and threaten their ability to fight terrorism.</w:t>
      </w:r>
    </w:p>
    <w:p w:rsidR="008E1893" w:rsidRPr="00322590" w:rsidRDefault="008E1893" w:rsidP="008E1893">
      <w:r w:rsidRPr="00322590">
        <w:t xml:space="preserve">Benjamin </w:t>
      </w:r>
      <w:r w:rsidRPr="00E65E0C">
        <w:rPr>
          <w:rStyle w:val="StyleStyleBold12pt"/>
        </w:rPr>
        <w:t>Alter &amp;</w:t>
      </w:r>
      <w:r w:rsidRPr="00322590">
        <w:t xml:space="preserve"> Edward </w:t>
      </w:r>
      <w:r w:rsidRPr="00E65E0C">
        <w:rPr>
          <w:rStyle w:val="StyleStyleBold12pt"/>
        </w:rPr>
        <w:t>Fishman</w:t>
      </w:r>
      <w:r w:rsidR="00E65E0C" w:rsidRPr="00E65E0C">
        <w:rPr>
          <w:rStyle w:val="StyleStyleBold12pt"/>
        </w:rPr>
        <w:t>, 2013</w:t>
      </w:r>
      <w:r w:rsidRPr="00322590">
        <w:t xml:space="preserve"> (editors, Foreign Affairs), NEW YORK TIMES, Apr. 28, 2013.  Retrieved May 26, 2013 from </w:t>
      </w:r>
      <w:hyperlink r:id="rId147" w:history="1">
        <w:r w:rsidRPr="00322590">
          <w:rPr>
            <w:rStyle w:val="Hyperlink"/>
          </w:rPr>
          <w:t>http://www.nytimes.com/2013/04/28/opinion/sunday/the-dark-side-of-energy-independence.html?pagewanted=all&amp;_r=0</w:t>
        </w:r>
      </w:hyperlink>
    </w:p>
    <w:p w:rsidR="008E1893" w:rsidRPr="00E65E0C" w:rsidRDefault="008E1893" w:rsidP="008E1893">
      <w:pPr>
        <w:rPr>
          <w:sz w:val="16"/>
        </w:rPr>
      </w:pPr>
      <w:r w:rsidRPr="00E65E0C">
        <w:rPr>
          <w:rStyle w:val="StyleBoldUnderline"/>
          <w:highlight w:val="yellow"/>
        </w:rPr>
        <w:t>Even more alarming is the prospect of instability in Saudi Arabia. In 2011, the Saudi royal family was able to head off an Arab Spring-style revolution because of its enormous oil revenues</w:t>
      </w:r>
      <w:r w:rsidRPr="00E65E0C">
        <w:rPr>
          <w:sz w:val="16"/>
        </w:rPr>
        <w:t xml:space="preserve">, doling out $130 billion in benefits to pacify the country’s younger and poorer inhabitants. </w:t>
      </w:r>
      <w:r w:rsidRPr="00E65E0C">
        <w:rPr>
          <w:rStyle w:val="StyleBoldUnderline"/>
          <w:highlight w:val="yellow"/>
        </w:rPr>
        <w:t xml:space="preserve">Should lower oil prices make such patronage impossible in the future, the kingdom could face domestic unrest — making the country a far less reliable partner for America in </w:t>
      </w:r>
      <w:r w:rsidRPr="00E65E0C">
        <w:rPr>
          <w:rStyle w:val="Emphasis"/>
          <w:highlight w:val="yellow"/>
        </w:rPr>
        <w:t>fighting terrorism</w:t>
      </w:r>
      <w:r w:rsidRPr="00E65E0C">
        <w:rPr>
          <w:rStyle w:val="StyleBoldUnderline"/>
          <w:highlight w:val="yellow"/>
        </w:rPr>
        <w:t xml:space="preserve"> and countering Iran</w:t>
      </w:r>
      <w:r w:rsidRPr="00E65E0C">
        <w:rPr>
          <w:sz w:val="16"/>
        </w:rPr>
        <w:t>. Moreover, if Saudi Arabia has less of its own money to spend on regional security, Washington will have to make up for the shortfall.</w:t>
      </w:r>
    </w:p>
    <w:p w:rsidR="008E1893" w:rsidRPr="00322590" w:rsidRDefault="008E1893" w:rsidP="00E65E0C">
      <w:pPr>
        <w:pStyle w:val="Heading4"/>
      </w:pPr>
      <w:r w:rsidRPr="00322590">
        <w:t>3. Terrorist groups will use nuclear weapons, threatening retaliation to a full scale nuclear war.</w:t>
      </w:r>
    </w:p>
    <w:p w:rsidR="008E1893" w:rsidRPr="00322590" w:rsidRDefault="008E1893" w:rsidP="008E1893">
      <w:r w:rsidRPr="00322590">
        <w:t xml:space="preserve">Mohamed </w:t>
      </w:r>
      <w:r w:rsidRPr="00E65E0C">
        <w:rPr>
          <w:rStyle w:val="StyleStyleBold12pt"/>
        </w:rPr>
        <w:t xml:space="preserve">Sid-Ahmed, </w:t>
      </w:r>
      <w:r w:rsidR="00E65E0C" w:rsidRPr="00E65E0C">
        <w:rPr>
          <w:rStyle w:val="StyleStyleBold12pt"/>
        </w:rPr>
        <w:t>2004</w:t>
      </w:r>
      <w:r w:rsidR="00E65E0C">
        <w:t xml:space="preserve"> </w:t>
      </w:r>
      <w:r w:rsidRPr="00322590">
        <w:t xml:space="preserve">(staff writer) “Extinction!”  2004.  Retrieved May 8, 2012 at </w:t>
      </w:r>
      <w:hyperlink r:id="rId148" w:history="1">
        <w:r w:rsidRPr="00322590">
          <w:rPr>
            <w:rStyle w:val="Hyperlink"/>
          </w:rPr>
          <w:t>http://weekly.ahram.org.eg/2004/705/op5.htm</w:t>
        </w:r>
      </w:hyperlink>
    </w:p>
    <w:p w:rsidR="00E65E0C" w:rsidRDefault="008E1893" w:rsidP="008E1893">
      <w:pPr>
        <w:rPr>
          <w:rStyle w:val="StyleBoldUnderline"/>
          <w:highlight w:val="yellow"/>
        </w:rPr>
      </w:pPr>
      <w:r w:rsidRPr="00E65E0C">
        <w:rPr>
          <w:rStyle w:val="StyleBoldUnderline"/>
          <w:highlight w:val="yellow"/>
        </w:rPr>
        <w:t>What would be the consequences of a nuclear attack by terrorists? Even if it fails, it would further exacerbate the negative features of the new and frightening world in which we are now living</w:t>
      </w:r>
      <w:r w:rsidRPr="00E65E0C">
        <w:rPr>
          <w:sz w:val="16"/>
        </w:rPr>
        <w:t xml:space="preserve">. Societies would close in on themselves, police measures would be stepped up at the expense of human rights, </w:t>
      </w:r>
      <w:r w:rsidRPr="00E65E0C">
        <w:rPr>
          <w:rStyle w:val="StyleBoldUnderline"/>
          <w:highlight w:val="yellow"/>
        </w:rPr>
        <w:t>tensions between civilisations and religions would rise and ethnic conflicts would proliferate</w:t>
      </w:r>
      <w:r w:rsidRPr="00E65E0C">
        <w:rPr>
          <w:sz w:val="16"/>
        </w:rPr>
        <w:t xml:space="preserve">. It would also speed up the arms race and develop the awareness that a different type of world order is imperative if humankind is to survive.  </w:t>
      </w:r>
      <w:r w:rsidRPr="00E65E0C">
        <w:rPr>
          <w:rStyle w:val="StyleBoldUnderline"/>
          <w:highlight w:val="yellow"/>
        </w:rPr>
        <w:t>But the still more critical scenario is if the attack succeeds. This could lead to a third world war, from which no one will emerge victorious. Unlike a conventional war which ends when one side triumphs over another, this war will be without winners and losers. When nuclear pollution infects the whole planet, we will all be losers.</w:t>
      </w:r>
    </w:p>
    <w:p w:rsidR="00E65E0C" w:rsidRDefault="00E65E0C" w:rsidP="00E65E0C">
      <w:pPr>
        <w:rPr>
          <w:rStyle w:val="StyleBoldUnderline"/>
          <w:highlight w:val="yellow"/>
        </w:rPr>
      </w:pPr>
      <w:r>
        <w:rPr>
          <w:rStyle w:val="StyleBoldUnderline"/>
          <w:highlight w:val="yellow"/>
        </w:rPr>
        <w:br w:type="page"/>
      </w:r>
    </w:p>
    <w:p w:rsidR="00E65E0C" w:rsidRDefault="00E65E0C" w:rsidP="00E65E0C">
      <w:pPr>
        <w:pStyle w:val="Heading2"/>
      </w:pPr>
      <w:bookmarkStart w:id="142" w:name="_Toc362007473"/>
      <w:r>
        <w:t>Uniqueness Extensions</w:t>
      </w:r>
      <w:bookmarkEnd w:id="142"/>
    </w:p>
    <w:p w:rsidR="00E65E0C" w:rsidRPr="00E65E0C" w:rsidRDefault="00E65E0C" w:rsidP="00E65E0C">
      <w:pPr>
        <w:pStyle w:val="Heading4"/>
        <w:rPr>
          <w:rStyle w:val="StyleStyleBold12pt"/>
          <w:b/>
          <w:bCs/>
          <w:sz w:val="44"/>
          <w:u w:val="double"/>
        </w:rPr>
      </w:pPr>
      <w:r>
        <w:t xml:space="preserve">(--) </w:t>
      </w:r>
      <w:r w:rsidRPr="00E65E0C">
        <w:rPr>
          <w:rStyle w:val="StyleStyleBold12pt"/>
          <w:b/>
        </w:rPr>
        <w:t>Saudi Arabian growth is strong now.</w:t>
      </w:r>
    </w:p>
    <w:p w:rsidR="00E65E0C" w:rsidRDefault="00E65E0C" w:rsidP="00E65E0C">
      <w:pPr>
        <w:ind w:left="720"/>
      </w:pPr>
      <w:r w:rsidRPr="00E65E0C">
        <w:rPr>
          <w:rStyle w:val="StyleStyleBold12pt"/>
        </w:rPr>
        <w:t>Reuters, 7/11/2013</w:t>
      </w:r>
      <w:r>
        <w:t xml:space="preserve"> (“Strong Saudi economy spurs biggest banks profit to rise,” </w:t>
      </w:r>
      <w:hyperlink r:id="rId149" w:history="1">
        <w:r w:rsidRPr="00FF7648">
          <w:rPr>
            <w:rStyle w:val="Hyperlink"/>
          </w:rPr>
          <w:t>http://english.alarabiya.net/en/business/banking-and-finance/2013/07/11/Strong-Saudi-economy-spurs-biggest-banks-to-profit-rise.html</w:t>
        </w:r>
      </w:hyperlink>
      <w:r>
        <w:t>, Accessed 7/19/2013, rwg)</w:t>
      </w:r>
    </w:p>
    <w:p w:rsidR="00E65E0C" w:rsidRDefault="00E65E0C" w:rsidP="00E65E0C">
      <w:pPr>
        <w:rPr>
          <w:rStyle w:val="StyleBoldUnderline"/>
        </w:rPr>
      </w:pPr>
      <w:r w:rsidRPr="00E65E0C">
        <w:rPr>
          <w:rStyle w:val="StyleBoldUnderline"/>
          <w:highlight w:val="yellow"/>
        </w:rPr>
        <w:t>Three of Saudi Arabia’s biggest banks posted increases in net profit for the second quarter on Wednesday,</w:t>
      </w:r>
      <w:r w:rsidRPr="00E65E0C">
        <w:rPr>
          <w:sz w:val="16"/>
        </w:rPr>
        <w:t xml:space="preserve"> benefiting from huge government investment and oil revenue surpluses which fuelled higher lending.</w:t>
      </w:r>
      <w:r w:rsidRPr="00E65E0C">
        <w:rPr>
          <w:sz w:val="12"/>
        </w:rPr>
        <w:t>¶</w:t>
      </w:r>
      <w:r w:rsidRPr="00E65E0C">
        <w:rPr>
          <w:sz w:val="16"/>
        </w:rPr>
        <w:t xml:space="preserve"> </w:t>
      </w:r>
      <w:r w:rsidRPr="00E65E0C">
        <w:rPr>
          <w:rStyle w:val="StyleBoldUnderline"/>
          <w:highlight w:val="yellow"/>
        </w:rPr>
        <w:t>High government spending on housing and infrastructure projects in recent years has helped boost Saudi economic growth, which was 6.8 percent last year, which in turn raised demand for corporate lending.</w:t>
      </w:r>
    </w:p>
    <w:p w:rsidR="00AA2351" w:rsidRPr="00AA2351" w:rsidRDefault="00AA2351" w:rsidP="00AA2351">
      <w:pPr>
        <w:pStyle w:val="Heading4"/>
        <w:rPr>
          <w:rStyle w:val="StyleStyleBold12pt"/>
          <w:b/>
        </w:rPr>
      </w:pPr>
      <w:r w:rsidRPr="00AA2351">
        <w:rPr>
          <w:rStyle w:val="StyleStyleBold12pt"/>
          <w:b/>
        </w:rPr>
        <w:t>(--) Strong fundamentals are bolstering Saudi Arabia’s economy now.</w:t>
      </w:r>
    </w:p>
    <w:p w:rsidR="0095032E" w:rsidRDefault="0095032E" w:rsidP="00AA2351">
      <w:pPr>
        <w:ind w:left="720"/>
        <w:rPr>
          <w:rStyle w:val="StyleBoldUnderline"/>
        </w:rPr>
      </w:pPr>
      <w:r w:rsidRPr="0095032E">
        <w:rPr>
          <w:rStyle w:val="StyleStyleBold12pt"/>
        </w:rPr>
        <w:t xml:space="preserve">Oxford Business Group, 6/21/2013 </w:t>
      </w:r>
      <w:r w:rsidRPr="0095032E">
        <w:t xml:space="preserve">(“Saudi Arabia: Strong fundamentals support positive outlook,” </w:t>
      </w:r>
      <w:hyperlink r:id="rId150" w:history="1">
        <w:r w:rsidRPr="0095032E">
          <w:rPr>
            <w:rStyle w:val="Hyperlink"/>
          </w:rPr>
          <w:t>http://www.oxfordbusinessgroup.com/economic_updates/saudi-arabia-strong-fundamentals-support-positive-outlook</w:t>
        </w:r>
      </w:hyperlink>
      <w:r w:rsidRPr="0095032E">
        <w:t>, Accessed 7/19/2013, rwg)</w:t>
      </w:r>
    </w:p>
    <w:p w:rsidR="0095032E" w:rsidRPr="00AA2351" w:rsidRDefault="0095032E" w:rsidP="0095032E">
      <w:pPr>
        <w:rPr>
          <w:rStyle w:val="StyleBoldUnderline"/>
        </w:rPr>
      </w:pPr>
      <w:r w:rsidRPr="00AA2351">
        <w:rPr>
          <w:rStyle w:val="StyleBoldUnderline"/>
          <w:highlight w:val="yellow"/>
        </w:rPr>
        <w:t>Sound fiscal management and healthy reserves have set Saudi Arabia on track for an upgrade of its key ratings</w:t>
      </w:r>
      <w:r w:rsidRPr="00AA2351">
        <w:rPr>
          <w:sz w:val="16"/>
        </w:rPr>
        <w:t>, improving the Kingdom’s investment and growth prospects.</w:t>
      </w:r>
      <w:r w:rsidR="00AA2351" w:rsidRPr="00AA2351">
        <w:rPr>
          <w:sz w:val="12"/>
        </w:rPr>
        <w:t>¶</w:t>
      </w:r>
      <w:r w:rsidR="00AA2351" w:rsidRPr="00AA2351">
        <w:rPr>
          <w:sz w:val="16"/>
        </w:rPr>
        <w:t xml:space="preserve"> </w:t>
      </w:r>
      <w:r w:rsidRPr="00AA2351">
        <w:rPr>
          <w:sz w:val="16"/>
        </w:rPr>
        <w:t>On May 29, ratings agency Standard &amp; Poor’s (S&amp;P) issued an upward revision for its outlook on Saudi Arabia’s long-term sovereign credit ratings from stable to positive. The agency confirmed the Kingdom’s long-term and short-term foreign and local currency sovereign credit ratings at AA-/A-1+, while leaving the transfer and convertibility assessment unchanged at AA+. S&amp;P’s move marks its first revision to Saudi Arabia’s outlook since 2007, prior to the global financial crisis.</w:t>
      </w:r>
      <w:r w:rsidR="00AA2351" w:rsidRPr="00AA2351">
        <w:rPr>
          <w:sz w:val="12"/>
        </w:rPr>
        <w:t>¶</w:t>
      </w:r>
      <w:r w:rsidR="00AA2351" w:rsidRPr="00AA2351">
        <w:rPr>
          <w:sz w:val="16"/>
        </w:rPr>
        <w:t xml:space="preserve"> </w:t>
      </w:r>
      <w:r w:rsidRPr="00AA2351">
        <w:rPr>
          <w:sz w:val="16"/>
        </w:rPr>
        <w:t>“</w:t>
      </w:r>
      <w:r w:rsidRPr="00AA2351">
        <w:rPr>
          <w:rStyle w:val="StyleBoldUnderline"/>
          <w:highlight w:val="yellow"/>
        </w:rPr>
        <w:t>Growth fundamentals have strengthened in Saudi Arabia,”</w:t>
      </w:r>
      <w:r w:rsidRPr="00AA2351">
        <w:rPr>
          <w:sz w:val="16"/>
        </w:rPr>
        <w:t xml:space="preserve"> the agency said. “</w:t>
      </w:r>
      <w:r w:rsidRPr="00AA2351">
        <w:rPr>
          <w:rStyle w:val="StyleBoldUnderline"/>
          <w:highlight w:val="yellow"/>
        </w:rPr>
        <w:t>A long track record of high and steady non-oil growth</w:t>
      </w:r>
      <w:r w:rsidRPr="00AA2351">
        <w:rPr>
          <w:sz w:val="16"/>
        </w:rPr>
        <w:t xml:space="preserve">, averaging 8.0% during 2005-2012, </w:t>
      </w:r>
      <w:r w:rsidRPr="00AA2351">
        <w:rPr>
          <w:rStyle w:val="StyleBoldUnderline"/>
          <w:highlight w:val="yellow"/>
        </w:rPr>
        <w:t xml:space="preserve">has contributed to overall average real GDP growth of 6.5%. </w:t>
      </w:r>
      <w:r w:rsidRPr="00AA2351">
        <w:rPr>
          <w:sz w:val="16"/>
        </w:rPr>
        <w:t>In our opinion, the improved growth prospects for the non-oil economy will bolster the economy's resilience to exogenous shocks such as a decline in oil prices.”</w:t>
      </w:r>
    </w:p>
    <w:p w:rsidR="00E65E0C" w:rsidRPr="00322590" w:rsidRDefault="0095542D" w:rsidP="00E65E0C">
      <w:pPr>
        <w:pStyle w:val="Heading4"/>
      </w:pPr>
      <w:r>
        <w:t xml:space="preserve">(--) </w:t>
      </w:r>
      <w:r w:rsidR="00E65E0C" w:rsidRPr="00322590">
        <w:t>Saudi economy is strong now.</w:t>
      </w:r>
    </w:p>
    <w:p w:rsidR="00E65E0C" w:rsidRPr="00322590" w:rsidRDefault="00E65E0C" w:rsidP="00E65E0C">
      <w:pPr>
        <w:spacing w:after="0" w:line="240" w:lineRule="auto"/>
        <w:ind w:firstLine="720"/>
      </w:pPr>
      <w:r w:rsidRPr="00E65E0C">
        <w:rPr>
          <w:rStyle w:val="StyleStyleBold12pt"/>
        </w:rPr>
        <w:t>Saudi-US Relations Information Service</w:t>
      </w:r>
      <w:r w:rsidRPr="00322590">
        <w:t xml:space="preserve">, </w:t>
      </w:r>
      <w:r w:rsidR="0095542D" w:rsidRPr="0095542D">
        <w:rPr>
          <w:rStyle w:val="StyleStyleBold12pt"/>
        </w:rPr>
        <w:t>5/22/</w:t>
      </w:r>
      <w:r w:rsidRPr="00322590">
        <w:t>20</w:t>
      </w:r>
      <w:r w:rsidRPr="00E65E0C">
        <w:rPr>
          <w:rStyle w:val="StyleStyleBold12pt"/>
        </w:rPr>
        <w:t>13</w:t>
      </w:r>
      <w:r w:rsidRPr="00322590">
        <w:t xml:space="preserve">.  Retrieved May 26, 2013 from </w:t>
      </w:r>
    </w:p>
    <w:p w:rsidR="00E65E0C" w:rsidRPr="00322590" w:rsidRDefault="001A05C4" w:rsidP="00E65E0C">
      <w:pPr>
        <w:spacing w:after="0" w:line="240" w:lineRule="auto"/>
        <w:ind w:firstLine="720"/>
      </w:pPr>
      <w:hyperlink r:id="rId151" w:history="1">
        <w:r w:rsidR="00E65E0C" w:rsidRPr="00322590">
          <w:rPr>
            <w:rStyle w:val="Hyperlink"/>
          </w:rPr>
          <w:t>http://www.susris.com/2013/05/22/imf-hails-saudi-economy-global-energy-role/</w:t>
        </w:r>
      </w:hyperlink>
      <w:r w:rsidR="00E65E0C">
        <w:t>, rwg</w:t>
      </w:r>
    </w:p>
    <w:p w:rsidR="00E65E0C" w:rsidRPr="0095542D" w:rsidRDefault="00E65E0C" w:rsidP="00E65E0C">
      <w:pPr>
        <w:rPr>
          <w:rStyle w:val="StyleBoldUnderline"/>
        </w:rPr>
      </w:pPr>
      <w:r w:rsidRPr="00E65E0C">
        <w:rPr>
          <w:rStyle w:val="StyleBoldUnderline"/>
          <w:highlight w:val="yellow"/>
        </w:rPr>
        <w:t>The</w:t>
      </w:r>
      <w:r w:rsidRPr="0095542D">
        <w:rPr>
          <w:sz w:val="16"/>
        </w:rPr>
        <w:t xml:space="preserve"> International Monetary Fund (</w:t>
      </w:r>
      <w:r w:rsidRPr="0095542D">
        <w:rPr>
          <w:rStyle w:val="StyleBoldUnderline"/>
          <w:highlight w:val="yellow"/>
        </w:rPr>
        <w:t>IMF</w:t>
      </w:r>
      <w:r w:rsidRPr="0095542D">
        <w:rPr>
          <w:sz w:val="16"/>
        </w:rPr>
        <w:t xml:space="preserve">) has played an important role in the global economy since the closing days of World War II although its focus has evolved to meet the changing complexities of growth and stability. It is an organization of 188 countries that “provides policy advice and financing to members in economic difficulties and also works with developing nations to help them achieve macroeconomic stability and reduce poverty.” The IMF’s articles of agreement, adopted at the Bretton Woods Conference in 1944, provide for obligations of the Fund’s members under Article IV, which includes a regular, usually annual, “consultation.” </w:t>
      </w:r>
      <w:r w:rsidRPr="0095542D">
        <w:rPr>
          <w:rStyle w:val="StyleBoldUnderline"/>
          <w:highlight w:val="yellow"/>
        </w:rPr>
        <w:t>This month</w:t>
      </w:r>
      <w:r w:rsidRPr="0095542D">
        <w:rPr>
          <w:sz w:val="16"/>
        </w:rPr>
        <w:t xml:space="preserve"> an IMF team </w:t>
      </w:r>
      <w:r w:rsidRPr="0095542D">
        <w:rPr>
          <w:rStyle w:val="StyleBoldUnderline"/>
          <w:highlight w:val="yellow"/>
        </w:rPr>
        <w:t>met with Saudi officials for this review and concluded that, as they did last year, the Kingdom’s economy was in very good shape, “The fiscal condition is very strong.”</w:t>
      </w:r>
    </w:p>
    <w:p w:rsidR="00E65E0C" w:rsidRPr="00322590" w:rsidRDefault="0095542D" w:rsidP="0095542D">
      <w:pPr>
        <w:pStyle w:val="Heading4"/>
      </w:pPr>
      <w:r>
        <w:t xml:space="preserve">(--) </w:t>
      </w:r>
      <w:r w:rsidR="00E65E0C" w:rsidRPr="00322590">
        <w:t>Saudi economy is very strong now.</w:t>
      </w:r>
    </w:p>
    <w:p w:rsidR="00E65E0C" w:rsidRPr="00322590" w:rsidRDefault="00E65E0C" w:rsidP="0095542D">
      <w:pPr>
        <w:spacing w:after="0" w:line="240" w:lineRule="auto"/>
        <w:ind w:firstLine="720"/>
      </w:pPr>
      <w:r w:rsidRPr="0095542D">
        <w:rPr>
          <w:rStyle w:val="StyleStyleBold12pt"/>
        </w:rPr>
        <w:t>SAUDI GAZETTE</w:t>
      </w:r>
      <w:r w:rsidRPr="00322590">
        <w:t xml:space="preserve">, </w:t>
      </w:r>
      <w:r w:rsidR="0095542D" w:rsidRPr="0095542D">
        <w:rPr>
          <w:rStyle w:val="StyleStyleBold12pt"/>
        </w:rPr>
        <w:t>5/27/2013</w:t>
      </w:r>
      <w:r w:rsidR="0095542D">
        <w:t xml:space="preserve"> (</w:t>
      </w:r>
      <w:r w:rsidRPr="00322590">
        <w:t>Retrieved May 27, 2013 from</w:t>
      </w:r>
    </w:p>
    <w:p w:rsidR="00E65E0C" w:rsidRPr="00322590" w:rsidRDefault="001A05C4" w:rsidP="0095542D">
      <w:pPr>
        <w:spacing w:after="0" w:line="240" w:lineRule="auto"/>
        <w:ind w:left="720"/>
      </w:pPr>
      <w:hyperlink r:id="rId152" w:history="1">
        <w:r w:rsidR="0095542D" w:rsidRPr="00FF7648">
          <w:rPr>
            <w:rStyle w:val="Hyperlink"/>
          </w:rPr>
          <w:t xml:space="preserve">http://www.saudigazette.com.sa/index.cfm?method=home.regcon&amp;contentid=20130515165771, </w:t>
        </w:r>
      </w:hyperlink>
      <w:r w:rsidR="0095542D">
        <w:t>rwg)</w:t>
      </w:r>
    </w:p>
    <w:p w:rsidR="00E65E0C" w:rsidRPr="0095542D" w:rsidRDefault="00E65E0C" w:rsidP="00E65E0C">
      <w:pPr>
        <w:rPr>
          <w:rStyle w:val="StyleBoldUnderline"/>
        </w:rPr>
      </w:pPr>
      <w:r w:rsidRPr="0095542D">
        <w:rPr>
          <w:sz w:val="16"/>
        </w:rPr>
        <w:t>Commenting on the background to this year's Factbook, Farouk Miah, Head of Equity Research at NCB Capital, said, "</w:t>
      </w:r>
      <w:r w:rsidRPr="0095542D">
        <w:rPr>
          <w:rStyle w:val="StyleBoldUnderline"/>
          <w:highlight w:val="yellow"/>
        </w:rPr>
        <w:t>The economy of Saudi Arabia remains in an envious position with strong GDP growth, low debt levels and government spending on infrastructure projects supporting a positive outlook.  Through a combination of strong economic outlook and earnings growth, we believe the fundamental outlook for the TASI remains favorable."</w:t>
      </w:r>
    </w:p>
    <w:p w:rsidR="00E65E0C" w:rsidRPr="00322590" w:rsidRDefault="0095542D" w:rsidP="0095542D">
      <w:pPr>
        <w:pStyle w:val="Heading4"/>
      </w:pPr>
      <w:r>
        <w:t xml:space="preserve">(--) </w:t>
      </w:r>
      <w:r w:rsidR="00E65E0C" w:rsidRPr="00322590">
        <w:t>Saudi Arabia will have sustainable growth now.</w:t>
      </w:r>
    </w:p>
    <w:p w:rsidR="00E65E0C" w:rsidRPr="00322590" w:rsidRDefault="00E65E0C" w:rsidP="00E65E0C">
      <w:r w:rsidRPr="00322590">
        <w:t xml:space="preserve">Khalil </w:t>
      </w:r>
      <w:r w:rsidRPr="0095542D">
        <w:rPr>
          <w:rStyle w:val="StyleStyleBold12pt"/>
        </w:rPr>
        <w:t>Hanware</w:t>
      </w:r>
      <w:r w:rsidR="0095542D" w:rsidRPr="0095542D">
        <w:rPr>
          <w:rStyle w:val="StyleStyleBold12pt"/>
        </w:rPr>
        <w:t>, 5/22/2013</w:t>
      </w:r>
      <w:r w:rsidR="0095542D">
        <w:t xml:space="preserve"> (</w:t>
      </w:r>
      <w:r w:rsidRPr="00322590">
        <w:t xml:space="preserve">staff writer) ARAB NEWS, May 22, 2013.  Retrieved May 26, 2013 from </w:t>
      </w:r>
      <w:hyperlink r:id="rId153" w:history="1">
        <w:r w:rsidRPr="00322590">
          <w:rPr>
            <w:rStyle w:val="Hyperlink"/>
          </w:rPr>
          <w:t>http://www.arabnews.com/news/452496</w:t>
        </w:r>
      </w:hyperlink>
      <w:r w:rsidR="0095542D">
        <w:t>, rwg)</w:t>
      </w:r>
    </w:p>
    <w:p w:rsidR="00E65E0C" w:rsidRPr="0095542D" w:rsidRDefault="00E65E0C" w:rsidP="00E65E0C">
      <w:pPr>
        <w:rPr>
          <w:rStyle w:val="StyleBoldUnderline"/>
        </w:rPr>
      </w:pPr>
      <w:r w:rsidRPr="00322590">
        <w:t>He said: “</w:t>
      </w:r>
      <w:r w:rsidRPr="0095542D">
        <w:rPr>
          <w:rStyle w:val="StyleBoldUnderline"/>
          <w:highlight w:val="yellow"/>
        </w:rPr>
        <w:t xml:space="preserve">Saudi Arabia’s GDP for 2013 will be at least a full percentage point higher than what the fund’s forecast. It’s typical of the fund to forecast a more conservative headline figure. I do believe that there are enough evidence pointing to a </w:t>
      </w:r>
      <w:r w:rsidRPr="0095542D">
        <w:rPr>
          <w:rStyle w:val="Emphasis"/>
          <w:highlight w:val="yellow"/>
        </w:rPr>
        <w:t>sustainable growth story</w:t>
      </w:r>
      <w:r w:rsidRPr="0095542D">
        <w:rPr>
          <w:rStyle w:val="StyleBoldUnderline"/>
          <w:highlight w:val="yellow"/>
        </w:rPr>
        <w:t xml:space="preserve"> than a few years back due to the private sector growth.”</w:t>
      </w:r>
    </w:p>
    <w:p w:rsidR="00E65E0C" w:rsidRPr="00322590" w:rsidRDefault="0095542D" w:rsidP="0095542D">
      <w:pPr>
        <w:pStyle w:val="Heading4"/>
      </w:pPr>
      <w:r>
        <w:t xml:space="preserve">(--) </w:t>
      </w:r>
      <w:r w:rsidR="00E65E0C" w:rsidRPr="00322590">
        <w:t>Saudi Arabia’s financial position is very strong now.</w:t>
      </w:r>
    </w:p>
    <w:p w:rsidR="00E65E0C" w:rsidRPr="00322590" w:rsidRDefault="00E65E0C" w:rsidP="0095542D">
      <w:pPr>
        <w:ind w:left="720"/>
      </w:pPr>
      <w:r w:rsidRPr="0095542D">
        <w:rPr>
          <w:rStyle w:val="StyleStyleBold12pt"/>
        </w:rPr>
        <w:t xml:space="preserve">ALBAWABA BUSINESS, </w:t>
      </w:r>
      <w:r w:rsidR="0095542D" w:rsidRPr="0095542D">
        <w:rPr>
          <w:rStyle w:val="StyleStyleBold12pt"/>
        </w:rPr>
        <w:t>5/22/2013</w:t>
      </w:r>
      <w:r w:rsidR="0095542D">
        <w:t xml:space="preserve"> (</w:t>
      </w:r>
      <w:r w:rsidRPr="00322590">
        <w:t xml:space="preserve">Retrieved May 26, 2013 from </w:t>
      </w:r>
      <w:hyperlink r:id="rId154" w:history="1">
        <w:r w:rsidRPr="00322590">
          <w:rPr>
            <w:rStyle w:val="Hyperlink"/>
          </w:rPr>
          <w:t>http://www.albawaba.com/business/reforms-saudi-oil-493535</w:t>
        </w:r>
      </w:hyperlink>
      <w:r w:rsidR="0095542D">
        <w:t>, rwg)</w:t>
      </w:r>
    </w:p>
    <w:p w:rsidR="00AA2351" w:rsidRDefault="00E65E0C" w:rsidP="00E65E0C">
      <w:pPr>
        <w:rPr>
          <w:rStyle w:val="StyleBoldUnderline"/>
          <w:highlight w:val="yellow"/>
        </w:rPr>
      </w:pPr>
      <w:r w:rsidRPr="0095542D">
        <w:rPr>
          <w:sz w:val="16"/>
        </w:rPr>
        <w:t>Following talks with Saudi Arabia, an IMF mission said it was right time for the kingdom to undergo fiscal reforms, to hike fuel prices to reduce consumption and to take precautionary measures to contain inflation.</w:t>
      </w:r>
      <w:r w:rsidR="0095542D" w:rsidRPr="0095542D">
        <w:rPr>
          <w:sz w:val="12"/>
        </w:rPr>
        <w:t>¶</w:t>
      </w:r>
      <w:r w:rsidRPr="0095542D">
        <w:rPr>
          <w:sz w:val="16"/>
        </w:rPr>
        <w:t xml:space="preserve"> Inflation has picked up since mid-2012 due to higher food prices and cost increases for restaurants, hotels and transportation, but remains contained at 4.0 percent, the IMF said.</w:t>
      </w:r>
      <w:r w:rsidR="0095542D" w:rsidRPr="0095542D">
        <w:rPr>
          <w:sz w:val="12"/>
        </w:rPr>
        <w:t>¶</w:t>
      </w:r>
      <w:r w:rsidRPr="0095542D">
        <w:rPr>
          <w:sz w:val="16"/>
        </w:rPr>
        <w:t xml:space="preserve"> "</w:t>
      </w:r>
      <w:r w:rsidRPr="0095542D">
        <w:rPr>
          <w:rStyle w:val="StyleBoldUnderline"/>
          <w:highlight w:val="yellow"/>
        </w:rPr>
        <w:t>The fiscal position is very strong. In recent years, the government has run large budget surpluses, reduced debt to very low levels, and built up considerable financial assets,"</w:t>
      </w:r>
      <w:r w:rsidRPr="0095542D">
        <w:rPr>
          <w:sz w:val="16"/>
        </w:rPr>
        <w:t xml:space="preserve"> it said in a statement.</w:t>
      </w:r>
      <w:r w:rsidR="0095542D" w:rsidRPr="0095542D">
        <w:rPr>
          <w:sz w:val="12"/>
        </w:rPr>
        <w:t>¶</w:t>
      </w:r>
      <w:r w:rsidRPr="0095542D">
        <w:rPr>
          <w:sz w:val="16"/>
        </w:rPr>
        <w:t xml:space="preserve"> "Budget management has been considerably strengthened. </w:t>
      </w:r>
      <w:r w:rsidRPr="0095542D">
        <w:rPr>
          <w:rStyle w:val="StyleBoldUnderline"/>
          <w:highlight w:val="yellow"/>
        </w:rPr>
        <w:t>From this position of strength, now is a good time to consider further fiscal reforms. In this context, we encourage the government to further develop fiscal tools, including those dealing with oil price uncertainty."</w:t>
      </w:r>
    </w:p>
    <w:p w:rsidR="00AA2351" w:rsidRDefault="00AA2351" w:rsidP="00AA2351">
      <w:pPr>
        <w:rPr>
          <w:rStyle w:val="StyleBoldUnderline"/>
          <w:highlight w:val="yellow"/>
        </w:rPr>
      </w:pPr>
      <w:r>
        <w:rPr>
          <w:rStyle w:val="StyleBoldUnderline"/>
          <w:highlight w:val="yellow"/>
        </w:rPr>
        <w:br w:type="page"/>
      </w:r>
    </w:p>
    <w:p w:rsidR="00AA2351" w:rsidRDefault="00AA2351" w:rsidP="00AA2351">
      <w:pPr>
        <w:pStyle w:val="Heading2"/>
      </w:pPr>
      <w:bookmarkStart w:id="143" w:name="_Toc362007474"/>
      <w:r>
        <w:t>Link Extensions:  Increased Supply Hurts Saudi Arabia</w:t>
      </w:r>
      <w:bookmarkEnd w:id="143"/>
    </w:p>
    <w:p w:rsidR="00AA2351" w:rsidRDefault="00AA2351" w:rsidP="00AA2351">
      <w:pPr>
        <w:pStyle w:val="Heading4"/>
      </w:pPr>
      <w:r>
        <w:t>Increases in North American oil supply undermine Saudi Arabia’s economy.</w:t>
      </w:r>
    </w:p>
    <w:p w:rsidR="007B12B8" w:rsidRPr="00AA2351" w:rsidRDefault="00AA2351" w:rsidP="00AA2351">
      <w:pPr>
        <w:ind w:left="720"/>
      </w:pPr>
      <w:r w:rsidRPr="00AA2351">
        <w:t xml:space="preserve">Yadullah </w:t>
      </w:r>
      <w:r w:rsidRPr="00AA2351">
        <w:rPr>
          <w:rStyle w:val="StyleStyleBold12pt"/>
        </w:rPr>
        <w:t>Hussain, 7/18/2013</w:t>
      </w:r>
      <w:r w:rsidRPr="00AA2351">
        <w:t xml:space="preserve"> (staff writer, “Saudi Arabia’s oil sector threatened by North American supply,” </w:t>
      </w:r>
      <w:hyperlink r:id="rId155" w:history="1">
        <w:r w:rsidRPr="00AA2351">
          <w:rPr>
            <w:rStyle w:val="Hyperlink"/>
          </w:rPr>
          <w:t>http://www.edmontonjournal.com/business /Saudi+Arabia+sector+threatened+North+American+supply/8678780/story.html</w:t>
        </w:r>
      </w:hyperlink>
      <w:r w:rsidRPr="00AA2351">
        <w:t>, Accessed 7/19/2013, rwg)</w:t>
      </w:r>
    </w:p>
    <w:p w:rsidR="00AA2351" w:rsidRPr="00AA2351" w:rsidRDefault="00AA2351" w:rsidP="00AA2351">
      <w:pPr>
        <w:rPr>
          <w:rStyle w:val="StyleBoldUnderline"/>
        </w:rPr>
      </w:pPr>
      <w:r w:rsidRPr="00AA2351">
        <w:rPr>
          <w:rStyle w:val="StyleBoldUnderline"/>
          <w:highlight w:val="yellow"/>
        </w:rPr>
        <w:t>Saudi Arabia has been publicly skeptical of North America’s energy surge, but there are now clear signs that its economy is directly hit</w:t>
      </w:r>
      <w:r w:rsidRPr="00AA2351">
        <w:rPr>
          <w:sz w:val="16"/>
        </w:rPr>
        <w:t xml:space="preserve"> by developments in Fort McMurray, Eagle Ford and the Bakken.</w:t>
      </w:r>
      <w:r w:rsidRPr="00AA2351">
        <w:rPr>
          <w:sz w:val="12"/>
        </w:rPr>
        <w:t>¶</w:t>
      </w:r>
      <w:r w:rsidRPr="00AA2351">
        <w:rPr>
          <w:sz w:val="16"/>
        </w:rPr>
        <w:t xml:space="preserve"> The massive oil sector of the Middle East’s largest economy shrank 6.3% in the first quarter of the year, its lowest reading since quarterly data was made available in 2010. Brent crude prices contracted 7% during the period while production was down nearly 8%.</w:t>
      </w:r>
      <w:r w:rsidRPr="00AA2351">
        <w:rPr>
          <w:sz w:val="12"/>
        </w:rPr>
        <w:t>¶</w:t>
      </w:r>
      <w:r w:rsidRPr="00AA2351">
        <w:rPr>
          <w:sz w:val="16"/>
        </w:rPr>
        <w:t xml:space="preserve"> “</w:t>
      </w:r>
      <w:r w:rsidRPr="00AA2351">
        <w:rPr>
          <w:rStyle w:val="StyleBoldUnderline"/>
          <w:highlight w:val="yellow"/>
        </w:rPr>
        <w:t>North American and Iraqi supply additions represent the main risk to the Saudi oil sector,”</w:t>
      </w:r>
      <w:r w:rsidRPr="00AA2351">
        <w:rPr>
          <w:sz w:val="16"/>
        </w:rPr>
        <w:t xml:space="preserve"> wrote James Reeve and Andrew Gilmour, senior economists at Riyadh-based Samba Banking Group in a report.</w:t>
      </w:r>
      <w:r w:rsidRPr="00AA2351">
        <w:rPr>
          <w:sz w:val="12"/>
        </w:rPr>
        <w:t>¶</w:t>
      </w:r>
      <w:r w:rsidRPr="00AA2351">
        <w:rPr>
          <w:sz w:val="16"/>
        </w:rPr>
        <w:t xml:space="preserve"> “</w:t>
      </w:r>
      <w:r w:rsidRPr="00AA2351">
        <w:rPr>
          <w:rStyle w:val="StyleBoldUnderline"/>
          <w:highlight w:val="yellow"/>
        </w:rPr>
        <w:t xml:space="preserve">Though output from these sources has been volatile, the general trend is clear and it seems to us that the market will struggle to absorb this additional crude without an </w:t>
      </w:r>
      <w:r w:rsidRPr="00AA2351">
        <w:rPr>
          <w:rStyle w:val="Emphasis"/>
          <w:highlight w:val="yellow"/>
        </w:rPr>
        <w:t>offsetting adjustment in prices</w:t>
      </w:r>
      <w:r w:rsidRPr="00AA2351">
        <w:rPr>
          <w:rStyle w:val="StyleBoldUnderline"/>
          <w:highlight w:val="yellow"/>
        </w:rPr>
        <w:t>. Even then, there remains a chance that additional supply will cause prices to drop sharply, necessitating an offsetting cut in OPEC (i.e. Saudi) output.”</w:t>
      </w:r>
    </w:p>
    <w:p w:rsidR="00AA2351" w:rsidRDefault="00AA2351" w:rsidP="00AA2351">
      <w:pPr>
        <w:pStyle w:val="Heading4"/>
        <w:rPr>
          <w:rStyle w:val="StyleStyleBold12pt"/>
          <w:b/>
        </w:rPr>
      </w:pPr>
      <w:r w:rsidRPr="00AA2351">
        <w:rPr>
          <w:rStyle w:val="StyleStyleBold12pt"/>
          <w:b/>
        </w:rPr>
        <w:t>North American oil production threatens Saudi Arabia.</w:t>
      </w:r>
    </w:p>
    <w:p w:rsidR="00AA2351" w:rsidRPr="00AA2351" w:rsidRDefault="00AA2351" w:rsidP="00AA2351">
      <w:pPr>
        <w:ind w:left="720"/>
      </w:pPr>
      <w:r w:rsidRPr="00AA2351">
        <w:t xml:space="preserve">Yadullah </w:t>
      </w:r>
      <w:r w:rsidRPr="00AA2351">
        <w:rPr>
          <w:rStyle w:val="StyleStyleBold12pt"/>
        </w:rPr>
        <w:t>Hussain, 7/18/2013</w:t>
      </w:r>
      <w:r w:rsidRPr="00AA2351">
        <w:t xml:space="preserve"> (staff writer, “Saudi Arabia’s oil sector threatened by North American supply,” </w:t>
      </w:r>
      <w:hyperlink r:id="rId156" w:history="1">
        <w:r w:rsidRPr="00AA2351">
          <w:rPr>
            <w:rStyle w:val="Hyperlink"/>
          </w:rPr>
          <w:t>http://www.edmontonjournal.com/business /Saudi+Arabia+sector+threatened+North+American+supply/8678780/story.html</w:t>
        </w:r>
      </w:hyperlink>
      <w:r w:rsidRPr="00AA2351">
        <w:t>, Accessed 7/19/2013, rwg)</w:t>
      </w:r>
    </w:p>
    <w:p w:rsidR="00AA2351" w:rsidRPr="00AA2351" w:rsidRDefault="00AA2351" w:rsidP="00AA2351">
      <w:pPr>
        <w:tabs>
          <w:tab w:val="left" w:pos="1770"/>
        </w:tabs>
        <w:rPr>
          <w:rStyle w:val="StyleBoldUnderline"/>
        </w:rPr>
      </w:pPr>
      <w:r w:rsidRPr="00AA2351">
        <w:rPr>
          <w:rStyle w:val="StyleBoldUnderline"/>
          <w:highlight w:val="yellow"/>
        </w:rPr>
        <w:t>As recently as May, the Kingdom</w:t>
      </w:r>
      <w:r w:rsidRPr="00AA2351">
        <w:rPr>
          <w:sz w:val="16"/>
        </w:rPr>
        <w:t xml:space="preserve">’s influential oil minister Ali Al Naimi </w:t>
      </w:r>
      <w:r w:rsidRPr="00AA2351">
        <w:rPr>
          <w:rStyle w:val="StyleBoldUnderline"/>
          <w:highlight w:val="yellow"/>
        </w:rPr>
        <w:t>had been dismissive about the North American energy revolution,</w:t>
      </w:r>
      <w:r w:rsidRPr="00AA2351">
        <w:rPr>
          <w:sz w:val="16"/>
        </w:rPr>
        <w:t xml:space="preserve"> telling reporters at OPEC’s meeting in May: “This is not the first time new sources of oil are discovered — don’t forget history. There was oil from the North Sea and Brazil, so why is there so much talk about shale oil now?”</w:t>
      </w:r>
      <w:r w:rsidRPr="00AA2351">
        <w:rPr>
          <w:sz w:val="12"/>
        </w:rPr>
        <w:t>¶</w:t>
      </w:r>
      <w:r w:rsidRPr="00AA2351">
        <w:rPr>
          <w:sz w:val="16"/>
        </w:rPr>
        <w:t xml:space="preserve"> </w:t>
      </w:r>
      <w:r>
        <w:rPr>
          <w:sz w:val="16"/>
        </w:rPr>
        <w:t xml:space="preserve">  </w:t>
      </w:r>
      <w:r w:rsidRPr="00AA2351">
        <w:rPr>
          <w:rStyle w:val="StyleBoldUnderline"/>
          <w:highlight w:val="yellow"/>
        </w:rPr>
        <w:t>But privately, OPEC’s largest producer has been scrambling to regain advantage. The country is exploring for shale oil and gas offshore, and there are suggestions that OPEC is mulling production cut at its next meeting in December to prop up prices.</w:t>
      </w:r>
    </w:p>
    <w:p w:rsidR="00AA2351" w:rsidRPr="00AA2351" w:rsidRDefault="00AA2351" w:rsidP="00AA2351"/>
    <w:p w:rsidR="007B12B8" w:rsidRDefault="007B12B8" w:rsidP="007B12B8">
      <w:pPr>
        <w:rPr>
          <w:rStyle w:val="StyleBoldUnderline"/>
          <w:highlight w:val="yellow"/>
        </w:rPr>
      </w:pPr>
      <w:r>
        <w:rPr>
          <w:rStyle w:val="StyleBoldUnderline"/>
          <w:highlight w:val="yellow"/>
        </w:rPr>
        <w:br w:type="page"/>
      </w:r>
    </w:p>
    <w:p w:rsidR="007B12B8" w:rsidRDefault="007B12B8" w:rsidP="007B12B8">
      <w:pPr>
        <w:pStyle w:val="Heading2"/>
      </w:pPr>
      <w:bookmarkStart w:id="144" w:name="_Toc362007475"/>
      <w:r>
        <w:t>Internal Link Extensions</w:t>
      </w:r>
      <w:bookmarkEnd w:id="144"/>
    </w:p>
    <w:p w:rsidR="00E65E0C" w:rsidRDefault="00E65E0C" w:rsidP="00E65E0C">
      <w:pPr>
        <w:pStyle w:val="Heading3"/>
      </w:pPr>
      <w:bookmarkStart w:id="145" w:name="_Toc362007476"/>
      <w:r>
        <w:t>IL:  Declining Oil Prices = Saudi Instability</w:t>
      </w:r>
      <w:bookmarkEnd w:id="145"/>
    </w:p>
    <w:p w:rsidR="008E1893" w:rsidRDefault="0095542D" w:rsidP="008E1893">
      <w:pPr>
        <w:pStyle w:val="Heading4"/>
      </w:pPr>
      <w:r>
        <w:t xml:space="preserve">(--) </w:t>
      </w:r>
      <w:r w:rsidR="008E1893" w:rsidRPr="00322590">
        <w:t>Declining oil prices cause Saudi Arabian instability</w:t>
      </w:r>
      <w:r w:rsidR="008E1893">
        <w:t>:</w:t>
      </w:r>
    </w:p>
    <w:p w:rsidR="008E1893" w:rsidRDefault="008E1893" w:rsidP="008E1893">
      <w:pPr>
        <w:ind w:left="720"/>
      </w:pPr>
      <w:r>
        <w:t xml:space="preserve">Steve </w:t>
      </w:r>
      <w:r w:rsidRPr="00A85CCB">
        <w:rPr>
          <w:rStyle w:val="StyleStyleBold12pt"/>
        </w:rPr>
        <w:t>Hargreaves, 7/18/2013</w:t>
      </w:r>
      <w:r>
        <w:t xml:space="preserve"> (staff writer, “Falling oil prices could spark global turmoil,” </w:t>
      </w:r>
      <w:hyperlink r:id="rId157" w:history="1">
        <w:r w:rsidRPr="007D1397">
          <w:rPr>
            <w:rStyle w:val="Hyperlink"/>
          </w:rPr>
          <w:t>http://money.cnn.com/2013/07/18/news/economy/opec-oil/</w:t>
        </w:r>
      </w:hyperlink>
      <w:r>
        <w:t>, Accessed 7/18/2013, rwg)</w:t>
      </w:r>
    </w:p>
    <w:p w:rsidR="008E1893" w:rsidRDefault="008E1893" w:rsidP="008E1893">
      <w:pPr>
        <w:rPr>
          <w:sz w:val="16"/>
        </w:rPr>
      </w:pPr>
      <w:r w:rsidRPr="00A85CCB">
        <w:rPr>
          <w:sz w:val="16"/>
        </w:rPr>
        <w:t>Falling oil prices can have a lot of benefits. They put money into consumers' pockets. They cut trade deficits. They make it cheaper for businesses to sell stuff.</w:t>
      </w:r>
      <w:r w:rsidRPr="00A85CCB">
        <w:rPr>
          <w:sz w:val="12"/>
        </w:rPr>
        <w:t>¶</w:t>
      </w:r>
      <w:r w:rsidRPr="00A85CCB">
        <w:rPr>
          <w:sz w:val="16"/>
        </w:rPr>
        <w:t xml:space="preserve"> But </w:t>
      </w:r>
      <w:r w:rsidRPr="00A85CCB">
        <w:rPr>
          <w:rStyle w:val="StyleBoldUnderline"/>
          <w:highlight w:val="yellow"/>
        </w:rPr>
        <w:t>if oil prices fall over the next few years</w:t>
      </w:r>
      <w:r w:rsidRPr="00A85CCB">
        <w:rPr>
          <w:sz w:val="16"/>
        </w:rPr>
        <w:t xml:space="preserve">, as some analysts predict, </w:t>
      </w:r>
      <w:r w:rsidRPr="00A85CCB">
        <w:rPr>
          <w:rStyle w:val="StyleBoldUnderline"/>
          <w:highlight w:val="yellow"/>
        </w:rPr>
        <w:t>the effects won't be all roses.</w:t>
      </w:r>
      <w:r w:rsidRPr="00A85CCB">
        <w:rPr>
          <w:rStyle w:val="StyleBoldUnderline"/>
          <w:b w:val="0"/>
          <w:sz w:val="12"/>
          <w:highlight w:val="yellow"/>
          <w:u w:val="none"/>
        </w:rPr>
        <w:t>¶</w:t>
      </w:r>
      <w:r w:rsidRPr="00A85CCB">
        <w:rPr>
          <w:rStyle w:val="StyleBoldUnderline"/>
          <w:highlight w:val="yellow"/>
        </w:rPr>
        <w:t xml:space="preserve"> OPEC, for example, could be on the losing end. And that could lead to </w:t>
      </w:r>
      <w:r w:rsidRPr="00A85CCB">
        <w:rPr>
          <w:rStyle w:val="Emphasis"/>
          <w:highlight w:val="yellow"/>
        </w:rPr>
        <w:t>unrest in countries around the world.</w:t>
      </w:r>
      <w:r w:rsidRPr="00A85CCB">
        <w:rPr>
          <w:rStyle w:val="Emphasis"/>
          <w:b w:val="0"/>
          <w:sz w:val="12"/>
          <w:highlight w:val="yellow"/>
          <w:u w:val="none"/>
        </w:rPr>
        <w:t>¶</w:t>
      </w:r>
      <w:r w:rsidRPr="00A85CCB">
        <w:rPr>
          <w:rStyle w:val="StyleBoldUnderline"/>
          <w:highlight w:val="yellow"/>
        </w:rPr>
        <w:t xml:space="preserve"> Oil producing nations in the Middle East and elsewhere have used bulging oil revenues of the last few years to </w:t>
      </w:r>
      <w:r w:rsidRPr="00A85CCB">
        <w:rPr>
          <w:rStyle w:val="Emphasis"/>
          <w:highlight w:val="yellow"/>
        </w:rPr>
        <w:t>placate their people</w:t>
      </w:r>
      <w:r w:rsidRPr="00A85CCB">
        <w:rPr>
          <w:rStyle w:val="StyleBoldUnderline"/>
          <w:highlight w:val="yellow"/>
        </w:rPr>
        <w:t xml:space="preserve">. No place is this more true than </w:t>
      </w:r>
      <w:r w:rsidRPr="00A85CCB">
        <w:rPr>
          <w:rStyle w:val="Emphasis"/>
          <w:highlight w:val="yellow"/>
        </w:rPr>
        <w:t>Saudi Arabia,</w:t>
      </w:r>
      <w:r w:rsidRPr="00A85CCB">
        <w:rPr>
          <w:rStyle w:val="StyleBoldUnderline"/>
          <w:highlight w:val="yellow"/>
        </w:rPr>
        <w:t xml:space="preserve"> which has subsidized housing, health care, gasoline and a host of other things to the tune of hundreds of billions of dollars since the Arab Spring protests</w:t>
      </w:r>
      <w:r w:rsidRPr="00A85CCB">
        <w:rPr>
          <w:sz w:val="16"/>
        </w:rPr>
        <w:t xml:space="preserve"> began in 2010.</w:t>
      </w:r>
      <w:r w:rsidRPr="00A85CCB">
        <w:rPr>
          <w:sz w:val="12"/>
        </w:rPr>
        <w:t>¶</w:t>
      </w:r>
      <w:r w:rsidRPr="00A85CCB">
        <w:rPr>
          <w:sz w:val="16"/>
        </w:rPr>
        <w:t xml:space="preserve"> </w:t>
      </w:r>
      <w:r w:rsidRPr="00A85CCB">
        <w:rPr>
          <w:rStyle w:val="StyleBoldUnderline"/>
          <w:highlight w:val="yellow"/>
        </w:rPr>
        <w:t>As a result, Saudi Arabia now needs oil prices close to $100 a barrel just to balance its budget. If oil prices fall, it may have to cut social spending</w:t>
      </w:r>
      <w:r w:rsidRPr="00A85CCB">
        <w:rPr>
          <w:sz w:val="16"/>
        </w:rPr>
        <w:t>. In a country that's been a reliable oil exporter to the global market for over half a century, yet has both a restless segment clamoring for reform as well as extremists in the ranks, the repercussions could extend well beyond OPEC.</w:t>
      </w:r>
    </w:p>
    <w:p w:rsidR="008E1893" w:rsidRPr="00322590" w:rsidRDefault="00C13470" w:rsidP="00C13470">
      <w:pPr>
        <w:pStyle w:val="Heading4"/>
      </w:pPr>
      <w:r>
        <w:t xml:space="preserve">(--) </w:t>
      </w:r>
      <w:r w:rsidR="008E1893" w:rsidRPr="00322590">
        <w:t xml:space="preserve">Reduced oil demand from the United States undermines the Gulf state economies.  </w:t>
      </w:r>
    </w:p>
    <w:p w:rsidR="008E1893" w:rsidRPr="00322590" w:rsidRDefault="008E1893" w:rsidP="008E1893">
      <w:r w:rsidRPr="00322590">
        <w:t xml:space="preserve">Yousef Gamal </w:t>
      </w:r>
      <w:r w:rsidRPr="00C13470">
        <w:rPr>
          <w:rStyle w:val="StyleStyleBold12pt"/>
        </w:rPr>
        <w:t>El-Din</w:t>
      </w:r>
      <w:r w:rsidR="00C13470" w:rsidRPr="00C13470">
        <w:rPr>
          <w:rStyle w:val="StyleStyleBold12pt"/>
        </w:rPr>
        <w:t>, 5/15/2013</w:t>
      </w:r>
      <w:r w:rsidR="00C13470">
        <w:t xml:space="preserve"> (</w:t>
      </w:r>
      <w:r w:rsidRPr="00322590">
        <w:t xml:space="preserve">staff writer) May 15, 2013.  Retrieved May 26, 2013 from </w:t>
      </w:r>
      <w:hyperlink r:id="rId158" w:history="1">
        <w:r w:rsidRPr="00322590">
          <w:rPr>
            <w:rStyle w:val="Hyperlink"/>
          </w:rPr>
          <w:t>http://www.cnbc.com/id/100739228</w:t>
        </w:r>
      </w:hyperlink>
      <w:r w:rsidR="00C13470">
        <w:t>, rwg)</w:t>
      </w:r>
    </w:p>
    <w:p w:rsidR="008E1893" w:rsidRPr="00322590" w:rsidRDefault="008E1893" w:rsidP="008E1893">
      <w:r w:rsidRPr="00C13470">
        <w:rPr>
          <w:rStyle w:val="StyleBoldUnderline"/>
          <w:highlight w:val="yellow"/>
        </w:rPr>
        <w:t>The idea of an energy-independent United States</w:t>
      </w:r>
      <w:r w:rsidRPr="00322590">
        <w:t>—thanks to a revolution in the way North American shale is harvested—</w:t>
      </w:r>
      <w:r w:rsidRPr="00C13470">
        <w:rPr>
          <w:rStyle w:val="StyleBoldUnderline"/>
          <w:highlight w:val="yellow"/>
        </w:rPr>
        <w:t>is reigniting vociferous debate about what it could mean for global markets, and especially the oil-rich Gulf states of the Arabian Peninsula.¶ "Reduced demand for oil from the US could undermine the oil price globally, thereby placing pressure on regional budgets which are increasingly reliant on the price of oil staying firm</w:t>
      </w:r>
      <w:r w:rsidRPr="00322590">
        <w:t>," Tim Fox, chief economist at Emirates NBD, Dubai's largest bank, explained to CNBC.</w:t>
      </w:r>
    </w:p>
    <w:p w:rsidR="008E1893" w:rsidRPr="00322590" w:rsidRDefault="00C13470" w:rsidP="00C13470">
      <w:pPr>
        <w:pStyle w:val="Heading4"/>
      </w:pPr>
      <w:r>
        <w:t xml:space="preserve">(--) </w:t>
      </w:r>
      <w:r w:rsidR="008E1893" w:rsidRPr="00322590">
        <w:t xml:space="preserve">The US is the world’s number one oil consumer.    </w:t>
      </w:r>
    </w:p>
    <w:p w:rsidR="008E1893" w:rsidRPr="00322590" w:rsidRDefault="008E1893" w:rsidP="00C13470">
      <w:pPr>
        <w:spacing w:after="0" w:line="240" w:lineRule="auto"/>
        <w:ind w:firstLine="720"/>
      </w:pPr>
      <w:r w:rsidRPr="00322590">
        <w:t xml:space="preserve">Eithne </w:t>
      </w:r>
      <w:r w:rsidRPr="00C13470">
        <w:rPr>
          <w:rStyle w:val="StyleStyleBold12pt"/>
        </w:rPr>
        <w:t>Treanor</w:t>
      </w:r>
      <w:r w:rsidR="00C13470" w:rsidRPr="00C13470">
        <w:rPr>
          <w:rStyle w:val="StyleStyleBold12pt"/>
        </w:rPr>
        <w:t>, 5/18/2013</w:t>
      </w:r>
      <w:r w:rsidR="00C13470">
        <w:t xml:space="preserve"> (</w:t>
      </w:r>
      <w:r w:rsidRPr="00322590">
        <w:t xml:space="preserve">staff writer) May 18, 2013.  Retrieved May 26, 2013 from </w:t>
      </w:r>
    </w:p>
    <w:p w:rsidR="008E1893" w:rsidRPr="00322590" w:rsidRDefault="001A05C4" w:rsidP="00C13470">
      <w:pPr>
        <w:spacing w:after="0" w:line="240" w:lineRule="auto"/>
        <w:ind w:firstLine="720"/>
      </w:pPr>
      <w:hyperlink r:id="rId159" w:history="1">
        <w:r w:rsidR="008E1893" w:rsidRPr="00322590">
          <w:rPr>
            <w:rStyle w:val="Hyperlink"/>
          </w:rPr>
          <w:t>http://gulfbusiness.com/2013/05/charting-the-cost-of-crude/</w:t>
        </w:r>
      </w:hyperlink>
      <w:r w:rsidR="00C13470">
        <w:t>, rwg)</w:t>
      </w:r>
    </w:p>
    <w:p w:rsidR="008E1893" w:rsidRPr="00C13470" w:rsidRDefault="008E1893" w:rsidP="008E1893">
      <w:pPr>
        <w:rPr>
          <w:sz w:val="16"/>
        </w:rPr>
      </w:pPr>
      <w:r w:rsidRPr="00C13470">
        <w:rPr>
          <w:sz w:val="16"/>
        </w:rPr>
        <w:t>“It might be a Rip Van Winkle year; if you go to sleep in 2013, you will not miss much, but you also won’t wake up in the middle of the night screaming,’’ said Jason Schenker, president of Prestige Economics in Texas</w:t>
      </w:r>
      <w:r w:rsidRPr="00C13470">
        <w:rPr>
          <w:rStyle w:val="StyleBoldUnderline"/>
          <w:highlight w:val="yellow"/>
        </w:rPr>
        <w:t>. Schenker expects “modest growth” in the US, the world’s number one oil consumer in 2013, which will help the global oil market</w:t>
      </w:r>
      <w:r w:rsidRPr="00C13470">
        <w:rPr>
          <w:sz w:val="16"/>
        </w:rPr>
        <w:t>. But he also agrees that Europe could pose downside risks to commodity markets unless the situation improves.</w:t>
      </w:r>
    </w:p>
    <w:p w:rsidR="00C13470" w:rsidRDefault="00C13470">
      <w:r>
        <w:br w:type="page"/>
      </w:r>
    </w:p>
    <w:p w:rsidR="00324E16" w:rsidRDefault="00324E16" w:rsidP="00324E16">
      <w:pPr>
        <w:pStyle w:val="Heading3"/>
      </w:pPr>
      <w:bookmarkStart w:id="146" w:name="_Toc362007477"/>
      <w:r>
        <w:t>IL:  Declining Oil Prices Devastate Saudi Economy</w:t>
      </w:r>
      <w:bookmarkEnd w:id="146"/>
    </w:p>
    <w:p w:rsidR="008E1893" w:rsidRPr="00322590" w:rsidRDefault="00324E16" w:rsidP="00324E16">
      <w:pPr>
        <w:pStyle w:val="Heading4"/>
      </w:pPr>
      <w:r>
        <w:t xml:space="preserve">(--) </w:t>
      </w:r>
      <w:r w:rsidR="008E1893" w:rsidRPr="00322590">
        <w:t>Falling oil prices would devastate the Saudi economy.</w:t>
      </w:r>
    </w:p>
    <w:p w:rsidR="008E1893" w:rsidRPr="00322590" w:rsidRDefault="008E1893" w:rsidP="00324E16">
      <w:pPr>
        <w:ind w:left="720"/>
      </w:pPr>
      <w:r w:rsidRPr="00322590">
        <w:t xml:space="preserve">Madhur </w:t>
      </w:r>
      <w:r w:rsidRPr="00324E16">
        <w:rPr>
          <w:rStyle w:val="StyleStyleBold12pt"/>
        </w:rPr>
        <w:t>Jha</w:t>
      </w:r>
      <w:r w:rsidR="00324E16" w:rsidRPr="00324E16">
        <w:rPr>
          <w:rStyle w:val="StyleStyleBold12pt"/>
        </w:rPr>
        <w:t>, 4/24/2013</w:t>
      </w:r>
      <w:r w:rsidR="00324E16">
        <w:t xml:space="preserve"> (economist, </w:t>
      </w:r>
      <w:r w:rsidRPr="00322590">
        <w:t xml:space="preserve">Apr. 24, 2013.  Retrieved May 26, 2013 from </w:t>
      </w:r>
      <w:hyperlink r:id="rId160" w:history="1">
        <w:r w:rsidRPr="00322590">
          <w:rPr>
            <w:rStyle w:val="Hyperlink"/>
          </w:rPr>
          <w:t>http://www.hsbcnet.com/gbm/global-insights/insights/2013/falling-oil-prices-winners-and-losers.html</w:t>
        </w:r>
      </w:hyperlink>
      <w:r w:rsidR="00324E16">
        <w:t>, rwg)</w:t>
      </w:r>
    </w:p>
    <w:p w:rsidR="008E1893" w:rsidRPr="00324E16" w:rsidRDefault="008E1893" w:rsidP="008E1893">
      <w:pPr>
        <w:rPr>
          <w:sz w:val="16"/>
        </w:rPr>
      </w:pPr>
      <w:r w:rsidRPr="00324E16">
        <w:rPr>
          <w:sz w:val="16"/>
        </w:rPr>
        <w:t xml:space="preserve">For oil producers, </w:t>
      </w:r>
      <w:r w:rsidRPr="00324E16">
        <w:rPr>
          <w:rStyle w:val="StyleBoldUnderline"/>
          <w:highlight w:val="yellow"/>
        </w:rPr>
        <w:t>lower oil prices clearly worsen the fiscal position of governments that are very reliant on oil revenues to fund their spending. In countries such as Saudi Arabia, where government spending rose sharply following the Arab Spring, oil prices would have to remain high for fiscal positions not to deteriorate sharply.</w:t>
      </w:r>
      <w:r w:rsidRPr="00324E16">
        <w:rPr>
          <w:sz w:val="16"/>
        </w:rPr>
        <w:t xml:space="preserve"> On the other hand, falling oil prices for oil importers would lower the burden of subsidies in countries such as India, where prices are still fully or partly regulated.</w:t>
      </w:r>
    </w:p>
    <w:p w:rsidR="008E1893" w:rsidRPr="00322590" w:rsidRDefault="00324E16" w:rsidP="00324E16">
      <w:pPr>
        <w:pStyle w:val="Heading4"/>
      </w:pPr>
      <w:r>
        <w:t xml:space="preserve">(--) </w:t>
      </w:r>
      <w:r w:rsidR="008E1893" w:rsidRPr="00322590">
        <w:t>Saudi Arabia’s economy is very vulnerable to an oil price shock.</w:t>
      </w:r>
    </w:p>
    <w:p w:rsidR="008E1893" w:rsidRPr="00322590" w:rsidRDefault="008E1893" w:rsidP="00324E16">
      <w:pPr>
        <w:ind w:left="720"/>
      </w:pPr>
      <w:r w:rsidRPr="00324E16">
        <w:rPr>
          <w:rStyle w:val="StyleStyleBold12pt"/>
        </w:rPr>
        <w:t xml:space="preserve">ALIF ARABIA, </w:t>
      </w:r>
      <w:r w:rsidR="00324E16" w:rsidRPr="00324E16">
        <w:rPr>
          <w:rStyle w:val="StyleStyleBold12pt"/>
        </w:rPr>
        <w:t>4/28/2013</w:t>
      </w:r>
      <w:r w:rsidR="00324E16">
        <w:t xml:space="preserve"> (</w:t>
      </w:r>
      <w:r w:rsidRPr="00322590">
        <w:t xml:space="preserve">Retrieved May 26, 2013 from </w:t>
      </w:r>
      <w:hyperlink r:id="rId161" w:history="1">
        <w:r w:rsidRPr="00322590">
          <w:rPr>
            <w:rStyle w:val="Hyperlink"/>
          </w:rPr>
          <w:t>http://www.zawya.com/story/Oil_price_slips_amid_poor_demand-ZAWYA20130428105319/</w:t>
        </w:r>
      </w:hyperlink>
      <w:r w:rsidR="00324E16">
        <w:t>, rwg)</w:t>
      </w:r>
    </w:p>
    <w:p w:rsidR="008E1893" w:rsidRPr="00324E16" w:rsidRDefault="008E1893" w:rsidP="008E1893">
      <w:pPr>
        <w:rPr>
          <w:rStyle w:val="StyleBoldUnderline"/>
        </w:rPr>
      </w:pPr>
      <w:r w:rsidRPr="00324E16">
        <w:rPr>
          <w:rStyle w:val="StyleBoldUnderline"/>
          <w:highlight w:val="yellow"/>
        </w:rPr>
        <w:t>An oil price collapse</w:t>
      </w:r>
      <w:r w:rsidRPr="00322590">
        <w:t xml:space="preserve"> to USD 90 per barrel </w:t>
      </w:r>
      <w:r w:rsidRPr="00324E16">
        <w:rPr>
          <w:rStyle w:val="StyleBoldUnderline"/>
          <w:highlight w:val="yellow"/>
        </w:rPr>
        <w:t>could see a 0.4% drop in Saudi GDP, according to estimates by HSBC</w:t>
      </w:r>
      <w:r w:rsidRPr="00322590">
        <w:t xml:space="preserve">.¶ </w:t>
      </w:r>
      <w:r w:rsidRPr="00324E16">
        <w:rPr>
          <w:rStyle w:val="StyleBoldUnderline"/>
          <w:highlight w:val="yellow"/>
        </w:rPr>
        <w:t xml:space="preserve">Indeed, Saudi Arabia and the UAE are among the countries </w:t>
      </w:r>
      <w:r w:rsidRPr="00324E16">
        <w:rPr>
          <w:rStyle w:val="Emphasis"/>
          <w:highlight w:val="yellow"/>
        </w:rPr>
        <w:t>most vulnerable to an oil price shock</w:t>
      </w:r>
      <w:r w:rsidRPr="00324E16">
        <w:rPr>
          <w:rStyle w:val="StyleBoldUnderline"/>
          <w:highlight w:val="yellow"/>
        </w:rPr>
        <w:t>, the bank says.</w:t>
      </w:r>
    </w:p>
    <w:p w:rsidR="008E1893" w:rsidRPr="00322590" w:rsidRDefault="00324E16" w:rsidP="00324E16">
      <w:pPr>
        <w:pStyle w:val="Heading4"/>
      </w:pPr>
      <w:r>
        <w:t xml:space="preserve">(--) </w:t>
      </w:r>
      <w:r w:rsidR="008E1893" w:rsidRPr="00322590">
        <w:t>High world oil prices sustain the Saudi economy.</w:t>
      </w:r>
    </w:p>
    <w:p w:rsidR="008E1893" w:rsidRPr="00322590" w:rsidRDefault="008E1893" w:rsidP="00324E16">
      <w:pPr>
        <w:spacing w:after="0" w:line="240" w:lineRule="auto"/>
        <w:ind w:firstLine="720"/>
      </w:pPr>
      <w:r w:rsidRPr="00324E16">
        <w:rPr>
          <w:rStyle w:val="StyleStyleBold12pt"/>
        </w:rPr>
        <w:t xml:space="preserve">REUTERS NEWS SERVICE, </w:t>
      </w:r>
      <w:r w:rsidR="00324E16" w:rsidRPr="00324E16">
        <w:rPr>
          <w:rStyle w:val="StyleStyleBold12pt"/>
        </w:rPr>
        <w:t>5/21/2013</w:t>
      </w:r>
      <w:r w:rsidR="00324E16">
        <w:t xml:space="preserve"> (</w:t>
      </w:r>
      <w:r w:rsidRPr="00322590">
        <w:t>May 21, 2013.  Retrieved May 26, 2013 from</w:t>
      </w:r>
    </w:p>
    <w:p w:rsidR="008E1893" w:rsidRPr="00322590" w:rsidRDefault="001A05C4" w:rsidP="00324E16">
      <w:pPr>
        <w:spacing w:after="0" w:line="240" w:lineRule="auto"/>
        <w:ind w:left="720"/>
      </w:pPr>
      <w:hyperlink r:id="rId162" w:history="1">
        <w:r w:rsidR="00324E16" w:rsidRPr="00FF7648">
          <w:rPr>
            <w:rStyle w:val="Hyperlink"/>
          </w:rPr>
          <w:t>http://english.alarabiya.net/en/business/economy/2013/05/21/Inflation-a-potential-risk-for-strong-Saudi-economy-says-IMF.html</w:t>
        </w:r>
      </w:hyperlink>
      <w:r w:rsidR="00324E16">
        <w:t>, rwg)</w:t>
      </w:r>
    </w:p>
    <w:p w:rsidR="008E1893" w:rsidRPr="00322590" w:rsidRDefault="008E1893" w:rsidP="008E1893">
      <w:r w:rsidRPr="00324E16">
        <w:rPr>
          <w:rStyle w:val="StyleBoldUnderline"/>
          <w:highlight w:val="yellow"/>
        </w:rPr>
        <w:t>High world oil prices have contributed to a string of large Saudi budget surpluses in recent years, as well as sharply reduced levels of public debt</w:t>
      </w:r>
      <w:r w:rsidRPr="00322590">
        <w:t xml:space="preserve"> and the accumulation of a considerable buffer of financial assets.¶ “</w:t>
      </w:r>
      <w:r w:rsidRPr="00324E16">
        <w:rPr>
          <w:rStyle w:val="StyleBoldUnderline"/>
          <w:highlight w:val="yellow"/>
        </w:rPr>
        <w:t>From this position of strength, now is a good time to consider further fiscal reforms. In this context, we encourage the government to further develop fiscal tools, including those dealing with oil price uncertainty,”</w:t>
      </w:r>
      <w:r w:rsidRPr="00322590">
        <w:t xml:space="preserve"> the IMF said.</w:t>
      </w:r>
    </w:p>
    <w:p w:rsidR="008E1893" w:rsidRPr="00322590" w:rsidRDefault="00324E16" w:rsidP="00324E16">
      <w:pPr>
        <w:pStyle w:val="Heading4"/>
      </w:pPr>
      <w:r>
        <w:t xml:space="preserve">(--) </w:t>
      </w:r>
      <w:r w:rsidR="008E1893" w:rsidRPr="00322590">
        <w:t>High oil prices are bolstering the Saudi economy now.</w:t>
      </w:r>
    </w:p>
    <w:p w:rsidR="008E1893" w:rsidRPr="00322590" w:rsidRDefault="008E1893" w:rsidP="00324E16">
      <w:pPr>
        <w:spacing w:after="0" w:line="240" w:lineRule="auto"/>
        <w:ind w:firstLine="720"/>
      </w:pPr>
      <w:r w:rsidRPr="00322590">
        <w:t xml:space="preserve">Nicolas </w:t>
      </w:r>
      <w:r w:rsidRPr="00324E16">
        <w:rPr>
          <w:rStyle w:val="StyleStyleBold12pt"/>
        </w:rPr>
        <w:t>Parasie</w:t>
      </w:r>
      <w:r w:rsidR="00324E16" w:rsidRPr="00324E16">
        <w:rPr>
          <w:rStyle w:val="StyleStyleBold12pt"/>
        </w:rPr>
        <w:t>, 5/26/2013</w:t>
      </w:r>
      <w:r w:rsidR="00324E16">
        <w:t xml:space="preserve"> (</w:t>
      </w:r>
      <w:r w:rsidRPr="00322590">
        <w:t xml:space="preserve">staff writer) May 26, 2013.  Retrieved May 26, 2013 from </w:t>
      </w:r>
    </w:p>
    <w:p w:rsidR="008E1893" w:rsidRPr="00322590" w:rsidRDefault="001A05C4" w:rsidP="00324E16">
      <w:pPr>
        <w:spacing w:after="0" w:line="240" w:lineRule="auto"/>
        <w:ind w:left="720"/>
      </w:pPr>
      <w:hyperlink r:id="rId163" w:history="1">
        <w:r w:rsidR="00324E16" w:rsidRPr="00FF7648">
          <w:rPr>
            <w:rStyle w:val="Hyperlink"/>
          </w:rPr>
          <w:t>http://blogs.wsj.com/middleeast/2013/05/26/middle-east-ceos-the-worlds-most-optimistic-says-pwc/</w:t>
        </w:r>
      </w:hyperlink>
      <w:r w:rsidR="00324E16">
        <w:t>, rwg)</w:t>
      </w:r>
    </w:p>
    <w:p w:rsidR="008E1893" w:rsidRPr="00322590" w:rsidRDefault="008E1893" w:rsidP="008E1893">
      <w:r w:rsidRPr="00324E16">
        <w:rPr>
          <w:rStyle w:val="StyleBoldUnderline"/>
          <w:highlight w:val="yellow"/>
        </w:rPr>
        <w:t xml:space="preserve">One of the most obvious reasons for the sunny outlook of Middle East CEOs is an oil price that remains perched at about $100 a barrel, </w:t>
      </w:r>
      <w:r w:rsidRPr="00324E16">
        <w:rPr>
          <w:rStyle w:val="Emphasis"/>
          <w:highlight w:val="yellow"/>
        </w:rPr>
        <w:t>filling the coffers</w:t>
      </w:r>
      <w:r w:rsidRPr="00324E16">
        <w:rPr>
          <w:rStyle w:val="StyleBoldUnderline"/>
          <w:highlight w:val="yellow"/>
        </w:rPr>
        <w:t xml:space="preserve"> of key oil-producers such as Saudi Arabia</w:t>
      </w:r>
      <w:r w:rsidRPr="00322590">
        <w:t xml:space="preserve"> and the United Arab Emirates.</w:t>
      </w:r>
    </w:p>
    <w:p w:rsidR="008E1893" w:rsidRPr="00322590" w:rsidRDefault="00326A08" w:rsidP="00326A08">
      <w:pPr>
        <w:pStyle w:val="Heading4"/>
      </w:pPr>
      <w:r>
        <w:t xml:space="preserve">(--) </w:t>
      </w:r>
      <w:r w:rsidR="008E1893" w:rsidRPr="00322590">
        <w:t>High oil prices are necessary for Saudi stability.</w:t>
      </w:r>
    </w:p>
    <w:p w:rsidR="008E1893" w:rsidRPr="00322590" w:rsidRDefault="008E1893" w:rsidP="00326A08">
      <w:pPr>
        <w:ind w:left="720"/>
      </w:pPr>
      <w:r w:rsidRPr="00322590">
        <w:t xml:space="preserve">Yousef Gamal </w:t>
      </w:r>
      <w:r w:rsidRPr="00326A08">
        <w:rPr>
          <w:rStyle w:val="StyleStyleBold12pt"/>
        </w:rPr>
        <w:t>El-Din</w:t>
      </w:r>
      <w:r w:rsidR="00326A08" w:rsidRPr="00326A08">
        <w:rPr>
          <w:rStyle w:val="StyleStyleBold12pt"/>
        </w:rPr>
        <w:t>, 5/15/2013</w:t>
      </w:r>
      <w:r w:rsidR="00326A08">
        <w:t xml:space="preserve"> (staff writer, </w:t>
      </w:r>
      <w:r w:rsidRPr="00322590">
        <w:t xml:space="preserve">May 15, 2013.  Retrieved May 26, 2013 from </w:t>
      </w:r>
      <w:hyperlink r:id="rId164" w:history="1">
        <w:r w:rsidRPr="00322590">
          <w:rPr>
            <w:rStyle w:val="Hyperlink"/>
          </w:rPr>
          <w:t>http://www.cnbc.com/id/100739228</w:t>
        </w:r>
      </w:hyperlink>
      <w:r w:rsidR="00326A08">
        <w:t>, rwg)</w:t>
      </w:r>
    </w:p>
    <w:p w:rsidR="008E1893" w:rsidRPr="00326A08" w:rsidRDefault="008E1893" w:rsidP="008E1893">
      <w:pPr>
        <w:rPr>
          <w:rStyle w:val="StyleBoldUnderline"/>
        </w:rPr>
      </w:pPr>
      <w:r w:rsidRPr="00326A08">
        <w:rPr>
          <w:rStyle w:val="StyleBoldUnderline"/>
          <w:highlight w:val="yellow"/>
        </w:rPr>
        <w:t xml:space="preserve">A downside pressure on prices would arguably come at an unfortunate time for countries like Saudi Arabia, still the world's top oil exporter, where government spending has risen in order to help keep the turmoil affecting the broader Middle East from hitting the country domestically. Saudi Arabia's budget is </w:t>
      </w:r>
      <w:r w:rsidRPr="00326A08">
        <w:rPr>
          <w:rStyle w:val="Emphasis"/>
          <w:highlight w:val="yellow"/>
        </w:rPr>
        <w:t>directly linked to the global price of oil.</w:t>
      </w:r>
    </w:p>
    <w:p w:rsidR="008E1893" w:rsidRPr="00322590" w:rsidRDefault="007B12B8" w:rsidP="007B12B8">
      <w:pPr>
        <w:pStyle w:val="Heading4"/>
      </w:pPr>
      <w:r>
        <w:t xml:space="preserve">(--) </w:t>
      </w:r>
      <w:r w:rsidR="008E1893" w:rsidRPr="00322590">
        <w:t>High oil prices benefit the Saudi economy.</w:t>
      </w:r>
    </w:p>
    <w:p w:rsidR="008E1893" w:rsidRPr="00322590" w:rsidRDefault="008E1893" w:rsidP="007B12B8">
      <w:pPr>
        <w:ind w:left="720"/>
      </w:pPr>
      <w:r w:rsidRPr="007B12B8">
        <w:rPr>
          <w:rStyle w:val="StyleStyleBold12pt"/>
        </w:rPr>
        <w:t xml:space="preserve">REUTERS, </w:t>
      </w:r>
      <w:r w:rsidR="007B12B8" w:rsidRPr="007B12B8">
        <w:rPr>
          <w:rStyle w:val="StyleStyleBold12pt"/>
        </w:rPr>
        <w:t>5/21/2013</w:t>
      </w:r>
      <w:r w:rsidR="007B12B8">
        <w:t xml:space="preserve"> (</w:t>
      </w:r>
      <w:r w:rsidRPr="00322590">
        <w:t xml:space="preserve">May 21, 2013.  Retrieved May 26, 2013 from </w:t>
      </w:r>
      <w:hyperlink r:id="rId165" w:history="1">
        <w:r w:rsidR="007B12B8" w:rsidRPr="00FF7648">
          <w:rPr>
            <w:rStyle w:val="Hyperlink"/>
          </w:rPr>
          <w:t>http://www.arabianbusiness.com/imf-warns-saudi-arabia-over-inflation-risk-502370.html</w:t>
        </w:r>
      </w:hyperlink>
      <w:r w:rsidR="007B12B8">
        <w:t>, rwg)</w:t>
      </w:r>
    </w:p>
    <w:p w:rsidR="008E1893" w:rsidRPr="007B12B8" w:rsidRDefault="008E1893" w:rsidP="008E1893">
      <w:pPr>
        <w:rPr>
          <w:rStyle w:val="StyleBoldUnderline"/>
        </w:rPr>
      </w:pPr>
      <w:r w:rsidRPr="007B12B8">
        <w:rPr>
          <w:rStyle w:val="StyleBoldUnderline"/>
          <w:highlight w:val="yellow"/>
        </w:rPr>
        <w:t>High world oil prices have contributed to a string of large Saudi budget surpluses in recent years, as well as sharply reduced levels of public debt and the accumulation of a considerable buffer of financial assets.</w:t>
      </w:r>
    </w:p>
    <w:p w:rsidR="008E1893" w:rsidRPr="00322590" w:rsidRDefault="007B12B8" w:rsidP="007B12B8">
      <w:pPr>
        <w:pStyle w:val="Heading4"/>
      </w:pPr>
      <w:r>
        <w:t xml:space="preserve">(--) </w:t>
      </w:r>
      <w:r w:rsidR="008E1893" w:rsidRPr="00322590">
        <w:t>Lower oil prices undermine the Saudi economy.</w:t>
      </w:r>
    </w:p>
    <w:p w:rsidR="008E1893" w:rsidRPr="00322590" w:rsidRDefault="008E1893" w:rsidP="007B12B8">
      <w:pPr>
        <w:ind w:left="720"/>
      </w:pPr>
      <w:r w:rsidRPr="00322590">
        <w:t xml:space="preserve">Madhur </w:t>
      </w:r>
      <w:r w:rsidRPr="007B12B8">
        <w:rPr>
          <w:rStyle w:val="StyleStyleBold12pt"/>
        </w:rPr>
        <w:t>Jha</w:t>
      </w:r>
      <w:r w:rsidR="007B12B8" w:rsidRPr="007B12B8">
        <w:rPr>
          <w:rStyle w:val="StyleStyleBold12pt"/>
        </w:rPr>
        <w:t>, 4/24/2013</w:t>
      </w:r>
      <w:r w:rsidR="007B12B8">
        <w:t xml:space="preserve"> (economist, </w:t>
      </w:r>
      <w:r w:rsidRPr="00322590">
        <w:t xml:space="preserve">Apr. 24, 2013.  Retrieved May 26, 2013 from </w:t>
      </w:r>
      <w:hyperlink r:id="rId166" w:history="1">
        <w:r w:rsidRPr="00322590">
          <w:rPr>
            <w:rStyle w:val="Hyperlink"/>
          </w:rPr>
          <w:t>http://www.hsbcnet.com/gbm/global-insights/insights/2013/falling-oil-prices-winners-and-losers.html</w:t>
        </w:r>
      </w:hyperlink>
      <w:r w:rsidR="007B12B8">
        <w:t>, rwg)</w:t>
      </w:r>
    </w:p>
    <w:p w:rsidR="008E1893" w:rsidRPr="007B12B8" w:rsidRDefault="008E1893" w:rsidP="008E1893">
      <w:pPr>
        <w:rPr>
          <w:sz w:val="16"/>
        </w:rPr>
      </w:pPr>
      <w:r w:rsidRPr="007B12B8">
        <w:rPr>
          <w:rStyle w:val="StyleBoldUnderline"/>
          <w:highlight w:val="yellow"/>
        </w:rPr>
        <w:t>In the western world the impact of a lower price seems to be limited in 2013 with most countries showing a 0.1 percentage point improvement in GDP growth</w:t>
      </w:r>
      <w:r w:rsidRPr="007B12B8">
        <w:rPr>
          <w:sz w:val="16"/>
        </w:rPr>
        <w:t xml:space="preserve"> while inflation falls by an average 0.5 points. </w:t>
      </w:r>
      <w:r w:rsidRPr="007B12B8">
        <w:rPr>
          <w:rStyle w:val="StyleBoldUnderline"/>
          <w:highlight w:val="yellow"/>
        </w:rPr>
        <w:t>But the longer oil prices stay low, the greater the impact</w:t>
      </w:r>
      <w:r w:rsidRPr="007B12B8">
        <w:rPr>
          <w:sz w:val="16"/>
        </w:rPr>
        <w:t>, with 2014 seeing a stronger pickup in growth and a sharper drop in inflation.</w:t>
      </w:r>
      <w:r w:rsidR="007B12B8" w:rsidRPr="007B12B8">
        <w:rPr>
          <w:sz w:val="12"/>
        </w:rPr>
        <w:t>¶</w:t>
      </w:r>
      <w:r w:rsidRPr="007B12B8">
        <w:rPr>
          <w:sz w:val="16"/>
        </w:rPr>
        <w:t xml:space="preserve"> </w:t>
      </w:r>
      <w:r w:rsidRPr="007B12B8">
        <w:rPr>
          <w:rStyle w:val="StyleBoldUnderline"/>
          <w:highlight w:val="yellow"/>
        </w:rPr>
        <w:t>For emerging markets, the impact is much more pronounced. Big oil producers such as Russia and Saudi Arabia face the most negative growth outlook in 2013</w:t>
      </w:r>
      <w:r w:rsidRPr="007B12B8">
        <w:rPr>
          <w:sz w:val="16"/>
        </w:rPr>
        <w:t xml:space="preserve"> while the big oil consumers such as India, Turkey and South Africa benefit most from lower oil prices. And all countries – developed or developing – benefit from a drop in inflation, though clearly with food and fuel forming a larger proportion of the consumer basket in emerging markets, the disinflationary impact is on average higher there than for developed markets.</w:t>
      </w:r>
    </w:p>
    <w:p w:rsidR="008E1893" w:rsidRPr="00322590" w:rsidRDefault="00A77FCE" w:rsidP="007B12B8">
      <w:pPr>
        <w:pStyle w:val="Heading4"/>
      </w:pPr>
      <w:r>
        <w:t xml:space="preserve">(--) </w:t>
      </w:r>
      <w:r w:rsidR="008E1893" w:rsidRPr="00322590">
        <w:t>Saudi Arabia needs high oil prices to bolster its economy.</w:t>
      </w:r>
    </w:p>
    <w:p w:rsidR="008E1893" w:rsidRPr="00322590" w:rsidRDefault="007B12B8" w:rsidP="007B12B8">
      <w:pPr>
        <w:spacing w:after="0" w:line="240" w:lineRule="auto"/>
        <w:ind w:firstLine="720"/>
      </w:pPr>
      <w:r>
        <w:t xml:space="preserve">Martin </w:t>
      </w:r>
      <w:r w:rsidRPr="007B12B8">
        <w:rPr>
          <w:rStyle w:val="StyleStyleBold12pt"/>
        </w:rPr>
        <w:t>Dokoupil, 4/30/2013</w:t>
      </w:r>
      <w:r>
        <w:t xml:space="preserve"> (staff writer, </w:t>
      </w:r>
      <w:r w:rsidR="008E1893" w:rsidRPr="00322590">
        <w:t xml:space="preserve">Apr. 30, 2013.  Retrieved May 26, 2013 from </w:t>
      </w:r>
    </w:p>
    <w:p w:rsidR="008E1893" w:rsidRPr="00322590" w:rsidRDefault="001A05C4" w:rsidP="007B12B8">
      <w:pPr>
        <w:spacing w:after="0" w:line="240" w:lineRule="auto"/>
        <w:ind w:left="720"/>
      </w:pPr>
      <w:hyperlink r:id="rId167" w:history="1">
        <w:r w:rsidR="007B12B8" w:rsidRPr="00FF7648">
          <w:rPr>
            <w:rStyle w:val="Hyperlink"/>
          </w:rPr>
          <w:t>http://www.saudigazette.com.sa/index.cfm?method=home.regcon&amp;contentid=20130430163601</w:t>
        </w:r>
      </w:hyperlink>
      <w:r w:rsidR="007B12B8">
        <w:t>, rwg)</w:t>
      </w:r>
    </w:p>
    <w:p w:rsidR="008E1893" w:rsidRDefault="008E1893" w:rsidP="008E1893">
      <w:r w:rsidRPr="007B12B8">
        <w:rPr>
          <w:rStyle w:val="StyleBoldUnderline"/>
          <w:highlight w:val="yellow"/>
        </w:rPr>
        <w:t>Saudi Arabia, the top Arab economy, has been raising budget spending by an average 14 percent annually in the last decade. As a result, the oil price it needs to balance its budget jumped to $85 per barrel in 2013 from $38 in 2008</w:t>
      </w:r>
      <w:r w:rsidRPr="00322590">
        <w:t>, the International Monetary Fund has estimated.</w:t>
      </w:r>
    </w:p>
    <w:p w:rsidR="00A77FCE" w:rsidRPr="00A77FCE" w:rsidRDefault="00A77FCE" w:rsidP="00A77FCE">
      <w:pPr>
        <w:pStyle w:val="Heading4"/>
        <w:rPr>
          <w:rStyle w:val="BoldUnderline"/>
          <w:rFonts w:asciiTheme="minorHAnsi" w:hAnsiTheme="minorHAnsi" w:cstheme="minorHAnsi"/>
          <w:b/>
          <w:bCs/>
          <w:sz w:val="26"/>
          <w:szCs w:val="26"/>
          <w:u w:val="none"/>
        </w:rPr>
      </w:pPr>
      <w:r w:rsidRPr="00A77FCE">
        <w:rPr>
          <w:rStyle w:val="BoldUnderline"/>
          <w:rFonts w:asciiTheme="minorHAnsi" w:hAnsiTheme="minorHAnsi" w:cstheme="minorHAnsi"/>
          <w:b/>
          <w:sz w:val="26"/>
          <w:szCs w:val="26"/>
          <w:u w:val="none"/>
        </w:rPr>
        <w:t>(--) Oil revenues</w:t>
      </w:r>
      <w:r>
        <w:rPr>
          <w:rStyle w:val="BoldUnderline"/>
          <w:rFonts w:asciiTheme="minorHAnsi" w:hAnsiTheme="minorHAnsi" w:cstheme="minorHAnsi"/>
          <w:b/>
          <w:sz w:val="26"/>
          <w:szCs w:val="26"/>
          <w:u w:val="none"/>
        </w:rPr>
        <w:t xml:space="preserve"> bolster the Saudi economy</w:t>
      </w:r>
      <w:r w:rsidRPr="00A77FCE">
        <w:rPr>
          <w:rStyle w:val="BoldUnderline"/>
          <w:rFonts w:asciiTheme="minorHAnsi" w:hAnsiTheme="minorHAnsi" w:cstheme="minorHAnsi"/>
          <w:b/>
          <w:sz w:val="26"/>
          <w:szCs w:val="26"/>
          <w:u w:val="none"/>
        </w:rPr>
        <w:t>:</w:t>
      </w:r>
    </w:p>
    <w:p w:rsidR="00A77FCE" w:rsidRDefault="00A77FCE" w:rsidP="00A77FCE">
      <w:pPr>
        <w:ind w:left="360"/>
      </w:pPr>
      <w:r w:rsidRPr="00A77FCE">
        <w:rPr>
          <w:rStyle w:val="StyleStyleBold12pt"/>
        </w:rPr>
        <w:t>The Economist</w:t>
      </w:r>
      <w:r>
        <w:t>, 3/3/20</w:t>
      </w:r>
      <w:r w:rsidRPr="00A77FCE">
        <w:rPr>
          <w:rStyle w:val="StyleStyleBold12pt"/>
        </w:rPr>
        <w:t>11</w:t>
      </w:r>
      <w:r>
        <w:t xml:space="preserve"> (“The royal house is rattled too,” </w:t>
      </w:r>
      <w:hyperlink r:id="rId168" w:history="1">
        <w:r w:rsidRPr="00C301E5">
          <w:rPr>
            <w:rStyle w:val="Hyperlink"/>
          </w:rPr>
          <w:t>http://www.economist.com/node/18291511</w:t>
        </w:r>
      </w:hyperlink>
      <w:r>
        <w:t>)</w:t>
      </w:r>
    </w:p>
    <w:p w:rsidR="00A77FCE" w:rsidRDefault="00A77FCE" w:rsidP="00A77FCE">
      <w:pPr>
        <w:rPr>
          <w:rStyle w:val="StyleBoldUnderline"/>
        </w:rPr>
      </w:pPr>
      <w:r w:rsidRPr="008429FC">
        <w:rPr>
          <w:sz w:val="16"/>
        </w:rPr>
        <w:t>IN NORMAL times a government sitting on $440 billion in foreign reserves would have few cares. Even in the present season of turmoil in the Middle East,</w:t>
      </w:r>
      <w:r>
        <w:t xml:space="preserve"> </w:t>
      </w:r>
      <w:r w:rsidRPr="00A77FCE">
        <w:rPr>
          <w:rStyle w:val="StyleBoldUnderline"/>
          <w:highlight w:val="yellow"/>
        </w:rPr>
        <w:t>Saudi Arabia is lucky. With the price of oil up by $10 a barrel since January, and the Saudis squirting out spare stuff to make up for the slump in Libya’s output, the world’s largest oil exporter is raking in a windfall.</w:t>
      </w:r>
      <w:r>
        <w:t xml:space="preserve"> </w:t>
      </w:r>
      <w:r w:rsidRPr="008429FC">
        <w:rPr>
          <w:sz w:val="16"/>
        </w:rPr>
        <w:t>Feeling generous following his return in February after three months’ convalescence abroad,</w:t>
      </w:r>
      <w:r>
        <w:t xml:space="preserve"> </w:t>
      </w:r>
      <w:r w:rsidRPr="00A77FCE">
        <w:rPr>
          <w:rStyle w:val="StyleBoldUnderline"/>
          <w:highlight w:val="yellow"/>
        </w:rPr>
        <w:t>King Abdullah announced an extra $36 billion to be spent on welfare and public services.</w:t>
      </w:r>
    </w:p>
    <w:p w:rsidR="00A77FCE" w:rsidRDefault="00A77FCE" w:rsidP="00A77FCE">
      <w:pPr>
        <w:pStyle w:val="Heading4"/>
      </w:pPr>
      <w:r>
        <w:t>(--) Higher oil prices are bolstering Saudi Arabia’s economy:</w:t>
      </w:r>
    </w:p>
    <w:p w:rsidR="00A77FCE" w:rsidRDefault="00A77FCE" w:rsidP="00A77FCE">
      <w:pPr>
        <w:ind w:left="360"/>
      </w:pPr>
      <w:r>
        <w:t>Chika Amanze-</w:t>
      </w:r>
      <w:r w:rsidRPr="00A77FCE">
        <w:rPr>
          <w:rStyle w:val="StyleStyleBold12pt"/>
        </w:rPr>
        <w:t>Nwachuku,</w:t>
      </w:r>
      <w:r w:rsidRPr="00145736">
        <w:rPr>
          <w:rStyle w:val="BoldUnderline"/>
        </w:rPr>
        <w:t xml:space="preserve"> 8/16/20</w:t>
      </w:r>
      <w:r w:rsidRPr="00A77FCE">
        <w:rPr>
          <w:rStyle w:val="StyleStyleBold12pt"/>
        </w:rPr>
        <w:t>11</w:t>
      </w:r>
      <w:r>
        <w:t xml:space="preserve"> (staff writer, “OPEC Oil Export Earnings to Hit $1trillion in 2011”  </w:t>
      </w:r>
      <w:hyperlink r:id="rId169" w:history="1">
        <w:r w:rsidRPr="00C301E5">
          <w:rPr>
            <w:rStyle w:val="Hyperlink"/>
          </w:rPr>
          <w:t>http://www.thisdaylive.com/articles/opec-oil-export-earnings-to-hit-1trillion-in-2011/96523/</w:t>
        </w:r>
      </w:hyperlink>
      <w:r>
        <w:t>)</w:t>
      </w:r>
    </w:p>
    <w:p w:rsidR="00A77FCE" w:rsidRPr="00E05FFC" w:rsidRDefault="00A77FCE" w:rsidP="00A77FCE">
      <w:pPr>
        <w:rPr>
          <w:sz w:val="16"/>
        </w:rPr>
      </w:pPr>
      <w:r w:rsidRPr="00A77FCE">
        <w:rPr>
          <w:rStyle w:val="StyleBoldUnderline"/>
          <w:highlight w:val="yellow"/>
        </w:rPr>
        <w:t>Higher crude oil prices could boost</w:t>
      </w:r>
      <w:r>
        <w:t xml:space="preserve"> </w:t>
      </w:r>
      <w:r w:rsidRPr="00E05FFC">
        <w:rPr>
          <w:sz w:val="16"/>
        </w:rPr>
        <w:t xml:space="preserve">the Organisation of Petroleum Exporting Countries </w:t>
      </w:r>
      <w:r>
        <w:t>(</w:t>
      </w:r>
      <w:r w:rsidRPr="00A77FCE">
        <w:rPr>
          <w:rStyle w:val="StyleBoldUnderline"/>
          <w:highlight w:val="yellow"/>
        </w:rPr>
        <w:t>OPEC’s) earnings from oil export</w:t>
      </w:r>
      <w:r>
        <w:t xml:space="preserve"> </w:t>
      </w:r>
      <w:r w:rsidRPr="00E05FFC">
        <w:rPr>
          <w:sz w:val="16"/>
        </w:rPr>
        <w:t>to $1,011 trillion in 2011, the United States Energy Information Administration (EIA) has said.</w:t>
      </w:r>
      <w:r>
        <w:t xml:space="preserve"> </w:t>
      </w:r>
      <w:r w:rsidRPr="00A77FCE">
        <w:rPr>
          <w:rStyle w:val="StyleBoldUnderline"/>
          <w:highlight w:val="yellow"/>
        </w:rPr>
        <w:t>Last year, the group earned $778 billion in net oil export revenues, a 35 percent increase from 2009</w:t>
      </w:r>
      <w:r w:rsidRPr="00A77FCE">
        <w:rPr>
          <w:highlight w:val="yellow"/>
        </w:rPr>
        <w:t>.</w:t>
      </w:r>
      <w:r>
        <w:t xml:space="preserve"> </w:t>
      </w:r>
      <w:r w:rsidRPr="00E05FFC">
        <w:rPr>
          <w:sz w:val="16"/>
        </w:rPr>
        <w:t>Saudi Arabia earned the largest share of these earnings, $225 billion, representing 29 percent of total OPEC revenues.</w:t>
      </w:r>
    </w:p>
    <w:p w:rsidR="00A77FCE" w:rsidRPr="00322590" w:rsidRDefault="00A77FCE" w:rsidP="008E1893"/>
    <w:p w:rsidR="007B12B8" w:rsidRDefault="007B12B8">
      <w:r>
        <w:br w:type="page"/>
      </w:r>
    </w:p>
    <w:p w:rsidR="007B12B8" w:rsidRDefault="007B12B8" w:rsidP="007B12B8">
      <w:pPr>
        <w:pStyle w:val="Heading2"/>
      </w:pPr>
      <w:bookmarkStart w:id="147" w:name="_Toc362007478"/>
      <w:r>
        <w:t>Impact Extensions</w:t>
      </w:r>
      <w:bookmarkEnd w:id="147"/>
    </w:p>
    <w:p w:rsidR="007B12B8" w:rsidRDefault="007B12B8">
      <w:r>
        <w:br w:type="page"/>
      </w:r>
    </w:p>
    <w:p w:rsidR="007B12B8" w:rsidRPr="007B12B8" w:rsidRDefault="007B12B8" w:rsidP="007B12B8">
      <w:pPr>
        <w:pStyle w:val="Heading3"/>
      </w:pPr>
      <w:bookmarkStart w:id="148" w:name="_Toc362007479"/>
      <w:r>
        <w:t>Impacts:  Stability in Saudi Arabia Checks Terrorism</w:t>
      </w:r>
      <w:bookmarkEnd w:id="148"/>
    </w:p>
    <w:p w:rsidR="008E1893" w:rsidRPr="00322590" w:rsidRDefault="007B12B8" w:rsidP="007B12B8">
      <w:pPr>
        <w:pStyle w:val="Heading4"/>
      </w:pPr>
      <w:r>
        <w:t xml:space="preserve">(--) </w:t>
      </w:r>
      <w:r w:rsidR="008E1893" w:rsidRPr="00322590">
        <w:t xml:space="preserve">High oil prices are key to Saudi Arabia’s ability to check extremism and terrorist groups.  </w:t>
      </w:r>
    </w:p>
    <w:p w:rsidR="008E1893" w:rsidRPr="00322590" w:rsidRDefault="008E1893" w:rsidP="007B12B8">
      <w:pPr>
        <w:ind w:left="720"/>
      </w:pPr>
      <w:r w:rsidRPr="00322590">
        <w:t xml:space="preserve">J. MICHAEL </w:t>
      </w:r>
      <w:r w:rsidRPr="007B12B8">
        <w:rPr>
          <w:rStyle w:val="StyleStyleBold12pt"/>
        </w:rPr>
        <w:t>MCCONNELL</w:t>
      </w:r>
      <w:r w:rsidR="007B12B8">
        <w:t>, 2/27/20</w:t>
      </w:r>
      <w:r w:rsidR="007B12B8" w:rsidRPr="007B12B8">
        <w:rPr>
          <w:rStyle w:val="StyleStyleBold12pt"/>
        </w:rPr>
        <w:t>08</w:t>
      </w:r>
      <w:r w:rsidR="007B12B8">
        <w:t xml:space="preserve"> </w:t>
      </w:r>
      <w:r w:rsidRPr="00322590">
        <w:t xml:space="preserve"> (Director of National Intelligence) “CQ Congressional Testimony,” Feb. 27, 2008. Retrieved Apr. 18, 2008, Lexis/Nexis.</w:t>
      </w:r>
    </w:p>
    <w:p w:rsidR="008E1893" w:rsidRPr="007B12B8" w:rsidRDefault="008E1893" w:rsidP="008E1893">
      <w:pPr>
        <w:rPr>
          <w:rStyle w:val="StyleBoldUnderline"/>
        </w:rPr>
      </w:pPr>
      <w:r w:rsidRPr="007B12B8">
        <w:rPr>
          <w:rStyle w:val="StyleBoldUnderline"/>
          <w:highlight w:val="yellow"/>
        </w:rPr>
        <w:t>In Saudi Arabia, the long-term challenge from Islamic extremism has been checked for now, and the government benefits from steady, oil price-driven economic growth. Saudi security forces have achieved notable successes against al- Qa'ida networks inside the Kingdom since 2003, killing or capturing al- Qa'ida's original Saudi-based leadership and degrading its manpower, access to weapons, and operational capability.</w:t>
      </w:r>
    </w:p>
    <w:p w:rsidR="008E1893" w:rsidRPr="00322590" w:rsidRDefault="007B12B8" w:rsidP="007B12B8">
      <w:pPr>
        <w:pStyle w:val="Heading4"/>
      </w:pPr>
      <w:r>
        <w:t xml:space="preserve">(--) </w:t>
      </w:r>
      <w:r w:rsidR="008E1893" w:rsidRPr="00322590">
        <w:t xml:space="preserve">Saudi Arabia needs high oil prices to minimize unrest in the country. </w:t>
      </w:r>
    </w:p>
    <w:p w:rsidR="008E1893" w:rsidRPr="00322590" w:rsidRDefault="008E1893" w:rsidP="007B12B8">
      <w:pPr>
        <w:spacing w:after="0" w:line="240" w:lineRule="auto"/>
        <w:ind w:firstLine="720"/>
      </w:pPr>
      <w:r w:rsidRPr="00322590">
        <w:t xml:space="preserve">Andrew </w:t>
      </w:r>
      <w:r w:rsidRPr="007B12B8">
        <w:rPr>
          <w:rStyle w:val="StyleStyleBold12pt"/>
        </w:rPr>
        <w:t>Holland</w:t>
      </w:r>
      <w:r w:rsidR="007B12B8" w:rsidRPr="007B12B8">
        <w:rPr>
          <w:rStyle w:val="StyleStyleBold12pt"/>
        </w:rPr>
        <w:t>, 5/7/2013</w:t>
      </w:r>
      <w:r w:rsidR="007B12B8">
        <w:t xml:space="preserve"> (staff writer, </w:t>
      </w:r>
      <w:r w:rsidRPr="00322590">
        <w:t>May 7, 2013.  Retrieved May 26, 2013 from</w:t>
      </w:r>
    </w:p>
    <w:p w:rsidR="008E1893" w:rsidRPr="00322590" w:rsidRDefault="001A05C4" w:rsidP="007B12B8">
      <w:pPr>
        <w:spacing w:after="0" w:line="240" w:lineRule="auto"/>
        <w:ind w:left="720"/>
      </w:pPr>
      <w:hyperlink r:id="rId170" w:history="1">
        <w:r w:rsidR="007B12B8" w:rsidRPr="00FF7648">
          <w:rPr>
            <w:rStyle w:val="Hyperlink"/>
          </w:rPr>
          <w:t>http://www.csmonitor.com/Environment/Energy-Voices/2013/0507/US-oil-boom-means-oil-prices-must-drop-right-Wrong</w:t>
        </w:r>
      </w:hyperlink>
      <w:r w:rsidR="007B12B8">
        <w:t>, rwg)</w:t>
      </w:r>
    </w:p>
    <w:p w:rsidR="008E1893" w:rsidRPr="007B12B8" w:rsidRDefault="008E1893" w:rsidP="008E1893">
      <w:pPr>
        <w:rPr>
          <w:sz w:val="16"/>
        </w:rPr>
      </w:pPr>
      <w:r w:rsidRPr="007B12B8">
        <w:rPr>
          <w:sz w:val="16"/>
        </w:rPr>
        <w:t xml:space="preserve">Today, the geopolitical incentives go the other way. </w:t>
      </w:r>
      <w:r w:rsidRPr="007B12B8">
        <w:rPr>
          <w:rStyle w:val="StyleBoldUnderline"/>
          <w:highlight w:val="yellow"/>
        </w:rPr>
        <w:t>After the Arab Spring, the Saudis significantly increased the subsidies (in both direct and implicit grants) to its people. They know that they need high oil prices in order to keep their population happy.</w:t>
      </w:r>
    </w:p>
    <w:p w:rsidR="008E1893" w:rsidRPr="00322590" w:rsidRDefault="007B12B8" w:rsidP="007B12B8">
      <w:pPr>
        <w:pStyle w:val="Heading4"/>
      </w:pPr>
      <w:r>
        <w:t xml:space="preserve">(--) </w:t>
      </w:r>
      <w:r w:rsidR="008E1893" w:rsidRPr="00322590">
        <w:t>Oil price declines will unleash unrest in Persian Gulf nations.</w:t>
      </w:r>
    </w:p>
    <w:p w:rsidR="008E1893" w:rsidRPr="00322590" w:rsidRDefault="008E1893" w:rsidP="007B12B8">
      <w:pPr>
        <w:ind w:left="720"/>
      </w:pPr>
      <w:r w:rsidRPr="00322590">
        <w:t xml:space="preserve">Benjamin </w:t>
      </w:r>
      <w:r w:rsidRPr="007B12B8">
        <w:rPr>
          <w:rStyle w:val="StyleStyleBold12pt"/>
        </w:rPr>
        <w:t>Alter &amp;</w:t>
      </w:r>
      <w:r w:rsidRPr="00322590">
        <w:t xml:space="preserve"> Edward </w:t>
      </w:r>
      <w:r w:rsidRPr="007B12B8">
        <w:rPr>
          <w:rStyle w:val="StyleStyleBold12pt"/>
        </w:rPr>
        <w:t>Fishman</w:t>
      </w:r>
      <w:r w:rsidR="007B12B8" w:rsidRPr="007B12B8">
        <w:rPr>
          <w:rStyle w:val="StyleStyleBold12pt"/>
        </w:rPr>
        <w:t>, 4/28/2013</w:t>
      </w:r>
      <w:r w:rsidR="007B12B8">
        <w:t xml:space="preserve"> (editors, Foreign Affairs</w:t>
      </w:r>
      <w:r w:rsidRPr="00322590">
        <w:t xml:space="preserve">, NEW YORK TIMES, Apr. 28, 2013.  Retrieved May 26, 2013 from </w:t>
      </w:r>
      <w:hyperlink r:id="rId171" w:history="1">
        <w:r w:rsidRPr="00322590">
          <w:rPr>
            <w:rStyle w:val="Hyperlink"/>
          </w:rPr>
          <w:t>http://www.nytimes.com/2013/04/28/opinion/sunday/the-dark-side-of-energy-independence.html?pagewanted=all&amp;_r=0</w:t>
        </w:r>
      </w:hyperlink>
      <w:r w:rsidR="007B12B8">
        <w:t>, rwg)</w:t>
      </w:r>
    </w:p>
    <w:p w:rsidR="008E1893" w:rsidRPr="007B12B8" w:rsidRDefault="008E1893" w:rsidP="008E1893">
      <w:pPr>
        <w:rPr>
          <w:rStyle w:val="StyleBoldUnderline"/>
        </w:rPr>
      </w:pPr>
      <w:r w:rsidRPr="007B12B8">
        <w:rPr>
          <w:sz w:val="16"/>
        </w:rPr>
        <w:t xml:space="preserve">That’s because </w:t>
      </w:r>
      <w:r w:rsidRPr="007B12B8">
        <w:rPr>
          <w:rStyle w:val="StyleBoldUnderline"/>
          <w:highlight w:val="yellow"/>
        </w:rPr>
        <w:t>America’s oil and gas bonanza will drive down global energy prices, undercutting the foundations of petrostates everywhere.</w:t>
      </w:r>
      <w:r w:rsidRPr="007B12B8">
        <w:rPr>
          <w:sz w:val="16"/>
        </w:rPr>
        <w:t xml:space="preserve"> According to Francisco Blanch, the head of commodities research at Bank of America Merrill Lynch, </w:t>
      </w:r>
      <w:r w:rsidRPr="007B12B8">
        <w:rPr>
          <w:rStyle w:val="StyleBoldUnderline"/>
          <w:highlight w:val="yellow"/>
        </w:rPr>
        <w:t>oil could fall to just $50 a barrel within the next two years, which could unleash unrest in regions crucial to American interests. Far from releasing the United States from the burden of global leadership, this process would force Washington to assume an even greater international role than it currently plays</w:t>
      </w:r>
      <w:r w:rsidRPr="007B12B8">
        <w:rPr>
          <w:sz w:val="16"/>
        </w:rPr>
        <w:t>.</w:t>
      </w:r>
      <w:r w:rsidR="007B12B8" w:rsidRPr="007B12B8">
        <w:rPr>
          <w:sz w:val="12"/>
        </w:rPr>
        <w:t>¶</w:t>
      </w:r>
      <w:r w:rsidRPr="007B12B8">
        <w:rPr>
          <w:sz w:val="16"/>
        </w:rPr>
        <w:t xml:space="preserve"> If there’s one part of the world that America would like to be less encumbered by, it’s the volatile and oil-rich Middle East. But energy independence will not spell the end of American engagement in that region. On the contrary, </w:t>
      </w:r>
      <w:r w:rsidRPr="007B12B8">
        <w:rPr>
          <w:rStyle w:val="StyleBoldUnderline"/>
          <w:highlight w:val="yellow"/>
        </w:rPr>
        <w:t>lower energy prices will undermine the stability of the Persian Gulf monarchies, whose hefty oil revenues have allowed them to win their populations’ loyalties through patronage and a lack of taxation. These countries do not always share American values or help advance American interests, but anything that destabilizes them would create problems that Washington could not afford to ignore.</w:t>
      </w:r>
    </w:p>
    <w:p w:rsidR="008E1893" w:rsidRPr="00322590" w:rsidRDefault="007B12B8" w:rsidP="007B12B8">
      <w:pPr>
        <w:pStyle w:val="Heading4"/>
      </w:pPr>
      <w:r>
        <w:t xml:space="preserve">(--) </w:t>
      </w:r>
      <w:r w:rsidR="008E1893" w:rsidRPr="00322590">
        <w:t>Lower oil prices will unsettle Gulf nations.</w:t>
      </w:r>
    </w:p>
    <w:p w:rsidR="008E1893" w:rsidRPr="00322590" w:rsidRDefault="008E1893" w:rsidP="007B12B8">
      <w:pPr>
        <w:ind w:left="720"/>
      </w:pPr>
      <w:r w:rsidRPr="00322590">
        <w:t>Maxime Fischer-</w:t>
      </w:r>
      <w:r w:rsidRPr="007B12B8">
        <w:rPr>
          <w:rStyle w:val="StyleStyleBold12pt"/>
        </w:rPr>
        <w:t>Zernin</w:t>
      </w:r>
      <w:r w:rsidR="007B12B8" w:rsidRPr="007B12B8">
        <w:rPr>
          <w:rStyle w:val="StyleStyleBold12pt"/>
        </w:rPr>
        <w:t>, 5/20/2013</w:t>
      </w:r>
      <w:r w:rsidR="007B12B8">
        <w:t xml:space="preserve"> (staff writer, </w:t>
      </w:r>
      <w:r w:rsidRPr="00322590">
        <w:t xml:space="preserve">May 20, 2013.  Retrieved May 26, 2013 from  </w:t>
      </w:r>
      <w:hyperlink r:id="rId172" w:history="1">
        <w:r w:rsidRPr="00322590">
          <w:rPr>
            <w:rStyle w:val="Hyperlink"/>
          </w:rPr>
          <w:t>http://www.policymic.com/articles/43193/fracking-how-it-could-save-the-climate-and-u-s-foreign-policy</w:t>
        </w:r>
      </w:hyperlink>
      <w:r w:rsidR="007B12B8">
        <w:t>, rwg)</w:t>
      </w:r>
    </w:p>
    <w:p w:rsidR="008E1893" w:rsidRDefault="008E1893" w:rsidP="008E1893">
      <w:pPr>
        <w:rPr>
          <w:sz w:val="16"/>
        </w:rPr>
      </w:pPr>
      <w:r w:rsidRPr="00A77FCE">
        <w:rPr>
          <w:rStyle w:val="StyleBoldUnderline"/>
          <w:highlight w:val="yellow"/>
        </w:rPr>
        <w:t>Some analysts predict that the market forces</w:t>
      </w:r>
      <w:r w:rsidRPr="00A77FCE">
        <w:rPr>
          <w:sz w:val="16"/>
        </w:rPr>
        <w:t xml:space="preserve"> produced by natural gas production and the exploitation of oil reserves </w:t>
      </w:r>
      <w:r w:rsidRPr="00A77FCE">
        <w:rPr>
          <w:rStyle w:val="StyleBoldUnderline"/>
          <w:highlight w:val="yellow"/>
        </w:rPr>
        <w:t xml:space="preserve">could pull oil prices down as low as $70 to $90 a barrel, </w:t>
      </w:r>
      <w:r w:rsidRPr="00A77FCE">
        <w:rPr>
          <w:rStyle w:val="Emphasis"/>
          <w:highlight w:val="yellow"/>
        </w:rPr>
        <w:t>unsettling Gulf nations</w:t>
      </w:r>
      <w:r w:rsidRPr="00A77FCE">
        <w:rPr>
          <w:rStyle w:val="StyleBoldUnderline"/>
          <w:highlight w:val="yellow"/>
        </w:rPr>
        <w:t xml:space="preserve"> who depend on high prices to meet their budgets.</w:t>
      </w:r>
      <w:r w:rsidRPr="00A77FCE">
        <w:rPr>
          <w:sz w:val="16"/>
        </w:rPr>
        <w:t xml:space="preserve"> Lowering prices will increase U.S. geopolitical power as OPEC countries as forced to increase output or reduce spending, and cope with the reforms that would accompany these shifts.</w:t>
      </w:r>
    </w:p>
    <w:p w:rsidR="00A77FCE" w:rsidRDefault="00A77FCE" w:rsidP="00A77FCE">
      <w:pPr>
        <w:pStyle w:val="Heading4"/>
      </w:pPr>
      <w:r>
        <w:t xml:space="preserve">(--) High oil prices check instability in Saudi Arabia:  </w:t>
      </w:r>
    </w:p>
    <w:p w:rsidR="00A77FCE" w:rsidRDefault="00A77FCE" w:rsidP="00A77FCE">
      <w:pPr>
        <w:ind w:left="360"/>
      </w:pPr>
      <w:r>
        <w:t xml:space="preserve">Rachel </w:t>
      </w:r>
      <w:r w:rsidRPr="00A77FCE">
        <w:rPr>
          <w:rStyle w:val="StyleStyleBold12pt"/>
        </w:rPr>
        <w:t>Bronson,</w:t>
      </w:r>
      <w:r w:rsidRPr="005313FA">
        <w:rPr>
          <w:rStyle w:val="BoldUnderline"/>
        </w:rPr>
        <w:t xml:space="preserve"> 2/26/</w:t>
      </w:r>
      <w:r w:rsidRPr="00A77FCE">
        <w:rPr>
          <w:rStyle w:val="StyleStyleBold12pt"/>
        </w:rPr>
        <w:t>11</w:t>
      </w:r>
      <w:r>
        <w:t xml:space="preserve"> (vice president of programs and studies at the Chicago Council on Global Affairs, Washington Post,  "Could the next Mideast uprising happen in Saudi Arabia? ", http://www.washingtonpost.com/wp-dyn/content/article/2011/02/25/AR2011022506590.html)</w:t>
      </w:r>
    </w:p>
    <w:p w:rsidR="00A77FCE" w:rsidRPr="002C6966" w:rsidRDefault="00A77FCE" w:rsidP="00A77FCE">
      <w:pPr>
        <w:rPr>
          <w:sz w:val="16"/>
        </w:rPr>
      </w:pPr>
      <w:r w:rsidRPr="002C6966">
        <w:rPr>
          <w:sz w:val="16"/>
        </w:rPr>
        <w:t xml:space="preserve">Further emphasizing that concern, Saudi leaders were reportedly furious that the Obama administration ultimately supported regime change in Egypt, because of the precedent it could set. Before Egyptian President Hosni Mubarak left office, the Saudis offered to compensate his faltering regime for any withdrawal of U.S. economic assistance - aiming to undermine Washington's influence in Egypt and reduce its leverage. As Saudi leaders look across the region, they have reason to believe that they won't find themselves confronting revolutionaries at their own doorstep. The upheaval in Egypt, Libya, Bahrain and elsewhere is driven by popular revulsion with sclerotic, corrupt leadership. These countries do not have clear succession plans in place. They do have organized opposition movements, both inside and outside their borders, that are exploiting new means and technologies to challenge the governments. Their leaders are vulnerable to independent militaries. Their economies are weak, and educational opportunities are few. These conditions seem to be present in Saudi Arabia, too, but the country is different in some important ways. First, its economic situation is far better. Egypt's per capita gross domestic product is slightly more than $6,000, and Tunisia's is closer to $9,000. For Saudi Arabia, it is roughly $24,000 and climbing (up from $9,000 a little more than a decade ago). </w:t>
      </w:r>
      <w:r w:rsidRPr="00A77FCE">
        <w:rPr>
          <w:rStyle w:val="StyleBoldUnderline"/>
          <w:highlight w:val="yellow"/>
        </w:rPr>
        <w:t>The Saudi regime also has resources to spend on its people. Oil prices are high and rising. On Wednesday, the king announced massive social benefits packages totaling more than $35 billion and including unemployment relief, housing subsidies, funds to support study abroad and a raft of new job opportunities created by the state</w:t>
      </w:r>
      <w:r w:rsidRPr="002C6966">
        <w:rPr>
          <w:sz w:val="16"/>
        </w:rPr>
        <w:t>. Clearly the king is nervous, but he has goodies to spread around. Poverty is real in Saudi Arabia, but higher oil prices and slowly liberalizing economic policies help mask it. When I met then-Crown Prince Abdullah in 1999, he told a group of us that unemployment was "the number one national security problem that Saudi Arabia faced." He was right then and remains right now. According to an analysis by Banque Saudi Fransi, joblessness among Saudis under age 30 hovered around 30 percent in 2009. Still, many of the king's key policy decisions - joining the World Trade Organization, creating new cities with more liberal values, promoting education and particularly study abroad - have sought to solve these problems. The country may be on a very slow path toward modernization, but it is not sliding backward like many others in the Middle East.</w:t>
      </w:r>
    </w:p>
    <w:p w:rsidR="00A77FCE" w:rsidRPr="00A77FCE" w:rsidRDefault="00A77FCE" w:rsidP="008E1893">
      <w:pPr>
        <w:rPr>
          <w:sz w:val="16"/>
        </w:rPr>
      </w:pPr>
    </w:p>
    <w:p w:rsidR="00A77FCE" w:rsidRDefault="00A77FCE">
      <w:r>
        <w:br w:type="page"/>
      </w:r>
    </w:p>
    <w:p w:rsidR="00A77FCE" w:rsidRDefault="00A77FCE" w:rsidP="00A77FCE">
      <w:pPr>
        <w:pStyle w:val="Heading3"/>
      </w:pPr>
      <w:bookmarkStart w:id="149" w:name="_Toc362007480"/>
      <w:r>
        <w:t>Impacts:  Instability Can Overtake Saudi Arabia</w:t>
      </w:r>
      <w:bookmarkEnd w:id="149"/>
    </w:p>
    <w:p w:rsidR="008E1893" w:rsidRPr="00322590" w:rsidRDefault="00A77FCE" w:rsidP="00A77FCE">
      <w:pPr>
        <w:pStyle w:val="Heading4"/>
      </w:pPr>
      <w:r>
        <w:t xml:space="preserve">(--) </w:t>
      </w:r>
      <w:r w:rsidR="008E1893" w:rsidRPr="00322590">
        <w:t>Instability is capable of overtaking Saudi Arabia.</w:t>
      </w:r>
    </w:p>
    <w:p w:rsidR="008E1893" w:rsidRPr="00322590" w:rsidRDefault="008E1893" w:rsidP="00A77FCE">
      <w:pPr>
        <w:ind w:left="720"/>
      </w:pPr>
      <w:r w:rsidRPr="00322590">
        <w:t xml:space="preserve">Frederic </w:t>
      </w:r>
      <w:r w:rsidRPr="00A77FCE">
        <w:rPr>
          <w:rStyle w:val="StyleStyleBold12pt"/>
        </w:rPr>
        <w:t>Wehrey</w:t>
      </w:r>
      <w:r w:rsidR="00A77FCE" w:rsidRPr="00A77FCE">
        <w:rPr>
          <w:rStyle w:val="StyleStyleBold12pt"/>
        </w:rPr>
        <w:t>, 5/22/2013</w:t>
      </w:r>
      <w:r w:rsidR="00A77FCE">
        <w:t xml:space="preserve"> (S</w:t>
      </w:r>
      <w:r w:rsidRPr="00322590">
        <w:t>enior Associate Middle East Program, Carnegie En</w:t>
      </w:r>
      <w:r w:rsidR="00A77FCE">
        <w:t xml:space="preserve">dowment for International Peace, </w:t>
      </w:r>
      <w:r w:rsidRPr="00322590">
        <w:t xml:space="preserve">May 22, 2013.  Retrieved May 26, 2013 from </w:t>
      </w:r>
      <w:hyperlink w:history="1">
        <w:r w:rsidRPr="00322590">
          <w:rPr>
            <w:rStyle w:val="Hyperlink"/>
          </w:rPr>
          <w:t>http://carnegieendowment .org/2013 /05/22/new-saudi-arabia/g5em</w:t>
        </w:r>
      </w:hyperlink>
      <w:r w:rsidR="00A77FCE">
        <w:t>, Accessed 7/19/2013, rwg)</w:t>
      </w:r>
    </w:p>
    <w:p w:rsidR="008E1893" w:rsidRPr="00A77FCE" w:rsidRDefault="008E1893" w:rsidP="008E1893">
      <w:pPr>
        <w:rPr>
          <w:rStyle w:val="StyleBoldUnderline"/>
        </w:rPr>
      </w:pPr>
      <w:r w:rsidRPr="00A77FCE">
        <w:rPr>
          <w:rStyle w:val="StyleBoldUnderline"/>
          <w:highlight w:val="yellow"/>
        </w:rPr>
        <w:t>The House of Saud appears stable amid the turmoil across the Middle East. But tensions still simmer below the surface. The youth are agitating for change, economic instability looms, and the kingdom will be influenced by the storms brewing around it.</w:t>
      </w:r>
      <w:r w:rsidRPr="00A77FCE">
        <w:rPr>
          <w:rStyle w:val="StyleBoldUnderline"/>
        </w:rPr>
        <w:t xml:space="preserve"> </w:t>
      </w:r>
    </w:p>
    <w:p w:rsidR="008E1893" w:rsidRPr="00322590" w:rsidRDefault="00A77FCE" w:rsidP="00A77FCE">
      <w:pPr>
        <w:pStyle w:val="Heading4"/>
      </w:pPr>
      <w:r>
        <w:t xml:space="preserve">(--) </w:t>
      </w:r>
      <w:r w:rsidR="008E1893" w:rsidRPr="00322590">
        <w:t>Saudi Arabia’s ability to satisfy the youth population is declining.</w:t>
      </w:r>
    </w:p>
    <w:p w:rsidR="00A77FCE" w:rsidRPr="00322590" w:rsidRDefault="00A77FCE" w:rsidP="00A77FCE">
      <w:pPr>
        <w:ind w:left="720"/>
      </w:pPr>
      <w:r w:rsidRPr="00322590">
        <w:t xml:space="preserve">Frederic </w:t>
      </w:r>
      <w:r w:rsidRPr="00A77FCE">
        <w:rPr>
          <w:rStyle w:val="StyleStyleBold12pt"/>
        </w:rPr>
        <w:t>Wehrey, 5/22/2013</w:t>
      </w:r>
      <w:r>
        <w:t xml:space="preserve"> (S</w:t>
      </w:r>
      <w:r w:rsidRPr="00322590">
        <w:t>enior Associate Middle East Program, Carnegie En</w:t>
      </w:r>
      <w:r>
        <w:t xml:space="preserve">dowment for International Peace, </w:t>
      </w:r>
      <w:r w:rsidRPr="00322590">
        <w:t xml:space="preserve">May 22, 2013.  Retrieved May 26, 2013 from </w:t>
      </w:r>
      <w:hyperlink w:history="1">
        <w:r w:rsidRPr="00322590">
          <w:rPr>
            <w:rStyle w:val="Hyperlink"/>
          </w:rPr>
          <w:t>http://carnegieendowment .org/2013 /05/22/new-saudi-arabia/g5em</w:t>
        </w:r>
      </w:hyperlink>
      <w:r>
        <w:t>, Accessed 7/19/2013, rwg)</w:t>
      </w:r>
    </w:p>
    <w:p w:rsidR="00324E16" w:rsidRDefault="008E1893" w:rsidP="008E1893">
      <w:pPr>
        <w:rPr>
          <w:rStyle w:val="StyleBoldUnderline"/>
        </w:rPr>
      </w:pPr>
      <w:r w:rsidRPr="00322590">
        <w:t xml:space="preserve">Two-thirds of Saudis are under the age of thirty and in 2010, 80 percent of unemployed Saudis registered with the Ministry of Labor were between the ages of twenty and thirty-four. </w:t>
      </w:r>
      <w:r w:rsidRPr="00A77FCE">
        <w:rPr>
          <w:rStyle w:val="StyleBoldUnderline"/>
          <w:highlight w:val="yellow"/>
        </w:rPr>
        <w:t>While material expectations and political awareness have grown, the state’s ability to satisfy its youth population is declining.</w:t>
      </w:r>
      <w:r w:rsidRPr="00A77FCE">
        <w:rPr>
          <w:rStyle w:val="StyleBoldUnderline"/>
        </w:rPr>
        <w:t xml:space="preserve"> </w:t>
      </w:r>
    </w:p>
    <w:p w:rsidR="00A77FCE" w:rsidRDefault="00A77FCE" w:rsidP="00A77FCE">
      <w:pPr>
        <w:pStyle w:val="Heading4"/>
      </w:pPr>
      <w:r>
        <w:t>(--) Instability can occur in Saudi Arabia:</w:t>
      </w:r>
    </w:p>
    <w:p w:rsidR="00A77FCE" w:rsidRDefault="00A77FCE" w:rsidP="00A77FCE">
      <w:pPr>
        <w:ind w:left="360"/>
      </w:pPr>
      <w:r>
        <w:t xml:space="preserve">Rachel </w:t>
      </w:r>
      <w:r w:rsidRPr="00A77FCE">
        <w:rPr>
          <w:rStyle w:val="StyleStyleBold12pt"/>
        </w:rPr>
        <w:t>Bronson,</w:t>
      </w:r>
      <w:r w:rsidRPr="005313FA">
        <w:rPr>
          <w:rStyle w:val="BoldUnderline"/>
        </w:rPr>
        <w:t xml:space="preserve"> 2/26/</w:t>
      </w:r>
      <w:r w:rsidRPr="00A77FCE">
        <w:rPr>
          <w:rStyle w:val="StyleStyleBold12pt"/>
        </w:rPr>
        <w:t xml:space="preserve">11 </w:t>
      </w:r>
      <w:r>
        <w:t>(vice president of programs and studies at the Chicago Council on Global Affairs, Washington Post,  "Could the next Mideast uprising happen in Saudi Arabia? ", http://www.washingtonpost.com/wp-dyn/content/article/2011/02/25/AR2011022506590.html)</w:t>
      </w:r>
    </w:p>
    <w:p w:rsidR="00A77FCE" w:rsidRPr="002C6966" w:rsidRDefault="00A77FCE" w:rsidP="00A77FCE">
      <w:pPr>
        <w:rPr>
          <w:sz w:val="16"/>
        </w:rPr>
      </w:pPr>
      <w:r w:rsidRPr="002C6966">
        <w:rPr>
          <w:sz w:val="16"/>
        </w:rPr>
        <w:t xml:space="preserve">A shocked Saudi royal family watched helplessly as one of its members, directly in line to become king, claimed solidarity with the revolution and took up residence in Egypt for a few years. That prince, Talal bin Abdul Aziz al-Saud, a son of the kingdom's founder and a half-brother of the king, is now reintegrated into the Saudi elite - and on hand to remind the monarchy that it is not immune to regional revolts. </w:t>
      </w:r>
      <w:r w:rsidRPr="00A77FCE">
        <w:rPr>
          <w:rStyle w:val="StyleBoldUnderline"/>
          <w:highlight w:val="yellow"/>
        </w:rPr>
        <w:t>Unless problems facing Saudi Arabia are solved, what happened and is still happening in some Arab countries, including Bahrain, could spread to Saudi Arabia, even worse,"</w:t>
      </w:r>
      <w:r w:rsidRPr="002C6966">
        <w:rPr>
          <w:rStyle w:val="StyleBoldUnderline"/>
        </w:rPr>
        <w:t xml:space="preserve"> </w:t>
      </w:r>
      <w:r w:rsidRPr="002C6966">
        <w:rPr>
          <w:sz w:val="16"/>
        </w:rPr>
        <w:t>Prince Talal recently told the BBC.</w:t>
      </w:r>
    </w:p>
    <w:p w:rsidR="00A77FCE" w:rsidRPr="00A77FCE" w:rsidRDefault="00A77FCE" w:rsidP="008E1893">
      <w:pPr>
        <w:rPr>
          <w:rStyle w:val="StyleBoldUnderline"/>
        </w:rPr>
      </w:pPr>
    </w:p>
    <w:p w:rsidR="00324E16" w:rsidRDefault="00324E16" w:rsidP="00324E16">
      <w:r>
        <w:br w:type="page"/>
      </w:r>
    </w:p>
    <w:p w:rsidR="00324E16" w:rsidRDefault="00324E16" w:rsidP="00B763EA">
      <w:pPr>
        <w:pStyle w:val="Heading1"/>
      </w:pPr>
      <w:bookmarkStart w:id="150" w:name="_Toc362007481"/>
      <w:r>
        <w:t>AFF Answers:  Saudi Economy DA</w:t>
      </w:r>
      <w:bookmarkEnd w:id="150"/>
    </w:p>
    <w:p w:rsidR="0095032E" w:rsidRPr="0095032E" w:rsidRDefault="0095032E" w:rsidP="0095032E">
      <w:pPr>
        <w:pStyle w:val="Heading4"/>
        <w:rPr>
          <w:rStyle w:val="StyleStyleBold12pt"/>
          <w:b/>
        </w:rPr>
      </w:pPr>
      <w:r w:rsidRPr="0095032E">
        <w:rPr>
          <w:rStyle w:val="StyleStyleBold12pt"/>
          <w:b/>
        </w:rPr>
        <w:t>(--) Saudi Arabian economy will decline this year.</w:t>
      </w:r>
    </w:p>
    <w:p w:rsidR="0095032E" w:rsidRDefault="0095032E" w:rsidP="0095032E">
      <w:pPr>
        <w:ind w:left="720"/>
      </w:pPr>
      <w:r w:rsidRPr="0095032E">
        <w:rPr>
          <w:rStyle w:val="StyleStyleBold12pt"/>
        </w:rPr>
        <w:t>Reuters, 7/14/2013</w:t>
      </w:r>
      <w:r>
        <w:t xml:space="preserve"> (“Oil drags down Saudi GDP growth,” </w:t>
      </w:r>
      <w:hyperlink r:id="rId173" w:history="1">
        <w:r w:rsidRPr="00FF7648">
          <w:rPr>
            <w:rStyle w:val="Hyperlink"/>
          </w:rPr>
          <w:t>http://www.thenational.ae/business/economy/oil-drags-down-saudi-gdp-growth</w:t>
        </w:r>
      </w:hyperlink>
      <w:r>
        <w:t>, Accessed 7/19/2013, rwg)</w:t>
      </w:r>
    </w:p>
    <w:p w:rsidR="0095032E" w:rsidRPr="0095032E" w:rsidRDefault="0095032E" w:rsidP="0095032E">
      <w:pPr>
        <w:rPr>
          <w:sz w:val="16"/>
        </w:rPr>
      </w:pPr>
      <w:r w:rsidRPr="0095032E">
        <w:rPr>
          <w:sz w:val="16"/>
        </w:rPr>
        <w:t>Expansion in the non-oil private sector slackened to 4.3 per cent in the first quarter of this year, down from 5.2 per cent.</w:t>
      </w:r>
      <w:r w:rsidRPr="0095032E">
        <w:rPr>
          <w:sz w:val="12"/>
        </w:rPr>
        <w:t>¶</w:t>
      </w:r>
      <w:r w:rsidRPr="0095032E">
        <w:rPr>
          <w:sz w:val="16"/>
        </w:rPr>
        <w:t xml:space="preserve"> The data follows the release of a report on Saturday about the kingdom's economy by the IMF. It said </w:t>
      </w:r>
      <w:r w:rsidRPr="0095032E">
        <w:rPr>
          <w:rStyle w:val="StyleBoldUnderline"/>
          <w:highlight w:val="yellow"/>
        </w:rPr>
        <w:t xml:space="preserve">overall growth for this year would </w:t>
      </w:r>
      <w:r w:rsidRPr="0095032E">
        <w:rPr>
          <w:rStyle w:val="Emphasis"/>
          <w:highlight w:val="yellow"/>
        </w:rPr>
        <w:t>slip to 4 per cent,</w:t>
      </w:r>
      <w:r w:rsidRPr="0095032E">
        <w:rPr>
          <w:rStyle w:val="StyleBoldUnderline"/>
          <w:highlight w:val="yellow"/>
        </w:rPr>
        <w:t xml:space="preserve"> from 5.1 per cent last year</w:t>
      </w:r>
      <w:r w:rsidRPr="0095032E">
        <w:rPr>
          <w:sz w:val="16"/>
        </w:rPr>
        <w:t>.</w:t>
      </w:r>
      <w:r w:rsidRPr="0095032E">
        <w:rPr>
          <w:sz w:val="12"/>
        </w:rPr>
        <w:t>¶</w:t>
      </w:r>
      <w:r w:rsidRPr="0095032E">
        <w:rPr>
          <w:sz w:val="16"/>
        </w:rPr>
        <w:t xml:space="preserve"> "Private sector growth is expected to be strong, but </w:t>
      </w:r>
      <w:r w:rsidRPr="0095032E">
        <w:rPr>
          <w:rStyle w:val="StyleBoldUnderline"/>
          <w:highlight w:val="yellow"/>
        </w:rPr>
        <w:t>oil production is likely to be below 2012 levels while government spending growth may slow," the IMF said</w:t>
      </w:r>
      <w:r w:rsidRPr="0095032E">
        <w:rPr>
          <w:sz w:val="16"/>
        </w:rPr>
        <w:t xml:space="preserve"> in a report concluding its Article IV consultation with the kingdom.</w:t>
      </w:r>
      <w:r w:rsidRPr="0095032E">
        <w:rPr>
          <w:sz w:val="12"/>
        </w:rPr>
        <w:t>¶</w:t>
      </w:r>
      <w:r w:rsidRPr="0095032E">
        <w:rPr>
          <w:sz w:val="16"/>
        </w:rPr>
        <w:t xml:space="preserve"> </w:t>
      </w:r>
      <w:r w:rsidRPr="0095032E">
        <w:rPr>
          <w:rStyle w:val="StyleBoldUnderline"/>
          <w:highlight w:val="yellow"/>
        </w:rPr>
        <w:t>Saudi Arabia's economy benefited from a pick-up in oil output during the past two years</w:t>
      </w:r>
      <w:r w:rsidRPr="0095032E">
        <w:rPr>
          <w:sz w:val="16"/>
        </w:rPr>
        <w:t xml:space="preserve"> as Opec pushed up production to compensate for disruption to supply in Libya and later Iran.</w:t>
      </w:r>
    </w:p>
    <w:p w:rsidR="00324E16" w:rsidRDefault="0095032E" w:rsidP="00324E16">
      <w:pPr>
        <w:pStyle w:val="Heading4"/>
      </w:pPr>
      <w:r>
        <w:t xml:space="preserve"> </w:t>
      </w:r>
      <w:r w:rsidR="007B12B8">
        <w:t xml:space="preserve">(--) </w:t>
      </w:r>
      <w:r w:rsidR="00324E16">
        <w:t xml:space="preserve">Saudi Arabia will cut </w:t>
      </w:r>
      <w:r w:rsidR="007B12B8">
        <w:t xml:space="preserve">oil </w:t>
      </w:r>
      <w:r w:rsidR="00324E16">
        <w:t>output to save its economy.</w:t>
      </w:r>
    </w:p>
    <w:p w:rsidR="00324E16" w:rsidRPr="00322590" w:rsidRDefault="00324E16" w:rsidP="00324E16">
      <w:pPr>
        <w:spacing w:after="0" w:line="240" w:lineRule="auto"/>
        <w:ind w:left="720"/>
      </w:pPr>
      <w:r w:rsidRPr="00322590">
        <w:t xml:space="preserve">Christopher </w:t>
      </w:r>
      <w:r w:rsidRPr="00324E16">
        <w:rPr>
          <w:rStyle w:val="StyleStyleBold12pt"/>
        </w:rPr>
        <w:t>Helman, 4/29/2013</w:t>
      </w:r>
      <w:r>
        <w:t xml:space="preserve"> (staff writer, </w:t>
      </w:r>
      <w:r w:rsidRPr="00322590">
        <w:t xml:space="preserve">FORBES, Apr. 29, 2013.  Retrieved May 26, 2013 from </w:t>
      </w:r>
      <w:hyperlink r:id="rId174" w:history="1">
        <w:r w:rsidRPr="00FF7648">
          <w:rPr>
            <w:rStyle w:val="Hyperlink"/>
          </w:rPr>
          <w:t>http://www.forbes.com/sites/christopherhelman /2013/04/29/7-reasons-why-oil-prices-wont-plunge/</w:t>
        </w:r>
      </w:hyperlink>
      <w:r>
        <w:t>, rwg)</w:t>
      </w:r>
    </w:p>
    <w:p w:rsidR="00324E16" w:rsidRDefault="00324E16" w:rsidP="00324E16">
      <w:r w:rsidRPr="00322590">
        <w:t xml:space="preserve">The cartel has a stated production cap of 30 million barrels per day. But member states are producing more like 30.4 million today. But </w:t>
      </w:r>
      <w:r w:rsidRPr="00324E16">
        <w:rPr>
          <w:rStyle w:val="StyleBoldUnderline"/>
          <w:highlight w:val="yellow"/>
        </w:rPr>
        <w:t>the OPEC nations need prices of $90 to $100 to balance their budgets and keep their people happy with government spending</w:t>
      </w:r>
      <w:r w:rsidRPr="00322590">
        <w:t xml:space="preserve">. They will adhere to quotas in order to get prices back up. </w:t>
      </w:r>
      <w:r w:rsidRPr="00324E16">
        <w:rPr>
          <w:rStyle w:val="StyleBoldUnderline"/>
          <w:highlight w:val="yellow"/>
        </w:rPr>
        <w:t>The Saudis have proven that they can be very disciplined when it comes to cutting output. In 2009 when oil prices crashed they scaled back by 1.5 million barrels per day. They also tend to export less when prices are low, and keep the oil in the kingdom</w:t>
      </w:r>
      <w:r w:rsidRPr="00322590">
        <w:t>.</w:t>
      </w:r>
    </w:p>
    <w:p w:rsidR="00AA2351" w:rsidRDefault="00AA2351" w:rsidP="00AA2351">
      <w:pPr>
        <w:pStyle w:val="Heading4"/>
      </w:pPr>
      <w:r>
        <w:t>(--) Saudi Arabia is buffered against swings in oil prices.</w:t>
      </w:r>
    </w:p>
    <w:p w:rsidR="00AA2351" w:rsidRDefault="00AA2351" w:rsidP="00AA2351">
      <w:pPr>
        <w:ind w:left="720"/>
        <w:rPr>
          <w:rStyle w:val="StyleBoldUnderline"/>
        </w:rPr>
      </w:pPr>
      <w:r w:rsidRPr="0095032E">
        <w:rPr>
          <w:rStyle w:val="StyleStyleBold12pt"/>
        </w:rPr>
        <w:t xml:space="preserve">Oxford Business Group, 6/21/2013 </w:t>
      </w:r>
      <w:r w:rsidRPr="0095032E">
        <w:t xml:space="preserve">(“Saudi Arabia: Strong fundamentals support positive outlook,” </w:t>
      </w:r>
      <w:hyperlink r:id="rId175" w:history="1">
        <w:r w:rsidRPr="0095032E">
          <w:rPr>
            <w:rStyle w:val="Hyperlink"/>
          </w:rPr>
          <w:t>http://www.oxfordbusinessgroup.com/economic_updates/saudi-arabia-strong-fundamentals-support-positive-outlook</w:t>
        </w:r>
      </w:hyperlink>
      <w:r w:rsidRPr="0095032E">
        <w:t>, Accessed 7/19/2013, rwg)</w:t>
      </w:r>
    </w:p>
    <w:p w:rsidR="00AA2351" w:rsidRDefault="00AA2351" w:rsidP="00AA2351">
      <w:pPr>
        <w:rPr>
          <w:sz w:val="16"/>
        </w:rPr>
      </w:pPr>
      <w:r w:rsidRPr="00AA2351">
        <w:rPr>
          <w:sz w:val="16"/>
        </w:rPr>
        <w:t xml:space="preserve">The S&amp;P upgrade was the second such revision by a ratings agency in a matter of months. In mid-March, Fitch issued an investors’ note saying it had raised its country outlook to positive from stable. The move was, in part, a reflection of what the ratings agency described as tangible progress made by </w:t>
      </w:r>
      <w:r w:rsidRPr="00AA2351">
        <w:rPr>
          <w:rStyle w:val="StyleBoldUnderline"/>
          <w:highlight w:val="yellow"/>
        </w:rPr>
        <w:t>Saudi Arabia</w:t>
      </w:r>
      <w:r w:rsidRPr="00AA2351">
        <w:rPr>
          <w:sz w:val="16"/>
        </w:rPr>
        <w:t xml:space="preserve"> to address key potential sources of social stress, improved access to housing finance and higher levels of nationals employed in the private sector.</w:t>
      </w:r>
      <w:r w:rsidRPr="00AA2351">
        <w:rPr>
          <w:sz w:val="12"/>
        </w:rPr>
        <w:t>¶</w:t>
      </w:r>
      <w:r w:rsidRPr="00AA2351">
        <w:rPr>
          <w:sz w:val="16"/>
        </w:rPr>
        <w:t xml:space="preserve"> Though generally positive, Fitch, however, flagged concerns about continued dependence on oil and related activities. The agency acknowledged that non-oil expansion had consistently outpaced growth within the oil sector in recent years, but noted that hydrocarbons still accounted for 90% of state revenue.</w:t>
      </w:r>
      <w:r w:rsidRPr="00AA2351">
        <w:rPr>
          <w:sz w:val="12"/>
        </w:rPr>
        <w:t>¶</w:t>
      </w:r>
      <w:r w:rsidRPr="00AA2351">
        <w:rPr>
          <w:sz w:val="16"/>
        </w:rPr>
        <w:t xml:space="preserve"> “</w:t>
      </w:r>
      <w:r w:rsidRPr="00AA2351">
        <w:rPr>
          <w:rStyle w:val="StyleBoldUnderline"/>
          <w:highlight w:val="yellow"/>
        </w:rPr>
        <w:t xml:space="preserve">Swings in the oil price pose policy challenges, though </w:t>
      </w:r>
      <w:r w:rsidRPr="00AA2351">
        <w:rPr>
          <w:rStyle w:val="Emphasis"/>
          <w:highlight w:val="yellow"/>
        </w:rPr>
        <w:t>substantial buffers</w:t>
      </w:r>
      <w:r w:rsidRPr="00AA2351">
        <w:rPr>
          <w:rStyle w:val="StyleBoldUnderline"/>
          <w:highlight w:val="yellow"/>
        </w:rPr>
        <w:t xml:space="preserve"> mean it would take a </w:t>
      </w:r>
      <w:r w:rsidRPr="00AA2351">
        <w:rPr>
          <w:rStyle w:val="Emphasis"/>
          <w:highlight w:val="yellow"/>
        </w:rPr>
        <w:t>prolonged period of much lower oil prices</w:t>
      </w:r>
      <w:r w:rsidRPr="00AA2351">
        <w:rPr>
          <w:rStyle w:val="StyleBoldUnderline"/>
          <w:highlight w:val="yellow"/>
        </w:rPr>
        <w:t xml:space="preserve"> to undermine the public and external financial positions</w:t>
      </w:r>
      <w:r w:rsidRPr="00AA2351">
        <w:rPr>
          <w:sz w:val="16"/>
        </w:rPr>
        <w:t>,” the agency said in its report issued on March 20.</w:t>
      </w:r>
    </w:p>
    <w:p w:rsidR="00AA2351" w:rsidRDefault="00AA2351" w:rsidP="00AA2351">
      <w:pPr>
        <w:pStyle w:val="Heading4"/>
      </w:pPr>
      <w:r>
        <w:t>(--) Saudi exports to the US are declining now.</w:t>
      </w:r>
    </w:p>
    <w:p w:rsidR="00AA2351" w:rsidRPr="00AA2351" w:rsidRDefault="00AA2351" w:rsidP="00AA2351">
      <w:pPr>
        <w:ind w:left="720"/>
      </w:pPr>
      <w:r w:rsidRPr="00AA2351">
        <w:t xml:space="preserve">Yadullah </w:t>
      </w:r>
      <w:r w:rsidRPr="00AA2351">
        <w:rPr>
          <w:rStyle w:val="StyleStyleBold12pt"/>
        </w:rPr>
        <w:t>Hussain, 7/18/2013</w:t>
      </w:r>
      <w:r w:rsidRPr="00AA2351">
        <w:t xml:space="preserve"> (staff writer, “Saudi Arabia’s oil sector threatened by North American supply,” </w:t>
      </w:r>
      <w:hyperlink r:id="rId176" w:history="1">
        <w:r w:rsidRPr="00AA2351">
          <w:rPr>
            <w:rStyle w:val="Hyperlink"/>
          </w:rPr>
          <w:t>http://www.edmontonjournal.com/business /Saudi+Arabia+sector+threatened+North+American+supply/8678780/story.html</w:t>
        </w:r>
      </w:hyperlink>
      <w:r w:rsidRPr="00AA2351">
        <w:t>, Accessed 7/19/2013, rwg)</w:t>
      </w:r>
    </w:p>
    <w:p w:rsidR="00AA2351" w:rsidRPr="00AA2351" w:rsidRDefault="00AA2351" w:rsidP="00AA2351">
      <w:r w:rsidRPr="00AA2351">
        <w:rPr>
          <w:rStyle w:val="StyleBoldUnderline"/>
          <w:highlight w:val="yellow"/>
        </w:rPr>
        <w:t>Saudi exports to the U.S., which had enjoyed a bit of a resurgence over the past year, also fell to an average of 1.09 million barrels per day in the first quarter, compared to 1.4 million bpd during the same period last year,</w:t>
      </w:r>
      <w:r w:rsidRPr="00AA2351">
        <w:rPr>
          <w:rStyle w:val="StyleBoldUnderline"/>
        </w:rPr>
        <w:t xml:space="preserve"> </w:t>
      </w:r>
      <w:r w:rsidRPr="00AA2351">
        <w:t>according to data from the U.S. Department of Energy.</w:t>
      </w:r>
    </w:p>
    <w:p w:rsidR="00AA2351" w:rsidRPr="007B12B8" w:rsidRDefault="00AA2351" w:rsidP="00AA2351">
      <w:pPr>
        <w:pStyle w:val="Heading4"/>
        <w:rPr>
          <w:rStyle w:val="StyleStyleBold12pt"/>
          <w:b/>
        </w:rPr>
      </w:pPr>
      <w:r>
        <w:rPr>
          <w:rStyle w:val="StyleStyleBold12pt"/>
          <w:b/>
        </w:rPr>
        <w:t xml:space="preserve">(--) </w:t>
      </w:r>
      <w:r w:rsidRPr="007B12B8">
        <w:rPr>
          <w:rStyle w:val="StyleStyleBold12pt"/>
          <w:b/>
        </w:rPr>
        <w:t>Saudi Arabia is resilient to declining oil prices:</w:t>
      </w:r>
    </w:p>
    <w:p w:rsidR="00AA2351" w:rsidRPr="00322590" w:rsidRDefault="00AA2351" w:rsidP="00AA2351">
      <w:pPr>
        <w:ind w:left="720"/>
      </w:pPr>
      <w:r w:rsidRPr="007B12B8">
        <w:rPr>
          <w:rStyle w:val="StyleStyleBold12pt"/>
        </w:rPr>
        <w:t>ALIF ARABIA, 4/28/2013</w:t>
      </w:r>
      <w:r>
        <w:t xml:space="preserve"> (</w:t>
      </w:r>
      <w:r w:rsidRPr="00322590">
        <w:t xml:space="preserve">Retrieved May 26, 2013 from </w:t>
      </w:r>
      <w:hyperlink r:id="rId177" w:history="1">
        <w:r w:rsidRPr="00322590">
          <w:rPr>
            <w:rStyle w:val="Hyperlink"/>
          </w:rPr>
          <w:t>http://www.zawya.com/story/Oil_price_slips_amid_poor_demand-ZAWYA20130428105319/</w:t>
        </w:r>
      </w:hyperlink>
      <w:r>
        <w:t>, rwg)</w:t>
      </w:r>
    </w:p>
    <w:p w:rsidR="00AA2351" w:rsidRDefault="00AA2351" w:rsidP="00AA2351">
      <w:r w:rsidRPr="00322590">
        <w:t>"</w:t>
      </w:r>
      <w:r w:rsidRPr="007B12B8">
        <w:rPr>
          <w:rStyle w:val="StyleBoldUnderline"/>
          <w:highlight w:val="yellow"/>
        </w:rPr>
        <w:t>In countries such as Saudi Arabia</w:t>
      </w:r>
      <w:r w:rsidRPr="00322590">
        <w:t xml:space="preserve">, where government spending has risen sharply following the Arab Spring, </w:t>
      </w:r>
      <w:r w:rsidRPr="007B12B8">
        <w:rPr>
          <w:rStyle w:val="StyleBoldUnderline"/>
          <w:highlight w:val="yellow"/>
        </w:rPr>
        <w:t>oil prices would have to remain high for fiscal positions not to deteriorate sharply</w:t>
      </w:r>
      <w:r w:rsidRPr="00322590">
        <w:t xml:space="preserve">," said HSBC. </w:t>
      </w:r>
      <w:r w:rsidRPr="007B12B8">
        <w:rPr>
          <w:rStyle w:val="StyleBoldUnderline"/>
          <w:highlight w:val="yellow"/>
        </w:rPr>
        <w:t xml:space="preserve">Deutsche Bank disagrees, arguing that most of the GCC states can </w:t>
      </w:r>
      <w:r w:rsidRPr="007B12B8">
        <w:rPr>
          <w:rStyle w:val="Emphasis"/>
          <w:highlight w:val="yellow"/>
        </w:rPr>
        <w:t>absorb a downward shift to prices</w:t>
      </w:r>
      <w:r w:rsidRPr="007B12B8">
        <w:rPr>
          <w:rStyle w:val="StyleBoldUnderline"/>
          <w:highlight w:val="yellow"/>
        </w:rPr>
        <w:t xml:space="preserve"> to nearer to USD 80 per barrel before they will be forced to take action</w:t>
      </w:r>
      <w:r w:rsidRPr="00322590">
        <w:t>.</w:t>
      </w:r>
    </w:p>
    <w:p w:rsidR="00AA2351" w:rsidRPr="00AA2351" w:rsidRDefault="00AA2351" w:rsidP="00AA2351">
      <w:pPr>
        <w:rPr>
          <w:sz w:val="16"/>
        </w:rPr>
      </w:pPr>
    </w:p>
    <w:p w:rsidR="00AA2351" w:rsidRDefault="00AA2351" w:rsidP="0095032E"/>
    <w:p w:rsidR="0095032E" w:rsidRDefault="0095032E" w:rsidP="0095032E">
      <w:r>
        <w:br w:type="page"/>
      </w:r>
    </w:p>
    <w:p w:rsidR="0095032E" w:rsidRPr="0095032E" w:rsidRDefault="0095032E" w:rsidP="0095032E">
      <w:pPr>
        <w:pStyle w:val="Heading3"/>
        <w:rPr>
          <w:rStyle w:val="StyleStyleBold12pt"/>
          <w:b/>
          <w:sz w:val="32"/>
          <w:szCs w:val="32"/>
          <w:u w:val="single"/>
        </w:rPr>
      </w:pPr>
      <w:bookmarkStart w:id="151" w:name="_Toc362007482"/>
      <w:r w:rsidRPr="0095032E">
        <w:rPr>
          <w:rStyle w:val="StyleStyleBold12pt"/>
          <w:b/>
          <w:sz w:val="32"/>
          <w:szCs w:val="32"/>
          <w:u w:val="single"/>
        </w:rPr>
        <w:t>1ar:  Saudi Arabia Economy Weak Now</w:t>
      </w:r>
      <w:bookmarkEnd w:id="151"/>
    </w:p>
    <w:p w:rsidR="0095032E" w:rsidRDefault="0095032E" w:rsidP="0095032E">
      <w:pPr>
        <w:pStyle w:val="Heading4"/>
        <w:rPr>
          <w:rStyle w:val="StyleStyleBold12pt"/>
          <w:b/>
        </w:rPr>
      </w:pPr>
      <w:r>
        <w:rPr>
          <w:rStyle w:val="StyleStyleBold12pt"/>
          <w:b/>
        </w:rPr>
        <w:t>(--) Extend our Reuters evidence, growth in Saudi Arabia will decline now &amp; government spending will slow—the vital internal link to their disad.</w:t>
      </w:r>
    </w:p>
    <w:p w:rsidR="0095032E" w:rsidRPr="0095032E" w:rsidRDefault="0095032E" w:rsidP="0095032E">
      <w:pPr>
        <w:pStyle w:val="Heading4"/>
        <w:rPr>
          <w:rStyle w:val="StyleStyleBold12pt"/>
          <w:b/>
        </w:rPr>
      </w:pPr>
      <w:r w:rsidRPr="0095032E">
        <w:rPr>
          <w:rStyle w:val="StyleStyleBold12pt"/>
          <w:b/>
        </w:rPr>
        <w:t>(--) Non-unique:  Saudi economy is declining now:</w:t>
      </w:r>
    </w:p>
    <w:p w:rsidR="0095032E" w:rsidRDefault="0095032E" w:rsidP="0095032E">
      <w:pPr>
        <w:ind w:left="720"/>
      </w:pPr>
      <w:r w:rsidRPr="0095032E">
        <w:rPr>
          <w:rStyle w:val="StyleStyleBold12pt"/>
        </w:rPr>
        <w:t>Reuters, 7/14/2013</w:t>
      </w:r>
      <w:r>
        <w:t xml:space="preserve"> (“Oil drags down Saudi GDP growth,” </w:t>
      </w:r>
      <w:hyperlink r:id="rId178" w:history="1">
        <w:r w:rsidRPr="00FF7648">
          <w:rPr>
            <w:rStyle w:val="Hyperlink"/>
          </w:rPr>
          <w:t>http://www.thenational.ae/business/economy/oil-drags-down-saudi-gdp-growth</w:t>
        </w:r>
      </w:hyperlink>
      <w:r>
        <w:t>, Accessed 7/19/2013, rwg)</w:t>
      </w:r>
    </w:p>
    <w:p w:rsidR="0095032E" w:rsidRDefault="0095032E" w:rsidP="0095032E">
      <w:pPr>
        <w:rPr>
          <w:sz w:val="16"/>
        </w:rPr>
      </w:pPr>
      <w:r w:rsidRPr="0095032E">
        <w:rPr>
          <w:rStyle w:val="StyleBoldUnderline"/>
          <w:highlight w:val="yellow"/>
        </w:rPr>
        <w:t>A dip in oil output dragged down Saudi Arabia's GDP growth to 2.1 per cent in the first quarter of this year</w:t>
      </w:r>
      <w:r w:rsidRPr="0095032E">
        <w:rPr>
          <w:sz w:val="16"/>
        </w:rPr>
        <w:t>, government data released yesterday showed.</w:t>
      </w:r>
      <w:r w:rsidRPr="0095032E">
        <w:rPr>
          <w:sz w:val="12"/>
        </w:rPr>
        <w:t>¶</w:t>
      </w:r>
      <w:r w:rsidRPr="0095032E">
        <w:rPr>
          <w:sz w:val="16"/>
        </w:rPr>
        <w:t xml:space="preserve"> </w:t>
      </w:r>
      <w:r w:rsidRPr="0095032E">
        <w:rPr>
          <w:rStyle w:val="StyleBoldUnderline"/>
          <w:highlight w:val="yellow"/>
        </w:rPr>
        <w:t>Growth dropped from 6.5 per cent in the year earlier period,</w:t>
      </w:r>
      <w:r w:rsidRPr="0095032E">
        <w:rPr>
          <w:sz w:val="16"/>
        </w:rPr>
        <w:t xml:space="preserve"> according to figures from the Central Department of Statistics.</w:t>
      </w:r>
      <w:r w:rsidRPr="0095032E">
        <w:rPr>
          <w:sz w:val="12"/>
        </w:rPr>
        <w:t>¶</w:t>
      </w:r>
      <w:r w:rsidRPr="0095032E">
        <w:rPr>
          <w:sz w:val="16"/>
        </w:rPr>
        <w:t xml:space="preserve"> It revised its GDP growth figure for that period from a previously announced rate of 8.3 per cent.</w:t>
      </w:r>
    </w:p>
    <w:p w:rsidR="00AA2351" w:rsidRDefault="00AA2351" w:rsidP="00AA2351">
      <w:pPr>
        <w:pStyle w:val="Heading4"/>
      </w:pPr>
      <w:r>
        <w:t>(--) Saudi Arabia’s economy is unstable over the long-term:</w:t>
      </w:r>
    </w:p>
    <w:p w:rsidR="00AA2351" w:rsidRPr="00322590" w:rsidRDefault="00AA2351" w:rsidP="00AA2351">
      <w:pPr>
        <w:ind w:left="720"/>
      </w:pPr>
      <w:r w:rsidRPr="00322590">
        <w:t xml:space="preserve">Frederic </w:t>
      </w:r>
      <w:r w:rsidRPr="00326A08">
        <w:rPr>
          <w:rStyle w:val="StyleStyleBold12pt"/>
        </w:rPr>
        <w:t>Wehrey, 5/22/2013</w:t>
      </w:r>
      <w:r>
        <w:t xml:space="preserve"> (</w:t>
      </w:r>
      <w:r w:rsidRPr="00322590">
        <w:t xml:space="preserve">Senior Associate Middle East Program, Carnegie Endowment for International </w:t>
      </w:r>
      <w:r>
        <w:t xml:space="preserve">Peace, </w:t>
      </w:r>
      <w:r w:rsidRPr="00322590">
        <w:t xml:space="preserve">May 22, 2013.  Retrieved May 26, 2013 from </w:t>
      </w:r>
      <w:hyperlink w:history="1">
        <w:r w:rsidRPr="00322590">
          <w:rPr>
            <w:rStyle w:val="Hyperlink"/>
          </w:rPr>
          <w:t>http://carnegieendowment .org/2013 /05/22/new-saudi-arabia/g5em</w:t>
        </w:r>
      </w:hyperlink>
      <w:r>
        <w:t>, rwg)</w:t>
      </w:r>
    </w:p>
    <w:p w:rsidR="00AA2351" w:rsidRDefault="00AA2351" w:rsidP="00AA2351">
      <w:pPr>
        <w:rPr>
          <w:sz w:val="16"/>
        </w:rPr>
      </w:pPr>
      <w:r w:rsidRPr="007B12B8">
        <w:rPr>
          <w:rStyle w:val="StyleBoldUnderline"/>
          <w:highlight w:val="yellow"/>
        </w:rPr>
        <w:t xml:space="preserve">Since the beginning of the Arab Awakening, the government has chosen to meet the challenge through the time-tested tactic of subsidies and handouts. And this has largely worked so far. But Saudi Arabia is </w:t>
      </w:r>
      <w:r w:rsidRPr="007B12B8">
        <w:rPr>
          <w:rStyle w:val="Emphasis"/>
          <w:highlight w:val="yellow"/>
        </w:rPr>
        <w:t>not doing enough</w:t>
      </w:r>
      <w:r w:rsidRPr="007B12B8">
        <w:rPr>
          <w:rStyle w:val="StyleBoldUnderline"/>
          <w:highlight w:val="yellow"/>
        </w:rPr>
        <w:t xml:space="preserve"> to ensure that the </w:t>
      </w:r>
      <w:r w:rsidRPr="007B12B8">
        <w:rPr>
          <w:rStyle w:val="Emphasis"/>
          <w:highlight w:val="yellow"/>
        </w:rPr>
        <w:t>economy will thrive in the future</w:t>
      </w:r>
      <w:r w:rsidRPr="007B12B8">
        <w:rPr>
          <w:rStyle w:val="StyleBoldUnderline"/>
          <w:highlight w:val="yellow"/>
        </w:rPr>
        <w:t>.</w:t>
      </w:r>
      <w:r w:rsidRPr="007B12B8">
        <w:rPr>
          <w:sz w:val="16"/>
        </w:rPr>
        <w:t xml:space="preserve"> </w:t>
      </w:r>
      <w:r w:rsidRPr="007B12B8">
        <w:rPr>
          <w:sz w:val="12"/>
        </w:rPr>
        <w:t>¶</w:t>
      </w:r>
      <w:r w:rsidRPr="007B12B8">
        <w:rPr>
          <w:sz w:val="16"/>
        </w:rPr>
        <w:t xml:space="preserve"> There have been increases over the past two years in public-sector spending, but </w:t>
      </w:r>
      <w:r w:rsidRPr="007B12B8">
        <w:rPr>
          <w:rStyle w:val="StyleBoldUnderline"/>
          <w:highlight w:val="yellow"/>
        </w:rPr>
        <w:t>the private sector remains stagnant</w:t>
      </w:r>
      <w:r w:rsidRPr="007B12B8">
        <w:rPr>
          <w:sz w:val="16"/>
        </w:rPr>
        <w:t xml:space="preserve">. Only 6.5 percent of Saudis are working in the private sector, and the country is still importing cheap foreign labor despite recent efforts to deport foreign workers violating their work visas. </w:t>
      </w:r>
      <w:r w:rsidRPr="007B12B8">
        <w:rPr>
          <w:rStyle w:val="StyleBoldUnderline"/>
          <w:highlight w:val="yellow"/>
        </w:rPr>
        <w:t>There are few incentives for citizens or businesses to innovate.</w:t>
      </w:r>
      <w:r w:rsidRPr="007B12B8">
        <w:rPr>
          <w:sz w:val="16"/>
        </w:rPr>
        <w:t xml:space="preserve"> </w:t>
      </w:r>
      <w:r w:rsidRPr="007B12B8">
        <w:rPr>
          <w:sz w:val="12"/>
        </w:rPr>
        <w:t>¶</w:t>
      </w:r>
      <w:r w:rsidRPr="007B12B8">
        <w:rPr>
          <w:sz w:val="16"/>
        </w:rPr>
        <w:t xml:space="preserve"> Saudi Arabia is currently consuming a quarter if its own oil and could become an oil importer by 2030. But the government relies on high oil prices to finance its budget. </w:t>
      </w:r>
    </w:p>
    <w:p w:rsidR="00AA2351" w:rsidRPr="0095032E" w:rsidRDefault="00AA2351" w:rsidP="0095032E">
      <w:pPr>
        <w:rPr>
          <w:sz w:val="16"/>
        </w:rPr>
      </w:pPr>
    </w:p>
    <w:p w:rsidR="0095032E" w:rsidRPr="00322590" w:rsidRDefault="0095032E" w:rsidP="0095032E"/>
    <w:p w:rsidR="0095032E" w:rsidRDefault="0095032E">
      <w:pPr>
        <w:rPr>
          <w:rStyle w:val="StyleStyleBold12pt"/>
          <w:rFonts w:eastAsiaTheme="majorEastAsia" w:cstheme="majorBidi"/>
          <w:bCs w:val="0"/>
          <w:iCs/>
        </w:rPr>
      </w:pPr>
      <w:r>
        <w:rPr>
          <w:rStyle w:val="StyleStyleBold12pt"/>
          <w:b w:val="0"/>
        </w:rPr>
        <w:br w:type="page"/>
      </w:r>
    </w:p>
    <w:p w:rsidR="0095032E" w:rsidRPr="0095032E" w:rsidRDefault="0095032E" w:rsidP="0095032E">
      <w:pPr>
        <w:pStyle w:val="Heading3"/>
        <w:rPr>
          <w:rStyle w:val="StyleStyleBold12pt"/>
          <w:b/>
          <w:sz w:val="32"/>
          <w:szCs w:val="32"/>
          <w:u w:val="single"/>
        </w:rPr>
      </w:pPr>
      <w:bookmarkStart w:id="152" w:name="_Toc362007483"/>
      <w:r w:rsidRPr="0095032E">
        <w:rPr>
          <w:rStyle w:val="StyleStyleBold12pt"/>
          <w:b/>
          <w:sz w:val="32"/>
          <w:szCs w:val="32"/>
          <w:u w:val="single"/>
        </w:rPr>
        <w:t>1ar:  Saudi Economy Resilient</w:t>
      </w:r>
      <w:bookmarkEnd w:id="152"/>
    </w:p>
    <w:p w:rsidR="0095032E" w:rsidRDefault="0095032E" w:rsidP="00A77FCE">
      <w:pPr>
        <w:pStyle w:val="Heading4"/>
        <w:rPr>
          <w:rStyle w:val="StyleStyleBold12pt"/>
          <w:b/>
        </w:rPr>
      </w:pPr>
      <w:r>
        <w:rPr>
          <w:rStyle w:val="StyleStyleBold12pt"/>
          <w:b/>
        </w:rPr>
        <w:t>(--) Extend our Alif Arabia evidence, it’s from 2013, and says Saudi Arabia can absorb even a huge downward shift in oil prices.</w:t>
      </w:r>
    </w:p>
    <w:p w:rsidR="00A77FCE" w:rsidRPr="00A77FCE" w:rsidRDefault="0095032E" w:rsidP="00A77FCE">
      <w:pPr>
        <w:pStyle w:val="Heading4"/>
        <w:rPr>
          <w:rStyle w:val="StyleStyleBold12pt"/>
          <w:b/>
        </w:rPr>
      </w:pPr>
      <w:r>
        <w:rPr>
          <w:rStyle w:val="StyleStyleBold12pt"/>
          <w:b/>
        </w:rPr>
        <w:t xml:space="preserve">(--) </w:t>
      </w:r>
      <w:r w:rsidR="00A77FCE" w:rsidRPr="00A77FCE">
        <w:rPr>
          <w:rStyle w:val="StyleStyleBold12pt"/>
          <w:b/>
        </w:rPr>
        <w:t>Saudi Arabian economy is resilient.</w:t>
      </w:r>
    </w:p>
    <w:p w:rsidR="007B12B8" w:rsidRPr="00A77FCE" w:rsidRDefault="00A77FCE" w:rsidP="00A77FCE">
      <w:pPr>
        <w:ind w:left="720"/>
      </w:pPr>
      <w:r w:rsidRPr="00A77FCE">
        <w:rPr>
          <w:rStyle w:val="StyleStyleBold12pt"/>
        </w:rPr>
        <w:t>Arab News</w:t>
      </w:r>
      <w:r>
        <w:t>, 9/10/20</w:t>
      </w:r>
      <w:r w:rsidRPr="00A77FCE">
        <w:rPr>
          <w:rStyle w:val="StyleStyleBold12pt"/>
        </w:rPr>
        <w:t>12</w:t>
      </w:r>
      <w:r>
        <w:t xml:space="preserve"> (“</w:t>
      </w:r>
      <w:r w:rsidRPr="00A77FCE">
        <w:t>Interview: Saudi economy r</w:t>
      </w:r>
      <w:r>
        <w:t xml:space="preserve">esilient despite global turmoil,” </w:t>
      </w:r>
      <w:hyperlink r:id="rId179" w:history="1">
        <w:r w:rsidRPr="00A77FCE">
          <w:rPr>
            <w:rStyle w:val="Hyperlink"/>
          </w:rPr>
          <w:t>http://www.zawya.com/story/Saudi_economy_resilient-ZAWYA20120910040240/</w:t>
        </w:r>
      </w:hyperlink>
      <w:r>
        <w:t>, Accessed 7/19/2013, rwg)</w:t>
      </w:r>
    </w:p>
    <w:p w:rsidR="00A77FCE" w:rsidRPr="00A77FCE" w:rsidRDefault="00A77FCE" w:rsidP="00A77FCE">
      <w:r w:rsidRPr="00A77FCE">
        <w:rPr>
          <w:rStyle w:val="StyleBoldUnderline"/>
          <w:highlight w:val="yellow"/>
        </w:rPr>
        <w:t xml:space="preserve">Saudi Arabia will show a </w:t>
      </w:r>
      <w:r w:rsidRPr="00A77FCE">
        <w:rPr>
          <w:rStyle w:val="Emphasis"/>
          <w:highlight w:val="yellow"/>
        </w:rPr>
        <w:t>great deal of resilience</w:t>
      </w:r>
      <w:r w:rsidRPr="00A77FCE">
        <w:rPr>
          <w:rStyle w:val="StyleBoldUnderline"/>
          <w:highlight w:val="yellow"/>
        </w:rPr>
        <w:t xml:space="preserve"> in the context of the euro zone debt crisis and Arab Spring,</w:t>
      </w:r>
      <w:r w:rsidRPr="00A77FCE">
        <w:rPr>
          <w:rStyle w:val="StyleBoldUnderline"/>
        </w:rPr>
        <w:t xml:space="preserve"> </w:t>
      </w:r>
      <w:r w:rsidRPr="00A77FCE">
        <w:t xml:space="preserve">according to Jamal Al-Kishi, CEO, Deutsche Securities Saudi Arabia. </w:t>
      </w:r>
      <w:r w:rsidRPr="00A77FCE">
        <w:rPr>
          <w:rStyle w:val="StyleBoldUnderline"/>
          <w:highlight w:val="yellow"/>
        </w:rPr>
        <w:t>The European crisis may impact the Gulf in the significant retrenchment of European banks from business outside their home countries</w:t>
      </w:r>
      <w:r w:rsidRPr="00A77FCE">
        <w:t xml:space="preserve"> as they seek to repair their strained balance sheets and accommodate national governments' demands, Al-Kishi said in an exclusive interview with Khalil Hanware of Arab News. "</w:t>
      </w:r>
      <w:r w:rsidRPr="00A77FCE">
        <w:rPr>
          <w:rStyle w:val="StyleBoldUnderline"/>
          <w:highlight w:val="yellow"/>
        </w:rPr>
        <w:t xml:space="preserve">The impact of this (European crisis) on the Saudi economy is </w:t>
      </w:r>
      <w:r w:rsidRPr="00A77FCE">
        <w:rPr>
          <w:rStyle w:val="Emphasis"/>
          <w:highlight w:val="yellow"/>
        </w:rPr>
        <w:t>very minimal</w:t>
      </w:r>
      <w:r w:rsidRPr="00A77FCE">
        <w:rPr>
          <w:rStyle w:val="StyleBoldUnderline"/>
          <w:highlight w:val="yellow"/>
        </w:rPr>
        <w:t xml:space="preserve"> given Saudi Arabia›s negligible dependence on foreign bank financing.</w:t>
      </w:r>
      <w:r w:rsidRPr="00A77FCE">
        <w:t xml:space="preserve"> However, the impact is significant on other countries in the Gulf where foreign lenders are major contributors to project and corporate finance transactions," he added.</w:t>
      </w:r>
    </w:p>
    <w:p w:rsidR="00A77FCE" w:rsidRDefault="0095032E" w:rsidP="00A77FCE">
      <w:pPr>
        <w:pStyle w:val="Heading4"/>
      </w:pPr>
      <w:r>
        <w:t xml:space="preserve">(--) </w:t>
      </w:r>
      <w:r w:rsidR="00A77FCE">
        <w:t>Saudi Arabian economy is resilient.</w:t>
      </w:r>
    </w:p>
    <w:p w:rsidR="00A77FCE" w:rsidRPr="00A77FCE" w:rsidRDefault="00A77FCE" w:rsidP="00A77FCE">
      <w:pPr>
        <w:ind w:left="720"/>
      </w:pPr>
      <w:r w:rsidRPr="00A77FCE">
        <w:rPr>
          <w:rStyle w:val="StyleStyleBold12pt"/>
        </w:rPr>
        <w:t>Arab News</w:t>
      </w:r>
      <w:r>
        <w:t>, 9/10/20</w:t>
      </w:r>
      <w:r w:rsidRPr="00A77FCE">
        <w:rPr>
          <w:rStyle w:val="StyleStyleBold12pt"/>
        </w:rPr>
        <w:t>12</w:t>
      </w:r>
      <w:r>
        <w:t xml:space="preserve"> (“</w:t>
      </w:r>
      <w:r w:rsidRPr="00A77FCE">
        <w:t>Interview: Saudi economy r</w:t>
      </w:r>
      <w:r>
        <w:t xml:space="preserve">esilient despite global turmoil,” </w:t>
      </w:r>
      <w:hyperlink r:id="rId180" w:history="1">
        <w:r w:rsidRPr="00A77FCE">
          <w:rPr>
            <w:rStyle w:val="Hyperlink"/>
          </w:rPr>
          <w:t>http://www.zawya.com/story/Saudi_economy_resilient-ZAWYA20120910040240/</w:t>
        </w:r>
      </w:hyperlink>
      <w:r>
        <w:t>, Accessed 7/19/2013, rwg)</w:t>
      </w:r>
    </w:p>
    <w:p w:rsidR="007B12B8" w:rsidRPr="007B12B8" w:rsidRDefault="00A77FCE" w:rsidP="007B12B8">
      <w:pPr>
        <w:rPr>
          <w:sz w:val="16"/>
        </w:rPr>
      </w:pPr>
      <w:r w:rsidRPr="0095032E">
        <w:rPr>
          <w:sz w:val="16"/>
        </w:rPr>
        <w:t>The euro zone debt crisis has dented the economies of various countries in Europe and in the world. What impact will it have on the Gulf region?</w:t>
      </w:r>
      <w:r w:rsidR="0095032E" w:rsidRPr="0095032E">
        <w:rPr>
          <w:sz w:val="16"/>
        </w:rPr>
        <w:t xml:space="preserve">  </w:t>
      </w:r>
      <w:r w:rsidRPr="0095032E">
        <w:rPr>
          <w:rStyle w:val="StyleBoldUnderline"/>
          <w:highlight w:val="yellow"/>
        </w:rPr>
        <w:t>It is reasonable to expect that to the extent such a crisis had precipitated economic recession in Europe and a significant slowdown in economic growth in Asia and globally, the economies of the oil exporting countries of the Gulf have been affected. Recession in Europe and slowdown globally has reduced the growth in demand for crude oil and petrochemicals reducing these commodities' prices and thus translating into lower revenues for Gulf countries</w:t>
      </w:r>
      <w:r w:rsidRPr="0095032E">
        <w:rPr>
          <w:sz w:val="16"/>
        </w:rPr>
        <w:t xml:space="preserve">. The impact on state spending is not likely to be appreciable in the short term but if the situation in Europe drags on much longer, governments in the region might be forced to scale back spending plans. </w:t>
      </w:r>
      <w:r w:rsidRPr="0095032E">
        <w:rPr>
          <w:rStyle w:val="StyleBoldUnderline"/>
          <w:highlight w:val="yellow"/>
        </w:rPr>
        <w:t>That said, I do think Saudi Arabia will show</w:t>
      </w:r>
      <w:r w:rsidRPr="0095032E">
        <w:rPr>
          <w:rStyle w:val="Emphasis"/>
          <w:highlight w:val="yellow"/>
        </w:rPr>
        <w:t xml:space="preserve"> a great deal of resilience</w:t>
      </w:r>
      <w:r w:rsidRPr="0095032E">
        <w:rPr>
          <w:rStyle w:val="StyleBoldUnderline"/>
          <w:highlight w:val="yellow"/>
        </w:rPr>
        <w:t>.</w:t>
      </w:r>
      <w:r w:rsidRPr="0095032E">
        <w:rPr>
          <w:sz w:val="16"/>
        </w:rPr>
        <w:t xml:space="preserve"> </w:t>
      </w:r>
    </w:p>
    <w:p w:rsidR="007B12B8" w:rsidRPr="00322590" w:rsidRDefault="007B12B8" w:rsidP="00324E16"/>
    <w:sectPr w:rsidR="007B12B8" w:rsidRPr="00322590">
      <w:headerReference w:type="default" r:id="rId18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1">
      <wne:macro wne:macroName="VERBATIM.FORMAT.PASTETEXT"/>
    </wne:keymap>
    <wne:keymap wne:kcmPrimary="0072">
      <wne:macro wne:macroName="VERBATIM.FORMAT.CONDENSE"/>
    </wne:keymap>
    <wne:keymap wne:kcmPrimary="0073">
      <wne:acd wne:acdName="acd1"/>
    </wne:keymap>
    <wne:keymap wne:kcmPrimary="0074">
      <wne:acd wne:acdName="acd2"/>
    </wne:keymap>
    <wne:keymap wne:kcmPrimary="0075">
      <wne:acd wne:acdName="acd3"/>
    </wne:keymap>
    <wne:keymap wne:kcmPrimary="0076">
      <wne:acd wne:acdName="acd4"/>
    </wne:keymap>
    <wne:keymap wne:kcmPrimary="0077">
      <wne:acd wne:acdName="acd5"/>
    </wne:keymap>
    <wne:keymap wne:kcmPrimary="0078">
      <wne:macro wne:macroName="VERBATIM.FORMAT.TOGGLEUNDERLINE"/>
    </wne:keymap>
    <wne:keymap wne:kcmPrimary="0079">
      <wne:acd wne:acdName="acd0"/>
    </wne:keymap>
    <wne:keymap wne:kcmPrimary="007A">
      <wne:macro wne:macroName="VERBATIM.FORMAT.HIGHLIGHT"/>
    </wne:keymap>
    <wne:keymap wne:kcmPrimary="007B">
      <wne:macro wne:macroName="VERBATIM.FORMAT.CLEARTONORMAL"/>
    </wne:keymap>
    <wne:keymap wne:kcmPrimary="00C0">
      <wne:macro wne:macroName="VERBATIM.PAPERLESS.SENDTOSPEECH"/>
    </wne:keymap>
    <wne:keymap wne:kcmPrimary="0209">
      <wne:macro wne:macroName="VERBATIM.PAPERLESS.SWITCHWINDOWS"/>
    </wne:keymap>
    <wne:keymap wne:kcmPrimary="0238">
      <wne:macro wne:macroName="VERBATIM.FORMAT.SHRINKTEXT"/>
    </wne:keymap>
    <wne:keymap wne:kcmPrimary="0251">
      <wne:macro wne:macroName="VERBATIM.CASELIST.CITEREQUEST"/>
    </wne:keymap>
    <wne:keymap wne:kcmPrimary="0271">
      <wne:macro wne:macroName="VERBATIM.FORMAT.UPDATESTYLES"/>
    </wne:keymap>
    <wne:keymap wne:kcmPrimary="0272">
      <wne:macro wne:macroName="VERBATIM.FORMAT.SELECTSIMILAR"/>
    </wne:keymap>
    <wne:keymap wne:kcmPrimary="0277">
      <wne:macro wne:macroName="VERBATIM.FORMAT.COPYPREVIOUSCITE"/>
    </wne:keymap>
    <wne:keymap wne:kcmPrimary="02C0">
      <wne:macro wne:macroName="VERBATIM.PAPERLESS.NAVPANECYCLE"/>
    </wne:keymap>
    <wne:keymap wne:kcmPrimary="034E">
      <wne:macro wne:macroName="VERBATIM.PAPERLESS.NEWSPEECH"/>
    </wne:keymap>
    <wne:keymap wne:kcmPrimary="0352">
      <wne:macro wne:macroName="VERBATIM.PAPERLESS.TOGGLEREADINGVIEW"/>
    </wne:keymap>
    <wne:keymap wne:kcmPrimary="0353">
      <wne:macro wne:macroName="VERBATIM.PAPERLESS.COPYTOUSB"/>
    </wne:keymap>
    <wne:keymap wne:kcmPrimary="0625">
      <wne:macro wne:macroName="VERBATIM.PAPERLESS.DELETEHEADING"/>
    </wne:keymap>
    <wne:keymap wne:kcmPrimary="0626">
      <wne:macro wne:macroName="VERBATIM.PAPERLESS.MOVEUP"/>
    </wne:keymap>
    <wne:keymap wne:kcmPrimary="0628">
      <wne:macro wne:macroName="VERBATIM.PAPERLESS.MOVEDOWN"/>
    </wne:keymap>
  </wne:keymaps>
  <wne:toolbars>
    <wne:acdManifest>
      <wne:acdEntry wne:acdName="acd0"/>
      <wne:acdEntry wne:acdName="acd1"/>
      <wne:acdEntry wne:acdName="acd2"/>
      <wne:acdEntry wne:acdName="acd3"/>
      <wne:acdEntry wne:acdName="acd4"/>
      <wne:acdEntry wne:acdName="acd5"/>
    </wne:acdManifest>
  </wne:toolbars>
  <wne:acds>
    <wne:acd wne:argValue="AQAAAFgA" wne:acdName="acd0" wne:fciIndexBasedOn="0065"/>
    <wne:acd wne:argValue="AgBQAG8AYwBrAGUAdAA=" wne:acdName="acd1" wne:fciIndexBasedOn="0065"/>
    <wne:acd wne:argValue="AgBIAGEAdAA=" wne:acdName="acd2" wne:fciIndexBasedOn="0065"/>
    <wne:acd wne:argValue="AgBCAGwAbwBjAGsA" wne:acdName="acd3" wne:fciIndexBasedOn="0065"/>
    <wne:acd wne:argValue="AgBUAGEAZwA=" wne:acdName="acd4" wne:fciIndexBasedOn="0065"/>
    <wne:acd wne:argValue="AgBDAGkAdABlAA==" wne:acdName="acd5"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05C4" w:rsidRDefault="001A05C4" w:rsidP="005F5576">
      <w:r>
        <w:separator/>
      </w:r>
    </w:p>
  </w:endnote>
  <w:endnote w:type="continuationSeparator" w:id="0">
    <w:p w:rsidR="001A05C4" w:rsidRDefault="001A05C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Helvetica Neue">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Bembo">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05C4" w:rsidRDefault="001A05C4" w:rsidP="005F5576">
      <w:r>
        <w:separator/>
      </w:r>
    </w:p>
  </w:footnote>
  <w:footnote w:type="continuationSeparator" w:id="0">
    <w:p w:rsidR="001A05C4" w:rsidRDefault="001A05C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2945243"/>
      <w:docPartObj>
        <w:docPartGallery w:val="Page Numbers (Top of Page)"/>
        <w:docPartUnique/>
      </w:docPartObj>
    </w:sdtPr>
    <w:sdtEndPr>
      <w:rPr>
        <w:noProof/>
      </w:rPr>
    </w:sdtEndPr>
    <w:sdtContent>
      <w:p w:rsidR="00A77FCE" w:rsidRDefault="00A77FCE" w:rsidP="00C63B0E">
        <w:pPr>
          <w:pStyle w:val="Header"/>
          <w:spacing w:after="0" w:line="240" w:lineRule="auto"/>
          <w:jc w:val="right"/>
          <w:rPr>
            <w:noProof/>
          </w:rPr>
        </w:pPr>
        <w:r>
          <w:t>Oil DA—CGMS Lab</w:t>
        </w:r>
        <w:r>
          <w:tab/>
        </w:r>
        <w:r>
          <w:tab/>
        </w:r>
        <w:r>
          <w:fldChar w:fldCharType="begin"/>
        </w:r>
        <w:r>
          <w:instrText xml:space="preserve"> PAGE   \* MERGEFORMAT </w:instrText>
        </w:r>
        <w:r>
          <w:fldChar w:fldCharType="separate"/>
        </w:r>
        <w:r w:rsidR="0003637F">
          <w:rPr>
            <w:noProof/>
          </w:rPr>
          <w:t>24</w:t>
        </w:r>
        <w:r>
          <w:rPr>
            <w:noProof/>
          </w:rPr>
          <w:fldChar w:fldCharType="end"/>
        </w:r>
      </w:p>
      <w:p w:rsidR="00A77FCE" w:rsidRDefault="00A77FCE" w:rsidP="00C63B0E">
        <w:pPr>
          <w:pStyle w:val="Header"/>
          <w:spacing w:after="0" w:line="240" w:lineRule="auto"/>
          <w:jc w:val="right"/>
        </w:pPr>
        <w:r>
          <w:rPr>
            <w:noProof/>
          </w:rPr>
          <w:t>Spartan Debate Institute 2013</w:t>
        </w:r>
        <w:r>
          <w:rPr>
            <w:noProof/>
          </w:rPr>
          <w:tab/>
        </w:r>
        <w:r>
          <w:rPr>
            <w:noProof/>
          </w:rPr>
          <w:tab/>
        </w:r>
      </w:p>
    </w:sdtContent>
  </w:sdt>
  <w:p w:rsidR="00A77FCE" w:rsidRDefault="00A77F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0DCAF0C"/>
    <w:lvl w:ilvl="0">
      <w:start w:val="1"/>
      <w:numFmt w:val="bulle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B9602F"/>
    <w:multiLevelType w:val="hybridMultilevel"/>
    <w:tmpl w:val="76FC0ADC"/>
    <w:lvl w:ilvl="0" w:tplc="62F48E1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30030E"/>
    <w:multiLevelType w:val="hybridMultilevel"/>
    <w:tmpl w:val="30826670"/>
    <w:lvl w:ilvl="0" w:tplc="3B56C4A6">
      <w:start w:val="1"/>
      <w:numFmt w:val="upperLetter"/>
      <w:pStyle w:val="StyleBBKAut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4E136D"/>
    <w:multiLevelType w:val="hybridMultilevel"/>
    <w:tmpl w:val="32F0A8F4"/>
    <w:lvl w:ilvl="0" w:tplc="186A1A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73F59"/>
    <w:multiLevelType w:val="hybridMultilevel"/>
    <w:tmpl w:val="9248693A"/>
    <w:lvl w:ilvl="0" w:tplc="95E601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174ACB"/>
    <w:multiLevelType w:val="hybridMultilevel"/>
    <w:tmpl w:val="C2C2FF56"/>
    <w:lvl w:ilvl="0" w:tplc="FCB8CD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EB299C"/>
    <w:multiLevelType w:val="hybridMultilevel"/>
    <w:tmpl w:val="4D64581E"/>
    <w:lvl w:ilvl="0" w:tplc="C4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3A019A"/>
    <w:multiLevelType w:val="hybridMultilevel"/>
    <w:tmpl w:val="C81682AE"/>
    <w:lvl w:ilvl="0" w:tplc="B1E8BABE">
      <w:start w:val="1"/>
      <w:numFmt w:val="decimal"/>
      <w:pStyle w:val="Style3a"/>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8">
    <w:nsid w:val="6B6C5557"/>
    <w:multiLevelType w:val="hybridMultilevel"/>
    <w:tmpl w:val="0E204F68"/>
    <w:lvl w:ilvl="0" w:tplc="3AB816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8727B52"/>
    <w:multiLevelType w:val="hybridMultilevel"/>
    <w:tmpl w:val="8CFE82EC"/>
    <w:lvl w:ilvl="0" w:tplc="D6227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
  </w:num>
  <w:num w:numId="4">
    <w:abstractNumId w:val="5"/>
  </w:num>
  <w:num w:numId="5">
    <w:abstractNumId w:val="0"/>
  </w:num>
  <w:num w:numId="6">
    <w:abstractNumId w:val="6"/>
  </w:num>
  <w:num w:numId="7">
    <w:abstractNumId w:val="8"/>
  </w:num>
  <w:num w:numId="8">
    <w:abstractNumId w:val="9"/>
  </w:num>
  <w:num w:numId="9">
    <w:abstractNumId w:val="4"/>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5"/>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140"/>
    <w:rsid w:val="00000D30"/>
    <w:rsid w:val="000013FD"/>
    <w:rsid w:val="000022F2"/>
    <w:rsid w:val="00002E93"/>
    <w:rsid w:val="0000459F"/>
    <w:rsid w:val="00004EB4"/>
    <w:rsid w:val="00007B85"/>
    <w:rsid w:val="00010124"/>
    <w:rsid w:val="0002196C"/>
    <w:rsid w:val="00021F29"/>
    <w:rsid w:val="000278CC"/>
    <w:rsid w:val="00027EED"/>
    <w:rsid w:val="0003041D"/>
    <w:rsid w:val="00031328"/>
    <w:rsid w:val="00032630"/>
    <w:rsid w:val="00033028"/>
    <w:rsid w:val="000360A7"/>
    <w:rsid w:val="0003637F"/>
    <w:rsid w:val="000415D4"/>
    <w:rsid w:val="00052A1D"/>
    <w:rsid w:val="00055E12"/>
    <w:rsid w:val="00064A59"/>
    <w:rsid w:val="0007162E"/>
    <w:rsid w:val="00073B9A"/>
    <w:rsid w:val="00074D8A"/>
    <w:rsid w:val="000857DA"/>
    <w:rsid w:val="000861A3"/>
    <w:rsid w:val="00090287"/>
    <w:rsid w:val="00090BA2"/>
    <w:rsid w:val="0009282B"/>
    <w:rsid w:val="00094547"/>
    <w:rsid w:val="000978A3"/>
    <w:rsid w:val="00097D7E"/>
    <w:rsid w:val="000A1D39"/>
    <w:rsid w:val="000A4FA5"/>
    <w:rsid w:val="000B61C8"/>
    <w:rsid w:val="000C6842"/>
    <w:rsid w:val="000C767D"/>
    <w:rsid w:val="000D0B76"/>
    <w:rsid w:val="000D2AE5"/>
    <w:rsid w:val="000D3A26"/>
    <w:rsid w:val="000D3D8D"/>
    <w:rsid w:val="000D54B3"/>
    <w:rsid w:val="000E41A3"/>
    <w:rsid w:val="000E446A"/>
    <w:rsid w:val="000F37E7"/>
    <w:rsid w:val="00104BFA"/>
    <w:rsid w:val="00107DC6"/>
    <w:rsid w:val="00113C68"/>
    <w:rsid w:val="00114663"/>
    <w:rsid w:val="0012057B"/>
    <w:rsid w:val="00121E2D"/>
    <w:rsid w:val="00126D92"/>
    <w:rsid w:val="00126F67"/>
    <w:rsid w:val="001301AC"/>
    <w:rsid w:val="001304DF"/>
    <w:rsid w:val="00140397"/>
    <w:rsid w:val="0014072D"/>
    <w:rsid w:val="00141F7D"/>
    <w:rsid w:val="00141FBF"/>
    <w:rsid w:val="0014680B"/>
    <w:rsid w:val="0016509D"/>
    <w:rsid w:val="0016711C"/>
    <w:rsid w:val="00167A9F"/>
    <w:rsid w:val="001711E1"/>
    <w:rsid w:val="00175018"/>
    <w:rsid w:val="00177811"/>
    <w:rsid w:val="00177828"/>
    <w:rsid w:val="00177A1E"/>
    <w:rsid w:val="00182D51"/>
    <w:rsid w:val="0018565A"/>
    <w:rsid w:val="0019587B"/>
    <w:rsid w:val="001A05C4"/>
    <w:rsid w:val="001A3A14"/>
    <w:rsid w:val="001A4F0E"/>
    <w:rsid w:val="001B0A04"/>
    <w:rsid w:val="001B33B2"/>
    <w:rsid w:val="001B36F5"/>
    <w:rsid w:val="001B3CEC"/>
    <w:rsid w:val="001C1D82"/>
    <w:rsid w:val="001C2147"/>
    <w:rsid w:val="001C587E"/>
    <w:rsid w:val="001C7C90"/>
    <w:rsid w:val="001D0D51"/>
    <w:rsid w:val="001D7720"/>
    <w:rsid w:val="001F5A29"/>
    <w:rsid w:val="001F7572"/>
    <w:rsid w:val="0020006E"/>
    <w:rsid w:val="002009AE"/>
    <w:rsid w:val="002101DA"/>
    <w:rsid w:val="00217499"/>
    <w:rsid w:val="0023084E"/>
    <w:rsid w:val="0024023F"/>
    <w:rsid w:val="00240C4E"/>
    <w:rsid w:val="00243DC0"/>
    <w:rsid w:val="00250E16"/>
    <w:rsid w:val="00257696"/>
    <w:rsid w:val="00261DD0"/>
    <w:rsid w:val="0026382E"/>
    <w:rsid w:val="00272786"/>
    <w:rsid w:val="0027313C"/>
    <w:rsid w:val="00287AB7"/>
    <w:rsid w:val="00294D00"/>
    <w:rsid w:val="002A01B3"/>
    <w:rsid w:val="002A213E"/>
    <w:rsid w:val="002A2528"/>
    <w:rsid w:val="002A612B"/>
    <w:rsid w:val="002B66D4"/>
    <w:rsid w:val="002B68A4"/>
    <w:rsid w:val="002C571D"/>
    <w:rsid w:val="002C5772"/>
    <w:rsid w:val="002D0374"/>
    <w:rsid w:val="002D2946"/>
    <w:rsid w:val="002D529E"/>
    <w:rsid w:val="002D561F"/>
    <w:rsid w:val="002D6BD6"/>
    <w:rsid w:val="002E1AC1"/>
    <w:rsid w:val="002E4DD9"/>
    <w:rsid w:val="002F0314"/>
    <w:rsid w:val="002F5EF9"/>
    <w:rsid w:val="003016E7"/>
    <w:rsid w:val="0031182D"/>
    <w:rsid w:val="00313D44"/>
    <w:rsid w:val="00314B9D"/>
    <w:rsid w:val="00315CA2"/>
    <w:rsid w:val="00316FEB"/>
    <w:rsid w:val="00322590"/>
    <w:rsid w:val="00324E16"/>
    <w:rsid w:val="00326A08"/>
    <w:rsid w:val="00326EEB"/>
    <w:rsid w:val="0033078A"/>
    <w:rsid w:val="00331559"/>
    <w:rsid w:val="00341D6C"/>
    <w:rsid w:val="00344E91"/>
    <w:rsid w:val="00347123"/>
    <w:rsid w:val="0034756E"/>
    <w:rsid w:val="00347B75"/>
    <w:rsid w:val="00347E74"/>
    <w:rsid w:val="00351D97"/>
    <w:rsid w:val="00354B5B"/>
    <w:rsid w:val="00356491"/>
    <w:rsid w:val="0036008E"/>
    <w:rsid w:val="00372E06"/>
    <w:rsid w:val="00383E0A"/>
    <w:rsid w:val="003847C7"/>
    <w:rsid w:val="00384FBA"/>
    <w:rsid w:val="00385298"/>
    <w:rsid w:val="003852CE"/>
    <w:rsid w:val="003860B3"/>
    <w:rsid w:val="0038687C"/>
    <w:rsid w:val="00387DC6"/>
    <w:rsid w:val="003912B5"/>
    <w:rsid w:val="00392E92"/>
    <w:rsid w:val="00395C83"/>
    <w:rsid w:val="003A2A3B"/>
    <w:rsid w:val="003A440C"/>
    <w:rsid w:val="003A52B0"/>
    <w:rsid w:val="003B024E"/>
    <w:rsid w:val="003B0C84"/>
    <w:rsid w:val="003B183E"/>
    <w:rsid w:val="003B2F3E"/>
    <w:rsid w:val="003B55B7"/>
    <w:rsid w:val="003C09DF"/>
    <w:rsid w:val="003C756E"/>
    <w:rsid w:val="003D2C33"/>
    <w:rsid w:val="003E4831"/>
    <w:rsid w:val="003E48DE"/>
    <w:rsid w:val="003E7E8B"/>
    <w:rsid w:val="003F3030"/>
    <w:rsid w:val="003F47AE"/>
    <w:rsid w:val="00403971"/>
    <w:rsid w:val="00407386"/>
    <w:rsid w:val="004138EF"/>
    <w:rsid w:val="00424734"/>
    <w:rsid w:val="004319DE"/>
    <w:rsid w:val="00435232"/>
    <w:rsid w:val="004400EA"/>
    <w:rsid w:val="00443257"/>
    <w:rsid w:val="00450882"/>
    <w:rsid w:val="00451C20"/>
    <w:rsid w:val="00452001"/>
    <w:rsid w:val="0045442E"/>
    <w:rsid w:val="004564E2"/>
    <w:rsid w:val="00462418"/>
    <w:rsid w:val="004646D2"/>
    <w:rsid w:val="00467D18"/>
    <w:rsid w:val="00471A70"/>
    <w:rsid w:val="00473A79"/>
    <w:rsid w:val="00475E03"/>
    <w:rsid w:val="00476723"/>
    <w:rsid w:val="0047798D"/>
    <w:rsid w:val="00486CC4"/>
    <w:rsid w:val="004931DE"/>
    <w:rsid w:val="004A6083"/>
    <w:rsid w:val="004A6E81"/>
    <w:rsid w:val="004A7806"/>
    <w:rsid w:val="004B0545"/>
    <w:rsid w:val="004B5687"/>
    <w:rsid w:val="004B7E46"/>
    <w:rsid w:val="004C629F"/>
    <w:rsid w:val="004D3745"/>
    <w:rsid w:val="004D3987"/>
    <w:rsid w:val="004E294C"/>
    <w:rsid w:val="004E3132"/>
    <w:rsid w:val="004E552E"/>
    <w:rsid w:val="004E656D"/>
    <w:rsid w:val="004F0849"/>
    <w:rsid w:val="004F173C"/>
    <w:rsid w:val="004F1B8C"/>
    <w:rsid w:val="004F2F6E"/>
    <w:rsid w:val="004F33F3"/>
    <w:rsid w:val="004F45B0"/>
    <w:rsid w:val="004F4789"/>
    <w:rsid w:val="005020C3"/>
    <w:rsid w:val="00510AEC"/>
    <w:rsid w:val="005111F8"/>
    <w:rsid w:val="00513FA2"/>
    <w:rsid w:val="00514387"/>
    <w:rsid w:val="00516459"/>
    <w:rsid w:val="00520153"/>
    <w:rsid w:val="005349E1"/>
    <w:rsid w:val="00537EF5"/>
    <w:rsid w:val="0054054A"/>
    <w:rsid w:val="005420CC"/>
    <w:rsid w:val="005434D0"/>
    <w:rsid w:val="0054437C"/>
    <w:rsid w:val="00546D61"/>
    <w:rsid w:val="00550082"/>
    <w:rsid w:val="005579BF"/>
    <w:rsid w:val="00560C3E"/>
    <w:rsid w:val="00562B3D"/>
    <w:rsid w:val="00563468"/>
    <w:rsid w:val="00564EC2"/>
    <w:rsid w:val="00565EAE"/>
    <w:rsid w:val="00573677"/>
    <w:rsid w:val="00575F7D"/>
    <w:rsid w:val="00580383"/>
    <w:rsid w:val="00580E40"/>
    <w:rsid w:val="00585EA1"/>
    <w:rsid w:val="00590731"/>
    <w:rsid w:val="005A335C"/>
    <w:rsid w:val="005A506B"/>
    <w:rsid w:val="005A701C"/>
    <w:rsid w:val="005B2444"/>
    <w:rsid w:val="005B2D14"/>
    <w:rsid w:val="005B3140"/>
    <w:rsid w:val="005C0B05"/>
    <w:rsid w:val="005C7EDE"/>
    <w:rsid w:val="005D1156"/>
    <w:rsid w:val="005D4DB9"/>
    <w:rsid w:val="005E0681"/>
    <w:rsid w:val="005E3B08"/>
    <w:rsid w:val="005E3FE4"/>
    <w:rsid w:val="005E572E"/>
    <w:rsid w:val="005F3E51"/>
    <w:rsid w:val="005F5576"/>
    <w:rsid w:val="006014AB"/>
    <w:rsid w:val="00605F20"/>
    <w:rsid w:val="006163FA"/>
    <w:rsid w:val="0061680A"/>
    <w:rsid w:val="00623B70"/>
    <w:rsid w:val="0063578B"/>
    <w:rsid w:val="00636B3D"/>
    <w:rsid w:val="00641025"/>
    <w:rsid w:val="00650E98"/>
    <w:rsid w:val="00656C61"/>
    <w:rsid w:val="00660F59"/>
    <w:rsid w:val="006672D8"/>
    <w:rsid w:val="00670D96"/>
    <w:rsid w:val="00672877"/>
    <w:rsid w:val="006769F0"/>
    <w:rsid w:val="00683154"/>
    <w:rsid w:val="00690115"/>
    <w:rsid w:val="00690898"/>
    <w:rsid w:val="00693039"/>
    <w:rsid w:val="00693A5A"/>
    <w:rsid w:val="00696171"/>
    <w:rsid w:val="006B302F"/>
    <w:rsid w:val="006C64D4"/>
    <w:rsid w:val="006E0063"/>
    <w:rsid w:val="006E53F0"/>
    <w:rsid w:val="006F46C3"/>
    <w:rsid w:val="006F7CDF"/>
    <w:rsid w:val="00700BDB"/>
    <w:rsid w:val="0070121B"/>
    <w:rsid w:val="00701E73"/>
    <w:rsid w:val="00711FE2"/>
    <w:rsid w:val="00712649"/>
    <w:rsid w:val="00714BC9"/>
    <w:rsid w:val="007170D3"/>
    <w:rsid w:val="00722D46"/>
    <w:rsid w:val="00723F91"/>
    <w:rsid w:val="00725623"/>
    <w:rsid w:val="00732398"/>
    <w:rsid w:val="00743059"/>
    <w:rsid w:val="00744F58"/>
    <w:rsid w:val="00750CED"/>
    <w:rsid w:val="00760A29"/>
    <w:rsid w:val="00760D07"/>
    <w:rsid w:val="00765DA1"/>
    <w:rsid w:val="00771DC4"/>
    <w:rsid w:val="00771E18"/>
    <w:rsid w:val="007739F1"/>
    <w:rsid w:val="007745C6"/>
    <w:rsid w:val="007755F6"/>
    <w:rsid w:val="007761AD"/>
    <w:rsid w:val="007815E5"/>
    <w:rsid w:val="00787343"/>
    <w:rsid w:val="007901E0"/>
    <w:rsid w:val="00790BFA"/>
    <w:rsid w:val="00791121"/>
    <w:rsid w:val="00791C88"/>
    <w:rsid w:val="00797B76"/>
    <w:rsid w:val="007A1E40"/>
    <w:rsid w:val="007A1F47"/>
    <w:rsid w:val="007A3D06"/>
    <w:rsid w:val="007B12B8"/>
    <w:rsid w:val="007B383B"/>
    <w:rsid w:val="007C350D"/>
    <w:rsid w:val="007C3689"/>
    <w:rsid w:val="007C3C9B"/>
    <w:rsid w:val="007C44F9"/>
    <w:rsid w:val="007D3012"/>
    <w:rsid w:val="007D65A7"/>
    <w:rsid w:val="007E3F59"/>
    <w:rsid w:val="007E5043"/>
    <w:rsid w:val="007E5183"/>
    <w:rsid w:val="008133F9"/>
    <w:rsid w:val="008150E7"/>
    <w:rsid w:val="00823AAC"/>
    <w:rsid w:val="00843B44"/>
    <w:rsid w:val="0084424C"/>
    <w:rsid w:val="00854C66"/>
    <w:rsid w:val="008553E1"/>
    <w:rsid w:val="008737C1"/>
    <w:rsid w:val="0087643B"/>
    <w:rsid w:val="00877669"/>
    <w:rsid w:val="00887FFB"/>
    <w:rsid w:val="00897F92"/>
    <w:rsid w:val="008A213C"/>
    <w:rsid w:val="008A3E8D"/>
    <w:rsid w:val="008A64C9"/>
    <w:rsid w:val="008B180A"/>
    <w:rsid w:val="008B24B7"/>
    <w:rsid w:val="008C2CD8"/>
    <w:rsid w:val="008C2E2C"/>
    <w:rsid w:val="008C5743"/>
    <w:rsid w:val="008C68EE"/>
    <w:rsid w:val="008C7F44"/>
    <w:rsid w:val="008D4273"/>
    <w:rsid w:val="008D4EF3"/>
    <w:rsid w:val="008D54DA"/>
    <w:rsid w:val="008E0E4F"/>
    <w:rsid w:val="008E1893"/>
    <w:rsid w:val="008E1FD5"/>
    <w:rsid w:val="008E4139"/>
    <w:rsid w:val="008F322F"/>
    <w:rsid w:val="00907DFE"/>
    <w:rsid w:val="00914596"/>
    <w:rsid w:val="009146BF"/>
    <w:rsid w:val="00915AD4"/>
    <w:rsid w:val="00915EF1"/>
    <w:rsid w:val="00920CE2"/>
    <w:rsid w:val="00924803"/>
    <w:rsid w:val="00924C08"/>
    <w:rsid w:val="00927D88"/>
    <w:rsid w:val="00930D1F"/>
    <w:rsid w:val="00935127"/>
    <w:rsid w:val="0094025E"/>
    <w:rsid w:val="0094256C"/>
    <w:rsid w:val="00944E5F"/>
    <w:rsid w:val="0095032E"/>
    <w:rsid w:val="00951517"/>
    <w:rsid w:val="0095542D"/>
    <w:rsid w:val="00965EA2"/>
    <w:rsid w:val="009706C1"/>
    <w:rsid w:val="00976675"/>
    <w:rsid w:val="00976FBF"/>
    <w:rsid w:val="00984B38"/>
    <w:rsid w:val="009A0636"/>
    <w:rsid w:val="009A6FF5"/>
    <w:rsid w:val="009B2B47"/>
    <w:rsid w:val="009B35DB"/>
    <w:rsid w:val="009C4298"/>
    <w:rsid w:val="009D318C"/>
    <w:rsid w:val="009E2C75"/>
    <w:rsid w:val="00A02489"/>
    <w:rsid w:val="00A10059"/>
    <w:rsid w:val="00A10B8B"/>
    <w:rsid w:val="00A20D78"/>
    <w:rsid w:val="00A2174A"/>
    <w:rsid w:val="00A22E51"/>
    <w:rsid w:val="00A26733"/>
    <w:rsid w:val="00A3595E"/>
    <w:rsid w:val="00A46C7F"/>
    <w:rsid w:val="00A730FA"/>
    <w:rsid w:val="00A73245"/>
    <w:rsid w:val="00A77145"/>
    <w:rsid w:val="00A77FCE"/>
    <w:rsid w:val="00A82989"/>
    <w:rsid w:val="00A85803"/>
    <w:rsid w:val="00A85CCB"/>
    <w:rsid w:val="00A904FE"/>
    <w:rsid w:val="00A9262C"/>
    <w:rsid w:val="00AA2351"/>
    <w:rsid w:val="00AB3B76"/>
    <w:rsid w:val="00AB61DD"/>
    <w:rsid w:val="00AC222F"/>
    <w:rsid w:val="00AC2CC7"/>
    <w:rsid w:val="00AC39AC"/>
    <w:rsid w:val="00AC42D2"/>
    <w:rsid w:val="00AC5C5C"/>
    <w:rsid w:val="00AC7B3B"/>
    <w:rsid w:val="00AD3CE6"/>
    <w:rsid w:val="00AE1307"/>
    <w:rsid w:val="00AE7211"/>
    <w:rsid w:val="00AE7586"/>
    <w:rsid w:val="00AF1226"/>
    <w:rsid w:val="00AF217A"/>
    <w:rsid w:val="00AF7A65"/>
    <w:rsid w:val="00B01334"/>
    <w:rsid w:val="00B06710"/>
    <w:rsid w:val="00B07EBF"/>
    <w:rsid w:val="00B10A72"/>
    <w:rsid w:val="00B166CB"/>
    <w:rsid w:val="00B235E1"/>
    <w:rsid w:val="00B272CF"/>
    <w:rsid w:val="00B3145D"/>
    <w:rsid w:val="00B33353"/>
    <w:rsid w:val="00B357BA"/>
    <w:rsid w:val="00B53E64"/>
    <w:rsid w:val="00B564DB"/>
    <w:rsid w:val="00B71DA3"/>
    <w:rsid w:val="00B72CB2"/>
    <w:rsid w:val="00B763EA"/>
    <w:rsid w:val="00B768B6"/>
    <w:rsid w:val="00B816A3"/>
    <w:rsid w:val="00B908D1"/>
    <w:rsid w:val="00B940D1"/>
    <w:rsid w:val="00BA0BDB"/>
    <w:rsid w:val="00BB58BD"/>
    <w:rsid w:val="00BB6A26"/>
    <w:rsid w:val="00BC1034"/>
    <w:rsid w:val="00BD1903"/>
    <w:rsid w:val="00BE2408"/>
    <w:rsid w:val="00BE3EC6"/>
    <w:rsid w:val="00BE5BEB"/>
    <w:rsid w:val="00BE6528"/>
    <w:rsid w:val="00C0087A"/>
    <w:rsid w:val="00C01865"/>
    <w:rsid w:val="00C05F9D"/>
    <w:rsid w:val="00C13470"/>
    <w:rsid w:val="00C27212"/>
    <w:rsid w:val="00C34185"/>
    <w:rsid w:val="00C42DD6"/>
    <w:rsid w:val="00C44DC4"/>
    <w:rsid w:val="00C545E7"/>
    <w:rsid w:val="00C63B0E"/>
    <w:rsid w:val="00C66858"/>
    <w:rsid w:val="00C7411E"/>
    <w:rsid w:val="00C815EA"/>
    <w:rsid w:val="00C84988"/>
    <w:rsid w:val="00C87389"/>
    <w:rsid w:val="00CA4AF6"/>
    <w:rsid w:val="00CA59CA"/>
    <w:rsid w:val="00CB2356"/>
    <w:rsid w:val="00CB4075"/>
    <w:rsid w:val="00CB4E6D"/>
    <w:rsid w:val="00CC23DE"/>
    <w:rsid w:val="00CC24BA"/>
    <w:rsid w:val="00CD3E3A"/>
    <w:rsid w:val="00CD4AB6"/>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6F07"/>
    <w:rsid w:val="00D86024"/>
    <w:rsid w:val="00D94CA3"/>
    <w:rsid w:val="00D96595"/>
    <w:rsid w:val="00DA018C"/>
    <w:rsid w:val="00DA3C9D"/>
    <w:rsid w:val="00DA45E0"/>
    <w:rsid w:val="00DB0F7E"/>
    <w:rsid w:val="00DB1AA9"/>
    <w:rsid w:val="00DB5489"/>
    <w:rsid w:val="00DB6C98"/>
    <w:rsid w:val="00DC701C"/>
    <w:rsid w:val="00DD08F7"/>
    <w:rsid w:val="00DD7F91"/>
    <w:rsid w:val="00E00376"/>
    <w:rsid w:val="00E01016"/>
    <w:rsid w:val="00E024DB"/>
    <w:rsid w:val="00E043B1"/>
    <w:rsid w:val="00E06ACC"/>
    <w:rsid w:val="00E14131"/>
    <w:rsid w:val="00E14EBD"/>
    <w:rsid w:val="00E16734"/>
    <w:rsid w:val="00E23260"/>
    <w:rsid w:val="00E2367A"/>
    <w:rsid w:val="00E27BC7"/>
    <w:rsid w:val="00E325E9"/>
    <w:rsid w:val="00E35FC9"/>
    <w:rsid w:val="00E377A4"/>
    <w:rsid w:val="00E41346"/>
    <w:rsid w:val="00E420E9"/>
    <w:rsid w:val="00E4635D"/>
    <w:rsid w:val="00E61D76"/>
    <w:rsid w:val="00E65E0C"/>
    <w:rsid w:val="00E674DB"/>
    <w:rsid w:val="00E70912"/>
    <w:rsid w:val="00E74174"/>
    <w:rsid w:val="00E75F28"/>
    <w:rsid w:val="00E90AA6"/>
    <w:rsid w:val="00E977B8"/>
    <w:rsid w:val="00E97AD1"/>
    <w:rsid w:val="00EA109B"/>
    <w:rsid w:val="00EA15A8"/>
    <w:rsid w:val="00EA2926"/>
    <w:rsid w:val="00EA56F6"/>
    <w:rsid w:val="00EB2CDE"/>
    <w:rsid w:val="00EC1A81"/>
    <w:rsid w:val="00EC7E5C"/>
    <w:rsid w:val="00ED3997"/>
    <w:rsid w:val="00ED5C31"/>
    <w:rsid w:val="00ED77DA"/>
    <w:rsid w:val="00ED78F1"/>
    <w:rsid w:val="00EE2F4A"/>
    <w:rsid w:val="00EE4DCA"/>
    <w:rsid w:val="00EF0F62"/>
    <w:rsid w:val="00EF3BD4"/>
    <w:rsid w:val="00F007E1"/>
    <w:rsid w:val="00F0134E"/>
    <w:rsid w:val="00F057C6"/>
    <w:rsid w:val="00F15326"/>
    <w:rsid w:val="00F17D96"/>
    <w:rsid w:val="00F22565"/>
    <w:rsid w:val="00F25EF6"/>
    <w:rsid w:val="00F3380E"/>
    <w:rsid w:val="00F40837"/>
    <w:rsid w:val="00F42F79"/>
    <w:rsid w:val="00F47773"/>
    <w:rsid w:val="00F5019D"/>
    <w:rsid w:val="00F56308"/>
    <w:rsid w:val="00F573DA"/>
    <w:rsid w:val="00F6020D"/>
    <w:rsid w:val="00F634D6"/>
    <w:rsid w:val="00F64385"/>
    <w:rsid w:val="00F6473F"/>
    <w:rsid w:val="00F70751"/>
    <w:rsid w:val="00F76366"/>
    <w:rsid w:val="00F805C0"/>
    <w:rsid w:val="00F92C04"/>
    <w:rsid w:val="00FB4261"/>
    <w:rsid w:val="00FB43B1"/>
    <w:rsid w:val="00FC0608"/>
    <w:rsid w:val="00FC2155"/>
    <w:rsid w:val="00FC41A7"/>
    <w:rsid w:val="00FD1792"/>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0"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Body Text Indent" w:uiPriority="0"/>
    <w:lsdException w:name="Subtitle" w:uiPriority="11"/>
    <w:lsdException w:name="Hyperlink" w:qFormat="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0"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3637F"/>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121E2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0363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37F"/>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qFormat/>
    <w:rsid w:val="00D176BE"/>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
    <w:basedOn w:val="DefaultParagraphFont"/>
    <w:link w:val="Heading4"/>
    <w:rsid w:val="00D176BE"/>
    <w:rPr>
      <w:rFonts w:ascii="Calibri" w:eastAsiaTheme="majorEastAsia" w:hAnsi="Calibri" w:cstheme="majorBidi"/>
      <w:b/>
      <w:bCs/>
      <w:iCs/>
      <w:sz w:val="26"/>
    </w:rPr>
  </w:style>
  <w:style w:type="paragraph" w:customStyle="1" w:styleId="BBCite">
    <w:name w:val="BB Cite"/>
    <w:basedOn w:val="Normal"/>
    <w:autoRedefine/>
    <w:rsid w:val="00104BFA"/>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104BFA"/>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4F4789"/>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4F4789"/>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4F4789"/>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5A335C"/>
    <w:rPr>
      <w:rFonts w:ascii="Times New Roman" w:hAnsi="Times New Roman"/>
      <w:b/>
      <w:bCs/>
      <w:sz w:val="20"/>
      <w:u w:val="single"/>
    </w:rPr>
  </w:style>
  <w:style w:type="paragraph" w:customStyle="1" w:styleId="Ryan6">
    <w:name w:val="Ryan6"/>
    <w:basedOn w:val="PlainText"/>
    <w:autoRedefine/>
    <w:rsid w:val="005A335C"/>
    <w:pPr>
      <w:keepLines/>
      <w:spacing w:before="100" w:line="200" w:lineRule="exact"/>
      <w:ind w:left="360"/>
      <w:jc w:val="both"/>
    </w:pPr>
    <w:rPr>
      <w:rFonts w:ascii="Times New Roman" w:hAnsi="Times New Roman" w:cs="Calibri"/>
      <w:sz w:val="18"/>
      <w:szCs w:val="20"/>
    </w:rPr>
  </w:style>
  <w:style w:type="paragraph" w:styleId="PlainText">
    <w:name w:val="Plain Text"/>
    <w:basedOn w:val="Normal"/>
    <w:link w:val="PlainTextChar"/>
    <w:rsid w:val="005A335C"/>
    <w:rPr>
      <w:rFonts w:ascii="Consolas" w:hAnsi="Consolas" w:cs="Consolas"/>
      <w:sz w:val="21"/>
      <w:szCs w:val="21"/>
    </w:rPr>
  </w:style>
  <w:style w:type="character" w:customStyle="1" w:styleId="PlainTextChar">
    <w:name w:val="Plain Text Char"/>
    <w:basedOn w:val="DefaultParagraphFont"/>
    <w:link w:val="PlainText"/>
    <w:rsid w:val="005A335C"/>
    <w:rPr>
      <w:rFonts w:ascii="Consolas" w:hAnsi="Consolas" w:cs="Consolas"/>
      <w:sz w:val="21"/>
      <w:szCs w:val="21"/>
    </w:rPr>
  </w:style>
  <w:style w:type="paragraph" w:styleId="BodyText">
    <w:name w:val="Body Text"/>
    <w:basedOn w:val="Normal"/>
    <w:link w:val="BodyTextChar"/>
    <w:rsid w:val="003016E7"/>
    <w:pPr>
      <w:widowControl w:val="0"/>
      <w:autoSpaceDE w:val="0"/>
      <w:autoSpaceDN w:val="0"/>
      <w:adjustRightInd w:val="0"/>
    </w:pPr>
  </w:style>
  <w:style w:type="character" w:customStyle="1" w:styleId="BodyTextChar">
    <w:name w:val="Body Text Char"/>
    <w:basedOn w:val="DefaultParagraphFont"/>
    <w:link w:val="BodyText"/>
    <w:rsid w:val="003016E7"/>
    <w:rPr>
      <w:rFonts w:ascii="Calibri" w:hAnsi="Calibri" w:cs="Calibri"/>
    </w:rPr>
  </w:style>
  <w:style w:type="paragraph" w:customStyle="1" w:styleId="StyleBBAAuto">
    <w:name w:val="Style BB A + Auto"/>
    <w:basedOn w:val="BBA"/>
    <w:link w:val="StyleBBAAutoChar"/>
    <w:autoRedefine/>
    <w:rsid w:val="00B53E64"/>
    <w:pPr>
      <w:jc w:val="both"/>
    </w:pPr>
    <w:rPr>
      <w:color w:val="auto"/>
      <w:lang w:val="x-none" w:eastAsia="x-none"/>
    </w:rPr>
  </w:style>
  <w:style w:type="character" w:customStyle="1" w:styleId="StyleBBAAutoChar">
    <w:name w:val="Style BB A + Auto Char"/>
    <w:link w:val="StyleBBAAuto"/>
    <w:rsid w:val="00B53E64"/>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E2F4A"/>
    <w:pPr>
      <w:keepNext/>
      <w:keepLines/>
      <w:widowControl w:val="0"/>
      <w:numPr>
        <w:numId w:val="1"/>
      </w:numPr>
      <w:tabs>
        <w:tab w:val="left" w:pos="8280"/>
      </w:tabs>
      <w:autoSpaceDE w:val="0"/>
      <w:autoSpaceDN w:val="0"/>
      <w:adjustRightInd w:val="0"/>
      <w:spacing w:before="10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B53E64"/>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BBThesisAuto">
    <w:name w:val="Style BB Thesis + Auto"/>
    <w:basedOn w:val="Normal"/>
    <w:autoRedefine/>
    <w:rsid w:val="00B53E64"/>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sz w:val="20"/>
      <w:szCs w:val="18"/>
    </w:rPr>
  </w:style>
  <w:style w:type="paragraph" w:customStyle="1" w:styleId="Style1Expanded">
    <w:name w:val="Style1 Expanded"/>
    <w:basedOn w:val="Normal"/>
    <w:link w:val="Style1ExpandedChar"/>
    <w:autoRedefine/>
    <w:qFormat/>
    <w:rsid w:val="00B53E64"/>
    <w:pPr>
      <w:keepLines/>
      <w:widowControl w:val="0"/>
      <w:tabs>
        <w:tab w:val="left" w:pos="810"/>
        <w:tab w:val="left" w:pos="8280"/>
      </w:tabs>
      <w:autoSpaceDE w:val="0"/>
      <w:autoSpaceDN w:val="0"/>
      <w:adjustRightInd w:val="0"/>
      <w:spacing w:line="240" w:lineRule="exact"/>
      <w:ind w:left="720" w:firstLine="360"/>
      <w:jc w:val="both"/>
    </w:pPr>
    <w:rPr>
      <w:rFonts w:ascii="Times New Roman" w:eastAsia="Times New Roman" w:hAnsi="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B53E64"/>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AC5C5C"/>
    <w:pPr>
      <w:keepNext/>
      <w:keepLines/>
      <w:tabs>
        <w:tab w:val="left" w:pos="8280"/>
      </w:tabs>
      <w:autoSpaceDE w:val="0"/>
      <w:autoSpaceDN w:val="0"/>
      <w:adjustRightInd w:val="0"/>
      <w:spacing w:before="80" w:line="240" w:lineRule="exact"/>
      <w:ind w:left="720"/>
      <w:jc w:val="both"/>
    </w:pPr>
    <w:rPr>
      <w:rFonts w:ascii="Times New Roman" w:eastAsia="Times New Roman" w:hAnsi="Times New Roman" w:cs="Times New Roman"/>
      <w:color w:val="395D5C"/>
      <w:sz w:val="20"/>
      <w:szCs w:val="20"/>
      <w:shd w:val="clear" w:color="auto" w:fill="FFFFFF"/>
    </w:rPr>
  </w:style>
  <w:style w:type="paragraph" w:customStyle="1" w:styleId="BBText">
    <w:name w:val="BB Text"/>
    <w:basedOn w:val="Normal"/>
    <w:autoRedefine/>
    <w:rsid w:val="00B10A72"/>
    <w:pPr>
      <w:keepLines/>
      <w:widowControl w:val="0"/>
      <w:tabs>
        <w:tab w:val="left" w:pos="8280"/>
      </w:tabs>
      <w:autoSpaceDE w:val="0"/>
      <w:autoSpaceDN w:val="0"/>
      <w:adjustRightInd w:val="0"/>
      <w:spacing w:line="200" w:lineRule="exact"/>
      <w:ind w:left="994" w:firstLine="360"/>
      <w:jc w:val="both"/>
    </w:pPr>
    <w:rPr>
      <w:rFonts w:ascii="Times New Roman" w:eastAsia="Times" w:hAnsi="Times New Roman" w:cs="Times New Roman"/>
      <w:snapToGrid w:val="0"/>
      <w:color w:val="000000"/>
      <w:sz w:val="20"/>
      <w:szCs w:val="20"/>
    </w:rPr>
  </w:style>
  <w:style w:type="paragraph" w:customStyle="1" w:styleId="BB1">
    <w:name w:val="BB 1"/>
    <w:basedOn w:val="Normal"/>
    <w:autoRedefine/>
    <w:rsid w:val="00B10A72"/>
    <w:pPr>
      <w:keepNext/>
      <w:keepLines/>
      <w:widowControl w:val="0"/>
      <w:tabs>
        <w:tab w:val="left" w:pos="990"/>
        <w:tab w:val="left" w:pos="8280"/>
      </w:tabs>
      <w:autoSpaceDE w:val="0"/>
      <w:autoSpaceDN w:val="0"/>
      <w:adjustRightInd w:val="0"/>
      <w:spacing w:before="120" w:line="240" w:lineRule="exact"/>
      <w:ind w:left="994" w:hanging="274"/>
      <w:jc w:val="both"/>
    </w:pPr>
    <w:rPr>
      <w:rFonts w:ascii="Times New Roman" w:eastAsia="Times New Roman" w:hAnsi="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7C44F9"/>
    <w:pPr>
      <w:keepLines/>
      <w:widowControl w:val="0"/>
      <w:tabs>
        <w:tab w:val="left" w:pos="1260"/>
        <w:tab w:val="left" w:pos="4410"/>
      </w:tabs>
      <w:spacing w:after="0" w:line="240" w:lineRule="auto"/>
      <w:jc w:val="both"/>
    </w:pPr>
    <w:rPr>
      <w:rFonts w:ascii="Times New Roman" w:eastAsia="Times New Roman" w:hAnsi="Times New Roman" w:cs="Times New Roman"/>
      <w:snapToGrid w:val="0"/>
      <w:sz w:val="16"/>
      <w:szCs w:val="16"/>
    </w:rPr>
  </w:style>
  <w:style w:type="paragraph" w:customStyle="1" w:styleId="StyleCNH10ptBefore12pt">
    <w:name w:val="Style CN H + 10 pt Before:  12 pt"/>
    <w:basedOn w:val="Normal"/>
    <w:rsid w:val="007C44F9"/>
    <w:pPr>
      <w:keepNext/>
      <w:keepLines/>
      <w:spacing w:before="200" w:after="0" w:line="200" w:lineRule="exact"/>
      <w:ind w:left="432" w:hanging="432"/>
    </w:pPr>
    <w:rPr>
      <w:rFonts w:ascii="Times New Roman" w:eastAsia="Times New Roman" w:hAnsi="Times New Roman" w:cs="Times New Roman"/>
      <w:b/>
      <w:bCs/>
      <w:caps/>
      <w:snapToGrid w:val="0"/>
      <w:sz w:val="20"/>
      <w:szCs w:val="20"/>
    </w:rPr>
  </w:style>
  <w:style w:type="paragraph" w:customStyle="1" w:styleId="StyleCNIPatternClearWhite">
    <w:name w:val="Style CN I + Pattern: Clear (White)"/>
    <w:basedOn w:val="Normal"/>
    <w:autoRedefine/>
    <w:rsid w:val="007C44F9"/>
    <w:pPr>
      <w:keepLines/>
      <w:shd w:val="clear" w:color="auto" w:fill="FFFFFF"/>
      <w:spacing w:before="60" w:after="0" w:line="200" w:lineRule="exact"/>
      <w:ind w:left="576"/>
    </w:pPr>
    <w:rPr>
      <w:rFonts w:ascii="Times New Roman" w:eastAsia="Times New Roman" w:hAnsi="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7C44F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paragraph" w:customStyle="1" w:styleId="Ryan3">
    <w:name w:val="Ryan3"/>
    <w:basedOn w:val="Normal"/>
    <w:link w:val="Ryan3Char"/>
    <w:autoRedefine/>
    <w:rsid w:val="00486CC4"/>
    <w:pPr>
      <w:keepNext/>
      <w:keepLines/>
      <w:spacing w:before="120" w:after="0" w:line="200" w:lineRule="exact"/>
      <w:ind w:left="504" w:hanging="360"/>
      <w:outlineLvl w:val="0"/>
    </w:pPr>
    <w:rPr>
      <w:rFonts w:ascii="Times New Roman" w:eastAsia="Times New Roman" w:hAnsi="Times New Roman" w:cs="Times New Roman"/>
      <w:caps/>
      <w:sz w:val="20"/>
      <w:szCs w:val="24"/>
    </w:rPr>
  </w:style>
  <w:style w:type="character" w:customStyle="1" w:styleId="Ryan3Char">
    <w:name w:val="Ryan3 Char"/>
    <w:link w:val="Ryan3"/>
    <w:rsid w:val="00486CC4"/>
    <w:rPr>
      <w:rFonts w:ascii="Times New Roman" w:eastAsia="Times New Roman" w:hAnsi="Times New Roman" w:cs="Times New Roman"/>
      <w:caps/>
      <w:sz w:val="20"/>
      <w:szCs w:val="24"/>
    </w:rPr>
  </w:style>
  <w:style w:type="paragraph" w:customStyle="1" w:styleId="Style3a">
    <w:name w:val="Style3a"/>
    <w:basedOn w:val="Ryan3"/>
    <w:autoRedefine/>
    <w:rsid w:val="00486CC4"/>
    <w:pPr>
      <w:numPr>
        <w:numId w:val="2"/>
      </w:numPr>
      <w:ind w:left="1080"/>
    </w:pPr>
    <w:rPr>
      <w:caps w:val="0"/>
      <w:sz w:val="18"/>
      <w:szCs w:val="18"/>
    </w:rPr>
  </w:style>
  <w:style w:type="paragraph" w:customStyle="1" w:styleId="StyleRyan2TimesNewRoman">
    <w:name w:val="Style Ryan2 + Times New Roman"/>
    <w:basedOn w:val="Normal"/>
    <w:autoRedefine/>
    <w:rsid w:val="00486CC4"/>
    <w:pPr>
      <w:keepNext/>
      <w:keepLines/>
      <w:spacing w:before="240" w:after="0" w:line="240" w:lineRule="exact"/>
      <w:ind w:left="360" w:hanging="360"/>
    </w:pPr>
    <w:rPr>
      <w:rFonts w:ascii="Times New Roman" w:eastAsia="Times New Roman" w:hAnsi="Times New Roman" w:cs="Times New Roman"/>
      <w:bCs/>
      <w:caps/>
      <w:szCs w:val="24"/>
      <w:u w:val="single"/>
    </w:rPr>
  </w:style>
  <w:style w:type="paragraph" w:customStyle="1" w:styleId="RyanEvTop1">
    <w:name w:val="RyanEvTop1"/>
    <w:basedOn w:val="Normal"/>
    <w:autoRedefine/>
    <w:qFormat/>
    <w:rsid w:val="00486CC4"/>
    <w:pPr>
      <w:keepNext/>
      <w:keepLines/>
      <w:tabs>
        <w:tab w:val="left" w:pos="8640"/>
      </w:tabs>
      <w:spacing w:after="0" w:line="240" w:lineRule="auto"/>
      <w:ind w:left="648"/>
      <w:jc w:val="both"/>
    </w:pPr>
    <w:rPr>
      <w:rFonts w:ascii="Times New Roman" w:eastAsia="Times New Roman" w:hAnsi="Times New Roman" w:cs="Times New Roman"/>
      <w:sz w:val="20"/>
      <w:szCs w:val="20"/>
    </w:rPr>
  </w:style>
  <w:style w:type="paragraph" w:customStyle="1" w:styleId="RyanEvText1">
    <w:name w:val="RyanEvText1"/>
    <w:basedOn w:val="Normal"/>
    <w:autoRedefine/>
    <w:rsid w:val="00486CC4"/>
    <w:pPr>
      <w:keepLines/>
      <w:spacing w:after="0" w:line="190" w:lineRule="exact"/>
      <w:ind w:left="648" w:firstLine="360"/>
      <w:jc w:val="both"/>
    </w:pPr>
    <w:rPr>
      <w:rFonts w:ascii="Times New Roman" w:eastAsia="Times New Roman" w:hAnsi="Times New Roman" w:cs="Times New Roman"/>
      <w:sz w:val="18"/>
      <w:szCs w:val="18"/>
    </w:rPr>
  </w:style>
  <w:style w:type="paragraph" w:styleId="ListParagraph">
    <w:name w:val="List Paragraph"/>
    <w:basedOn w:val="Normal"/>
    <w:qFormat/>
    <w:rsid w:val="00486CC4"/>
    <w:pPr>
      <w:spacing w:after="0" w:line="240" w:lineRule="auto"/>
      <w:ind w:left="720"/>
      <w:contextualSpacing/>
    </w:pPr>
    <w:rPr>
      <w:rFonts w:ascii="Times New Roman" w:eastAsia="Times New Roman" w:hAnsi="Times New Roman" w:cs="Times New Roman"/>
      <w:sz w:val="24"/>
      <w:szCs w:val="24"/>
    </w:rPr>
  </w:style>
  <w:style w:type="paragraph" w:styleId="TOC3">
    <w:name w:val="toc 3"/>
    <w:basedOn w:val="Normal"/>
    <w:next w:val="Normal"/>
    <w:autoRedefine/>
    <w:uiPriority w:val="39"/>
    <w:rsid w:val="000C6842"/>
    <w:pPr>
      <w:spacing w:after="100"/>
      <w:ind w:left="440"/>
    </w:pPr>
  </w:style>
  <w:style w:type="paragraph" w:customStyle="1" w:styleId="Cards">
    <w:name w:val="Cards"/>
    <w:basedOn w:val="Normal"/>
    <w:link w:val="CardsChar"/>
    <w:autoRedefine/>
    <w:qFormat/>
    <w:rsid w:val="007170D3"/>
    <w:pPr>
      <w:autoSpaceDE w:val="0"/>
      <w:autoSpaceDN w:val="0"/>
      <w:adjustRightInd w:val="0"/>
      <w:spacing w:after="0" w:line="240" w:lineRule="auto"/>
      <w:ind w:left="432" w:right="432"/>
      <w:jc w:val="both"/>
    </w:pPr>
    <w:rPr>
      <w:rFonts w:ascii="Calibri" w:eastAsia="Calibri" w:hAnsi="Calibri" w:cs="Calibri"/>
      <w:szCs w:val="20"/>
    </w:rPr>
  </w:style>
  <w:style w:type="character" w:customStyle="1" w:styleId="CardsChar">
    <w:name w:val="Cards Char"/>
    <w:basedOn w:val="DefaultParagraphFont"/>
    <w:link w:val="Cards"/>
    <w:rsid w:val="007170D3"/>
    <w:rPr>
      <w:rFonts w:ascii="Calibri" w:eastAsia="Calibri" w:hAnsi="Calibri" w:cs="Calibri"/>
      <w:szCs w:val="20"/>
    </w:rPr>
  </w:style>
  <w:style w:type="paragraph" w:customStyle="1" w:styleId="Nothing">
    <w:name w:val="Nothing"/>
    <w:link w:val="NothingChar"/>
    <w:qFormat/>
    <w:rsid w:val="007170D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7170D3"/>
    <w:rPr>
      <w:rFonts w:ascii="Times New Roman" w:eastAsia="Times New Roman" w:hAnsi="Times New Roman" w:cs="Times New Roman"/>
      <w:sz w:val="20"/>
      <w:szCs w:val="24"/>
    </w:rPr>
  </w:style>
  <w:style w:type="character" w:customStyle="1" w:styleId="DebateUnderline">
    <w:name w:val="Debate Underline"/>
    <w:qFormat/>
    <w:rsid w:val="007170D3"/>
    <w:rPr>
      <w:rFonts w:ascii="Times New Roman" w:hAnsi="Times New Roman"/>
      <w:sz w:val="24"/>
      <w:u w:val="thick"/>
    </w:rPr>
  </w:style>
  <w:style w:type="paragraph" w:customStyle="1" w:styleId="Card">
    <w:name w:val="Card"/>
    <w:basedOn w:val="Normal"/>
    <w:rsid w:val="007170D3"/>
    <w:pPr>
      <w:spacing w:after="0" w:line="240" w:lineRule="auto"/>
    </w:pPr>
    <w:rPr>
      <w:rFonts w:ascii="Calibri" w:hAnsi="Calibri" w:cs="Calibri"/>
      <w:szCs w:val="20"/>
    </w:rPr>
  </w:style>
  <w:style w:type="paragraph" w:customStyle="1" w:styleId="text1">
    <w:name w:val="text1"/>
    <w:basedOn w:val="Normal"/>
    <w:autoRedefine/>
    <w:rsid w:val="007170D3"/>
    <w:pPr>
      <w:spacing w:after="0" w:line="240" w:lineRule="auto"/>
    </w:pPr>
    <w:rPr>
      <w:rFonts w:ascii="Calibri" w:eastAsia="Times New Roman" w:hAnsi="Calibri" w:cs="Calibri"/>
      <w:sz w:val="20"/>
      <w:szCs w:val="20"/>
    </w:rPr>
  </w:style>
  <w:style w:type="character" w:customStyle="1" w:styleId="st">
    <w:name w:val="st"/>
    <w:basedOn w:val="DefaultParagraphFont"/>
    <w:rsid w:val="007170D3"/>
  </w:style>
  <w:style w:type="paragraph" w:customStyle="1" w:styleId="tag">
    <w:name w:val="tag"/>
    <w:basedOn w:val="Normal"/>
    <w:next w:val="Normal"/>
    <w:link w:val="tagChar"/>
    <w:qFormat/>
    <w:rsid w:val="007170D3"/>
    <w:pPr>
      <w:spacing w:after="0" w:line="240" w:lineRule="auto"/>
    </w:pPr>
    <w:rPr>
      <w:rFonts w:ascii="Calibri" w:hAnsi="Calibri" w:cs="Calibri"/>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7170D3"/>
    <w:rPr>
      <w:rFonts w:ascii="Calibri" w:hAnsi="Calibri" w:cs="Calibri"/>
      <w:b/>
      <w:sz w:val="24"/>
      <w:szCs w:val="20"/>
    </w:rPr>
  </w:style>
  <w:style w:type="paragraph" w:styleId="DocumentMap">
    <w:name w:val="Document Map"/>
    <w:basedOn w:val="Normal"/>
    <w:link w:val="DocumentMapChar"/>
    <w:uiPriority w:val="99"/>
    <w:rsid w:val="00121E2D"/>
    <w:pPr>
      <w:shd w:val="clear" w:color="auto" w:fill="C6D5EC"/>
      <w:spacing w:after="0" w:line="240" w:lineRule="auto"/>
    </w:pPr>
    <w:rPr>
      <w:rFonts w:ascii="Verdana" w:eastAsia="Batang" w:hAnsi="Verdana" w:cs="Calibri"/>
      <w:sz w:val="16"/>
      <w:lang w:eastAsia="ko-KR"/>
    </w:rPr>
  </w:style>
  <w:style w:type="character" w:customStyle="1" w:styleId="DocumentMapChar">
    <w:name w:val="Document Map Char"/>
    <w:basedOn w:val="DefaultParagraphFont"/>
    <w:link w:val="DocumentMap"/>
    <w:uiPriority w:val="99"/>
    <w:rsid w:val="00121E2D"/>
    <w:rPr>
      <w:rFonts w:ascii="Verdana" w:eastAsia="Batang" w:hAnsi="Verdana" w:cs="Calibri"/>
      <w:sz w:val="16"/>
      <w:shd w:val="clear" w:color="auto" w:fill="C6D5EC"/>
      <w:lang w:eastAsia="ko-KR"/>
    </w:rPr>
  </w:style>
  <w:style w:type="paragraph" w:styleId="List">
    <w:name w:val="List"/>
    <w:basedOn w:val="Normal"/>
    <w:uiPriority w:val="99"/>
    <w:unhideWhenUsed/>
    <w:rsid w:val="00121E2D"/>
    <w:pPr>
      <w:spacing w:after="0" w:line="240" w:lineRule="auto"/>
      <w:contextualSpacing/>
    </w:pPr>
    <w:rPr>
      <w:rFonts w:ascii="Georgia" w:eastAsia="Calibri" w:hAnsi="Georgia" w:cs="Calibri"/>
    </w:rPr>
  </w:style>
  <w:style w:type="paragraph" w:styleId="TOC1">
    <w:name w:val="toc 1"/>
    <w:basedOn w:val="Normal"/>
    <w:next w:val="Normal"/>
    <w:autoRedefine/>
    <w:uiPriority w:val="39"/>
    <w:rsid w:val="00121E2D"/>
    <w:pPr>
      <w:spacing w:after="0" w:line="240" w:lineRule="auto"/>
    </w:pPr>
    <w:rPr>
      <w:rFonts w:ascii="Calibri" w:hAnsi="Calibri" w:cs="Calibri"/>
    </w:rPr>
  </w:style>
  <w:style w:type="character" w:customStyle="1" w:styleId="Strikethrough">
    <w:name w:val="Strikethrough"/>
    <w:basedOn w:val="DefaultParagraphFont"/>
    <w:rsid w:val="00121E2D"/>
    <w:rPr>
      <w:strike/>
    </w:rPr>
  </w:style>
  <w:style w:type="character" w:customStyle="1" w:styleId="Citation">
    <w:name w:val="Citation"/>
    <w:basedOn w:val="DefaultParagraphFont"/>
    <w:rsid w:val="00121E2D"/>
    <w:rPr>
      <w:b/>
      <w:bCs/>
      <w:sz w:val="24"/>
    </w:rPr>
  </w:style>
  <w:style w:type="character" w:styleId="CommentReference">
    <w:name w:val="annotation reference"/>
    <w:basedOn w:val="DefaultParagraphFont"/>
    <w:uiPriority w:val="99"/>
    <w:unhideWhenUsed/>
    <w:rsid w:val="00121E2D"/>
    <w:rPr>
      <w:sz w:val="16"/>
      <w:szCs w:val="16"/>
    </w:rPr>
  </w:style>
  <w:style w:type="paragraph" w:styleId="CommentText">
    <w:name w:val="annotation text"/>
    <w:basedOn w:val="Normal"/>
    <w:link w:val="CommentTextChar"/>
    <w:uiPriority w:val="99"/>
    <w:unhideWhenUsed/>
    <w:rsid w:val="00121E2D"/>
    <w:pPr>
      <w:spacing w:after="0" w:line="240" w:lineRule="auto"/>
    </w:pPr>
    <w:rPr>
      <w:rFonts w:ascii="Calibri" w:hAnsi="Calibri" w:cs="Calibri"/>
      <w:szCs w:val="20"/>
    </w:rPr>
  </w:style>
  <w:style w:type="character" w:customStyle="1" w:styleId="CommentTextChar">
    <w:name w:val="Comment Text Char"/>
    <w:basedOn w:val="DefaultParagraphFont"/>
    <w:link w:val="CommentText"/>
    <w:uiPriority w:val="99"/>
    <w:rsid w:val="00121E2D"/>
    <w:rPr>
      <w:rFonts w:ascii="Calibri" w:hAnsi="Calibri" w:cs="Calibri"/>
      <w:szCs w:val="20"/>
    </w:rPr>
  </w:style>
  <w:style w:type="paragraph" w:styleId="CommentSubject">
    <w:name w:val="annotation subject"/>
    <w:basedOn w:val="CommentText"/>
    <w:next w:val="CommentText"/>
    <w:link w:val="CommentSubjectChar"/>
    <w:uiPriority w:val="99"/>
    <w:unhideWhenUsed/>
    <w:rsid w:val="00121E2D"/>
    <w:rPr>
      <w:b/>
      <w:bCs/>
    </w:rPr>
  </w:style>
  <w:style w:type="character" w:customStyle="1" w:styleId="CommentSubjectChar">
    <w:name w:val="Comment Subject Char"/>
    <w:basedOn w:val="CommentTextChar"/>
    <w:link w:val="CommentSubject"/>
    <w:uiPriority w:val="99"/>
    <w:rsid w:val="00121E2D"/>
    <w:rPr>
      <w:rFonts w:ascii="Calibri" w:hAnsi="Calibri" w:cs="Calibri"/>
      <w:b/>
      <w:bCs/>
      <w:szCs w:val="20"/>
    </w:rPr>
  </w:style>
  <w:style w:type="paragraph" w:styleId="BalloonText">
    <w:name w:val="Balloon Text"/>
    <w:basedOn w:val="Normal"/>
    <w:link w:val="BalloonTextChar"/>
    <w:unhideWhenUsed/>
    <w:rsid w:val="00121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21E2D"/>
    <w:rPr>
      <w:rFonts w:ascii="Tahoma" w:hAnsi="Tahoma" w:cs="Tahoma"/>
      <w:sz w:val="16"/>
      <w:szCs w:val="16"/>
    </w:rPr>
  </w:style>
  <w:style w:type="character" w:customStyle="1" w:styleId="underline">
    <w:name w:val="underline"/>
    <w:basedOn w:val="DefaultParagraphFont"/>
    <w:link w:val="textbold"/>
    <w:qFormat/>
    <w:rsid w:val="00121E2D"/>
    <w:rPr>
      <w:u w:val="single"/>
    </w:rPr>
  </w:style>
  <w:style w:type="paragraph" w:customStyle="1" w:styleId="cardCharCharCharChar">
    <w:name w:val="card Char Char Char Char"/>
    <w:basedOn w:val="Normal"/>
    <w:link w:val="cardCharCharCharCharChar"/>
    <w:rsid w:val="00121E2D"/>
    <w:pPr>
      <w:widowControl w:val="0"/>
      <w:overflowPunct w:val="0"/>
      <w:autoSpaceDE w:val="0"/>
      <w:autoSpaceDN w:val="0"/>
      <w:adjustRightInd w:val="0"/>
      <w:spacing w:after="0" w:line="240" w:lineRule="auto"/>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121E2D"/>
    <w:rPr>
      <w:rFonts w:ascii="Calibri" w:hAnsi="Calibri" w:cs="Calibri"/>
      <w:szCs w:val="20"/>
    </w:rPr>
  </w:style>
  <w:style w:type="character" w:customStyle="1" w:styleId="Author">
    <w:name w:val="Author"/>
    <w:basedOn w:val="DefaultParagraphFont"/>
    <w:rsid w:val="00121E2D"/>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basedOn w:val="DefaultParagraphFont"/>
    <w:qFormat/>
    <w:rsid w:val="00121E2D"/>
    <w:rPr>
      <w:rFonts w:ascii="Times New Roman" w:hAnsi="Times New Roman"/>
      <w:b/>
      <w:sz w:val="24"/>
    </w:rPr>
  </w:style>
  <w:style w:type="character" w:styleId="PageNumber">
    <w:name w:val="page number"/>
    <w:basedOn w:val="DefaultParagraphFont"/>
    <w:uiPriority w:val="99"/>
    <w:rsid w:val="00121E2D"/>
  </w:style>
  <w:style w:type="paragraph" w:customStyle="1" w:styleId="card0">
    <w:name w:val="card"/>
    <w:basedOn w:val="Normal"/>
    <w:next w:val="Normal"/>
    <w:link w:val="cardChar"/>
    <w:qFormat/>
    <w:rsid w:val="00121E2D"/>
    <w:pPr>
      <w:spacing w:after="0" w:line="240" w:lineRule="auto"/>
      <w:ind w:left="288" w:right="288"/>
    </w:pPr>
    <w:rPr>
      <w:rFonts w:ascii="Calibri" w:hAnsi="Calibri" w:cs="Calibri"/>
      <w:szCs w:val="20"/>
    </w:rPr>
  </w:style>
  <w:style w:type="character" w:customStyle="1" w:styleId="cardChar">
    <w:name w:val="card Char"/>
    <w:link w:val="card0"/>
    <w:rsid w:val="00121E2D"/>
    <w:rPr>
      <w:rFonts w:ascii="Calibri" w:hAnsi="Calibri" w:cs="Calibri"/>
      <w:szCs w:val="20"/>
    </w:rPr>
  </w:style>
  <w:style w:type="paragraph" w:customStyle="1" w:styleId="BlockTitle2">
    <w:name w:val="Block Title2"/>
    <w:basedOn w:val="Normal"/>
    <w:next w:val="Normal"/>
    <w:rsid w:val="00121E2D"/>
    <w:pPr>
      <w:spacing w:after="240" w:line="240" w:lineRule="auto"/>
      <w:jc w:val="center"/>
    </w:pPr>
    <w:rPr>
      <w:rFonts w:ascii="Calibri" w:hAnsi="Calibri" w:cs="Calibri"/>
      <w:b/>
      <w:sz w:val="32"/>
      <w:szCs w:val="20"/>
      <w:u w:val="single"/>
    </w:rPr>
  </w:style>
  <w:style w:type="paragraph" w:customStyle="1" w:styleId="BlockTitle">
    <w:name w:val="Block Title"/>
    <w:basedOn w:val="Heading1"/>
    <w:next w:val="Normal"/>
    <w:link w:val="BlockTitleChar"/>
    <w:rsid w:val="00121E2D"/>
    <w:pPr>
      <w:pageBreakBefore w:val="0"/>
      <w:spacing w:after="240" w:line="240" w:lineRule="auto"/>
    </w:pPr>
    <w:rPr>
      <w:rFonts w:ascii="Calibri" w:eastAsia="Times New Roman" w:hAnsi="Calibri"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121E2D"/>
    <w:rPr>
      <w:rFonts w:ascii="Calibri" w:eastAsia="Times New Roman" w:hAnsi="Calibri" w:cs="Arial"/>
      <w:b/>
      <w:bCs/>
      <w:kern w:val="32"/>
      <w:sz w:val="52"/>
      <w:szCs w:val="32"/>
    </w:rPr>
  </w:style>
  <w:style w:type="paragraph" w:styleId="TOC2">
    <w:name w:val="toc 2"/>
    <w:basedOn w:val="Normal"/>
    <w:next w:val="Normal"/>
    <w:autoRedefine/>
    <w:uiPriority w:val="39"/>
    <w:rsid w:val="00121E2D"/>
    <w:pPr>
      <w:spacing w:after="0" w:line="240" w:lineRule="auto"/>
      <w:ind w:left="200"/>
    </w:pPr>
    <w:rPr>
      <w:rFonts w:ascii="Calibri" w:hAnsi="Calibri" w:cs="Calibri"/>
      <w:szCs w:val="20"/>
    </w:rPr>
  </w:style>
  <w:style w:type="paragraph" w:styleId="TOC4">
    <w:name w:val="toc 4"/>
    <w:basedOn w:val="Normal"/>
    <w:next w:val="Normal"/>
    <w:autoRedefine/>
    <w:uiPriority w:val="39"/>
    <w:rsid w:val="00121E2D"/>
    <w:pPr>
      <w:spacing w:after="0" w:line="240" w:lineRule="auto"/>
      <w:ind w:left="600"/>
    </w:pPr>
    <w:rPr>
      <w:rFonts w:ascii="Calibri" w:hAnsi="Calibri" w:cs="Calibri"/>
      <w:szCs w:val="20"/>
    </w:rPr>
  </w:style>
  <w:style w:type="paragraph" w:styleId="TOC5">
    <w:name w:val="toc 5"/>
    <w:basedOn w:val="Normal"/>
    <w:next w:val="Normal"/>
    <w:autoRedefine/>
    <w:uiPriority w:val="39"/>
    <w:rsid w:val="00121E2D"/>
    <w:pPr>
      <w:spacing w:after="0" w:line="240" w:lineRule="auto"/>
      <w:ind w:left="800"/>
    </w:pPr>
    <w:rPr>
      <w:rFonts w:ascii="Calibri" w:hAnsi="Calibri" w:cs="Calibri"/>
      <w:szCs w:val="20"/>
    </w:rPr>
  </w:style>
  <w:style w:type="paragraph" w:styleId="TOC6">
    <w:name w:val="toc 6"/>
    <w:basedOn w:val="Normal"/>
    <w:next w:val="Normal"/>
    <w:autoRedefine/>
    <w:uiPriority w:val="39"/>
    <w:rsid w:val="00121E2D"/>
    <w:pPr>
      <w:spacing w:after="0" w:line="240" w:lineRule="auto"/>
      <w:ind w:left="1000"/>
    </w:pPr>
    <w:rPr>
      <w:rFonts w:ascii="Calibri" w:hAnsi="Calibri" w:cs="Calibri"/>
      <w:szCs w:val="20"/>
    </w:rPr>
  </w:style>
  <w:style w:type="paragraph" w:styleId="TOC7">
    <w:name w:val="toc 7"/>
    <w:basedOn w:val="Normal"/>
    <w:next w:val="Normal"/>
    <w:autoRedefine/>
    <w:uiPriority w:val="39"/>
    <w:rsid w:val="00121E2D"/>
    <w:pPr>
      <w:spacing w:after="0" w:line="240" w:lineRule="auto"/>
      <w:ind w:left="1200"/>
    </w:pPr>
    <w:rPr>
      <w:rFonts w:ascii="Calibri" w:hAnsi="Calibri" w:cs="Calibri"/>
      <w:szCs w:val="20"/>
    </w:rPr>
  </w:style>
  <w:style w:type="paragraph" w:styleId="TOC8">
    <w:name w:val="toc 8"/>
    <w:basedOn w:val="Normal"/>
    <w:next w:val="Normal"/>
    <w:autoRedefine/>
    <w:uiPriority w:val="39"/>
    <w:rsid w:val="00121E2D"/>
    <w:pPr>
      <w:spacing w:after="0" w:line="240" w:lineRule="auto"/>
      <w:ind w:left="1400"/>
    </w:pPr>
    <w:rPr>
      <w:rFonts w:ascii="Calibri" w:hAnsi="Calibri" w:cs="Calibri"/>
      <w:szCs w:val="20"/>
    </w:rPr>
  </w:style>
  <w:style w:type="paragraph" w:styleId="TOC9">
    <w:name w:val="toc 9"/>
    <w:basedOn w:val="Normal"/>
    <w:next w:val="Normal"/>
    <w:autoRedefine/>
    <w:uiPriority w:val="39"/>
    <w:rsid w:val="00121E2D"/>
    <w:pPr>
      <w:spacing w:after="0" w:line="240" w:lineRule="auto"/>
      <w:ind w:left="1600"/>
    </w:pPr>
    <w:rPr>
      <w:rFonts w:ascii="Calibri" w:hAnsi="Calibri" w:cs="Calibri"/>
      <w:szCs w:val="20"/>
    </w:rPr>
  </w:style>
  <w:style w:type="paragraph" w:customStyle="1" w:styleId="TxBrp1">
    <w:name w:val="TxBr_p1"/>
    <w:basedOn w:val="Normal"/>
    <w:rsid w:val="00121E2D"/>
    <w:pPr>
      <w:tabs>
        <w:tab w:val="left" w:pos="204"/>
      </w:tabs>
      <w:autoSpaceDE w:val="0"/>
      <w:autoSpaceDN w:val="0"/>
      <w:adjustRightInd w:val="0"/>
      <w:spacing w:after="0" w:line="272" w:lineRule="atLeast"/>
      <w:jc w:val="both"/>
    </w:pPr>
    <w:rPr>
      <w:rFonts w:ascii="Calibri" w:hAnsi="Calibri" w:cs="Calibri"/>
      <w:sz w:val="24"/>
    </w:rPr>
  </w:style>
  <w:style w:type="paragraph" w:customStyle="1" w:styleId="fullstory">
    <w:name w:val="fullstory"/>
    <w:basedOn w:val="Normal"/>
    <w:rsid w:val="00121E2D"/>
    <w:pPr>
      <w:spacing w:before="100" w:beforeAutospacing="1" w:after="100" w:afterAutospacing="1" w:line="240" w:lineRule="auto"/>
    </w:pPr>
    <w:rPr>
      <w:rFonts w:ascii="Calibri" w:hAnsi="Calibri" w:cs="Calibri"/>
      <w:sz w:val="24"/>
    </w:rPr>
  </w:style>
  <w:style w:type="character" w:customStyle="1" w:styleId="Emphasis2">
    <w:name w:val="Emphasis2"/>
    <w:rsid w:val="00121E2D"/>
    <w:rPr>
      <w:rFonts w:ascii="Franklin Gothic Heavy" w:hAnsi="Franklin Gothic Heavy"/>
      <w:iCs/>
      <w:u w:val="single"/>
    </w:rPr>
  </w:style>
  <w:style w:type="character" w:customStyle="1" w:styleId="standardcontent">
    <w:name w:val="standardcontent"/>
    <w:basedOn w:val="DefaultParagraphFont"/>
    <w:rsid w:val="00121E2D"/>
  </w:style>
  <w:style w:type="paragraph" w:customStyle="1" w:styleId="hat">
    <w:name w:val="hat"/>
    <w:basedOn w:val="Normal"/>
    <w:next w:val="Normal"/>
    <w:rsid w:val="00121E2D"/>
    <w:pPr>
      <w:spacing w:before="240" w:after="240" w:line="240" w:lineRule="auto"/>
      <w:jc w:val="center"/>
      <w:outlineLvl w:val="0"/>
    </w:pPr>
    <w:rPr>
      <w:rFonts w:ascii="Calibri" w:hAnsi="Calibri" w:cs="Arial"/>
      <w:b/>
      <w:bCs/>
      <w:sz w:val="32"/>
      <w:u w:val="single"/>
    </w:rPr>
  </w:style>
  <w:style w:type="character" w:customStyle="1" w:styleId="storyby">
    <w:name w:val="storyby"/>
    <w:basedOn w:val="DefaultParagraphFont"/>
    <w:rsid w:val="00121E2D"/>
  </w:style>
  <w:style w:type="paragraph" w:customStyle="1" w:styleId="LightGrid-Accent31">
    <w:name w:val="Light Grid - Accent 31"/>
    <w:basedOn w:val="Normal"/>
    <w:uiPriority w:val="34"/>
    <w:qFormat/>
    <w:rsid w:val="00121E2D"/>
    <w:pPr>
      <w:spacing w:after="0" w:line="240" w:lineRule="auto"/>
      <w:ind w:left="720"/>
      <w:contextualSpacing/>
    </w:pPr>
    <w:rPr>
      <w:rFonts w:ascii="Calibri" w:hAnsi="Calibri" w:cs="Calibri"/>
      <w:szCs w:val="20"/>
    </w:rPr>
  </w:style>
  <w:style w:type="paragraph" w:styleId="Title">
    <w:name w:val="Title"/>
    <w:basedOn w:val="Normal"/>
    <w:link w:val="TitleChar"/>
    <w:qFormat/>
    <w:rsid w:val="00121E2D"/>
    <w:pPr>
      <w:spacing w:after="0" w:line="240" w:lineRule="auto"/>
      <w:jc w:val="center"/>
    </w:pPr>
    <w:rPr>
      <w:rFonts w:ascii="Times" w:eastAsia="Times" w:hAnsi="Times" w:cs="Calibri"/>
      <w:b/>
      <w:color w:val="000000"/>
      <w:sz w:val="24"/>
      <w:szCs w:val="18"/>
    </w:rPr>
  </w:style>
  <w:style w:type="character" w:customStyle="1" w:styleId="TitleChar">
    <w:name w:val="Title Char"/>
    <w:basedOn w:val="DefaultParagraphFont"/>
    <w:link w:val="Title"/>
    <w:rsid w:val="00121E2D"/>
    <w:rPr>
      <w:rFonts w:ascii="Times" w:eastAsia="Times" w:hAnsi="Times" w:cs="Calibri"/>
      <w:b/>
      <w:color w:val="000000"/>
      <w:sz w:val="24"/>
      <w:szCs w:val="18"/>
    </w:rPr>
  </w:style>
  <w:style w:type="character" w:styleId="Strong">
    <w:name w:val="Strong"/>
    <w:uiPriority w:val="22"/>
    <w:qFormat/>
    <w:rsid w:val="00121E2D"/>
    <w:rPr>
      <w:b/>
      <w:bCs/>
    </w:rPr>
  </w:style>
  <w:style w:type="character" w:customStyle="1" w:styleId="apple-style-span">
    <w:name w:val="apple-style-span"/>
    <w:basedOn w:val="DefaultParagraphFont"/>
    <w:rsid w:val="00121E2D"/>
  </w:style>
  <w:style w:type="character" w:customStyle="1" w:styleId="apple-converted-space">
    <w:name w:val="apple-converted-space"/>
    <w:basedOn w:val="DefaultParagraphFont"/>
    <w:rsid w:val="00121E2D"/>
  </w:style>
  <w:style w:type="character" w:customStyle="1" w:styleId="klink">
    <w:name w:val="klink"/>
    <w:basedOn w:val="DefaultParagraphFont"/>
    <w:rsid w:val="00121E2D"/>
  </w:style>
  <w:style w:type="character" w:customStyle="1" w:styleId="Author-Date">
    <w:name w:val="Author-Date"/>
    <w:qFormat/>
    <w:rsid w:val="00121E2D"/>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121E2D"/>
    <w:rPr>
      <w:rFonts w:cs="Arial"/>
      <w:b/>
      <w:bCs/>
      <w:iCs/>
      <w:szCs w:val="28"/>
      <w:lang w:val="en-US" w:eastAsia="en-US" w:bidi="ar-SA"/>
    </w:rPr>
  </w:style>
  <w:style w:type="character" w:customStyle="1" w:styleId="UnderlineChar">
    <w:name w:val="Underline Char"/>
    <w:aliases w:val="Cards + Font: 12 pt Char"/>
    <w:basedOn w:val="DefaultParagraphFont"/>
    <w:rsid w:val="00121E2D"/>
    <w:rPr>
      <w:rFonts w:ascii="Arial Narrow" w:hAnsi="Arial Narrow"/>
      <w:szCs w:val="24"/>
      <w:u w:val="single"/>
    </w:rPr>
  </w:style>
  <w:style w:type="character" w:customStyle="1" w:styleId="CharChar11">
    <w:name w:val="Char Char11"/>
    <w:basedOn w:val="DefaultParagraphFont"/>
    <w:rsid w:val="00121E2D"/>
    <w:rPr>
      <w:rFonts w:cs="Arial"/>
      <w:bCs/>
      <w:szCs w:val="26"/>
      <w:u w:val="single"/>
      <w:lang w:val="en-US" w:eastAsia="en-US" w:bidi="ar-SA"/>
    </w:rPr>
  </w:style>
  <w:style w:type="character" w:customStyle="1" w:styleId="CardTextChar">
    <w:name w:val="Card Text Char"/>
    <w:basedOn w:val="DefaultParagraphFont"/>
    <w:rsid w:val="00121E2D"/>
    <w:rPr>
      <w:rFonts w:ascii="Times New Roman" w:eastAsia="SimSun" w:hAnsi="Times New Roman" w:cs="Times New Roman"/>
      <w:sz w:val="20"/>
      <w:szCs w:val="24"/>
      <w:lang w:eastAsia="zh-CN"/>
    </w:rPr>
  </w:style>
  <w:style w:type="paragraph" w:customStyle="1" w:styleId="MinimizedText">
    <w:name w:val="Minimized Text"/>
    <w:link w:val="MinimizedTextChar"/>
    <w:rsid w:val="00121E2D"/>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121E2D"/>
    <w:rPr>
      <w:rFonts w:ascii="Calibri" w:eastAsia="SimSun" w:hAnsi="Calibri" w:cs="Calibri"/>
      <w:sz w:val="16"/>
      <w:szCs w:val="24"/>
      <w:lang w:eastAsia="zh-CN"/>
    </w:rPr>
  </w:style>
  <w:style w:type="paragraph" w:customStyle="1" w:styleId="Cites">
    <w:name w:val="Cites"/>
    <w:next w:val="Cards"/>
    <w:qFormat/>
    <w:rsid w:val="00121E2D"/>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qFormat/>
    <w:rsid w:val="00121E2D"/>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121E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121E2D"/>
    <w:rPr>
      <w:rFonts w:ascii="Times New Roman" w:hAnsi="Times New Roman"/>
      <w:sz w:val="24"/>
      <w:u w:val="single"/>
      <w:lang w:val="en-US" w:eastAsia="en-US" w:bidi="ar-SA"/>
    </w:rPr>
  </w:style>
  <w:style w:type="character" w:customStyle="1" w:styleId="timestamp">
    <w:name w:val="timestamp"/>
    <w:basedOn w:val="DefaultParagraphFont"/>
    <w:rsid w:val="00121E2D"/>
  </w:style>
  <w:style w:type="character" w:customStyle="1" w:styleId="bold">
    <w:name w:val="bold"/>
    <w:basedOn w:val="DefaultParagraphFont"/>
    <w:rsid w:val="00121E2D"/>
  </w:style>
  <w:style w:type="paragraph" w:customStyle="1" w:styleId="Cardstyle">
    <w:name w:val="Cardstyle"/>
    <w:basedOn w:val="Normal"/>
    <w:next w:val="Normal"/>
    <w:rsid w:val="00121E2D"/>
    <w:pPr>
      <w:spacing w:after="0" w:line="240" w:lineRule="auto"/>
    </w:pPr>
    <w:rPr>
      <w:rFonts w:ascii="Calibri" w:hAnsi="Calibri" w:cs="Calibri"/>
      <w:sz w:val="24"/>
    </w:rPr>
  </w:style>
  <w:style w:type="paragraph" w:customStyle="1" w:styleId="Tagstyle">
    <w:name w:val="Tagstyle"/>
    <w:basedOn w:val="Normal"/>
    <w:next w:val="Normal"/>
    <w:rsid w:val="00121E2D"/>
    <w:pPr>
      <w:spacing w:after="0" w:line="240" w:lineRule="auto"/>
    </w:pPr>
    <w:rPr>
      <w:rFonts w:ascii="Calibri" w:hAnsi="Calibri" w:cs="Calibri"/>
      <w:b/>
      <w:sz w:val="24"/>
    </w:rPr>
  </w:style>
  <w:style w:type="character" w:customStyle="1" w:styleId="citationunderlineChar">
    <w:name w:val="citation/underline Char"/>
    <w:basedOn w:val="DefaultParagraphFont"/>
    <w:rsid w:val="00121E2D"/>
    <w:rPr>
      <w:b/>
      <w:sz w:val="24"/>
      <w:szCs w:val="24"/>
      <w:u w:val="single"/>
      <w:lang w:val="en-US" w:eastAsia="en-US" w:bidi="ar-SA"/>
    </w:rPr>
  </w:style>
  <w:style w:type="character" w:customStyle="1" w:styleId="UnderliningChar">
    <w:name w:val="Underlining Char"/>
    <w:basedOn w:val="DefaultParagraphFont"/>
    <w:rsid w:val="00121E2D"/>
    <w:rPr>
      <w:rFonts w:ascii="Arial Narrow" w:hAnsi="Arial Narrow"/>
      <w:szCs w:val="24"/>
      <w:u w:val="single"/>
      <w:lang w:val="en-US" w:eastAsia="en-US" w:bidi="ar-SA"/>
    </w:rPr>
  </w:style>
  <w:style w:type="character" w:customStyle="1" w:styleId="MicroTextChar">
    <w:name w:val="MicroText Char"/>
    <w:basedOn w:val="DefaultParagraphFont"/>
    <w:link w:val="MicroText"/>
    <w:rsid w:val="00121E2D"/>
    <w:rPr>
      <w:rFonts w:ascii="Arial Narrow" w:hAnsi="Arial Narrow"/>
      <w:sz w:val="12"/>
      <w:szCs w:val="24"/>
    </w:rPr>
  </w:style>
  <w:style w:type="character" w:customStyle="1" w:styleId="BoldunderlineChar">
    <w:name w:val="Bold/underline Char"/>
    <w:basedOn w:val="DefaultParagraphFont"/>
    <w:rsid w:val="00121E2D"/>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121E2D"/>
    <w:rPr>
      <w:rFonts w:eastAsia="SimSun"/>
      <w:sz w:val="16"/>
      <w:szCs w:val="24"/>
      <w:lang w:eastAsia="zh-CN"/>
    </w:rPr>
  </w:style>
  <w:style w:type="paragraph" w:customStyle="1" w:styleId="Minimize">
    <w:name w:val="Minimize"/>
    <w:basedOn w:val="card0"/>
    <w:next w:val="Normal"/>
    <w:link w:val="MinimizeChar"/>
    <w:rsid w:val="00121E2D"/>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121E2D"/>
  </w:style>
  <w:style w:type="character" w:customStyle="1" w:styleId="CharChar21">
    <w:name w:val="Char Char21"/>
    <w:basedOn w:val="DefaultParagraphFont"/>
    <w:rsid w:val="00121E2D"/>
    <w:rPr>
      <w:rFonts w:cs="Arial"/>
      <w:bCs/>
      <w:u w:val="thick"/>
      <w:lang w:val="en-US" w:eastAsia="en-US" w:bidi="ar-SA"/>
    </w:rPr>
  </w:style>
  <w:style w:type="paragraph" w:styleId="BodyTextIndent">
    <w:name w:val="Body Text Indent"/>
    <w:basedOn w:val="Normal"/>
    <w:link w:val="BodyTextIndentChar"/>
    <w:rsid w:val="00121E2D"/>
    <w:pPr>
      <w:spacing w:after="120" w:line="240" w:lineRule="auto"/>
      <w:ind w:left="360"/>
    </w:pPr>
    <w:rPr>
      <w:rFonts w:ascii="Calibri" w:hAnsi="Calibri" w:cs="Calibri"/>
      <w:sz w:val="24"/>
    </w:rPr>
  </w:style>
  <w:style w:type="character" w:customStyle="1" w:styleId="BodyTextIndentChar">
    <w:name w:val="Body Text Indent Char"/>
    <w:basedOn w:val="DefaultParagraphFont"/>
    <w:link w:val="BodyTextIndent"/>
    <w:rsid w:val="00121E2D"/>
    <w:rPr>
      <w:rFonts w:ascii="Calibri" w:hAnsi="Calibri" w:cs="Calibri"/>
      <w:sz w:val="24"/>
    </w:rPr>
  </w:style>
  <w:style w:type="character" w:customStyle="1" w:styleId="verdana">
    <w:name w:val="verdana"/>
    <w:basedOn w:val="DefaultParagraphFont"/>
    <w:rsid w:val="00121E2D"/>
  </w:style>
  <w:style w:type="character" w:customStyle="1" w:styleId="hit">
    <w:name w:val="hit"/>
    <w:basedOn w:val="DefaultParagraphFont"/>
    <w:rsid w:val="00121E2D"/>
  </w:style>
  <w:style w:type="character" w:customStyle="1" w:styleId="spipsurligne">
    <w:name w:val="spip_surligne"/>
    <w:basedOn w:val="DefaultParagraphFont"/>
    <w:rsid w:val="00121E2D"/>
  </w:style>
  <w:style w:type="paragraph" w:styleId="HTMLPreformatted">
    <w:name w:val="HTML Preformatted"/>
    <w:basedOn w:val="Normal"/>
    <w:link w:val="HTMLPreformattedChar"/>
    <w:uiPriority w:val="99"/>
    <w:rsid w:val="0012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121E2D"/>
    <w:rPr>
      <w:rFonts w:ascii="Courier New" w:hAnsi="Courier New" w:cs="Courier New"/>
      <w:szCs w:val="20"/>
    </w:rPr>
  </w:style>
  <w:style w:type="paragraph" w:customStyle="1" w:styleId="Underlining">
    <w:name w:val="Underlining"/>
    <w:basedOn w:val="Normal"/>
    <w:rsid w:val="00121E2D"/>
    <w:pPr>
      <w:spacing w:after="0" w:line="240" w:lineRule="auto"/>
    </w:pPr>
    <w:rPr>
      <w:rFonts w:ascii="Arial Narrow" w:hAnsi="Arial Narrow" w:cs="Calibri"/>
      <w:u w:val="single"/>
    </w:rPr>
  </w:style>
  <w:style w:type="character" w:customStyle="1" w:styleId="Style2Char">
    <w:name w:val="Style2 Char"/>
    <w:rsid w:val="00121E2D"/>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121E2D"/>
    <w:rPr>
      <w:sz w:val="24"/>
      <w:szCs w:val="24"/>
      <w:lang w:val="en-US" w:eastAsia="en-US" w:bidi="ar-SA"/>
    </w:rPr>
  </w:style>
  <w:style w:type="character" w:customStyle="1" w:styleId="Style1Char">
    <w:name w:val="Style1 Char"/>
    <w:rsid w:val="00121E2D"/>
    <w:rPr>
      <w:rFonts w:ascii="Book Antiqua" w:hAnsi="Book Antiqua"/>
      <w:sz w:val="16"/>
      <w:szCs w:val="16"/>
      <w:lang w:val="en-US" w:eastAsia="en-US" w:bidi="ar-SA"/>
    </w:rPr>
  </w:style>
  <w:style w:type="character" w:styleId="HTMLCite">
    <w:name w:val="HTML Cite"/>
    <w:basedOn w:val="DefaultParagraphFont"/>
    <w:unhideWhenUsed/>
    <w:rsid w:val="00121E2D"/>
    <w:rPr>
      <w:i/>
      <w:iCs/>
    </w:rPr>
  </w:style>
  <w:style w:type="paragraph" w:customStyle="1" w:styleId="Style3">
    <w:name w:val="Style3"/>
    <w:basedOn w:val="Normal"/>
    <w:rsid w:val="00121E2D"/>
    <w:pPr>
      <w:spacing w:after="0" w:line="240" w:lineRule="auto"/>
    </w:pPr>
    <w:rPr>
      <w:rFonts w:ascii="Arial Narrow" w:hAnsi="Arial Narrow" w:cs="Calibri"/>
      <w:b/>
    </w:rPr>
  </w:style>
  <w:style w:type="character" w:customStyle="1" w:styleId="UnderlineCharChar">
    <w:name w:val="Underline Char Char"/>
    <w:basedOn w:val="DefaultParagraphFont"/>
    <w:rsid w:val="00121E2D"/>
    <w:rPr>
      <w:rFonts w:ascii="Arial Narrow" w:hAnsi="Arial Narrow"/>
      <w:szCs w:val="24"/>
      <w:u w:val="single"/>
      <w:lang w:eastAsia="en-US"/>
    </w:rPr>
  </w:style>
  <w:style w:type="character" w:customStyle="1" w:styleId="CircledChar">
    <w:name w:val="Circled Char"/>
    <w:basedOn w:val="DefaultParagraphFont"/>
    <w:rsid w:val="00121E2D"/>
    <w:rPr>
      <w:rFonts w:eastAsia="Calibri"/>
      <w:b/>
      <w:szCs w:val="24"/>
      <w:u w:val="single"/>
      <w:lang w:eastAsia="en-US"/>
    </w:rPr>
  </w:style>
  <w:style w:type="character" w:customStyle="1" w:styleId="CiteChar">
    <w:name w:val="Cite Char"/>
    <w:basedOn w:val="DefaultParagraphFont"/>
    <w:rsid w:val="00121E2D"/>
    <w:rPr>
      <w:rFonts w:ascii="Times New Roman" w:eastAsia="Times New Roman" w:hAnsi="Times New Roman"/>
      <w:b/>
      <w:szCs w:val="24"/>
      <w:u w:val="single"/>
    </w:rPr>
  </w:style>
  <w:style w:type="character" w:customStyle="1" w:styleId="a">
    <w:name w:val="a"/>
    <w:basedOn w:val="DefaultParagraphFont"/>
    <w:rsid w:val="00121E2D"/>
  </w:style>
  <w:style w:type="character" w:customStyle="1" w:styleId="Style4Char">
    <w:name w:val="Style4 Char"/>
    <w:basedOn w:val="DefaultParagraphFont"/>
    <w:rsid w:val="00121E2D"/>
    <w:rPr>
      <w:rFonts w:ascii="Arial Narrow" w:eastAsia="Times New Roman" w:hAnsi="Arial Narrow"/>
      <w:szCs w:val="24"/>
      <w:u w:val="single"/>
      <w:lang w:eastAsia="en-US"/>
    </w:rPr>
  </w:style>
  <w:style w:type="character" w:customStyle="1" w:styleId="CharChar1">
    <w:name w:val="Char Char1"/>
    <w:basedOn w:val="DefaultParagraphFont"/>
    <w:rsid w:val="00121E2D"/>
    <w:rPr>
      <w:rFonts w:eastAsia="SimSun"/>
      <w:b/>
      <w:bCs/>
      <w:sz w:val="24"/>
      <w:szCs w:val="26"/>
      <w:lang w:val="en-US" w:eastAsia="zh-CN" w:bidi="ar-SA"/>
    </w:rPr>
  </w:style>
  <w:style w:type="character" w:customStyle="1" w:styleId="term">
    <w:name w:val="term"/>
    <w:basedOn w:val="DefaultParagraphFont"/>
    <w:rsid w:val="00121E2D"/>
  </w:style>
  <w:style w:type="character" w:customStyle="1" w:styleId="maintextlarge">
    <w:name w:val="maintext_large"/>
    <w:basedOn w:val="DefaultParagraphFont"/>
    <w:rsid w:val="00121E2D"/>
  </w:style>
  <w:style w:type="character" w:customStyle="1" w:styleId="Bold-UnderlineCharCharChar">
    <w:name w:val="Bold-Underline Char Char Char"/>
    <w:rsid w:val="00121E2D"/>
    <w:rPr>
      <w:rFonts w:ascii="Times New Roman" w:eastAsia="Times New Roman" w:hAnsi="Times New Roman"/>
      <w:b/>
      <w:sz w:val="24"/>
      <w:szCs w:val="24"/>
      <w:u w:val="single"/>
    </w:rPr>
  </w:style>
  <w:style w:type="paragraph" w:customStyle="1" w:styleId="evidencetext">
    <w:name w:val="evidence text"/>
    <w:basedOn w:val="Normal"/>
    <w:rsid w:val="00121E2D"/>
    <w:pPr>
      <w:spacing w:after="0" w:line="240" w:lineRule="auto"/>
      <w:ind w:left="1008" w:right="720"/>
    </w:pPr>
    <w:rPr>
      <w:rFonts w:ascii="Arial" w:hAnsi="Arial" w:cs="Calibri"/>
      <w:color w:val="000000"/>
      <w:sz w:val="16"/>
    </w:rPr>
  </w:style>
  <w:style w:type="character" w:customStyle="1" w:styleId="reduce2">
    <w:name w:val="reduce2"/>
    <w:basedOn w:val="DefaultParagraphFont"/>
    <w:rsid w:val="00121E2D"/>
    <w:rPr>
      <w:rFonts w:ascii="Arial" w:hAnsi="Arial" w:cs="Arial"/>
      <w:color w:val="000000"/>
      <w:sz w:val="12"/>
      <w:szCs w:val="22"/>
    </w:rPr>
  </w:style>
  <w:style w:type="character" w:customStyle="1" w:styleId="box">
    <w:name w:val="box"/>
    <w:basedOn w:val="DefaultParagraphFont"/>
    <w:rsid w:val="00121E2D"/>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121E2D"/>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rsid w:val="00121E2D"/>
    <w:pPr>
      <w:spacing w:after="0" w:line="240" w:lineRule="auto"/>
      <w:ind w:left="288" w:right="288"/>
    </w:pPr>
    <w:rPr>
      <w:rFonts w:ascii="Calibri" w:hAnsi="Calibri" w:cs="Arial"/>
    </w:rPr>
  </w:style>
  <w:style w:type="paragraph" w:customStyle="1" w:styleId="BlockHeadings">
    <w:name w:val="Block Headings"/>
    <w:basedOn w:val="Normal"/>
    <w:autoRedefine/>
    <w:rsid w:val="00121E2D"/>
    <w:pPr>
      <w:spacing w:after="0" w:line="240" w:lineRule="auto"/>
      <w:jc w:val="center"/>
      <w:outlineLvl w:val="0"/>
    </w:pPr>
    <w:rPr>
      <w:rFonts w:ascii="Arial" w:hAnsi="Arial" w:cs="Calibri"/>
      <w:b/>
      <w:sz w:val="28"/>
    </w:rPr>
  </w:style>
  <w:style w:type="paragraph" w:customStyle="1" w:styleId="BlockHeaderHidden">
    <w:name w:val="Block Header Hidden"/>
    <w:basedOn w:val="Normal"/>
    <w:autoRedefine/>
    <w:rsid w:val="00121E2D"/>
    <w:pPr>
      <w:spacing w:after="0" w:line="240" w:lineRule="auto"/>
      <w:jc w:val="center"/>
    </w:pPr>
    <w:rPr>
      <w:rFonts w:ascii="Arial" w:hAnsi="Arial" w:cs="Calibri"/>
      <w:b/>
      <w:sz w:val="28"/>
    </w:rPr>
  </w:style>
  <w:style w:type="character" w:customStyle="1" w:styleId="AuthorDateChar">
    <w:name w:val="AuthorDate Char"/>
    <w:basedOn w:val="DefaultParagraphFont"/>
    <w:rsid w:val="00121E2D"/>
    <w:rPr>
      <w:rFonts w:ascii="Times New Roman" w:hAnsi="Times New Roman"/>
      <w:b/>
      <w:sz w:val="24"/>
      <w:u w:val="single"/>
      <w:lang w:val="en-US" w:eastAsia="en-US" w:bidi="ar-SA"/>
    </w:rPr>
  </w:style>
  <w:style w:type="character" w:customStyle="1" w:styleId="subscript1">
    <w:name w:val="subscript1"/>
    <w:basedOn w:val="DefaultParagraphFont"/>
    <w:rsid w:val="00121E2D"/>
  </w:style>
  <w:style w:type="paragraph" w:customStyle="1" w:styleId="CardsHighlighted">
    <w:name w:val="Cards Highlighted"/>
    <w:next w:val="Nothing"/>
    <w:rsid w:val="00121E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121E2D"/>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121E2D"/>
    <w:rPr>
      <w:rFonts w:ascii="Times New Roman" w:hAnsi="Times New Roman"/>
      <w:b/>
      <w:sz w:val="28"/>
      <w:lang w:val="en-US" w:eastAsia="en-US" w:bidi="ar-SA"/>
    </w:rPr>
  </w:style>
  <w:style w:type="character" w:customStyle="1" w:styleId="CitesChar">
    <w:name w:val="Cites Char"/>
    <w:basedOn w:val="DefaultParagraphFont"/>
    <w:rsid w:val="00121E2D"/>
    <w:rPr>
      <w:rFonts w:ascii="Times New Roman" w:hAnsi="Times New Roman"/>
      <w:b/>
      <w:lang w:val="en-US" w:eastAsia="en-US" w:bidi="ar-SA"/>
    </w:rPr>
  </w:style>
  <w:style w:type="character" w:customStyle="1" w:styleId="BlockHeaderHiddenChar">
    <w:name w:val="Block Header Hidden Char"/>
    <w:basedOn w:val="DefaultParagraphFont"/>
    <w:rsid w:val="00121E2D"/>
    <w:rPr>
      <w:rFonts w:ascii="Times New Roman" w:hAnsi="Times New Roman"/>
      <w:b/>
      <w:sz w:val="28"/>
      <w:lang w:val="en-US" w:eastAsia="en-US" w:bidi="ar-SA"/>
    </w:rPr>
  </w:style>
  <w:style w:type="character" w:customStyle="1" w:styleId="CardsHighlight">
    <w:name w:val="Cards Highlight"/>
    <w:basedOn w:val="DefaultParagraphFont"/>
    <w:rsid w:val="00121E2D"/>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121E2D"/>
  </w:style>
  <w:style w:type="character" w:customStyle="1" w:styleId="articlehead">
    <w:name w:val="articlehead"/>
    <w:basedOn w:val="DefaultParagraphFont"/>
    <w:rsid w:val="00121E2D"/>
  </w:style>
  <w:style w:type="character" w:customStyle="1" w:styleId="blsp-spelling-error">
    <w:name w:val="blsp-spelling-error"/>
    <w:basedOn w:val="DefaultParagraphFont"/>
    <w:rsid w:val="00121E2D"/>
  </w:style>
  <w:style w:type="character" w:customStyle="1" w:styleId="pmterms1">
    <w:name w:val="pmterms1"/>
    <w:basedOn w:val="DefaultParagraphFont"/>
    <w:rsid w:val="00121E2D"/>
  </w:style>
  <w:style w:type="character" w:customStyle="1" w:styleId="StyleTimesNewRoman12ptBold">
    <w:name w:val="Style Times New Roman 12 pt Bold"/>
    <w:rsid w:val="00121E2D"/>
    <w:rPr>
      <w:rFonts w:ascii="Times New Roman" w:hAnsi="Times New Roman"/>
      <w:b/>
      <w:bCs/>
      <w:sz w:val="24"/>
    </w:rPr>
  </w:style>
  <w:style w:type="character" w:customStyle="1" w:styleId="commentstext">
    <w:name w:val="comments_text"/>
    <w:basedOn w:val="DefaultParagraphFont"/>
    <w:rsid w:val="00121E2D"/>
  </w:style>
  <w:style w:type="character" w:customStyle="1" w:styleId="tagChar1">
    <w:name w:val="tag Char1"/>
    <w:basedOn w:val="DefaultParagraphFont"/>
    <w:uiPriority w:val="99"/>
    <w:locked/>
    <w:rsid w:val="00121E2D"/>
    <w:rPr>
      <w:rFonts w:ascii="Times New Roman" w:hAnsi="Times New Roman" w:cs="Times New Roman"/>
      <w:b/>
      <w:color w:val="000000"/>
      <w:sz w:val="24"/>
      <w:szCs w:val="20"/>
    </w:rPr>
  </w:style>
  <w:style w:type="paragraph" w:customStyle="1" w:styleId="loose">
    <w:name w:val="loose"/>
    <w:basedOn w:val="Normal"/>
    <w:rsid w:val="00121E2D"/>
    <w:pPr>
      <w:spacing w:before="100" w:beforeAutospacing="1" w:after="100" w:afterAutospacing="1" w:line="240" w:lineRule="auto"/>
    </w:pPr>
    <w:rPr>
      <w:rFonts w:ascii="Calibri" w:hAnsi="Calibri" w:cs="Calibri"/>
      <w:sz w:val="24"/>
    </w:rPr>
  </w:style>
  <w:style w:type="paragraph" w:customStyle="1" w:styleId="Cardcite">
    <w:name w:val="Card cite"/>
    <w:basedOn w:val="PlainText"/>
    <w:rsid w:val="00121E2D"/>
    <w:pPr>
      <w:spacing w:after="0" w:line="240" w:lineRule="auto"/>
    </w:pPr>
    <w:rPr>
      <w:rFonts w:ascii="Courier New" w:hAnsi="Courier New" w:cs="Courier New"/>
      <w:sz w:val="20"/>
      <w:szCs w:val="20"/>
    </w:rPr>
  </w:style>
  <w:style w:type="character" w:customStyle="1" w:styleId="CharacterStyle1">
    <w:name w:val="Character Style 1"/>
    <w:rsid w:val="00121E2D"/>
    <w:rPr>
      <w:rFonts w:ascii="Bookman Old Style" w:hAnsi="Bookman Old Style" w:cs="Bookman Old Style"/>
      <w:sz w:val="18"/>
      <w:szCs w:val="18"/>
    </w:rPr>
  </w:style>
  <w:style w:type="character" w:customStyle="1" w:styleId="CharacterStyle2">
    <w:name w:val="Character Style 2"/>
    <w:rsid w:val="00121E2D"/>
    <w:rPr>
      <w:spacing w:val="10"/>
      <w:sz w:val="20"/>
      <w:szCs w:val="20"/>
    </w:rPr>
  </w:style>
  <w:style w:type="paragraph" w:customStyle="1" w:styleId="pagpag2">
    <w:name w:val="pagpag2"/>
    <w:basedOn w:val="Normal"/>
    <w:rsid w:val="00121E2D"/>
    <w:pPr>
      <w:spacing w:beforeLines="1" w:afterLines="1" w:after="0" w:line="240" w:lineRule="auto"/>
    </w:pPr>
    <w:rPr>
      <w:rFonts w:ascii="Times" w:hAnsi="Times" w:cs="Calibri"/>
      <w:szCs w:val="20"/>
    </w:rPr>
  </w:style>
  <w:style w:type="character" w:customStyle="1" w:styleId="article">
    <w:name w:val="article"/>
    <w:basedOn w:val="DefaultParagraphFont"/>
    <w:rsid w:val="00121E2D"/>
  </w:style>
  <w:style w:type="character" w:customStyle="1" w:styleId="il">
    <w:name w:val="il"/>
    <w:basedOn w:val="DefaultParagraphFont"/>
    <w:rsid w:val="00121E2D"/>
  </w:style>
  <w:style w:type="paragraph" w:customStyle="1" w:styleId="Default">
    <w:name w:val="Default"/>
    <w:rsid w:val="00121E2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121E2D"/>
    <w:pPr>
      <w:spacing w:after="0" w:line="240" w:lineRule="auto"/>
    </w:pPr>
    <w:rPr>
      <w:rFonts w:ascii="Arial Narrow" w:hAnsi="Arial Narrow"/>
      <w:sz w:val="12"/>
      <w:szCs w:val="24"/>
    </w:rPr>
  </w:style>
  <w:style w:type="character" w:customStyle="1" w:styleId="blue">
    <w:name w:val="blue"/>
    <w:basedOn w:val="DefaultParagraphFont"/>
    <w:rsid w:val="00121E2D"/>
  </w:style>
  <w:style w:type="character" w:customStyle="1" w:styleId="italic">
    <w:name w:val="italic"/>
    <w:basedOn w:val="DefaultParagraphFont"/>
    <w:rsid w:val="00121E2D"/>
    <w:rPr>
      <w:rFonts w:cs="Times New Roman"/>
    </w:rPr>
  </w:style>
  <w:style w:type="character" w:customStyle="1" w:styleId="ff2">
    <w:name w:val="ff2"/>
    <w:basedOn w:val="DefaultParagraphFont"/>
    <w:rsid w:val="00121E2D"/>
  </w:style>
  <w:style w:type="character" w:customStyle="1" w:styleId="ib">
    <w:name w:val="ib"/>
    <w:basedOn w:val="DefaultParagraphFont"/>
    <w:rsid w:val="00121E2D"/>
  </w:style>
  <w:style w:type="paragraph" w:customStyle="1" w:styleId="CardStyle0">
    <w:name w:val="Card Style"/>
    <w:basedOn w:val="Normal"/>
    <w:rsid w:val="00121E2D"/>
    <w:pPr>
      <w:spacing w:after="0" w:line="240" w:lineRule="auto"/>
    </w:pPr>
    <w:rPr>
      <w:rFonts w:ascii="Calibri" w:hAnsi="Calibri" w:cs="Calibri"/>
    </w:rPr>
  </w:style>
  <w:style w:type="paragraph" w:customStyle="1" w:styleId="plff6">
    <w:name w:val="pl ff6"/>
    <w:basedOn w:val="Normal"/>
    <w:rsid w:val="00121E2D"/>
    <w:pPr>
      <w:spacing w:beforeLines="1" w:afterLines="1" w:after="0" w:line="240" w:lineRule="auto"/>
    </w:pPr>
    <w:rPr>
      <w:rFonts w:ascii="Times" w:hAnsi="Times" w:cs="Calibri"/>
      <w:szCs w:val="20"/>
    </w:rPr>
  </w:style>
  <w:style w:type="character" w:customStyle="1" w:styleId="ff6">
    <w:name w:val="ff6"/>
    <w:basedOn w:val="DefaultParagraphFont"/>
    <w:rsid w:val="00121E2D"/>
  </w:style>
  <w:style w:type="paragraph" w:customStyle="1" w:styleId="TagStyle0">
    <w:name w:val="Tag Style"/>
    <w:basedOn w:val="CardStyle0"/>
    <w:rsid w:val="00121E2D"/>
    <w:rPr>
      <w:b/>
      <w:sz w:val="24"/>
    </w:rPr>
  </w:style>
  <w:style w:type="paragraph" w:customStyle="1" w:styleId="HeaderStyle">
    <w:name w:val="Header Style"/>
    <w:basedOn w:val="TagStyle0"/>
    <w:rsid w:val="00121E2D"/>
    <w:pPr>
      <w:jc w:val="center"/>
    </w:pPr>
    <w:rPr>
      <w:u w:val="single"/>
    </w:rPr>
  </w:style>
  <w:style w:type="paragraph" w:customStyle="1" w:styleId="HeaderFormat">
    <w:name w:val="Header Format"/>
    <w:basedOn w:val="Normal"/>
    <w:rsid w:val="00121E2D"/>
    <w:pPr>
      <w:spacing w:after="0" w:line="240" w:lineRule="auto"/>
      <w:jc w:val="center"/>
    </w:pPr>
    <w:rPr>
      <w:rFonts w:ascii="Calibri" w:hAnsi="Calibri" w:cs="Calibri"/>
      <w:b/>
      <w:sz w:val="24"/>
      <w:u w:val="single"/>
    </w:rPr>
  </w:style>
  <w:style w:type="paragraph" w:customStyle="1" w:styleId="TagFormat">
    <w:name w:val="Tag Format"/>
    <w:basedOn w:val="Normal"/>
    <w:rsid w:val="00121E2D"/>
    <w:pPr>
      <w:spacing w:after="0" w:line="240" w:lineRule="auto"/>
    </w:pPr>
    <w:rPr>
      <w:rFonts w:ascii="Calibri" w:hAnsi="Calibri" w:cs="Calibri"/>
      <w:b/>
      <w:sz w:val="24"/>
    </w:rPr>
  </w:style>
  <w:style w:type="paragraph" w:customStyle="1" w:styleId="CardFormat">
    <w:name w:val="Card Format"/>
    <w:basedOn w:val="Normal"/>
    <w:rsid w:val="00121E2D"/>
    <w:pPr>
      <w:spacing w:after="0" w:line="240" w:lineRule="auto"/>
    </w:pPr>
    <w:rPr>
      <w:rFonts w:ascii="Calibri" w:hAnsi="Calibri" w:cs="Calibri"/>
    </w:rPr>
  </w:style>
  <w:style w:type="character" w:customStyle="1" w:styleId="Small">
    <w:name w:val="Small"/>
    <w:basedOn w:val="DefaultParagraphFont"/>
    <w:rsid w:val="00121E2D"/>
    <w:rPr>
      <w:rFonts w:ascii="Times New Roman" w:hAnsi="Times New Roman"/>
      <w:sz w:val="12"/>
    </w:rPr>
  </w:style>
  <w:style w:type="paragraph" w:customStyle="1" w:styleId="Cardtext">
    <w:name w:val="Card text"/>
    <w:link w:val="CardtextChar0"/>
    <w:rsid w:val="00121E2D"/>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121E2D"/>
    <w:rPr>
      <w:rFonts w:ascii="Arial Narrow" w:eastAsia="Times New Roman" w:hAnsi="Arial Narrow" w:cs="Times New Roman"/>
      <w:sz w:val="24"/>
      <w:szCs w:val="24"/>
      <w:u w:val="single"/>
    </w:rPr>
  </w:style>
  <w:style w:type="character" w:customStyle="1" w:styleId="citation0">
    <w:name w:val="citation"/>
    <w:basedOn w:val="DefaultParagraphFont"/>
    <w:rsid w:val="00121E2D"/>
  </w:style>
  <w:style w:type="paragraph" w:customStyle="1" w:styleId="TOCHeading1">
    <w:name w:val="TOC Heading1"/>
    <w:basedOn w:val="Heading1"/>
    <w:next w:val="Normal"/>
    <w:unhideWhenUsed/>
    <w:qFormat/>
    <w:rsid w:val="00121E2D"/>
    <w:pPr>
      <w:pageBreakBefore w:val="0"/>
      <w:spacing w:after="0"/>
      <w:jc w:val="left"/>
      <w:outlineLvl w:val="9"/>
    </w:pPr>
    <w:rPr>
      <w:rFonts w:ascii="Cambria" w:eastAsia="Times New Roman" w:hAnsi="Cambria" w:cs="Times New Roman"/>
      <w:color w:val="365F91"/>
      <w:sz w:val="28"/>
    </w:rPr>
  </w:style>
  <w:style w:type="paragraph" w:customStyle="1" w:styleId="pagpag1">
    <w:name w:val="pagpag1"/>
    <w:basedOn w:val="Normal"/>
    <w:rsid w:val="00121E2D"/>
    <w:pPr>
      <w:spacing w:beforeLines="1" w:afterLines="1" w:after="0" w:line="240" w:lineRule="auto"/>
    </w:pPr>
    <w:rPr>
      <w:rFonts w:ascii="Times" w:hAnsi="Times" w:cs="Calibri"/>
      <w:szCs w:val="20"/>
    </w:rPr>
  </w:style>
  <w:style w:type="paragraph" w:customStyle="1" w:styleId="pagpag3">
    <w:name w:val="pagpag3"/>
    <w:basedOn w:val="Normal"/>
    <w:rsid w:val="00121E2D"/>
    <w:pPr>
      <w:spacing w:beforeLines="1" w:afterLines="1" w:after="0" w:line="240" w:lineRule="auto"/>
    </w:pPr>
    <w:rPr>
      <w:rFonts w:ascii="Times" w:hAnsi="Times" w:cs="Calibri"/>
      <w:szCs w:val="20"/>
    </w:rPr>
  </w:style>
  <w:style w:type="character" w:customStyle="1" w:styleId="ilad">
    <w:name w:val="il_ad"/>
    <w:basedOn w:val="DefaultParagraphFont"/>
    <w:rsid w:val="00121E2D"/>
  </w:style>
  <w:style w:type="character" w:customStyle="1" w:styleId="body">
    <w:name w:val="body"/>
    <w:basedOn w:val="DefaultParagraphFont"/>
    <w:rsid w:val="00121E2D"/>
  </w:style>
  <w:style w:type="paragraph" w:customStyle="1" w:styleId="c3">
    <w:name w:val="c3"/>
    <w:basedOn w:val="Normal"/>
    <w:rsid w:val="00121E2D"/>
    <w:pPr>
      <w:spacing w:beforeLines="1" w:afterLines="1" w:after="0" w:line="240" w:lineRule="auto"/>
    </w:pPr>
    <w:rPr>
      <w:rFonts w:ascii="Times" w:hAnsi="Times" w:cs="Calibri"/>
      <w:szCs w:val="20"/>
    </w:rPr>
  </w:style>
  <w:style w:type="character" w:customStyle="1" w:styleId="c2">
    <w:name w:val="c2"/>
    <w:basedOn w:val="DefaultParagraphFont"/>
    <w:rsid w:val="00121E2D"/>
  </w:style>
  <w:style w:type="paragraph" w:customStyle="1" w:styleId="HotRoute">
    <w:name w:val="Hot Route!"/>
    <w:basedOn w:val="Normal"/>
    <w:link w:val="HotRouteChar"/>
    <w:rsid w:val="00121E2D"/>
    <w:pPr>
      <w:spacing w:after="0" w:line="240" w:lineRule="auto"/>
      <w:ind w:left="144"/>
    </w:pPr>
    <w:rPr>
      <w:rFonts w:ascii="Calibri" w:hAnsi="Calibri" w:cs="Calibri"/>
    </w:rPr>
  </w:style>
  <w:style w:type="character" w:customStyle="1" w:styleId="HotRouteChar">
    <w:name w:val="Hot Route! Char"/>
    <w:basedOn w:val="DefaultParagraphFont"/>
    <w:link w:val="HotRoute"/>
    <w:rsid w:val="00121E2D"/>
    <w:rPr>
      <w:rFonts w:ascii="Calibri" w:hAnsi="Calibri" w:cs="Calibri"/>
    </w:rPr>
  </w:style>
  <w:style w:type="paragraph" w:customStyle="1" w:styleId="Reallyfuckingsmall">
    <w:name w:val="Really fucking small"/>
    <w:basedOn w:val="Normal"/>
    <w:link w:val="ReallyfuckingsmallChar"/>
    <w:rsid w:val="00121E2D"/>
    <w:pPr>
      <w:spacing w:after="0" w:line="240" w:lineRule="auto"/>
    </w:pPr>
    <w:rPr>
      <w:rFonts w:ascii="Calibri" w:hAnsi="Calibri" w:cs="Calibri"/>
      <w:sz w:val="10"/>
    </w:rPr>
  </w:style>
  <w:style w:type="character" w:customStyle="1" w:styleId="ReallyfuckingsmallChar">
    <w:name w:val="Really fucking small Char"/>
    <w:basedOn w:val="DefaultParagraphFont"/>
    <w:link w:val="Reallyfuckingsmall"/>
    <w:rsid w:val="00121E2D"/>
    <w:rPr>
      <w:rFonts w:ascii="Calibri" w:hAnsi="Calibri" w:cs="Calibri"/>
      <w:sz w:val="10"/>
    </w:rPr>
  </w:style>
  <w:style w:type="paragraph" w:customStyle="1" w:styleId="underlineChar0">
    <w:name w:val="underline Char"/>
    <w:basedOn w:val="Normal"/>
    <w:link w:val="underlineCharChar0"/>
    <w:rsid w:val="00121E2D"/>
    <w:pPr>
      <w:spacing w:after="0" w:line="240" w:lineRule="auto"/>
    </w:pPr>
    <w:rPr>
      <w:rFonts w:ascii="Calibri" w:hAnsi="Calibri" w:cs="Calibri"/>
      <w:u w:val="single"/>
    </w:rPr>
  </w:style>
  <w:style w:type="character" w:customStyle="1" w:styleId="underlineCharChar0">
    <w:name w:val="underline Char Char"/>
    <w:basedOn w:val="DefaultParagraphFont"/>
    <w:link w:val="underlineChar0"/>
    <w:rsid w:val="00121E2D"/>
    <w:rPr>
      <w:rFonts w:ascii="Calibri" w:hAnsi="Calibri" w:cs="Calibri"/>
      <w:u w:val="single"/>
    </w:rPr>
  </w:style>
  <w:style w:type="paragraph" w:customStyle="1" w:styleId="hotroute0">
    <w:name w:val="hot route!"/>
    <w:basedOn w:val="Normal"/>
    <w:link w:val="hotrouteChar0"/>
    <w:rsid w:val="00121E2D"/>
    <w:pPr>
      <w:spacing w:after="0" w:line="240" w:lineRule="auto"/>
      <w:ind w:left="144"/>
    </w:pPr>
    <w:rPr>
      <w:rFonts w:ascii="Calibri" w:hAnsi="Calibri" w:cs="Calibri"/>
    </w:rPr>
  </w:style>
  <w:style w:type="character" w:customStyle="1" w:styleId="hotrouteChar0">
    <w:name w:val="hot route! Char"/>
    <w:basedOn w:val="DefaultParagraphFont"/>
    <w:link w:val="hotroute0"/>
    <w:rsid w:val="00121E2D"/>
    <w:rPr>
      <w:rFonts w:ascii="Calibri" w:hAnsi="Calibri" w:cs="Calibri"/>
    </w:rPr>
  </w:style>
  <w:style w:type="paragraph" w:customStyle="1" w:styleId="small0">
    <w:name w:val="small"/>
    <w:basedOn w:val="Normal"/>
    <w:link w:val="smallChar1"/>
    <w:rsid w:val="00121E2D"/>
    <w:pPr>
      <w:spacing w:after="0" w:line="240" w:lineRule="auto"/>
    </w:pPr>
    <w:rPr>
      <w:rFonts w:ascii="Calibri" w:hAnsi="Calibri" w:cs="Calibri"/>
      <w:sz w:val="16"/>
    </w:rPr>
  </w:style>
  <w:style w:type="character" w:customStyle="1" w:styleId="smallChar1">
    <w:name w:val="small Char1"/>
    <w:basedOn w:val="DefaultParagraphFont"/>
    <w:link w:val="small0"/>
    <w:rsid w:val="00121E2D"/>
    <w:rPr>
      <w:rFonts w:ascii="Calibri" w:hAnsi="Calibri" w:cs="Calibri"/>
      <w:sz w:val="16"/>
    </w:rPr>
  </w:style>
  <w:style w:type="paragraph" w:customStyle="1" w:styleId="reallysmall">
    <w:name w:val="really small"/>
    <w:basedOn w:val="Normal"/>
    <w:link w:val="reallysmallChar"/>
    <w:rsid w:val="00121E2D"/>
    <w:pPr>
      <w:spacing w:after="0" w:line="240" w:lineRule="auto"/>
    </w:pPr>
    <w:rPr>
      <w:rFonts w:ascii="Calibri" w:hAnsi="Calibri" w:cs="Calibri"/>
      <w:sz w:val="12"/>
    </w:rPr>
  </w:style>
  <w:style w:type="character" w:customStyle="1" w:styleId="reallysmallChar">
    <w:name w:val="really small Char"/>
    <w:basedOn w:val="DefaultParagraphFont"/>
    <w:link w:val="reallysmall"/>
    <w:rsid w:val="00121E2D"/>
    <w:rPr>
      <w:rFonts w:ascii="Calibri" w:hAnsi="Calibri" w:cs="Calibri"/>
      <w:sz w:val="12"/>
    </w:rPr>
  </w:style>
  <w:style w:type="paragraph" w:customStyle="1" w:styleId="Underlined">
    <w:name w:val="Underlined"/>
    <w:basedOn w:val="Normal"/>
    <w:link w:val="UnderlinedChar1"/>
    <w:rsid w:val="00121E2D"/>
    <w:pPr>
      <w:spacing w:after="0" w:line="240" w:lineRule="auto"/>
    </w:pPr>
    <w:rPr>
      <w:rFonts w:ascii="Century Gothic" w:hAnsi="Century Gothic" w:cs="Calibri"/>
      <w:sz w:val="24"/>
      <w:szCs w:val="20"/>
      <w:u w:val="thick"/>
    </w:rPr>
  </w:style>
  <w:style w:type="character" w:customStyle="1" w:styleId="UnderlinedChar1">
    <w:name w:val="Underlined Char1"/>
    <w:basedOn w:val="DefaultParagraphFont"/>
    <w:link w:val="Underlined"/>
    <w:rsid w:val="00121E2D"/>
    <w:rPr>
      <w:rFonts w:ascii="Century Gothic" w:hAnsi="Century Gothic" w:cs="Calibri"/>
      <w:sz w:val="24"/>
      <w:szCs w:val="20"/>
      <w:u w:val="thick"/>
    </w:rPr>
  </w:style>
  <w:style w:type="character" w:customStyle="1" w:styleId="CitationChar">
    <w:name w:val="Citation Char"/>
    <w:basedOn w:val="UnderlinedChar1"/>
    <w:rsid w:val="00121E2D"/>
    <w:rPr>
      <w:rFonts w:ascii="Century Gothic" w:hAnsi="Century Gothic" w:cs="Calibri"/>
      <w:b/>
      <w:bCs/>
      <w:i/>
      <w:sz w:val="24"/>
      <w:szCs w:val="20"/>
      <w:u w:val="single"/>
    </w:rPr>
  </w:style>
  <w:style w:type="paragraph" w:customStyle="1" w:styleId="HotRoute1">
    <w:name w:val="Hot Route"/>
    <w:basedOn w:val="Normal"/>
    <w:link w:val="HotRouteChar1"/>
    <w:rsid w:val="00121E2D"/>
    <w:pPr>
      <w:spacing w:after="0" w:line="240" w:lineRule="auto"/>
      <w:ind w:left="144"/>
    </w:pPr>
    <w:rPr>
      <w:rFonts w:ascii="Calibri" w:hAnsi="Calibri" w:cs="Calibri"/>
      <w:szCs w:val="20"/>
    </w:rPr>
  </w:style>
  <w:style w:type="character" w:customStyle="1" w:styleId="HotRouteChar1">
    <w:name w:val="Hot Route Char"/>
    <w:basedOn w:val="DefaultParagraphFont"/>
    <w:link w:val="HotRoute1"/>
    <w:rsid w:val="00121E2D"/>
    <w:rPr>
      <w:rFonts w:ascii="Calibri" w:hAnsi="Calibri" w:cs="Calibri"/>
      <w:szCs w:val="20"/>
    </w:rPr>
  </w:style>
  <w:style w:type="paragraph" w:customStyle="1" w:styleId="StyleUnderline">
    <w:name w:val="Style Underline"/>
    <w:basedOn w:val="Normal"/>
    <w:link w:val="StyleUnderlineChar"/>
    <w:autoRedefine/>
    <w:rsid w:val="00121E2D"/>
    <w:pPr>
      <w:spacing w:after="0" w:line="240" w:lineRule="auto"/>
    </w:pPr>
    <w:rPr>
      <w:rFonts w:ascii="Calibri" w:hAnsi="Calibri" w:cs="Calibri"/>
      <w:szCs w:val="20"/>
      <w:u w:val="single"/>
    </w:rPr>
  </w:style>
  <w:style w:type="character" w:customStyle="1" w:styleId="StyleUnderlineChar">
    <w:name w:val="Style Underline Char"/>
    <w:basedOn w:val="DefaultParagraphFont"/>
    <w:link w:val="StyleUnderline"/>
    <w:rsid w:val="00121E2D"/>
    <w:rPr>
      <w:rFonts w:ascii="Calibri" w:hAnsi="Calibri" w:cs="Calibri"/>
      <w:szCs w:val="20"/>
      <w:u w:val="single"/>
    </w:rPr>
  </w:style>
  <w:style w:type="character" w:customStyle="1" w:styleId="TitleChar1">
    <w:name w:val="Title Char1"/>
    <w:basedOn w:val="DefaultParagraphFont"/>
    <w:uiPriority w:val="10"/>
    <w:rsid w:val="00121E2D"/>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autoRedefine/>
    <w:rsid w:val="00121E2D"/>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rsid w:val="00121E2D"/>
    <w:rPr>
      <w:rFonts w:eastAsia="Malgun Gothic"/>
      <w:noProof w:val="0"/>
      <w:sz w:val="21"/>
      <w:szCs w:val="24"/>
      <w:u w:val="single"/>
      <w:lang w:val="en-US" w:eastAsia="en-US" w:bidi="ar-SA"/>
    </w:rPr>
  </w:style>
  <w:style w:type="character" w:customStyle="1" w:styleId="bodytext0">
    <w:name w:val="bodytext"/>
    <w:basedOn w:val="DefaultParagraphFont"/>
    <w:rsid w:val="00121E2D"/>
  </w:style>
  <w:style w:type="paragraph" w:customStyle="1" w:styleId="times">
    <w:name w:val="times"/>
    <w:basedOn w:val="Normal"/>
    <w:rsid w:val="00121E2D"/>
    <w:pPr>
      <w:spacing w:before="100" w:beforeAutospacing="1" w:after="100" w:afterAutospacing="1" w:line="240" w:lineRule="auto"/>
    </w:pPr>
    <w:rPr>
      <w:rFonts w:ascii="Calibri" w:hAnsi="Calibri" w:cs="Calibri"/>
      <w:sz w:val="24"/>
    </w:rPr>
  </w:style>
  <w:style w:type="character" w:customStyle="1" w:styleId="lingoregion">
    <w:name w:val="lingo_region"/>
    <w:basedOn w:val="DefaultParagraphFont"/>
    <w:rsid w:val="00121E2D"/>
  </w:style>
  <w:style w:type="paragraph" w:customStyle="1" w:styleId="Pa2">
    <w:name w:val="Pa2"/>
    <w:basedOn w:val="Normal"/>
    <w:next w:val="Normal"/>
    <w:rsid w:val="00121E2D"/>
    <w:pPr>
      <w:autoSpaceDE w:val="0"/>
      <w:autoSpaceDN w:val="0"/>
      <w:adjustRightInd w:val="0"/>
      <w:spacing w:after="280" w:line="221" w:lineRule="atLeast"/>
    </w:pPr>
    <w:rPr>
      <w:rFonts w:ascii="Foundry Sterling" w:hAnsi="Foundry Sterling" w:cs="Calibri"/>
      <w:sz w:val="24"/>
    </w:rPr>
  </w:style>
  <w:style w:type="character" w:customStyle="1" w:styleId="SmallText">
    <w:name w:val="Small Text"/>
    <w:basedOn w:val="DefaultParagraphFont"/>
    <w:rsid w:val="00121E2D"/>
    <w:rPr>
      <w:rFonts w:ascii="Times New Roman" w:hAnsi="Times New Roman"/>
      <w:sz w:val="16"/>
    </w:rPr>
  </w:style>
  <w:style w:type="paragraph" w:customStyle="1" w:styleId="Microtext0">
    <w:name w:val="Microtext"/>
    <w:basedOn w:val="Normal"/>
    <w:next w:val="Normal"/>
    <w:link w:val="MicrotextChar0"/>
    <w:rsid w:val="00121E2D"/>
    <w:pPr>
      <w:spacing w:after="0" w:line="240" w:lineRule="auto"/>
    </w:pPr>
    <w:rPr>
      <w:rFonts w:ascii="Calibri" w:hAnsi="Calibri" w:cs="Calibri"/>
      <w:sz w:val="12"/>
      <w:szCs w:val="12"/>
    </w:rPr>
  </w:style>
  <w:style w:type="character" w:customStyle="1" w:styleId="MicrotextChar0">
    <w:name w:val="Microtext Char"/>
    <w:basedOn w:val="DefaultParagraphFont"/>
    <w:link w:val="Microtext0"/>
    <w:locked/>
    <w:rsid w:val="00121E2D"/>
    <w:rPr>
      <w:rFonts w:ascii="Calibri" w:hAnsi="Calibri" w:cs="Calibri"/>
      <w:sz w:val="12"/>
      <w:szCs w:val="12"/>
    </w:rPr>
  </w:style>
  <w:style w:type="paragraph" w:styleId="NoSpacing">
    <w:name w:val="No Spacing"/>
    <w:aliases w:val="No Spacing1,No Spacing11,No Spacing2,Debate Text,Read stuff"/>
    <w:basedOn w:val="Normal"/>
    <w:qFormat/>
    <w:rsid w:val="00121E2D"/>
    <w:pPr>
      <w:keepNext/>
      <w:numPr>
        <w:ilvl w:val="1"/>
        <w:numId w:val="5"/>
      </w:numPr>
      <w:spacing w:after="0" w:line="240" w:lineRule="auto"/>
      <w:contextualSpacing/>
      <w:outlineLvl w:val="1"/>
    </w:pPr>
    <w:rPr>
      <w:rFonts w:ascii="Verdana" w:eastAsia="MS Gothic" w:hAnsi="Verdana" w:cs="Calibri"/>
      <w:sz w:val="24"/>
      <w:szCs w:val="20"/>
    </w:rPr>
  </w:style>
  <w:style w:type="paragraph" w:customStyle="1" w:styleId="NormalUnderline">
    <w:name w:val="Normal + Underline"/>
    <w:basedOn w:val="Normal"/>
    <w:link w:val="NormalUnderlineChar"/>
    <w:rsid w:val="00121E2D"/>
    <w:pPr>
      <w:spacing w:after="0" w:line="240" w:lineRule="auto"/>
      <w:ind w:left="720"/>
    </w:pPr>
    <w:rPr>
      <w:rFonts w:ascii="Calibri" w:hAnsi="Calibri" w:cs="Calibri"/>
      <w:b/>
      <w:sz w:val="24"/>
      <w:u w:val="single"/>
    </w:rPr>
  </w:style>
  <w:style w:type="character" w:customStyle="1" w:styleId="NormalUnderlineChar">
    <w:name w:val="Normal + Underline Char"/>
    <w:basedOn w:val="DefaultParagraphFont"/>
    <w:link w:val="NormalUnderline"/>
    <w:rsid w:val="00121E2D"/>
    <w:rPr>
      <w:rFonts w:ascii="Calibri" w:hAnsi="Calibri" w:cs="Calibri"/>
      <w:b/>
      <w:sz w:val="24"/>
      <w:u w:val="single"/>
    </w:rPr>
  </w:style>
  <w:style w:type="paragraph" w:customStyle="1" w:styleId="NormalNoUnderline">
    <w:name w:val="Normal + No Underline"/>
    <w:basedOn w:val="Normal"/>
    <w:rsid w:val="00121E2D"/>
    <w:pPr>
      <w:spacing w:after="0" w:line="240" w:lineRule="auto"/>
      <w:ind w:left="720"/>
    </w:pPr>
    <w:rPr>
      <w:rFonts w:ascii="Calibri" w:hAnsi="Calibri" w:cs="Calibri"/>
      <w:sz w:val="12"/>
    </w:rPr>
  </w:style>
  <w:style w:type="character" w:customStyle="1" w:styleId="bodycopy">
    <w:name w:val="bodycopy"/>
    <w:basedOn w:val="DefaultParagraphFont"/>
    <w:rsid w:val="00121E2D"/>
  </w:style>
  <w:style w:type="character" w:customStyle="1" w:styleId="articlelocation">
    <w:name w:val="articlelocation"/>
    <w:basedOn w:val="DefaultParagraphFont"/>
    <w:rsid w:val="00121E2D"/>
  </w:style>
  <w:style w:type="paragraph" w:customStyle="1" w:styleId="inside-copy">
    <w:name w:val="inside-copy"/>
    <w:basedOn w:val="Normal"/>
    <w:rsid w:val="00121E2D"/>
    <w:pPr>
      <w:spacing w:beforeLines="1" w:afterLines="1" w:after="0" w:line="240" w:lineRule="auto"/>
    </w:pPr>
    <w:rPr>
      <w:rFonts w:ascii="Times" w:hAnsi="Times" w:cs="Calibri"/>
      <w:szCs w:val="20"/>
    </w:rPr>
  </w:style>
  <w:style w:type="character" w:customStyle="1" w:styleId="endemailtag">
    <w:name w:val="endemailtag"/>
    <w:basedOn w:val="DefaultParagraphFont"/>
    <w:rsid w:val="00121E2D"/>
  </w:style>
  <w:style w:type="character" w:customStyle="1" w:styleId="h4">
    <w:name w:val="h4"/>
    <w:basedOn w:val="DefaultParagraphFont"/>
    <w:rsid w:val="00121E2D"/>
  </w:style>
  <w:style w:type="character" w:customStyle="1" w:styleId="CitesChar2">
    <w:name w:val="Cites Char2"/>
    <w:rsid w:val="00121E2D"/>
    <w:rPr>
      <w:rFonts w:ascii="Helvetica Neue" w:hAnsi="Helvetica Neue"/>
      <w:b/>
      <w:bCs/>
      <w:sz w:val="24"/>
      <w:u w:val="single"/>
    </w:rPr>
  </w:style>
  <w:style w:type="character" w:customStyle="1" w:styleId="underLight">
    <w:name w:val="underLight"/>
    <w:qFormat/>
    <w:rsid w:val="00121E2D"/>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121E2D"/>
    <w:pPr>
      <w:spacing w:after="0" w:line="240" w:lineRule="auto"/>
      <w:ind w:left="720"/>
      <w:jc w:val="both"/>
    </w:pPr>
    <w:rPr>
      <w:u w:val="single"/>
    </w:rPr>
  </w:style>
  <w:style w:type="paragraph" w:customStyle="1" w:styleId="Brief-SecondarySource">
    <w:name w:val="Brief - Secondary Source"/>
    <w:basedOn w:val="Normal"/>
    <w:rsid w:val="00121E2D"/>
    <w:pPr>
      <w:spacing w:after="0" w:line="240" w:lineRule="auto"/>
    </w:pPr>
    <w:rPr>
      <w:rFonts w:ascii="Calibri" w:eastAsia="Times New Roman" w:hAnsi="Calibri" w:cs="Calibri"/>
      <w:sz w:val="14"/>
      <w:szCs w:val="20"/>
    </w:rPr>
  </w:style>
  <w:style w:type="paragraph" w:customStyle="1" w:styleId="Clear">
    <w:name w:val="Clear"/>
    <w:basedOn w:val="Heading4"/>
    <w:rsid w:val="00121E2D"/>
    <w:pPr>
      <w:spacing w:after="0" w:line="240" w:lineRule="auto"/>
    </w:pPr>
    <w:rPr>
      <w:rFonts w:ascii="Calibri" w:hAnsi="Calibri"/>
    </w:rPr>
  </w:style>
  <w:style w:type="character" w:customStyle="1" w:styleId="BoldUnderlineChar0">
    <w:name w:val="BoldUnderline Char"/>
    <w:basedOn w:val="DefaultParagraphFont"/>
    <w:link w:val="BoldUnderline0"/>
    <w:locked/>
    <w:rsid w:val="00121E2D"/>
    <w:rPr>
      <w:b/>
      <w:szCs w:val="24"/>
      <w:u w:val="single"/>
    </w:rPr>
  </w:style>
  <w:style w:type="paragraph" w:customStyle="1" w:styleId="BoldUnderline0">
    <w:name w:val="BoldUnderline"/>
    <w:basedOn w:val="Normal"/>
    <w:link w:val="BoldUnderlineChar0"/>
    <w:rsid w:val="00121E2D"/>
    <w:pPr>
      <w:spacing w:after="0" w:line="240" w:lineRule="auto"/>
    </w:pPr>
    <w:rPr>
      <w:b/>
      <w:szCs w:val="24"/>
      <w:u w:val="single"/>
    </w:rPr>
  </w:style>
  <w:style w:type="paragraph" w:customStyle="1" w:styleId="text">
    <w:name w:val="text"/>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21E2D"/>
    <w:rPr>
      <w:rFonts w:asciiTheme="majorHAnsi" w:eastAsiaTheme="majorEastAsia" w:hAnsiTheme="majorHAnsi" w:cstheme="majorBidi"/>
      <w:i/>
      <w:iCs/>
      <w:color w:val="243F60" w:themeColor="accent1" w:themeShade="7F"/>
    </w:rPr>
  </w:style>
  <w:style w:type="paragraph" w:customStyle="1" w:styleId="summary">
    <w:name w:val="summary"/>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PlainTextTimesNewRomanNotBoldJustifiedFirstline">
    <w:name w:val="Style Plain Text + Times New Roman Not Bold Justified First line..."/>
    <w:basedOn w:val="PlainText"/>
    <w:autoRedefine/>
    <w:rsid w:val="000E446A"/>
    <w:pPr>
      <w:spacing w:before="120" w:after="0" w:line="220" w:lineRule="exact"/>
      <w:ind w:firstLine="360"/>
      <w:jc w:val="both"/>
    </w:pPr>
    <w:rPr>
      <w:rFonts w:ascii="Times New Roman" w:eastAsia="Times New Roman" w:hAnsi="Times New Roman" w:cs="Times New Roman"/>
      <w:iCs/>
      <w:sz w:val="22"/>
      <w:szCs w:val="20"/>
    </w:rPr>
  </w:style>
  <w:style w:type="paragraph" w:customStyle="1" w:styleId="StyleRyan1TimesNewRoman">
    <w:name w:val="Style Ryan1 + Times New Roman"/>
    <w:basedOn w:val="Normal"/>
    <w:autoRedefine/>
    <w:rsid w:val="000E446A"/>
    <w:pPr>
      <w:keepNext/>
      <w:keepLines/>
      <w:spacing w:before="360" w:after="0" w:line="240" w:lineRule="auto"/>
      <w:jc w:val="center"/>
    </w:pPr>
    <w:rPr>
      <w:rFonts w:ascii="Times New Roman" w:eastAsia="Times New Roman" w:hAnsi="Times New Roman" w:cs="Times New Roman"/>
      <w:b/>
      <w:bCs/>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0"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Body Text Indent" w:uiPriority="0"/>
    <w:lsdException w:name="Subtitle" w:uiPriority="11"/>
    <w:lsdException w:name="Hyperlink" w:qFormat="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0"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3637F"/>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121E2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0363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37F"/>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qFormat/>
    <w:rsid w:val="00D176BE"/>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
    <w:basedOn w:val="DefaultParagraphFont"/>
    <w:link w:val="Heading4"/>
    <w:rsid w:val="00D176BE"/>
    <w:rPr>
      <w:rFonts w:ascii="Calibri" w:eastAsiaTheme="majorEastAsia" w:hAnsi="Calibri" w:cstheme="majorBidi"/>
      <w:b/>
      <w:bCs/>
      <w:iCs/>
      <w:sz w:val="26"/>
    </w:rPr>
  </w:style>
  <w:style w:type="paragraph" w:customStyle="1" w:styleId="BBCite">
    <w:name w:val="BB Cite"/>
    <w:basedOn w:val="Normal"/>
    <w:autoRedefine/>
    <w:rsid w:val="00104BFA"/>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104BFA"/>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4F4789"/>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4F4789"/>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4F4789"/>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5A335C"/>
    <w:rPr>
      <w:rFonts w:ascii="Times New Roman" w:hAnsi="Times New Roman"/>
      <w:b/>
      <w:bCs/>
      <w:sz w:val="20"/>
      <w:u w:val="single"/>
    </w:rPr>
  </w:style>
  <w:style w:type="paragraph" w:customStyle="1" w:styleId="Ryan6">
    <w:name w:val="Ryan6"/>
    <w:basedOn w:val="PlainText"/>
    <w:autoRedefine/>
    <w:rsid w:val="005A335C"/>
    <w:pPr>
      <w:keepLines/>
      <w:spacing w:before="100" w:line="200" w:lineRule="exact"/>
      <w:ind w:left="360"/>
      <w:jc w:val="both"/>
    </w:pPr>
    <w:rPr>
      <w:rFonts w:ascii="Times New Roman" w:hAnsi="Times New Roman" w:cs="Calibri"/>
      <w:sz w:val="18"/>
      <w:szCs w:val="20"/>
    </w:rPr>
  </w:style>
  <w:style w:type="paragraph" w:styleId="PlainText">
    <w:name w:val="Plain Text"/>
    <w:basedOn w:val="Normal"/>
    <w:link w:val="PlainTextChar"/>
    <w:rsid w:val="005A335C"/>
    <w:rPr>
      <w:rFonts w:ascii="Consolas" w:hAnsi="Consolas" w:cs="Consolas"/>
      <w:sz w:val="21"/>
      <w:szCs w:val="21"/>
    </w:rPr>
  </w:style>
  <w:style w:type="character" w:customStyle="1" w:styleId="PlainTextChar">
    <w:name w:val="Plain Text Char"/>
    <w:basedOn w:val="DefaultParagraphFont"/>
    <w:link w:val="PlainText"/>
    <w:rsid w:val="005A335C"/>
    <w:rPr>
      <w:rFonts w:ascii="Consolas" w:hAnsi="Consolas" w:cs="Consolas"/>
      <w:sz w:val="21"/>
      <w:szCs w:val="21"/>
    </w:rPr>
  </w:style>
  <w:style w:type="paragraph" w:styleId="BodyText">
    <w:name w:val="Body Text"/>
    <w:basedOn w:val="Normal"/>
    <w:link w:val="BodyTextChar"/>
    <w:rsid w:val="003016E7"/>
    <w:pPr>
      <w:widowControl w:val="0"/>
      <w:autoSpaceDE w:val="0"/>
      <w:autoSpaceDN w:val="0"/>
      <w:adjustRightInd w:val="0"/>
    </w:pPr>
  </w:style>
  <w:style w:type="character" w:customStyle="1" w:styleId="BodyTextChar">
    <w:name w:val="Body Text Char"/>
    <w:basedOn w:val="DefaultParagraphFont"/>
    <w:link w:val="BodyText"/>
    <w:rsid w:val="003016E7"/>
    <w:rPr>
      <w:rFonts w:ascii="Calibri" w:hAnsi="Calibri" w:cs="Calibri"/>
    </w:rPr>
  </w:style>
  <w:style w:type="paragraph" w:customStyle="1" w:styleId="StyleBBAAuto">
    <w:name w:val="Style BB A + Auto"/>
    <w:basedOn w:val="BBA"/>
    <w:link w:val="StyleBBAAutoChar"/>
    <w:autoRedefine/>
    <w:rsid w:val="00B53E64"/>
    <w:pPr>
      <w:jc w:val="both"/>
    </w:pPr>
    <w:rPr>
      <w:color w:val="auto"/>
      <w:lang w:val="x-none" w:eastAsia="x-none"/>
    </w:rPr>
  </w:style>
  <w:style w:type="character" w:customStyle="1" w:styleId="StyleBBAAutoChar">
    <w:name w:val="Style BB A + Auto Char"/>
    <w:link w:val="StyleBBAAuto"/>
    <w:rsid w:val="00B53E64"/>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E2F4A"/>
    <w:pPr>
      <w:keepNext/>
      <w:keepLines/>
      <w:widowControl w:val="0"/>
      <w:numPr>
        <w:numId w:val="1"/>
      </w:numPr>
      <w:tabs>
        <w:tab w:val="left" w:pos="8280"/>
      </w:tabs>
      <w:autoSpaceDE w:val="0"/>
      <w:autoSpaceDN w:val="0"/>
      <w:adjustRightInd w:val="0"/>
      <w:spacing w:before="10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B53E64"/>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BBThesisAuto">
    <w:name w:val="Style BB Thesis + Auto"/>
    <w:basedOn w:val="Normal"/>
    <w:autoRedefine/>
    <w:rsid w:val="00B53E64"/>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sz w:val="20"/>
      <w:szCs w:val="18"/>
    </w:rPr>
  </w:style>
  <w:style w:type="paragraph" w:customStyle="1" w:styleId="Style1Expanded">
    <w:name w:val="Style1 Expanded"/>
    <w:basedOn w:val="Normal"/>
    <w:link w:val="Style1ExpandedChar"/>
    <w:autoRedefine/>
    <w:qFormat/>
    <w:rsid w:val="00B53E64"/>
    <w:pPr>
      <w:keepLines/>
      <w:widowControl w:val="0"/>
      <w:tabs>
        <w:tab w:val="left" w:pos="810"/>
        <w:tab w:val="left" w:pos="8280"/>
      </w:tabs>
      <w:autoSpaceDE w:val="0"/>
      <w:autoSpaceDN w:val="0"/>
      <w:adjustRightInd w:val="0"/>
      <w:spacing w:line="240" w:lineRule="exact"/>
      <w:ind w:left="720" w:firstLine="360"/>
      <w:jc w:val="both"/>
    </w:pPr>
    <w:rPr>
      <w:rFonts w:ascii="Times New Roman" w:eastAsia="Times New Roman" w:hAnsi="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B53E64"/>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AC5C5C"/>
    <w:pPr>
      <w:keepNext/>
      <w:keepLines/>
      <w:tabs>
        <w:tab w:val="left" w:pos="8280"/>
      </w:tabs>
      <w:autoSpaceDE w:val="0"/>
      <w:autoSpaceDN w:val="0"/>
      <w:adjustRightInd w:val="0"/>
      <w:spacing w:before="80" w:line="240" w:lineRule="exact"/>
      <w:ind w:left="720"/>
      <w:jc w:val="both"/>
    </w:pPr>
    <w:rPr>
      <w:rFonts w:ascii="Times New Roman" w:eastAsia="Times New Roman" w:hAnsi="Times New Roman" w:cs="Times New Roman"/>
      <w:color w:val="395D5C"/>
      <w:sz w:val="20"/>
      <w:szCs w:val="20"/>
      <w:shd w:val="clear" w:color="auto" w:fill="FFFFFF"/>
    </w:rPr>
  </w:style>
  <w:style w:type="paragraph" w:customStyle="1" w:styleId="BBText">
    <w:name w:val="BB Text"/>
    <w:basedOn w:val="Normal"/>
    <w:autoRedefine/>
    <w:rsid w:val="00B10A72"/>
    <w:pPr>
      <w:keepLines/>
      <w:widowControl w:val="0"/>
      <w:tabs>
        <w:tab w:val="left" w:pos="8280"/>
      </w:tabs>
      <w:autoSpaceDE w:val="0"/>
      <w:autoSpaceDN w:val="0"/>
      <w:adjustRightInd w:val="0"/>
      <w:spacing w:line="200" w:lineRule="exact"/>
      <w:ind w:left="994" w:firstLine="360"/>
      <w:jc w:val="both"/>
    </w:pPr>
    <w:rPr>
      <w:rFonts w:ascii="Times New Roman" w:eastAsia="Times" w:hAnsi="Times New Roman" w:cs="Times New Roman"/>
      <w:snapToGrid w:val="0"/>
      <w:color w:val="000000"/>
      <w:sz w:val="20"/>
      <w:szCs w:val="20"/>
    </w:rPr>
  </w:style>
  <w:style w:type="paragraph" w:customStyle="1" w:styleId="BB1">
    <w:name w:val="BB 1"/>
    <w:basedOn w:val="Normal"/>
    <w:autoRedefine/>
    <w:rsid w:val="00B10A72"/>
    <w:pPr>
      <w:keepNext/>
      <w:keepLines/>
      <w:widowControl w:val="0"/>
      <w:tabs>
        <w:tab w:val="left" w:pos="990"/>
        <w:tab w:val="left" w:pos="8280"/>
      </w:tabs>
      <w:autoSpaceDE w:val="0"/>
      <w:autoSpaceDN w:val="0"/>
      <w:adjustRightInd w:val="0"/>
      <w:spacing w:before="120" w:line="240" w:lineRule="exact"/>
      <w:ind w:left="994" w:hanging="274"/>
      <w:jc w:val="both"/>
    </w:pPr>
    <w:rPr>
      <w:rFonts w:ascii="Times New Roman" w:eastAsia="Times New Roman" w:hAnsi="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7C44F9"/>
    <w:pPr>
      <w:keepLines/>
      <w:widowControl w:val="0"/>
      <w:tabs>
        <w:tab w:val="left" w:pos="1260"/>
        <w:tab w:val="left" w:pos="4410"/>
      </w:tabs>
      <w:spacing w:after="0" w:line="240" w:lineRule="auto"/>
      <w:jc w:val="both"/>
    </w:pPr>
    <w:rPr>
      <w:rFonts w:ascii="Times New Roman" w:eastAsia="Times New Roman" w:hAnsi="Times New Roman" w:cs="Times New Roman"/>
      <w:snapToGrid w:val="0"/>
      <w:sz w:val="16"/>
      <w:szCs w:val="16"/>
    </w:rPr>
  </w:style>
  <w:style w:type="paragraph" w:customStyle="1" w:styleId="StyleCNH10ptBefore12pt">
    <w:name w:val="Style CN H + 10 pt Before:  12 pt"/>
    <w:basedOn w:val="Normal"/>
    <w:rsid w:val="007C44F9"/>
    <w:pPr>
      <w:keepNext/>
      <w:keepLines/>
      <w:spacing w:before="200" w:after="0" w:line="200" w:lineRule="exact"/>
      <w:ind w:left="432" w:hanging="432"/>
    </w:pPr>
    <w:rPr>
      <w:rFonts w:ascii="Times New Roman" w:eastAsia="Times New Roman" w:hAnsi="Times New Roman" w:cs="Times New Roman"/>
      <w:b/>
      <w:bCs/>
      <w:caps/>
      <w:snapToGrid w:val="0"/>
      <w:sz w:val="20"/>
      <w:szCs w:val="20"/>
    </w:rPr>
  </w:style>
  <w:style w:type="paragraph" w:customStyle="1" w:styleId="StyleCNIPatternClearWhite">
    <w:name w:val="Style CN I + Pattern: Clear (White)"/>
    <w:basedOn w:val="Normal"/>
    <w:autoRedefine/>
    <w:rsid w:val="007C44F9"/>
    <w:pPr>
      <w:keepLines/>
      <w:shd w:val="clear" w:color="auto" w:fill="FFFFFF"/>
      <w:spacing w:before="60" w:after="0" w:line="200" w:lineRule="exact"/>
      <w:ind w:left="576"/>
    </w:pPr>
    <w:rPr>
      <w:rFonts w:ascii="Times New Roman" w:eastAsia="Times New Roman" w:hAnsi="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7C44F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paragraph" w:customStyle="1" w:styleId="Ryan3">
    <w:name w:val="Ryan3"/>
    <w:basedOn w:val="Normal"/>
    <w:link w:val="Ryan3Char"/>
    <w:autoRedefine/>
    <w:rsid w:val="00486CC4"/>
    <w:pPr>
      <w:keepNext/>
      <w:keepLines/>
      <w:spacing w:before="120" w:after="0" w:line="200" w:lineRule="exact"/>
      <w:ind w:left="504" w:hanging="360"/>
      <w:outlineLvl w:val="0"/>
    </w:pPr>
    <w:rPr>
      <w:rFonts w:ascii="Times New Roman" w:eastAsia="Times New Roman" w:hAnsi="Times New Roman" w:cs="Times New Roman"/>
      <w:caps/>
      <w:sz w:val="20"/>
      <w:szCs w:val="24"/>
    </w:rPr>
  </w:style>
  <w:style w:type="character" w:customStyle="1" w:styleId="Ryan3Char">
    <w:name w:val="Ryan3 Char"/>
    <w:link w:val="Ryan3"/>
    <w:rsid w:val="00486CC4"/>
    <w:rPr>
      <w:rFonts w:ascii="Times New Roman" w:eastAsia="Times New Roman" w:hAnsi="Times New Roman" w:cs="Times New Roman"/>
      <w:caps/>
      <w:sz w:val="20"/>
      <w:szCs w:val="24"/>
    </w:rPr>
  </w:style>
  <w:style w:type="paragraph" w:customStyle="1" w:styleId="Style3a">
    <w:name w:val="Style3a"/>
    <w:basedOn w:val="Ryan3"/>
    <w:autoRedefine/>
    <w:rsid w:val="00486CC4"/>
    <w:pPr>
      <w:numPr>
        <w:numId w:val="2"/>
      </w:numPr>
      <w:ind w:left="1080"/>
    </w:pPr>
    <w:rPr>
      <w:caps w:val="0"/>
      <w:sz w:val="18"/>
      <w:szCs w:val="18"/>
    </w:rPr>
  </w:style>
  <w:style w:type="paragraph" w:customStyle="1" w:styleId="StyleRyan2TimesNewRoman">
    <w:name w:val="Style Ryan2 + Times New Roman"/>
    <w:basedOn w:val="Normal"/>
    <w:autoRedefine/>
    <w:rsid w:val="00486CC4"/>
    <w:pPr>
      <w:keepNext/>
      <w:keepLines/>
      <w:spacing w:before="240" w:after="0" w:line="240" w:lineRule="exact"/>
      <w:ind w:left="360" w:hanging="360"/>
    </w:pPr>
    <w:rPr>
      <w:rFonts w:ascii="Times New Roman" w:eastAsia="Times New Roman" w:hAnsi="Times New Roman" w:cs="Times New Roman"/>
      <w:bCs/>
      <w:caps/>
      <w:szCs w:val="24"/>
      <w:u w:val="single"/>
    </w:rPr>
  </w:style>
  <w:style w:type="paragraph" w:customStyle="1" w:styleId="RyanEvTop1">
    <w:name w:val="RyanEvTop1"/>
    <w:basedOn w:val="Normal"/>
    <w:autoRedefine/>
    <w:qFormat/>
    <w:rsid w:val="00486CC4"/>
    <w:pPr>
      <w:keepNext/>
      <w:keepLines/>
      <w:tabs>
        <w:tab w:val="left" w:pos="8640"/>
      </w:tabs>
      <w:spacing w:after="0" w:line="240" w:lineRule="auto"/>
      <w:ind w:left="648"/>
      <w:jc w:val="both"/>
    </w:pPr>
    <w:rPr>
      <w:rFonts w:ascii="Times New Roman" w:eastAsia="Times New Roman" w:hAnsi="Times New Roman" w:cs="Times New Roman"/>
      <w:sz w:val="20"/>
      <w:szCs w:val="20"/>
    </w:rPr>
  </w:style>
  <w:style w:type="paragraph" w:customStyle="1" w:styleId="RyanEvText1">
    <w:name w:val="RyanEvText1"/>
    <w:basedOn w:val="Normal"/>
    <w:autoRedefine/>
    <w:rsid w:val="00486CC4"/>
    <w:pPr>
      <w:keepLines/>
      <w:spacing w:after="0" w:line="190" w:lineRule="exact"/>
      <w:ind w:left="648" w:firstLine="360"/>
      <w:jc w:val="both"/>
    </w:pPr>
    <w:rPr>
      <w:rFonts w:ascii="Times New Roman" w:eastAsia="Times New Roman" w:hAnsi="Times New Roman" w:cs="Times New Roman"/>
      <w:sz w:val="18"/>
      <w:szCs w:val="18"/>
    </w:rPr>
  </w:style>
  <w:style w:type="paragraph" w:styleId="ListParagraph">
    <w:name w:val="List Paragraph"/>
    <w:basedOn w:val="Normal"/>
    <w:qFormat/>
    <w:rsid w:val="00486CC4"/>
    <w:pPr>
      <w:spacing w:after="0" w:line="240" w:lineRule="auto"/>
      <w:ind w:left="720"/>
      <w:contextualSpacing/>
    </w:pPr>
    <w:rPr>
      <w:rFonts w:ascii="Times New Roman" w:eastAsia="Times New Roman" w:hAnsi="Times New Roman" w:cs="Times New Roman"/>
      <w:sz w:val="24"/>
      <w:szCs w:val="24"/>
    </w:rPr>
  </w:style>
  <w:style w:type="paragraph" w:styleId="TOC3">
    <w:name w:val="toc 3"/>
    <w:basedOn w:val="Normal"/>
    <w:next w:val="Normal"/>
    <w:autoRedefine/>
    <w:uiPriority w:val="39"/>
    <w:rsid w:val="000C6842"/>
    <w:pPr>
      <w:spacing w:after="100"/>
      <w:ind w:left="440"/>
    </w:pPr>
  </w:style>
  <w:style w:type="paragraph" w:customStyle="1" w:styleId="Cards">
    <w:name w:val="Cards"/>
    <w:basedOn w:val="Normal"/>
    <w:link w:val="CardsChar"/>
    <w:autoRedefine/>
    <w:qFormat/>
    <w:rsid w:val="007170D3"/>
    <w:pPr>
      <w:autoSpaceDE w:val="0"/>
      <w:autoSpaceDN w:val="0"/>
      <w:adjustRightInd w:val="0"/>
      <w:spacing w:after="0" w:line="240" w:lineRule="auto"/>
      <w:ind w:left="432" w:right="432"/>
      <w:jc w:val="both"/>
    </w:pPr>
    <w:rPr>
      <w:rFonts w:ascii="Calibri" w:eastAsia="Calibri" w:hAnsi="Calibri" w:cs="Calibri"/>
      <w:szCs w:val="20"/>
    </w:rPr>
  </w:style>
  <w:style w:type="character" w:customStyle="1" w:styleId="CardsChar">
    <w:name w:val="Cards Char"/>
    <w:basedOn w:val="DefaultParagraphFont"/>
    <w:link w:val="Cards"/>
    <w:rsid w:val="007170D3"/>
    <w:rPr>
      <w:rFonts w:ascii="Calibri" w:eastAsia="Calibri" w:hAnsi="Calibri" w:cs="Calibri"/>
      <w:szCs w:val="20"/>
    </w:rPr>
  </w:style>
  <w:style w:type="paragraph" w:customStyle="1" w:styleId="Nothing">
    <w:name w:val="Nothing"/>
    <w:link w:val="NothingChar"/>
    <w:qFormat/>
    <w:rsid w:val="007170D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7170D3"/>
    <w:rPr>
      <w:rFonts w:ascii="Times New Roman" w:eastAsia="Times New Roman" w:hAnsi="Times New Roman" w:cs="Times New Roman"/>
      <w:sz w:val="20"/>
      <w:szCs w:val="24"/>
    </w:rPr>
  </w:style>
  <w:style w:type="character" w:customStyle="1" w:styleId="DebateUnderline">
    <w:name w:val="Debate Underline"/>
    <w:qFormat/>
    <w:rsid w:val="007170D3"/>
    <w:rPr>
      <w:rFonts w:ascii="Times New Roman" w:hAnsi="Times New Roman"/>
      <w:sz w:val="24"/>
      <w:u w:val="thick"/>
    </w:rPr>
  </w:style>
  <w:style w:type="paragraph" w:customStyle="1" w:styleId="Card">
    <w:name w:val="Card"/>
    <w:basedOn w:val="Normal"/>
    <w:rsid w:val="007170D3"/>
    <w:pPr>
      <w:spacing w:after="0" w:line="240" w:lineRule="auto"/>
    </w:pPr>
    <w:rPr>
      <w:rFonts w:ascii="Calibri" w:hAnsi="Calibri" w:cs="Calibri"/>
      <w:szCs w:val="20"/>
    </w:rPr>
  </w:style>
  <w:style w:type="paragraph" w:customStyle="1" w:styleId="text1">
    <w:name w:val="text1"/>
    <w:basedOn w:val="Normal"/>
    <w:autoRedefine/>
    <w:rsid w:val="007170D3"/>
    <w:pPr>
      <w:spacing w:after="0" w:line="240" w:lineRule="auto"/>
    </w:pPr>
    <w:rPr>
      <w:rFonts w:ascii="Calibri" w:eastAsia="Times New Roman" w:hAnsi="Calibri" w:cs="Calibri"/>
      <w:sz w:val="20"/>
      <w:szCs w:val="20"/>
    </w:rPr>
  </w:style>
  <w:style w:type="character" w:customStyle="1" w:styleId="st">
    <w:name w:val="st"/>
    <w:basedOn w:val="DefaultParagraphFont"/>
    <w:rsid w:val="007170D3"/>
  </w:style>
  <w:style w:type="paragraph" w:customStyle="1" w:styleId="tag">
    <w:name w:val="tag"/>
    <w:basedOn w:val="Normal"/>
    <w:next w:val="Normal"/>
    <w:link w:val="tagChar"/>
    <w:qFormat/>
    <w:rsid w:val="007170D3"/>
    <w:pPr>
      <w:spacing w:after="0" w:line="240" w:lineRule="auto"/>
    </w:pPr>
    <w:rPr>
      <w:rFonts w:ascii="Calibri" w:hAnsi="Calibri" w:cs="Calibri"/>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7170D3"/>
    <w:rPr>
      <w:rFonts w:ascii="Calibri" w:hAnsi="Calibri" w:cs="Calibri"/>
      <w:b/>
      <w:sz w:val="24"/>
      <w:szCs w:val="20"/>
    </w:rPr>
  </w:style>
  <w:style w:type="paragraph" w:styleId="DocumentMap">
    <w:name w:val="Document Map"/>
    <w:basedOn w:val="Normal"/>
    <w:link w:val="DocumentMapChar"/>
    <w:uiPriority w:val="99"/>
    <w:rsid w:val="00121E2D"/>
    <w:pPr>
      <w:shd w:val="clear" w:color="auto" w:fill="C6D5EC"/>
      <w:spacing w:after="0" w:line="240" w:lineRule="auto"/>
    </w:pPr>
    <w:rPr>
      <w:rFonts w:ascii="Verdana" w:eastAsia="Batang" w:hAnsi="Verdana" w:cs="Calibri"/>
      <w:sz w:val="16"/>
      <w:lang w:eastAsia="ko-KR"/>
    </w:rPr>
  </w:style>
  <w:style w:type="character" w:customStyle="1" w:styleId="DocumentMapChar">
    <w:name w:val="Document Map Char"/>
    <w:basedOn w:val="DefaultParagraphFont"/>
    <w:link w:val="DocumentMap"/>
    <w:uiPriority w:val="99"/>
    <w:rsid w:val="00121E2D"/>
    <w:rPr>
      <w:rFonts w:ascii="Verdana" w:eastAsia="Batang" w:hAnsi="Verdana" w:cs="Calibri"/>
      <w:sz w:val="16"/>
      <w:shd w:val="clear" w:color="auto" w:fill="C6D5EC"/>
      <w:lang w:eastAsia="ko-KR"/>
    </w:rPr>
  </w:style>
  <w:style w:type="paragraph" w:styleId="List">
    <w:name w:val="List"/>
    <w:basedOn w:val="Normal"/>
    <w:uiPriority w:val="99"/>
    <w:unhideWhenUsed/>
    <w:rsid w:val="00121E2D"/>
    <w:pPr>
      <w:spacing w:after="0" w:line="240" w:lineRule="auto"/>
      <w:contextualSpacing/>
    </w:pPr>
    <w:rPr>
      <w:rFonts w:ascii="Georgia" w:eastAsia="Calibri" w:hAnsi="Georgia" w:cs="Calibri"/>
    </w:rPr>
  </w:style>
  <w:style w:type="paragraph" w:styleId="TOC1">
    <w:name w:val="toc 1"/>
    <w:basedOn w:val="Normal"/>
    <w:next w:val="Normal"/>
    <w:autoRedefine/>
    <w:uiPriority w:val="39"/>
    <w:rsid w:val="00121E2D"/>
    <w:pPr>
      <w:spacing w:after="0" w:line="240" w:lineRule="auto"/>
    </w:pPr>
    <w:rPr>
      <w:rFonts w:ascii="Calibri" w:hAnsi="Calibri" w:cs="Calibri"/>
    </w:rPr>
  </w:style>
  <w:style w:type="character" w:customStyle="1" w:styleId="Strikethrough">
    <w:name w:val="Strikethrough"/>
    <w:basedOn w:val="DefaultParagraphFont"/>
    <w:rsid w:val="00121E2D"/>
    <w:rPr>
      <w:strike/>
    </w:rPr>
  </w:style>
  <w:style w:type="character" w:customStyle="1" w:styleId="Citation">
    <w:name w:val="Citation"/>
    <w:basedOn w:val="DefaultParagraphFont"/>
    <w:rsid w:val="00121E2D"/>
    <w:rPr>
      <w:b/>
      <w:bCs/>
      <w:sz w:val="24"/>
    </w:rPr>
  </w:style>
  <w:style w:type="character" w:styleId="CommentReference">
    <w:name w:val="annotation reference"/>
    <w:basedOn w:val="DefaultParagraphFont"/>
    <w:uiPriority w:val="99"/>
    <w:unhideWhenUsed/>
    <w:rsid w:val="00121E2D"/>
    <w:rPr>
      <w:sz w:val="16"/>
      <w:szCs w:val="16"/>
    </w:rPr>
  </w:style>
  <w:style w:type="paragraph" w:styleId="CommentText">
    <w:name w:val="annotation text"/>
    <w:basedOn w:val="Normal"/>
    <w:link w:val="CommentTextChar"/>
    <w:uiPriority w:val="99"/>
    <w:unhideWhenUsed/>
    <w:rsid w:val="00121E2D"/>
    <w:pPr>
      <w:spacing w:after="0" w:line="240" w:lineRule="auto"/>
    </w:pPr>
    <w:rPr>
      <w:rFonts w:ascii="Calibri" w:hAnsi="Calibri" w:cs="Calibri"/>
      <w:szCs w:val="20"/>
    </w:rPr>
  </w:style>
  <w:style w:type="character" w:customStyle="1" w:styleId="CommentTextChar">
    <w:name w:val="Comment Text Char"/>
    <w:basedOn w:val="DefaultParagraphFont"/>
    <w:link w:val="CommentText"/>
    <w:uiPriority w:val="99"/>
    <w:rsid w:val="00121E2D"/>
    <w:rPr>
      <w:rFonts w:ascii="Calibri" w:hAnsi="Calibri" w:cs="Calibri"/>
      <w:szCs w:val="20"/>
    </w:rPr>
  </w:style>
  <w:style w:type="paragraph" w:styleId="CommentSubject">
    <w:name w:val="annotation subject"/>
    <w:basedOn w:val="CommentText"/>
    <w:next w:val="CommentText"/>
    <w:link w:val="CommentSubjectChar"/>
    <w:uiPriority w:val="99"/>
    <w:unhideWhenUsed/>
    <w:rsid w:val="00121E2D"/>
    <w:rPr>
      <w:b/>
      <w:bCs/>
    </w:rPr>
  </w:style>
  <w:style w:type="character" w:customStyle="1" w:styleId="CommentSubjectChar">
    <w:name w:val="Comment Subject Char"/>
    <w:basedOn w:val="CommentTextChar"/>
    <w:link w:val="CommentSubject"/>
    <w:uiPriority w:val="99"/>
    <w:rsid w:val="00121E2D"/>
    <w:rPr>
      <w:rFonts w:ascii="Calibri" w:hAnsi="Calibri" w:cs="Calibri"/>
      <w:b/>
      <w:bCs/>
      <w:szCs w:val="20"/>
    </w:rPr>
  </w:style>
  <w:style w:type="paragraph" w:styleId="BalloonText">
    <w:name w:val="Balloon Text"/>
    <w:basedOn w:val="Normal"/>
    <w:link w:val="BalloonTextChar"/>
    <w:unhideWhenUsed/>
    <w:rsid w:val="00121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21E2D"/>
    <w:rPr>
      <w:rFonts w:ascii="Tahoma" w:hAnsi="Tahoma" w:cs="Tahoma"/>
      <w:sz w:val="16"/>
      <w:szCs w:val="16"/>
    </w:rPr>
  </w:style>
  <w:style w:type="character" w:customStyle="1" w:styleId="underline">
    <w:name w:val="underline"/>
    <w:basedOn w:val="DefaultParagraphFont"/>
    <w:link w:val="textbold"/>
    <w:qFormat/>
    <w:rsid w:val="00121E2D"/>
    <w:rPr>
      <w:u w:val="single"/>
    </w:rPr>
  </w:style>
  <w:style w:type="paragraph" w:customStyle="1" w:styleId="cardCharCharCharChar">
    <w:name w:val="card Char Char Char Char"/>
    <w:basedOn w:val="Normal"/>
    <w:link w:val="cardCharCharCharCharChar"/>
    <w:rsid w:val="00121E2D"/>
    <w:pPr>
      <w:widowControl w:val="0"/>
      <w:overflowPunct w:val="0"/>
      <w:autoSpaceDE w:val="0"/>
      <w:autoSpaceDN w:val="0"/>
      <w:adjustRightInd w:val="0"/>
      <w:spacing w:after="0" w:line="240" w:lineRule="auto"/>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121E2D"/>
    <w:rPr>
      <w:rFonts w:ascii="Calibri" w:hAnsi="Calibri" w:cs="Calibri"/>
      <w:szCs w:val="20"/>
    </w:rPr>
  </w:style>
  <w:style w:type="character" w:customStyle="1" w:styleId="Author">
    <w:name w:val="Author"/>
    <w:basedOn w:val="DefaultParagraphFont"/>
    <w:rsid w:val="00121E2D"/>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basedOn w:val="DefaultParagraphFont"/>
    <w:qFormat/>
    <w:rsid w:val="00121E2D"/>
    <w:rPr>
      <w:rFonts w:ascii="Times New Roman" w:hAnsi="Times New Roman"/>
      <w:b/>
      <w:sz w:val="24"/>
    </w:rPr>
  </w:style>
  <w:style w:type="character" w:styleId="PageNumber">
    <w:name w:val="page number"/>
    <w:basedOn w:val="DefaultParagraphFont"/>
    <w:uiPriority w:val="99"/>
    <w:rsid w:val="00121E2D"/>
  </w:style>
  <w:style w:type="paragraph" w:customStyle="1" w:styleId="card0">
    <w:name w:val="card"/>
    <w:basedOn w:val="Normal"/>
    <w:next w:val="Normal"/>
    <w:link w:val="cardChar"/>
    <w:qFormat/>
    <w:rsid w:val="00121E2D"/>
    <w:pPr>
      <w:spacing w:after="0" w:line="240" w:lineRule="auto"/>
      <w:ind w:left="288" w:right="288"/>
    </w:pPr>
    <w:rPr>
      <w:rFonts w:ascii="Calibri" w:hAnsi="Calibri" w:cs="Calibri"/>
      <w:szCs w:val="20"/>
    </w:rPr>
  </w:style>
  <w:style w:type="character" w:customStyle="1" w:styleId="cardChar">
    <w:name w:val="card Char"/>
    <w:link w:val="card0"/>
    <w:rsid w:val="00121E2D"/>
    <w:rPr>
      <w:rFonts w:ascii="Calibri" w:hAnsi="Calibri" w:cs="Calibri"/>
      <w:szCs w:val="20"/>
    </w:rPr>
  </w:style>
  <w:style w:type="paragraph" w:customStyle="1" w:styleId="BlockTitle2">
    <w:name w:val="Block Title2"/>
    <w:basedOn w:val="Normal"/>
    <w:next w:val="Normal"/>
    <w:rsid w:val="00121E2D"/>
    <w:pPr>
      <w:spacing w:after="240" w:line="240" w:lineRule="auto"/>
      <w:jc w:val="center"/>
    </w:pPr>
    <w:rPr>
      <w:rFonts w:ascii="Calibri" w:hAnsi="Calibri" w:cs="Calibri"/>
      <w:b/>
      <w:sz w:val="32"/>
      <w:szCs w:val="20"/>
      <w:u w:val="single"/>
    </w:rPr>
  </w:style>
  <w:style w:type="paragraph" w:customStyle="1" w:styleId="BlockTitle">
    <w:name w:val="Block Title"/>
    <w:basedOn w:val="Heading1"/>
    <w:next w:val="Normal"/>
    <w:link w:val="BlockTitleChar"/>
    <w:rsid w:val="00121E2D"/>
    <w:pPr>
      <w:pageBreakBefore w:val="0"/>
      <w:spacing w:after="240" w:line="240" w:lineRule="auto"/>
    </w:pPr>
    <w:rPr>
      <w:rFonts w:ascii="Calibri" w:eastAsia="Times New Roman" w:hAnsi="Calibri"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121E2D"/>
    <w:rPr>
      <w:rFonts w:ascii="Calibri" w:eastAsia="Times New Roman" w:hAnsi="Calibri" w:cs="Arial"/>
      <w:b/>
      <w:bCs/>
      <w:kern w:val="32"/>
      <w:sz w:val="52"/>
      <w:szCs w:val="32"/>
    </w:rPr>
  </w:style>
  <w:style w:type="paragraph" w:styleId="TOC2">
    <w:name w:val="toc 2"/>
    <w:basedOn w:val="Normal"/>
    <w:next w:val="Normal"/>
    <w:autoRedefine/>
    <w:uiPriority w:val="39"/>
    <w:rsid w:val="00121E2D"/>
    <w:pPr>
      <w:spacing w:after="0" w:line="240" w:lineRule="auto"/>
      <w:ind w:left="200"/>
    </w:pPr>
    <w:rPr>
      <w:rFonts w:ascii="Calibri" w:hAnsi="Calibri" w:cs="Calibri"/>
      <w:szCs w:val="20"/>
    </w:rPr>
  </w:style>
  <w:style w:type="paragraph" w:styleId="TOC4">
    <w:name w:val="toc 4"/>
    <w:basedOn w:val="Normal"/>
    <w:next w:val="Normal"/>
    <w:autoRedefine/>
    <w:uiPriority w:val="39"/>
    <w:rsid w:val="00121E2D"/>
    <w:pPr>
      <w:spacing w:after="0" w:line="240" w:lineRule="auto"/>
      <w:ind w:left="600"/>
    </w:pPr>
    <w:rPr>
      <w:rFonts w:ascii="Calibri" w:hAnsi="Calibri" w:cs="Calibri"/>
      <w:szCs w:val="20"/>
    </w:rPr>
  </w:style>
  <w:style w:type="paragraph" w:styleId="TOC5">
    <w:name w:val="toc 5"/>
    <w:basedOn w:val="Normal"/>
    <w:next w:val="Normal"/>
    <w:autoRedefine/>
    <w:uiPriority w:val="39"/>
    <w:rsid w:val="00121E2D"/>
    <w:pPr>
      <w:spacing w:after="0" w:line="240" w:lineRule="auto"/>
      <w:ind w:left="800"/>
    </w:pPr>
    <w:rPr>
      <w:rFonts w:ascii="Calibri" w:hAnsi="Calibri" w:cs="Calibri"/>
      <w:szCs w:val="20"/>
    </w:rPr>
  </w:style>
  <w:style w:type="paragraph" w:styleId="TOC6">
    <w:name w:val="toc 6"/>
    <w:basedOn w:val="Normal"/>
    <w:next w:val="Normal"/>
    <w:autoRedefine/>
    <w:uiPriority w:val="39"/>
    <w:rsid w:val="00121E2D"/>
    <w:pPr>
      <w:spacing w:after="0" w:line="240" w:lineRule="auto"/>
      <w:ind w:left="1000"/>
    </w:pPr>
    <w:rPr>
      <w:rFonts w:ascii="Calibri" w:hAnsi="Calibri" w:cs="Calibri"/>
      <w:szCs w:val="20"/>
    </w:rPr>
  </w:style>
  <w:style w:type="paragraph" w:styleId="TOC7">
    <w:name w:val="toc 7"/>
    <w:basedOn w:val="Normal"/>
    <w:next w:val="Normal"/>
    <w:autoRedefine/>
    <w:uiPriority w:val="39"/>
    <w:rsid w:val="00121E2D"/>
    <w:pPr>
      <w:spacing w:after="0" w:line="240" w:lineRule="auto"/>
      <w:ind w:left="1200"/>
    </w:pPr>
    <w:rPr>
      <w:rFonts w:ascii="Calibri" w:hAnsi="Calibri" w:cs="Calibri"/>
      <w:szCs w:val="20"/>
    </w:rPr>
  </w:style>
  <w:style w:type="paragraph" w:styleId="TOC8">
    <w:name w:val="toc 8"/>
    <w:basedOn w:val="Normal"/>
    <w:next w:val="Normal"/>
    <w:autoRedefine/>
    <w:uiPriority w:val="39"/>
    <w:rsid w:val="00121E2D"/>
    <w:pPr>
      <w:spacing w:after="0" w:line="240" w:lineRule="auto"/>
      <w:ind w:left="1400"/>
    </w:pPr>
    <w:rPr>
      <w:rFonts w:ascii="Calibri" w:hAnsi="Calibri" w:cs="Calibri"/>
      <w:szCs w:val="20"/>
    </w:rPr>
  </w:style>
  <w:style w:type="paragraph" w:styleId="TOC9">
    <w:name w:val="toc 9"/>
    <w:basedOn w:val="Normal"/>
    <w:next w:val="Normal"/>
    <w:autoRedefine/>
    <w:uiPriority w:val="39"/>
    <w:rsid w:val="00121E2D"/>
    <w:pPr>
      <w:spacing w:after="0" w:line="240" w:lineRule="auto"/>
      <w:ind w:left="1600"/>
    </w:pPr>
    <w:rPr>
      <w:rFonts w:ascii="Calibri" w:hAnsi="Calibri" w:cs="Calibri"/>
      <w:szCs w:val="20"/>
    </w:rPr>
  </w:style>
  <w:style w:type="paragraph" w:customStyle="1" w:styleId="TxBrp1">
    <w:name w:val="TxBr_p1"/>
    <w:basedOn w:val="Normal"/>
    <w:rsid w:val="00121E2D"/>
    <w:pPr>
      <w:tabs>
        <w:tab w:val="left" w:pos="204"/>
      </w:tabs>
      <w:autoSpaceDE w:val="0"/>
      <w:autoSpaceDN w:val="0"/>
      <w:adjustRightInd w:val="0"/>
      <w:spacing w:after="0" w:line="272" w:lineRule="atLeast"/>
      <w:jc w:val="both"/>
    </w:pPr>
    <w:rPr>
      <w:rFonts w:ascii="Calibri" w:hAnsi="Calibri" w:cs="Calibri"/>
      <w:sz w:val="24"/>
    </w:rPr>
  </w:style>
  <w:style w:type="paragraph" w:customStyle="1" w:styleId="fullstory">
    <w:name w:val="fullstory"/>
    <w:basedOn w:val="Normal"/>
    <w:rsid w:val="00121E2D"/>
    <w:pPr>
      <w:spacing w:before="100" w:beforeAutospacing="1" w:after="100" w:afterAutospacing="1" w:line="240" w:lineRule="auto"/>
    </w:pPr>
    <w:rPr>
      <w:rFonts w:ascii="Calibri" w:hAnsi="Calibri" w:cs="Calibri"/>
      <w:sz w:val="24"/>
    </w:rPr>
  </w:style>
  <w:style w:type="character" w:customStyle="1" w:styleId="Emphasis2">
    <w:name w:val="Emphasis2"/>
    <w:rsid w:val="00121E2D"/>
    <w:rPr>
      <w:rFonts w:ascii="Franklin Gothic Heavy" w:hAnsi="Franklin Gothic Heavy"/>
      <w:iCs/>
      <w:u w:val="single"/>
    </w:rPr>
  </w:style>
  <w:style w:type="character" w:customStyle="1" w:styleId="standardcontent">
    <w:name w:val="standardcontent"/>
    <w:basedOn w:val="DefaultParagraphFont"/>
    <w:rsid w:val="00121E2D"/>
  </w:style>
  <w:style w:type="paragraph" w:customStyle="1" w:styleId="hat">
    <w:name w:val="hat"/>
    <w:basedOn w:val="Normal"/>
    <w:next w:val="Normal"/>
    <w:rsid w:val="00121E2D"/>
    <w:pPr>
      <w:spacing w:before="240" w:after="240" w:line="240" w:lineRule="auto"/>
      <w:jc w:val="center"/>
      <w:outlineLvl w:val="0"/>
    </w:pPr>
    <w:rPr>
      <w:rFonts w:ascii="Calibri" w:hAnsi="Calibri" w:cs="Arial"/>
      <w:b/>
      <w:bCs/>
      <w:sz w:val="32"/>
      <w:u w:val="single"/>
    </w:rPr>
  </w:style>
  <w:style w:type="character" w:customStyle="1" w:styleId="storyby">
    <w:name w:val="storyby"/>
    <w:basedOn w:val="DefaultParagraphFont"/>
    <w:rsid w:val="00121E2D"/>
  </w:style>
  <w:style w:type="paragraph" w:customStyle="1" w:styleId="LightGrid-Accent31">
    <w:name w:val="Light Grid - Accent 31"/>
    <w:basedOn w:val="Normal"/>
    <w:uiPriority w:val="34"/>
    <w:qFormat/>
    <w:rsid w:val="00121E2D"/>
    <w:pPr>
      <w:spacing w:after="0" w:line="240" w:lineRule="auto"/>
      <w:ind w:left="720"/>
      <w:contextualSpacing/>
    </w:pPr>
    <w:rPr>
      <w:rFonts w:ascii="Calibri" w:hAnsi="Calibri" w:cs="Calibri"/>
      <w:szCs w:val="20"/>
    </w:rPr>
  </w:style>
  <w:style w:type="paragraph" w:styleId="Title">
    <w:name w:val="Title"/>
    <w:basedOn w:val="Normal"/>
    <w:link w:val="TitleChar"/>
    <w:qFormat/>
    <w:rsid w:val="00121E2D"/>
    <w:pPr>
      <w:spacing w:after="0" w:line="240" w:lineRule="auto"/>
      <w:jc w:val="center"/>
    </w:pPr>
    <w:rPr>
      <w:rFonts w:ascii="Times" w:eastAsia="Times" w:hAnsi="Times" w:cs="Calibri"/>
      <w:b/>
      <w:color w:val="000000"/>
      <w:sz w:val="24"/>
      <w:szCs w:val="18"/>
    </w:rPr>
  </w:style>
  <w:style w:type="character" w:customStyle="1" w:styleId="TitleChar">
    <w:name w:val="Title Char"/>
    <w:basedOn w:val="DefaultParagraphFont"/>
    <w:link w:val="Title"/>
    <w:rsid w:val="00121E2D"/>
    <w:rPr>
      <w:rFonts w:ascii="Times" w:eastAsia="Times" w:hAnsi="Times" w:cs="Calibri"/>
      <w:b/>
      <w:color w:val="000000"/>
      <w:sz w:val="24"/>
      <w:szCs w:val="18"/>
    </w:rPr>
  </w:style>
  <w:style w:type="character" w:styleId="Strong">
    <w:name w:val="Strong"/>
    <w:uiPriority w:val="22"/>
    <w:qFormat/>
    <w:rsid w:val="00121E2D"/>
    <w:rPr>
      <w:b/>
      <w:bCs/>
    </w:rPr>
  </w:style>
  <w:style w:type="character" w:customStyle="1" w:styleId="apple-style-span">
    <w:name w:val="apple-style-span"/>
    <w:basedOn w:val="DefaultParagraphFont"/>
    <w:rsid w:val="00121E2D"/>
  </w:style>
  <w:style w:type="character" w:customStyle="1" w:styleId="apple-converted-space">
    <w:name w:val="apple-converted-space"/>
    <w:basedOn w:val="DefaultParagraphFont"/>
    <w:rsid w:val="00121E2D"/>
  </w:style>
  <w:style w:type="character" w:customStyle="1" w:styleId="klink">
    <w:name w:val="klink"/>
    <w:basedOn w:val="DefaultParagraphFont"/>
    <w:rsid w:val="00121E2D"/>
  </w:style>
  <w:style w:type="character" w:customStyle="1" w:styleId="Author-Date">
    <w:name w:val="Author-Date"/>
    <w:qFormat/>
    <w:rsid w:val="00121E2D"/>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121E2D"/>
    <w:rPr>
      <w:rFonts w:cs="Arial"/>
      <w:b/>
      <w:bCs/>
      <w:iCs/>
      <w:szCs w:val="28"/>
      <w:lang w:val="en-US" w:eastAsia="en-US" w:bidi="ar-SA"/>
    </w:rPr>
  </w:style>
  <w:style w:type="character" w:customStyle="1" w:styleId="UnderlineChar">
    <w:name w:val="Underline Char"/>
    <w:aliases w:val="Cards + Font: 12 pt Char"/>
    <w:basedOn w:val="DefaultParagraphFont"/>
    <w:rsid w:val="00121E2D"/>
    <w:rPr>
      <w:rFonts w:ascii="Arial Narrow" w:hAnsi="Arial Narrow"/>
      <w:szCs w:val="24"/>
      <w:u w:val="single"/>
    </w:rPr>
  </w:style>
  <w:style w:type="character" w:customStyle="1" w:styleId="CharChar11">
    <w:name w:val="Char Char11"/>
    <w:basedOn w:val="DefaultParagraphFont"/>
    <w:rsid w:val="00121E2D"/>
    <w:rPr>
      <w:rFonts w:cs="Arial"/>
      <w:bCs/>
      <w:szCs w:val="26"/>
      <w:u w:val="single"/>
      <w:lang w:val="en-US" w:eastAsia="en-US" w:bidi="ar-SA"/>
    </w:rPr>
  </w:style>
  <w:style w:type="character" w:customStyle="1" w:styleId="CardTextChar">
    <w:name w:val="Card Text Char"/>
    <w:basedOn w:val="DefaultParagraphFont"/>
    <w:rsid w:val="00121E2D"/>
    <w:rPr>
      <w:rFonts w:ascii="Times New Roman" w:eastAsia="SimSun" w:hAnsi="Times New Roman" w:cs="Times New Roman"/>
      <w:sz w:val="20"/>
      <w:szCs w:val="24"/>
      <w:lang w:eastAsia="zh-CN"/>
    </w:rPr>
  </w:style>
  <w:style w:type="paragraph" w:customStyle="1" w:styleId="MinimizedText">
    <w:name w:val="Minimized Text"/>
    <w:link w:val="MinimizedTextChar"/>
    <w:rsid w:val="00121E2D"/>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121E2D"/>
    <w:rPr>
      <w:rFonts w:ascii="Calibri" w:eastAsia="SimSun" w:hAnsi="Calibri" w:cs="Calibri"/>
      <w:sz w:val="16"/>
      <w:szCs w:val="24"/>
      <w:lang w:eastAsia="zh-CN"/>
    </w:rPr>
  </w:style>
  <w:style w:type="paragraph" w:customStyle="1" w:styleId="Cites">
    <w:name w:val="Cites"/>
    <w:next w:val="Cards"/>
    <w:qFormat/>
    <w:rsid w:val="00121E2D"/>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qFormat/>
    <w:rsid w:val="00121E2D"/>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121E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121E2D"/>
    <w:rPr>
      <w:rFonts w:ascii="Times New Roman" w:hAnsi="Times New Roman"/>
      <w:sz w:val="24"/>
      <w:u w:val="single"/>
      <w:lang w:val="en-US" w:eastAsia="en-US" w:bidi="ar-SA"/>
    </w:rPr>
  </w:style>
  <w:style w:type="character" w:customStyle="1" w:styleId="timestamp">
    <w:name w:val="timestamp"/>
    <w:basedOn w:val="DefaultParagraphFont"/>
    <w:rsid w:val="00121E2D"/>
  </w:style>
  <w:style w:type="character" w:customStyle="1" w:styleId="bold">
    <w:name w:val="bold"/>
    <w:basedOn w:val="DefaultParagraphFont"/>
    <w:rsid w:val="00121E2D"/>
  </w:style>
  <w:style w:type="paragraph" w:customStyle="1" w:styleId="Cardstyle">
    <w:name w:val="Cardstyle"/>
    <w:basedOn w:val="Normal"/>
    <w:next w:val="Normal"/>
    <w:rsid w:val="00121E2D"/>
    <w:pPr>
      <w:spacing w:after="0" w:line="240" w:lineRule="auto"/>
    </w:pPr>
    <w:rPr>
      <w:rFonts w:ascii="Calibri" w:hAnsi="Calibri" w:cs="Calibri"/>
      <w:sz w:val="24"/>
    </w:rPr>
  </w:style>
  <w:style w:type="paragraph" w:customStyle="1" w:styleId="Tagstyle">
    <w:name w:val="Tagstyle"/>
    <w:basedOn w:val="Normal"/>
    <w:next w:val="Normal"/>
    <w:rsid w:val="00121E2D"/>
    <w:pPr>
      <w:spacing w:after="0" w:line="240" w:lineRule="auto"/>
    </w:pPr>
    <w:rPr>
      <w:rFonts w:ascii="Calibri" w:hAnsi="Calibri" w:cs="Calibri"/>
      <w:b/>
      <w:sz w:val="24"/>
    </w:rPr>
  </w:style>
  <w:style w:type="character" w:customStyle="1" w:styleId="citationunderlineChar">
    <w:name w:val="citation/underline Char"/>
    <w:basedOn w:val="DefaultParagraphFont"/>
    <w:rsid w:val="00121E2D"/>
    <w:rPr>
      <w:b/>
      <w:sz w:val="24"/>
      <w:szCs w:val="24"/>
      <w:u w:val="single"/>
      <w:lang w:val="en-US" w:eastAsia="en-US" w:bidi="ar-SA"/>
    </w:rPr>
  </w:style>
  <w:style w:type="character" w:customStyle="1" w:styleId="UnderliningChar">
    <w:name w:val="Underlining Char"/>
    <w:basedOn w:val="DefaultParagraphFont"/>
    <w:rsid w:val="00121E2D"/>
    <w:rPr>
      <w:rFonts w:ascii="Arial Narrow" w:hAnsi="Arial Narrow"/>
      <w:szCs w:val="24"/>
      <w:u w:val="single"/>
      <w:lang w:val="en-US" w:eastAsia="en-US" w:bidi="ar-SA"/>
    </w:rPr>
  </w:style>
  <w:style w:type="character" w:customStyle="1" w:styleId="MicroTextChar">
    <w:name w:val="MicroText Char"/>
    <w:basedOn w:val="DefaultParagraphFont"/>
    <w:link w:val="MicroText"/>
    <w:rsid w:val="00121E2D"/>
    <w:rPr>
      <w:rFonts w:ascii="Arial Narrow" w:hAnsi="Arial Narrow"/>
      <w:sz w:val="12"/>
      <w:szCs w:val="24"/>
    </w:rPr>
  </w:style>
  <w:style w:type="character" w:customStyle="1" w:styleId="BoldunderlineChar">
    <w:name w:val="Bold/underline Char"/>
    <w:basedOn w:val="DefaultParagraphFont"/>
    <w:rsid w:val="00121E2D"/>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121E2D"/>
    <w:rPr>
      <w:rFonts w:eastAsia="SimSun"/>
      <w:sz w:val="16"/>
      <w:szCs w:val="24"/>
      <w:lang w:eastAsia="zh-CN"/>
    </w:rPr>
  </w:style>
  <w:style w:type="paragraph" w:customStyle="1" w:styleId="Minimize">
    <w:name w:val="Minimize"/>
    <w:basedOn w:val="card0"/>
    <w:next w:val="Normal"/>
    <w:link w:val="MinimizeChar"/>
    <w:rsid w:val="00121E2D"/>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121E2D"/>
  </w:style>
  <w:style w:type="character" w:customStyle="1" w:styleId="CharChar21">
    <w:name w:val="Char Char21"/>
    <w:basedOn w:val="DefaultParagraphFont"/>
    <w:rsid w:val="00121E2D"/>
    <w:rPr>
      <w:rFonts w:cs="Arial"/>
      <w:bCs/>
      <w:u w:val="thick"/>
      <w:lang w:val="en-US" w:eastAsia="en-US" w:bidi="ar-SA"/>
    </w:rPr>
  </w:style>
  <w:style w:type="paragraph" w:styleId="BodyTextIndent">
    <w:name w:val="Body Text Indent"/>
    <w:basedOn w:val="Normal"/>
    <w:link w:val="BodyTextIndentChar"/>
    <w:rsid w:val="00121E2D"/>
    <w:pPr>
      <w:spacing w:after="120" w:line="240" w:lineRule="auto"/>
      <w:ind w:left="360"/>
    </w:pPr>
    <w:rPr>
      <w:rFonts w:ascii="Calibri" w:hAnsi="Calibri" w:cs="Calibri"/>
      <w:sz w:val="24"/>
    </w:rPr>
  </w:style>
  <w:style w:type="character" w:customStyle="1" w:styleId="BodyTextIndentChar">
    <w:name w:val="Body Text Indent Char"/>
    <w:basedOn w:val="DefaultParagraphFont"/>
    <w:link w:val="BodyTextIndent"/>
    <w:rsid w:val="00121E2D"/>
    <w:rPr>
      <w:rFonts w:ascii="Calibri" w:hAnsi="Calibri" w:cs="Calibri"/>
      <w:sz w:val="24"/>
    </w:rPr>
  </w:style>
  <w:style w:type="character" w:customStyle="1" w:styleId="verdana">
    <w:name w:val="verdana"/>
    <w:basedOn w:val="DefaultParagraphFont"/>
    <w:rsid w:val="00121E2D"/>
  </w:style>
  <w:style w:type="character" w:customStyle="1" w:styleId="hit">
    <w:name w:val="hit"/>
    <w:basedOn w:val="DefaultParagraphFont"/>
    <w:rsid w:val="00121E2D"/>
  </w:style>
  <w:style w:type="character" w:customStyle="1" w:styleId="spipsurligne">
    <w:name w:val="spip_surligne"/>
    <w:basedOn w:val="DefaultParagraphFont"/>
    <w:rsid w:val="00121E2D"/>
  </w:style>
  <w:style w:type="paragraph" w:styleId="HTMLPreformatted">
    <w:name w:val="HTML Preformatted"/>
    <w:basedOn w:val="Normal"/>
    <w:link w:val="HTMLPreformattedChar"/>
    <w:uiPriority w:val="99"/>
    <w:rsid w:val="0012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121E2D"/>
    <w:rPr>
      <w:rFonts w:ascii="Courier New" w:hAnsi="Courier New" w:cs="Courier New"/>
      <w:szCs w:val="20"/>
    </w:rPr>
  </w:style>
  <w:style w:type="paragraph" w:customStyle="1" w:styleId="Underlining">
    <w:name w:val="Underlining"/>
    <w:basedOn w:val="Normal"/>
    <w:rsid w:val="00121E2D"/>
    <w:pPr>
      <w:spacing w:after="0" w:line="240" w:lineRule="auto"/>
    </w:pPr>
    <w:rPr>
      <w:rFonts w:ascii="Arial Narrow" w:hAnsi="Arial Narrow" w:cs="Calibri"/>
      <w:u w:val="single"/>
    </w:rPr>
  </w:style>
  <w:style w:type="character" w:customStyle="1" w:styleId="Style2Char">
    <w:name w:val="Style2 Char"/>
    <w:rsid w:val="00121E2D"/>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121E2D"/>
    <w:rPr>
      <w:sz w:val="24"/>
      <w:szCs w:val="24"/>
      <w:lang w:val="en-US" w:eastAsia="en-US" w:bidi="ar-SA"/>
    </w:rPr>
  </w:style>
  <w:style w:type="character" w:customStyle="1" w:styleId="Style1Char">
    <w:name w:val="Style1 Char"/>
    <w:rsid w:val="00121E2D"/>
    <w:rPr>
      <w:rFonts w:ascii="Book Antiqua" w:hAnsi="Book Antiqua"/>
      <w:sz w:val="16"/>
      <w:szCs w:val="16"/>
      <w:lang w:val="en-US" w:eastAsia="en-US" w:bidi="ar-SA"/>
    </w:rPr>
  </w:style>
  <w:style w:type="character" w:styleId="HTMLCite">
    <w:name w:val="HTML Cite"/>
    <w:basedOn w:val="DefaultParagraphFont"/>
    <w:unhideWhenUsed/>
    <w:rsid w:val="00121E2D"/>
    <w:rPr>
      <w:i/>
      <w:iCs/>
    </w:rPr>
  </w:style>
  <w:style w:type="paragraph" w:customStyle="1" w:styleId="Style3">
    <w:name w:val="Style3"/>
    <w:basedOn w:val="Normal"/>
    <w:rsid w:val="00121E2D"/>
    <w:pPr>
      <w:spacing w:after="0" w:line="240" w:lineRule="auto"/>
    </w:pPr>
    <w:rPr>
      <w:rFonts w:ascii="Arial Narrow" w:hAnsi="Arial Narrow" w:cs="Calibri"/>
      <w:b/>
    </w:rPr>
  </w:style>
  <w:style w:type="character" w:customStyle="1" w:styleId="UnderlineCharChar">
    <w:name w:val="Underline Char Char"/>
    <w:basedOn w:val="DefaultParagraphFont"/>
    <w:rsid w:val="00121E2D"/>
    <w:rPr>
      <w:rFonts w:ascii="Arial Narrow" w:hAnsi="Arial Narrow"/>
      <w:szCs w:val="24"/>
      <w:u w:val="single"/>
      <w:lang w:eastAsia="en-US"/>
    </w:rPr>
  </w:style>
  <w:style w:type="character" w:customStyle="1" w:styleId="CircledChar">
    <w:name w:val="Circled Char"/>
    <w:basedOn w:val="DefaultParagraphFont"/>
    <w:rsid w:val="00121E2D"/>
    <w:rPr>
      <w:rFonts w:eastAsia="Calibri"/>
      <w:b/>
      <w:szCs w:val="24"/>
      <w:u w:val="single"/>
      <w:lang w:eastAsia="en-US"/>
    </w:rPr>
  </w:style>
  <w:style w:type="character" w:customStyle="1" w:styleId="CiteChar">
    <w:name w:val="Cite Char"/>
    <w:basedOn w:val="DefaultParagraphFont"/>
    <w:rsid w:val="00121E2D"/>
    <w:rPr>
      <w:rFonts w:ascii="Times New Roman" w:eastAsia="Times New Roman" w:hAnsi="Times New Roman"/>
      <w:b/>
      <w:szCs w:val="24"/>
      <w:u w:val="single"/>
    </w:rPr>
  </w:style>
  <w:style w:type="character" w:customStyle="1" w:styleId="a">
    <w:name w:val="a"/>
    <w:basedOn w:val="DefaultParagraphFont"/>
    <w:rsid w:val="00121E2D"/>
  </w:style>
  <w:style w:type="character" w:customStyle="1" w:styleId="Style4Char">
    <w:name w:val="Style4 Char"/>
    <w:basedOn w:val="DefaultParagraphFont"/>
    <w:rsid w:val="00121E2D"/>
    <w:rPr>
      <w:rFonts w:ascii="Arial Narrow" w:eastAsia="Times New Roman" w:hAnsi="Arial Narrow"/>
      <w:szCs w:val="24"/>
      <w:u w:val="single"/>
      <w:lang w:eastAsia="en-US"/>
    </w:rPr>
  </w:style>
  <w:style w:type="character" w:customStyle="1" w:styleId="CharChar1">
    <w:name w:val="Char Char1"/>
    <w:basedOn w:val="DefaultParagraphFont"/>
    <w:rsid w:val="00121E2D"/>
    <w:rPr>
      <w:rFonts w:eastAsia="SimSun"/>
      <w:b/>
      <w:bCs/>
      <w:sz w:val="24"/>
      <w:szCs w:val="26"/>
      <w:lang w:val="en-US" w:eastAsia="zh-CN" w:bidi="ar-SA"/>
    </w:rPr>
  </w:style>
  <w:style w:type="character" w:customStyle="1" w:styleId="term">
    <w:name w:val="term"/>
    <w:basedOn w:val="DefaultParagraphFont"/>
    <w:rsid w:val="00121E2D"/>
  </w:style>
  <w:style w:type="character" w:customStyle="1" w:styleId="maintextlarge">
    <w:name w:val="maintext_large"/>
    <w:basedOn w:val="DefaultParagraphFont"/>
    <w:rsid w:val="00121E2D"/>
  </w:style>
  <w:style w:type="character" w:customStyle="1" w:styleId="Bold-UnderlineCharCharChar">
    <w:name w:val="Bold-Underline Char Char Char"/>
    <w:rsid w:val="00121E2D"/>
    <w:rPr>
      <w:rFonts w:ascii="Times New Roman" w:eastAsia="Times New Roman" w:hAnsi="Times New Roman"/>
      <w:b/>
      <w:sz w:val="24"/>
      <w:szCs w:val="24"/>
      <w:u w:val="single"/>
    </w:rPr>
  </w:style>
  <w:style w:type="paragraph" w:customStyle="1" w:styleId="evidencetext">
    <w:name w:val="evidence text"/>
    <w:basedOn w:val="Normal"/>
    <w:rsid w:val="00121E2D"/>
    <w:pPr>
      <w:spacing w:after="0" w:line="240" w:lineRule="auto"/>
      <w:ind w:left="1008" w:right="720"/>
    </w:pPr>
    <w:rPr>
      <w:rFonts w:ascii="Arial" w:hAnsi="Arial" w:cs="Calibri"/>
      <w:color w:val="000000"/>
      <w:sz w:val="16"/>
    </w:rPr>
  </w:style>
  <w:style w:type="character" w:customStyle="1" w:styleId="reduce2">
    <w:name w:val="reduce2"/>
    <w:basedOn w:val="DefaultParagraphFont"/>
    <w:rsid w:val="00121E2D"/>
    <w:rPr>
      <w:rFonts w:ascii="Arial" w:hAnsi="Arial" w:cs="Arial"/>
      <w:color w:val="000000"/>
      <w:sz w:val="12"/>
      <w:szCs w:val="22"/>
    </w:rPr>
  </w:style>
  <w:style w:type="character" w:customStyle="1" w:styleId="box">
    <w:name w:val="box"/>
    <w:basedOn w:val="DefaultParagraphFont"/>
    <w:rsid w:val="00121E2D"/>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121E2D"/>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rsid w:val="00121E2D"/>
    <w:pPr>
      <w:spacing w:after="0" w:line="240" w:lineRule="auto"/>
      <w:ind w:left="288" w:right="288"/>
    </w:pPr>
    <w:rPr>
      <w:rFonts w:ascii="Calibri" w:hAnsi="Calibri" w:cs="Arial"/>
    </w:rPr>
  </w:style>
  <w:style w:type="paragraph" w:customStyle="1" w:styleId="BlockHeadings">
    <w:name w:val="Block Headings"/>
    <w:basedOn w:val="Normal"/>
    <w:autoRedefine/>
    <w:rsid w:val="00121E2D"/>
    <w:pPr>
      <w:spacing w:after="0" w:line="240" w:lineRule="auto"/>
      <w:jc w:val="center"/>
      <w:outlineLvl w:val="0"/>
    </w:pPr>
    <w:rPr>
      <w:rFonts w:ascii="Arial" w:hAnsi="Arial" w:cs="Calibri"/>
      <w:b/>
      <w:sz w:val="28"/>
    </w:rPr>
  </w:style>
  <w:style w:type="paragraph" w:customStyle="1" w:styleId="BlockHeaderHidden">
    <w:name w:val="Block Header Hidden"/>
    <w:basedOn w:val="Normal"/>
    <w:autoRedefine/>
    <w:rsid w:val="00121E2D"/>
    <w:pPr>
      <w:spacing w:after="0" w:line="240" w:lineRule="auto"/>
      <w:jc w:val="center"/>
    </w:pPr>
    <w:rPr>
      <w:rFonts w:ascii="Arial" w:hAnsi="Arial" w:cs="Calibri"/>
      <w:b/>
      <w:sz w:val="28"/>
    </w:rPr>
  </w:style>
  <w:style w:type="character" w:customStyle="1" w:styleId="AuthorDateChar">
    <w:name w:val="AuthorDate Char"/>
    <w:basedOn w:val="DefaultParagraphFont"/>
    <w:rsid w:val="00121E2D"/>
    <w:rPr>
      <w:rFonts w:ascii="Times New Roman" w:hAnsi="Times New Roman"/>
      <w:b/>
      <w:sz w:val="24"/>
      <w:u w:val="single"/>
      <w:lang w:val="en-US" w:eastAsia="en-US" w:bidi="ar-SA"/>
    </w:rPr>
  </w:style>
  <w:style w:type="character" w:customStyle="1" w:styleId="subscript1">
    <w:name w:val="subscript1"/>
    <w:basedOn w:val="DefaultParagraphFont"/>
    <w:rsid w:val="00121E2D"/>
  </w:style>
  <w:style w:type="paragraph" w:customStyle="1" w:styleId="CardsHighlighted">
    <w:name w:val="Cards Highlighted"/>
    <w:next w:val="Nothing"/>
    <w:rsid w:val="00121E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121E2D"/>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121E2D"/>
    <w:rPr>
      <w:rFonts w:ascii="Times New Roman" w:hAnsi="Times New Roman"/>
      <w:b/>
      <w:sz w:val="28"/>
      <w:lang w:val="en-US" w:eastAsia="en-US" w:bidi="ar-SA"/>
    </w:rPr>
  </w:style>
  <w:style w:type="character" w:customStyle="1" w:styleId="CitesChar">
    <w:name w:val="Cites Char"/>
    <w:basedOn w:val="DefaultParagraphFont"/>
    <w:rsid w:val="00121E2D"/>
    <w:rPr>
      <w:rFonts w:ascii="Times New Roman" w:hAnsi="Times New Roman"/>
      <w:b/>
      <w:lang w:val="en-US" w:eastAsia="en-US" w:bidi="ar-SA"/>
    </w:rPr>
  </w:style>
  <w:style w:type="character" w:customStyle="1" w:styleId="BlockHeaderHiddenChar">
    <w:name w:val="Block Header Hidden Char"/>
    <w:basedOn w:val="DefaultParagraphFont"/>
    <w:rsid w:val="00121E2D"/>
    <w:rPr>
      <w:rFonts w:ascii="Times New Roman" w:hAnsi="Times New Roman"/>
      <w:b/>
      <w:sz w:val="28"/>
      <w:lang w:val="en-US" w:eastAsia="en-US" w:bidi="ar-SA"/>
    </w:rPr>
  </w:style>
  <w:style w:type="character" w:customStyle="1" w:styleId="CardsHighlight">
    <w:name w:val="Cards Highlight"/>
    <w:basedOn w:val="DefaultParagraphFont"/>
    <w:rsid w:val="00121E2D"/>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121E2D"/>
  </w:style>
  <w:style w:type="character" w:customStyle="1" w:styleId="articlehead">
    <w:name w:val="articlehead"/>
    <w:basedOn w:val="DefaultParagraphFont"/>
    <w:rsid w:val="00121E2D"/>
  </w:style>
  <w:style w:type="character" w:customStyle="1" w:styleId="blsp-spelling-error">
    <w:name w:val="blsp-spelling-error"/>
    <w:basedOn w:val="DefaultParagraphFont"/>
    <w:rsid w:val="00121E2D"/>
  </w:style>
  <w:style w:type="character" w:customStyle="1" w:styleId="pmterms1">
    <w:name w:val="pmterms1"/>
    <w:basedOn w:val="DefaultParagraphFont"/>
    <w:rsid w:val="00121E2D"/>
  </w:style>
  <w:style w:type="character" w:customStyle="1" w:styleId="StyleTimesNewRoman12ptBold">
    <w:name w:val="Style Times New Roman 12 pt Bold"/>
    <w:rsid w:val="00121E2D"/>
    <w:rPr>
      <w:rFonts w:ascii="Times New Roman" w:hAnsi="Times New Roman"/>
      <w:b/>
      <w:bCs/>
      <w:sz w:val="24"/>
    </w:rPr>
  </w:style>
  <w:style w:type="character" w:customStyle="1" w:styleId="commentstext">
    <w:name w:val="comments_text"/>
    <w:basedOn w:val="DefaultParagraphFont"/>
    <w:rsid w:val="00121E2D"/>
  </w:style>
  <w:style w:type="character" w:customStyle="1" w:styleId="tagChar1">
    <w:name w:val="tag Char1"/>
    <w:basedOn w:val="DefaultParagraphFont"/>
    <w:uiPriority w:val="99"/>
    <w:locked/>
    <w:rsid w:val="00121E2D"/>
    <w:rPr>
      <w:rFonts w:ascii="Times New Roman" w:hAnsi="Times New Roman" w:cs="Times New Roman"/>
      <w:b/>
      <w:color w:val="000000"/>
      <w:sz w:val="24"/>
      <w:szCs w:val="20"/>
    </w:rPr>
  </w:style>
  <w:style w:type="paragraph" w:customStyle="1" w:styleId="loose">
    <w:name w:val="loose"/>
    <w:basedOn w:val="Normal"/>
    <w:rsid w:val="00121E2D"/>
    <w:pPr>
      <w:spacing w:before="100" w:beforeAutospacing="1" w:after="100" w:afterAutospacing="1" w:line="240" w:lineRule="auto"/>
    </w:pPr>
    <w:rPr>
      <w:rFonts w:ascii="Calibri" w:hAnsi="Calibri" w:cs="Calibri"/>
      <w:sz w:val="24"/>
    </w:rPr>
  </w:style>
  <w:style w:type="paragraph" w:customStyle="1" w:styleId="Cardcite">
    <w:name w:val="Card cite"/>
    <w:basedOn w:val="PlainText"/>
    <w:rsid w:val="00121E2D"/>
    <w:pPr>
      <w:spacing w:after="0" w:line="240" w:lineRule="auto"/>
    </w:pPr>
    <w:rPr>
      <w:rFonts w:ascii="Courier New" w:hAnsi="Courier New" w:cs="Courier New"/>
      <w:sz w:val="20"/>
      <w:szCs w:val="20"/>
    </w:rPr>
  </w:style>
  <w:style w:type="character" w:customStyle="1" w:styleId="CharacterStyle1">
    <w:name w:val="Character Style 1"/>
    <w:rsid w:val="00121E2D"/>
    <w:rPr>
      <w:rFonts w:ascii="Bookman Old Style" w:hAnsi="Bookman Old Style" w:cs="Bookman Old Style"/>
      <w:sz w:val="18"/>
      <w:szCs w:val="18"/>
    </w:rPr>
  </w:style>
  <w:style w:type="character" w:customStyle="1" w:styleId="CharacterStyle2">
    <w:name w:val="Character Style 2"/>
    <w:rsid w:val="00121E2D"/>
    <w:rPr>
      <w:spacing w:val="10"/>
      <w:sz w:val="20"/>
      <w:szCs w:val="20"/>
    </w:rPr>
  </w:style>
  <w:style w:type="paragraph" w:customStyle="1" w:styleId="pagpag2">
    <w:name w:val="pagpag2"/>
    <w:basedOn w:val="Normal"/>
    <w:rsid w:val="00121E2D"/>
    <w:pPr>
      <w:spacing w:beforeLines="1" w:afterLines="1" w:after="0" w:line="240" w:lineRule="auto"/>
    </w:pPr>
    <w:rPr>
      <w:rFonts w:ascii="Times" w:hAnsi="Times" w:cs="Calibri"/>
      <w:szCs w:val="20"/>
    </w:rPr>
  </w:style>
  <w:style w:type="character" w:customStyle="1" w:styleId="article">
    <w:name w:val="article"/>
    <w:basedOn w:val="DefaultParagraphFont"/>
    <w:rsid w:val="00121E2D"/>
  </w:style>
  <w:style w:type="character" w:customStyle="1" w:styleId="il">
    <w:name w:val="il"/>
    <w:basedOn w:val="DefaultParagraphFont"/>
    <w:rsid w:val="00121E2D"/>
  </w:style>
  <w:style w:type="paragraph" w:customStyle="1" w:styleId="Default">
    <w:name w:val="Default"/>
    <w:rsid w:val="00121E2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121E2D"/>
    <w:pPr>
      <w:spacing w:after="0" w:line="240" w:lineRule="auto"/>
    </w:pPr>
    <w:rPr>
      <w:rFonts w:ascii="Arial Narrow" w:hAnsi="Arial Narrow"/>
      <w:sz w:val="12"/>
      <w:szCs w:val="24"/>
    </w:rPr>
  </w:style>
  <w:style w:type="character" w:customStyle="1" w:styleId="blue">
    <w:name w:val="blue"/>
    <w:basedOn w:val="DefaultParagraphFont"/>
    <w:rsid w:val="00121E2D"/>
  </w:style>
  <w:style w:type="character" w:customStyle="1" w:styleId="italic">
    <w:name w:val="italic"/>
    <w:basedOn w:val="DefaultParagraphFont"/>
    <w:rsid w:val="00121E2D"/>
    <w:rPr>
      <w:rFonts w:cs="Times New Roman"/>
    </w:rPr>
  </w:style>
  <w:style w:type="character" w:customStyle="1" w:styleId="ff2">
    <w:name w:val="ff2"/>
    <w:basedOn w:val="DefaultParagraphFont"/>
    <w:rsid w:val="00121E2D"/>
  </w:style>
  <w:style w:type="character" w:customStyle="1" w:styleId="ib">
    <w:name w:val="ib"/>
    <w:basedOn w:val="DefaultParagraphFont"/>
    <w:rsid w:val="00121E2D"/>
  </w:style>
  <w:style w:type="paragraph" w:customStyle="1" w:styleId="CardStyle0">
    <w:name w:val="Card Style"/>
    <w:basedOn w:val="Normal"/>
    <w:rsid w:val="00121E2D"/>
    <w:pPr>
      <w:spacing w:after="0" w:line="240" w:lineRule="auto"/>
    </w:pPr>
    <w:rPr>
      <w:rFonts w:ascii="Calibri" w:hAnsi="Calibri" w:cs="Calibri"/>
    </w:rPr>
  </w:style>
  <w:style w:type="paragraph" w:customStyle="1" w:styleId="plff6">
    <w:name w:val="pl ff6"/>
    <w:basedOn w:val="Normal"/>
    <w:rsid w:val="00121E2D"/>
    <w:pPr>
      <w:spacing w:beforeLines="1" w:afterLines="1" w:after="0" w:line="240" w:lineRule="auto"/>
    </w:pPr>
    <w:rPr>
      <w:rFonts w:ascii="Times" w:hAnsi="Times" w:cs="Calibri"/>
      <w:szCs w:val="20"/>
    </w:rPr>
  </w:style>
  <w:style w:type="character" w:customStyle="1" w:styleId="ff6">
    <w:name w:val="ff6"/>
    <w:basedOn w:val="DefaultParagraphFont"/>
    <w:rsid w:val="00121E2D"/>
  </w:style>
  <w:style w:type="paragraph" w:customStyle="1" w:styleId="TagStyle0">
    <w:name w:val="Tag Style"/>
    <w:basedOn w:val="CardStyle0"/>
    <w:rsid w:val="00121E2D"/>
    <w:rPr>
      <w:b/>
      <w:sz w:val="24"/>
    </w:rPr>
  </w:style>
  <w:style w:type="paragraph" w:customStyle="1" w:styleId="HeaderStyle">
    <w:name w:val="Header Style"/>
    <w:basedOn w:val="TagStyle0"/>
    <w:rsid w:val="00121E2D"/>
    <w:pPr>
      <w:jc w:val="center"/>
    </w:pPr>
    <w:rPr>
      <w:u w:val="single"/>
    </w:rPr>
  </w:style>
  <w:style w:type="paragraph" w:customStyle="1" w:styleId="HeaderFormat">
    <w:name w:val="Header Format"/>
    <w:basedOn w:val="Normal"/>
    <w:rsid w:val="00121E2D"/>
    <w:pPr>
      <w:spacing w:after="0" w:line="240" w:lineRule="auto"/>
      <w:jc w:val="center"/>
    </w:pPr>
    <w:rPr>
      <w:rFonts w:ascii="Calibri" w:hAnsi="Calibri" w:cs="Calibri"/>
      <w:b/>
      <w:sz w:val="24"/>
      <w:u w:val="single"/>
    </w:rPr>
  </w:style>
  <w:style w:type="paragraph" w:customStyle="1" w:styleId="TagFormat">
    <w:name w:val="Tag Format"/>
    <w:basedOn w:val="Normal"/>
    <w:rsid w:val="00121E2D"/>
    <w:pPr>
      <w:spacing w:after="0" w:line="240" w:lineRule="auto"/>
    </w:pPr>
    <w:rPr>
      <w:rFonts w:ascii="Calibri" w:hAnsi="Calibri" w:cs="Calibri"/>
      <w:b/>
      <w:sz w:val="24"/>
    </w:rPr>
  </w:style>
  <w:style w:type="paragraph" w:customStyle="1" w:styleId="CardFormat">
    <w:name w:val="Card Format"/>
    <w:basedOn w:val="Normal"/>
    <w:rsid w:val="00121E2D"/>
    <w:pPr>
      <w:spacing w:after="0" w:line="240" w:lineRule="auto"/>
    </w:pPr>
    <w:rPr>
      <w:rFonts w:ascii="Calibri" w:hAnsi="Calibri" w:cs="Calibri"/>
    </w:rPr>
  </w:style>
  <w:style w:type="character" w:customStyle="1" w:styleId="Small">
    <w:name w:val="Small"/>
    <w:basedOn w:val="DefaultParagraphFont"/>
    <w:rsid w:val="00121E2D"/>
    <w:rPr>
      <w:rFonts w:ascii="Times New Roman" w:hAnsi="Times New Roman"/>
      <w:sz w:val="12"/>
    </w:rPr>
  </w:style>
  <w:style w:type="paragraph" w:customStyle="1" w:styleId="Cardtext">
    <w:name w:val="Card text"/>
    <w:link w:val="CardtextChar0"/>
    <w:rsid w:val="00121E2D"/>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121E2D"/>
    <w:rPr>
      <w:rFonts w:ascii="Arial Narrow" w:eastAsia="Times New Roman" w:hAnsi="Arial Narrow" w:cs="Times New Roman"/>
      <w:sz w:val="24"/>
      <w:szCs w:val="24"/>
      <w:u w:val="single"/>
    </w:rPr>
  </w:style>
  <w:style w:type="character" w:customStyle="1" w:styleId="citation0">
    <w:name w:val="citation"/>
    <w:basedOn w:val="DefaultParagraphFont"/>
    <w:rsid w:val="00121E2D"/>
  </w:style>
  <w:style w:type="paragraph" w:customStyle="1" w:styleId="TOCHeading1">
    <w:name w:val="TOC Heading1"/>
    <w:basedOn w:val="Heading1"/>
    <w:next w:val="Normal"/>
    <w:unhideWhenUsed/>
    <w:qFormat/>
    <w:rsid w:val="00121E2D"/>
    <w:pPr>
      <w:pageBreakBefore w:val="0"/>
      <w:spacing w:after="0"/>
      <w:jc w:val="left"/>
      <w:outlineLvl w:val="9"/>
    </w:pPr>
    <w:rPr>
      <w:rFonts w:ascii="Cambria" w:eastAsia="Times New Roman" w:hAnsi="Cambria" w:cs="Times New Roman"/>
      <w:color w:val="365F91"/>
      <w:sz w:val="28"/>
    </w:rPr>
  </w:style>
  <w:style w:type="paragraph" w:customStyle="1" w:styleId="pagpag1">
    <w:name w:val="pagpag1"/>
    <w:basedOn w:val="Normal"/>
    <w:rsid w:val="00121E2D"/>
    <w:pPr>
      <w:spacing w:beforeLines="1" w:afterLines="1" w:after="0" w:line="240" w:lineRule="auto"/>
    </w:pPr>
    <w:rPr>
      <w:rFonts w:ascii="Times" w:hAnsi="Times" w:cs="Calibri"/>
      <w:szCs w:val="20"/>
    </w:rPr>
  </w:style>
  <w:style w:type="paragraph" w:customStyle="1" w:styleId="pagpag3">
    <w:name w:val="pagpag3"/>
    <w:basedOn w:val="Normal"/>
    <w:rsid w:val="00121E2D"/>
    <w:pPr>
      <w:spacing w:beforeLines="1" w:afterLines="1" w:after="0" w:line="240" w:lineRule="auto"/>
    </w:pPr>
    <w:rPr>
      <w:rFonts w:ascii="Times" w:hAnsi="Times" w:cs="Calibri"/>
      <w:szCs w:val="20"/>
    </w:rPr>
  </w:style>
  <w:style w:type="character" w:customStyle="1" w:styleId="ilad">
    <w:name w:val="il_ad"/>
    <w:basedOn w:val="DefaultParagraphFont"/>
    <w:rsid w:val="00121E2D"/>
  </w:style>
  <w:style w:type="character" w:customStyle="1" w:styleId="body">
    <w:name w:val="body"/>
    <w:basedOn w:val="DefaultParagraphFont"/>
    <w:rsid w:val="00121E2D"/>
  </w:style>
  <w:style w:type="paragraph" w:customStyle="1" w:styleId="c3">
    <w:name w:val="c3"/>
    <w:basedOn w:val="Normal"/>
    <w:rsid w:val="00121E2D"/>
    <w:pPr>
      <w:spacing w:beforeLines="1" w:afterLines="1" w:after="0" w:line="240" w:lineRule="auto"/>
    </w:pPr>
    <w:rPr>
      <w:rFonts w:ascii="Times" w:hAnsi="Times" w:cs="Calibri"/>
      <w:szCs w:val="20"/>
    </w:rPr>
  </w:style>
  <w:style w:type="character" w:customStyle="1" w:styleId="c2">
    <w:name w:val="c2"/>
    <w:basedOn w:val="DefaultParagraphFont"/>
    <w:rsid w:val="00121E2D"/>
  </w:style>
  <w:style w:type="paragraph" w:customStyle="1" w:styleId="HotRoute">
    <w:name w:val="Hot Route!"/>
    <w:basedOn w:val="Normal"/>
    <w:link w:val="HotRouteChar"/>
    <w:rsid w:val="00121E2D"/>
    <w:pPr>
      <w:spacing w:after="0" w:line="240" w:lineRule="auto"/>
      <w:ind w:left="144"/>
    </w:pPr>
    <w:rPr>
      <w:rFonts w:ascii="Calibri" w:hAnsi="Calibri" w:cs="Calibri"/>
    </w:rPr>
  </w:style>
  <w:style w:type="character" w:customStyle="1" w:styleId="HotRouteChar">
    <w:name w:val="Hot Route! Char"/>
    <w:basedOn w:val="DefaultParagraphFont"/>
    <w:link w:val="HotRoute"/>
    <w:rsid w:val="00121E2D"/>
    <w:rPr>
      <w:rFonts w:ascii="Calibri" w:hAnsi="Calibri" w:cs="Calibri"/>
    </w:rPr>
  </w:style>
  <w:style w:type="paragraph" w:customStyle="1" w:styleId="Reallyfuckingsmall">
    <w:name w:val="Really fucking small"/>
    <w:basedOn w:val="Normal"/>
    <w:link w:val="ReallyfuckingsmallChar"/>
    <w:rsid w:val="00121E2D"/>
    <w:pPr>
      <w:spacing w:after="0" w:line="240" w:lineRule="auto"/>
    </w:pPr>
    <w:rPr>
      <w:rFonts w:ascii="Calibri" w:hAnsi="Calibri" w:cs="Calibri"/>
      <w:sz w:val="10"/>
    </w:rPr>
  </w:style>
  <w:style w:type="character" w:customStyle="1" w:styleId="ReallyfuckingsmallChar">
    <w:name w:val="Really fucking small Char"/>
    <w:basedOn w:val="DefaultParagraphFont"/>
    <w:link w:val="Reallyfuckingsmall"/>
    <w:rsid w:val="00121E2D"/>
    <w:rPr>
      <w:rFonts w:ascii="Calibri" w:hAnsi="Calibri" w:cs="Calibri"/>
      <w:sz w:val="10"/>
    </w:rPr>
  </w:style>
  <w:style w:type="paragraph" w:customStyle="1" w:styleId="underlineChar0">
    <w:name w:val="underline Char"/>
    <w:basedOn w:val="Normal"/>
    <w:link w:val="underlineCharChar0"/>
    <w:rsid w:val="00121E2D"/>
    <w:pPr>
      <w:spacing w:after="0" w:line="240" w:lineRule="auto"/>
    </w:pPr>
    <w:rPr>
      <w:rFonts w:ascii="Calibri" w:hAnsi="Calibri" w:cs="Calibri"/>
      <w:u w:val="single"/>
    </w:rPr>
  </w:style>
  <w:style w:type="character" w:customStyle="1" w:styleId="underlineCharChar0">
    <w:name w:val="underline Char Char"/>
    <w:basedOn w:val="DefaultParagraphFont"/>
    <w:link w:val="underlineChar0"/>
    <w:rsid w:val="00121E2D"/>
    <w:rPr>
      <w:rFonts w:ascii="Calibri" w:hAnsi="Calibri" w:cs="Calibri"/>
      <w:u w:val="single"/>
    </w:rPr>
  </w:style>
  <w:style w:type="paragraph" w:customStyle="1" w:styleId="hotroute0">
    <w:name w:val="hot route!"/>
    <w:basedOn w:val="Normal"/>
    <w:link w:val="hotrouteChar0"/>
    <w:rsid w:val="00121E2D"/>
    <w:pPr>
      <w:spacing w:after="0" w:line="240" w:lineRule="auto"/>
      <w:ind w:left="144"/>
    </w:pPr>
    <w:rPr>
      <w:rFonts w:ascii="Calibri" w:hAnsi="Calibri" w:cs="Calibri"/>
    </w:rPr>
  </w:style>
  <w:style w:type="character" w:customStyle="1" w:styleId="hotrouteChar0">
    <w:name w:val="hot route! Char"/>
    <w:basedOn w:val="DefaultParagraphFont"/>
    <w:link w:val="hotroute0"/>
    <w:rsid w:val="00121E2D"/>
    <w:rPr>
      <w:rFonts w:ascii="Calibri" w:hAnsi="Calibri" w:cs="Calibri"/>
    </w:rPr>
  </w:style>
  <w:style w:type="paragraph" w:customStyle="1" w:styleId="small0">
    <w:name w:val="small"/>
    <w:basedOn w:val="Normal"/>
    <w:link w:val="smallChar1"/>
    <w:rsid w:val="00121E2D"/>
    <w:pPr>
      <w:spacing w:after="0" w:line="240" w:lineRule="auto"/>
    </w:pPr>
    <w:rPr>
      <w:rFonts w:ascii="Calibri" w:hAnsi="Calibri" w:cs="Calibri"/>
      <w:sz w:val="16"/>
    </w:rPr>
  </w:style>
  <w:style w:type="character" w:customStyle="1" w:styleId="smallChar1">
    <w:name w:val="small Char1"/>
    <w:basedOn w:val="DefaultParagraphFont"/>
    <w:link w:val="small0"/>
    <w:rsid w:val="00121E2D"/>
    <w:rPr>
      <w:rFonts w:ascii="Calibri" w:hAnsi="Calibri" w:cs="Calibri"/>
      <w:sz w:val="16"/>
    </w:rPr>
  </w:style>
  <w:style w:type="paragraph" w:customStyle="1" w:styleId="reallysmall">
    <w:name w:val="really small"/>
    <w:basedOn w:val="Normal"/>
    <w:link w:val="reallysmallChar"/>
    <w:rsid w:val="00121E2D"/>
    <w:pPr>
      <w:spacing w:after="0" w:line="240" w:lineRule="auto"/>
    </w:pPr>
    <w:rPr>
      <w:rFonts w:ascii="Calibri" w:hAnsi="Calibri" w:cs="Calibri"/>
      <w:sz w:val="12"/>
    </w:rPr>
  </w:style>
  <w:style w:type="character" w:customStyle="1" w:styleId="reallysmallChar">
    <w:name w:val="really small Char"/>
    <w:basedOn w:val="DefaultParagraphFont"/>
    <w:link w:val="reallysmall"/>
    <w:rsid w:val="00121E2D"/>
    <w:rPr>
      <w:rFonts w:ascii="Calibri" w:hAnsi="Calibri" w:cs="Calibri"/>
      <w:sz w:val="12"/>
    </w:rPr>
  </w:style>
  <w:style w:type="paragraph" w:customStyle="1" w:styleId="Underlined">
    <w:name w:val="Underlined"/>
    <w:basedOn w:val="Normal"/>
    <w:link w:val="UnderlinedChar1"/>
    <w:rsid w:val="00121E2D"/>
    <w:pPr>
      <w:spacing w:after="0" w:line="240" w:lineRule="auto"/>
    </w:pPr>
    <w:rPr>
      <w:rFonts w:ascii="Century Gothic" w:hAnsi="Century Gothic" w:cs="Calibri"/>
      <w:sz w:val="24"/>
      <w:szCs w:val="20"/>
      <w:u w:val="thick"/>
    </w:rPr>
  </w:style>
  <w:style w:type="character" w:customStyle="1" w:styleId="UnderlinedChar1">
    <w:name w:val="Underlined Char1"/>
    <w:basedOn w:val="DefaultParagraphFont"/>
    <w:link w:val="Underlined"/>
    <w:rsid w:val="00121E2D"/>
    <w:rPr>
      <w:rFonts w:ascii="Century Gothic" w:hAnsi="Century Gothic" w:cs="Calibri"/>
      <w:sz w:val="24"/>
      <w:szCs w:val="20"/>
      <w:u w:val="thick"/>
    </w:rPr>
  </w:style>
  <w:style w:type="character" w:customStyle="1" w:styleId="CitationChar">
    <w:name w:val="Citation Char"/>
    <w:basedOn w:val="UnderlinedChar1"/>
    <w:rsid w:val="00121E2D"/>
    <w:rPr>
      <w:rFonts w:ascii="Century Gothic" w:hAnsi="Century Gothic" w:cs="Calibri"/>
      <w:b/>
      <w:bCs/>
      <w:i/>
      <w:sz w:val="24"/>
      <w:szCs w:val="20"/>
      <w:u w:val="single"/>
    </w:rPr>
  </w:style>
  <w:style w:type="paragraph" w:customStyle="1" w:styleId="HotRoute1">
    <w:name w:val="Hot Route"/>
    <w:basedOn w:val="Normal"/>
    <w:link w:val="HotRouteChar1"/>
    <w:rsid w:val="00121E2D"/>
    <w:pPr>
      <w:spacing w:after="0" w:line="240" w:lineRule="auto"/>
      <w:ind w:left="144"/>
    </w:pPr>
    <w:rPr>
      <w:rFonts w:ascii="Calibri" w:hAnsi="Calibri" w:cs="Calibri"/>
      <w:szCs w:val="20"/>
    </w:rPr>
  </w:style>
  <w:style w:type="character" w:customStyle="1" w:styleId="HotRouteChar1">
    <w:name w:val="Hot Route Char"/>
    <w:basedOn w:val="DefaultParagraphFont"/>
    <w:link w:val="HotRoute1"/>
    <w:rsid w:val="00121E2D"/>
    <w:rPr>
      <w:rFonts w:ascii="Calibri" w:hAnsi="Calibri" w:cs="Calibri"/>
      <w:szCs w:val="20"/>
    </w:rPr>
  </w:style>
  <w:style w:type="paragraph" w:customStyle="1" w:styleId="StyleUnderline">
    <w:name w:val="Style Underline"/>
    <w:basedOn w:val="Normal"/>
    <w:link w:val="StyleUnderlineChar"/>
    <w:autoRedefine/>
    <w:rsid w:val="00121E2D"/>
    <w:pPr>
      <w:spacing w:after="0" w:line="240" w:lineRule="auto"/>
    </w:pPr>
    <w:rPr>
      <w:rFonts w:ascii="Calibri" w:hAnsi="Calibri" w:cs="Calibri"/>
      <w:szCs w:val="20"/>
      <w:u w:val="single"/>
    </w:rPr>
  </w:style>
  <w:style w:type="character" w:customStyle="1" w:styleId="StyleUnderlineChar">
    <w:name w:val="Style Underline Char"/>
    <w:basedOn w:val="DefaultParagraphFont"/>
    <w:link w:val="StyleUnderline"/>
    <w:rsid w:val="00121E2D"/>
    <w:rPr>
      <w:rFonts w:ascii="Calibri" w:hAnsi="Calibri" w:cs="Calibri"/>
      <w:szCs w:val="20"/>
      <w:u w:val="single"/>
    </w:rPr>
  </w:style>
  <w:style w:type="character" w:customStyle="1" w:styleId="TitleChar1">
    <w:name w:val="Title Char1"/>
    <w:basedOn w:val="DefaultParagraphFont"/>
    <w:uiPriority w:val="10"/>
    <w:rsid w:val="00121E2D"/>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autoRedefine/>
    <w:rsid w:val="00121E2D"/>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rsid w:val="00121E2D"/>
    <w:rPr>
      <w:rFonts w:eastAsia="Malgun Gothic"/>
      <w:noProof w:val="0"/>
      <w:sz w:val="21"/>
      <w:szCs w:val="24"/>
      <w:u w:val="single"/>
      <w:lang w:val="en-US" w:eastAsia="en-US" w:bidi="ar-SA"/>
    </w:rPr>
  </w:style>
  <w:style w:type="character" w:customStyle="1" w:styleId="bodytext0">
    <w:name w:val="bodytext"/>
    <w:basedOn w:val="DefaultParagraphFont"/>
    <w:rsid w:val="00121E2D"/>
  </w:style>
  <w:style w:type="paragraph" w:customStyle="1" w:styleId="times">
    <w:name w:val="times"/>
    <w:basedOn w:val="Normal"/>
    <w:rsid w:val="00121E2D"/>
    <w:pPr>
      <w:spacing w:before="100" w:beforeAutospacing="1" w:after="100" w:afterAutospacing="1" w:line="240" w:lineRule="auto"/>
    </w:pPr>
    <w:rPr>
      <w:rFonts w:ascii="Calibri" w:hAnsi="Calibri" w:cs="Calibri"/>
      <w:sz w:val="24"/>
    </w:rPr>
  </w:style>
  <w:style w:type="character" w:customStyle="1" w:styleId="lingoregion">
    <w:name w:val="lingo_region"/>
    <w:basedOn w:val="DefaultParagraphFont"/>
    <w:rsid w:val="00121E2D"/>
  </w:style>
  <w:style w:type="paragraph" w:customStyle="1" w:styleId="Pa2">
    <w:name w:val="Pa2"/>
    <w:basedOn w:val="Normal"/>
    <w:next w:val="Normal"/>
    <w:rsid w:val="00121E2D"/>
    <w:pPr>
      <w:autoSpaceDE w:val="0"/>
      <w:autoSpaceDN w:val="0"/>
      <w:adjustRightInd w:val="0"/>
      <w:spacing w:after="280" w:line="221" w:lineRule="atLeast"/>
    </w:pPr>
    <w:rPr>
      <w:rFonts w:ascii="Foundry Sterling" w:hAnsi="Foundry Sterling" w:cs="Calibri"/>
      <w:sz w:val="24"/>
    </w:rPr>
  </w:style>
  <w:style w:type="character" w:customStyle="1" w:styleId="SmallText">
    <w:name w:val="Small Text"/>
    <w:basedOn w:val="DefaultParagraphFont"/>
    <w:rsid w:val="00121E2D"/>
    <w:rPr>
      <w:rFonts w:ascii="Times New Roman" w:hAnsi="Times New Roman"/>
      <w:sz w:val="16"/>
    </w:rPr>
  </w:style>
  <w:style w:type="paragraph" w:customStyle="1" w:styleId="Microtext0">
    <w:name w:val="Microtext"/>
    <w:basedOn w:val="Normal"/>
    <w:next w:val="Normal"/>
    <w:link w:val="MicrotextChar0"/>
    <w:rsid w:val="00121E2D"/>
    <w:pPr>
      <w:spacing w:after="0" w:line="240" w:lineRule="auto"/>
    </w:pPr>
    <w:rPr>
      <w:rFonts w:ascii="Calibri" w:hAnsi="Calibri" w:cs="Calibri"/>
      <w:sz w:val="12"/>
      <w:szCs w:val="12"/>
    </w:rPr>
  </w:style>
  <w:style w:type="character" w:customStyle="1" w:styleId="MicrotextChar0">
    <w:name w:val="Microtext Char"/>
    <w:basedOn w:val="DefaultParagraphFont"/>
    <w:link w:val="Microtext0"/>
    <w:locked/>
    <w:rsid w:val="00121E2D"/>
    <w:rPr>
      <w:rFonts w:ascii="Calibri" w:hAnsi="Calibri" w:cs="Calibri"/>
      <w:sz w:val="12"/>
      <w:szCs w:val="12"/>
    </w:rPr>
  </w:style>
  <w:style w:type="paragraph" w:styleId="NoSpacing">
    <w:name w:val="No Spacing"/>
    <w:aliases w:val="No Spacing1,No Spacing11,No Spacing2,Debate Text,Read stuff"/>
    <w:basedOn w:val="Normal"/>
    <w:qFormat/>
    <w:rsid w:val="00121E2D"/>
    <w:pPr>
      <w:keepNext/>
      <w:numPr>
        <w:ilvl w:val="1"/>
        <w:numId w:val="5"/>
      </w:numPr>
      <w:spacing w:after="0" w:line="240" w:lineRule="auto"/>
      <w:contextualSpacing/>
      <w:outlineLvl w:val="1"/>
    </w:pPr>
    <w:rPr>
      <w:rFonts w:ascii="Verdana" w:eastAsia="MS Gothic" w:hAnsi="Verdana" w:cs="Calibri"/>
      <w:sz w:val="24"/>
      <w:szCs w:val="20"/>
    </w:rPr>
  </w:style>
  <w:style w:type="paragraph" w:customStyle="1" w:styleId="NormalUnderline">
    <w:name w:val="Normal + Underline"/>
    <w:basedOn w:val="Normal"/>
    <w:link w:val="NormalUnderlineChar"/>
    <w:rsid w:val="00121E2D"/>
    <w:pPr>
      <w:spacing w:after="0" w:line="240" w:lineRule="auto"/>
      <w:ind w:left="720"/>
    </w:pPr>
    <w:rPr>
      <w:rFonts w:ascii="Calibri" w:hAnsi="Calibri" w:cs="Calibri"/>
      <w:b/>
      <w:sz w:val="24"/>
      <w:u w:val="single"/>
    </w:rPr>
  </w:style>
  <w:style w:type="character" w:customStyle="1" w:styleId="NormalUnderlineChar">
    <w:name w:val="Normal + Underline Char"/>
    <w:basedOn w:val="DefaultParagraphFont"/>
    <w:link w:val="NormalUnderline"/>
    <w:rsid w:val="00121E2D"/>
    <w:rPr>
      <w:rFonts w:ascii="Calibri" w:hAnsi="Calibri" w:cs="Calibri"/>
      <w:b/>
      <w:sz w:val="24"/>
      <w:u w:val="single"/>
    </w:rPr>
  </w:style>
  <w:style w:type="paragraph" w:customStyle="1" w:styleId="NormalNoUnderline">
    <w:name w:val="Normal + No Underline"/>
    <w:basedOn w:val="Normal"/>
    <w:rsid w:val="00121E2D"/>
    <w:pPr>
      <w:spacing w:after="0" w:line="240" w:lineRule="auto"/>
      <w:ind w:left="720"/>
    </w:pPr>
    <w:rPr>
      <w:rFonts w:ascii="Calibri" w:hAnsi="Calibri" w:cs="Calibri"/>
      <w:sz w:val="12"/>
    </w:rPr>
  </w:style>
  <w:style w:type="character" w:customStyle="1" w:styleId="bodycopy">
    <w:name w:val="bodycopy"/>
    <w:basedOn w:val="DefaultParagraphFont"/>
    <w:rsid w:val="00121E2D"/>
  </w:style>
  <w:style w:type="character" w:customStyle="1" w:styleId="articlelocation">
    <w:name w:val="articlelocation"/>
    <w:basedOn w:val="DefaultParagraphFont"/>
    <w:rsid w:val="00121E2D"/>
  </w:style>
  <w:style w:type="paragraph" w:customStyle="1" w:styleId="inside-copy">
    <w:name w:val="inside-copy"/>
    <w:basedOn w:val="Normal"/>
    <w:rsid w:val="00121E2D"/>
    <w:pPr>
      <w:spacing w:beforeLines="1" w:afterLines="1" w:after="0" w:line="240" w:lineRule="auto"/>
    </w:pPr>
    <w:rPr>
      <w:rFonts w:ascii="Times" w:hAnsi="Times" w:cs="Calibri"/>
      <w:szCs w:val="20"/>
    </w:rPr>
  </w:style>
  <w:style w:type="character" w:customStyle="1" w:styleId="endemailtag">
    <w:name w:val="endemailtag"/>
    <w:basedOn w:val="DefaultParagraphFont"/>
    <w:rsid w:val="00121E2D"/>
  </w:style>
  <w:style w:type="character" w:customStyle="1" w:styleId="h4">
    <w:name w:val="h4"/>
    <w:basedOn w:val="DefaultParagraphFont"/>
    <w:rsid w:val="00121E2D"/>
  </w:style>
  <w:style w:type="character" w:customStyle="1" w:styleId="CitesChar2">
    <w:name w:val="Cites Char2"/>
    <w:rsid w:val="00121E2D"/>
    <w:rPr>
      <w:rFonts w:ascii="Helvetica Neue" w:hAnsi="Helvetica Neue"/>
      <w:b/>
      <w:bCs/>
      <w:sz w:val="24"/>
      <w:u w:val="single"/>
    </w:rPr>
  </w:style>
  <w:style w:type="character" w:customStyle="1" w:styleId="underLight">
    <w:name w:val="underLight"/>
    <w:qFormat/>
    <w:rsid w:val="00121E2D"/>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121E2D"/>
    <w:pPr>
      <w:spacing w:after="0" w:line="240" w:lineRule="auto"/>
      <w:ind w:left="720"/>
      <w:jc w:val="both"/>
    </w:pPr>
    <w:rPr>
      <w:u w:val="single"/>
    </w:rPr>
  </w:style>
  <w:style w:type="paragraph" w:customStyle="1" w:styleId="Brief-SecondarySource">
    <w:name w:val="Brief - Secondary Source"/>
    <w:basedOn w:val="Normal"/>
    <w:rsid w:val="00121E2D"/>
    <w:pPr>
      <w:spacing w:after="0" w:line="240" w:lineRule="auto"/>
    </w:pPr>
    <w:rPr>
      <w:rFonts w:ascii="Calibri" w:eastAsia="Times New Roman" w:hAnsi="Calibri" w:cs="Calibri"/>
      <w:sz w:val="14"/>
      <w:szCs w:val="20"/>
    </w:rPr>
  </w:style>
  <w:style w:type="paragraph" w:customStyle="1" w:styleId="Clear">
    <w:name w:val="Clear"/>
    <w:basedOn w:val="Heading4"/>
    <w:rsid w:val="00121E2D"/>
    <w:pPr>
      <w:spacing w:after="0" w:line="240" w:lineRule="auto"/>
    </w:pPr>
    <w:rPr>
      <w:rFonts w:ascii="Calibri" w:hAnsi="Calibri"/>
    </w:rPr>
  </w:style>
  <w:style w:type="character" w:customStyle="1" w:styleId="BoldUnderlineChar0">
    <w:name w:val="BoldUnderline Char"/>
    <w:basedOn w:val="DefaultParagraphFont"/>
    <w:link w:val="BoldUnderline0"/>
    <w:locked/>
    <w:rsid w:val="00121E2D"/>
    <w:rPr>
      <w:b/>
      <w:szCs w:val="24"/>
      <w:u w:val="single"/>
    </w:rPr>
  </w:style>
  <w:style w:type="paragraph" w:customStyle="1" w:styleId="BoldUnderline0">
    <w:name w:val="BoldUnderline"/>
    <w:basedOn w:val="Normal"/>
    <w:link w:val="BoldUnderlineChar0"/>
    <w:rsid w:val="00121E2D"/>
    <w:pPr>
      <w:spacing w:after="0" w:line="240" w:lineRule="auto"/>
    </w:pPr>
    <w:rPr>
      <w:b/>
      <w:szCs w:val="24"/>
      <w:u w:val="single"/>
    </w:rPr>
  </w:style>
  <w:style w:type="paragraph" w:customStyle="1" w:styleId="text">
    <w:name w:val="text"/>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21E2D"/>
    <w:rPr>
      <w:rFonts w:asciiTheme="majorHAnsi" w:eastAsiaTheme="majorEastAsia" w:hAnsiTheme="majorHAnsi" w:cstheme="majorBidi"/>
      <w:i/>
      <w:iCs/>
      <w:color w:val="243F60" w:themeColor="accent1" w:themeShade="7F"/>
    </w:rPr>
  </w:style>
  <w:style w:type="paragraph" w:customStyle="1" w:styleId="summary">
    <w:name w:val="summary"/>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PlainTextTimesNewRomanNotBoldJustifiedFirstline">
    <w:name w:val="Style Plain Text + Times New Roman Not Bold Justified First line..."/>
    <w:basedOn w:val="PlainText"/>
    <w:autoRedefine/>
    <w:rsid w:val="000E446A"/>
    <w:pPr>
      <w:spacing w:before="120" w:after="0" w:line="220" w:lineRule="exact"/>
      <w:ind w:firstLine="360"/>
      <w:jc w:val="both"/>
    </w:pPr>
    <w:rPr>
      <w:rFonts w:ascii="Times New Roman" w:eastAsia="Times New Roman" w:hAnsi="Times New Roman" w:cs="Times New Roman"/>
      <w:iCs/>
      <w:sz w:val="22"/>
      <w:szCs w:val="20"/>
    </w:rPr>
  </w:style>
  <w:style w:type="paragraph" w:customStyle="1" w:styleId="StyleRyan1TimesNewRoman">
    <w:name w:val="Style Ryan1 + Times New Roman"/>
    <w:basedOn w:val="Normal"/>
    <w:autoRedefine/>
    <w:rsid w:val="000E446A"/>
    <w:pPr>
      <w:keepNext/>
      <w:keepLines/>
      <w:spacing w:before="360" w:after="0" w:line="240" w:lineRule="auto"/>
      <w:jc w:val="center"/>
    </w:pPr>
    <w:rPr>
      <w:rFonts w:ascii="Times New Roman" w:eastAsia="Times New Roman"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55063">
      <w:bodyDiv w:val="1"/>
      <w:marLeft w:val="0"/>
      <w:marRight w:val="0"/>
      <w:marTop w:val="0"/>
      <w:marBottom w:val="0"/>
      <w:divBdr>
        <w:top w:val="none" w:sz="0" w:space="0" w:color="auto"/>
        <w:left w:val="none" w:sz="0" w:space="0" w:color="auto"/>
        <w:bottom w:val="none" w:sz="0" w:space="0" w:color="auto"/>
        <w:right w:val="none" w:sz="0" w:space="0" w:color="auto"/>
      </w:divBdr>
    </w:div>
    <w:div w:id="312224230">
      <w:bodyDiv w:val="1"/>
      <w:marLeft w:val="0"/>
      <w:marRight w:val="0"/>
      <w:marTop w:val="0"/>
      <w:marBottom w:val="0"/>
      <w:divBdr>
        <w:top w:val="none" w:sz="0" w:space="0" w:color="auto"/>
        <w:left w:val="none" w:sz="0" w:space="0" w:color="auto"/>
        <w:bottom w:val="none" w:sz="0" w:space="0" w:color="auto"/>
        <w:right w:val="none" w:sz="0" w:space="0" w:color="auto"/>
      </w:divBdr>
      <w:divsChild>
        <w:div w:id="83381837">
          <w:marLeft w:val="0"/>
          <w:marRight w:val="0"/>
          <w:marTop w:val="360"/>
          <w:marBottom w:val="408"/>
          <w:divBdr>
            <w:top w:val="none" w:sz="0" w:space="0" w:color="auto"/>
            <w:left w:val="none" w:sz="0" w:space="0" w:color="auto"/>
            <w:bottom w:val="none" w:sz="0" w:space="0" w:color="auto"/>
            <w:right w:val="none" w:sz="0" w:space="0" w:color="auto"/>
          </w:divBdr>
        </w:div>
        <w:div w:id="1153302777">
          <w:marLeft w:val="150"/>
          <w:marRight w:val="105"/>
          <w:marTop w:val="0"/>
          <w:marBottom w:val="180"/>
          <w:divBdr>
            <w:top w:val="none" w:sz="0" w:space="0" w:color="auto"/>
            <w:left w:val="none" w:sz="0" w:space="0" w:color="auto"/>
            <w:bottom w:val="none" w:sz="0" w:space="0" w:color="auto"/>
            <w:right w:val="none" w:sz="0" w:space="0" w:color="auto"/>
          </w:divBdr>
        </w:div>
        <w:div w:id="569996436">
          <w:marLeft w:val="0"/>
          <w:marRight w:val="0"/>
          <w:marTop w:val="0"/>
          <w:marBottom w:val="180"/>
          <w:divBdr>
            <w:top w:val="none" w:sz="0" w:space="0" w:color="auto"/>
            <w:left w:val="none" w:sz="0" w:space="0" w:color="auto"/>
            <w:bottom w:val="none" w:sz="0" w:space="0" w:color="auto"/>
            <w:right w:val="none" w:sz="0" w:space="0" w:color="auto"/>
          </w:divBdr>
          <w:divsChild>
            <w:div w:id="1257254446">
              <w:marLeft w:val="0"/>
              <w:marRight w:val="0"/>
              <w:marTop w:val="0"/>
              <w:marBottom w:val="0"/>
              <w:divBdr>
                <w:top w:val="none" w:sz="0" w:space="0" w:color="auto"/>
                <w:left w:val="none" w:sz="0" w:space="0" w:color="auto"/>
                <w:bottom w:val="none" w:sz="0" w:space="0" w:color="auto"/>
                <w:right w:val="none" w:sz="0" w:space="0" w:color="auto"/>
              </w:divBdr>
              <w:divsChild>
                <w:div w:id="1574001809">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1881626734">
          <w:marLeft w:val="0"/>
          <w:marRight w:val="0"/>
          <w:marTop w:val="360"/>
          <w:marBottom w:val="40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thegazette.com/2013/07/16/crude-oil-prices-hit-three-month-high/" TargetMode="External"/><Relationship Id="rId117" Type="http://schemas.openxmlformats.org/officeDocument/2006/relationships/hyperlink" Target="http://eurasia.foreignpolicy.com/posts/2010/10/29/can_russia_make_modernization_work_in_the_21st_century" TargetMode="External"/><Relationship Id="rId21" Type="http://schemas.openxmlformats.org/officeDocument/2006/relationships/hyperlink" Target="http://thegazette.com/2013/07/16/crude-oil-prices-hit-three-month-high/" TargetMode="External"/><Relationship Id="rId42" Type="http://schemas.openxmlformats.org/officeDocument/2006/relationships/hyperlink" Target="http://business.financialpost.com/2013/03/06/life-after-chavez-venezuela-u-s-oil-industries-are-naturally-attractive-trading-partners/" TargetMode="External"/><Relationship Id="rId47" Type="http://schemas.openxmlformats.org/officeDocument/2006/relationships/hyperlink" Target="http://www.gpo.gov/fdsys/" TargetMode="External"/><Relationship Id="rId63" Type="http://schemas.openxmlformats.org/officeDocument/2006/relationships/hyperlink" Target="http://rt.com/business/news/russia-economy-oil-rpice/" TargetMode="External"/><Relationship Id="rId68" Type="http://schemas.openxmlformats.org/officeDocument/2006/relationships/hyperlink" Target="http://www.rff.org/documents/RFF-DP-10-05.pdf" TargetMode="External"/><Relationship Id="rId84" Type="http://schemas.openxmlformats.org/officeDocument/2006/relationships/hyperlink" Target="http://www.globalpost.com/dispatch/news/business-tech/110225/t-boone-pickens-saudi-arabia-oil-prices" TargetMode="External"/><Relationship Id="rId89" Type="http://schemas.openxmlformats.org/officeDocument/2006/relationships/hyperlink" Target="http://www.moscowtimes.ru/stories/2008/01/16/008.html" TargetMode="External"/><Relationship Id="rId112" Type="http://schemas.openxmlformats.org/officeDocument/2006/relationships/hyperlink" Target="http://www.worldpoliticsreview.com/articles/12672/global-insights-oil-sector-a-challenge-for-russia-opportunity-for-u-s" TargetMode="External"/><Relationship Id="rId133" Type="http://schemas.openxmlformats.org/officeDocument/2006/relationships/hyperlink" Target="http://www.ibtimes.com/articles/198116/20110815/oil-oil-prices-gasoline-gasoline-prices-gdp-hedge-funds-investment-funds.htm" TargetMode="External"/><Relationship Id="rId138" Type="http://schemas.openxmlformats.org/officeDocument/2006/relationships/hyperlink" Target="http://www.themoscowtimes.com/business/article/moscow-mimics-global-market-reaction/441709.html" TargetMode="External"/><Relationship Id="rId154" Type="http://schemas.openxmlformats.org/officeDocument/2006/relationships/hyperlink" Target="http://www.albawaba.com/business/reforms-saudi-oil-493535" TargetMode="External"/><Relationship Id="rId159" Type="http://schemas.openxmlformats.org/officeDocument/2006/relationships/hyperlink" Target="http://gulfbusiness.com/2013/05/charting-the-cost-of-crude/" TargetMode="External"/><Relationship Id="rId175" Type="http://schemas.openxmlformats.org/officeDocument/2006/relationships/hyperlink" Target="http://www.oxfordbusinessgroup.com/economic_updates/saudi-arabia-strong-fundamentals-support-positive-outlook" TargetMode="External"/><Relationship Id="rId170" Type="http://schemas.openxmlformats.org/officeDocument/2006/relationships/hyperlink" Target="http://www.csmonitor.com/Environment/Energy-Voices/2013/0507/US-oil-boom-means-oil-prices-must-drop-right-Wrong" TargetMode="External"/><Relationship Id="rId16" Type="http://schemas.openxmlformats.org/officeDocument/2006/relationships/hyperlink" Target="http://online.wsj.com/article/BT-CO-20130716-701476.html" TargetMode="External"/><Relationship Id="rId107" Type="http://schemas.openxmlformats.org/officeDocument/2006/relationships/hyperlink" Target="http://www.nasdaq.com/article/imf-says-stimulus-wont-help-russias-growth-20130621-00437" TargetMode="External"/><Relationship Id="rId11" Type="http://schemas.openxmlformats.org/officeDocument/2006/relationships/footnotes" Target="footnotes.xml"/><Relationship Id="rId32" Type="http://schemas.openxmlformats.org/officeDocument/2006/relationships/hyperlink" Target="http://www.time.com/time/world/article/0,8599,1853252,00.html" TargetMode="External"/><Relationship Id="rId37" Type="http://schemas.openxmlformats.org/officeDocument/2006/relationships/hyperlink" Target="http://www.thecrimson.com/article/2013/4/3/Harvard-Venezuela-Chavez-death/" TargetMode="External"/><Relationship Id="rId53" Type="http://schemas.openxmlformats.org/officeDocument/2006/relationships/hyperlink" Target="http://www.nytimes.com/2013/06/21/world/europe/oil-wealth-reduced-russia-needs-to-lure-foreign-capital.html?pagewanted=all" TargetMode="External"/><Relationship Id="rId58" Type="http://schemas.openxmlformats.org/officeDocument/2006/relationships/hyperlink" Target="http://indrus.in/economics/2013/02/22/imf_more_upbeat_on_growth_than_medvedev_22439.html" TargetMode="External"/><Relationship Id="rId74" Type="http://schemas.openxmlformats.org/officeDocument/2006/relationships/hyperlink" Target="http://www.investopedia.com/articles/economics/08/determining-oil-prices.asp" TargetMode="External"/><Relationship Id="rId79" Type="http://schemas.openxmlformats.org/officeDocument/2006/relationships/hyperlink" Target="http://www.nytimes.com/2011/03/08/business/global/08oil.html?src=busln" TargetMode="External"/><Relationship Id="rId102" Type="http://schemas.openxmlformats.org/officeDocument/2006/relationships/hyperlink" Target="http://www.forbes.com/sites/kenrapoza/2011/08/11/nomura-cuts-russia-growth-forecast/" TargetMode="External"/><Relationship Id="rId123" Type="http://schemas.openxmlformats.org/officeDocument/2006/relationships/hyperlink" Target="http://rt.com/business/news/oil-price-russia-economy-497/" TargetMode="External"/><Relationship Id="rId128" Type="http://schemas.openxmlformats.org/officeDocument/2006/relationships/hyperlink" Target="http://www.ogj.com/articles/2013/01/market-watch-oil-prices-climb-but-joy-over-new-budget-appears-to-wane.html" TargetMode="External"/><Relationship Id="rId144" Type="http://schemas.openxmlformats.org/officeDocument/2006/relationships/hyperlink" Target="http://www.kuna.net.kw/ArticleDetails.aspx?id=2322346&amp;language=en" TargetMode="External"/><Relationship Id="rId149" Type="http://schemas.openxmlformats.org/officeDocument/2006/relationships/hyperlink" Target="http://english.alarabiya.net/en/business/banking-and-finance/2013/07/11/Strong-Saudi-economy-spurs-biggest-banks-to-profit-rise.html" TargetMode="External"/><Relationship Id="rId5" Type="http://schemas.openxmlformats.org/officeDocument/2006/relationships/customXml" Target="../customXml/item4.xml"/><Relationship Id="rId90" Type="http://schemas.openxmlformats.org/officeDocument/2006/relationships/hyperlink" Target="http://www.princeton.edu/~lisd/publications/wp_russiaseries_bukharin.pdf" TargetMode="External"/><Relationship Id="rId95" Type="http://schemas.openxmlformats.org/officeDocument/2006/relationships/hyperlink" Target="http://www.themoscowtimes.com/opinion/article/resilient-consumers-will-save-russia/481981.html" TargetMode="External"/><Relationship Id="rId160" Type="http://schemas.openxmlformats.org/officeDocument/2006/relationships/hyperlink" Target="http://www.hsbcnet.com/gbm/global-insights/insights/2013/falling-oil-prices-winners-and-losers.html" TargetMode="External"/><Relationship Id="rId165" Type="http://schemas.openxmlformats.org/officeDocument/2006/relationships/hyperlink" Target="http://www.arabianbusiness.com/imf-warns-saudi-arabia-over-inflation-risk-502370.html" TargetMode="External"/><Relationship Id="rId181" Type="http://schemas.openxmlformats.org/officeDocument/2006/relationships/header" Target="header1.xml"/><Relationship Id="rId22" Type="http://schemas.openxmlformats.org/officeDocument/2006/relationships/hyperlink" Target="http://wallstreetsectorselector.com/2013/07/why-you-shouldnt-be-worried-about-surging-oil-prices/" TargetMode="External"/><Relationship Id="rId27" Type="http://schemas.openxmlformats.org/officeDocument/2006/relationships/hyperlink" Target="http://www.nationaljournal.com/magazine/will-sloppy-drilling-off-the-coast-of-cuba-threaten-florida-gulf-beaches--20110728" TargetMode="External"/><Relationship Id="rId43" Type="http://schemas.openxmlformats.org/officeDocument/2006/relationships/hyperlink" Target="http://www.csmonitor.com/Environment/Latest-News-Wires/2013/0306/With-Hugo-Chavez-gone-US-oil-industry-eyes-Venezuela" TargetMode="External"/><Relationship Id="rId48" Type="http://schemas.openxmlformats.org/officeDocument/2006/relationships/hyperlink" Target="http://www.gpo.gov/fdsys/" TargetMode="External"/><Relationship Id="rId64" Type="http://schemas.openxmlformats.org/officeDocument/2006/relationships/hyperlink" Target="http://community.nasdaq.com/News/2012-06/why-russia-etfs-are-not-a-debt-crisis-safe-haven-etf-news-and-commentary.aspx?storyid=146843" TargetMode="External"/><Relationship Id="rId69" Type="http://schemas.openxmlformats.org/officeDocument/2006/relationships/hyperlink" Target="http://www.bloomberg.com/news/2011-08-11/rts-stock-futures-rise-on-oil-u-s-job-data-russia-overnight.html" TargetMode="External"/><Relationship Id="rId113" Type="http://schemas.openxmlformats.org/officeDocument/2006/relationships/hyperlink" Target="http://www.worldpoliticsreview.com/articles/12672/global-insights-oil-sector-a-challenge-for-russia-opportunity-for-u-s" TargetMode="External"/><Relationship Id="rId118" Type="http://schemas.openxmlformats.org/officeDocument/2006/relationships/hyperlink" Target="http://government.ru/gov/agencies/138/" TargetMode="External"/><Relationship Id="rId134" Type="http://schemas.openxmlformats.org/officeDocument/2006/relationships/hyperlink" Target="http://www.reuters.com/article/CentralEuropeanInvestment08/idUSSP32671320080602" TargetMode="External"/><Relationship Id="rId139" Type="http://schemas.openxmlformats.org/officeDocument/2006/relationships/hyperlink" Target="http://www.miamiherald.com/2010/04/30/1606734/" TargetMode="External"/><Relationship Id="rId80" Type="http://schemas.openxmlformats.org/officeDocument/2006/relationships/hyperlink" Target="http://www.forbes.com/sites/kenrapoza/2011/08/15/why-china-wont-save-oil-prices/" TargetMode="External"/><Relationship Id="rId85" Type="http://schemas.openxmlformats.org/officeDocument/2006/relationships/hyperlink" Target="http://www.globalpost.com/dispatch/news/business-tech/110225/t-boone-pickens-saudi-arabia-oil-prices" TargetMode="External"/><Relationship Id="rId150" Type="http://schemas.openxmlformats.org/officeDocument/2006/relationships/hyperlink" Target="http://www.oxfordbusinessgroup.com/economic_updates/saudi-arabia-strong-fundamentals-support-positive-outlook" TargetMode="External"/><Relationship Id="rId155" Type="http://schemas.openxmlformats.org/officeDocument/2006/relationships/hyperlink" Target="http://www.edmontonjournal.com/business%20/Saudi+Arabia+sector+threatened+North+American+supply/8678780/story.html" TargetMode="External"/><Relationship Id="rId171" Type="http://schemas.openxmlformats.org/officeDocument/2006/relationships/hyperlink" Target="http://www.nytimes.com/2013/04/28/opinion/sunday/the-dark-side-of-energy-independence.html?pagewanted=all&amp;_r=0" TargetMode="External"/><Relationship Id="rId176" Type="http://schemas.openxmlformats.org/officeDocument/2006/relationships/hyperlink" Target="http://www.edmontonjournal.com/business%20/Saudi+Arabia+sector+threatened+North+American+supply/8678780/story.html" TargetMode="External"/><Relationship Id="rId12" Type="http://schemas.openxmlformats.org/officeDocument/2006/relationships/endnotes" Target="endnotes.xml"/><Relationship Id="rId17" Type="http://schemas.openxmlformats.org/officeDocument/2006/relationships/hyperlink" Target="http://dailycaller.com/2013/07/17/russia-overtakes-germany-to-become-5th-largest-economy/" TargetMode="External"/><Relationship Id="rId33" Type="http://schemas.openxmlformats.org/officeDocument/2006/relationships/hyperlink" Target="http://www.energytribune.com/8204/drill-cuba-drill" TargetMode="External"/><Relationship Id="rId38" Type="http://schemas.openxmlformats.org/officeDocument/2006/relationships/hyperlink" Target="http://online.wsj.com/article/SB10001424127887324000704578386771059515346.html" TargetMode="External"/><Relationship Id="rId59" Type="http://schemas.openxmlformats.org/officeDocument/2006/relationships/hyperlink" Target="http://www.worldpoliticsreview.com/articles/12672/global-insights-oil-sector-a-challenge-for-russia-opportunity-for-u-s" TargetMode="External"/><Relationship Id="rId103" Type="http://schemas.openxmlformats.org/officeDocument/2006/relationships/hyperlink" Target="http://www.bbc.co.uk/news/business-12594032" TargetMode="External"/><Relationship Id="rId108" Type="http://schemas.openxmlformats.org/officeDocument/2006/relationships/hyperlink" Target="http://www.reuters.com/article/%202013/06/21/russia-putin-economy-idUSL5N0EX1SN20130621" TargetMode="External"/><Relationship Id="rId124" Type="http://schemas.openxmlformats.org/officeDocument/2006/relationships/hyperlink" Target="http://rt.com/business/news/putin-joins-calls-for-brics-getting-more-voting-rights-in-the-imf-385/" TargetMode="External"/><Relationship Id="rId129" Type="http://schemas.openxmlformats.org/officeDocument/2006/relationships/hyperlink" Target="http://www.wsoctv.com/news/news/local/gas-oil-prices-predicted-decrease-2013/nTknk/" TargetMode="External"/><Relationship Id="rId54" Type="http://schemas.openxmlformats.org/officeDocument/2006/relationships/hyperlink" Target="http://www.forumspb.com/" TargetMode="External"/><Relationship Id="rId70" Type="http://schemas.openxmlformats.org/officeDocument/2006/relationships/hyperlink" Target="http://www.cei.org/gencon/019,02192.cfm" TargetMode="External"/><Relationship Id="rId75" Type="http://schemas.openxmlformats.org/officeDocument/2006/relationships/hyperlink" Target="http://www.forbes.com/sites/kenrapoza/2011/08/12/low-oil-prices-not-here-to-stay-says-barclays/" TargetMode="External"/><Relationship Id="rId91" Type="http://schemas.openxmlformats.org/officeDocument/2006/relationships/hyperlink" Target="http://weekly.ahram.org.eg/2004/705/op5.htm" TargetMode="External"/><Relationship Id="rId96" Type="http://schemas.openxmlformats.org/officeDocument/2006/relationships/hyperlink" Target="http://online.wsj.com/article/SB100014241278873238643045%2078315870684887926.html?mod=googlenews_wsj" TargetMode="External"/><Relationship Id="rId140" Type="http://schemas.openxmlformats.org/officeDocument/2006/relationships/hyperlink" Target="http://www.worldpoliticsreview.com/article.aspx?id=3717" TargetMode="External"/><Relationship Id="rId145" Type="http://schemas.openxmlformats.org/officeDocument/2006/relationships/hyperlink" Target="http://money.cnn.com/magazines/fortune/fortune_archive/2007/03/19/8402339/" TargetMode="External"/><Relationship Id="rId161" Type="http://schemas.openxmlformats.org/officeDocument/2006/relationships/hyperlink" Target="http://www.zawya.com/story/Oil_price_slips_amid_poor_demand-ZAWYA20130428105319/" TargetMode="External"/><Relationship Id="rId166" Type="http://schemas.openxmlformats.org/officeDocument/2006/relationships/hyperlink" Target="http://www.hsbcnet.com/gbm/global-insights/insights/2013/falling-oil-prices-winners-and-losers.html" TargetMode="External"/><Relationship Id="rId182"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23" Type="http://schemas.openxmlformats.org/officeDocument/2006/relationships/hyperlink" Target="http://www.theglobeandmail.com/report-on-business/industry-news/energy-and-resources/north-american-oil-prices-surge-toward-global-levels/article13313143/" TargetMode="External"/><Relationship Id="rId28" Type="http://schemas.openxmlformats.org/officeDocument/2006/relationships/hyperlink" Target="http://www.time.com/time/world/article/0,8599,1853252,00.html" TargetMode="External"/><Relationship Id="rId49" Type="http://schemas.openxmlformats.org/officeDocument/2006/relationships/hyperlink" Target="http://www.coha.org/mexico-an-oil-nation-in-crisis/" TargetMode="External"/><Relationship Id="rId114" Type="http://schemas.openxmlformats.org/officeDocument/2006/relationships/hyperlink" Target="http://americancenturyblog.com/2011/01/russia%E2%80%99s-push-for-economic-diversificationand-modernization/" TargetMode="External"/><Relationship Id="rId119" Type="http://schemas.openxmlformats.org/officeDocument/2006/relationships/hyperlink" Target="http://archive.kremlin.ru/articles/216634.shtml" TargetMode="External"/><Relationship Id="rId44" Type="http://schemas.openxmlformats.org/officeDocument/2006/relationships/hyperlink" Target="http://www.newsmax.com/Newsfront/chavez-death-oil-drop/2013/03/06/id/493333" TargetMode="External"/><Relationship Id="rId60" Type="http://schemas.openxmlformats.org/officeDocument/2006/relationships/hyperlink" Target="http://rt.com/business/russia-europe-usa-economy-079/" TargetMode="External"/><Relationship Id="rId65" Type="http://schemas.openxmlformats.org/officeDocument/2006/relationships/hyperlink" Target="http://www.rferl.org/content/five_questions%20_on_the_russian_economy/24298630.html" TargetMode="External"/><Relationship Id="rId81" Type="http://schemas.openxmlformats.org/officeDocument/2006/relationships/hyperlink" Target="http://www.forbes.com/sites/kenrapoza/2011/08/15/why-china-wont-save-oil-prices/" TargetMode="External"/><Relationship Id="rId86" Type="http://schemas.openxmlformats.org/officeDocument/2006/relationships/hyperlink" Target="http://www.rferl.org/content/five_questions%20_on_the_russian_economy/24298630.html" TargetMode="External"/><Relationship Id="rId130" Type="http://schemas.openxmlformats.org/officeDocument/2006/relationships/hyperlink" Target="http://www.economist.com/node/18285768" TargetMode="External"/><Relationship Id="rId135" Type="http://schemas.openxmlformats.org/officeDocument/2006/relationships/hyperlink" Target="http://www.reuters.com/article/CentralEuropeanInvestment08/idUSSP32671320080602" TargetMode="External"/><Relationship Id="rId151" Type="http://schemas.openxmlformats.org/officeDocument/2006/relationships/hyperlink" Target="http://www.susris.com/2013/05/22/imf-hails-saudi-economy-global-energy-role/" TargetMode="External"/><Relationship Id="rId156" Type="http://schemas.openxmlformats.org/officeDocument/2006/relationships/hyperlink" Target="http://www.edmontonjournal.com/business%20/Saudi+Arabia+sector+threatened+North+American+supply/8678780/story.html" TargetMode="External"/><Relationship Id="rId177" Type="http://schemas.openxmlformats.org/officeDocument/2006/relationships/hyperlink" Target="http://www.zawya.com/story/Oil_price_slips_amid_poor_demand-ZAWYA20130428105319/" TargetMode="External"/><Relationship Id="rId4" Type="http://schemas.openxmlformats.org/officeDocument/2006/relationships/customXml" Target="../customXml/item3.xml"/><Relationship Id="rId9" Type="http://schemas.openxmlformats.org/officeDocument/2006/relationships/settings" Target="settings.xml"/><Relationship Id="rId172" Type="http://schemas.openxmlformats.org/officeDocument/2006/relationships/hyperlink" Target="http://www.policymic.com/articles/43193/fracking-how-it-could-save-the-climate-and-u-s-foreign-policy" TargetMode="External"/><Relationship Id="rId180" Type="http://schemas.openxmlformats.org/officeDocument/2006/relationships/hyperlink" Target="http://www.zawya.com/story/Saudi_economy_resilient-ZAWYA20120910040240/" TargetMode="External"/><Relationship Id="rId13" Type="http://schemas.openxmlformats.org/officeDocument/2006/relationships/hyperlink" Target="http://rbth.ru/business/2013/07/17/russian_economy_becomes_biggest_in_europe_28149.html" TargetMode="External"/><Relationship Id="rId18" Type="http://schemas.openxmlformats.org/officeDocument/2006/relationships/hyperlink" Target="http://rt.com/business/deripaska-rt-exclusive-interview-088/" TargetMode="External"/><Relationship Id="rId39" Type="http://schemas.openxmlformats.org/officeDocument/2006/relationships/hyperlink" Target="http://www.csmonitor.com/Environment/Latest-News-Wires/2013/0306/With-Hugo-Chavez-gone-US-oil-industry-eyes-Venezuela" TargetMode="External"/><Relationship Id="rId109" Type="http://schemas.openxmlformats.org/officeDocument/2006/relationships/hyperlink" Target="http://www.scribd.com/doc/96797299/SEB-report-Russia-resilient-so-far" TargetMode="External"/><Relationship Id="rId34" Type="http://schemas.openxmlformats.org/officeDocument/2006/relationships/hyperlink" Target="http://money.cnn.com/magazines/fortune/fortune_archive/2007/03/19/8402339/" TargetMode="External"/><Relationship Id="rId50" Type="http://schemas.openxmlformats.org/officeDocument/2006/relationships/hyperlink" Target="http://www.businessweek.com/news/2013-01-31/russian-economy-expanded-3-dot-4-percent-last-year-slower-than-estimated" TargetMode="External"/><Relationship Id="rId55" Type="http://schemas.openxmlformats.org/officeDocument/2006/relationships/hyperlink" Target="http://www.themoscowtimes.com/opinion/article/resilient-consumers-will-save-russia/481981.html" TargetMode="External"/><Relationship Id="rId76" Type="http://schemas.openxmlformats.org/officeDocument/2006/relationships/hyperlink" Target="http://www.economist.com/node/18281774" TargetMode="External"/><Relationship Id="rId97" Type="http://schemas.openxmlformats.org/officeDocument/2006/relationships/hyperlink" Target="http://www.economist.com/news/europe/21579877-slowing-growth-reflects-structural-failings-kremlin-not-tackling-sputtering" TargetMode="External"/><Relationship Id="rId104" Type="http://schemas.openxmlformats.org/officeDocument/2006/relationships/hyperlink" Target="http://www.ibtimes.com/articles/198116/20110815/oil-oil-prices-gasoline-gasoline-prices-gdp-hedge-funds-investment-funds.htm" TargetMode="External"/><Relationship Id="rId120" Type="http://schemas.openxmlformats.org/officeDocument/2006/relationships/hyperlink" Target="http://www.modernrussia.com/" TargetMode="External"/><Relationship Id="rId125" Type="http://schemas.openxmlformats.org/officeDocument/2006/relationships/hyperlink" Target="http://www.nytimes.com/gwire/2011/02/28/28greenwire-soaring-oil-prices-become-popular-argument-for-47763.html?pagewanted=1" TargetMode="External"/><Relationship Id="rId141" Type="http://schemas.openxmlformats.org/officeDocument/2006/relationships/hyperlink" Target="http://www.ibtimes.com/articles/197592/20110814/recession-unemployment-jobs-krugman-kellner-double-dip-recession.htm?frm=google" TargetMode="External"/><Relationship Id="rId146" Type="http://schemas.openxmlformats.org/officeDocument/2006/relationships/hyperlink" Target="http://www.bostonglobe.com/ideas/2013/05/25/american-energy-independence-great-shake/pO9Lsad4cVQvjdpyxMI1DO/story.html" TargetMode="External"/><Relationship Id="rId167" Type="http://schemas.openxmlformats.org/officeDocument/2006/relationships/hyperlink" Target="http://www.saudigazette.com.sa/index.cfm?method=home.regcon&amp;contentid=20130430163601" TargetMode="External"/><Relationship Id="rId7" Type="http://schemas.openxmlformats.org/officeDocument/2006/relationships/styles" Target="styles.xml"/><Relationship Id="rId71" Type="http://schemas.openxmlformats.org/officeDocument/2006/relationships/hyperlink" Target="http://www.fareedzakaria.com/ARTICLES/newsweek/090604.html" TargetMode="External"/><Relationship Id="rId92" Type="http://schemas.openxmlformats.org/officeDocument/2006/relationships/hyperlink" Target="http://www.brookings.edu/press/review/Summer99/Blair.pdf" TargetMode="External"/><Relationship Id="rId162" Type="http://schemas.openxmlformats.org/officeDocument/2006/relationships/hyperlink" Target="http://english.alarabiya.net/en/business/economy/2013/05/21/Inflation-a-potential-risk-for-strong-Saudi-economy-says-IMF.html" TargetMode="External"/><Relationship Id="rId183" Type="http://schemas.openxmlformats.org/officeDocument/2006/relationships/theme" Target="theme/theme1.xml"/><Relationship Id="rId2" Type="http://schemas.openxmlformats.org/officeDocument/2006/relationships/customXml" Target="../customXml/item1.xml"/><Relationship Id="rId29" Type="http://schemas.openxmlformats.org/officeDocument/2006/relationships/hyperlink" Target="http://www.time.com/time/world/article/0,8599,1853252,00.html" TargetMode="External"/><Relationship Id="rId24" Type="http://schemas.openxmlformats.org/officeDocument/2006/relationships/hyperlink" Target="http://blog.aarp.org/2013/07/18/wave-goodbye-to-3-gasoline-oil-prices-gas-summer-demand/" TargetMode="External"/><Relationship Id="rId40" Type="http://schemas.openxmlformats.org/officeDocument/2006/relationships/hyperlink" Target="http://www.dallasnews.com/business/energy/20130306-crumbling-venezuelan-oil-sector-expected-to-remain-hostile-to-u.s.-investment.ece" TargetMode="External"/><Relationship Id="rId45" Type="http://schemas.openxmlformats.org/officeDocument/2006/relationships/hyperlink" Target="http://www.gpo.gov/fdsys/" TargetMode="External"/><Relationship Id="rId66" Type="http://schemas.openxmlformats.org/officeDocument/2006/relationships/hyperlink" Target="http://www.sfgate.com/cgi-bin/article.cgi?f=/g/a/2011/08/09/bloomberg1376-LPNHLD0UQVI901-2K54BETJMKRJGECLL9BTMKJARI.DTL" TargetMode="External"/><Relationship Id="rId87" Type="http://schemas.openxmlformats.org/officeDocument/2006/relationships/hyperlink" Target="http://www.zawya.com/story/Oil_price_slips_amid_poor_demand-ZAWYA20130428105319/" TargetMode="External"/><Relationship Id="rId110" Type="http://schemas.openxmlformats.org/officeDocument/2006/relationships/hyperlink" Target="http://www.economist.com/news/europe/21579877-slowing-growth-reflects-structural-failings-kremlin-not-tackling-sputtering" TargetMode="External"/><Relationship Id="rId115" Type="http://schemas.openxmlformats.org/officeDocument/2006/relationships/hyperlink" Target="http://english.ruvr.ru/2012_06_26/79409411/" TargetMode="External"/><Relationship Id="rId131" Type="http://schemas.openxmlformats.org/officeDocument/2006/relationships/hyperlink" Target="http://www.businessweek.com/news/2011-04-26/saudi-arabia-not-comfortable-with-oil-price-al-falih-says.html" TargetMode="External"/><Relationship Id="rId136" Type="http://schemas.openxmlformats.org/officeDocument/2006/relationships/hyperlink" Target="http://www.ibtimes.com/articles/198116/20110815/oil-oil-prices-gasoline-gasoline-prices-gdp-hedge-funds-investment-funds.htm" TargetMode="External"/><Relationship Id="rId157" Type="http://schemas.openxmlformats.org/officeDocument/2006/relationships/hyperlink" Target="http://money.cnn.com/2013/07/18/news/economy/opec-oil/" TargetMode="External"/><Relationship Id="rId178" Type="http://schemas.openxmlformats.org/officeDocument/2006/relationships/hyperlink" Target="http://www.thenational.ae/business/economy/oil-drags-down-saudi-gdp-growth" TargetMode="External"/><Relationship Id="rId61" Type="http://schemas.openxmlformats.org/officeDocument/2006/relationships/hyperlink" Target="http://rt.com/business/russia-europe-usa-economy-079/" TargetMode="External"/><Relationship Id="rId82" Type="http://schemas.openxmlformats.org/officeDocument/2006/relationships/hyperlink" Target="http://www.forbes.com/sites/kenrapoza/2011/08/15/why-china-wont-save-oil-prices/" TargetMode="External"/><Relationship Id="rId152" Type="http://schemas.openxmlformats.org/officeDocument/2006/relationships/hyperlink" Target="http://www.saudigazette.com.sa/index.cfm?method=home.regcon&amp;contentid=20130515165771,%20" TargetMode="External"/><Relationship Id="rId173" Type="http://schemas.openxmlformats.org/officeDocument/2006/relationships/hyperlink" Target="http://www.thenational.ae/business/economy/oil-drags-down-saudi-gdp-growth" TargetMode="External"/><Relationship Id="rId19" Type="http://schemas.openxmlformats.org/officeDocument/2006/relationships/hyperlink" Target="http://indrus.in/economics/2013/02/22/imf_more_upbeat_on_growth_than_medvedev_22439.html" TargetMode="External"/><Relationship Id="rId14" Type="http://schemas.openxmlformats.org/officeDocument/2006/relationships/hyperlink" Target="http://www.nationalreview.com/corner/294768/domestic-oil-policies-do-impact-oil-prices-ike-brannon" TargetMode="External"/><Relationship Id="rId30" Type="http://schemas.openxmlformats.org/officeDocument/2006/relationships/hyperlink" Target="http://www.time.com/time/world/article/0,8599,1853252,00.html" TargetMode="External"/><Relationship Id="rId35" Type="http://schemas.openxmlformats.org/officeDocument/2006/relationships/hyperlink" Target="http://money.cnn.com/magazines/fortune/fortune_archive/2007/03/19/8402339/" TargetMode="External"/><Relationship Id="rId56" Type="http://schemas.openxmlformats.org/officeDocument/2006/relationships/hyperlink" Target="http://rt.com/business/news/russia-world-economy-2013-997/" TargetMode="External"/><Relationship Id="rId77" Type="http://schemas.openxmlformats.org/officeDocument/2006/relationships/hyperlink" Target="http://www.msnbc.msn.com/id/48678759/ns/business-motley_fool/" TargetMode="External"/><Relationship Id="rId100" Type="http://schemas.openxmlformats.org/officeDocument/2006/relationships/hyperlink" Target="http://rt.com/business/iea-oil-china-usa-098/" TargetMode="External"/><Relationship Id="rId105" Type="http://schemas.openxmlformats.org/officeDocument/2006/relationships/hyperlink" Target="http://www.reuters.com/article/%202013/06/21/russia-putin-economy-idUSL5N0EX1SN20130621" TargetMode="External"/><Relationship Id="rId126" Type="http://schemas.openxmlformats.org/officeDocument/2006/relationships/hyperlink" Target="http://www.forbes.com/sites/kenrapoza/2011/08/15/why-china-wont-save-oil-prices/" TargetMode="External"/><Relationship Id="rId147" Type="http://schemas.openxmlformats.org/officeDocument/2006/relationships/hyperlink" Target="http://www.nytimes.com/2013/04/28/opinion/sunday/the-dark-side-of-energy-independence.html?pagewanted=all&amp;_r=0" TargetMode="External"/><Relationship Id="rId168" Type="http://schemas.openxmlformats.org/officeDocument/2006/relationships/hyperlink" Target="http://www.economist.com/node/18291511" TargetMode="External"/><Relationship Id="rId8" Type="http://schemas.microsoft.com/office/2007/relationships/stylesWithEffects" Target="stylesWithEffects.xml"/><Relationship Id="rId51" Type="http://schemas.openxmlformats.org/officeDocument/2006/relationships/hyperlink" Target="http://www.rferl.org/content/five_questions%20_on_the_russian_economy/24298630.html" TargetMode="External"/><Relationship Id="rId72" Type="http://schemas.openxmlformats.org/officeDocument/2006/relationships/hyperlink" Target="http://gulfbusiness.com/2013/05/charting-the-cost-of-crude/" TargetMode="External"/><Relationship Id="rId93" Type="http://schemas.openxmlformats.org/officeDocument/2006/relationships/hyperlink" Target="http://rbth.ru/business/2013/07/17/russian_economy_becomes_biggest_in_europe_28149.html" TargetMode="External"/><Relationship Id="rId98" Type="http://schemas.openxmlformats.org/officeDocument/2006/relationships/hyperlink" Target="http://wallstreetsectorselector.com/2013/07/why-you-shouldnt-be-worried-about-surging-oil-prices/" TargetMode="External"/><Relationship Id="rId121" Type="http://schemas.openxmlformats.org/officeDocument/2006/relationships/hyperlink" Target="http://www.ft.com/cms/s/0/313c4ffc-0d6e-11e2-bfcb-00144feabdc0.html" TargetMode="External"/><Relationship Id="rId142" Type="http://schemas.openxmlformats.org/officeDocument/2006/relationships/hyperlink" Target="http://www.rff.org/documents/RFF-DP-10-05.pdf" TargetMode="External"/><Relationship Id="rId163" Type="http://schemas.openxmlformats.org/officeDocument/2006/relationships/hyperlink" Target="http://blogs.wsj.com/middleeast/2013/05/26/middle-east-ceos-the-worlds-most-optimistic-says-pwc/" TargetMode="External"/><Relationship Id="rId3" Type="http://schemas.openxmlformats.org/officeDocument/2006/relationships/customXml" Target="../customXml/item2.xml"/><Relationship Id="rId25" Type="http://schemas.openxmlformats.org/officeDocument/2006/relationships/hyperlink" Target="http://winnipeg.ctvnews.ca/canadian-dollar-advances-amid-jump-in-oil-prices-solid-u-s-economic-data-1.1372554" TargetMode="External"/><Relationship Id="rId46" Type="http://schemas.openxmlformats.org/officeDocument/2006/relationships/hyperlink" Target="http://www.gpo.gov/fdsys/" TargetMode="External"/><Relationship Id="rId67" Type="http://schemas.openxmlformats.org/officeDocument/2006/relationships/hyperlink" Target="http://www.rff.org/News/Features/Pages/Reassessing-the-Oil-Security-Premium.aspx" TargetMode="External"/><Relationship Id="rId116" Type="http://schemas.openxmlformats.org/officeDocument/2006/relationships/hyperlink" Target="http://www.emergingmarkets.org/Article/2682714/Europe/RUSSIAN-ECONOMY-Russias-oil-problem.html" TargetMode="External"/><Relationship Id="rId137" Type="http://schemas.openxmlformats.org/officeDocument/2006/relationships/hyperlink" Target="http://www.washingtonpost.com/business/markets/russian-ruble-drops-3-pct-against-us-dollar-hit-by-weak-oil-us-debt-downgrade/2011/08/09/gIQANuvx3I_story.html" TargetMode="External"/><Relationship Id="rId158" Type="http://schemas.openxmlformats.org/officeDocument/2006/relationships/hyperlink" Target="http://www.cnbc.com/id/100739228" TargetMode="External"/><Relationship Id="rId20" Type="http://schemas.openxmlformats.org/officeDocument/2006/relationships/hyperlink" Target="http://www.businessweek.com/ap/2013-07-18/crude-oil-natural-gas-jump-crop-prices-fall" TargetMode="External"/><Relationship Id="rId41" Type="http://schemas.openxmlformats.org/officeDocument/2006/relationships/hyperlink" Target="http://www.dallasnews.com/business/energy/20130306-crumbling-venezuelan-oil-sector-expected-to-remain-hostile-to-u.s.-investment.ece" TargetMode="External"/><Relationship Id="rId62" Type="http://schemas.openxmlformats.org/officeDocument/2006/relationships/hyperlink" Target="http://www.stockhouse.com/columnists/2012/sept/19/why-bernanke-refuses-to-let-oil-prices-fall" TargetMode="External"/><Relationship Id="rId83" Type="http://schemas.openxmlformats.org/officeDocument/2006/relationships/hyperlink" Target="http://www.economist.com/node/18285768" TargetMode="External"/><Relationship Id="rId88" Type="http://schemas.openxmlformats.org/officeDocument/2006/relationships/hyperlink" Target="http://www.newsmax.com/archives/articles/2003/5/16/102442.shtml" TargetMode="External"/><Relationship Id="rId111" Type="http://schemas.openxmlformats.org/officeDocument/2006/relationships/hyperlink" Target="http://en.rian.ru/analysis/20120127/170994608.html" TargetMode="External"/><Relationship Id="rId132" Type="http://schemas.openxmlformats.org/officeDocument/2006/relationships/hyperlink" Target="http://www.businessweek.com/news/2011-04-26/saudi-arabia-not-comfortable-with-oil-price-al-falih-says.html" TargetMode="External"/><Relationship Id="rId153" Type="http://schemas.openxmlformats.org/officeDocument/2006/relationships/hyperlink" Target="http://www.arabnews.com/news/452496" TargetMode="External"/><Relationship Id="rId174" Type="http://schemas.openxmlformats.org/officeDocument/2006/relationships/hyperlink" Target="http://www.forbes.com/sites/christopherhelman%20/2013/04/29/7-reasons-why-oil-prices-wont-plunge/" TargetMode="External"/><Relationship Id="rId179" Type="http://schemas.openxmlformats.org/officeDocument/2006/relationships/hyperlink" Target="http://www.zawya.com/story/Saudi_economy_resilient-ZAWYA20120910040240/" TargetMode="External"/><Relationship Id="rId15" Type="http://schemas.openxmlformats.org/officeDocument/2006/relationships/hyperlink" Target="http://www.bne.eu/story5195" TargetMode="External"/><Relationship Id="rId36" Type="http://schemas.openxmlformats.org/officeDocument/2006/relationships/hyperlink" Target="http://www.csmonitor.com/Environment/Latest-News-Wires/2013/0306/With-Hugo-Chavez-gone-US-oil-industry-eyes-Venezuela" TargetMode="External"/><Relationship Id="rId57" Type="http://schemas.openxmlformats.org/officeDocument/2006/relationships/hyperlink" Target="http://www.whatinvestment.co.uk/financial-news/markets/2199128/strong-rouble-enhances-russian-dividends.thtml" TargetMode="External"/><Relationship Id="rId106" Type="http://schemas.openxmlformats.org/officeDocument/2006/relationships/hyperlink" Target="http://www.globaltimes.cn/content/793332.shtml" TargetMode="External"/><Relationship Id="rId127" Type="http://schemas.openxmlformats.org/officeDocument/2006/relationships/hyperlink" Target="http://wallstreetsectorselector.com/2013/07/why-you-shouldnt-be-worried-about-surging-oil-prices/" TargetMode="External"/><Relationship Id="rId10" Type="http://schemas.openxmlformats.org/officeDocument/2006/relationships/webSettings" Target="webSettings.xml"/><Relationship Id="rId31" Type="http://schemas.openxmlformats.org/officeDocument/2006/relationships/hyperlink" Target="http://www.foreignaffairs.com/articles/64618/rens-lee/rethinking-the-embargo" TargetMode="External"/><Relationship Id="rId52" Type="http://schemas.openxmlformats.org/officeDocument/2006/relationships/hyperlink" Target="http://www.nytimes.com/2013/06/22/world/europe/russia-to-tap-reserve-funds-for-infrastructure-projects.html?ref=global-home&amp;_r=0" TargetMode="External"/><Relationship Id="rId73" Type="http://schemas.openxmlformats.org/officeDocument/2006/relationships/hyperlink" Target="http://online.barrons.com/article/SB50001424052748704895304578495311025425932.html?mod=googlenews_barrons" TargetMode="External"/><Relationship Id="rId78" Type="http://schemas.openxmlformats.org/officeDocument/2006/relationships/hyperlink" Target="http://www.reuters.com/article/%202013/06/21/russia-putin-economy-idUSL5N0EX1SN20130621" TargetMode="External"/><Relationship Id="rId94" Type="http://schemas.openxmlformats.org/officeDocument/2006/relationships/hyperlink" Target="http://www.forbes.com/sites/katyasoldak/2013/01/28/desperately-seeking-investors/" TargetMode="External"/><Relationship Id="rId99" Type="http://schemas.openxmlformats.org/officeDocument/2006/relationships/hyperlink" Target="http://www.themoscowtimes.com/business/article/russia-lays-out-priorities-for-september-g20-summit/483111.html" TargetMode="External"/><Relationship Id="rId101" Type="http://schemas.openxmlformats.org/officeDocument/2006/relationships/hyperlink" Target="http://media.usip.org/reports/strat_posture_report.pdf" TargetMode="External"/><Relationship Id="rId122" Type="http://schemas.openxmlformats.org/officeDocument/2006/relationships/hyperlink" Target="http://rt.com/business/news/world-bank-report-russia-543/" TargetMode="External"/><Relationship Id="rId143" Type="http://schemas.openxmlformats.org/officeDocument/2006/relationships/hyperlink" Target="http://article.nationalreview.com/?%20q=OWQ3ZGYzZTQyZGY4ZWFiZWUxNmYwZT%20JiNWVkMTIxMmU=" TargetMode="External"/><Relationship Id="rId148" Type="http://schemas.openxmlformats.org/officeDocument/2006/relationships/hyperlink" Target="http://weekly.ahram.org.eg/2004/705/op5.htm" TargetMode="External"/><Relationship Id="rId164" Type="http://schemas.openxmlformats.org/officeDocument/2006/relationships/hyperlink" Target="http://www.cnbc.com/id/100739228" TargetMode="External"/><Relationship Id="rId169" Type="http://schemas.openxmlformats.org/officeDocument/2006/relationships/hyperlink" Target="http://www.thisdaylive.com/articles/opec-oil-export-earnings-to-hit-1trillion-in-2011/96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4940B126-94A9-43B6-92AD-35C68E30CCBB}"/>
</file>

<file path=customXml/itemProps4.xml><?xml version="1.0" encoding="utf-8"?>
<ds:datastoreItem xmlns:ds="http://schemas.openxmlformats.org/officeDocument/2006/customXml" ds:itemID="{7C7B1AC1-F245-435D-9A70-E3ED40A0571E}"/>
</file>

<file path=docProps/app.xml><?xml version="1.0" encoding="utf-8"?>
<Properties xmlns="http://schemas.openxmlformats.org/officeDocument/2006/extended-properties" xmlns:vt="http://schemas.openxmlformats.org/officeDocument/2006/docPropsVTypes">
  <Template>Normal</Template>
  <TotalTime>1</TotalTime>
  <Pages>25</Pages>
  <Words>39837</Words>
  <Characters>227074</Characters>
  <Application>Microsoft Office Word</Application>
  <DocSecurity>0</DocSecurity>
  <Lines>1892</Lines>
  <Paragraphs>532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266379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Hardy</dc:creator>
  <cp:lastModifiedBy>rwgallow</cp:lastModifiedBy>
  <cp:revision>2</cp:revision>
  <dcterms:created xsi:type="dcterms:W3CDTF">2013-07-19T20:55:00Z</dcterms:created>
  <dcterms:modified xsi:type="dcterms:W3CDTF">2013-07-19T20:55:00Z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